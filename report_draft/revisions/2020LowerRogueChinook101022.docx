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4E700E5A" w:rsidR="00144E70" w:rsidRPr="00142D4B" w:rsidRDefault="00144E70" w:rsidP="00144E70">
      <w:pPr>
        <w:autoSpaceDE w:val="0"/>
        <w:autoSpaceDN w:val="0"/>
        <w:adjustRightInd w:val="0"/>
        <w:rPr>
          <w:b/>
          <w:bCs/>
          <w:sz w:val="44"/>
          <w:szCs w:val="44"/>
        </w:rPr>
      </w:pPr>
      <w:r w:rsidRPr="00142D4B">
        <w:rPr>
          <w:b/>
          <w:bCs/>
          <w:sz w:val="44"/>
          <w:szCs w:val="44"/>
        </w:rPr>
        <w:t>Number 20</w:t>
      </w:r>
      <w:r w:rsidR="00935472">
        <w:rPr>
          <w:b/>
          <w:bCs/>
          <w:sz w:val="44"/>
          <w:szCs w:val="44"/>
        </w:rPr>
        <w:t>22</w:t>
      </w:r>
      <w:r w:rsidRPr="00142D4B">
        <w:rPr>
          <w:b/>
          <w:bCs/>
          <w:sz w:val="44"/>
          <w:szCs w:val="44"/>
        </w:rPr>
        <w:t>-</w:t>
      </w:r>
      <w:r w:rsidRPr="00247CBC">
        <w:rPr>
          <w:b/>
          <w:bCs/>
          <w:sz w:val="44"/>
          <w:szCs w:val="44"/>
          <w:highlight w:val="yellow"/>
        </w:rPr>
        <w:t>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 xml:space="preserve">Leave this page blank except statements at the </w:t>
      </w:r>
      <w:proofErr w:type="gramStart"/>
      <w:r w:rsidRPr="00D90081">
        <w:rPr>
          <w:i/>
          <w:sz w:val="24"/>
          <w:szCs w:val="24"/>
        </w:rPr>
        <w:t>bottom</w:t>
      </w:r>
      <w:r w:rsidRPr="00D90081">
        <w:rPr>
          <w:sz w:val="24"/>
          <w:szCs w:val="24"/>
        </w:rPr>
        <w:t>;</w:t>
      </w:r>
      <w:proofErr w:type="gramEnd"/>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w:t>
      </w:r>
      <w:proofErr w:type="gramStart"/>
      <w:r w:rsidR="00144E70">
        <w:rPr>
          <w:sz w:val="24"/>
          <w:szCs w:val="24"/>
        </w:rPr>
        <w:t>), or</w:t>
      </w:r>
      <w:proofErr w:type="gramEnd"/>
      <w:r w:rsidR="00144E70">
        <w:rPr>
          <w:sz w:val="24"/>
          <w:szCs w:val="24"/>
        </w:rPr>
        <w:t xml:space="preserve">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5917E498" w:rsidR="00144E70" w:rsidRDefault="00951089" w:rsidP="00951089">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O’Malley, K.G., Dayan, D.I., Mazur, S., Green, L.J., Fitzpatrick, C.K., A. Wells. 2022</w:t>
      </w:r>
      <w:r w:rsidR="00144E70">
        <w:rPr>
          <w:rFonts w:asciiTheme="minorHAnsi" w:hAnsiTheme="minorHAnsi"/>
          <w:i w:val="0"/>
          <w:iCs w:val="0"/>
          <w:color w:val="auto"/>
          <w:spacing w:val="0"/>
        </w:rPr>
        <w:t>.</w:t>
      </w:r>
      <w:r>
        <w:rPr>
          <w:rFonts w:asciiTheme="minorHAnsi" w:hAnsiTheme="minorHAnsi"/>
          <w:i w:val="0"/>
          <w:iCs w:val="0"/>
          <w:color w:val="auto"/>
          <w:spacing w:val="0"/>
        </w:rPr>
        <w:t xml:space="preserve"> </w:t>
      </w:r>
      <w:r w:rsidR="00144E70">
        <w:rPr>
          <w:rFonts w:asciiTheme="minorHAnsi" w:hAnsiTheme="minorHAnsi"/>
          <w:i w:val="0"/>
          <w:iCs w:val="0"/>
          <w:color w:val="auto"/>
          <w:spacing w:val="0"/>
        </w:rPr>
        <w:t xml:space="preserve">  </w:t>
      </w:r>
      <w:r w:rsidRPr="00951089">
        <w:rPr>
          <w:rFonts w:asciiTheme="minorHAnsi" w:hAnsiTheme="minorHAnsi"/>
          <w:i w:val="0"/>
          <w:iCs w:val="0"/>
          <w:color w:val="auto"/>
          <w:spacing w:val="0"/>
        </w:rPr>
        <w:t>Evaluating the genetics of naturally produced Chinook salmon</w:t>
      </w:r>
      <w:r>
        <w:rPr>
          <w:rFonts w:asciiTheme="minorHAnsi" w:hAnsiTheme="minorHAnsi"/>
          <w:i w:val="0"/>
          <w:iCs w:val="0"/>
          <w:color w:val="auto"/>
          <w:spacing w:val="0"/>
        </w:rPr>
        <w:t xml:space="preserve"> </w:t>
      </w:r>
      <w:r w:rsidRPr="00951089">
        <w:rPr>
          <w:rFonts w:asciiTheme="minorHAnsi" w:hAnsiTheme="minorHAnsi"/>
          <w:i w:val="0"/>
          <w:iCs w:val="0"/>
          <w:color w:val="auto"/>
          <w:spacing w:val="0"/>
        </w:rPr>
        <w:t>(</w:t>
      </w:r>
      <w:r w:rsidRPr="00951089">
        <w:rPr>
          <w:rFonts w:asciiTheme="minorHAnsi" w:hAnsiTheme="minorHAnsi"/>
          <w:color w:val="auto"/>
          <w:spacing w:val="0"/>
        </w:rPr>
        <w:t>Oncorhynchus tshawytscha</w:t>
      </w:r>
      <w:r w:rsidRPr="00951089">
        <w:rPr>
          <w:rFonts w:asciiTheme="minorHAnsi" w:hAnsiTheme="minorHAnsi"/>
          <w:i w:val="0"/>
          <w:iCs w:val="0"/>
          <w:color w:val="auto"/>
          <w:spacing w:val="0"/>
        </w:rPr>
        <w:t>) captured in the Lower Rogue River (OR) in 2020</w:t>
      </w:r>
      <w:r w:rsidR="0032359B">
        <w:rPr>
          <w:rFonts w:asciiTheme="minorHAnsi" w:hAnsiTheme="minorHAnsi"/>
          <w:i w:val="0"/>
          <w:iCs w:val="0"/>
          <w:color w:val="auto"/>
          <w:spacing w:val="0"/>
        </w:rPr>
        <w:t>.  Science</w:t>
      </w:r>
      <w:r w:rsidR="00144E70">
        <w:rPr>
          <w:rFonts w:asciiTheme="minorHAnsi" w:hAnsiTheme="minorHAnsi"/>
          <w:i w:val="0"/>
          <w:iCs w:val="0"/>
          <w:color w:val="auto"/>
          <w:spacing w:val="0"/>
        </w:rPr>
        <w:t xml:space="preserve"> Bulletin 202</w:t>
      </w:r>
      <w:r>
        <w:rPr>
          <w:rFonts w:asciiTheme="minorHAnsi" w:hAnsiTheme="minorHAnsi"/>
          <w:i w:val="0"/>
          <w:iCs w:val="0"/>
          <w:color w:val="auto"/>
          <w:spacing w:val="0"/>
        </w:rPr>
        <w:t>2-</w:t>
      </w:r>
      <w:r w:rsidRPr="00247CBC">
        <w:rPr>
          <w:rFonts w:asciiTheme="minorHAnsi" w:hAnsiTheme="minorHAnsi"/>
          <w:i w:val="0"/>
          <w:iCs w:val="0"/>
          <w:color w:val="auto"/>
          <w:spacing w:val="0"/>
          <w:highlight w:val="yellow"/>
        </w:rPr>
        <w:t>XX</w:t>
      </w:r>
      <w:r w:rsidR="00144E70">
        <w:rPr>
          <w:rFonts w:asciiTheme="minorHAnsi" w:hAnsiTheme="minorHAnsi"/>
          <w:i w:val="0"/>
          <w:iCs w:val="0"/>
          <w:color w:val="auto"/>
          <w:spacing w:val="0"/>
        </w:rPr>
        <w:t>.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 xml:space="preserve">ODFW prohibits discrimination </w:t>
      </w:r>
      <w:proofErr w:type="gramStart"/>
      <w:r w:rsidRPr="00C8547A">
        <w:rPr>
          <w:sz w:val="24"/>
          <w:szCs w:val="24"/>
        </w:rPr>
        <w:t>on the basis of</w:t>
      </w:r>
      <w:proofErr w:type="gramEnd"/>
      <w:r w:rsidRPr="00C8547A">
        <w:rPr>
          <w:sz w:val="24"/>
          <w:szCs w:val="24"/>
        </w:rPr>
        <w:t xml:space="preserve"> race, color, national origin, age, sex or disability. If you believe you have been discriminated against as described above in any program, activity or facility, or if you desire further information, please </w:t>
      </w:r>
      <w:proofErr w:type="gramStart"/>
      <w:r w:rsidRPr="00C8547A">
        <w:rPr>
          <w:sz w:val="24"/>
          <w:szCs w:val="24"/>
        </w:rPr>
        <w:t>contact</w:t>
      </w:r>
      <w:r w:rsidR="00917082">
        <w:rPr>
          <w:sz w:val="24"/>
          <w:szCs w:val="24"/>
        </w:rPr>
        <w:t>:</w:t>
      </w:r>
      <w:proofErr w:type="gramEnd"/>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663A4156" w:rsid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w:t>
      </w:r>
      <w:r w:rsidR="002E3AC0">
        <w:rPr>
          <w:iCs/>
          <w:sz w:val="24"/>
          <w:szCs w:val="24"/>
        </w:rPr>
        <w:t xml:space="preserve">Keelin </w:t>
      </w:r>
      <w:r>
        <w:rPr>
          <w:iCs/>
          <w:sz w:val="24"/>
          <w:szCs w:val="24"/>
        </w:rPr>
        <w:t>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7E36C8CD" w:rsidR="002224CB" w:rsidRDefault="000B2FBF" w:rsidP="0038551A">
      <w:pPr>
        <w:spacing w:after="0"/>
        <w:jc w:val="center"/>
        <w:rPr>
          <w:sz w:val="24"/>
          <w:szCs w:val="24"/>
        </w:rPr>
      </w:pPr>
      <w:r>
        <w:rPr>
          <w:sz w:val="24"/>
          <w:szCs w:val="24"/>
        </w:rPr>
        <w:t>October</w:t>
      </w:r>
      <w:r w:rsidR="00D2522E">
        <w:rPr>
          <w:sz w:val="24"/>
          <w:szCs w:val="24"/>
        </w:rPr>
        <w:t xml:space="preserve"> </w:t>
      </w:r>
      <w:r w:rsidR="00741E2E">
        <w:rPr>
          <w:sz w:val="24"/>
          <w:szCs w:val="24"/>
        </w:rPr>
        <w:t>2022</w:t>
      </w:r>
      <w:r w:rsidR="0038551A"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6"/>
          <w:footerReference w:type="default" r:id="rId17"/>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commentRangeStart w:id="14"/>
      <w:r w:rsidRPr="00D90081">
        <w:rPr>
          <w:b/>
          <w:sz w:val="24"/>
          <w:szCs w:val="24"/>
        </w:rPr>
        <w:lastRenderedPageBreak/>
        <w:t>CONTENTS</w:t>
      </w:r>
      <w:commentRangeEnd w:id="14"/>
      <w:r w:rsidR="000664E8">
        <w:rPr>
          <w:rStyle w:val="CommentReference"/>
        </w:rPr>
        <w:commentReference w:id="14"/>
      </w:r>
      <w:r w:rsidRPr="00D90081">
        <w:rPr>
          <w:sz w:val="24"/>
          <w:szCs w:val="24"/>
        </w:rPr>
        <w:t xml:space="preserve"> </w:t>
      </w:r>
    </w:p>
    <w:p w14:paraId="220FF3ED" w14:textId="2ECEC96F"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hyperlink w:anchor="_Toc91781553" w:history="1">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1</w:t>
        </w:r>
        <w:r w:rsidR="00B50025" w:rsidRPr="00B50025">
          <w:rPr>
            <w:rFonts w:asciiTheme="minorHAnsi" w:hAnsiTheme="minorHAnsi" w:cstheme="minorHAnsi"/>
            <w:noProof/>
            <w:webHidden/>
          </w:rPr>
          <w:fldChar w:fldCharType="end"/>
        </w:r>
      </w:hyperlink>
    </w:p>
    <w:p w14:paraId="590D94C0" w14:textId="5F75CC5E"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4" w:history="1">
        <w:r w:rsidR="00B50025" w:rsidRPr="00B50025">
          <w:rPr>
            <w:rStyle w:val="Hyperlink"/>
            <w:rFonts w:asciiTheme="minorHAnsi" w:hAnsiTheme="minorHAnsi" w:cstheme="minorHAnsi"/>
            <w:noProof/>
          </w:rPr>
          <w:t>METHODS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_Toc91781554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2</w:t>
        </w:r>
        <w:r w:rsidR="00B50025" w:rsidRPr="00B50025">
          <w:rPr>
            <w:rFonts w:asciiTheme="minorHAnsi" w:hAnsiTheme="minorHAnsi" w:cstheme="minorHAnsi"/>
            <w:noProof/>
            <w:webHidden/>
          </w:rPr>
          <w:fldChar w:fldCharType="end"/>
        </w:r>
      </w:hyperlink>
    </w:p>
    <w:p w14:paraId="791078CA" w14:textId="14A6BB80"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5" w:history="1">
        <w:r w:rsidR="00B50025" w:rsidRPr="00B50025">
          <w:rPr>
            <w:rStyle w:val="Hyperlink"/>
            <w:rFonts w:asciiTheme="minorHAnsi" w:hAnsiTheme="minorHAnsi" w:cstheme="minorHAnsi"/>
            <w:noProof/>
          </w:rPr>
          <w:t>RESULTS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_Toc91781555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5</w:t>
        </w:r>
        <w:r w:rsidR="00B50025" w:rsidRPr="00B50025">
          <w:rPr>
            <w:rFonts w:asciiTheme="minorHAnsi" w:hAnsiTheme="minorHAnsi" w:cstheme="minorHAnsi"/>
            <w:noProof/>
            <w:webHidden/>
          </w:rPr>
          <w:fldChar w:fldCharType="end"/>
        </w:r>
      </w:hyperlink>
    </w:p>
    <w:p w14:paraId="07F6E4EF" w14:textId="06C2C5DF"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6" w:history="1">
        <w:r w:rsidR="00B50025" w:rsidRPr="00B50025">
          <w:rPr>
            <w:rStyle w:val="Hyperlink"/>
            <w:rFonts w:asciiTheme="minorHAnsi" w:hAnsiTheme="minorHAnsi" w:cstheme="minorHAnsi"/>
            <w:noProof/>
          </w:rPr>
          <w:t>DISCUSSION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_Toc91781556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9</w:t>
        </w:r>
        <w:r w:rsidR="00B50025" w:rsidRPr="00B50025">
          <w:rPr>
            <w:rFonts w:asciiTheme="minorHAnsi" w:hAnsiTheme="minorHAnsi" w:cstheme="minorHAnsi"/>
            <w:noProof/>
            <w:webHidden/>
          </w:rPr>
          <w:fldChar w:fldCharType="end"/>
        </w:r>
      </w:hyperlink>
    </w:p>
    <w:p w14:paraId="25B94891" w14:textId="6BAEBDAE"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7" w:history="1">
        <w:r w:rsidR="00B50025" w:rsidRPr="00B50025">
          <w:rPr>
            <w:rStyle w:val="Hyperlink"/>
            <w:rFonts w:asciiTheme="minorHAnsi" w:hAnsiTheme="minorHAnsi" w:cstheme="minorHAnsi"/>
            <w:noProof/>
          </w:rPr>
          <w:t>ACKNOWLEDGMENTS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_Toc91781557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11</w:t>
        </w:r>
        <w:r w:rsidR="00B50025" w:rsidRPr="00B50025">
          <w:rPr>
            <w:rFonts w:asciiTheme="minorHAnsi" w:hAnsiTheme="minorHAnsi" w:cstheme="minorHAnsi"/>
            <w:noProof/>
            <w:webHidden/>
          </w:rPr>
          <w:fldChar w:fldCharType="end"/>
        </w:r>
      </w:hyperlink>
    </w:p>
    <w:p w14:paraId="5021AECD" w14:textId="527DA70D"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8" w:history="1">
        <w:r w:rsidR="00B50025" w:rsidRPr="00B50025">
          <w:rPr>
            <w:rStyle w:val="Hyperlink"/>
            <w:rFonts w:asciiTheme="minorHAnsi" w:hAnsiTheme="minorHAnsi" w:cstheme="minorHAnsi"/>
            <w:noProof/>
          </w:rPr>
          <w:t>REFERENCES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_Toc91781558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12</w:t>
        </w:r>
        <w:r w:rsidR="00B50025" w:rsidRPr="00B50025">
          <w:rPr>
            <w:rFonts w:asciiTheme="minorHAnsi" w:hAnsiTheme="minorHAnsi" w:cstheme="minorHAnsi"/>
            <w:noProof/>
            <w:webHidden/>
          </w:rPr>
          <w:fldChar w:fldCharType="end"/>
        </w:r>
      </w:hyperlink>
    </w:p>
    <w:p w14:paraId="373BDD4B" w14:textId="460526BB" w:rsidR="00B50025" w:rsidRPr="00B50025" w:rsidRDefault="00686C95">
      <w:pPr>
        <w:pStyle w:val="TOC1"/>
        <w:tabs>
          <w:tab w:val="right" w:leader="dot" w:pos="9350"/>
        </w:tabs>
        <w:rPr>
          <w:rFonts w:asciiTheme="minorHAnsi" w:eastAsiaTheme="minorEastAsia" w:hAnsiTheme="minorHAnsi" w:cstheme="minorHAnsi"/>
          <w:bCs w:val="0"/>
          <w:noProof/>
          <w:sz w:val="24"/>
          <w:szCs w:val="24"/>
        </w:rPr>
      </w:pPr>
      <w:hyperlink w:anchor="_Toc91781559" w:history="1">
        <w:r w:rsidR="00B50025" w:rsidRPr="00B50025">
          <w:rPr>
            <w:rStyle w:val="Hyperlink"/>
            <w:rFonts w:asciiTheme="minorHAnsi" w:hAnsiTheme="minorHAnsi" w:cstheme="minorHAnsi"/>
            <w:noProof/>
          </w:rPr>
          <w:t>SUPPLEMENTAL INFORMATION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_Toc91781559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CF32FB">
          <w:rPr>
            <w:rFonts w:asciiTheme="minorHAnsi" w:hAnsiTheme="minorHAnsi" w:cstheme="minorHAnsi"/>
            <w:noProof/>
            <w:webHidden/>
          </w:rPr>
          <w:t>13</w:t>
        </w:r>
        <w:r w:rsidR="00B50025" w:rsidRPr="00B50025">
          <w:rPr>
            <w:rFonts w:asciiTheme="minorHAnsi" w:hAnsiTheme="minorHAnsi" w:cstheme="minorHAnsi"/>
            <w:noProof/>
            <w:webHidden/>
          </w:rPr>
          <w:fldChar w:fldCharType="end"/>
        </w:r>
      </w:hyperlink>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0D3E3344" w14:textId="77777777" w:rsidR="007D5B04" w:rsidRDefault="007D5B04" w:rsidP="00CD21D0">
      <w:pPr>
        <w:ind w:left="720"/>
        <w:jc w:val="center"/>
      </w:pPr>
    </w:p>
    <w:p w14:paraId="360FFD04" w14:textId="77777777" w:rsidR="007D5B04" w:rsidRDefault="007D5B04" w:rsidP="00CD21D0">
      <w:pPr>
        <w:ind w:left="720"/>
        <w:jc w:val="center"/>
      </w:pPr>
    </w:p>
    <w:p w14:paraId="6D83C788" w14:textId="77777777" w:rsidR="007D5B04" w:rsidRDefault="007D5B04" w:rsidP="00CD21D0">
      <w:pPr>
        <w:ind w:left="720"/>
        <w:jc w:val="center"/>
      </w:pPr>
    </w:p>
    <w:p w14:paraId="2A548B1D" w14:textId="77777777" w:rsidR="007D5B04" w:rsidRDefault="007D5B04" w:rsidP="00CD21D0">
      <w:pPr>
        <w:ind w:left="720"/>
        <w:jc w:val="center"/>
      </w:pPr>
    </w:p>
    <w:p w14:paraId="55C72F96" w14:textId="77777777" w:rsidR="007D5B04" w:rsidRDefault="007D5B04" w:rsidP="00CD21D0">
      <w:pPr>
        <w:ind w:left="720"/>
        <w:jc w:val="center"/>
      </w:pPr>
    </w:p>
    <w:p w14:paraId="2ED12A4B" w14:textId="77777777" w:rsidR="007D5B04" w:rsidRDefault="007D5B04" w:rsidP="00CD21D0">
      <w:pPr>
        <w:ind w:left="720"/>
        <w:jc w:val="center"/>
      </w:pPr>
    </w:p>
    <w:p w14:paraId="0682A031" w14:textId="77777777" w:rsidR="007D5B04" w:rsidRDefault="007D5B04" w:rsidP="00CD21D0">
      <w:pPr>
        <w:ind w:left="720"/>
        <w:jc w:val="center"/>
      </w:pPr>
    </w:p>
    <w:p w14:paraId="568BE1A8" w14:textId="77777777" w:rsidR="007D5B04" w:rsidRDefault="007D5B04" w:rsidP="00CD21D0">
      <w:pPr>
        <w:ind w:left="720"/>
        <w:jc w:val="center"/>
      </w:pPr>
    </w:p>
    <w:p w14:paraId="3482974E" w14:textId="77777777" w:rsidR="007D5B04" w:rsidRDefault="007D5B04" w:rsidP="00CD21D0">
      <w:pPr>
        <w:ind w:left="720"/>
        <w:jc w:val="center"/>
      </w:pPr>
    </w:p>
    <w:p w14:paraId="64778147" w14:textId="77777777" w:rsidR="007D5B04" w:rsidRDefault="007D5B04" w:rsidP="00CD21D0">
      <w:pPr>
        <w:ind w:left="720"/>
        <w:jc w:val="center"/>
      </w:pPr>
    </w:p>
    <w:p w14:paraId="4B77BD13" w14:textId="77777777" w:rsidR="007D5B04" w:rsidRDefault="007D5B04" w:rsidP="00CD21D0">
      <w:pPr>
        <w:ind w:left="720"/>
        <w:jc w:val="center"/>
      </w:pPr>
    </w:p>
    <w:p w14:paraId="6DC725D9" w14:textId="77777777" w:rsidR="007D5B04" w:rsidRDefault="007D5B04" w:rsidP="00CD21D0">
      <w:pPr>
        <w:ind w:left="720"/>
        <w:jc w:val="center"/>
      </w:pPr>
    </w:p>
    <w:p w14:paraId="0F810354" w14:textId="77777777" w:rsidR="007D5B04" w:rsidRDefault="007D5B04" w:rsidP="00CD21D0">
      <w:pPr>
        <w:ind w:left="720"/>
        <w:jc w:val="center"/>
      </w:pPr>
    </w:p>
    <w:p w14:paraId="5F474496" w14:textId="77777777" w:rsidR="007D5B04" w:rsidRDefault="007D5B04" w:rsidP="00CD21D0">
      <w:pPr>
        <w:ind w:left="720"/>
        <w:jc w:val="center"/>
      </w:pPr>
    </w:p>
    <w:p w14:paraId="6107AE96" w14:textId="77777777" w:rsidR="007D5B04" w:rsidRDefault="007D5B04" w:rsidP="00CD21D0">
      <w:pPr>
        <w:ind w:left="720"/>
        <w:jc w:val="center"/>
      </w:pPr>
    </w:p>
    <w:p w14:paraId="66769BEA" w14:textId="77777777" w:rsidR="007D5B04" w:rsidRDefault="007D5B04" w:rsidP="00CD21D0">
      <w:pPr>
        <w:ind w:left="720"/>
        <w:jc w:val="center"/>
      </w:pPr>
    </w:p>
    <w:p w14:paraId="426CB9A8" w14:textId="77777777" w:rsidR="007D5B04" w:rsidRDefault="007D5B04" w:rsidP="00CD21D0">
      <w:pPr>
        <w:ind w:left="720"/>
        <w:jc w:val="center"/>
      </w:pPr>
    </w:p>
    <w:p w14:paraId="10C620D3" w14:textId="77777777" w:rsidR="007D5B04" w:rsidRDefault="007D5B04" w:rsidP="00CD21D0">
      <w:pPr>
        <w:ind w:left="720"/>
        <w:jc w:val="center"/>
      </w:pPr>
    </w:p>
    <w:p w14:paraId="5F52EFFD" w14:textId="77777777" w:rsidR="007D5B04" w:rsidRDefault="007D5B04" w:rsidP="00CD21D0">
      <w:pPr>
        <w:ind w:left="720"/>
        <w:jc w:val="center"/>
      </w:pPr>
    </w:p>
    <w:p w14:paraId="68AA1A98" w14:textId="77777777" w:rsidR="007D5B04" w:rsidRDefault="007D5B04" w:rsidP="00CD21D0">
      <w:pPr>
        <w:ind w:left="720"/>
        <w:jc w:val="center"/>
      </w:pPr>
    </w:p>
    <w:p w14:paraId="1D41641C" w14:textId="0BCD93C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lastRenderedPageBreak/>
        <w:br w:type="page"/>
      </w:r>
    </w:p>
    <w:p w14:paraId="7BD7583F" w14:textId="0F6169FE" w:rsidR="0066193F" w:rsidRPr="0066193F" w:rsidRDefault="00144E70" w:rsidP="0066193F">
      <w:pPr>
        <w:pStyle w:val="Heading1"/>
        <w:contextualSpacing/>
        <w:rPr>
          <w:rFonts w:asciiTheme="minorHAnsi" w:hAnsiTheme="minorHAnsi"/>
        </w:rPr>
      </w:pPr>
      <w:bookmarkStart w:id="15" w:name="_Toc91781553"/>
      <w:r w:rsidRPr="00D90081">
        <w:rPr>
          <w:rFonts w:asciiTheme="minorHAnsi" w:hAnsiTheme="minorHAnsi"/>
        </w:rPr>
        <w:lastRenderedPageBreak/>
        <w:t>INTRODUCTION</w:t>
      </w:r>
      <w:bookmarkEnd w:id="15"/>
    </w:p>
    <w:p w14:paraId="4B68BB1C" w14:textId="1A630681" w:rsidR="0066193F" w:rsidRDefault="00240214" w:rsidP="0066193F">
      <w:pPr>
        <w:spacing w:line="240" w:lineRule="auto"/>
        <w:contextualSpacing/>
        <w:rPr>
          <w:sz w:val="24"/>
          <w:szCs w:val="24"/>
        </w:rPr>
      </w:pPr>
      <w:r w:rsidRPr="00240214">
        <w:rPr>
          <w:sz w:val="24"/>
          <w:szCs w:val="24"/>
        </w:rPr>
        <w:t xml:space="preserve">In the Rogue basin, the Oregon Department of Fish and Wildlife (ODFW) </w:t>
      </w:r>
      <w:r w:rsidR="00271EA2">
        <w:rPr>
          <w:sz w:val="24"/>
          <w:szCs w:val="24"/>
        </w:rPr>
        <w:t>treats</w:t>
      </w:r>
      <w:r w:rsidRPr="00240214">
        <w:rPr>
          <w:sz w:val="24"/>
          <w:szCs w:val="24"/>
        </w:rPr>
        <w:t xml:space="preserve"> spring and fall Chinook</w:t>
      </w:r>
      <w:r>
        <w:rPr>
          <w:sz w:val="24"/>
          <w:szCs w:val="24"/>
        </w:rPr>
        <w:t xml:space="preserve"> </w:t>
      </w:r>
      <w:r w:rsidRPr="00240214">
        <w:rPr>
          <w:sz w:val="24"/>
          <w:szCs w:val="24"/>
        </w:rPr>
        <w:t xml:space="preserve">salmon </w:t>
      </w:r>
      <w:r w:rsidR="00D97B9B">
        <w:rPr>
          <w:sz w:val="24"/>
          <w:szCs w:val="24"/>
        </w:rPr>
        <w:t>(</w:t>
      </w:r>
      <w:r w:rsidR="00D97B9B" w:rsidRPr="00D97B9B">
        <w:rPr>
          <w:i/>
          <w:iCs/>
          <w:sz w:val="24"/>
          <w:szCs w:val="24"/>
        </w:rPr>
        <w:t>Oncorhynchus tshawytscha</w:t>
      </w:r>
      <w:r w:rsidR="00D97B9B">
        <w:rPr>
          <w:sz w:val="24"/>
          <w:szCs w:val="24"/>
        </w:rPr>
        <w:t xml:space="preserve">) </w:t>
      </w:r>
      <w:r w:rsidRPr="00240214">
        <w:rPr>
          <w:sz w:val="24"/>
          <w:szCs w:val="24"/>
        </w:rPr>
        <w:t>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w:t>
      </w:r>
      <w:r w:rsidR="00550772">
        <w:rPr>
          <w:sz w:val="24"/>
          <w:szCs w:val="24"/>
        </w:rPr>
        <w:t>.</w:t>
      </w:r>
      <w:r w:rsidRPr="00240214">
        <w:rPr>
          <w:sz w:val="24"/>
          <w:szCs w:val="24"/>
        </w:rPr>
        <w:t xml:space="preserve"> </w:t>
      </w:r>
      <w:r w:rsidR="00D97B9B">
        <w:rPr>
          <w:sz w:val="24"/>
          <w:szCs w:val="24"/>
        </w:rPr>
        <w:t>The</w:t>
      </w:r>
      <w:r w:rsidRPr="00240214">
        <w:rPr>
          <w:sz w:val="24"/>
          <w:szCs w:val="24"/>
        </w:rPr>
        <w:t xml:space="preserve"> goals and strategies for </w:t>
      </w:r>
      <w:r w:rsidR="00D97B9B">
        <w:rPr>
          <w:sz w:val="24"/>
          <w:szCs w:val="24"/>
        </w:rPr>
        <w:t xml:space="preserve">managing Rogue River </w:t>
      </w:r>
      <w:r w:rsidRPr="00240214">
        <w:rPr>
          <w:sz w:val="24"/>
          <w:szCs w:val="24"/>
        </w:rPr>
        <w:t xml:space="preserve">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22"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23"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741D59C4" w14:textId="5DBC63B3" w:rsidR="00ED13F8"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00460ED5">
        <w:rPr>
          <w:sz w:val="24"/>
          <w:szCs w:val="24"/>
        </w:rPr>
        <w:t xml:space="preserve">natural-origin </w:t>
      </w:r>
      <w:r w:rsidRPr="00473E6E">
        <w:rPr>
          <w:sz w:val="24"/>
          <w:szCs w:val="24"/>
        </w:rPr>
        <w:t xml:space="preserve">early run “spring” Chinook </w:t>
      </w:r>
      <w:r w:rsidR="006A05AC">
        <w:rPr>
          <w:sz w:val="24"/>
          <w:szCs w:val="24"/>
        </w:rPr>
        <w:t xml:space="preserve">salmon </w:t>
      </w:r>
      <w:r w:rsidRPr="00473E6E">
        <w:rPr>
          <w:sz w:val="24"/>
          <w:szCs w:val="24"/>
        </w:rPr>
        <w:t>while providing harvest opportunity on</w:t>
      </w:r>
      <w:r>
        <w:rPr>
          <w:sz w:val="24"/>
          <w:szCs w:val="24"/>
        </w:rPr>
        <w:t xml:space="preserve"> </w:t>
      </w:r>
      <w:r w:rsidRPr="00473E6E">
        <w:rPr>
          <w:sz w:val="24"/>
          <w:szCs w:val="24"/>
        </w:rPr>
        <w:t xml:space="preserve">hatchery </w:t>
      </w:r>
      <w:r w:rsidR="000C3EFD">
        <w:rPr>
          <w:sz w:val="24"/>
          <w:szCs w:val="24"/>
        </w:rPr>
        <w:t>(</w:t>
      </w:r>
      <w:proofErr w:type="gramStart"/>
      <w:r w:rsidR="000C3EFD">
        <w:rPr>
          <w:sz w:val="24"/>
          <w:szCs w:val="24"/>
        </w:rPr>
        <w:t>i.e.</w:t>
      </w:r>
      <w:proofErr w:type="gramEnd"/>
      <w:r w:rsidR="000C3EFD">
        <w:rPr>
          <w:sz w:val="24"/>
          <w:szCs w:val="24"/>
        </w:rPr>
        <w:t xml:space="preserv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w:t>
      </w:r>
      <w:proofErr w:type="gramStart"/>
      <w:r w:rsidRPr="00473E6E">
        <w:rPr>
          <w:sz w:val="24"/>
          <w:szCs w:val="24"/>
        </w:rPr>
        <w:t>i.e.</w:t>
      </w:r>
      <w:proofErr w:type="gramEnd"/>
      <w:r w:rsidRPr="00473E6E">
        <w:rPr>
          <w:sz w:val="24"/>
          <w:szCs w:val="24"/>
        </w:rPr>
        <w:t xml:space="preserv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718C7" w:rsidRPr="000718C7">
        <w:rPr>
          <w:sz w:val="24"/>
          <w:szCs w:val="24"/>
        </w:rPr>
        <w:t>When the population reaches levels of abundance that meet desired status levels in the conservation plan, additional harvest opportunity will be provided on naturally produced fish.</w:t>
      </w:r>
    </w:p>
    <w:p w14:paraId="7CD9F3E0" w14:textId="77777777" w:rsidR="00ED13F8" w:rsidRDefault="00ED13F8" w:rsidP="000641CB">
      <w:pPr>
        <w:spacing w:line="240" w:lineRule="auto"/>
        <w:contextualSpacing/>
        <w:rPr>
          <w:sz w:val="24"/>
          <w:szCs w:val="24"/>
        </w:rPr>
      </w:pPr>
    </w:p>
    <w:p w14:paraId="10F573D6" w14:textId="042D1770" w:rsidR="00C5194E" w:rsidRDefault="00ED13F8" w:rsidP="000641CB">
      <w:pPr>
        <w:spacing w:line="240" w:lineRule="auto"/>
        <w:contextualSpacing/>
        <w:rPr>
          <w:sz w:val="24"/>
          <w:szCs w:val="24"/>
        </w:rPr>
      </w:pPr>
      <w:r>
        <w:rPr>
          <w:sz w:val="24"/>
          <w:szCs w:val="24"/>
        </w:rPr>
        <w:t>A</w:t>
      </w:r>
      <w:r w:rsidR="0000136F">
        <w:rPr>
          <w:sz w:val="24"/>
          <w:szCs w:val="24"/>
        </w:rPr>
        <w:t xml:space="preserve">s </w:t>
      </w:r>
      <w:r w:rsidR="00C5194E">
        <w:rPr>
          <w:sz w:val="24"/>
          <w:szCs w:val="24"/>
        </w:rPr>
        <w:t xml:space="preserve">a result of improved </w:t>
      </w:r>
      <w:r w:rsidR="00550772">
        <w:rPr>
          <w:sz w:val="24"/>
          <w:szCs w:val="24"/>
        </w:rPr>
        <w:t>returns</w:t>
      </w:r>
      <w:r w:rsidR="00C5194E">
        <w:rPr>
          <w:sz w:val="24"/>
          <w:szCs w:val="24"/>
        </w:rPr>
        <w:t xml:space="preserve"> of spring Chinook</w:t>
      </w:r>
      <w:r w:rsidR="00465936">
        <w:rPr>
          <w:sz w:val="24"/>
          <w:szCs w:val="24"/>
        </w:rPr>
        <w:t xml:space="preserve"> </w:t>
      </w:r>
      <w:r w:rsidR="006A05AC">
        <w:rPr>
          <w:sz w:val="24"/>
          <w:szCs w:val="24"/>
        </w:rPr>
        <w:t xml:space="preserve">salmon </w:t>
      </w:r>
      <w:r w:rsidR="00550772">
        <w:rPr>
          <w:sz w:val="24"/>
          <w:szCs w:val="24"/>
        </w:rPr>
        <w:t>following plan adoption</w:t>
      </w:r>
      <w:r w:rsidR="00C5194E">
        <w:rPr>
          <w:sz w:val="24"/>
          <w:szCs w:val="24"/>
        </w:rPr>
        <w:t xml:space="preserve">,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increase</w:t>
      </w:r>
      <w:r w:rsidR="00550772">
        <w:rPr>
          <w:sz w:val="24"/>
          <w:szCs w:val="24"/>
        </w:rPr>
        <w:t>, even if abundance is below desired status</w:t>
      </w:r>
      <w:r w:rsidR="000641CB" w:rsidRPr="000641CB">
        <w:rPr>
          <w:sz w:val="24"/>
          <w:szCs w:val="24"/>
        </w:rPr>
        <w:t xml:space="preserve">. The proposed regulation changes would shift the date at which </w:t>
      </w:r>
      <w:r w:rsidR="000641CB">
        <w:rPr>
          <w:sz w:val="24"/>
          <w:szCs w:val="24"/>
        </w:rPr>
        <w:t xml:space="preserve">naturally produced </w:t>
      </w:r>
      <w:r w:rsidR="000641CB" w:rsidRPr="000641CB">
        <w:rPr>
          <w:sz w:val="24"/>
          <w:szCs w:val="24"/>
        </w:rPr>
        <w:t xml:space="preserve">Chinook </w:t>
      </w:r>
      <w:r w:rsidR="006A05AC">
        <w:rPr>
          <w:sz w:val="24"/>
          <w:szCs w:val="24"/>
        </w:rPr>
        <w:t xml:space="preserve">salmon </w:t>
      </w:r>
      <w:r w:rsidR="000641CB" w:rsidRPr="000641CB">
        <w:rPr>
          <w:sz w:val="24"/>
          <w:szCs w:val="24"/>
        </w:rPr>
        <w:t>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50B52C3F"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w:t>
      </w:r>
      <w:r w:rsidR="00D97B9B">
        <w:rPr>
          <w:sz w:val="24"/>
          <w:szCs w:val="24"/>
        </w:rPr>
        <w:t xml:space="preserve">variation at </w:t>
      </w:r>
      <w:r w:rsidR="00C948E0" w:rsidRPr="00C948E0">
        <w:rPr>
          <w:sz w:val="24"/>
          <w:szCs w:val="24"/>
        </w:rPr>
        <w:t xml:space="preserve">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w:t>
      </w:r>
      <w:r w:rsidR="00262143">
        <w:rPr>
          <w:sz w:val="24"/>
          <w:szCs w:val="24"/>
        </w:rPr>
        <w:t xml:space="preserve">Chinook salmon and </w:t>
      </w:r>
      <w:r w:rsidR="00C948E0">
        <w:rPr>
          <w:sz w:val="24"/>
          <w:szCs w:val="24"/>
        </w:rPr>
        <w:t>s</w:t>
      </w:r>
      <w:r w:rsidR="00C948E0" w:rsidRPr="00C948E0">
        <w:rPr>
          <w:sz w:val="24"/>
          <w:szCs w:val="24"/>
        </w:rPr>
        <w:t>teelhead</w:t>
      </w:r>
      <w:r w:rsidR="00C948E0">
        <w:rPr>
          <w:sz w:val="24"/>
          <w:szCs w:val="24"/>
        </w:rPr>
        <w:t xml:space="preserve"> </w:t>
      </w:r>
      <w:r w:rsidR="00D97B9B">
        <w:rPr>
          <w:sz w:val="24"/>
          <w:szCs w:val="24"/>
        </w:rPr>
        <w:t>(</w:t>
      </w:r>
      <w:r w:rsidR="00D97B9B" w:rsidRPr="00D97B9B">
        <w:rPr>
          <w:i/>
          <w:iCs/>
          <w:sz w:val="24"/>
          <w:szCs w:val="24"/>
        </w:rPr>
        <w:t>O. mykiss</w:t>
      </w:r>
      <w:r w:rsidR="00D97B9B">
        <w:rPr>
          <w:sz w:val="24"/>
          <w:szCs w:val="24"/>
        </w:rPr>
        <w:t xml:space="preserve">)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Waples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F331C9">
        <w:rPr>
          <w:sz w:val="24"/>
          <w:szCs w:val="24"/>
        </w:rPr>
        <w:t xml:space="preserve">on chromosome 28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6F3B1B32" w14:textId="27A60F1E" w:rsidR="00AD5559" w:rsidRDefault="00CB5F06" w:rsidP="00AD555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ctions</w:t>
      </w:r>
      <w:r w:rsidR="00F331C9">
        <w:rPr>
          <w:sz w:val="24"/>
          <w:szCs w:val="24"/>
        </w:rPr>
        <w:t xml:space="preserve"> with respect to the metrics described in the Rogue Spring Chinook Salmon Conservation Plan.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t>
      </w:r>
      <w:r w:rsidR="00BB447E">
        <w:rPr>
          <w:sz w:val="24"/>
          <w:szCs w:val="24"/>
        </w:rPr>
        <w:t xml:space="preserve">salmon </w:t>
      </w:r>
      <w:r w:rsidR="00F22CA3">
        <w:rPr>
          <w:sz w:val="24"/>
          <w:szCs w:val="24"/>
        </w:rPr>
        <w:t xml:space="preserve">were </w:t>
      </w:r>
      <w:r w:rsidR="00F22CA3">
        <w:rPr>
          <w:sz w:val="24"/>
          <w:szCs w:val="24"/>
        </w:rPr>
        <w:lastRenderedPageBreak/>
        <w:t xml:space="preserve">captured </w:t>
      </w:r>
      <w:r w:rsidR="00C62A0F">
        <w:rPr>
          <w:sz w:val="24"/>
          <w:szCs w:val="24"/>
        </w:rPr>
        <w:t xml:space="preserve">prior </w:t>
      </w:r>
      <w:r w:rsidR="00F22CA3">
        <w:rPr>
          <w:sz w:val="24"/>
          <w:szCs w:val="24"/>
        </w:rPr>
        <w:t>June 1</w:t>
      </w:r>
      <w:r w:rsidR="00962D37">
        <w:rPr>
          <w:sz w:val="24"/>
          <w:szCs w:val="24"/>
        </w:rPr>
        <w:t xml:space="preserve">. </w:t>
      </w:r>
      <w:r w:rsidR="00F331C9">
        <w:rPr>
          <w:sz w:val="24"/>
          <w:szCs w:val="24"/>
        </w:rPr>
        <w:t xml:space="preserve">In addition, </w:t>
      </w:r>
      <w:r w:rsidR="00307241">
        <w:rPr>
          <w:sz w:val="24"/>
          <w:szCs w:val="24"/>
        </w:rPr>
        <w:t xml:space="preserve">O’Malley </w:t>
      </w:r>
      <w:r w:rsidR="00307241" w:rsidRPr="00307241">
        <w:rPr>
          <w:i/>
          <w:iCs/>
          <w:sz w:val="24"/>
          <w:szCs w:val="24"/>
        </w:rPr>
        <w:t>et al.</w:t>
      </w:r>
      <w:r w:rsidR="00307241">
        <w:rPr>
          <w:sz w:val="24"/>
          <w:szCs w:val="24"/>
        </w:rPr>
        <w:t xml:space="preserve"> (2020b) also used the </w:t>
      </w:r>
      <w:r w:rsidR="00516394">
        <w:rPr>
          <w:sz w:val="24"/>
          <w:szCs w:val="24"/>
        </w:rPr>
        <w:t>adult run timing markers to evaluate the spatial and temporal patterns of “early” and “late” run alleles across the entire spawning period for Chinook salmon in the Upper Rogue River (</w:t>
      </w:r>
      <w:ins w:id="16" w:author="Kathleen O'Malley [2]" w:date="2022-06-06T11:00:00Z">
        <w:r w:rsidR="003614A9">
          <w:rPr>
            <w:sz w:val="24"/>
            <w:szCs w:val="24"/>
          </w:rPr>
          <w:t>river kilomete</w:t>
        </w:r>
      </w:ins>
      <w:ins w:id="17" w:author="Kathleen O'Malley [2]" w:date="2022-06-06T11:01:00Z">
        <w:r w:rsidR="003614A9">
          <w:rPr>
            <w:sz w:val="24"/>
            <w:szCs w:val="24"/>
          </w:rPr>
          <w:t>r</w:t>
        </w:r>
      </w:ins>
      <w:r w:rsidR="00BA5A2A">
        <w:rPr>
          <w:sz w:val="24"/>
          <w:szCs w:val="24"/>
        </w:rPr>
        <w:t xml:space="preserve"> XX</w:t>
      </w:r>
      <w:ins w:id="18" w:author="Kathleen O'Malley [2]" w:date="2022-06-06T11:01:00Z">
        <w:r w:rsidR="003614A9">
          <w:rPr>
            <w:sz w:val="24"/>
            <w:szCs w:val="24"/>
          </w:rPr>
          <w:t xml:space="preserve">; </w:t>
        </w:r>
      </w:ins>
      <w:r w:rsidR="00516394">
        <w:rPr>
          <w:sz w:val="24"/>
          <w:szCs w:val="24"/>
        </w:rPr>
        <w:t>river mile 125.5-157)</w:t>
      </w:r>
      <w:r w:rsidR="00307241">
        <w:rPr>
          <w:sz w:val="24"/>
          <w:szCs w:val="24"/>
        </w:rPr>
        <w:t xml:space="preserve"> </w:t>
      </w:r>
      <w:r w:rsidR="005B092A">
        <w:rPr>
          <w:sz w:val="24"/>
          <w:szCs w:val="24"/>
        </w:rPr>
        <w:t xml:space="preserve">and </w:t>
      </w:r>
      <w:r w:rsidR="00BB447E">
        <w:rPr>
          <w:sz w:val="24"/>
          <w:szCs w:val="24"/>
        </w:rPr>
        <w:t>reported</w:t>
      </w:r>
      <w:r w:rsidR="005B092A">
        <w:rPr>
          <w:sz w:val="24"/>
          <w:szCs w:val="24"/>
        </w:rPr>
        <w:t xml:space="preserve"> significant </w:t>
      </w:r>
      <w:r w:rsidR="00C761D9" w:rsidRPr="00C761D9">
        <w:rPr>
          <w:sz w:val="24"/>
          <w:szCs w:val="24"/>
        </w:rPr>
        <w:t xml:space="preserve">temporal and spatial separation </w:t>
      </w:r>
      <w:r w:rsidR="00307241">
        <w:rPr>
          <w:sz w:val="24"/>
          <w:szCs w:val="24"/>
        </w:rPr>
        <w:t xml:space="preserve">between homozygous spring and homozygous fall Chinook </w:t>
      </w:r>
      <w:r w:rsidR="00C761D9" w:rsidRPr="00C761D9">
        <w:rPr>
          <w:sz w:val="24"/>
          <w:szCs w:val="24"/>
        </w:rPr>
        <w:t xml:space="preserve">salmon, and, to a lesser extent, </w:t>
      </w:r>
      <w:r w:rsidR="00D054D4">
        <w:rPr>
          <w:sz w:val="24"/>
          <w:szCs w:val="24"/>
        </w:rPr>
        <w:t>between homozygous spring and heterozygotes</w:t>
      </w:r>
      <w:r w:rsidR="00C761D9">
        <w:rPr>
          <w:sz w:val="24"/>
          <w:szCs w:val="24"/>
        </w:rPr>
        <w:t>.</w:t>
      </w:r>
      <w:r w:rsidR="00B748A5">
        <w:rPr>
          <w:sz w:val="24"/>
          <w:szCs w:val="24"/>
        </w:rPr>
        <w:t xml:space="preserve"> Lastly, these genetic markers</w:t>
      </w:r>
      <w:r w:rsidR="006177E4">
        <w:rPr>
          <w:sz w:val="24"/>
          <w:szCs w:val="24"/>
        </w:rPr>
        <w:t xml:space="preserve"> were used </w:t>
      </w:r>
      <w:r w:rsidR="00B748A5">
        <w:rPr>
          <w:sz w:val="24"/>
          <w:szCs w:val="24"/>
        </w:rPr>
        <w:t xml:space="preserve">to </w:t>
      </w:r>
      <w:r w:rsidR="006177E4">
        <w:rPr>
          <w:sz w:val="24"/>
          <w:szCs w:val="24"/>
        </w:rPr>
        <w:t xml:space="preserve">document the genetic composition of a subsample of the spring Chinook </w:t>
      </w:r>
      <w:proofErr w:type="spellStart"/>
      <w:r w:rsidR="006177E4">
        <w:rPr>
          <w:sz w:val="24"/>
          <w:szCs w:val="24"/>
        </w:rPr>
        <w:t>broodstock</w:t>
      </w:r>
      <w:proofErr w:type="spellEnd"/>
      <w:r w:rsidR="006177E4">
        <w:rPr>
          <w:sz w:val="24"/>
          <w:szCs w:val="24"/>
        </w:rPr>
        <w:t xml:space="preserve"> at the Cole M. Rivers Hatchery (CRH) in 2018. Results indicated that </w:t>
      </w:r>
      <w:r w:rsidR="00B748A5">
        <w:rPr>
          <w:sz w:val="24"/>
          <w:szCs w:val="24"/>
        </w:rPr>
        <w:t xml:space="preserve">the majority </w:t>
      </w:r>
      <w:r w:rsidR="001076FA">
        <w:rPr>
          <w:sz w:val="24"/>
          <w:szCs w:val="24"/>
        </w:rPr>
        <w:t xml:space="preserve">(~88%) </w:t>
      </w:r>
      <w:r w:rsidR="00B748A5">
        <w:rPr>
          <w:sz w:val="24"/>
          <w:szCs w:val="24"/>
        </w:rPr>
        <w:t xml:space="preserve">of </w:t>
      </w:r>
      <w:r w:rsidR="006177E4">
        <w:rPr>
          <w:sz w:val="24"/>
          <w:szCs w:val="24"/>
        </w:rPr>
        <w:t xml:space="preserve">Chinook salmon </w:t>
      </w:r>
      <w:proofErr w:type="spellStart"/>
      <w:r w:rsidR="003A6957">
        <w:rPr>
          <w:sz w:val="24"/>
          <w:szCs w:val="24"/>
        </w:rPr>
        <w:t>broodstock</w:t>
      </w:r>
      <w:proofErr w:type="spellEnd"/>
      <w:r w:rsidR="003A6957">
        <w:rPr>
          <w:sz w:val="24"/>
          <w:szCs w:val="24"/>
        </w:rPr>
        <w:t xml:space="preserve"> sampled </w:t>
      </w:r>
      <w:r w:rsidR="001076FA">
        <w:rPr>
          <w:sz w:val="24"/>
          <w:szCs w:val="24"/>
        </w:rPr>
        <w:t xml:space="preserve">were homozygous spring </w:t>
      </w:r>
      <w:r w:rsidR="00CF32FB">
        <w:rPr>
          <w:sz w:val="24"/>
          <w:szCs w:val="24"/>
        </w:rPr>
        <w:t xml:space="preserve">with four homozygous fall Chinook salmon collected after August 18 </w:t>
      </w:r>
      <w:r w:rsidR="001076FA">
        <w:rPr>
          <w:sz w:val="24"/>
          <w:szCs w:val="24"/>
        </w:rPr>
        <w:t xml:space="preserve">(O’Malley </w:t>
      </w:r>
      <w:r w:rsidR="001076FA" w:rsidRPr="001076FA">
        <w:rPr>
          <w:i/>
          <w:iCs/>
          <w:sz w:val="24"/>
          <w:szCs w:val="24"/>
        </w:rPr>
        <w:t>et al.</w:t>
      </w:r>
      <w:r w:rsidR="001076FA">
        <w:rPr>
          <w:sz w:val="24"/>
          <w:szCs w:val="24"/>
        </w:rPr>
        <w:t xml:space="preserve"> 2020b)</w:t>
      </w:r>
      <w:r w:rsidR="006177E4">
        <w:rPr>
          <w:sz w:val="24"/>
          <w:szCs w:val="24"/>
        </w:rPr>
        <w:t xml:space="preserve">. </w:t>
      </w:r>
      <w:r w:rsidR="00BA5A2A">
        <w:rPr>
          <w:sz w:val="24"/>
          <w:szCs w:val="24"/>
        </w:rPr>
        <w:t>W</w:t>
      </w:r>
      <w:r w:rsidR="00BA5A2A" w:rsidRPr="00BA5A2A">
        <w:rPr>
          <w:sz w:val="24"/>
          <w:szCs w:val="24"/>
        </w:rPr>
        <w:t xml:space="preserve">hen the return of hatchery spring Chinook salmon was very low </w:t>
      </w:r>
      <w:r w:rsidR="00BA5A2A">
        <w:rPr>
          <w:sz w:val="24"/>
          <w:szCs w:val="24"/>
        </w:rPr>
        <w:t>i</w:t>
      </w:r>
      <w:r w:rsidR="00CF32FB">
        <w:rPr>
          <w:sz w:val="24"/>
          <w:szCs w:val="24"/>
        </w:rPr>
        <w:t xml:space="preserve">n 2020 and 2021, a near real-time genotyping approach was </w:t>
      </w:r>
      <w:r w:rsidR="00BA5A2A">
        <w:rPr>
          <w:sz w:val="24"/>
          <w:szCs w:val="24"/>
        </w:rPr>
        <w:t xml:space="preserve">implemented </w:t>
      </w:r>
      <w:r w:rsidR="00893288">
        <w:rPr>
          <w:sz w:val="24"/>
          <w:szCs w:val="24"/>
        </w:rPr>
        <w:t xml:space="preserve">to incorporate an additional </w:t>
      </w:r>
      <w:r w:rsidR="00AD5559">
        <w:rPr>
          <w:sz w:val="24"/>
          <w:szCs w:val="24"/>
        </w:rPr>
        <w:t xml:space="preserve">106 </w:t>
      </w:r>
      <w:r w:rsidR="00893288">
        <w:rPr>
          <w:sz w:val="24"/>
          <w:szCs w:val="24"/>
        </w:rPr>
        <w:t xml:space="preserve">and 40 </w:t>
      </w:r>
      <w:r w:rsidR="00AD5559">
        <w:rPr>
          <w:sz w:val="24"/>
          <w:szCs w:val="24"/>
        </w:rPr>
        <w:t xml:space="preserve">Chinook salmon in </w:t>
      </w:r>
      <w:r w:rsidR="00BA5A2A">
        <w:rPr>
          <w:sz w:val="24"/>
          <w:szCs w:val="24"/>
        </w:rPr>
        <w:t xml:space="preserve">2020 and </w:t>
      </w:r>
      <w:r w:rsidR="00AD5559">
        <w:rPr>
          <w:sz w:val="24"/>
          <w:szCs w:val="24"/>
        </w:rPr>
        <w:t>2021</w:t>
      </w:r>
      <w:r w:rsidR="00BA5A2A">
        <w:rPr>
          <w:sz w:val="24"/>
          <w:szCs w:val="24"/>
        </w:rPr>
        <w:t xml:space="preserve">, respectively into the </w:t>
      </w:r>
      <w:r w:rsidR="00893288">
        <w:rPr>
          <w:sz w:val="24"/>
          <w:szCs w:val="24"/>
        </w:rPr>
        <w:t xml:space="preserve">CRH </w:t>
      </w:r>
      <w:r w:rsidR="00AD5559">
        <w:rPr>
          <w:sz w:val="24"/>
          <w:szCs w:val="24"/>
        </w:rPr>
        <w:t xml:space="preserve">spring Chinook </w:t>
      </w:r>
      <w:proofErr w:type="spellStart"/>
      <w:r w:rsidR="00AD5559">
        <w:rPr>
          <w:sz w:val="24"/>
          <w:szCs w:val="24"/>
        </w:rPr>
        <w:t>broodstock</w:t>
      </w:r>
      <w:proofErr w:type="spellEnd"/>
      <w:r w:rsidR="00AD5559">
        <w:rPr>
          <w:sz w:val="24"/>
          <w:szCs w:val="24"/>
        </w:rPr>
        <w:t xml:space="preserve"> program while excluding </w:t>
      </w:r>
      <w:r w:rsidR="006177E4">
        <w:rPr>
          <w:sz w:val="24"/>
          <w:szCs w:val="24"/>
        </w:rPr>
        <w:t xml:space="preserve">homozygous fall Chinook </w:t>
      </w:r>
      <w:r w:rsidR="00AD5559">
        <w:rPr>
          <w:sz w:val="24"/>
          <w:szCs w:val="24"/>
        </w:rPr>
        <w:t xml:space="preserve">salmon (O’Malley </w:t>
      </w:r>
      <w:r w:rsidR="00AD5559" w:rsidRPr="001076FA">
        <w:rPr>
          <w:i/>
          <w:iCs/>
          <w:sz w:val="24"/>
          <w:szCs w:val="24"/>
        </w:rPr>
        <w:t>et al.</w:t>
      </w:r>
      <w:r w:rsidR="00AD5559">
        <w:rPr>
          <w:sz w:val="24"/>
          <w:szCs w:val="24"/>
        </w:rPr>
        <w:t xml:space="preserve"> in prep)</w:t>
      </w:r>
      <w:r w:rsidR="003A6957">
        <w:rPr>
          <w:sz w:val="24"/>
          <w:szCs w:val="24"/>
        </w:rPr>
        <w:t>.</w:t>
      </w:r>
    </w:p>
    <w:p w14:paraId="27A5A85B" w14:textId="498F5084" w:rsidR="00AD5559" w:rsidRDefault="00AD5559" w:rsidP="00307241">
      <w:pPr>
        <w:spacing w:line="240" w:lineRule="auto"/>
        <w:contextualSpacing/>
        <w:rPr>
          <w:sz w:val="24"/>
          <w:szCs w:val="24"/>
        </w:rPr>
      </w:pPr>
    </w:p>
    <w:p w14:paraId="46B42931" w14:textId="049F12A1" w:rsidR="001E348B" w:rsidRPr="0042669D" w:rsidRDefault="001E348B" w:rsidP="001E348B">
      <w:pPr>
        <w:spacing w:line="240" w:lineRule="auto"/>
        <w:contextualSpacing/>
        <w:rPr>
          <w:rFonts w:cstheme="minorHAnsi"/>
          <w:sz w:val="24"/>
          <w:szCs w:val="24"/>
        </w:rPr>
      </w:pPr>
      <w:r>
        <w:rPr>
          <w:sz w:val="24"/>
          <w:szCs w:val="24"/>
        </w:rPr>
        <w:t xml:space="preserve">To expand on </w:t>
      </w:r>
      <w:r w:rsidR="009D06C7">
        <w:rPr>
          <w:sz w:val="24"/>
          <w:szCs w:val="24"/>
        </w:rPr>
        <w:t xml:space="preserve">O’Malley </w:t>
      </w:r>
      <w:r w:rsidR="009D06C7" w:rsidRPr="00D93ACA">
        <w:rPr>
          <w:i/>
          <w:iCs/>
          <w:sz w:val="24"/>
          <w:szCs w:val="24"/>
        </w:rPr>
        <w:t>et al.</w:t>
      </w:r>
      <w:r w:rsidR="009D06C7">
        <w:rPr>
          <w:sz w:val="24"/>
          <w:szCs w:val="24"/>
        </w:rPr>
        <w:t xml:space="preserve"> (2020a)</w:t>
      </w:r>
      <w:r w:rsidR="003614A9">
        <w:rPr>
          <w:sz w:val="24"/>
          <w:szCs w:val="24"/>
        </w:rPr>
        <w:t xml:space="preserve"> which assessed</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salmon in the Lower Rogue River</w:t>
      </w:r>
      <w:r w:rsidR="009D06C7">
        <w:rPr>
          <w:sz w:val="24"/>
          <w:szCs w:val="24"/>
        </w:rPr>
        <w:t xml:space="preserve"> in 2019, </w:t>
      </w:r>
      <w:r w:rsidR="00252A0E">
        <w:rPr>
          <w:sz w:val="24"/>
          <w:szCs w:val="24"/>
        </w:rPr>
        <w:t xml:space="preserve">ODFW initiated a follow-up study </w:t>
      </w:r>
      <w:r w:rsidR="00E65C73">
        <w:rPr>
          <w:sz w:val="24"/>
          <w:szCs w:val="24"/>
        </w:rPr>
        <w:t>collecting samples</w:t>
      </w:r>
      <w:r w:rsidR="00E20137">
        <w:rPr>
          <w:sz w:val="24"/>
          <w:szCs w:val="24"/>
        </w:rPr>
        <w:t xml:space="preserve">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2020 using three approaches</w:t>
      </w:r>
      <w:r w:rsidR="00EC0822">
        <w:rPr>
          <w:sz w:val="24"/>
          <w:szCs w:val="24"/>
        </w:rPr>
        <w:t xml:space="preserve">: </w:t>
      </w:r>
      <w:r w:rsidR="00D93ACA" w:rsidRPr="00D93ACA">
        <w:rPr>
          <w:sz w:val="24"/>
          <w:szCs w:val="24"/>
        </w:rPr>
        <w:t>volunteer anglers, creel surveys</w:t>
      </w:r>
      <w:r w:rsidR="00EC0822">
        <w:rPr>
          <w:sz w:val="24"/>
          <w:szCs w:val="24"/>
        </w:rPr>
        <w:t>,</w:t>
      </w:r>
      <w:r w:rsidR="00D93ACA" w:rsidRPr="00D93ACA">
        <w:rPr>
          <w:sz w:val="24"/>
          <w:szCs w:val="24"/>
        </w:rPr>
        <w:t xml:space="preserve"> and seining</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C1346F3"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r w:rsidR="00C6514E">
        <w:rPr>
          <w:rFonts w:asciiTheme="minorHAnsi" w:hAnsiTheme="minorHAnsi" w:cstheme="minorHAnsi"/>
          <w:sz w:val="24"/>
          <w:szCs w:val="24"/>
        </w:rPr>
        <w:t>a</w:t>
      </w:r>
      <w:r w:rsidRPr="0042669D">
        <w:rPr>
          <w:rFonts w:asciiTheme="minorHAnsi" w:hAnsiTheme="minorHAnsi" w:cstheme="minorHAnsi"/>
          <w:sz w:val="24"/>
          <w:szCs w:val="24"/>
        </w:rPr>
        <w:t>).</w:t>
      </w: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19" w:name="_Toc91781554"/>
      <w:r w:rsidRPr="0042669D">
        <w:rPr>
          <w:rFonts w:asciiTheme="minorHAnsi" w:hAnsiTheme="minorHAnsi" w:cstheme="minorHAnsi"/>
        </w:rPr>
        <w:t>METHODS</w:t>
      </w:r>
      <w:bookmarkEnd w:id="19"/>
    </w:p>
    <w:p w14:paraId="35CF35ED" w14:textId="77777777" w:rsidR="00DE3FEE" w:rsidRPr="0042669D" w:rsidRDefault="00DE3FEE" w:rsidP="00DE3FEE">
      <w:pPr>
        <w:rPr>
          <w:rFonts w:cstheme="minorHAnsi"/>
          <w:b/>
          <w:bCs/>
          <w:sz w:val="24"/>
          <w:szCs w:val="24"/>
        </w:rPr>
      </w:pPr>
      <w:r w:rsidRPr="0042669D">
        <w:rPr>
          <w:rFonts w:cstheme="minorHAnsi"/>
          <w:b/>
          <w:bCs/>
          <w:sz w:val="24"/>
          <w:szCs w:val="24"/>
        </w:rPr>
        <w:t>Sampling</w:t>
      </w:r>
    </w:p>
    <w:p w14:paraId="695494D2" w14:textId="4F6405A1"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w:t>
      </w:r>
      <w:r w:rsidR="00EC0822">
        <w:rPr>
          <w:sz w:val="24"/>
          <w:szCs w:val="24"/>
        </w:rPr>
        <w:t>L</w:t>
      </w:r>
      <w:r w:rsidRPr="00DE3FEE">
        <w:rPr>
          <w:sz w:val="24"/>
          <w:szCs w:val="24"/>
        </w:rPr>
        <w:t xml:space="preserve">ower Rogue </w:t>
      </w:r>
      <w:r>
        <w:rPr>
          <w:sz w:val="24"/>
          <w:szCs w:val="24"/>
        </w:rPr>
        <w:t xml:space="preserve">River </w:t>
      </w:r>
      <w:r w:rsidRPr="00DE3FEE">
        <w:rPr>
          <w:sz w:val="24"/>
          <w:szCs w:val="24"/>
        </w:rPr>
        <w:t xml:space="preserve">by </w:t>
      </w:r>
      <w:r w:rsidR="00F14330">
        <w:rPr>
          <w:sz w:val="24"/>
          <w:szCs w:val="24"/>
        </w:rPr>
        <w:t>volunteer anglers, creel surveys</w:t>
      </w:r>
      <w:r w:rsidR="00EC0822">
        <w:rPr>
          <w:sz w:val="24"/>
          <w:szCs w:val="24"/>
        </w:rPr>
        <w:t>,</w:t>
      </w:r>
      <w:r w:rsidR="00F14330">
        <w:rPr>
          <w:sz w:val="24"/>
          <w:szCs w:val="24"/>
        </w:rPr>
        <w:t xml:space="preserve"> and </w:t>
      </w:r>
      <w:r w:rsidRPr="00DE3FEE">
        <w:rPr>
          <w:sz w:val="24"/>
          <w:szCs w:val="24"/>
        </w:rPr>
        <w:t>seining from April 5</w:t>
      </w:r>
      <w:r>
        <w:rPr>
          <w:sz w:val="24"/>
          <w:szCs w:val="24"/>
        </w:rPr>
        <w:t xml:space="preserve"> </w:t>
      </w:r>
      <w:r w:rsidRPr="00DE3FEE">
        <w:rPr>
          <w:sz w:val="24"/>
          <w:szCs w:val="24"/>
        </w:rPr>
        <w:t xml:space="preserve">to September 30, 2020. Sample locations ranged from the </w:t>
      </w:r>
      <w:r w:rsidR="003614A9">
        <w:rPr>
          <w:sz w:val="24"/>
          <w:szCs w:val="24"/>
        </w:rPr>
        <w:t>B</w:t>
      </w:r>
      <w:r w:rsidRPr="00DE3FEE">
        <w:rPr>
          <w:sz w:val="24"/>
          <w:szCs w:val="24"/>
        </w:rPr>
        <w:t xml:space="preserve">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6B102D33"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 xml:space="preserve">the </w:t>
      </w:r>
      <w:r w:rsidR="00EC0822">
        <w:rPr>
          <w:sz w:val="24"/>
          <w:szCs w:val="24"/>
        </w:rPr>
        <w:t>L</w:t>
      </w:r>
      <w:r w:rsidRPr="00DE3FEE">
        <w:rPr>
          <w:sz w:val="24"/>
          <w:szCs w:val="24"/>
        </w:rPr>
        <w:t>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2D94C95B"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Chinook salmon</w:t>
      </w:r>
      <w:r w:rsidR="00BB12D5">
        <w:rPr>
          <w:sz w:val="24"/>
          <w:szCs w:val="24"/>
        </w:rPr>
        <w:t xml:space="preserve"> beginning March 2</w:t>
      </w:r>
      <w:r w:rsidR="00EC0822">
        <w:rPr>
          <w:sz w:val="24"/>
          <w:szCs w:val="24"/>
        </w:rPr>
        <w:t>,</w:t>
      </w:r>
      <w:r w:rsidR="003B77E7">
        <w:rPr>
          <w:sz w:val="24"/>
          <w:szCs w:val="24"/>
        </w:rPr>
        <w:t xml:space="preserve"> </w:t>
      </w:r>
      <w:r w:rsidR="00BB12D5">
        <w:rPr>
          <w:sz w:val="24"/>
          <w:szCs w:val="24"/>
        </w:rPr>
        <w:t>2020</w:t>
      </w:r>
      <w:r w:rsidRPr="00DE3FEE">
        <w:rPr>
          <w:sz w:val="24"/>
          <w:szCs w:val="24"/>
        </w:rPr>
        <w:t xml:space="preserve">.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47628564"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w:t>
      </w:r>
      <w:r w:rsidR="0063736B">
        <w:rPr>
          <w:rFonts w:asciiTheme="minorHAnsi" w:hAnsiTheme="minorHAnsi" w:cstheme="minorHAnsi"/>
          <w:sz w:val="24"/>
          <w:szCs w:val="24"/>
        </w:rPr>
        <w:t xml:space="preserve">fish </w:t>
      </w:r>
      <w:r w:rsidRPr="007D64D4">
        <w:rPr>
          <w:rFonts w:asciiTheme="minorHAnsi" w:hAnsiTheme="minorHAnsi" w:cstheme="minorHAnsi"/>
          <w:sz w:val="24"/>
          <w:szCs w:val="24"/>
        </w:rPr>
        <w:t xml:space="preserve">in net on side of boat </w:t>
      </w:r>
      <w:r w:rsidR="0063736B">
        <w:rPr>
          <w:rFonts w:asciiTheme="minorHAnsi" w:hAnsiTheme="minorHAnsi" w:cstheme="minorHAnsi"/>
          <w:sz w:val="24"/>
          <w:szCs w:val="24"/>
        </w:rPr>
        <w:t>and</w:t>
      </w:r>
      <w:r w:rsidRPr="007D64D4">
        <w:rPr>
          <w:rFonts w:asciiTheme="minorHAnsi" w:hAnsiTheme="minorHAnsi" w:cstheme="minorHAnsi"/>
          <w:sz w:val="24"/>
          <w:szCs w:val="24"/>
        </w:rPr>
        <w:t xml:space="preserve">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5631DA6C"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Use paper hole punch to extract fin tissue sample from caudal fin (</w:t>
      </w:r>
      <w:r w:rsidR="00EC0822">
        <w:rPr>
          <w:rFonts w:asciiTheme="minorHAnsi" w:hAnsiTheme="minorHAnsi" w:cstheme="minorHAnsi"/>
          <w:sz w:val="24"/>
          <w:szCs w:val="24"/>
        </w:rPr>
        <w:t>i</w:t>
      </w:r>
      <w:r w:rsidRPr="007D64D4">
        <w:rPr>
          <w:rFonts w:asciiTheme="minorHAnsi" w:hAnsiTheme="minorHAnsi" w:cstheme="minorHAnsi"/>
          <w:sz w:val="24"/>
          <w:szCs w:val="24"/>
        </w:rPr>
        <w:t xml:space="preserve">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51954A35"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w:t>
      </w:r>
      <w:r w:rsidR="0042332A">
        <w:rPr>
          <w:rFonts w:asciiTheme="minorHAnsi" w:hAnsiTheme="minorHAnsi" w:cstheme="minorHAnsi"/>
          <w:sz w:val="24"/>
          <w:szCs w:val="24"/>
        </w:rPr>
        <w:t>D</w:t>
      </w:r>
      <w:r w:rsidRPr="007D64D4">
        <w:rPr>
          <w:rFonts w:asciiTheme="minorHAnsi" w:hAnsiTheme="minorHAnsi" w:cstheme="minorHAnsi"/>
          <w:sz w:val="24"/>
          <w:szCs w:val="24"/>
        </w:rPr>
        <w:t xml:space="preserve">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FFD7B3B"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w:t>
      </w:r>
      <w:r w:rsidR="003614A9">
        <w:rPr>
          <w:rFonts w:cstheme="minorHAnsi"/>
          <w:sz w:val="24"/>
          <w:szCs w:val="24"/>
        </w:rPr>
        <w:t xml:space="preserve"> </w:t>
      </w:r>
      <w:r w:rsidRPr="007D64D4">
        <w:rPr>
          <w:rFonts w:cstheme="minorHAnsi"/>
          <w:sz w:val="24"/>
          <w:szCs w:val="24"/>
        </w:rPr>
        <w: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0033274A">
        <w:rPr>
          <w:rFonts w:cstheme="minorHAnsi"/>
          <w:sz w:val="24"/>
          <w:szCs w:val="24"/>
        </w:rPr>
        <w:t xml:space="preserve"> </w:t>
      </w:r>
      <w:r w:rsidRPr="007D64D4">
        <w:rPr>
          <w:rFonts w:cstheme="minorHAnsi"/>
          <w:sz w:val="24"/>
          <w:szCs w:val="24"/>
        </w:rPr>
        <w:t>to June 20.</w:t>
      </w:r>
    </w:p>
    <w:p w14:paraId="73839294" w14:textId="77777777" w:rsidR="00B81E92" w:rsidRPr="007D64D4" w:rsidRDefault="00B81E92" w:rsidP="007D64D4">
      <w:pPr>
        <w:spacing w:line="240" w:lineRule="auto"/>
        <w:contextualSpacing/>
        <w:rPr>
          <w:rFonts w:cstheme="minorHAnsi"/>
          <w:sz w:val="24"/>
          <w:szCs w:val="24"/>
        </w:rPr>
      </w:pPr>
    </w:p>
    <w:p w14:paraId="5DF182D8" w14:textId="5F66C9F5" w:rsidR="00DE3FEE" w:rsidRDefault="00DE3FEE" w:rsidP="007D64D4">
      <w:pPr>
        <w:spacing w:line="240" w:lineRule="auto"/>
        <w:contextualSpacing/>
        <w:rPr>
          <w:rFonts w:cstheme="minorHAnsi"/>
          <w:sz w:val="24"/>
          <w:szCs w:val="24"/>
        </w:rPr>
      </w:pPr>
      <w:r w:rsidRPr="007D64D4">
        <w:rPr>
          <w:rFonts w:cstheme="minorHAnsi"/>
          <w:sz w:val="24"/>
          <w:szCs w:val="24"/>
        </w:rPr>
        <w:t xml:space="preserve">Creel survey samples were taken from the fish cleaning station at the Port of Gold Beach and all samples were reported to have been captured in the </w:t>
      </w:r>
      <w:r w:rsidR="003614A9">
        <w:rPr>
          <w:rFonts w:cstheme="minorHAnsi"/>
          <w:sz w:val="24"/>
          <w:szCs w:val="24"/>
        </w:rPr>
        <w:t>B</w:t>
      </w:r>
      <w:r w:rsidRPr="007D64D4">
        <w:rPr>
          <w:rFonts w:cstheme="minorHAnsi"/>
          <w:sz w:val="24"/>
          <w:szCs w:val="24"/>
        </w:rPr>
        <w:t>ay from July 8</w:t>
      </w:r>
      <w:r w:rsidR="0033274A">
        <w:rPr>
          <w:rFonts w:cstheme="minorHAnsi"/>
          <w:sz w:val="24"/>
          <w:szCs w:val="24"/>
        </w:rPr>
        <w:t xml:space="preserve"> </w:t>
      </w:r>
      <w:r w:rsidRPr="007D64D4">
        <w:rPr>
          <w:rFonts w:cstheme="minorHAnsi"/>
          <w:sz w:val="24"/>
          <w:szCs w:val="24"/>
        </w:rPr>
        <w:t>to July 19</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0033274A">
        <w:rPr>
          <w:rFonts w:cstheme="minorHAnsi"/>
          <w:sz w:val="24"/>
          <w:szCs w:val="24"/>
        </w:rPr>
        <w:t xml:space="preserve"> </w:t>
      </w:r>
      <w:r w:rsidRPr="007D64D4">
        <w:rPr>
          <w:rFonts w:cstheme="minorHAnsi"/>
          <w:sz w:val="24"/>
          <w:szCs w:val="24"/>
        </w:rPr>
        <w:t xml:space="preserve">to September 30. </w:t>
      </w:r>
    </w:p>
    <w:p w14:paraId="0B22E81F" w14:textId="552F9C8A" w:rsidR="0048366E" w:rsidRDefault="0048366E" w:rsidP="007D64D4">
      <w:pPr>
        <w:spacing w:line="240" w:lineRule="auto"/>
        <w:contextualSpacing/>
        <w:rPr>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7F28C8BA"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w:t>
      </w:r>
      <w:r w:rsidR="006479A0">
        <w:rPr>
          <w:rFonts w:cstheme="minorHAnsi"/>
          <w:sz w:val="24"/>
          <w:szCs w:val="24"/>
        </w:rPr>
        <w:t>15-minute</w:t>
      </w:r>
      <w:r w:rsidR="0048366E">
        <w:rPr>
          <w:rFonts w:cstheme="minorHAnsi"/>
          <w:sz w:val="24"/>
          <w:szCs w:val="24"/>
        </w:rPr>
        <w:t xml:space="preserve"> intervals through 2019 and 2020 and daily mean values </w:t>
      </w:r>
      <w:r>
        <w:rPr>
          <w:rFonts w:cstheme="minorHAnsi"/>
          <w:sz w:val="24"/>
          <w:szCs w:val="24"/>
        </w:rPr>
        <w:t xml:space="preserve">were calculated </w:t>
      </w:r>
      <w:r w:rsidR="0048366E">
        <w:rPr>
          <w:rFonts w:cstheme="minorHAnsi"/>
          <w:sz w:val="24"/>
          <w:szCs w:val="24"/>
        </w:rPr>
        <w:t>for each variable.</w:t>
      </w:r>
    </w:p>
    <w:p w14:paraId="15357023" w14:textId="77777777" w:rsidR="00DE3FEE" w:rsidRPr="007D64D4" w:rsidRDefault="00DE3FEE" w:rsidP="00DE3FEE">
      <w:pPr>
        <w:rPr>
          <w:rFonts w:cstheme="minorHAnsi"/>
          <w:sz w:val="24"/>
          <w:szCs w:val="24"/>
        </w:rPr>
      </w:pP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055EB11F"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353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 xml:space="preserve">SNPs (Ots37124_12277401 and Ots37124_12310649)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3614A9">
        <w:rPr>
          <w:rFonts w:cstheme="minorHAnsi"/>
          <w:sz w:val="24"/>
          <w:szCs w:val="24"/>
        </w:rPr>
        <w:t>,</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5676461E"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r w:rsidR="00BC497C" w:rsidRPr="005F6720">
        <w:rPr>
          <w:sz w:val="24"/>
          <w:szCs w:val="24"/>
        </w:rPr>
        <w:t>Negative and positive controls</w:t>
      </w:r>
      <w:r w:rsidR="0042332A">
        <w:rPr>
          <w:sz w:val="24"/>
          <w:szCs w:val="24"/>
        </w:rPr>
        <w:t>,</w:t>
      </w:r>
      <w:r w:rsidR="00BC497C" w:rsidRPr="005F6720">
        <w:rPr>
          <w:sz w:val="24"/>
          <w:szCs w:val="24"/>
        </w:rPr>
        <w:t xml:space="preserve"> as well as replicates were genotyped.</w:t>
      </w:r>
      <w:r w:rsidR="00BC497C">
        <w:rPr>
          <w:sz w:val="24"/>
          <w:szCs w:val="24"/>
        </w:rPr>
        <w:t xml:space="preserve"> </w:t>
      </w:r>
      <w:r w:rsidRPr="00DE3FEE">
        <w:rPr>
          <w:sz w:val="24"/>
          <w:szCs w:val="24"/>
        </w:rPr>
        <w:t>Amplicons were sequenced on an Illumina NextSeq</w:t>
      </w:r>
      <w:r w:rsidR="00542306">
        <w:rPr>
          <w:sz w:val="24"/>
          <w:szCs w:val="24"/>
        </w:rPr>
        <w:t>500</w:t>
      </w:r>
      <w:r w:rsidRPr="00DE3FEE">
        <w:rPr>
          <w:sz w:val="24"/>
          <w:szCs w:val="24"/>
        </w:rPr>
        <w:t xml:space="preserve"> 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5"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57C74D82" w:rsidR="00DE3FEE" w:rsidRPr="00DE3FEE" w:rsidRDefault="00DE3FEE" w:rsidP="00DE3FEE">
      <w:pPr>
        <w:rPr>
          <w:sz w:val="24"/>
          <w:szCs w:val="24"/>
        </w:rPr>
      </w:pPr>
      <w:r w:rsidRPr="00DE3FEE">
        <w:rPr>
          <w:sz w:val="24"/>
          <w:szCs w:val="24"/>
        </w:rPr>
        <w:t xml:space="preserve">Briefly, we filtered genotypes </w:t>
      </w:r>
      <w:r w:rsidR="006479A0" w:rsidRPr="00DE3FEE">
        <w:rPr>
          <w:sz w:val="24"/>
          <w:szCs w:val="24"/>
        </w:rPr>
        <w:t>based on</w:t>
      </w:r>
      <w:r w:rsidRPr="00DE3FEE">
        <w:rPr>
          <w:sz w:val="24"/>
          <w:szCs w:val="24"/>
        </w:rPr>
        <w:t xml:space="preserve"> missingness, sample duplication and the individual fuzziness index (IFI), which estimates the amount of cross-contamination </w:t>
      </w:r>
      <w:r w:rsidR="006479A0" w:rsidRPr="00DE3FEE">
        <w:rPr>
          <w:sz w:val="24"/>
          <w:szCs w:val="24"/>
        </w:rPr>
        <w:t xml:space="preserve">in </w:t>
      </w:r>
      <w:proofErr w:type="gramStart"/>
      <w:r w:rsidR="006479A0" w:rsidRPr="00DE3FEE">
        <w:rPr>
          <w:sz w:val="24"/>
          <w:szCs w:val="24"/>
        </w:rPr>
        <w:t>each</w:t>
      </w:r>
      <w:r w:rsidR="00534D41">
        <w:rPr>
          <w:sz w:val="24"/>
          <w:szCs w:val="24"/>
        </w:rPr>
        <w:t xml:space="preserve"> individual</w:t>
      </w:r>
      <w:proofErr w:type="gramEnd"/>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w:t>
      </w:r>
      <w:r w:rsidR="006479A0" w:rsidRPr="00DE3FEE">
        <w:rPr>
          <w:sz w:val="24"/>
          <w:szCs w:val="24"/>
        </w:rPr>
        <w:t>i.e.,</w:t>
      </w:r>
      <w:r w:rsidRPr="00DE3FEE">
        <w:rPr>
          <w:sz w:val="24"/>
          <w:szCs w:val="24"/>
        </w:rPr>
        <w:t xml:space="preserve"> greater than 10% putative background reads). In our second round of filtering, we removed individuals with more than 10% missing data, then removed SNPs with greater than 20% missing data, and individuals with IFI greater than 2.5. We then examined any SNP with greater than 10% missing </w:t>
      </w:r>
      <w:r w:rsidR="006479A0" w:rsidRPr="00DE3FEE">
        <w:rPr>
          <w:sz w:val="24"/>
          <w:szCs w:val="24"/>
        </w:rPr>
        <w:t>data and</w:t>
      </w:r>
      <w:r w:rsidRPr="00DE3FEE">
        <w:rPr>
          <w:sz w:val="24"/>
          <w:szCs w:val="24"/>
        </w:rPr>
        <w:t xml:space="preserve">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w:t>
      </w:r>
      <w:commentRangeStart w:id="20"/>
      <w:r w:rsidRPr="00DE3FEE">
        <w:rPr>
          <w:sz w:val="24"/>
          <w:szCs w:val="24"/>
        </w:rPr>
        <w:t>report</w:t>
      </w:r>
      <w:commentRangeEnd w:id="20"/>
      <w:r w:rsidR="00684D8D">
        <w:rPr>
          <w:rStyle w:val="CommentReference"/>
        </w:rPr>
        <w:commentReference w:id="20"/>
      </w:r>
      <w:r w:rsidRPr="00DE3FEE">
        <w:rPr>
          <w:sz w:val="24"/>
          <w:szCs w:val="24"/>
        </w:rPr>
        <w:t>.</w:t>
      </w:r>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21" w:name="_Toc91781555"/>
      <w:r w:rsidRPr="00D90081">
        <w:rPr>
          <w:rFonts w:asciiTheme="minorHAnsi" w:hAnsiTheme="minorHAnsi"/>
        </w:rPr>
        <w:t>RESULTS</w:t>
      </w:r>
      <w:bookmarkEnd w:id="21"/>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FC17822"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w:t>
      </w:r>
      <w:r w:rsidR="0041303F">
        <w:rPr>
          <w:sz w:val="24"/>
          <w:szCs w:val="24"/>
        </w:rPr>
        <w:t>L</w:t>
      </w:r>
      <w:r w:rsidRPr="009E3DE5">
        <w:rPr>
          <w:sz w:val="24"/>
          <w:szCs w:val="24"/>
        </w:rPr>
        <w:t xml:space="preserve">ower Rogue River, 12 individuals </w:t>
      </w:r>
      <w:r w:rsidR="00EE60E9">
        <w:rPr>
          <w:sz w:val="24"/>
          <w:szCs w:val="24"/>
        </w:rPr>
        <w:t xml:space="preserve">were </w:t>
      </w:r>
      <w:r w:rsidRPr="009E3DE5">
        <w:rPr>
          <w:sz w:val="24"/>
          <w:szCs w:val="24"/>
        </w:rPr>
        <w:t>sampled in Rogue Bay through creel surveys</w:t>
      </w:r>
      <w:r w:rsidR="0041303F">
        <w:rPr>
          <w:sz w:val="24"/>
          <w:szCs w:val="24"/>
        </w:rPr>
        <w:t>,</w:t>
      </w:r>
      <w:r w:rsidRPr="009E3DE5">
        <w:rPr>
          <w:sz w:val="24"/>
          <w:szCs w:val="24"/>
        </w:rPr>
        <w:t xml:space="preserve">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00D51E43">
        <w:rPr>
          <w:sz w:val="24"/>
          <w:szCs w:val="24"/>
        </w:rPr>
        <w:t xml:space="preserve">there were </w:t>
      </w:r>
      <w:r w:rsidRPr="009E3DE5">
        <w:rPr>
          <w:sz w:val="24"/>
          <w:szCs w:val="24"/>
        </w:rPr>
        <w:t xml:space="preserve">no highwater events </w:t>
      </w:r>
      <w:r w:rsidR="00D51E43">
        <w:rPr>
          <w:sz w:val="24"/>
          <w:szCs w:val="24"/>
        </w:rPr>
        <w:t>and samples</w:t>
      </w:r>
      <w:r w:rsidRPr="00000C18">
        <w:rPr>
          <w:sz w:val="24"/>
          <w:szCs w:val="24"/>
        </w:rPr>
        <w:t xml:space="preserve">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00CB1CDB">
        <w:rPr>
          <w:sz w:val="24"/>
          <w:szCs w:val="24"/>
        </w:rPr>
        <w:t xml:space="preserve"> </w:t>
      </w:r>
      <w:r w:rsidRPr="009E3DE5">
        <w:rPr>
          <w:sz w:val="24"/>
          <w:szCs w:val="24"/>
        </w:rPr>
        <w:t>to June 20</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0F422702" w:rsidR="009653EA" w:rsidRDefault="00590F99" w:rsidP="009E3DE5">
      <w:pPr>
        <w:spacing w:line="240" w:lineRule="auto"/>
        <w:contextualSpacing/>
        <w:rPr>
          <w:sz w:val="24"/>
          <w:szCs w:val="24"/>
        </w:rPr>
      </w:pPr>
      <w:r>
        <w:rPr>
          <w:sz w:val="24"/>
          <w:szCs w:val="24"/>
        </w:rPr>
        <w:t xml:space="preserve"> </w:t>
      </w: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161C1BAB"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w:t>
      </w:r>
      <w:r w:rsidR="00E06986">
        <w:rPr>
          <w:sz w:val="24"/>
          <w:szCs w:val="24"/>
        </w:rPr>
        <w:t>C</w:t>
      </w:r>
      <w:r w:rsidR="00510BF7">
        <w:rPr>
          <w:sz w:val="24"/>
          <w:szCs w:val="24"/>
        </w:rPr>
        <w:t xml:space="preserve">hinook </w:t>
      </w:r>
      <w:r w:rsidR="00E06986">
        <w:rPr>
          <w:sz w:val="24"/>
          <w:szCs w:val="24"/>
        </w:rPr>
        <w:t>salmon</w:t>
      </w:r>
      <w:r w:rsidR="00510BF7">
        <w:rPr>
          <w:sz w:val="24"/>
          <w:szCs w:val="24"/>
        </w:rPr>
        <w:t xml:space="preserve"> less than 575 mm</w:t>
      </w:r>
      <w:r w:rsidR="003614A9">
        <w:rPr>
          <w:sz w:val="24"/>
          <w:szCs w:val="24"/>
        </w:rPr>
        <w:t xml:space="preserve"> fork length were identified as jacks</w:t>
      </w:r>
      <w:r w:rsidR="00E06986">
        <w:rPr>
          <w:sz w:val="24"/>
          <w:szCs w:val="24"/>
        </w:rPr>
        <w:t>.</w:t>
      </w:r>
    </w:p>
    <w:p w14:paraId="64C62760" w14:textId="200705C9" w:rsidR="009E3DE5" w:rsidRDefault="009E3DE5" w:rsidP="00144E70">
      <w:pPr>
        <w:rPr>
          <w:sz w:val="24"/>
          <w:szCs w:val="24"/>
        </w:rPr>
      </w:pPr>
    </w:p>
    <w:p w14:paraId="4875B70D" w14:textId="77777777" w:rsidR="00534D41" w:rsidRDefault="00534D41" w:rsidP="00144E70">
      <w:pPr>
        <w:rPr>
          <w:sz w:val="24"/>
          <w:szCs w:val="24"/>
        </w:rPr>
      </w:pPr>
    </w:p>
    <w:p w14:paraId="07DDC966" w14:textId="32406525" w:rsidR="009E3DE5" w:rsidRDefault="00097907" w:rsidP="00144E70">
      <w:pPr>
        <w:rPr>
          <w:sz w:val="24"/>
          <w:szCs w:val="24"/>
        </w:rPr>
      </w:pPr>
      <w:commentRangeStart w:id="22"/>
      <w:commentRangeStart w:id="23"/>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commentRangeEnd w:id="22"/>
      <w:r w:rsidR="0059129E">
        <w:rPr>
          <w:rStyle w:val="CommentReference"/>
        </w:rPr>
        <w:commentReference w:id="22"/>
      </w:r>
      <w:commentRangeEnd w:id="23"/>
      <w:r w:rsidR="00C20093">
        <w:rPr>
          <w:rStyle w:val="CommentReference"/>
        </w:rPr>
        <w:commentReference w:id="23"/>
      </w:r>
    </w:p>
    <w:p w14:paraId="49381FB7" w14:textId="60AEBA9F" w:rsidR="00097907" w:rsidRDefault="00097907" w:rsidP="00144E70">
      <w:pPr>
        <w:rPr>
          <w:sz w:val="24"/>
          <w:szCs w:val="24"/>
        </w:rPr>
      </w:pPr>
      <w:r w:rsidRPr="00632FAC">
        <w:rPr>
          <w:b/>
          <w:bCs/>
          <w:sz w:val="24"/>
          <w:szCs w:val="24"/>
        </w:rPr>
        <w:t>Figure 2</w:t>
      </w:r>
      <w:r w:rsidR="00534D41" w:rsidRPr="00632FAC">
        <w:rPr>
          <w:b/>
          <w:bCs/>
          <w:sz w:val="24"/>
          <w:szCs w:val="24"/>
        </w:rPr>
        <w:t>.</w:t>
      </w:r>
      <w:r>
        <w:rPr>
          <w:sz w:val="24"/>
          <w:szCs w:val="24"/>
        </w:rPr>
        <w:t xml:space="preserve"> Number of individuals sampled by volunteer anglers, creel survey (cleaning station) or seine. Counts are binned into weeklong intervals bounded by dates on the x-axis.</w:t>
      </w:r>
    </w:p>
    <w:p w14:paraId="04209C50" w14:textId="721952CB" w:rsidR="009E3DE5" w:rsidRDefault="009E3DE5" w:rsidP="00144E70">
      <w:pPr>
        <w:rPr>
          <w:sz w:val="24"/>
          <w:szCs w:val="24"/>
        </w:rPr>
      </w:pPr>
    </w:p>
    <w:p w14:paraId="3AB73C70" w14:textId="012C166F" w:rsidR="00946086" w:rsidRDefault="00946086" w:rsidP="00144E70">
      <w:pPr>
        <w:rPr>
          <w:sz w:val="24"/>
          <w:szCs w:val="24"/>
        </w:rPr>
      </w:pPr>
      <w:commentRangeStart w:id="24"/>
      <w:commentRangeStart w:id="25"/>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commentRangeEnd w:id="24"/>
      <w:r w:rsidR="0059129E">
        <w:rPr>
          <w:rStyle w:val="CommentReference"/>
        </w:rPr>
        <w:commentReference w:id="24"/>
      </w:r>
      <w:commentRangeEnd w:id="25"/>
      <w:r w:rsidR="00C20093">
        <w:rPr>
          <w:rStyle w:val="CommentReference"/>
        </w:rPr>
        <w:commentReference w:id="25"/>
      </w:r>
    </w:p>
    <w:p w14:paraId="508A3C9E" w14:textId="4F0883E3" w:rsidR="009E3DE5" w:rsidRDefault="009E3DE5" w:rsidP="00144E70">
      <w:pPr>
        <w:rPr>
          <w:sz w:val="24"/>
          <w:szCs w:val="24"/>
        </w:rPr>
      </w:pPr>
      <w:r w:rsidRPr="00632FAC">
        <w:rPr>
          <w:b/>
          <w:bCs/>
          <w:sz w:val="24"/>
          <w:szCs w:val="24"/>
        </w:rPr>
        <w:t xml:space="preserve">Figure </w:t>
      </w:r>
      <w:r w:rsidR="00946086" w:rsidRPr="00632FAC">
        <w:rPr>
          <w:b/>
          <w:bCs/>
          <w:sz w:val="24"/>
          <w:szCs w:val="24"/>
        </w:rPr>
        <w:t>3</w:t>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 xml:space="preserve">Log10 transformed </w:t>
      </w:r>
      <w:commentRangeStart w:id="26"/>
      <w:commentRangeStart w:id="27"/>
      <w:r w:rsidR="00946086">
        <w:rPr>
          <w:sz w:val="24"/>
          <w:szCs w:val="24"/>
        </w:rPr>
        <w:t xml:space="preserve">cubic feet </w:t>
      </w:r>
      <w:commentRangeEnd w:id="26"/>
      <w:r w:rsidR="00BE7176">
        <w:rPr>
          <w:rStyle w:val="CommentReference"/>
        </w:rPr>
        <w:commentReference w:id="26"/>
      </w:r>
      <w:commentRangeEnd w:id="27"/>
      <w:r w:rsidR="00C20093">
        <w:rPr>
          <w:rStyle w:val="CommentReference"/>
        </w:rPr>
        <w:commentReference w:id="27"/>
      </w:r>
      <w:r w:rsidR="00946086">
        <w:rPr>
          <w:sz w:val="24"/>
          <w:szCs w:val="24"/>
        </w:rPr>
        <w:t>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Chinook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proofErr w:type="gramStart"/>
      <w:r w:rsidR="00277D8E">
        <w:rPr>
          <w:sz w:val="24"/>
          <w:szCs w:val="24"/>
        </w:rPr>
        <w:t>a</w:t>
      </w:r>
      <w:r w:rsidR="000262A3">
        <w:rPr>
          <w:sz w:val="24"/>
          <w:szCs w:val="24"/>
        </w:rPr>
        <w:t>)</w:t>
      </w:r>
      <w:r w:rsidR="00946086">
        <w:rPr>
          <w:sz w:val="24"/>
          <w:szCs w:val="24"/>
        </w:rPr>
        <w:t>(</w:t>
      </w:r>
      <w:proofErr w:type="gramEnd"/>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490249FD" w14:textId="7E3FB15D" w:rsidR="009348FC" w:rsidRDefault="009E3DE5" w:rsidP="009348FC">
      <w:pPr>
        <w:rPr>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discordant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r w:rsidR="009348FC">
        <w:rPr>
          <w:sz w:val="24"/>
          <w:szCs w:val="24"/>
        </w:rPr>
        <w:t xml:space="preserve">Discordant genotypes are those that disagree at </w:t>
      </w:r>
      <w:r w:rsidR="009348FC" w:rsidRPr="00B62C6A">
        <w:rPr>
          <w:i/>
          <w:iCs/>
          <w:sz w:val="24"/>
          <w:szCs w:val="24"/>
        </w:rPr>
        <w:t>greb1l</w:t>
      </w:r>
      <w:r w:rsidR="009348FC">
        <w:rPr>
          <w:sz w:val="24"/>
          <w:szCs w:val="24"/>
        </w:rPr>
        <w:t xml:space="preserve"> SNP1 and SNP2.</w:t>
      </w:r>
      <w:r w:rsidR="009348FC" w:rsidRPr="00934004" w:rsidDel="00934004">
        <w:rPr>
          <w:sz w:val="24"/>
          <w:szCs w:val="24"/>
        </w:rPr>
        <w:t xml:space="preserve"> </w:t>
      </w:r>
    </w:p>
    <w:p w14:paraId="6F0ED842" w14:textId="77DD56AF" w:rsidR="003751E4" w:rsidRPr="00DE3FEE" w:rsidRDefault="003751E4" w:rsidP="003751E4">
      <w:pPr>
        <w:rPr>
          <w:sz w:val="24"/>
          <w:szCs w:val="24"/>
        </w:rPr>
      </w:pP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lastRenderedPageBreak/>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24837EA7"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w:t>
      </w:r>
      <w:r w:rsidR="00A310D2">
        <w:rPr>
          <w:sz w:val="24"/>
          <w:szCs w:val="24"/>
        </w:rPr>
        <w:t xml:space="preserve">individuals </w:t>
      </w:r>
      <w:r w:rsidR="00934004">
        <w:rPr>
          <w:sz w:val="24"/>
          <w:szCs w:val="24"/>
        </w:rPr>
        <w:t>sampled</w:t>
      </w:r>
      <w:r w:rsidR="00934004" w:rsidRPr="00934004">
        <w:rPr>
          <w:sz w:val="24"/>
          <w:szCs w:val="24"/>
        </w:rPr>
        <w:t xml:space="preserve"> </w:t>
      </w:r>
      <w:r w:rsidR="00A310D2">
        <w:rPr>
          <w:sz w:val="24"/>
          <w:szCs w:val="24"/>
        </w:rPr>
        <w:t xml:space="preserve">in 2020 </w:t>
      </w:r>
      <w:r w:rsidR="00934004" w:rsidRPr="00934004">
        <w:rPr>
          <w:sz w:val="24"/>
          <w:szCs w:val="24"/>
        </w:rPr>
        <w:t xml:space="preserve">with homozygous spring, heterozygous, homozygous </w:t>
      </w:r>
      <w:r w:rsidR="00304A06" w:rsidRPr="00934004">
        <w:rPr>
          <w:sz w:val="24"/>
          <w:szCs w:val="24"/>
        </w:rPr>
        <w:t>fall,</w:t>
      </w:r>
      <w:r w:rsidR="00934004" w:rsidRPr="00934004">
        <w:rPr>
          <w:sz w:val="24"/>
          <w:szCs w:val="24"/>
        </w:rPr>
        <w:t xml:space="preserve">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3B2C87F0" w:rsidR="009E3DE5" w:rsidRDefault="009E3DE5" w:rsidP="00144E70">
      <w:pPr>
        <w:rPr>
          <w:sz w:val="24"/>
          <w:szCs w:val="24"/>
        </w:rPr>
      </w:pPr>
      <w:bookmarkStart w:id="28" w:name="_Hlk116025320"/>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w:t>
      </w:r>
      <w:r w:rsidR="00590F99">
        <w:rPr>
          <w:sz w:val="24"/>
          <w:szCs w:val="24"/>
        </w:rPr>
        <w:t xml:space="preserve">genotyped </w:t>
      </w:r>
      <w:r w:rsidRPr="009E3DE5">
        <w:rPr>
          <w:sz w:val="24"/>
          <w:szCs w:val="24"/>
        </w:rPr>
        <w:t xml:space="preserve">homozygous </w:t>
      </w:r>
      <w:r w:rsidR="00474D12">
        <w:rPr>
          <w:sz w:val="24"/>
          <w:szCs w:val="24"/>
        </w:rPr>
        <w:t>spring</w:t>
      </w:r>
      <w:r w:rsidRPr="009E3DE5">
        <w:rPr>
          <w:sz w:val="24"/>
          <w:szCs w:val="24"/>
        </w:rPr>
        <w:t xml:space="preserve">, 37 were </w:t>
      </w:r>
      <w:r w:rsidR="00590F99">
        <w:rPr>
          <w:sz w:val="24"/>
          <w:szCs w:val="24"/>
        </w:rPr>
        <w:t xml:space="preserve">genotyped </w:t>
      </w:r>
      <w:r w:rsidRPr="009E3DE5">
        <w:rPr>
          <w:sz w:val="24"/>
          <w:szCs w:val="24"/>
        </w:rPr>
        <w:t xml:space="preserve">heterozygous, and 122 were </w:t>
      </w:r>
      <w:r w:rsidR="00590F99">
        <w:rPr>
          <w:sz w:val="24"/>
          <w:szCs w:val="24"/>
        </w:rPr>
        <w:t xml:space="preserve">genotyped </w:t>
      </w:r>
      <w:r w:rsidRPr="009E3DE5">
        <w:rPr>
          <w:sz w:val="24"/>
          <w:szCs w:val="24"/>
        </w:rPr>
        <w:t xml:space="preserve">homozygous </w:t>
      </w:r>
      <w:r w:rsidR="00474D12">
        <w:rPr>
          <w:sz w:val="24"/>
          <w:szCs w:val="24"/>
        </w:rPr>
        <w:t>fall</w:t>
      </w:r>
      <w:r w:rsidRPr="009E3DE5">
        <w:rPr>
          <w:sz w:val="24"/>
          <w:szCs w:val="24"/>
        </w:rPr>
        <w:t xml:space="preserve"> </w:t>
      </w:r>
      <w:bookmarkEnd w:id="28"/>
      <w:r w:rsidRPr="009E3DE5">
        <w:rPr>
          <w:sz w:val="24"/>
          <w:szCs w:val="24"/>
        </w:rPr>
        <w:t xml:space="preserve">(Figure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00934004">
        <w:rPr>
          <w:sz w:val="24"/>
          <w:szCs w:val="24"/>
        </w:rPr>
        <w:t xml:space="preserve">. </w:t>
      </w:r>
      <w:r w:rsidRPr="009E3DE5">
        <w:rPr>
          <w:sz w:val="24"/>
          <w:szCs w:val="24"/>
        </w:rPr>
        <w:t xml:space="preserve">Samples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4D5886">
        <w:rPr>
          <w:sz w:val="24"/>
          <w:szCs w:val="24"/>
        </w:rPr>
        <w:t xml:space="preserve"> </w:t>
      </w:r>
      <w:r w:rsidRPr="009E3DE5">
        <w:rPr>
          <w:sz w:val="24"/>
          <w:szCs w:val="24"/>
        </w:rPr>
        <w:t>to June 10</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00474D12">
        <w:rPr>
          <w:sz w:val="24"/>
          <w:szCs w:val="24"/>
        </w:rPr>
        <w:t xml:space="preserve"> </w:t>
      </w:r>
      <w:r w:rsidRPr="009E3DE5">
        <w:rPr>
          <w:sz w:val="24"/>
          <w:szCs w:val="24"/>
        </w:rPr>
        <w:t>to August 12</w:t>
      </w:r>
      <w:r w:rsidR="003A6673">
        <w:rPr>
          <w:sz w:val="24"/>
          <w:szCs w:val="24"/>
        </w:rPr>
        <w:t xml:space="preserve">. </w:t>
      </w:r>
      <w:r w:rsidRPr="009E3DE5">
        <w:rPr>
          <w:sz w:val="24"/>
          <w:szCs w:val="24"/>
        </w:rPr>
        <w:t>July 19</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w:t>
      </w:r>
      <w:r w:rsidR="00304A06" w:rsidRPr="009E3DE5">
        <w:rPr>
          <w:sz w:val="24"/>
          <w:szCs w:val="24"/>
        </w:rPr>
        <w:t>observed,</w:t>
      </w:r>
      <w:r w:rsidRPr="009E3DE5">
        <w:rPr>
          <w:sz w:val="24"/>
          <w:szCs w:val="24"/>
        </w:rPr>
        <w:t xml:space="preserve"> and September 4</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lastRenderedPageBreak/>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399F58EF"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individuals</w:t>
      </w:r>
      <w:r w:rsidR="003A6673" w:rsidRPr="00934004">
        <w:rPr>
          <w:sz w:val="24"/>
          <w:szCs w:val="24"/>
        </w:rPr>
        <w:t xml:space="preserve"> </w:t>
      </w:r>
      <w:r w:rsidR="00A310D2">
        <w:rPr>
          <w:sz w:val="24"/>
          <w:szCs w:val="24"/>
        </w:rPr>
        <w:t xml:space="preserve">sampled in 2020 </w:t>
      </w:r>
      <w:r w:rsidR="003A6673" w:rsidRPr="00934004">
        <w:rPr>
          <w:sz w:val="24"/>
          <w:szCs w:val="24"/>
        </w:rPr>
        <w:t xml:space="preserve">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218F09B9" w14:textId="7561E530" w:rsidR="00144E70" w:rsidRDefault="00F61268" w:rsidP="00277D8E">
      <w:pPr>
        <w:rPr>
          <w:sz w:val="24"/>
          <w:szCs w:val="24"/>
        </w:rPr>
      </w:pPr>
      <w:r>
        <w:rPr>
          <w:sz w:val="24"/>
          <w:szCs w:val="24"/>
        </w:rPr>
        <w:t>The mean sampling date of homozygous spring, heterozygo</w:t>
      </w:r>
      <w:r w:rsidR="001A3EC1">
        <w:rPr>
          <w:sz w:val="24"/>
          <w:szCs w:val="24"/>
        </w:rPr>
        <w:t>us</w:t>
      </w:r>
      <w:r>
        <w:rPr>
          <w:sz w:val="24"/>
          <w:szCs w:val="24"/>
        </w:rPr>
        <w:t xml:space="preserve">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 xml:space="preserve">was May 12, July </w:t>
      </w:r>
      <w:proofErr w:type="gramStart"/>
      <w:r w:rsidR="00A50D04">
        <w:rPr>
          <w:sz w:val="24"/>
          <w:szCs w:val="24"/>
        </w:rPr>
        <w:t>6</w:t>
      </w:r>
      <w:proofErr w:type="gramEnd"/>
      <w:r>
        <w:rPr>
          <w:sz w:val="24"/>
          <w:szCs w:val="24"/>
        </w:rPr>
        <w:t xml:space="preserve"> and September 4, respectively</w:t>
      </w:r>
      <w:r w:rsidR="005453C8">
        <w:rPr>
          <w:sz w:val="24"/>
          <w:szCs w:val="24"/>
        </w:rPr>
        <w:t xml:space="preserve"> (Supplemental Figure </w:t>
      </w:r>
      <w:commentRangeStart w:id="29"/>
      <w:r w:rsidR="005453C8">
        <w:rPr>
          <w:sz w:val="24"/>
          <w:szCs w:val="24"/>
        </w:rPr>
        <w:t>2</w:t>
      </w:r>
      <w:commentRangeEnd w:id="29"/>
      <w:r w:rsidR="00590F99">
        <w:rPr>
          <w:rStyle w:val="CommentReference"/>
        </w:rPr>
        <w:commentReference w:id="29"/>
      </w:r>
      <w:r w:rsidR="005453C8">
        <w:rPr>
          <w:sz w:val="24"/>
          <w:szCs w:val="24"/>
        </w:rPr>
        <w:t>)</w:t>
      </w:r>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Pr>
          <w:sz w:val="24"/>
          <w:szCs w:val="24"/>
        </w:rPr>
        <w:t xml:space="preserve">, corresponding to a </w:t>
      </w:r>
      <w:commentRangeStart w:id="30"/>
      <w:r w:rsidR="005453C8">
        <w:rPr>
          <w:sz w:val="24"/>
          <w:szCs w:val="24"/>
        </w:rPr>
        <w:t xml:space="preserve">degree of dominance of 0.038 for the </w:t>
      </w:r>
      <w:r w:rsidR="004B4C25">
        <w:rPr>
          <w:sz w:val="24"/>
          <w:szCs w:val="24"/>
        </w:rPr>
        <w:t>spring</w:t>
      </w:r>
      <w:r w:rsidR="005453C8">
        <w:rPr>
          <w:sz w:val="24"/>
          <w:szCs w:val="24"/>
        </w:rPr>
        <w:t xml:space="preserve"> associated allele</w:t>
      </w:r>
      <w:commentRangeEnd w:id="30"/>
      <w:r w:rsidR="003A0FD8">
        <w:rPr>
          <w:rStyle w:val="CommentReference"/>
        </w:rPr>
        <w:commentReference w:id="30"/>
      </w:r>
      <w:r w:rsidR="005453C8">
        <w:rPr>
          <w:sz w:val="24"/>
          <w:szCs w:val="24"/>
        </w:rPr>
        <w:t>.</w:t>
      </w:r>
    </w:p>
    <w:p w14:paraId="1124C574" w14:textId="77777777" w:rsidR="00277D8E" w:rsidRPr="00290250" w:rsidRDefault="00277D8E" w:rsidP="00277D8E">
      <w:pPr>
        <w:rPr>
          <w:b/>
          <w:bCs/>
          <w:iCs/>
          <w:caps/>
          <w:sz w:val="24"/>
          <w:szCs w:val="32"/>
        </w:rPr>
      </w:pPr>
    </w:p>
    <w:p w14:paraId="494CAD42" w14:textId="535F1960" w:rsidR="004D6825" w:rsidRPr="001E3418" w:rsidRDefault="00144E70" w:rsidP="001E3418">
      <w:pPr>
        <w:pStyle w:val="Heading1"/>
        <w:rPr>
          <w:rFonts w:asciiTheme="minorHAnsi" w:hAnsiTheme="minorHAnsi"/>
        </w:rPr>
      </w:pPr>
      <w:bookmarkStart w:id="31" w:name="_Toc91781556"/>
      <w:r w:rsidRPr="00290250">
        <w:rPr>
          <w:rFonts w:asciiTheme="minorHAnsi" w:hAnsiTheme="minorHAnsi"/>
        </w:rPr>
        <w:t>DISCUSSION</w:t>
      </w:r>
      <w:bookmarkEnd w:id="31"/>
    </w:p>
    <w:p w14:paraId="7AEC7BAB" w14:textId="04FAE915"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the Lower Rogue River</w:t>
      </w:r>
      <w:r w:rsidR="00D94686">
        <w:rPr>
          <w:rFonts w:cstheme="minorHAnsi"/>
          <w:sz w:val="24"/>
          <w:szCs w:val="24"/>
        </w:rPr>
        <w:t xml:space="preserve">, revealing relationships between adult run timing and genotypes at </w:t>
      </w:r>
      <w:r w:rsidR="00AE7815">
        <w:rPr>
          <w:rFonts w:cstheme="minorHAnsi"/>
          <w:sz w:val="24"/>
          <w:szCs w:val="24"/>
        </w:rPr>
        <w:t>two SNPs.</w:t>
      </w:r>
      <w:r w:rsidR="00901C6A">
        <w:rPr>
          <w:rFonts w:cstheme="minorHAnsi"/>
          <w:sz w:val="24"/>
          <w:szCs w:val="24"/>
        </w:rPr>
        <w:t xml:space="preserve"> Sampling </w:t>
      </w:r>
      <w:r w:rsidR="00A20506">
        <w:rPr>
          <w:rFonts w:cstheme="minorHAnsi"/>
          <w:sz w:val="24"/>
          <w:szCs w:val="24"/>
        </w:rPr>
        <w:t>effort was expanded in 2020 to include creel surveys and seining in addition to volunteer anglers</w:t>
      </w:r>
      <w:r w:rsidR="0052254A">
        <w:rPr>
          <w:rFonts w:cstheme="minorHAnsi"/>
          <w:sz w:val="24"/>
          <w:szCs w:val="24"/>
        </w:rPr>
        <w:t>,</w:t>
      </w:r>
      <w:r w:rsidR="00A20506">
        <w:rPr>
          <w:rFonts w:cstheme="minorHAnsi"/>
          <w:sz w:val="24"/>
          <w:szCs w:val="24"/>
        </w:rPr>
        <w:t xml:space="preserve">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AE7815">
        <w:rPr>
          <w:rFonts w:cstheme="minorHAnsi"/>
          <w:sz w:val="24"/>
          <w:szCs w:val="24"/>
        </w:rPr>
        <w:t xml:space="preserve">, 2020, </w:t>
      </w:r>
      <w:r w:rsidR="002F742C">
        <w:rPr>
          <w:rFonts w:cstheme="minorHAnsi"/>
          <w:sz w:val="24"/>
          <w:szCs w:val="24"/>
        </w:rPr>
        <w:t>whereas sampling ended on July 8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571FC587" w:rsidR="008923B7" w:rsidRDefault="00FC1574" w:rsidP="001B0D71">
      <w:pPr>
        <w:contextualSpacing/>
        <w:rPr>
          <w:sz w:val="24"/>
          <w:szCs w:val="24"/>
        </w:rPr>
      </w:pPr>
      <w:r>
        <w:rPr>
          <w:rFonts w:cstheme="minorHAnsi"/>
          <w:sz w:val="24"/>
          <w:szCs w:val="24"/>
        </w:rPr>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w:t>
      </w:r>
      <w:r w:rsidR="00D94686">
        <w:rPr>
          <w:sz w:val="24"/>
          <w:szCs w:val="24"/>
        </w:rPr>
        <w:t xml:space="preserve">likely affected </w:t>
      </w:r>
      <w:r w:rsidR="008923B7">
        <w:rPr>
          <w:sz w:val="24"/>
          <w:szCs w:val="24"/>
        </w:rPr>
        <w:t xml:space="preserve">by </w:t>
      </w:r>
      <w:r w:rsidR="00763526">
        <w:rPr>
          <w:sz w:val="24"/>
          <w:szCs w:val="24"/>
        </w:rPr>
        <w:t xml:space="preserve">an </w:t>
      </w:r>
      <w:r w:rsidR="008923B7">
        <w:rPr>
          <w:sz w:val="24"/>
          <w:szCs w:val="24"/>
        </w:rPr>
        <w:t xml:space="preserve">uneven distribution of sampling effort over time. For example, milestones such as the first and last dates at which certain genotypes are observed are sensitive to effort. </w:t>
      </w:r>
      <w:r w:rsidR="008923B7">
        <w:rPr>
          <w:sz w:val="24"/>
          <w:szCs w:val="24"/>
        </w:rPr>
        <w:lastRenderedPageBreak/>
        <w:t>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1510EF94"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 xml:space="preserve">he remaining nine homozygous spring Chinook salmon were captured between June 2 and July 19.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 xml:space="preserve">collected at Huntley Park </w:t>
      </w:r>
      <w:r w:rsidR="00083650">
        <w:rPr>
          <w:rFonts w:cstheme="minorHAnsi"/>
          <w:sz w:val="24"/>
          <w:szCs w:val="24"/>
        </w:rPr>
        <w:t>from July 21 to Sept 30 were homozygous fall Chinook salmon (91%; 120 out of 132 fish).</w:t>
      </w:r>
      <w:r w:rsidR="00763526">
        <w:rPr>
          <w:rFonts w:cstheme="minorHAnsi"/>
          <w:sz w:val="24"/>
          <w:szCs w:val="24"/>
        </w:rPr>
        <w:t xml:space="preserve"> The remaining fish were heterozygous at </w:t>
      </w:r>
      <w:r w:rsidR="00763526" w:rsidRPr="001B0D71">
        <w:rPr>
          <w:rFonts w:cstheme="minorHAnsi"/>
          <w:i/>
          <w:iCs/>
          <w:sz w:val="24"/>
          <w:szCs w:val="24"/>
        </w:rPr>
        <w:t>greb1</w:t>
      </w:r>
      <w:r w:rsidR="006479A0">
        <w:rPr>
          <w:rFonts w:cstheme="minorHAnsi"/>
          <w:i/>
          <w:iCs/>
          <w:sz w:val="24"/>
          <w:szCs w:val="24"/>
        </w:rPr>
        <w:t>l</w:t>
      </w:r>
      <w:r w:rsidR="00763526" w:rsidRPr="001B0D71">
        <w:rPr>
          <w:rFonts w:cstheme="minorHAnsi"/>
          <w:sz w:val="24"/>
          <w:szCs w:val="24"/>
        </w:rPr>
        <w:t xml:space="preserve"> SNP1</w:t>
      </w:r>
      <w:r w:rsidR="00763526">
        <w:rPr>
          <w:rFonts w:cstheme="minorHAnsi"/>
          <w:sz w:val="24"/>
          <w:szCs w:val="24"/>
        </w:rPr>
        <w:t>.</w:t>
      </w:r>
      <w:r w:rsidR="00E325D0">
        <w:rPr>
          <w:rFonts w:cstheme="minorHAnsi"/>
          <w:sz w:val="24"/>
          <w:szCs w:val="24"/>
        </w:rPr>
        <w:t xml:space="preserve"> It is important to note that heterozygous fish </w:t>
      </w:r>
      <w:r w:rsidR="00B31FA2">
        <w:rPr>
          <w:rFonts w:cstheme="minorHAnsi"/>
          <w:sz w:val="24"/>
          <w:szCs w:val="24"/>
        </w:rPr>
        <w:t xml:space="preserve">may </w:t>
      </w:r>
      <w:r w:rsidR="00E325D0">
        <w:rPr>
          <w:rFonts w:cstheme="minorHAnsi"/>
          <w:sz w:val="24"/>
          <w:szCs w:val="24"/>
        </w:rPr>
        <w:t>serve as a potential reservoir for “early’ run alleles.</w:t>
      </w:r>
    </w:p>
    <w:p w14:paraId="0A4E89AF" w14:textId="77777777" w:rsidR="0095571E" w:rsidRDefault="0095571E" w:rsidP="001B0D71">
      <w:pPr>
        <w:contextualSpacing/>
        <w:rPr>
          <w:rFonts w:cstheme="minorHAnsi"/>
          <w:sz w:val="24"/>
          <w:szCs w:val="24"/>
        </w:rPr>
      </w:pPr>
    </w:p>
    <w:p w14:paraId="188B53A0" w14:textId="572E1346" w:rsidR="00FF3862" w:rsidRDefault="00E45094" w:rsidP="00FF3862">
      <w:pPr>
        <w:contextualSpacing/>
        <w:rPr>
          <w:rFonts w:cstheme="minorHAnsi"/>
          <w:sz w:val="24"/>
          <w:szCs w:val="24"/>
        </w:rPr>
      </w:pPr>
      <w:bookmarkStart w:id="32" w:name="_Hlk116035810"/>
      <w:r>
        <w:rPr>
          <w:rFonts w:cstheme="minorHAnsi"/>
          <w:sz w:val="24"/>
          <w:szCs w:val="24"/>
        </w:rPr>
        <w:t xml:space="preserve">In </w:t>
      </w:r>
      <w:r w:rsidR="00AA26E7">
        <w:rPr>
          <w:rFonts w:cstheme="minorHAnsi"/>
          <w:sz w:val="24"/>
          <w:szCs w:val="24"/>
        </w:rPr>
        <w:t>both years</w:t>
      </w:r>
      <w:r w:rsidR="004F67A7">
        <w:rPr>
          <w:rFonts w:cstheme="minorHAnsi"/>
          <w:sz w:val="24"/>
          <w:szCs w:val="24"/>
        </w:rPr>
        <w:t xml:space="preserve">, more than 80% of the fish sampled prior to June 1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w:t>
      </w:r>
      <w:r w:rsidR="001834B4">
        <w:rPr>
          <w:rFonts w:cstheme="minorHAnsi"/>
          <w:sz w:val="24"/>
          <w:szCs w:val="24"/>
        </w:rPr>
        <w:t>,</w:t>
      </w:r>
      <w:r w:rsidR="00AA26E7">
        <w:rPr>
          <w:rFonts w:cstheme="minorHAnsi"/>
          <w:sz w:val="24"/>
          <w:szCs w:val="24"/>
        </w:rPr>
        <w:t xml:space="preserve"> </w:t>
      </w:r>
      <w:r w:rsidR="001834B4">
        <w:rPr>
          <w:rFonts w:cstheme="minorHAnsi"/>
          <w:sz w:val="24"/>
          <w:szCs w:val="24"/>
        </w:rPr>
        <w:t>36.5% (19 out of 52 fish) of the naturally produced Chinook salmon sampled from June 1 to July 8, the last day of sample collection, were homozygous spring.</w:t>
      </w:r>
      <w:r w:rsidR="00FF3862">
        <w:rPr>
          <w:rFonts w:cstheme="minorHAnsi"/>
          <w:sz w:val="24"/>
          <w:szCs w:val="24"/>
        </w:rPr>
        <w:t xml:space="preserve"> Similarly </w:t>
      </w:r>
      <w:r w:rsidR="00FF3862">
        <w:rPr>
          <w:rFonts w:cstheme="minorHAnsi"/>
          <w:sz w:val="24"/>
          <w:szCs w:val="24"/>
        </w:rPr>
        <w:t>in 2020, 38.1% (8 out of 21 fish) of the naturally produced Chinook salmon sampled during th</w:t>
      </w:r>
      <w:r w:rsidR="002A023E">
        <w:rPr>
          <w:rFonts w:cstheme="minorHAnsi"/>
          <w:sz w:val="24"/>
          <w:szCs w:val="24"/>
        </w:rPr>
        <w:t xml:space="preserve">e </w:t>
      </w:r>
      <w:r w:rsidR="00FF3862">
        <w:rPr>
          <w:rFonts w:cstheme="minorHAnsi"/>
          <w:sz w:val="24"/>
          <w:szCs w:val="24"/>
        </w:rPr>
        <w:t>same period were homozygous spring</w:t>
      </w:r>
      <w:bookmarkEnd w:id="32"/>
      <w:r w:rsidR="00FF3862">
        <w:rPr>
          <w:rFonts w:cstheme="minorHAnsi"/>
          <w:sz w:val="24"/>
          <w:szCs w:val="24"/>
        </w:rPr>
        <w:t>.</w:t>
      </w:r>
    </w:p>
    <w:p w14:paraId="431D3968" w14:textId="3413E277" w:rsidR="001834B4" w:rsidRDefault="001834B4" w:rsidP="001B0D71">
      <w:pPr>
        <w:contextualSpacing/>
        <w:rPr>
          <w:rFonts w:cstheme="minorHAnsi"/>
          <w:sz w:val="24"/>
          <w:szCs w:val="24"/>
        </w:rPr>
      </w:pPr>
    </w:p>
    <w:p w14:paraId="4258EA04" w14:textId="3451D8B6" w:rsidR="009E3293" w:rsidRDefault="009348FC" w:rsidP="00B50025">
      <w:pPr>
        <w:rPr>
          <w:rFonts w:cstheme="minorHAnsi"/>
          <w:sz w:val="24"/>
          <w:szCs w:val="24"/>
        </w:rPr>
      </w:pPr>
      <w:r>
        <w:rPr>
          <w:rFonts w:cstheme="minorHAnsi"/>
          <w:sz w:val="24"/>
          <w:szCs w:val="24"/>
        </w:rPr>
        <w:t>The migration timing</w:t>
      </w:r>
      <w:r w:rsidR="00E314BF" w:rsidRPr="00713AC8">
        <w:rPr>
          <w:rFonts w:cstheme="minorHAnsi"/>
          <w:sz w:val="24"/>
          <w:szCs w:val="24"/>
        </w:rPr>
        <w:t xml:space="preserve"> </w:t>
      </w:r>
      <w:r w:rsidR="00483A1C" w:rsidRPr="00713AC8">
        <w:rPr>
          <w:rFonts w:cstheme="minorHAnsi"/>
          <w:sz w:val="24"/>
          <w:szCs w:val="24"/>
        </w:rPr>
        <w:t xml:space="preserve">expressed by </w:t>
      </w:r>
      <w:r w:rsidR="00D94686">
        <w:rPr>
          <w:rFonts w:cstheme="minorHAnsi"/>
          <w:sz w:val="24"/>
          <w:szCs w:val="24"/>
        </w:rPr>
        <w:t xml:space="preserve">fish with </w:t>
      </w:r>
      <w:r w:rsidR="00E314BF" w:rsidRPr="00713AC8">
        <w:rPr>
          <w:rFonts w:cstheme="minorHAnsi"/>
          <w:sz w:val="24"/>
          <w:szCs w:val="24"/>
        </w:rPr>
        <w:t xml:space="preserve">homozygous </w:t>
      </w:r>
      <w:r w:rsidR="001B674E" w:rsidRPr="00713AC8">
        <w:rPr>
          <w:rFonts w:cstheme="minorHAnsi"/>
          <w:sz w:val="24"/>
          <w:szCs w:val="24"/>
        </w:rPr>
        <w:t>spring</w:t>
      </w:r>
      <w:r w:rsidR="00E314BF"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w:t>
      </w:r>
      <w:r w:rsidR="00F61268" w:rsidRPr="00713AC8">
        <w:rPr>
          <w:rFonts w:cstheme="minorHAnsi"/>
          <w:sz w:val="24"/>
          <w:szCs w:val="24"/>
        </w:rPr>
        <w:t>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w:t>
      </w:r>
      <w:r w:rsidR="006479A0">
        <w:rPr>
          <w:rFonts w:cstheme="minorHAnsi"/>
          <w:i/>
          <w:iCs/>
          <w:sz w:val="24"/>
          <w:szCs w:val="24"/>
        </w:rPr>
        <w:t>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Complete dominance of spring alleles would lead</w:t>
      </w:r>
      <w:r w:rsidR="00E136FD">
        <w:rPr>
          <w:rFonts w:cstheme="minorHAnsi"/>
          <w:sz w:val="24"/>
          <w:szCs w:val="24"/>
        </w:rPr>
        <w:t xml:space="preserve"> to</w:t>
      </w:r>
      <w:r w:rsidR="004B4C25">
        <w:rPr>
          <w:rFonts w:cstheme="minorHAnsi"/>
          <w:sz w:val="24"/>
          <w:szCs w:val="24"/>
        </w:rPr>
        <w:t xml:space="preserve"> heterozygotes expressing the same phenotype as </w:t>
      </w:r>
      <w:r w:rsidR="00415B2C">
        <w:rPr>
          <w:rFonts w:cstheme="minorHAnsi"/>
          <w:sz w:val="24"/>
          <w:szCs w:val="24"/>
        </w:rPr>
        <w:t>homozygous spring fish</w:t>
      </w:r>
      <w:r w:rsidR="004B4C25">
        <w:rPr>
          <w:rFonts w:cstheme="minorHAnsi"/>
          <w:sz w:val="24"/>
          <w:szCs w:val="24"/>
        </w:rPr>
        <w:t>.</w:t>
      </w:r>
      <w:r w:rsidR="0099456F" w:rsidRPr="00713AC8">
        <w:rPr>
          <w:rFonts w:cstheme="minorHAnsi"/>
          <w:sz w:val="24"/>
          <w:szCs w:val="24"/>
        </w:rPr>
        <w:t xml:space="preserve"> </w:t>
      </w:r>
      <w:r w:rsidR="00B50025">
        <w:rPr>
          <w:rFonts w:cstheme="minorHAnsi"/>
          <w:sz w:val="24"/>
          <w:szCs w:val="24"/>
        </w:rPr>
        <w:t xml:space="preserve">In contrast, </w:t>
      </w:r>
      <w:r w:rsidR="00B50025" w:rsidRPr="00415B2C">
        <w:rPr>
          <w:rFonts w:cstheme="minorHAnsi"/>
          <w:sz w:val="24"/>
          <w:szCs w:val="24"/>
        </w:rPr>
        <w:t>u</w:t>
      </w:r>
      <w:r w:rsidR="0099456F" w:rsidRPr="00415B2C">
        <w:rPr>
          <w:rFonts w:cstheme="minorHAnsi"/>
          <w:sz w:val="24"/>
          <w:szCs w:val="24"/>
        </w:rPr>
        <w:t>nder</w:t>
      </w:r>
      <w:r w:rsidR="004B4C25" w:rsidRPr="00415B2C">
        <w:rPr>
          <w:rFonts w:cstheme="minorHAnsi"/>
          <w:sz w:val="24"/>
          <w:szCs w:val="24"/>
        </w:rPr>
        <w:t xml:space="preserve"> complete</w:t>
      </w:r>
      <w:r w:rsidR="00B50025" w:rsidRPr="00415B2C">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415B2C">
        <w:rPr>
          <w:rFonts w:cstheme="minorHAnsi"/>
          <w:sz w:val="24"/>
          <w:szCs w:val="24"/>
        </w:rPr>
        <w:t>homozygous spring and homozygous fall fish</w:t>
      </w:r>
      <w:r w:rsidR="0099456F" w:rsidRPr="00713AC8">
        <w:rPr>
          <w:rFonts w:cstheme="minorHAnsi"/>
          <w:sz w:val="24"/>
          <w:szCs w:val="24"/>
        </w:rPr>
        <w:t>.</w:t>
      </w:r>
      <w:r w:rsidR="00483A1C" w:rsidRPr="00713AC8">
        <w:rPr>
          <w:rFonts w:cstheme="minorHAnsi"/>
          <w:sz w:val="24"/>
          <w:szCs w:val="24"/>
        </w:rPr>
        <w:t xml:space="preserve"> </w:t>
      </w:r>
    </w:p>
    <w:p w14:paraId="0CE9B0CE" w14:textId="5AB80C3B" w:rsidR="00D94686" w:rsidRPr="00667D00" w:rsidRDefault="00483A1C" w:rsidP="00B50025">
      <w:pPr>
        <w:rPr>
          <w:sz w:val="24"/>
          <w:szCs w:val="24"/>
        </w:rPr>
      </w:pPr>
      <w:r w:rsidRPr="00713AC8">
        <w:rPr>
          <w:rFonts w:cstheme="minorHAnsi"/>
          <w:sz w:val="24"/>
          <w:szCs w:val="24"/>
        </w:rPr>
        <w:t xml:space="preserve">Our </w:t>
      </w:r>
      <w:r w:rsidR="004B4C25">
        <w:rPr>
          <w:rFonts w:cstheme="minorHAnsi"/>
          <w:sz w:val="24"/>
          <w:szCs w:val="24"/>
        </w:rPr>
        <w:t>results</w:t>
      </w:r>
      <w:r w:rsidRPr="00713AC8">
        <w:rPr>
          <w:rFonts w:cstheme="minorHAnsi"/>
          <w:sz w:val="24"/>
          <w:szCs w:val="24"/>
        </w:rPr>
        <w:t xml:space="preserve"> suggest </w:t>
      </w:r>
      <w:r w:rsidR="004B4C25">
        <w:rPr>
          <w:rFonts w:cstheme="minorHAnsi"/>
          <w:sz w:val="24"/>
          <w:szCs w:val="24"/>
        </w:rPr>
        <w:t>a completely additive model is a close fit to the data</w:t>
      </w:r>
      <w:r w:rsidRPr="00713AC8">
        <w:rPr>
          <w:rFonts w:cstheme="minorHAnsi"/>
          <w:sz w:val="24"/>
          <w:szCs w:val="24"/>
        </w:rPr>
        <w:t>. The mean sampling date of heterozygotes is intermediate between the two homozygotes</w:t>
      </w:r>
      <w:r w:rsidR="00E325D0">
        <w:rPr>
          <w:rFonts w:cstheme="minorHAnsi"/>
          <w:sz w:val="24"/>
          <w:szCs w:val="24"/>
        </w:rPr>
        <w:t xml:space="preserve"> (</w:t>
      </w:r>
      <w:proofErr w:type="gramStart"/>
      <w:r w:rsidR="00E325D0">
        <w:rPr>
          <w:rFonts w:cstheme="minorHAnsi"/>
          <w:sz w:val="24"/>
          <w:szCs w:val="24"/>
        </w:rPr>
        <w:t>i.e.</w:t>
      </w:r>
      <w:proofErr w:type="gramEnd"/>
      <w:r w:rsidR="00E325D0">
        <w:rPr>
          <w:rFonts w:cstheme="minorHAnsi"/>
          <w:sz w:val="24"/>
          <w:szCs w:val="24"/>
        </w:rPr>
        <w:t xml:space="preserve"> </w:t>
      </w:r>
      <w:r w:rsidR="001B674E" w:rsidRPr="00713AC8">
        <w:rPr>
          <w:rFonts w:cstheme="minorHAnsi"/>
          <w:sz w:val="24"/>
          <w:szCs w:val="24"/>
        </w:rPr>
        <w:t>only about two days</w:t>
      </w:r>
      <w:r w:rsidRPr="00713AC8">
        <w:rPr>
          <w:rFonts w:cstheme="minorHAnsi"/>
          <w:sz w:val="24"/>
          <w:szCs w:val="24"/>
        </w:rPr>
        <w:t xml:space="preserve"> </w:t>
      </w:r>
      <w:r w:rsidR="001B674E" w:rsidRPr="00713AC8">
        <w:rPr>
          <w:rFonts w:cstheme="minorHAnsi"/>
          <w:sz w:val="24"/>
          <w:szCs w:val="24"/>
        </w:rPr>
        <w:t xml:space="preserve">earlier than the exact midpoint between the mean homozygous spring and </w:t>
      </w:r>
      <w:r w:rsidR="001B674E" w:rsidRPr="00713AC8">
        <w:rPr>
          <w:rFonts w:cstheme="minorHAnsi"/>
          <w:sz w:val="24"/>
          <w:szCs w:val="24"/>
        </w:rPr>
        <w:t>homozygous fall</w:t>
      </w:r>
      <w:r w:rsidR="00E325D0">
        <w:rPr>
          <w:rFonts w:cstheme="minorHAnsi"/>
          <w:sz w:val="24"/>
          <w:szCs w:val="24"/>
        </w:rPr>
        <w:t>)</w:t>
      </w:r>
      <w:r w:rsidR="008D2AAA" w:rsidRPr="00713AC8">
        <w:rPr>
          <w:rFonts w:cstheme="minorHAnsi"/>
          <w:sz w:val="24"/>
          <w:szCs w:val="24"/>
        </w:rPr>
        <w:t>.</w:t>
      </w:r>
      <w:r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w:t>
      </w:r>
      <w:r w:rsidR="007E627F">
        <w:rPr>
          <w:rFonts w:cstheme="minorHAnsi"/>
          <w:sz w:val="24"/>
          <w:szCs w:val="24"/>
        </w:rPr>
        <w:t xml:space="preserve">individuals may hold in the lower river resulting in </w:t>
      </w:r>
      <w:r w:rsidR="008D2AAA" w:rsidRPr="00713AC8">
        <w:rPr>
          <w:rFonts w:cstheme="minorHAnsi"/>
          <w:sz w:val="24"/>
          <w:szCs w:val="24"/>
        </w:rPr>
        <w:t xml:space="preserve">a potential disconnect between sampling date and </w:t>
      </w:r>
      <w:r w:rsidR="007E627F">
        <w:rPr>
          <w:rFonts w:cstheme="minorHAnsi"/>
          <w:sz w:val="24"/>
          <w:szCs w:val="24"/>
        </w:rPr>
        <w:t xml:space="preserve">freshwater entry timing thus reducing </w:t>
      </w:r>
      <w:r w:rsidR="008D2AAA">
        <w:rPr>
          <w:sz w:val="24"/>
          <w:szCs w:val="24"/>
        </w:rPr>
        <w:t>our confidence in this estimate</w:t>
      </w:r>
      <w:r w:rsidR="001B674E">
        <w:rPr>
          <w:sz w:val="24"/>
          <w:szCs w:val="24"/>
        </w:rPr>
        <w:t xml:space="preserve"> </w:t>
      </w:r>
      <w:r w:rsidR="001B674E" w:rsidRPr="00667D00">
        <w:rPr>
          <w:sz w:val="24"/>
          <w:szCs w:val="24"/>
        </w:rPr>
        <w:t xml:space="preserve">(Waples </w:t>
      </w:r>
      <w:r w:rsidR="001B674E" w:rsidRPr="00667D00">
        <w:rPr>
          <w:i/>
          <w:iCs/>
          <w:sz w:val="24"/>
          <w:szCs w:val="24"/>
        </w:rPr>
        <w:t>et al</w:t>
      </w:r>
      <w:r w:rsidR="00F47D0A" w:rsidRPr="00667D00">
        <w:rPr>
          <w:sz w:val="24"/>
          <w:szCs w:val="24"/>
        </w:rPr>
        <w:t>.</w:t>
      </w:r>
      <w:r w:rsidR="001B674E" w:rsidRPr="00667D00">
        <w:rPr>
          <w:sz w:val="24"/>
          <w:szCs w:val="24"/>
        </w:rPr>
        <w:t xml:space="preserve"> 2022)</w:t>
      </w:r>
      <w:r w:rsidR="008D2AAA" w:rsidRPr="00667D00">
        <w:rPr>
          <w:sz w:val="24"/>
          <w:szCs w:val="24"/>
        </w:rPr>
        <w:t>.</w:t>
      </w:r>
      <w:r w:rsidR="0099456F" w:rsidRPr="00667D00">
        <w:rPr>
          <w:sz w:val="24"/>
          <w:szCs w:val="24"/>
        </w:rPr>
        <w:t xml:space="preserve"> </w:t>
      </w:r>
    </w:p>
    <w:p w14:paraId="22904712" w14:textId="3F701711" w:rsidR="009645E5" w:rsidRDefault="009645E5" w:rsidP="00B50025">
      <w:pPr>
        <w:rPr>
          <w:sz w:val="24"/>
          <w:szCs w:val="24"/>
        </w:rPr>
      </w:pPr>
      <w:r w:rsidRPr="00667D00">
        <w:rPr>
          <w:sz w:val="24"/>
          <w:szCs w:val="24"/>
        </w:rPr>
        <w:t xml:space="preserve">Assuming </w:t>
      </w:r>
      <w:r w:rsidR="009E3293" w:rsidRPr="00667D00">
        <w:rPr>
          <w:sz w:val="24"/>
          <w:szCs w:val="24"/>
        </w:rPr>
        <w:t>a</w:t>
      </w:r>
      <w:r w:rsidR="00E325D0" w:rsidRPr="00667D00">
        <w:rPr>
          <w:sz w:val="24"/>
          <w:szCs w:val="24"/>
        </w:rPr>
        <w:t xml:space="preserve"> completely</w:t>
      </w:r>
      <w:r w:rsidR="009E3293" w:rsidRPr="00667D00">
        <w:rPr>
          <w:sz w:val="24"/>
          <w:szCs w:val="24"/>
        </w:rPr>
        <w:t xml:space="preserve"> </w:t>
      </w:r>
      <w:r w:rsidR="00483A1C" w:rsidRPr="00667D00">
        <w:rPr>
          <w:sz w:val="24"/>
          <w:szCs w:val="24"/>
        </w:rPr>
        <w:t>additive</w:t>
      </w:r>
      <w:r w:rsidR="0099456F" w:rsidRPr="00667D00">
        <w:rPr>
          <w:sz w:val="24"/>
          <w:szCs w:val="24"/>
        </w:rPr>
        <w:t xml:space="preserve"> </w:t>
      </w:r>
      <w:r w:rsidR="009E3293" w:rsidRPr="00667D00">
        <w:rPr>
          <w:sz w:val="24"/>
          <w:szCs w:val="24"/>
        </w:rPr>
        <w:t>model</w:t>
      </w:r>
      <w:r w:rsidR="0099456F" w:rsidRPr="00667D00">
        <w:rPr>
          <w:sz w:val="24"/>
          <w:szCs w:val="24"/>
        </w:rPr>
        <w:t xml:space="preserve">, </w:t>
      </w:r>
      <w:r w:rsidR="009E3293" w:rsidRPr="00667D00">
        <w:rPr>
          <w:sz w:val="24"/>
          <w:szCs w:val="24"/>
        </w:rPr>
        <w:t xml:space="preserve">we could pay </w:t>
      </w:r>
      <w:r w:rsidR="00483A1C" w:rsidRPr="00667D00">
        <w:rPr>
          <w:sz w:val="24"/>
          <w:szCs w:val="24"/>
        </w:rPr>
        <w:t>particular attention to</w:t>
      </w:r>
      <w:r w:rsidR="00F61268" w:rsidRPr="00667D00">
        <w:rPr>
          <w:sz w:val="24"/>
          <w:szCs w:val="24"/>
        </w:rPr>
        <w:t xml:space="preserve"> escapement of</w:t>
      </w:r>
      <w:r w:rsidR="00483A1C" w:rsidRPr="00667D00">
        <w:rPr>
          <w:sz w:val="24"/>
          <w:szCs w:val="24"/>
        </w:rPr>
        <w:t xml:space="preserve"> </w:t>
      </w:r>
      <w:r w:rsidR="00E935B3" w:rsidRPr="00667D00">
        <w:rPr>
          <w:sz w:val="24"/>
          <w:szCs w:val="24"/>
        </w:rPr>
        <w:t>spring</w:t>
      </w:r>
      <w:r w:rsidR="001E241B" w:rsidRPr="00667D00">
        <w:rPr>
          <w:sz w:val="24"/>
          <w:szCs w:val="24"/>
        </w:rPr>
        <w:t>-</w:t>
      </w:r>
      <w:r w:rsidR="0099456F" w:rsidRPr="00667D00">
        <w:rPr>
          <w:sz w:val="24"/>
          <w:szCs w:val="24"/>
        </w:rPr>
        <w:t xml:space="preserve">associated alleles rather than </w:t>
      </w:r>
      <w:r w:rsidR="006479A0" w:rsidRPr="00667D00">
        <w:rPr>
          <w:sz w:val="24"/>
          <w:szCs w:val="24"/>
        </w:rPr>
        <w:t xml:space="preserve">the </w:t>
      </w:r>
      <w:r w:rsidR="00483A1C" w:rsidRPr="00667D00">
        <w:rPr>
          <w:sz w:val="24"/>
          <w:szCs w:val="24"/>
        </w:rPr>
        <w:t>genotyp</w:t>
      </w:r>
      <w:r w:rsidR="006479A0" w:rsidRPr="00667D00">
        <w:rPr>
          <w:sz w:val="24"/>
          <w:szCs w:val="24"/>
        </w:rPr>
        <w:t>e</w:t>
      </w:r>
      <w:r w:rsidR="00483A1C" w:rsidRPr="00667D00">
        <w:rPr>
          <w:sz w:val="24"/>
          <w:szCs w:val="24"/>
        </w:rPr>
        <w:t xml:space="preserve"> </w:t>
      </w:r>
      <w:r w:rsidR="00BF7B3E" w:rsidRPr="00667D00">
        <w:rPr>
          <w:sz w:val="24"/>
          <w:szCs w:val="24"/>
        </w:rPr>
        <w:t>(i.e. – homozygous v. heterozygous)</w:t>
      </w:r>
      <w:r w:rsidR="006479A0" w:rsidRPr="00667D00">
        <w:rPr>
          <w:sz w:val="24"/>
          <w:szCs w:val="24"/>
        </w:rPr>
        <w:t xml:space="preserve"> of individuals</w:t>
      </w:r>
      <w:r w:rsidR="00483A1C" w:rsidRPr="00667D00">
        <w:rPr>
          <w:sz w:val="24"/>
          <w:szCs w:val="24"/>
        </w:rPr>
        <w:t xml:space="preserve">. </w:t>
      </w:r>
      <w:r w:rsidR="00B50025" w:rsidRPr="00667D00">
        <w:rPr>
          <w:sz w:val="24"/>
          <w:szCs w:val="24"/>
        </w:rPr>
        <w:t>From this perspective, ha</w:t>
      </w:r>
      <w:r w:rsidR="004D6825" w:rsidRPr="00667D00">
        <w:rPr>
          <w:sz w:val="24"/>
          <w:szCs w:val="24"/>
        </w:rPr>
        <w:t xml:space="preserve">lf of all </w:t>
      </w:r>
      <w:r w:rsidR="00E935B3" w:rsidRPr="00667D00">
        <w:rPr>
          <w:sz w:val="24"/>
          <w:szCs w:val="24"/>
        </w:rPr>
        <w:t>spring</w:t>
      </w:r>
      <w:r w:rsidR="00D94686" w:rsidRPr="00667D00">
        <w:rPr>
          <w:sz w:val="24"/>
          <w:szCs w:val="24"/>
        </w:rPr>
        <w:t>-</w:t>
      </w:r>
      <w:r w:rsidR="004D6825" w:rsidRPr="00667D00">
        <w:rPr>
          <w:sz w:val="24"/>
          <w:szCs w:val="24"/>
        </w:rPr>
        <w:t xml:space="preserve">associated alleles at </w:t>
      </w:r>
      <w:r w:rsidR="00301B2D" w:rsidRPr="00667D00">
        <w:rPr>
          <w:rFonts w:cstheme="minorHAnsi"/>
          <w:i/>
          <w:iCs/>
          <w:sz w:val="24"/>
          <w:szCs w:val="24"/>
        </w:rPr>
        <w:t>greb</w:t>
      </w:r>
      <w:r w:rsidR="006479A0" w:rsidRPr="00667D00">
        <w:rPr>
          <w:rFonts w:cstheme="minorHAnsi"/>
          <w:i/>
          <w:iCs/>
          <w:sz w:val="24"/>
          <w:szCs w:val="24"/>
        </w:rPr>
        <w:t>1l</w:t>
      </w:r>
      <w:r w:rsidR="00301B2D" w:rsidRPr="00667D00">
        <w:rPr>
          <w:rFonts w:cstheme="minorHAnsi"/>
          <w:i/>
          <w:iCs/>
          <w:sz w:val="24"/>
          <w:szCs w:val="24"/>
        </w:rPr>
        <w:t xml:space="preserve"> </w:t>
      </w:r>
      <w:r w:rsidR="004D6825" w:rsidRPr="00667D00">
        <w:rPr>
          <w:sz w:val="24"/>
          <w:szCs w:val="24"/>
        </w:rPr>
        <w:t>SNP1 in the dataset are observed by</w:t>
      </w:r>
      <w:r w:rsidR="00144E70" w:rsidRPr="00667D00">
        <w:rPr>
          <w:sz w:val="24"/>
          <w:szCs w:val="24"/>
        </w:rPr>
        <w:t xml:space="preserve"> </w:t>
      </w:r>
      <w:r w:rsidR="004D6825" w:rsidRPr="00667D00">
        <w:rPr>
          <w:sz w:val="24"/>
          <w:szCs w:val="24"/>
        </w:rPr>
        <w:t>the third week of May</w:t>
      </w:r>
      <w:r w:rsidR="00B50025" w:rsidRPr="00667D00">
        <w:rPr>
          <w:sz w:val="24"/>
          <w:szCs w:val="24"/>
        </w:rPr>
        <w:t xml:space="preserve"> and 80% of all spring</w:t>
      </w:r>
      <w:r w:rsidR="007E627F" w:rsidRPr="00667D00">
        <w:rPr>
          <w:sz w:val="24"/>
          <w:szCs w:val="24"/>
        </w:rPr>
        <w:t>-</w:t>
      </w:r>
      <w:r w:rsidR="00B50025" w:rsidRPr="00667D00">
        <w:rPr>
          <w:sz w:val="24"/>
          <w:szCs w:val="24"/>
        </w:rPr>
        <w:t xml:space="preserve">associated alleles </w:t>
      </w:r>
      <w:r w:rsidR="00EB283D" w:rsidRPr="00667D00">
        <w:rPr>
          <w:sz w:val="24"/>
          <w:szCs w:val="24"/>
        </w:rPr>
        <w:t>are</w:t>
      </w:r>
      <w:r w:rsidR="00B50025" w:rsidRPr="00667D00">
        <w:rPr>
          <w:sz w:val="24"/>
          <w:szCs w:val="24"/>
        </w:rPr>
        <w:t xml:space="preserve"> observed by the third week of June.</w:t>
      </w:r>
      <w:r w:rsidRPr="00667D00">
        <w:rPr>
          <w:sz w:val="24"/>
          <w:szCs w:val="24"/>
        </w:rPr>
        <w:t xml:space="preserve"> When the population </w:t>
      </w:r>
      <w:r w:rsidR="004A4528" w:rsidRPr="00667D00">
        <w:rPr>
          <w:sz w:val="24"/>
          <w:szCs w:val="24"/>
        </w:rPr>
        <w:t xml:space="preserve">reaches </w:t>
      </w:r>
      <w:r w:rsidRPr="00667D00">
        <w:rPr>
          <w:sz w:val="24"/>
          <w:szCs w:val="24"/>
        </w:rPr>
        <w:t>conservation status or fac</w:t>
      </w:r>
      <w:r w:rsidR="004A4528" w:rsidRPr="00667D00">
        <w:rPr>
          <w:sz w:val="24"/>
          <w:szCs w:val="24"/>
        </w:rPr>
        <w:t xml:space="preserve">es </w:t>
      </w:r>
      <w:r w:rsidRPr="00667D00">
        <w:rPr>
          <w:sz w:val="24"/>
          <w:szCs w:val="24"/>
        </w:rPr>
        <w:t xml:space="preserve">uncertain river conditions, harvest could be delayed to the third week of June to protect the </w:t>
      </w:r>
      <w:r w:rsidR="004A4528" w:rsidRPr="00667D00">
        <w:rPr>
          <w:sz w:val="24"/>
          <w:szCs w:val="24"/>
        </w:rPr>
        <w:t xml:space="preserve">spring-associated </w:t>
      </w:r>
      <w:commentRangeStart w:id="33"/>
      <w:r w:rsidR="004A4528" w:rsidRPr="00667D00">
        <w:rPr>
          <w:sz w:val="24"/>
          <w:szCs w:val="24"/>
        </w:rPr>
        <w:t>allele</w:t>
      </w:r>
      <w:commentRangeEnd w:id="33"/>
      <w:r w:rsidR="004A4528" w:rsidRPr="00667D00">
        <w:rPr>
          <w:rStyle w:val="CommentReference"/>
        </w:rPr>
        <w:commentReference w:id="33"/>
      </w:r>
      <w:r w:rsidR="004A4528" w:rsidRPr="00667D00">
        <w:rPr>
          <w:sz w:val="24"/>
          <w:szCs w:val="24"/>
        </w:rPr>
        <w:t xml:space="preserve">.  </w:t>
      </w:r>
    </w:p>
    <w:p w14:paraId="5CE05111" w14:textId="77777777" w:rsidR="009645E5" w:rsidRDefault="009645E5" w:rsidP="00B50025">
      <w:pPr>
        <w:rPr>
          <w:sz w:val="24"/>
          <w:szCs w:val="24"/>
        </w:rPr>
      </w:pPr>
    </w:p>
    <w:p w14:paraId="32DAEDEA" w14:textId="77777777" w:rsidR="009645E5" w:rsidRDefault="009645E5" w:rsidP="00B50025">
      <w:pPr>
        <w:rPr>
          <w:sz w:val="24"/>
          <w:szCs w:val="24"/>
        </w:rPr>
      </w:pPr>
    </w:p>
    <w:p w14:paraId="5A20807B" w14:textId="0577994B" w:rsidR="004D5D0B" w:rsidRDefault="00B50025" w:rsidP="00B50025">
      <w:pPr>
        <w:rPr>
          <w:sz w:val="24"/>
          <w:szCs w:val="24"/>
        </w:rPr>
      </w:pPr>
      <w:r>
        <w:rPr>
          <w:sz w:val="24"/>
          <w:szCs w:val="24"/>
        </w:rPr>
        <w:t>A</w:t>
      </w:r>
      <w:r w:rsidR="00301B2D">
        <w:rPr>
          <w:sz w:val="24"/>
          <w:szCs w:val="24"/>
        </w:rPr>
        <w:t>s stated above</w:t>
      </w:r>
      <w:r>
        <w:rPr>
          <w:sz w:val="24"/>
          <w:szCs w:val="24"/>
        </w:rPr>
        <w:t>,</w:t>
      </w:r>
      <w:r w:rsidR="004D6825">
        <w:rPr>
          <w:sz w:val="24"/>
          <w:szCs w:val="24"/>
        </w:rPr>
        <w:t xml:space="preserve"> this </w:t>
      </w:r>
      <w:r w:rsidR="00E314BF">
        <w:rPr>
          <w:sz w:val="24"/>
          <w:szCs w:val="24"/>
        </w:rPr>
        <w:t>observation</w:t>
      </w:r>
      <w:r w:rsidR="004D6825">
        <w:rPr>
          <w:sz w:val="24"/>
          <w:szCs w:val="24"/>
        </w:rPr>
        <w:t xml:space="preserve"> is sensitive to uneven sampling effort over time</w:t>
      </w:r>
      <w:r w:rsidR="00D94686">
        <w:rPr>
          <w:sz w:val="24"/>
          <w:szCs w:val="24"/>
        </w:rPr>
        <w:t>,</w:t>
      </w:r>
      <w:r>
        <w:rPr>
          <w:sz w:val="24"/>
          <w:szCs w:val="24"/>
        </w:rPr>
        <w:t xml:space="preserve"> and</w:t>
      </w:r>
      <w:r w:rsidR="004D6825">
        <w:rPr>
          <w:sz w:val="24"/>
          <w:szCs w:val="24"/>
        </w:rPr>
        <w:t xml:space="preserve"> </w:t>
      </w:r>
      <w:r>
        <w:rPr>
          <w:sz w:val="24"/>
          <w:szCs w:val="24"/>
        </w:rPr>
        <w:t>t</w:t>
      </w:r>
      <w:r w:rsidR="004D6825">
        <w:rPr>
          <w:sz w:val="24"/>
          <w:szCs w:val="24"/>
        </w:rPr>
        <w:t xml:space="preserve">he time at which </w:t>
      </w:r>
      <w:r>
        <w:rPr>
          <w:sz w:val="24"/>
          <w:szCs w:val="24"/>
        </w:rPr>
        <w:t>these thresholds are crossed in the</w:t>
      </w:r>
      <w:r w:rsidR="004D6825">
        <w:rPr>
          <w:sz w:val="24"/>
          <w:szCs w:val="24"/>
        </w:rPr>
        <w:t xml:space="preserve"> river may vary from th</w:t>
      </w:r>
      <w:r w:rsidR="00EB283D">
        <w:rPr>
          <w:sz w:val="24"/>
          <w:szCs w:val="24"/>
        </w:rPr>
        <w:t>ese</w:t>
      </w:r>
      <w:r w:rsidR="004D6825">
        <w:rPr>
          <w:sz w:val="24"/>
          <w:szCs w:val="24"/>
        </w:rPr>
        <w:t xml:space="preserve"> estimate</w:t>
      </w:r>
      <w:r w:rsidR="00EB283D">
        <w:rPr>
          <w:sz w:val="24"/>
          <w:szCs w:val="24"/>
        </w:rPr>
        <w:t>s</w:t>
      </w:r>
      <w:r w:rsidR="004D6825">
        <w:rPr>
          <w:sz w:val="24"/>
          <w:szCs w:val="24"/>
        </w:rPr>
        <w:t xml:space="preserve">. </w:t>
      </w:r>
    </w:p>
    <w:p w14:paraId="5840774C" w14:textId="3C2D84C6" w:rsidR="00667D00" w:rsidRDefault="00667D00" w:rsidP="00B50025">
      <w:pPr>
        <w:rPr>
          <w:sz w:val="24"/>
          <w:szCs w:val="24"/>
        </w:rPr>
      </w:pPr>
    </w:p>
    <w:p w14:paraId="394B8023" w14:textId="77777777" w:rsidR="00667D00" w:rsidRDefault="00667D00" w:rsidP="00B50025">
      <w:pPr>
        <w:rPr>
          <w:sz w:val="24"/>
          <w:szCs w:val="24"/>
        </w:rPr>
      </w:pPr>
    </w:p>
    <w:p w14:paraId="31FD7E7F" w14:textId="77777777" w:rsidR="00144E70" w:rsidRPr="00D90081" w:rsidRDefault="00144E70" w:rsidP="00144E70">
      <w:pPr>
        <w:pStyle w:val="Heading1"/>
        <w:rPr>
          <w:rFonts w:asciiTheme="minorHAnsi" w:hAnsiTheme="minorHAnsi"/>
        </w:rPr>
      </w:pPr>
      <w:bookmarkStart w:id="34" w:name="_Toc91781557"/>
      <w:r w:rsidRPr="00D90081">
        <w:rPr>
          <w:rFonts w:asciiTheme="minorHAnsi" w:hAnsiTheme="minorHAnsi"/>
        </w:rPr>
        <w:t>ACKNOWLEDGMENTS</w:t>
      </w:r>
      <w:bookmarkEnd w:id="34"/>
    </w:p>
    <w:p w14:paraId="64EA897A" w14:textId="69F542E6"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E136FD">
        <w:rPr>
          <w:sz w:val="24"/>
          <w:szCs w:val="24"/>
        </w:rPr>
        <w:t xml:space="preserve"> salmon</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sidR="00D2522E">
        <w:rPr>
          <w:sz w:val="24"/>
          <w:szCs w:val="24"/>
        </w:rPr>
        <w:t xml:space="preserve">Peter Stevens, Marc Johnson, and Dan Van Dyke </w:t>
      </w:r>
      <w:r w:rsidRPr="00495D35">
        <w:rPr>
          <w:sz w:val="24"/>
          <w:szCs w:val="24"/>
        </w:rPr>
        <w:t xml:space="preserve">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35" w:name="_Toc91781558"/>
      <w:r w:rsidRPr="00D90081">
        <w:rPr>
          <w:rFonts w:asciiTheme="minorHAnsi" w:hAnsiTheme="minorHAnsi"/>
        </w:rPr>
        <w:lastRenderedPageBreak/>
        <w:t>REFERENCES</w:t>
      </w:r>
      <w:bookmarkEnd w:id="35"/>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1CEA4712" w:rsidR="00F54C37" w:rsidRPr="00F54C37" w:rsidRDefault="00F54C37" w:rsidP="00301B2D">
      <w:pPr>
        <w:spacing w:line="240" w:lineRule="auto"/>
        <w:ind w:left="720" w:hanging="720"/>
        <w:contextualSpacing/>
        <w:rPr>
          <w:sz w:val="24"/>
          <w:szCs w:val="24"/>
        </w:rPr>
      </w:pPr>
      <w:r w:rsidRPr="00F54C37">
        <w:rPr>
          <w:sz w:val="24"/>
          <w:szCs w:val="24"/>
        </w:rPr>
        <w:t>Campbell NR, Harmon SA, Narum SR (2015) Genotyping-in-thousands by sequencing (</w:t>
      </w:r>
      <w:r w:rsidR="00E136FD">
        <w:rPr>
          <w:sz w:val="24"/>
          <w:szCs w:val="24"/>
        </w:rPr>
        <w:t>GT</w:t>
      </w:r>
      <w:r w:rsidRPr="00F54C37">
        <w:rPr>
          <w:sz w:val="24"/>
          <w:szCs w:val="24"/>
        </w:rPr>
        <w:t xml:space="preserve">-seq): A cost effective </w:t>
      </w:r>
      <w:r w:rsidR="00E136FD">
        <w:rPr>
          <w:sz w:val="24"/>
          <w:szCs w:val="24"/>
        </w:rPr>
        <w:t>SNP</w:t>
      </w:r>
      <w:r w:rsidR="00E136FD" w:rsidRPr="00F54C37">
        <w:rPr>
          <w:sz w:val="24"/>
          <w:szCs w:val="24"/>
        </w:rPr>
        <w:t xml:space="preserve"> </w:t>
      </w:r>
      <w:r w:rsidRPr="00F54C37">
        <w:rPr>
          <w:sz w:val="24"/>
          <w:szCs w:val="24"/>
        </w:rPr>
        <w:t xml:space="preserve">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0B61D692" w14:textId="3655F6D9" w:rsidR="00266974"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captured in the Lower Rogue River, Oregon fishery. Information Report 2020-02. Oregon Department of Fish and Wildlife, Salem.</w:t>
      </w:r>
      <w:r w:rsidR="00266974">
        <w:rPr>
          <w:sz w:val="24"/>
          <w:szCs w:val="24"/>
        </w:rPr>
        <w:t xml:space="preserve"> </w:t>
      </w:r>
      <w:hyperlink r:id="rId30" w:history="1">
        <w:r w:rsidR="00266974" w:rsidRPr="0031254B">
          <w:rPr>
            <w:rStyle w:val="Hyperlink"/>
            <w:sz w:val="24"/>
            <w:szCs w:val="24"/>
          </w:rPr>
          <w:t>https://nrimp.dfw.state.or.us/DataClearinghouse/default.aspx?p=202&amp;XMLname=42004.xml</w:t>
        </w:r>
      </w:hyperlink>
    </w:p>
    <w:p w14:paraId="11DB0A95" w14:textId="77777777" w:rsidR="00266974" w:rsidRDefault="00301B2D" w:rsidP="00266974">
      <w:pPr>
        <w:spacing w:line="240" w:lineRule="auto"/>
        <w:contextualSpacing/>
        <w:rPr>
          <w:sz w:val="24"/>
          <w:szCs w:val="24"/>
        </w:rPr>
      </w:pPr>
      <w:r w:rsidRPr="00301B2D">
        <w:rPr>
          <w:sz w:val="24"/>
          <w:szCs w:val="24"/>
        </w:rPr>
        <w:t>O’Malley KG, Van Dyke D, Samarin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w:t>
      </w:r>
    </w:p>
    <w:p w14:paraId="67860E9D" w14:textId="77777777" w:rsidR="00266974" w:rsidRDefault="00301B2D" w:rsidP="00266974">
      <w:pPr>
        <w:spacing w:line="240" w:lineRule="auto"/>
        <w:ind w:firstLine="720"/>
        <w:contextualSpacing/>
        <w:rPr>
          <w:sz w:val="24"/>
          <w:szCs w:val="24"/>
        </w:rPr>
      </w:pPr>
      <w:r w:rsidRPr="00301B2D">
        <w:rPr>
          <w:sz w:val="24"/>
          <w:szCs w:val="24"/>
        </w:rPr>
        <w:t>“late”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w:t>
      </w:r>
    </w:p>
    <w:p w14:paraId="12082C5C" w14:textId="77777777" w:rsidR="00266974" w:rsidRDefault="00301B2D" w:rsidP="00266974">
      <w:pPr>
        <w:spacing w:line="240" w:lineRule="auto"/>
        <w:ind w:firstLine="720"/>
        <w:contextualSpacing/>
        <w:rPr>
          <w:sz w:val="24"/>
          <w:szCs w:val="24"/>
        </w:rPr>
      </w:pPr>
      <w:r w:rsidRPr="00301B2D">
        <w:rPr>
          <w:sz w:val="24"/>
          <w:szCs w:val="24"/>
        </w:rPr>
        <w:t xml:space="preserve">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p>
    <w:p w14:paraId="2A1590AB" w14:textId="1AEBC0CB" w:rsidR="00266974" w:rsidRDefault="00686C95" w:rsidP="00266974">
      <w:pPr>
        <w:spacing w:line="240" w:lineRule="auto"/>
        <w:ind w:left="720"/>
        <w:contextualSpacing/>
      </w:pPr>
      <w:hyperlink r:id="rId31" w:history="1">
        <w:r w:rsidR="00266974" w:rsidRPr="0031254B">
          <w:rPr>
            <w:rStyle w:val="Hyperlink"/>
            <w:sz w:val="24"/>
            <w:szCs w:val="24"/>
          </w:rPr>
          <w:t>https://nrimp.dfw.state.or.us/DataClearinghouse/default.aspx?p=202&amp;XMLname=42006.xml</w:t>
        </w:r>
      </w:hyperlink>
      <w:r w:rsidR="00266974" w:rsidDel="00266974">
        <w:t xml:space="preserve"> </w:t>
      </w:r>
    </w:p>
    <w:p w14:paraId="54AB6BE8" w14:textId="77777777" w:rsidR="00266974" w:rsidRDefault="001B674E" w:rsidP="00266974">
      <w:pPr>
        <w:spacing w:line="240" w:lineRule="auto"/>
        <w:contextualSpacing/>
        <w:rPr>
          <w:sz w:val="24"/>
          <w:szCs w:val="24"/>
        </w:rPr>
      </w:pPr>
      <w:r>
        <w:rPr>
          <w:sz w:val="24"/>
          <w:szCs w:val="24"/>
        </w:rPr>
        <w:t xml:space="preserve">Waples RS, Ford MJ, Nichols K, et al. (2022) </w:t>
      </w:r>
      <w:r w:rsidRPr="001B674E">
        <w:rPr>
          <w:sz w:val="24"/>
          <w:szCs w:val="24"/>
        </w:rPr>
        <w:t xml:space="preserve">Implications of </w:t>
      </w:r>
      <w:r w:rsidR="001E3418">
        <w:rPr>
          <w:sz w:val="24"/>
          <w:szCs w:val="24"/>
        </w:rPr>
        <w:t>l</w:t>
      </w:r>
      <w:r w:rsidRPr="001B674E">
        <w:rPr>
          <w:sz w:val="24"/>
          <w:szCs w:val="24"/>
        </w:rPr>
        <w:t>arge-</w:t>
      </w:r>
      <w:r w:rsidR="001E3418">
        <w:rPr>
          <w:sz w:val="24"/>
          <w:szCs w:val="24"/>
        </w:rPr>
        <w:t>e</w:t>
      </w:r>
      <w:r w:rsidRPr="001B674E">
        <w:rPr>
          <w:sz w:val="24"/>
          <w:szCs w:val="24"/>
        </w:rPr>
        <w:t xml:space="preserve">ffect </w:t>
      </w:r>
      <w:r w:rsidR="001E3418">
        <w:rPr>
          <w:sz w:val="24"/>
          <w:szCs w:val="24"/>
        </w:rPr>
        <w:t>l</w:t>
      </w:r>
      <w:r w:rsidRPr="001B674E">
        <w:rPr>
          <w:sz w:val="24"/>
          <w:szCs w:val="24"/>
        </w:rPr>
        <w:t>oci fo</w:t>
      </w:r>
      <w:r>
        <w:rPr>
          <w:sz w:val="24"/>
          <w:szCs w:val="24"/>
        </w:rPr>
        <w:t xml:space="preserve">r </w:t>
      </w:r>
      <w:r w:rsidR="001E3418">
        <w:rPr>
          <w:sz w:val="24"/>
          <w:szCs w:val="24"/>
        </w:rPr>
        <w:t>c</w:t>
      </w:r>
      <w:r w:rsidRPr="001B674E">
        <w:rPr>
          <w:sz w:val="24"/>
          <w:szCs w:val="24"/>
        </w:rPr>
        <w:t xml:space="preserve">onservation: A </w:t>
      </w:r>
    </w:p>
    <w:p w14:paraId="6BC0D069" w14:textId="77777777" w:rsidR="00266974" w:rsidRDefault="001E3418" w:rsidP="00266974">
      <w:pPr>
        <w:spacing w:line="240" w:lineRule="auto"/>
        <w:ind w:firstLine="720"/>
        <w:contextualSpacing/>
        <w:rPr>
          <w:sz w:val="24"/>
          <w:szCs w:val="24"/>
        </w:rPr>
      </w:pPr>
      <w:r>
        <w:rPr>
          <w:sz w:val="24"/>
          <w:szCs w:val="24"/>
        </w:rPr>
        <w:t>r</w:t>
      </w:r>
      <w:r w:rsidR="001B674E" w:rsidRPr="001B674E">
        <w:rPr>
          <w:sz w:val="24"/>
          <w:szCs w:val="24"/>
        </w:rPr>
        <w:t xml:space="preserve">eview and </w:t>
      </w:r>
      <w:r>
        <w:rPr>
          <w:sz w:val="24"/>
          <w:szCs w:val="24"/>
        </w:rPr>
        <w:t>c</w:t>
      </w:r>
      <w:r w:rsidR="001B674E" w:rsidRPr="001B674E">
        <w:rPr>
          <w:sz w:val="24"/>
          <w:szCs w:val="24"/>
        </w:rPr>
        <w:t xml:space="preserve">ase </w:t>
      </w:r>
      <w:r>
        <w:rPr>
          <w:sz w:val="24"/>
          <w:szCs w:val="24"/>
        </w:rPr>
        <w:t>s</w:t>
      </w:r>
      <w:r w:rsidR="001B674E" w:rsidRPr="001B674E">
        <w:rPr>
          <w:sz w:val="24"/>
          <w:szCs w:val="24"/>
        </w:rPr>
        <w:t>tudy with</w:t>
      </w:r>
      <w:r w:rsidR="001B674E">
        <w:rPr>
          <w:sz w:val="24"/>
          <w:szCs w:val="24"/>
        </w:rPr>
        <w:t xml:space="preserve"> </w:t>
      </w:r>
      <w:r w:rsidR="001B674E" w:rsidRPr="001B674E">
        <w:rPr>
          <w:sz w:val="24"/>
          <w:szCs w:val="24"/>
        </w:rPr>
        <w:t xml:space="preserve">Pacific </w:t>
      </w:r>
      <w:r>
        <w:rPr>
          <w:sz w:val="24"/>
          <w:szCs w:val="24"/>
        </w:rPr>
        <w:t>s</w:t>
      </w:r>
      <w:r w:rsidR="001B674E" w:rsidRPr="001B674E">
        <w:rPr>
          <w:sz w:val="24"/>
          <w:szCs w:val="24"/>
        </w:rPr>
        <w:t>almon</w:t>
      </w:r>
      <w:r w:rsidR="001B674E">
        <w:rPr>
          <w:sz w:val="24"/>
          <w:szCs w:val="24"/>
        </w:rPr>
        <w:t xml:space="preserve">. </w:t>
      </w:r>
      <w:r w:rsidR="001B674E" w:rsidRPr="00493190">
        <w:rPr>
          <w:i/>
          <w:iCs/>
          <w:sz w:val="24"/>
          <w:szCs w:val="24"/>
        </w:rPr>
        <w:t>Journal of Heredity</w:t>
      </w:r>
      <w:r w:rsidR="00D2522E">
        <w:rPr>
          <w:sz w:val="24"/>
          <w:szCs w:val="24"/>
        </w:rPr>
        <w:t xml:space="preserve"> 113(2): 121-144. </w:t>
      </w:r>
    </w:p>
    <w:p w14:paraId="354345C4" w14:textId="325867E9" w:rsidR="001B674E" w:rsidRDefault="00686C95" w:rsidP="00266974">
      <w:pPr>
        <w:spacing w:line="240" w:lineRule="auto"/>
        <w:ind w:firstLine="720"/>
        <w:contextualSpacing/>
        <w:rPr>
          <w:sz w:val="24"/>
          <w:szCs w:val="24"/>
        </w:rPr>
      </w:pPr>
      <w:hyperlink r:id="rId32" w:history="1">
        <w:r w:rsidR="00266974" w:rsidRPr="0031254B">
          <w:rPr>
            <w:rStyle w:val="Hyperlink"/>
            <w:sz w:val="24"/>
            <w:szCs w:val="24"/>
          </w:rPr>
          <w:t>https://doi.org/10.1093/jhered/esab069</w:t>
        </w:r>
      </w:hyperlink>
    </w:p>
    <w:p w14:paraId="52FF2263" w14:textId="77777777" w:rsidR="00D2522E" w:rsidRDefault="00D2522E" w:rsidP="00301B2D">
      <w:pPr>
        <w:spacing w:line="240" w:lineRule="auto"/>
        <w:ind w:left="720" w:hanging="720"/>
        <w:contextualSpacing/>
        <w:rPr>
          <w:sz w:val="24"/>
          <w:szCs w:val="24"/>
        </w:rPr>
      </w:pP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36"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36"/>
    </w:p>
    <w:p w14:paraId="3576BDF3" w14:textId="77777777" w:rsidR="004D6825" w:rsidRDefault="004D6825">
      <w:pPr>
        <w:rPr>
          <w:sz w:val="24"/>
          <w:szCs w:val="24"/>
        </w:rPr>
      </w:pPr>
    </w:p>
    <w:p w14:paraId="4F8C380E" w14:textId="02C3AB69" w:rsidR="004D6825" w:rsidRDefault="004D6825">
      <w:pPr>
        <w:rPr>
          <w:sz w:val="24"/>
          <w:szCs w:val="24"/>
        </w:rPr>
      </w:pPr>
      <w:commentRangeStart w:id="37"/>
      <w:r>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commentRangeEnd w:id="37"/>
      <w:r w:rsidR="00CB0D68">
        <w:rPr>
          <w:rStyle w:val="CommentReference"/>
        </w:rPr>
        <w:commentReference w:id="37"/>
      </w:r>
    </w:p>
    <w:p w14:paraId="641DCC90" w14:textId="4B13ED3D" w:rsidR="004D6825" w:rsidRDefault="004D6825">
      <w:pPr>
        <w:rPr>
          <w:sz w:val="24"/>
          <w:szCs w:val="24"/>
        </w:rPr>
      </w:pPr>
      <w:r w:rsidRPr="00121170">
        <w:rPr>
          <w:b/>
          <w:bCs/>
          <w:sz w:val="24"/>
          <w:szCs w:val="24"/>
        </w:rPr>
        <w:t xml:space="preserve">Figure </w:t>
      </w:r>
      <w:r w:rsidR="00A4567F">
        <w:rPr>
          <w:b/>
          <w:bCs/>
          <w:sz w:val="24"/>
          <w:szCs w:val="24"/>
        </w:rPr>
        <w:t>S</w:t>
      </w:r>
      <w:r w:rsidRPr="00121170">
        <w:rPr>
          <w:b/>
          <w:bCs/>
          <w:sz w:val="24"/>
          <w:szCs w:val="24"/>
        </w:rPr>
        <w:t>1</w:t>
      </w:r>
      <w:r w:rsidR="00542913">
        <w:rPr>
          <w:sz w:val="24"/>
          <w:szCs w:val="24"/>
        </w:rPr>
        <w:t>.</w:t>
      </w:r>
      <w:r>
        <w:rPr>
          <w:sz w:val="24"/>
          <w:szCs w:val="24"/>
        </w:rPr>
        <w:t xml:space="preserve"> Cumulative proportion of all </w:t>
      </w:r>
      <w:r w:rsidR="00E935B3">
        <w:rPr>
          <w:sz w:val="24"/>
          <w:szCs w:val="24"/>
        </w:rPr>
        <w:t>spring</w:t>
      </w:r>
      <w:r>
        <w:rPr>
          <w:sz w:val="24"/>
          <w:szCs w:val="24"/>
        </w:rPr>
        <w:t xml:space="preserve"> associated alleles by date with milestones at 50% and 80% of total number of </w:t>
      </w:r>
      <w:r w:rsidR="00E935B3">
        <w:rPr>
          <w:sz w:val="24"/>
          <w:szCs w:val="24"/>
        </w:rPr>
        <w:t xml:space="preserve">spring </w:t>
      </w:r>
      <w:r>
        <w:rPr>
          <w:sz w:val="24"/>
          <w:szCs w:val="24"/>
        </w:rPr>
        <w:t>alleles highlighted.</w:t>
      </w:r>
    </w:p>
    <w:p w14:paraId="56812B74" w14:textId="489AA1CB" w:rsidR="009D0F10" w:rsidRDefault="009D0F10">
      <w:pPr>
        <w:rPr>
          <w:sz w:val="24"/>
          <w:szCs w:val="24"/>
        </w:rPr>
      </w:pPr>
    </w:p>
    <w:p w14:paraId="6F3DD3AB" w14:textId="1C066681" w:rsidR="002201C3" w:rsidRDefault="002201C3">
      <w:pPr>
        <w:rPr>
          <w:sz w:val="24"/>
          <w:szCs w:val="24"/>
        </w:rPr>
      </w:pPr>
    </w:p>
    <w:p w14:paraId="3C972912" w14:textId="0E0F78F3" w:rsidR="002201C3" w:rsidRDefault="002201C3">
      <w:pPr>
        <w:rPr>
          <w:sz w:val="24"/>
          <w:szCs w:val="24"/>
        </w:rPr>
      </w:pPr>
    </w:p>
    <w:p w14:paraId="029FBADA" w14:textId="77777777" w:rsidR="002201C3" w:rsidRDefault="002201C3">
      <w:pPr>
        <w:rPr>
          <w:sz w:val="24"/>
          <w:szCs w:val="24"/>
        </w:rPr>
      </w:pPr>
    </w:p>
    <w:p w14:paraId="77D0674B" w14:textId="191484DF" w:rsidR="002201C3" w:rsidRDefault="002201C3">
      <w:pPr>
        <w:rPr>
          <w:sz w:val="24"/>
          <w:szCs w:val="24"/>
        </w:rPr>
      </w:pPr>
      <w:commentRangeStart w:id="38"/>
      <w:r w:rsidRPr="002201C3">
        <w:rPr>
          <w:noProof/>
        </w:rPr>
        <w:lastRenderedPageBreak/>
        <w:drawing>
          <wp:inline distT="0" distB="0" distL="0" distR="0" wp14:anchorId="5AF22F21" wp14:editId="7D3FF12F">
            <wp:extent cx="5943600" cy="3025140"/>
            <wp:effectExtent l="0" t="0" r="0" b="38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4"/>
                    <a:stretch>
                      <a:fillRect/>
                    </a:stretch>
                  </pic:blipFill>
                  <pic:spPr>
                    <a:xfrm>
                      <a:off x="0" y="0"/>
                      <a:ext cx="5943600" cy="3025140"/>
                    </a:xfrm>
                    <a:prstGeom prst="rect">
                      <a:avLst/>
                    </a:prstGeom>
                  </pic:spPr>
                </pic:pic>
              </a:graphicData>
            </a:graphic>
          </wp:inline>
        </w:drawing>
      </w:r>
      <w:commentRangeEnd w:id="38"/>
      <w:r w:rsidR="00CB0D68">
        <w:rPr>
          <w:rStyle w:val="CommentReference"/>
        </w:rPr>
        <w:commentReference w:id="38"/>
      </w:r>
    </w:p>
    <w:p w14:paraId="0A301DFD" w14:textId="0F9C86E2" w:rsidR="00A50D04" w:rsidRDefault="00163E90">
      <w:pPr>
        <w:rPr>
          <w:sz w:val="24"/>
          <w:szCs w:val="24"/>
        </w:rPr>
      </w:pPr>
      <w:r w:rsidRPr="00121170">
        <w:rPr>
          <w:b/>
          <w:bCs/>
          <w:sz w:val="24"/>
          <w:szCs w:val="24"/>
        </w:rPr>
        <w:t xml:space="preserve">Figure </w:t>
      </w:r>
      <w:r w:rsidR="00A4567F">
        <w:rPr>
          <w:b/>
          <w:bCs/>
          <w:sz w:val="24"/>
          <w:szCs w:val="24"/>
        </w:rPr>
        <w:t>S</w:t>
      </w:r>
      <w:r w:rsidRPr="00121170">
        <w:rPr>
          <w:b/>
          <w:bCs/>
          <w:sz w:val="24"/>
          <w:szCs w:val="24"/>
        </w:rPr>
        <w:t>2</w:t>
      </w:r>
      <w:r w:rsidR="00542913">
        <w:rPr>
          <w:sz w:val="24"/>
          <w:szCs w:val="24"/>
        </w:rPr>
        <w:t>.</w:t>
      </w:r>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w:t>
      </w:r>
      <w:r w:rsidR="00CA29AC">
        <w:rPr>
          <w:sz w:val="24"/>
          <w:szCs w:val="24"/>
        </w:rPr>
        <w:t xml:space="preserve"> of the two homozygous genotypes.</w:t>
      </w:r>
    </w:p>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lastRenderedPageBreak/>
              <w:t>Sample</w:t>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70256F">
              <w:rPr>
                <w:rFonts w:ascii="Calibri" w:eastAsia="Times New Roman" w:hAnsi="Calibri" w:cs="Times New Roman"/>
                <w:b/>
                <w:bCs/>
                <w:i/>
                <w:iCs/>
                <w:color w:val="000000"/>
                <w:sz w:val="16"/>
                <w:szCs w:val="16"/>
              </w:rPr>
              <w:t>greb1l</w:t>
            </w:r>
            <w:r w:rsidRPr="00036D0E">
              <w:rPr>
                <w:rFonts w:ascii="Calibri" w:eastAsia="Times New Roman" w:hAnsi="Calibri" w:cs="Times New Roman"/>
                <w:b/>
                <w:bCs/>
                <w:color w:val="000000"/>
                <w:sz w:val="16"/>
                <w:szCs w:val="16"/>
              </w:rPr>
              <w:t xml:space="preserve">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70256F">
              <w:rPr>
                <w:rFonts w:ascii="Calibri" w:eastAsia="Times New Roman" w:hAnsi="Calibri" w:cs="Times New Roman"/>
                <w:b/>
                <w:bCs/>
                <w:i/>
                <w:iCs/>
                <w:color w:val="000000"/>
                <w:sz w:val="16"/>
                <w:szCs w:val="16"/>
              </w:rPr>
              <w:t>greb1l</w:t>
            </w:r>
            <w:r w:rsidRPr="00036D0E">
              <w:rPr>
                <w:rFonts w:ascii="Calibri" w:eastAsia="Times New Roman" w:hAnsi="Calibri" w:cs="Times New Roman"/>
                <w:b/>
                <w:bCs/>
                <w:color w:val="000000"/>
                <w:sz w:val="16"/>
                <w:szCs w:val="16"/>
              </w:rPr>
              <w:t xml:space="preserve">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5">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6"/>
      <w:headerReference w:type="default" r:id="rId37"/>
      <w:footerReference w:type="default" r:id="rId38"/>
      <w:headerReference w:type="first" r:id="rId39"/>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Kathleen O'Malley" w:date="2022-10-10T10:44:00Z" w:initials="OMKG">
    <w:p w14:paraId="063A027F" w14:textId="3012AAC5" w:rsidR="000664E8" w:rsidRDefault="000664E8">
      <w:pPr>
        <w:pStyle w:val="CommentText"/>
      </w:pPr>
      <w:r>
        <w:rPr>
          <w:rStyle w:val="CommentReference"/>
        </w:rPr>
        <w:annotationRef/>
      </w:r>
      <w:r>
        <w:t>Double check page numbers are correct after all revisions have been completed</w:t>
      </w:r>
    </w:p>
  </w:comment>
  <w:comment w:id="20" w:author="Kathleen O'Malley [3]" w:date="2022-10-10T11:10:00Z" w:initials="OMKG">
    <w:p w14:paraId="642A2087" w14:textId="13F55124" w:rsidR="00684D8D" w:rsidRDefault="00684D8D">
      <w:pPr>
        <w:pStyle w:val="CommentText"/>
      </w:pPr>
      <w:r>
        <w:rPr>
          <w:rStyle w:val="CommentReference"/>
        </w:rPr>
        <w:annotationRef/>
      </w:r>
      <w:r>
        <w:t xml:space="preserve">David, reviewing this document reminded me of our conversation regarding </w:t>
      </w:r>
      <w:r w:rsidR="006479A0">
        <w:t>t</w:t>
      </w:r>
      <w:r>
        <w:t>he species ID markers in this panel. You were going to double check the approach used for the half-pounder manuscript and note whether text needed to be revised? I can’t recall the details right now but wanted to mention it for this report and the manuscript since we are revising both now.</w:t>
      </w:r>
    </w:p>
  </w:comment>
  <w:comment w:id="22" w:author="Stevens, Peter" w:date="2022-03-28T11:22:00Z" w:initials="SP">
    <w:p w14:paraId="7D993FED" w14:textId="77777777" w:rsidR="0059129E" w:rsidRDefault="0059129E" w:rsidP="002A421F">
      <w:pPr>
        <w:pStyle w:val="CommentText"/>
      </w:pPr>
      <w:r>
        <w:rPr>
          <w:rStyle w:val="CommentReference"/>
        </w:rPr>
        <w:annotationRef/>
      </w:r>
      <w:r>
        <w:t xml:space="preserve">Text above indicates no overlap in sampling dates between creel and seine. However, this figure shows overlap. X-axis scale and figure caption indicates these are "Sampling Weeks" NOT "Sampling Dates" as labelled. If that is the case, might want to change x-axis label just to clarify. </w:t>
      </w:r>
    </w:p>
  </w:comment>
  <w:comment w:id="23" w:author="Kathleen O'Malley [2]" w:date="2022-10-04T08:46:00Z" w:initials="OMKG">
    <w:p w14:paraId="229C2B6B" w14:textId="208A326E" w:rsidR="00C20093" w:rsidRDefault="00C20093">
      <w:pPr>
        <w:pStyle w:val="CommentText"/>
      </w:pPr>
      <w:r>
        <w:rPr>
          <w:rStyle w:val="CommentReference"/>
        </w:rPr>
        <w:annotationRef/>
      </w:r>
      <w:r>
        <w:t>David, can you address this comment from Peter?</w:t>
      </w:r>
    </w:p>
  </w:comment>
  <w:comment w:id="24" w:author="Stevens, Peter" w:date="2022-03-28T11:24:00Z" w:initials="SP">
    <w:p w14:paraId="5A38C46D" w14:textId="77777777" w:rsidR="0059129E" w:rsidRDefault="0059129E" w:rsidP="009C35A3">
      <w:pPr>
        <w:pStyle w:val="CommentText"/>
      </w:pPr>
      <w:r>
        <w:rPr>
          <w:rStyle w:val="CommentReference"/>
        </w:rPr>
        <w:annotationRef/>
      </w:r>
      <w:r>
        <w:t xml:space="preserve">Purple/yellow interaction does weird things to my eyes especially in first panel. Also, have a little trouble tracking yellow again white background. Not much contrast. Might just be my eyes though. </w:t>
      </w:r>
    </w:p>
  </w:comment>
  <w:comment w:id="25" w:author="Kathleen O'Malley [2]" w:date="2022-10-04T08:47:00Z" w:initials="OMKG">
    <w:p w14:paraId="667A3125" w14:textId="34FA2BE8" w:rsidR="00C20093" w:rsidRDefault="00C20093">
      <w:pPr>
        <w:pStyle w:val="CommentText"/>
      </w:pPr>
      <w:r>
        <w:rPr>
          <w:rStyle w:val="CommentReference"/>
        </w:rPr>
        <w:annotationRef/>
      </w:r>
      <w:r>
        <w:t>David, I’ll let you decide whether you edit the colors. If not, might be something to keep in mind for future reports/manuscripts</w:t>
      </w:r>
    </w:p>
  </w:comment>
  <w:comment w:id="26" w:author="Kathleen O'Malley [2]" w:date="2022-06-06T11:04:00Z" w:initials="OMKG">
    <w:p w14:paraId="6718D0E1" w14:textId="77777777" w:rsidR="00BE7176" w:rsidRDefault="00BE7176">
      <w:pPr>
        <w:pStyle w:val="CommentText"/>
      </w:pPr>
      <w:r>
        <w:rPr>
          <w:rStyle w:val="CommentReference"/>
        </w:rPr>
        <w:annotationRef/>
      </w:r>
      <w:r>
        <w:rPr>
          <w:rStyle w:val="CommentReference"/>
        </w:rPr>
        <w:annotationRef/>
      </w:r>
      <w:r>
        <w:t>From Marc Johnson:</w:t>
      </w:r>
    </w:p>
    <w:p w14:paraId="5DD4C06E" w14:textId="77777777" w:rsidR="00BE7176" w:rsidRDefault="00BE7176">
      <w:pPr>
        <w:pStyle w:val="CommentText"/>
      </w:pPr>
    </w:p>
    <w:p w14:paraId="1C999D65" w14:textId="3E124458" w:rsidR="00BE7176" w:rsidRDefault="00BE7176">
      <w:pPr>
        <w:pStyle w:val="CommentText"/>
      </w:pPr>
      <w:r>
        <w:t>Suggest converting this to metric.  Here, again, there's a curious mix of metric (°C) and standard (</w:t>
      </w:r>
      <w:proofErr w:type="spellStart"/>
      <w:r>
        <w:t>cfs</w:t>
      </w:r>
      <w:proofErr w:type="spellEnd"/>
      <w:r>
        <w:t>) units.</w:t>
      </w:r>
    </w:p>
  </w:comment>
  <w:comment w:id="27" w:author="Kathleen O'Malley [2]" w:date="2022-10-04T08:46:00Z" w:initials="OMKG">
    <w:p w14:paraId="70BD784E" w14:textId="355926D0" w:rsidR="00C20093" w:rsidRDefault="00C20093">
      <w:pPr>
        <w:pStyle w:val="CommentText"/>
      </w:pPr>
      <w:r>
        <w:rPr>
          <w:rStyle w:val="CommentReference"/>
        </w:rPr>
        <w:annotationRef/>
      </w:r>
      <w:r>
        <w:t xml:space="preserve">David, can you </w:t>
      </w:r>
      <w:proofErr w:type="gramStart"/>
      <w:r>
        <w:t>standardized</w:t>
      </w:r>
      <w:proofErr w:type="gramEnd"/>
      <w:r>
        <w:t xml:space="preserve"> throughout the report</w:t>
      </w:r>
      <w:r w:rsidR="00401808">
        <w:t>?</w:t>
      </w:r>
    </w:p>
  </w:comment>
  <w:comment w:id="29" w:author="Kathleen O'Malley [4]" w:date="2022-10-10T11:20:00Z" w:initials="OMKG">
    <w:p w14:paraId="3667E385" w14:textId="00B324E7" w:rsidR="00590F99" w:rsidRDefault="00590F99">
      <w:pPr>
        <w:pStyle w:val="CommentText"/>
      </w:pPr>
      <w:r>
        <w:rPr>
          <w:rStyle w:val="CommentReference"/>
        </w:rPr>
        <w:annotationRef/>
      </w:r>
      <w:r>
        <w:t>Was Supp Fig 1 referenced prior to Supp Fig 2?</w:t>
      </w:r>
    </w:p>
  </w:comment>
  <w:comment w:id="30" w:author="Kathleen O'Malley [5]" w:date="2022-10-10T11:22:00Z" w:initials="OMKG">
    <w:p w14:paraId="7D55E20A" w14:textId="0B85158D" w:rsidR="003A0FD8" w:rsidRDefault="003A0FD8">
      <w:pPr>
        <w:pStyle w:val="CommentText"/>
      </w:pPr>
      <w:r>
        <w:rPr>
          <w:rStyle w:val="CommentReference"/>
        </w:rPr>
        <w:annotationRef/>
      </w:r>
      <w:r>
        <w:t>David, I think we need to provide a bit more context/explanation here for the reader.</w:t>
      </w:r>
    </w:p>
  </w:comment>
  <w:comment w:id="33" w:author="Kathleen O'Malley [6]" w:date="2022-10-10T13:33:00Z" w:initials="OMKG">
    <w:p w14:paraId="4A31C25D" w14:textId="342CC626" w:rsidR="004A4528" w:rsidRDefault="004A4528">
      <w:pPr>
        <w:pStyle w:val="CommentText"/>
      </w:pPr>
      <w:r>
        <w:rPr>
          <w:rStyle w:val="CommentReference"/>
        </w:rPr>
        <w:annotationRef/>
      </w:r>
      <w:r>
        <w:t>David, I agree with Peter’s comments that we could just reference the two Supp Figures in the main text here or in the results. If you agree, feel free to revise.</w:t>
      </w:r>
    </w:p>
  </w:comment>
  <w:comment w:id="37" w:author="Stevens, Peter" w:date="2022-03-28T12:15:00Z" w:initials="SP">
    <w:p w14:paraId="135BB2F2" w14:textId="77777777" w:rsidR="00CB0D68" w:rsidRDefault="00CB0D68" w:rsidP="000528F6">
      <w:pPr>
        <w:pStyle w:val="CommentText"/>
      </w:pPr>
      <w:r>
        <w:rPr>
          <w:rStyle w:val="CommentReference"/>
        </w:rPr>
        <w:annotationRef/>
      </w:r>
      <w:proofErr w:type="spellStart"/>
      <w:r>
        <w:t>Ooooh</w:t>
      </w:r>
      <w:proofErr w:type="spellEnd"/>
      <w:r>
        <w:t>! I like this. Are you sure you don't want it in the main text? If I'm a fisheries manager, this gives me all the info I need to set a guideline date.</w:t>
      </w:r>
    </w:p>
  </w:comment>
  <w:comment w:id="38" w:author="Stevens, Peter" w:date="2022-03-28T12:17:00Z" w:initials="SP">
    <w:p w14:paraId="71CFFB61" w14:textId="001B7188" w:rsidR="00CB0D68" w:rsidRDefault="00CB0D68" w:rsidP="006940C7">
      <w:pPr>
        <w:pStyle w:val="CommentText"/>
      </w:pPr>
      <w:r>
        <w:rPr>
          <w:rStyle w:val="CommentReference"/>
        </w:rPr>
        <w:annotationRef/>
      </w:r>
      <w:r>
        <w:t xml:space="preserve">Also really like this one. It visually illustrates some results you describe in, I think, the last paragraph of the discussion. Consider </w:t>
      </w:r>
      <w:r w:rsidR="005D4804">
        <w:t>j</w:t>
      </w:r>
      <w:r>
        <w:t>ust referencing and including in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A027F" w15:done="0"/>
  <w15:commentEx w15:paraId="642A2087" w15:done="0"/>
  <w15:commentEx w15:paraId="7D993FED" w15:done="0"/>
  <w15:commentEx w15:paraId="229C2B6B" w15:paraIdParent="7D993FED" w15:done="0"/>
  <w15:commentEx w15:paraId="5A38C46D" w15:done="0"/>
  <w15:commentEx w15:paraId="667A3125" w15:paraIdParent="5A38C46D" w15:done="0"/>
  <w15:commentEx w15:paraId="1C999D65" w15:done="0"/>
  <w15:commentEx w15:paraId="70BD784E" w15:paraIdParent="1C999D65" w15:done="0"/>
  <w15:commentEx w15:paraId="3667E385" w15:done="0"/>
  <w15:commentEx w15:paraId="7D55E20A" w15:done="0"/>
  <w15:commentEx w15:paraId="4A31C25D" w15:done="0"/>
  <w15:commentEx w15:paraId="135BB2F2" w15:done="0"/>
  <w15:commentEx w15:paraId="71CFF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75F3" w16cex:dateUtc="2022-10-10T17:44:00Z"/>
  <w16cex:commentExtensible w16cex:durableId="26EE7C11" w16cex:dateUtc="2022-10-10T18:10:00Z"/>
  <w16cex:commentExtensible w16cex:durableId="25EC1902" w16cex:dateUtc="2022-03-28T18:22:00Z"/>
  <w16cex:commentExtensible w16cex:durableId="26E67159" w16cex:dateUtc="2022-10-04T15:46:00Z"/>
  <w16cex:commentExtensible w16cex:durableId="25EC1966" w16cex:dateUtc="2022-03-28T18:24:00Z"/>
  <w16cex:commentExtensible w16cex:durableId="26E6718D" w16cex:dateUtc="2022-10-04T15:47:00Z"/>
  <w16cex:commentExtensible w16cex:durableId="26485DB2" w16cex:dateUtc="2022-06-06T18:04:00Z"/>
  <w16cex:commentExtensible w16cex:durableId="26E6717B" w16cex:dateUtc="2022-10-04T15:46:00Z"/>
  <w16cex:commentExtensible w16cex:durableId="26EE7E96" w16cex:dateUtc="2022-10-10T18:20:00Z"/>
  <w16cex:commentExtensible w16cex:durableId="26EE7EEB" w16cex:dateUtc="2022-10-10T18:22:00Z"/>
  <w16cex:commentExtensible w16cex:durableId="26EE9DAE" w16cex:dateUtc="2022-10-10T20:33:00Z"/>
  <w16cex:commentExtensible w16cex:durableId="25EC2575" w16cex:dateUtc="2022-03-28T19:15:00Z"/>
  <w16cex:commentExtensible w16cex:durableId="25EC25D4" w16cex:dateUtc="2022-03-28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A027F" w16cid:durableId="26EE75F3"/>
  <w16cid:commentId w16cid:paraId="642A2087" w16cid:durableId="26EE7C11"/>
  <w16cid:commentId w16cid:paraId="7D993FED" w16cid:durableId="25EC1902"/>
  <w16cid:commentId w16cid:paraId="229C2B6B" w16cid:durableId="26E67159"/>
  <w16cid:commentId w16cid:paraId="5A38C46D" w16cid:durableId="25EC1966"/>
  <w16cid:commentId w16cid:paraId="667A3125" w16cid:durableId="26E6718D"/>
  <w16cid:commentId w16cid:paraId="1C999D65" w16cid:durableId="26485DB2"/>
  <w16cid:commentId w16cid:paraId="70BD784E" w16cid:durableId="26E6717B"/>
  <w16cid:commentId w16cid:paraId="3667E385" w16cid:durableId="26EE7E96"/>
  <w16cid:commentId w16cid:paraId="7D55E20A" w16cid:durableId="26EE7EEB"/>
  <w16cid:commentId w16cid:paraId="4A31C25D" w16cid:durableId="26EE9DAE"/>
  <w16cid:commentId w16cid:paraId="135BB2F2" w16cid:durableId="25EC2575"/>
  <w16cid:commentId w16cid:paraId="71CFFB61" w16cid:durableId="25EC2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BF47" w14:textId="77777777" w:rsidR="00686C95" w:rsidRDefault="00686C95" w:rsidP="00B53A6E">
      <w:pPr>
        <w:spacing w:after="0" w:line="240" w:lineRule="auto"/>
      </w:pPr>
      <w:r>
        <w:separator/>
      </w:r>
    </w:p>
  </w:endnote>
  <w:endnote w:type="continuationSeparator" w:id="0">
    <w:p w14:paraId="184114FA" w14:textId="77777777" w:rsidR="00686C95" w:rsidRDefault="00686C95"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6453" w14:textId="77777777" w:rsidR="006A05AC" w:rsidRDefault="006A05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82FB" w14:textId="696C2665" w:rsidR="006A05AC" w:rsidRDefault="006A05AC">
    <w:pPr>
      <w:pStyle w:val="Footer"/>
      <w:jc w:val="center"/>
    </w:pPr>
  </w:p>
  <w:p w14:paraId="242CE4BA" w14:textId="7CC0EC5E" w:rsidR="006A05AC" w:rsidRPr="008843D3" w:rsidRDefault="006A05AC"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8562" w14:textId="77777777" w:rsidR="006A05AC" w:rsidRDefault="006A05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415525"/>
      <w:docPartObj>
        <w:docPartGallery w:val="Page Numbers (Bottom of Page)"/>
        <w:docPartUnique/>
      </w:docPartObj>
    </w:sdtPr>
    <w:sdtEndPr>
      <w:rPr>
        <w:noProof/>
      </w:rPr>
    </w:sdtEndPr>
    <w:sdtContent>
      <w:p w14:paraId="175FB022" w14:textId="223BD3D9" w:rsidR="006A05AC" w:rsidRDefault="006A05AC">
        <w:pPr>
          <w:pStyle w:val="Footer"/>
          <w:jc w:val="center"/>
        </w:pPr>
        <w:r>
          <w:fldChar w:fldCharType="begin"/>
        </w:r>
        <w:r>
          <w:instrText xml:space="preserve"> PAGE   \* MERGEFORMAT </w:instrText>
        </w:r>
        <w:r>
          <w:fldChar w:fldCharType="separate"/>
        </w:r>
        <w:r w:rsidR="00D64194">
          <w:rPr>
            <w:noProof/>
          </w:rPr>
          <w:t>13</w:t>
        </w:r>
        <w:r>
          <w:rPr>
            <w:noProof/>
          </w:rPr>
          <w:fldChar w:fldCharType="end"/>
        </w:r>
      </w:p>
    </w:sdtContent>
  </w:sdt>
  <w:p w14:paraId="4CF4D5E7" w14:textId="77777777" w:rsidR="006A05AC" w:rsidRPr="008843D3" w:rsidRDefault="006A05AC" w:rsidP="00144E7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2E68" w14:textId="77777777" w:rsidR="006A05AC" w:rsidRPr="008843D3" w:rsidRDefault="006A05AC"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7A647" w14:textId="77777777" w:rsidR="00686C95" w:rsidRDefault="00686C95" w:rsidP="00B53A6E">
      <w:pPr>
        <w:spacing w:after="0" w:line="240" w:lineRule="auto"/>
      </w:pPr>
      <w:r>
        <w:separator/>
      </w:r>
    </w:p>
  </w:footnote>
  <w:footnote w:type="continuationSeparator" w:id="0">
    <w:p w14:paraId="285EDBAA" w14:textId="77777777" w:rsidR="00686C95" w:rsidRDefault="00686C95"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258FD" w14:textId="331A0ECF" w:rsidR="006A05AC" w:rsidRDefault="006A05AC">
    <w:pPr>
      <w:pStyle w:val="Header"/>
    </w:pPr>
    <w:r>
      <w:rPr>
        <w:noProof/>
      </w:rPr>
      <mc:AlternateContent>
        <mc:Choice Requires="wps">
          <w:drawing>
            <wp:anchor distT="0" distB="0" distL="114300" distR="114300" simplePos="0" relativeHeight="251656704"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" o:allowincell="f" filled="f" stroked="f">
              <v:stroke joinstyle="round"/>
              <o:lock v:ext="edit" shapetype="t"/>
              <v:textbox style="mso-fit-shape-to-text:t">
                <w:txbxContent>
                  <w:p w14:paraId="6A43E64E"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B60EF" w14:textId="77777777" w:rsidR="006A05AC" w:rsidRDefault="006A05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F14B" w14:textId="1B309D95" w:rsidR="006A05AC" w:rsidRDefault="006A05AC">
    <w:pPr>
      <w:pStyle w:val="Header"/>
    </w:pPr>
    <w:r>
      <w:rPr>
        <w:noProof/>
      </w:rPr>
      <mc:AlternateContent>
        <mc:Choice Requires="wps">
          <w:drawing>
            <wp:anchor distT="0" distB="0" distL="114300" distR="114300" simplePos="0" relativeHeight="251655680"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" o:allowincell="f" filled="f" stroked="f">
              <v:stroke joinstyle="round"/>
              <o:lock v:ext="edit" shapetype="t"/>
              <v:textbox style="mso-fit-shape-to-text:t">
                <w:txbxContent>
                  <w:p w14:paraId="2540E27F"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EC23E" w14:textId="05187E24" w:rsidR="006A05AC" w:rsidRDefault="006A05A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78A2" w14:textId="6D024CF2" w:rsidR="006A05AC" w:rsidRDefault="006A05AC">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C57Q0x+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BC6E716"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1840" w14:textId="77F65AF4" w:rsidR="006A05AC" w:rsidRDefault="006A05A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AECF" w14:textId="519F72C2" w:rsidR="006A05AC" w:rsidRDefault="006A05AC">
    <w:pPr>
      <w:pStyle w:val="Header"/>
    </w:pPr>
    <w:r>
      <w:rPr>
        <w:noProof/>
      </w:rPr>
      <mc:AlternateContent>
        <mc:Choice Requires="wps">
          <w:drawing>
            <wp:anchor distT="0" distB="0" distL="114300" distR="114300" simplePos="0" relativeHeight="251658752"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Atscxu+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11C5D2A" w14:textId="77777777" w:rsidR="006A05AC" w:rsidRDefault="006A05AC"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leen O'Malley">
    <w15:presenceInfo w15:providerId="AD" w15:userId="S::omalleyk@oregonstate.edu::0f5db546-bac0-4755-b13f-b5290ba434cf"/>
  </w15:person>
  <w15:person w15:author="Kathleen O'Malley [2]">
    <w15:presenceInfo w15:providerId="AD" w15:userId="S::omalleyk@oregonstate.edu::0f5db546-bac0-4755-b13f-b5290ba434cf"/>
  </w15:person>
  <w15:person w15:author="Kathleen O'Malley [3]">
    <w15:presenceInfo w15:providerId="AD" w15:userId="S::omalleyk@oregonstate.edu::0f5db546-bac0-4755-b13f-b5290ba434cf"/>
  </w15:person>
  <w15:person w15:author="Stevens, Peter">
    <w15:presenceInfo w15:providerId="AD" w15:userId="S::stevepet@oregonstate.edu::f49e14ad-4f47-403e-aeff-adae238af691"/>
  </w15:person>
  <w15:person w15:author="Kathleen O'Malley [4]">
    <w15:presenceInfo w15:providerId="AD" w15:userId="S::omalleyk@oregonstate.edu::0f5db546-bac0-4755-b13f-b5290ba434cf"/>
  </w15:person>
  <w15:person w15:author="Kathleen O'Malley [5]">
    <w15:presenceInfo w15:providerId="AD" w15:userId="S::omalleyk@oregonstate.edu::0f5db546-bac0-4755-b13f-b5290ba434cf"/>
  </w15:person>
  <w15:person w15:author="Kathleen O'Malley [6]">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4336"/>
    <w:rsid w:val="00036D0E"/>
    <w:rsid w:val="000537E9"/>
    <w:rsid w:val="000563FB"/>
    <w:rsid w:val="000614AB"/>
    <w:rsid w:val="0006323D"/>
    <w:rsid w:val="000641CB"/>
    <w:rsid w:val="000664E8"/>
    <w:rsid w:val="00070433"/>
    <w:rsid w:val="000718C7"/>
    <w:rsid w:val="0008331C"/>
    <w:rsid w:val="00083650"/>
    <w:rsid w:val="00091F00"/>
    <w:rsid w:val="000931CB"/>
    <w:rsid w:val="00095CAB"/>
    <w:rsid w:val="0009694E"/>
    <w:rsid w:val="00097907"/>
    <w:rsid w:val="000A2FCD"/>
    <w:rsid w:val="000A3DC7"/>
    <w:rsid w:val="000A5869"/>
    <w:rsid w:val="000B0695"/>
    <w:rsid w:val="000B2FBF"/>
    <w:rsid w:val="000B488D"/>
    <w:rsid w:val="000B700A"/>
    <w:rsid w:val="000C3EFD"/>
    <w:rsid w:val="000C7FD1"/>
    <w:rsid w:val="000D022A"/>
    <w:rsid w:val="000D66E8"/>
    <w:rsid w:val="000F578C"/>
    <w:rsid w:val="000F689C"/>
    <w:rsid w:val="000F7A3B"/>
    <w:rsid w:val="001040A2"/>
    <w:rsid w:val="001076FA"/>
    <w:rsid w:val="0011263C"/>
    <w:rsid w:val="0011427D"/>
    <w:rsid w:val="00121170"/>
    <w:rsid w:val="001229BC"/>
    <w:rsid w:val="0012687E"/>
    <w:rsid w:val="00126C10"/>
    <w:rsid w:val="00127B89"/>
    <w:rsid w:val="00131958"/>
    <w:rsid w:val="0013276D"/>
    <w:rsid w:val="0013739A"/>
    <w:rsid w:val="001431E6"/>
    <w:rsid w:val="00144E70"/>
    <w:rsid w:val="00147FD5"/>
    <w:rsid w:val="00153C0C"/>
    <w:rsid w:val="001544C5"/>
    <w:rsid w:val="00154BB9"/>
    <w:rsid w:val="00163E90"/>
    <w:rsid w:val="0016475D"/>
    <w:rsid w:val="001710E4"/>
    <w:rsid w:val="001833DB"/>
    <w:rsid w:val="001834B4"/>
    <w:rsid w:val="0018495C"/>
    <w:rsid w:val="001A1C3B"/>
    <w:rsid w:val="001A3EC1"/>
    <w:rsid w:val="001A647B"/>
    <w:rsid w:val="001B060D"/>
    <w:rsid w:val="001B0D71"/>
    <w:rsid w:val="001B563A"/>
    <w:rsid w:val="001B674E"/>
    <w:rsid w:val="001C2B90"/>
    <w:rsid w:val="001C6D2B"/>
    <w:rsid w:val="001C7B04"/>
    <w:rsid w:val="001D53A2"/>
    <w:rsid w:val="001D6FD5"/>
    <w:rsid w:val="001E241B"/>
    <w:rsid w:val="001E3418"/>
    <w:rsid w:val="001E348B"/>
    <w:rsid w:val="001F1E5B"/>
    <w:rsid w:val="001F2C20"/>
    <w:rsid w:val="001F3C7A"/>
    <w:rsid w:val="001F4358"/>
    <w:rsid w:val="001F5AD6"/>
    <w:rsid w:val="001F6304"/>
    <w:rsid w:val="001F65EE"/>
    <w:rsid w:val="00212404"/>
    <w:rsid w:val="00212913"/>
    <w:rsid w:val="00216197"/>
    <w:rsid w:val="002172E6"/>
    <w:rsid w:val="002174D8"/>
    <w:rsid w:val="002201C3"/>
    <w:rsid w:val="00222424"/>
    <w:rsid w:val="002224CB"/>
    <w:rsid w:val="0023163A"/>
    <w:rsid w:val="00240214"/>
    <w:rsid w:val="00245317"/>
    <w:rsid w:val="002463B3"/>
    <w:rsid w:val="002479FA"/>
    <w:rsid w:val="00247CBC"/>
    <w:rsid w:val="00252A0E"/>
    <w:rsid w:val="0025318C"/>
    <w:rsid w:val="00256384"/>
    <w:rsid w:val="00262143"/>
    <w:rsid w:val="00265A35"/>
    <w:rsid w:val="00266974"/>
    <w:rsid w:val="002711F3"/>
    <w:rsid w:val="00271EA2"/>
    <w:rsid w:val="00277D8E"/>
    <w:rsid w:val="002823D0"/>
    <w:rsid w:val="002833B4"/>
    <w:rsid w:val="00285860"/>
    <w:rsid w:val="00290250"/>
    <w:rsid w:val="00293704"/>
    <w:rsid w:val="00296FA7"/>
    <w:rsid w:val="002A023E"/>
    <w:rsid w:val="002A6B64"/>
    <w:rsid w:val="002B6892"/>
    <w:rsid w:val="002C2B1D"/>
    <w:rsid w:val="002C3007"/>
    <w:rsid w:val="002C31BC"/>
    <w:rsid w:val="002C44F3"/>
    <w:rsid w:val="002C5E3D"/>
    <w:rsid w:val="002D2376"/>
    <w:rsid w:val="002D6438"/>
    <w:rsid w:val="002E242F"/>
    <w:rsid w:val="002E3AC0"/>
    <w:rsid w:val="002F3903"/>
    <w:rsid w:val="002F742C"/>
    <w:rsid w:val="00301B2D"/>
    <w:rsid w:val="003029EF"/>
    <w:rsid w:val="00304A06"/>
    <w:rsid w:val="00307241"/>
    <w:rsid w:val="003113EB"/>
    <w:rsid w:val="00311713"/>
    <w:rsid w:val="00314000"/>
    <w:rsid w:val="0031502D"/>
    <w:rsid w:val="0031797E"/>
    <w:rsid w:val="00321480"/>
    <w:rsid w:val="0032359B"/>
    <w:rsid w:val="0033274A"/>
    <w:rsid w:val="00354338"/>
    <w:rsid w:val="003614A9"/>
    <w:rsid w:val="00367C96"/>
    <w:rsid w:val="003751E4"/>
    <w:rsid w:val="003752BA"/>
    <w:rsid w:val="0038491B"/>
    <w:rsid w:val="0038551A"/>
    <w:rsid w:val="003952EF"/>
    <w:rsid w:val="003A0FD8"/>
    <w:rsid w:val="003A13FF"/>
    <w:rsid w:val="003A390F"/>
    <w:rsid w:val="003A435A"/>
    <w:rsid w:val="003A6673"/>
    <w:rsid w:val="003A6957"/>
    <w:rsid w:val="003B4143"/>
    <w:rsid w:val="003B5F05"/>
    <w:rsid w:val="003B77E7"/>
    <w:rsid w:val="003C0B02"/>
    <w:rsid w:val="003C12CC"/>
    <w:rsid w:val="003C1B67"/>
    <w:rsid w:val="003C5FE9"/>
    <w:rsid w:val="003D1780"/>
    <w:rsid w:val="003D43E7"/>
    <w:rsid w:val="003E0051"/>
    <w:rsid w:val="003E17DB"/>
    <w:rsid w:val="003E304A"/>
    <w:rsid w:val="003F247D"/>
    <w:rsid w:val="003F28CE"/>
    <w:rsid w:val="00401808"/>
    <w:rsid w:val="00404A96"/>
    <w:rsid w:val="0041303F"/>
    <w:rsid w:val="00414167"/>
    <w:rsid w:val="00414E99"/>
    <w:rsid w:val="00415B2C"/>
    <w:rsid w:val="0042332A"/>
    <w:rsid w:val="00423C3C"/>
    <w:rsid w:val="004260FD"/>
    <w:rsid w:val="0042669D"/>
    <w:rsid w:val="00434281"/>
    <w:rsid w:val="00440F3E"/>
    <w:rsid w:val="004455F1"/>
    <w:rsid w:val="0045267B"/>
    <w:rsid w:val="00453C3F"/>
    <w:rsid w:val="00460ED5"/>
    <w:rsid w:val="00465936"/>
    <w:rsid w:val="00473E6E"/>
    <w:rsid w:val="00474D12"/>
    <w:rsid w:val="00475989"/>
    <w:rsid w:val="0048153C"/>
    <w:rsid w:val="0048366E"/>
    <w:rsid w:val="00483A1C"/>
    <w:rsid w:val="00485133"/>
    <w:rsid w:val="00485B37"/>
    <w:rsid w:val="004929C6"/>
    <w:rsid w:val="00493190"/>
    <w:rsid w:val="00495D35"/>
    <w:rsid w:val="004A0E93"/>
    <w:rsid w:val="004A14C7"/>
    <w:rsid w:val="004A4528"/>
    <w:rsid w:val="004A5CCF"/>
    <w:rsid w:val="004A680A"/>
    <w:rsid w:val="004B0D0F"/>
    <w:rsid w:val="004B1B9C"/>
    <w:rsid w:val="004B4C25"/>
    <w:rsid w:val="004C16D9"/>
    <w:rsid w:val="004C216E"/>
    <w:rsid w:val="004C5C49"/>
    <w:rsid w:val="004C6A9B"/>
    <w:rsid w:val="004D458A"/>
    <w:rsid w:val="004D5886"/>
    <w:rsid w:val="004D5D0B"/>
    <w:rsid w:val="004D6825"/>
    <w:rsid w:val="004D7F29"/>
    <w:rsid w:val="004F15DA"/>
    <w:rsid w:val="004F16C5"/>
    <w:rsid w:val="004F67A7"/>
    <w:rsid w:val="00510BF7"/>
    <w:rsid w:val="00516394"/>
    <w:rsid w:val="00516F1A"/>
    <w:rsid w:val="0052254A"/>
    <w:rsid w:val="00533317"/>
    <w:rsid w:val="00534D41"/>
    <w:rsid w:val="00542306"/>
    <w:rsid w:val="00542913"/>
    <w:rsid w:val="00543760"/>
    <w:rsid w:val="00543922"/>
    <w:rsid w:val="005453C8"/>
    <w:rsid w:val="0054601E"/>
    <w:rsid w:val="00546BD8"/>
    <w:rsid w:val="00550772"/>
    <w:rsid w:val="00554B71"/>
    <w:rsid w:val="005558CA"/>
    <w:rsid w:val="005743F4"/>
    <w:rsid w:val="005779BA"/>
    <w:rsid w:val="005864CA"/>
    <w:rsid w:val="00590F99"/>
    <w:rsid w:val="0059129E"/>
    <w:rsid w:val="0059643F"/>
    <w:rsid w:val="00596B8E"/>
    <w:rsid w:val="005A4442"/>
    <w:rsid w:val="005B092A"/>
    <w:rsid w:val="005B55F4"/>
    <w:rsid w:val="005C5189"/>
    <w:rsid w:val="005D4804"/>
    <w:rsid w:val="005D4EC6"/>
    <w:rsid w:val="005D71A1"/>
    <w:rsid w:val="005E24B3"/>
    <w:rsid w:val="005E4785"/>
    <w:rsid w:val="005F18C5"/>
    <w:rsid w:val="005F55D3"/>
    <w:rsid w:val="005F6720"/>
    <w:rsid w:val="005F7D50"/>
    <w:rsid w:val="00602B13"/>
    <w:rsid w:val="0060501E"/>
    <w:rsid w:val="00606E18"/>
    <w:rsid w:val="006078E3"/>
    <w:rsid w:val="00611CCB"/>
    <w:rsid w:val="006177E4"/>
    <w:rsid w:val="00626289"/>
    <w:rsid w:val="00626AB1"/>
    <w:rsid w:val="00630F1F"/>
    <w:rsid w:val="00632FAC"/>
    <w:rsid w:val="00635AB6"/>
    <w:rsid w:val="00636392"/>
    <w:rsid w:val="0063736B"/>
    <w:rsid w:val="00643550"/>
    <w:rsid w:val="00644DD9"/>
    <w:rsid w:val="006479A0"/>
    <w:rsid w:val="0065796E"/>
    <w:rsid w:val="0066193F"/>
    <w:rsid w:val="006619DC"/>
    <w:rsid w:val="00663005"/>
    <w:rsid w:val="006634F1"/>
    <w:rsid w:val="006673B1"/>
    <w:rsid w:val="00667D00"/>
    <w:rsid w:val="00675993"/>
    <w:rsid w:val="006823FB"/>
    <w:rsid w:val="00684D8D"/>
    <w:rsid w:val="00686C95"/>
    <w:rsid w:val="00694E92"/>
    <w:rsid w:val="006A05AC"/>
    <w:rsid w:val="006A13B9"/>
    <w:rsid w:val="006A3CE4"/>
    <w:rsid w:val="006A55F3"/>
    <w:rsid w:val="006B03AC"/>
    <w:rsid w:val="006B37E7"/>
    <w:rsid w:val="006B5A49"/>
    <w:rsid w:val="006C0D3C"/>
    <w:rsid w:val="006C6953"/>
    <w:rsid w:val="006C74C3"/>
    <w:rsid w:val="006D40CE"/>
    <w:rsid w:val="006F6D07"/>
    <w:rsid w:val="006F752E"/>
    <w:rsid w:val="00700F8A"/>
    <w:rsid w:val="0070256F"/>
    <w:rsid w:val="00707505"/>
    <w:rsid w:val="00713AC8"/>
    <w:rsid w:val="00714F85"/>
    <w:rsid w:val="0071644C"/>
    <w:rsid w:val="0072214F"/>
    <w:rsid w:val="007251DA"/>
    <w:rsid w:val="00741E2E"/>
    <w:rsid w:val="00757FA2"/>
    <w:rsid w:val="007631F8"/>
    <w:rsid w:val="00763526"/>
    <w:rsid w:val="00767A56"/>
    <w:rsid w:val="00782CD9"/>
    <w:rsid w:val="007A09B0"/>
    <w:rsid w:val="007A3D6A"/>
    <w:rsid w:val="007B165A"/>
    <w:rsid w:val="007C372D"/>
    <w:rsid w:val="007C3852"/>
    <w:rsid w:val="007C7EAA"/>
    <w:rsid w:val="007D4327"/>
    <w:rsid w:val="007D5B04"/>
    <w:rsid w:val="007D64D4"/>
    <w:rsid w:val="007E1B12"/>
    <w:rsid w:val="007E3C11"/>
    <w:rsid w:val="007E627F"/>
    <w:rsid w:val="007F08B5"/>
    <w:rsid w:val="007F165D"/>
    <w:rsid w:val="007F2483"/>
    <w:rsid w:val="007F3C49"/>
    <w:rsid w:val="0080411D"/>
    <w:rsid w:val="0081173E"/>
    <w:rsid w:val="008123BA"/>
    <w:rsid w:val="008140F9"/>
    <w:rsid w:val="0082206C"/>
    <w:rsid w:val="00823FFB"/>
    <w:rsid w:val="00832152"/>
    <w:rsid w:val="0084171D"/>
    <w:rsid w:val="00846531"/>
    <w:rsid w:val="008524DF"/>
    <w:rsid w:val="00853909"/>
    <w:rsid w:val="00855B90"/>
    <w:rsid w:val="00857B1D"/>
    <w:rsid w:val="00882EE8"/>
    <w:rsid w:val="008923B7"/>
    <w:rsid w:val="00892DEC"/>
    <w:rsid w:val="00893288"/>
    <w:rsid w:val="008A2A3A"/>
    <w:rsid w:val="008C082A"/>
    <w:rsid w:val="008D211B"/>
    <w:rsid w:val="008D2AAA"/>
    <w:rsid w:val="008D781F"/>
    <w:rsid w:val="008E09DE"/>
    <w:rsid w:val="008E1D1A"/>
    <w:rsid w:val="008E3B8C"/>
    <w:rsid w:val="008F3A78"/>
    <w:rsid w:val="008F643C"/>
    <w:rsid w:val="0090111F"/>
    <w:rsid w:val="00901C6A"/>
    <w:rsid w:val="00913266"/>
    <w:rsid w:val="00917082"/>
    <w:rsid w:val="00917C87"/>
    <w:rsid w:val="00931E96"/>
    <w:rsid w:val="00934004"/>
    <w:rsid w:val="009348FC"/>
    <w:rsid w:val="00935472"/>
    <w:rsid w:val="0094076D"/>
    <w:rsid w:val="0094503D"/>
    <w:rsid w:val="00946086"/>
    <w:rsid w:val="009472F1"/>
    <w:rsid w:val="009474A2"/>
    <w:rsid w:val="00951089"/>
    <w:rsid w:val="009538A2"/>
    <w:rsid w:val="0095571E"/>
    <w:rsid w:val="00962D37"/>
    <w:rsid w:val="009645E5"/>
    <w:rsid w:val="009653EA"/>
    <w:rsid w:val="009665C2"/>
    <w:rsid w:val="00972FA2"/>
    <w:rsid w:val="00975432"/>
    <w:rsid w:val="00982A5C"/>
    <w:rsid w:val="00984123"/>
    <w:rsid w:val="00992756"/>
    <w:rsid w:val="0099456F"/>
    <w:rsid w:val="009A666C"/>
    <w:rsid w:val="009A6713"/>
    <w:rsid w:val="009A7B6F"/>
    <w:rsid w:val="009B11C6"/>
    <w:rsid w:val="009B50B2"/>
    <w:rsid w:val="009C223F"/>
    <w:rsid w:val="009C6615"/>
    <w:rsid w:val="009D06C7"/>
    <w:rsid w:val="009D0F10"/>
    <w:rsid w:val="009D1DA6"/>
    <w:rsid w:val="009D44EF"/>
    <w:rsid w:val="009D78B0"/>
    <w:rsid w:val="009E1A86"/>
    <w:rsid w:val="009E3293"/>
    <w:rsid w:val="009E3C61"/>
    <w:rsid w:val="009E3DE5"/>
    <w:rsid w:val="009E7F86"/>
    <w:rsid w:val="009F17D7"/>
    <w:rsid w:val="009F6600"/>
    <w:rsid w:val="009F7584"/>
    <w:rsid w:val="00A010E6"/>
    <w:rsid w:val="00A0247B"/>
    <w:rsid w:val="00A10211"/>
    <w:rsid w:val="00A1392C"/>
    <w:rsid w:val="00A157E5"/>
    <w:rsid w:val="00A16A51"/>
    <w:rsid w:val="00A20506"/>
    <w:rsid w:val="00A310D2"/>
    <w:rsid w:val="00A318C5"/>
    <w:rsid w:val="00A34D55"/>
    <w:rsid w:val="00A4567F"/>
    <w:rsid w:val="00A47D0D"/>
    <w:rsid w:val="00A509FF"/>
    <w:rsid w:val="00A50D04"/>
    <w:rsid w:val="00A5132A"/>
    <w:rsid w:val="00A52584"/>
    <w:rsid w:val="00A53DD4"/>
    <w:rsid w:val="00A6549F"/>
    <w:rsid w:val="00A702AA"/>
    <w:rsid w:val="00A72CCB"/>
    <w:rsid w:val="00A76076"/>
    <w:rsid w:val="00A81C58"/>
    <w:rsid w:val="00A8280D"/>
    <w:rsid w:val="00A85866"/>
    <w:rsid w:val="00A95CE0"/>
    <w:rsid w:val="00A95D17"/>
    <w:rsid w:val="00A95FC8"/>
    <w:rsid w:val="00AA1C15"/>
    <w:rsid w:val="00AA2673"/>
    <w:rsid w:val="00AA26E7"/>
    <w:rsid w:val="00AA714B"/>
    <w:rsid w:val="00AA7F73"/>
    <w:rsid w:val="00AB1634"/>
    <w:rsid w:val="00AB2C63"/>
    <w:rsid w:val="00AB5AD3"/>
    <w:rsid w:val="00AC4690"/>
    <w:rsid w:val="00AC5F3A"/>
    <w:rsid w:val="00AC687F"/>
    <w:rsid w:val="00AC7EF5"/>
    <w:rsid w:val="00AD008C"/>
    <w:rsid w:val="00AD543D"/>
    <w:rsid w:val="00AD5559"/>
    <w:rsid w:val="00AE2359"/>
    <w:rsid w:val="00AE3AEF"/>
    <w:rsid w:val="00AE670D"/>
    <w:rsid w:val="00AE74DC"/>
    <w:rsid w:val="00AE7815"/>
    <w:rsid w:val="00AF2C40"/>
    <w:rsid w:val="00AF4CBA"/>
    <w:rsid w:val="00B06CAB"/>
    <w:rsid w:val="00B102D1"/>
    <w:rsid w:val="00B16524"/>
    <w:rsid w:val="00B16E22"/>
    <w:rsid w:val="00B22D5A"/>
    <w:rsid w:val="00B31FA2"/>
    <w:rsid w:val="00B33B3B"/>
    <w:rsid w:val="00B349CE"/>
    <w:rsid w:val="00B41546"/>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96F11"/>
    <w:rsid w:val="00BA0B5C"/>
    <w:rsid w:val="00BA258D"/>
    <w:rsid w:val="00BA5A2A"/>
    <w:rsid w:val="00BB12D5"/>
    <w:rsid w:val="00BB1F44"/>
    <w:rsid w:val="00BB447E"/>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176"/>
    <w:rsid w:val="00BE7357"/>
    <w:rsid w:val="00BE7DCE"/>
    <w:rsid w:val="00BF09C9"/>
    <w:rsid w:val="00BF4CEF"/>
    <w:rsid w:val="00BF7B3E"/>
    <w:rsid w:val="00C00C29"/>
    <w:rsid w:val="00C03B44"/>
    <w:rsid w:val="00C04E7F"/>
    <w:rsid w:val="00C05858"/>
    <w:rsid w:val="00C05CBC"/>
    <w:rsid w:val="00C20093"/>
    <w:rsid w:val="00C43992"/>
    <w:rsid w:val="00C5194E"/>
    <w:rsid w:val="00C5776A"/>
    <w:rsid w:val="00C62A0F"/>
    <w:rsid w:val="00C650B0"/>
    <w:rsid w:val="00C6514E"/>
    <w:rsid w:val="00C65ED2"/>
    <w:rsid w:val="00C70175"/>
    <w:rsid w:val="00C761D9"/>
    <w:rsid w:val="00C77A08"/>
    <w:rsid w:val="00C83A6F"/>
    <w:rsid w:val="00C8547A"/>
    <w:rsid w:val="00C86C14"/>
    <w:rsid w:val="00C90F1B"/>
    <w:rsid w:val="00C948E0"/>
    <w:rsid w:val="00CA29AC"/>
    <w:rsid w:val="00CA364F"/>
    <w:rsid w:val="00CB0D68"/>
    <w:rsid w:val="00CB1CDB"/>
    <w:rsid w:val="00CB5F06"/>
    <w:rsid w:val="00CD0E78"/>
    <w:rsid w:val="00CD21D0"/>
    <w:rsid w:val="00CD5380"/>
    <w:rsid w:val="00CD677B"/>
    <w:rsid w:val="00CE0D05"/>
    <w:rsid w:val="00CE7268"/>
    <w:rsid w:val="00CF228A"/>
    <w:rsid w:val="00CF32FB"/>
    <w:rsid w:val="00CF4389"/>
    <w:rsid w:val="00CF7653"/>
    <w:rsid w:val="00D054D4"/>
    <w:rsid w:val="00D05D95"/>
    <w:rsid w:val="00D216C0"/>
    <w:rsid w:val="00D2522E"/>
    <w:rsid w:val="00D304D9"/>
    <w:rsid w:val="00D3196F"/>
    <w:rsid w:val="00D51E43"/>
    <w:rsid w:val="00D56F9F"/>
    <w:rsid w:val="00D60469"/>
    <w:rsid w:val="00D6208F"/>
    <w:rsid w:val="00D64194"/>
    <w:rsid w:val="00D74D5A"/>
    <w:rsid w:val="00D76F08"/>
    <w:rsid w:val="00D8253F"/>
    <w:rsid w:val="00D831C3"/>
    <w:rsid w:val="00D86E5E"/>
    <w:rsid w:val="00D93147"/>
    <w:rsid w:val="00D93ACA"/>
    <w:rsid w:val="00D94686"/>
    <w:rsid w:val="00D97B9B"/>
    <w:rsid w:val="00DB26D6"/>
    <w:rsid w:val="00DB6F4C"/>
    <w:rsid w:val="00DD2EC2"/>
    <w:rsid w:val="00DD606A"/>
    <w:rsid w:val="00DE2E1C"/>
    <w:rsid w:val="00DE3FEE"/>
    <w:rsid w:val="00DE6EB9"/>
    <w:rsid w:val="00E031E3"/>
    <w:rsid w:val="00E06986"/>
    <w:rsid w:val="00E12423"/>
    <w:rsid w:val="00E136FD"/>
    <w:rsid w:val="00E15342"/>
    <w:rsid w:val="00E16DC3"/>
    <w:rsid w:val="00E20137"/>
    <w:rsid w:val="00E24E94"/>
    <w:rsid w:val="00E314BF"/>
    <w:rsid w:val="00E325D0"/>
    <w:rsid w:val="00E343FD"/>
    <w:rsid w:val="00E35458"/>
    <w:rsid w:val="00E35F5A"/>
    <w:rsid w:val="00E35F78"/>
    <w:rsid w:val="00E40E53"/>
    <w:rsid w:val="00E45094"/>
    <w:rsid w:val="00E453A8"/>
    <w:rsid w:val="00E510E5"/>
    <w:rsid w:val="00E618C5"/>
    <w:rsid w:val="00E65C73"/>
    <w:rsid w:val="00E67C32"/>
    <w:rsid w:val="00E701D6"/>
    <w:rsid w:val="00E72663"/>
    <w:rsid w:val="00E73665"/>
    <w:rsid w:val="00E756AD"/>
    <w:rsid w:val="00E8127C"/>
    <w:rsid w:val="00E82689"/>
    <w:rsid w:val="00E935B3"/>
    <w:rsid w:val="00E94BB7"/>
    <w:rsid w:val="00EB0132"/>
    <w:rsid w:val="00EB283D"/>
    <w:rsid w:val="00EB2C2E"/>
    <w:rsid w:val="00EB7E31"/>
    <w:rsid w:val="00EC0822"/>
    <w:rsid w:val="00ED13F8"/>
    <w:rsid w:val="00EE109D"/>
    <w:rsid w:val="00EE60E9"/>
    <w:rsid w:val="00EE72B9"/>
    <w:rsid w:val="00EE787B"/>
    <w:rsid w:val="00EF1DB0"/>
    <w:rsid w:val="00EF1EC1"/>
    <w:rsid w:val="00F0142A"/>
    <w:rsid w:val="00F03A08"/>
    <w:rsid w:val="00F05422"/>
    <w:rsid w:val="00F06A3E"/>
    <w:rsid w:val="00F07F43"/>
    <w:rsid w:val="00F14330"/>
    <w:rsid w:val="00F21F32"/>
    <w:rsid w:val="00F22CA3"/>
    <w:rsid w:val="00F24911"/>
    <w:rsid w:val="00F33008"/>
    <w:rsid w:val="00F331C9"/>
    <w:rsid w:val="00F36882"/>
    <w:rsid w:val="00F4216C"/>
    <w:rsid w:val="00F424B4"/>
    <w:rsid w:val="00F45A8F"/>
    <w:rsid w:val="00F47D0A"/>
    <w:rsid w:val="00F54C37"/>
    <w:rsid w:val="00F54EF4"/>
    <w:rsid w:val="00F562B1"/>
    <w:rsid w:val="00F61268"/>
    <w:rsid w:val="00F65A42"/>
    <w:rsid w:val="00F74DFC"/>
    <w:rsid w:val="00F74E52"/>
    <w:rsid w:val="00F76113"/>
    <w:rsid w:val="00F86501"/>
    <w:rsid w:val="00F8796F"/>
    <w:rsid w:val="00F92F85"/>
    <w:rsid w:val="00F95794"/>
    <w:rsid w:val="00FA07DE"/>
    <w:rsid w:val="00FA1C5E"/>
    <w:rsid w:val="00FA2612"/>
    <w:rsid w:val="00FA354A"/>
    <w:rsid w:val="00FA6036"/>
    <w:rsid w:val="00FB0FE9"/>
    <w:rsid w:val="00FB252D"/>
    <w:rsid w:val="00FB4CAC"/>
    <w:rsid w:val="00FC1574"/>
    <w:rsid w:val="00FC779F"/>
    <w:rsid w:val="00FD057A"/>
    <w:rsid w:val="00FD0AEB"/>
    <w:rsid w:val="00FD21CC"/>
    <w:rsid w:val="00FD28B5"/>
    <w:rsid w:val="00FD75D1"/>
    <w:rsid w:val="00FE538A"/>
    <w:rsid w:val="00FE5AD3"/>
    <w:rsid w:val="00FF3862"/>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customStyle="1" w:styleId="UnresolvedMention1">
    <w:name w:val="Unresolved Mention1"/>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 w:type="character" w:styleId="UnresolvedMention">
    <w:name w:val="Unresolved Mention"/>
    <w:basedOn w:val="DefaultParagraphFont"/>
    <w:uiPriority w:val="99"/>
    <w:semiHidden/>
    <w:unhideWhenUsed/>
    <w:rsid w:val="00D252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965350963">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4.emf"/><Relationship Id="rId39" Type="http://schemas.openxmlformats.org/officeDocument/2006/relationships/header" Target="header7.xml"/><Relationship Id="rId21" Type="http://schemas.microsoft.com/office/2018/08/relationships/commentsExtensible" Target="commentsExtensible.xm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doi.org/10.1093/jhered/esab069" TargetMode="External"/><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dfw.state.or.us/fish/CRP/docs/rogue_spring_chinook/Final%20Rogue%20Spring%20Chinook%20Salmon%20Conservation%20Plan%20Comprehensive%20Assessment%20and%20Update.pdf" TargetMode="External"/><Relationship Id="rId28" Type="http://schemas.openxmlformats.org/officeDocument/2006/relationships/image" Target="media/image6.emf"/><Relationship Id="rId36" Type="http://schemas.openxmlformats.org/officeDocument/2006/relationships/header" Target="header5.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yperlink" Target="https://nrimp.dfw.state.or.us/DataClearinghouse/default.aspx?p=202&amp;XMLname=42006.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dfw.state.or.us/fish/CRP/docs/rogue_spring_chinook/final_rogue_CHS_plan.pdf" TargetMode="External"/><Relationship Id="rId27" Type="http://schemas.openxmlformats.org/officeDocument/2006/relationships/image" Target="media/image5.emf"/><Relationship Id="rId30" Type="http://schemas.openxmlformats.org/officeDocument/2006/relationships/hyperlink" Target="https://nrimp.dfw.state.or.us/DataClearinghouse/default.aspx?p=202&amp;XMLname=42004.xml" TargetMode="External"/><Relationship Id="rId35" Type="http://schemas.openxmlformats.org/officeDocument/2006/relationships/image" Target="media/image10.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github.com/State-Fisheries-Genomics-Lab/GT-seq/tree/main/GT-seq_scripts" TargetMode="External"/><Relationship Id="rId33" Type="http://schemas.openxmlformats.org/officeDocument/2006/relationships/image" Target="media/image8.emf"/><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2C904-36D3-4882-A235-5BB4BAE9C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28</Pages>
  <Words>7510</Words>
  <Characters>42809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50219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O Malley, Kathleen G</cp:lastModifiedBy>
  <cp:revision>18</cp:revision>
  <cp:lastPrinted>2022-10-07T17:38:00Z</cp:lastPrinted>
  <dcterms:created xsi:type="dcterms:W3CDTF">2022-10-10T17:43:00Z</dcterms:created>
  <dcterms:modified xsi:type="dcterms:W3CDTF">2022-10-10T20:35:00Z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