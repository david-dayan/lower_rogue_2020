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45E7B" w14:textId="77777777" w:rsidR="00144E70" w:rsidRPr="00D90081" w:rsidRDefault="00144E70" w:rsidP="00144E70">
      <w:pPr>
        <w:autoSpaceDE w:val="0"/>
        <w:autoSpaceDN w:val="0"/>
        <w:adjustRightInd w:val="0"/>
        <w:spacing w:after="0"/>
        <w:rPr>
          <w:b/>
          <w:bCs/>
          <w:sz w:val="44"/>
          <w:szCs w:val="44"/>
        </w:rPr>
      </w:pPr>
      <w:bookmarkStart w:id="0" w:name="_Toc435342873"/>
      <w:bookmarkStart w:id="1" w:name="_Toc435342918"/>
      <w:bookmarkStart w:id="2" w:name="_Toc438883263"/>
      <w:bookmarkStart w:id="3" w:name="_Toc438883451"/>
      <w:bookmarkStart w:id="4" w:name="_Toc438884577"/>
      <w:bookmarkStart w:id="5" w:name="_Toc496510702"/>
      <w:bookmarkStart w:id="6" w:name="_Toc497099837"/>
      <w:bookmarkStart w:id="7" w:name="_Toc497127210"/>
      <w:bookmarkStart w:id="8" w:name="_Toc497127247"/>
      <w:bookmarkStart w:id="9" w:name="_Toc497127630"/>
      <w:bookmarkStart w:id="10" w:name="_Toc176579195"/>
      <w:bookmarkStart w:id="11" w:name="_Toc176579358"/>
      <w:bookmarkStart w:id="12" w:name="_Toc255360919"/>
      <w:bookmarkStart w:id="13" w:name="_Toc257447082"/>
      <w:r w:rsidRPr="00D90081">
        <w:rPr>
          <w:b/>
          <w:bCs/>
          <w:sz w:val="44"/>
          <w:szCs w:val="44"/>
        </w:rPr>
        <w:t>Oregon Department of Fish and Wildlife</w:t>
      </w:r>
    </w:p>
    <w:p w14:paraId="55A94EC1" w14:textId="403E4E2D" w:rsidR="00144E70" w:rsidRPr="00D90081" w:rsidRDefault="00144E70" w:rsidP="00144E70">
      <w:pPr>
        <w:autoSpaceDE w:val="0"/>
        <w:autoSpaceDN w:val="0"/>
        <w:adjustRightInd w:val="0"/>
        <w:spacing w:after="120"/>
        <w:rPr>
          <w:b/>
          <w:bCs/>
          <w:sz w:val="72"/>
          <w:szCs w:val="72"/>
        </w:rPr>
      </w:pPr>
      <w:r w:rsidRPr="00142D4B">
        <w:rPr>
          <w:b/>
          <w:bCs/>
          <w:noProof/>
          <w:sz w:val="44"/>
          <w:szCs w:val="44"/>
        </w:rPr>
        <w:drawing>
          <wp:anchor distT="0" distB="0" distL="114300" distR="114300" simplePos="0" relativeHeight="251657216" behindDoc="1" locked="0" layoutInCell="1" allowOverlap="1" wp14:anchorId="30F5FBA0" wp14:editId="56D4D3E0">
            <wp:simplePos x="0" y="0"/>
            <wp:positionH relativeFrom="margin">
              <wp:posOffset>477078</wp:posOffset>
            </wp:positionH>
            <wp:positionV relativeFrom="paragraph">
              <wp:posOffset>633564</wp:posOffset>
            </wp:positionV>
            <wp:extent cx="4715124" cy="575300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a:extLst>
                        <a:ext uri="{28A0092B-C50C-407E-A947-70E740481C1C}">
                          <a14:useLocalDpi xmlns:a14="http://schemas.microsoft.com/office/drawing/2010/main" val="0"/>
                        </a:ext>
                      </a:extLst>
                    </a:blip>
                    <a:srcRect/>
                    <a:stretch>
                      <a:fillRect/>
                    </a:stretch>
                  </pic:blipFill>
                  <pic:spPr bwMode="auto">
                    <a:xfrm>
                      <a:off x="0" y="0"/>
                      <a:ext cx="4720012" cy="5758969"/>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72"/>
          <w:szCs w:val="72"/>
        </w:rPr>
        <w:t>SCIENCE BULLETIN</w:t>
      </w:r>
    </w:p>
    <w:p w14:paraId="5B3F132F" w14:textId="77777777" w:rsidR="00144E70" w:rsidRPr="00142D4B" w:rsidRDefault="00144E70" w:rsidP="00144E70">
      <w:pPr>
        <w:autoSpaceDE w:val="0"/>
        <w:autoSpaceDN w:val="0"/>
        <w:adjustRightInd w:val="0"/>
        <w:rPr>
          <w:b/>
          <w:bCs/>
          <w:sz w:val="44"/>
          <w:szCs w:val="44"/>
        </w:rPr>
      </w:pPr>
      <w:r w:rsidRPr="00142D4B">
        <w:rPr>
          <w:b/>
          <w:bCs/>
          <w:sz w:val="44"/>
          <w:szCs w:val="44"/>
        </w:rPr>
        <w:t>Number 20XX-XX</w:t>
      </w:r>
    </w:p>
    <w:p w14:paraId="1DCFE072" w14:textId="77777777" w:rsidR="00144E70" w:rsidRPr="00D90081" w:rsidRDefault="00144E70" w:rsidP="00144E70">
      <w:pPr>
        <w:autoSpaceDE w:val="0"/>
        <w:autoSpaceDN w:val="0"/>
        <w:adjustRightInd w:val="0"/>
        <w:rPr>
          <w:sz w:val="48"/>
          <w:szCs w:val="48"/>
        </w:rPr>
      </w:pPr>
    </w:p>
    <w:p w14:paraId="4AE23E3E" w14:textId="77777777" w:rsidR="00144E70" w:rsidRPr="00D90081" w:rsidRDefault="00144E70" w:rsidP="00144E70"/>
    <w:p w14:paraId="647ABFA4" w14:textId="77777777" w:rsidR="00144E70" w:rsidRPr="00D90081" w:rsidRDefault="00144E70" w:rsidP="00144E70"/>
    <w:p w14:paraId="5416DEBA" w14:textId="77777777" w:rsidR="00144E70" w:rsidRPr="00D90081" w:rsidRDefault="00144E70" w:rsidP="00144E70"/>
    <w:p w14:paraId="0C6B71D8" w14:textId="77777777" w:rsidR="00144E70" w:rsidRPr="00D90081" w:rsidRDefault="00144E70" w:rsidP="00144E70"/>
    <w:p w14:paraId="10FB3101" w14:textId="77777777" w:rsidR="00144E70" w:rsidRPr="00D90081" w:rsidRDefault="00144E70" w:rsidP="00144E70"/>
    <w:p w14:paraId="0F93BC6C" w14:textId="77777777" w:rsidR="00144E70" w:rsidRPr="00D90081" w:rsidRDefault="00144E70" w:rsidP="00144E70"/>
    <w:p w14:paraId="31B03288" w14:textId="77777777" w:rsidR="00144E70" w:rsidRPr="00D90081" w:rsidRDefault="00144E70" w:rsidP="00144E70"/>
    <w:p w14:paraId="4F8F6731" w14:textId="77777777" w:rsidR="00144E70" w:rsidRPr="00D90081" w:rsidRDefault="00144E70" w:rsidP="00144E70"/>
    <w:p w14:paraId="4B76B032" w14:textId="77777777" w:rsidR="00144E70" w:rsidRPr="00D90081" w:rsidRDefault="00144E70" w:rsidP="00144E70">
      <w:r w:rsidRPr="00D90081">
        <w:rPr>
          <w:rFonts w:cs="Arial"/>
          <w:noProof/>
        </w:rPr>
        <w:drawing>
          <wp:inline distT="0" distB="0" distL="0" distR="0" wp14:anchorId="3EF9938B" wp14:editId="079DFF4F">
            <wp:extent cx="1178560" cy="1473200"/>
            <wp:effectExtent l="0" t="0" r="2540" b="0"/>
            <wp:docPr id="7" name="Picture 7"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9" cstate="print">
                      <a:extLst>
                        <a:ext uri="{28A0092B-C50C-407E-A947-70E740481C1C}">
                          <a14:useLocalDpi xmlns:a14="http://schemas.microsoft.com/office/drawing/2010/main" val="0"/>
                        </a:ext>
                      </a:extLst>
                    </a:blip>
                    <a:srcRect l="11121" t="5963" r="21558" b="10461"/>
                    <a:stretch>
                      <a:fillRect/>
                    </a:stretch>
                  </pic:blipFill>
                  <pic:spPr bwMode="auto">
                    <a:xfrm>
                      <a:off x="0" y="0"/>
                      <a:ext cx="1178560" cy="1473200"/>
                    </a:xfrm>
                    <a:prstGeom prst="rect">
                      <a:avLst/>
                    </a:prstGeom>
                    <a:noFill/>
                    <a:ln>
                      <a:noFill/>
                    </a:ln>
                  </pic:spPr>
                </pic:pic>
              </a:graphicData>
            </a:graphic>
          </wp:inline>
        </w:drawing>
      </w:r>
    </w:p>
    <w:p w14:paraId="23524F7F" w14:textId="77777777" w:rsidR="00144E70" w:rsidRPr="00AF7FF2" w:rsidRDefault="00144E70" w:rsidP="00144E70">
      <w:pPr>
        <w:autoSpaceDE w:val="0"/>
        <w:autoSpaceDN w:val="0"/>
        <w:adjustRightInd w:val="0"/>
        <w:spacing w:after="0"/>
        <w:rPr>
          <w:b/>
          <w:bCs/>
          <w:sz w:val="28"/>
          <w:szCs w:val="28"/>
        </w:rPr>
      </w:pPr>
    </w:p>
    <w:p w14:paraId="27C0931B" w14:textId="09979B21" w:rsidR="00144E70" w:rsidRPr="00D90081" w:rsidRDefault="00070433" w:rsidP="00144E70">
      <w:pPr>
        <w:autoSpaceDE w:val="0"/>
        <w:autoSpaceDN w:val="0"/>
        <w:adjustRightInd w:val="0"/>
        <w:spacing w:after="0"/>
        <w:rPr>
          <w:b/>
          <w:bCs/>
          <w:sz w:val="44"/>
          <w:szCs w:val="44"/>
        </w:rPr>
      </w:pPr>
      <w:r>
        <w:rPr>
          <w:b/>
          <w:bCs/>
          <w:sz w:val="44"/>
          <w:szCs w:val="44"/>
        </w:rPr>
        <w:t xml:space="preserve">FISH </w:t>
      </w:r>
      <w:r w:rsidR="00144E70" w:rsidRPr="00D90081">
        <w:rPr>
          <w:b/>
          <w:bCs/>
          <w:sz w:val="44"/>
          <w:szCs w:val="44"/>
        </w:rPr>
        <w:t>DIVISION</w:t>
      </w:r>
    </w:p>
    <w:p w14:paraId="21D82FBA" w14:textId="77777777" w:rsidR="00144E70" w:rsidRPr="00D90081" w:rsidRDefault="00144E70" w:rsidP="00144E70">
      <w:pPr>
        <w:autoSpaceDE w:val="0"/>
        <w:autoSpaceDN w:val="0"/>
        <w:adjustRightInd w:val="0"/>
        <w:spacing w:after="0"/>
        <w:rPr>
          <w:sz w:val="32"/>
          <w:szCs w:val="32"/>
        </w:rPr>
      </w:pPr>
    </w:p>
    <w:p w14:paraId="5FBCCD91"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Evaluating the genetics of naturally produced Chinook salmon</w:t>
      </w:r>
    </w:p>
    <w:p w14:paraId="6927220B"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 (OR)</w:t>
      </w:r>
    </w:p>
    <w:p w14:paraId="6CFE99A8" w14:textId="6A99C960" w:rsidR="002224CB" w:rsidRPr="00070433" w:rsidRDefault="00070433" w:rsidP="00070433">
      <w:pPr>
        <w:autoSpaceDE w:val="0"/>
        <w:autoSpaceDN w:val="0"/>
        <w:adjustRightInd w:val="0"/>
        <w:spacing w:after="0"/>
        <w:rPr>
          <w:rFonts w:cstheme="minorHAnsi"/>
          <w:sz w:val="24"/>
          <w:szCs w:val="24"/>
        </w:rPr>
      </w:pPr>
      <w:r w:rsidRPr="00070433">
        <w:rPr>
          <w:rFonts w:cstheme="minorHAnsi"/>
          <w:sz w:val="30"/>
          <w:szCs w:val="30"/>
        </w:rPr>
        <w:t>fishery</w:t>
      </w:r>
      <w:r w:rsidRPr="00070433">
        <w:rPr>
          <w:rFonts w:cstheme="minorHAnsi"/>
          <w:sz w:val="32"/>
          <w:szCs w:val="32"/>
        </w:rPr>
        <w:t xml:space="preserve"> in 2020</w:t>
      </w:r>
    </w:p>
    <w:p w14:paraId="51AEA9E0" w14:textId="77777777" w:rsidR="002224CB" w:rsidRDefault="002224CB">
      <w:pPr>
        <w:rPr>
          <w:sz w:val="24"/>
          <w:szCs w:val="24"/>
        </w:rPr>
      </w:pPr>
      <w:r>
        <w:rPr>
          <w:sz w:val="24"/>
          <w:szCs w:val="24"/>
        </w:rPr>
        <w:br w:type="page"/>
      </w:r>
    </w:p>
    <w:p w14:paraId="40ED9F6A" w14:textId="7E59AF7F" w:rsidR="00144E70" w:rsidRPr="00D90081" w:rsidRDefault="00144E70" w:rsidP="003C1B67">
      <w:pPr>
        <w:autoSpaceDE w:val="0"/>
        <w:autoSpaceDN w:val="0"/>
        <w:adjustRightInd w:val="0"/>
        <w:spacing w:after="0"/>
        <w:jc w:val="center"/>
        <w:rPr>
          <w:sz w:val="24"/>
          <w:szCs w:val="24"/>
        </w:rPr>
      </w:pPr>
      <w:r w:rsidRPr="00D90081">
        <w:rPr>
          <w:sz w:val="24"/>
          <w:szCs w:val="24"/>
        </w:rPr>
        <w:lastRenderedPageBreak/>
        <w:t>[</w:t>
      </w:r>
      <w:r w:rsidRPr="00D90081">
        <w:rPr>
          <w:i/>
          <w:sz w:val="24"/>
          <w:szCs w:val="24"/>
        </w:rPr>
        <w:t>Leave this page blank except statements at the bottom</w:t>
      </w:r>
      <w:r w:rsidRPr="00D90081">
        <w:rPr>
          <w:sz w:val="24"/>
          <w:szCs w:val="24"/>
        </w:rPr>
        <w:t xml:space="preserve">; </w:t>
      </w:r>
      <w:r w:rsidRPr="00AF7FF2">
        <w:rPr>
          <w:i/>
          <w:sz w:val="24"/>
          <w:szCs w:val="24"/>
        </w:rPr>
        <w:t>no page number</w:t>
      </w:r>
      <w:r w:rsidRPr="00D90081">
        <w:rPr>
          <w:sz w:val="24"/>
          <w:szCs w:val="24"/>
        </w:rPr>
        <w:t>]</w:t>
      </w:r>
    </w:p>
    <w:p w14:paraId="77097CA5" w14:textId="77777777" w:rsidR="00144E70" w:rsidRPr="00D90081" w:rsidRDefault="00144E70" w:rsidP="00144E70">
      <w:pPr>
        <w:rPr>
          <w:sz w:val="24"/>
          <w:szCs w:val="24"/>
        </w:rPr>
      </w:pPr>
      <w:r w:rsidRPr="00D90081">
        <w:rPr>
          <w:noProof/>
          <w:sz w:val="24"/>
          <w:szCs w:val="24"/>
        </w:rPr>
        <mc:AlternateContent>
          <mc:Choice Requires="wps">
            <w:drawing>
              <wp:anchor distT="0" distB="0" distL="114300" distR="114300" simplePos="0" relativeHeight="251656192" behindDoc="0" locked="0" layoutInCell="1" allowOverlap="1" wp14:anchorId="53583BEF" wp14:editId="5B08ADFA">
                <wp:simplePos x="0" y="0"/>
                <wp:positionH relativeFrom="column">
                  <wp:posOffset>-206734</wp:posOffset>
                </wp:positionH>
                <wp:positionV relativeFrom="paragraph">
                  <wp:posOffset>133295</wp:posOffset>
                </wp:positionV>
                <wp:extent cx="6248400" cy="2568271"/>
                <wp:effectExtent l="0" t="0" r="19050" b="22860"/>
                <wp:wrapNone/>
                <wp:docPr id="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2568271"/>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66B11813" id="AutoShape 36" o:spid="_x0000_s1026" style="position:absolute;margin-left:-16.3pt;margin-top:10.5pt;width:492pt;height:20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" filled="f"/>
            </w:pict>
          </mc:Fallback>
        </mc:AlternateContent>
      </w:r>
    </w:p>
    <w:p w14:paraId="41FFCFA9" w14:textId="38F60B42" w:rsidR="00144E70" w:rsidRPr="00D90081" w:rsidRDefault="00917082" w:rsidP="00144E70">
      <w:pPr>
        <w:rPr>
          <w:sz w:val="24"/>
          <w:szCs w:val="24"/>
        </w:rPr>
      </w:pPr>
      <w:r w:rsidRPr="003C1B67">
        <w:rPr>
          <w:b/>
          <w:sz w:val="24"/>
          <w:szCs w:val="24"/>
        </w:rPr>
        <w:t>For authors</w:t>
      </w:r>
      <w:r>
        <w:rPr>
          <w:sz w:val="24"/>
          <w:szCs w:val="24"/>
        </w:rPr>
        <w:t xml:space="preserve">: </w:t>
      </w:r>
      <w:r w:rsidR="00144E70" w:rsidRPr="00D90081">
        <w:rPr>
          <w:sz w:val="24"/>
          <w:szCs w:val="24"/>
        </w:rPr>
        <w:t xml:space="preserve">This document is intended as a default </w:t>
      </w:r>
      <w:r w:rsidR="00144E70">
        <w:rPr>
          <w:sz w:val="24"/>
          <w:szCs w:val="24"/>
        </w:rPr>
        <w:t xml:space="preserve">(non-prescriptive) </w:t>
      </w:r>
      <w:r w:rsidR="00144E70" w:rsidRPr="00D90081">
        <w:rPr>
          <w:sz w:val="24"/>
          <w:szCs w:val="24"/>
        </w:rPr>
        <w:t xml:space="preserve">template for all ODFW </w:t>
      </w:r>
      <w:r w:rsidR="005D71A1">
        <w:rPr>
          <w:sz w:val="24"/>
          <w:szCs w:val="24"/>
        </w:rPr>
        <w:t>Science</w:t>
      </w:r>
      <w:r w:rsidR="00144E70">
        <w:rPr>
          <w:sz w:val="24"/>
          <w:szCs w:val="24"/>
        </w:rPr>
        <w:t xml:space="preserve"> Bulletins (formerly Information Reports</w:t>
      </w:r>
      <w:r w:rsidR="000A5869">
        <w:rPr>
          <w:sz w:val="24"/>
          <w:szCs w:val="24"/>
        </w:rPr>
        <w:t xml:space="preserve"> and Progress Reports</w:t>
      </w:r>
      <w:r w:rsidR="00144E70">
        <w:rPr>
          <w:sz w:val="24"/>
          <w:szCs w:val="24"/>
        </w:rPr>
        <w:t>)</w:t>
      </w:r>
      <w:r w:rsidR="00144E70" w:rsidRPr="00D90081">
        <w:rPr>
          <w:sz w:val="24"/>
          <w:szCs w:val="24"/>
        </w:rPr>
        <w:t>.</w:t>
      </w:r>
      <w:r w:rsidR="00144E70">
        <w:rPr>
          <w:sz w:val="24"/>
          <w:szCs w:val="24"/>
        </w:rPr>
        <w:t xml:space="preserve">  Report formatting, except the cover pages and ADA statement,</w:t>
      </w:r>
      <w:r w:rsidR="00144E70" w:rsidRPr="00D90081">
        <w:rPr>
          <w:sz w:val="24"/>
          <w:szCs w:val="24"/>
        </w:rPr>
        <w:t xml:space="preserve"> may vary; report standards and guidelines should generally follow the style, format, and conventions of the American Fisheries Society, the Wildlife Society, or the organization funding the investigation.</w:t>
      </w:r>
    </w:p>
    <w:p w14:paraId="0DCE5AD8" w14:textId="317112B3" w:rsidR="00144E70" w:rsidRPr="00D90081" w:rsidRDefault="000A5869" w:rsidP="00144E70">
      <w:pPr>
        <w:rPr>
          <w:sz w:val="24"/>
          <w:szCs w:val="24"/>
        </w:rPr>
      </w:pPr>
      <w:r>
        <w:rPr>
          <w:sz w:val="24"/>
          <w:szCs w:val="24"/>
        </w:rPr>
        <w:t>T</w:t>
      </w:r>
      <w:r w:rsidR="00144E70" w:rsidRPr="00D90081">
        <w:rPr>
          <w:sz w:val="24"/>
          <w:szCs w:val="24"/>
        </w:rPr>
        <w:t>ext w</w:t>
      </w:r>
      <w:r w:rsidR="00144E70">
        <w:rPr>
          <w:sz w:val="24"/>
          <w:szCs w:val="24"/>
        </w:rPr>
        <w:t>ithin brackets are instructions (if italicized), or denote where to insert text</w:t>
      </w:r>
      <w:r w:rsidR="00144E70" w:rsidRPr="00D90081">
        <w:rPr>
          <w:sz w:val="24"/>
          <w:szCs w:val="24"/>
        </w:rPr>
        <w:t>.  Delete all such annotations</w:t>
      </w:r>
      <w:r w:rsidR="00144E70">
        <w:rPr>
          <w:sz w:val="24"/>
          <w:szCs w:val="24"/>
        </w:rPr>
        <w:t>, example text,</w:t>
      </w:r>
      <w:r w:rsidR="00144E70" w:rsidRPr="00D90081">
        <w:rPr>
          <w:sz w:val="24"/>
          <w:szCs w:val="24"/>
        </w:rPr>
        <w:t xml:space="preserve"> and this text box upon completing a report.</w:t>
      </w:r>
    </w:p>
    <w:p w14:paraId="407FB8C8" w14:textId="7D93BC41" w:rsidR="00144E70" w:rsidRPr="00D90081" w:rsidRDefault="00144E70" w:rsidP="00144E70">
      <w:pPr>
        <w:rPr>
          <w:i/>
          <w:iCs/>
          <w:sz w:val="24"/>
          <w:szCs w:val="24"/>
        </w:rPr>
      </w:pPr>
      <w:r w:rsidRPr="00D90081">
        <w:rPr>
          <w:sz w:val="24"/>
          <w:szCs w:val="24"/>
        </w:rPr>
        <w:t>Before final</w:t>
      </w:r>
      <w:r w:rsidR="003C1B67">
        <w:rPr>
          <w:sz w:val="24"/>
          <w:szCs w:val="24"/>
        </w:rPr>
        <w:t>izing a report, please review Director’s Office</w:t>
      </w:r>
      <w:r w:rsidRPr="00D90081">
        <w:rPr>
          <w:sz w:val="24"/>
          <w:szCs w:val="24"/>
        </w:rPr>
        <w:t xml:space="preserve"> Policy 100_02, particularly the requirements for report review and manuscript dissemination.  </w:t>
      </w:r>
      <w:r>
        <w:rPr>
          <w:sz w:val="24"/>
          <w:szCs w:val="24"/>
        </w:rPr>
        <w:t xml:space="preserve">Obtain </w:t>
      </w:r>
      <w:r w:rsidRPr="00D90081">
        <w:rPr>
          <w:sz w:val="24"/>
          <w:szCs w:val="24"/>
        </w:rPr>
        <w:t>a report series number (front cover page) from staff designated in the policy.</w:t>
      </w:r>
    </w:p>
    <w:p w14:paraId="7EE09FDA" w14:textId="77777777" w:rsidR="00144E70" w:rsidRPr="00D90081" w:rsidRDefault="00144E70" w:rsidP="00144E70">
      <w:pPr>
        <w:pStyle w:val="Subtitle"/>
        <w:rPr>
          <w:rFonts w:asciiTheme="minorHAnsi" w:hAnsiTheme="minorHAnsi"/>
          <w:i w:val="0"/>
          <w:iCs w:val="0"/>
          <w:color w:val="auto"/>
          <w:spacing w:val="0"/>
          <w:sz w:val="30"/>
          <w:szCs w:val="30"/>
        </w:rPr>
      </w:pPr>
    </w:p>
    <w:p w14:paraId="0A616E2D" w14:textId="77777777" w:rsidR="00144E70" w:rsidRPr="00D90081" w:rsidRDefault="00144E70" w:rsidP="00144E70">
      <w:pPr>
        <w:pStyle w:val="Subtitle"/>
        <w:rPr>
          <w:rFonts w:asciiTheme="minorHAnsi" w:hAnsiTheme="minorHAnsi"/>
          <w:i w:val="0"/>
          <w:iCs w:val="0"/>
          <w:color w:val="auto"/>
          <w:spacing w:val="0"/>
          <w:sz w:val="30"/>
          <w:szCs w:val="30"/>
        </w:rPr>
      </w:pPr>
    </w:p>
    <w:p w14:paraId="56CC711D" w14:textId="77777777" w:rsidR="00144E70" w:rsidRPr="00D90081" w:rsidRDefault="00144E70" w:rsidP="00144E70">
      <w:pPr>
        <w:pStyle w:val="Subtitle"/>
        <w:rPr>
          <w:rFonts w:asciiTheme="minorHAnsi" w:hAnsiTheme="minorHAnsi"/>
          <w:i w:val="0"/>
          <w:iCs w:val="0"/>
          <w:color w:val="auto"/>
          <w:spacing w:val="0"/>
          <w:sz w:val="30"/>
          <w:szCs w:val="30"/>
        </w:rPr>
      </w:pPr>
    </w:p>
    <w:p w14:paraId="7C1C4B49" w14:textId="77777777" w:rsidR="00144E70" w:rsidRPr="00D90081" w:rsidRDefault="00144E70" w:rsidP="00144E70">
      <w:pPr>
        <w:pStyle w:val="Subtitle"/>
        <w:rPr>
          <w:rFonts w:asciiTheme="minorHAnsi" w:hAnsiTheme="minorHAnsi"/>
          <w:i w:val="0"/>
          <w:iCs w:val="0"/>
          <w:color w:val="auto"/>
          <w:spacing w:val="0"/>
          <w:sz w:val="30"/>
          <w:szCs w:val="30"/>
        </w:rPr>
      </w:pPr>
    </w:p>
    <w:p w14:paraId="648122FB" w14:textId="77777777" w:rsidR="00144E70" w:rsidRPr="00D90081" w:rsidRDefault="00144E70" w:rsidP="00144E70">
      <w:pPr>
        <w:pStyle w:val="Subtitle"/>
        <w:rPr>
          <w:rFonts w:asciiTheme="minorHAnsi" w:hAnsiTheme="minorHAnsi"/>
          <w:i w:val="0"/>
          <w:iCs w:val="0"/>
          <w:color w:val="auto"/>
          <w:spacing w:val="0"/>
          <w:sz w:val="30"/>
          <w:szCs w:val="30"/>
        </w:rPr>
      </w:pPr>
    </w:p>
    <w:p w14:paraId="4927F3F0" w14:textId="77777777" w:rsidR="00144E70" w:rsidRPr="00D90081" w:rsidRDefault="00144E70" w:rsidP="00144E70">
      <w:pPr>
        <w:pStyle w:val="Subtitle"/>
        <w:rPr>
          <w:rFonts w:asciiTheme="minorHAnsi" w:hAnsiTheme="minorHAnsi"/>
          <w:i w:val="0"/>
          <w:iCs w:val="0"/>
          <w:color w:val="auto"/>
          <w:spacing w:val="0"/>
          <w:sz w:val="30"/>
          <w:szCs w:val="30"/>
        </w:rPr>
      </w:pPr>
    </w:p>
    <w:p w14:paraId="790FD9A1" w14:textId="77777777" w:rsidR="00144E70" w:rsidRPr="00D90081" w:rsidRDefault="00144E70" w:rsidP="00144E70">
      <w:pPr>
        <w:pStyle w:val="Subtitle"/>
        <w:rPr>
          <w:rFonts w:asciiTheme="minorHAnsi" w:hAnsiTheme="minorHAnsi"/>
          <w:i w:val="0"/>
          <w:iCs w:val="0"/>
          <w:color w:val="auto"/>
          <w:spacing w:val="0"/>
          <w:sz w:val="30"/>
          <w:szCs w:val="30"/>
        </w:rPr>
      </w:pPr>
    </w:p>
    <w:p w14:paraId="701CFF34" w14:textId="77777777" w:rsidR="00144E70" w:rsidRDefault="00144E70" w:rsidP="00144E70">
      <w:pPr>
        <w:pStyle w:val="Subtitle"/>
        <w:spacing w:after="0"/>
        <w:rPr>
          <w:rFonts w:asciiTheme="minorHAnsi" w:hAnsiTheme="minorHAnsi"/>
          <w:i w:val="0"/>
          <w:iCs w:val="0"/>
          <w:color w:val="auto"/>
          <w:spacing w:val="0"/>
        </w:rPr>
      </w:pPr>
      <w:r w:rsidRPr="0061436D">
        <w:rPr>
          <w:rFonts w:asciiTheme="minorHAnsi" w:hAnsiTheme="minorHAnsi"/>
          <w:i w:val="0"/>
          <w:iCs w:val="0"/>
          <w:color w:val="auto"/>
          <w:spacing w:val="0"/>
        </w:rPr>
        <w:t>This report should be cited as [</w:t>
      </w:r>
      <w:r w:rsidRPr="0061436D">
        <w:rPr>
          <w:rFonts w:asciiTheme="minorHAnsi" w:hAnsiTheme="minorHAnsi"/>
          <w:iCs w:val="0"/>
          <w:color w:val="auto"/>
          <w:spacing w:val="0"/>
        </w:rPr>
        <w:t>example</w:t>
      </w:r>
      <w:r w:rsidRPr="0061436D">
        <w:rPr>
          <w:rFonts w:asciiTheme="minorHAnsi" w:hAnsiTheme="minorHAnsi"/>
          <w:i w:val="0"/>
          <w:iCs w:val="0"/>
          <w:color w:val="auto"/>
          <w:spacing w:val="0"/>
        </w:rPr>
        <w:t xml:space="preserve">]: </w:t>
      </w:r>
    </w:p>
    <w:p w14:paraId="237768B3" w14:textId="77777777" w:rsidR="00144E70" w:rsidRDefault="00144E70" w:rsidP="00144E70">
      <w:pPr>
        <w:pStyle w:val="Subtitle"/>
        <w:spacing w:after="0"/>
        <w:rPr>
          <w:rFonts w:asciiTheme="minorHAnsi" w:hAnsiTheme="minorHAnsi"/>
          <w:i w:val="0"/>
          <w:iCs w:val="0"/>
          <w:color w:val="auto"/>
          <w:spacing w:val="0"/>
        </w:rPr>
      </w:pPr>
    </w:p>
    <w:p w14:paraId="36F869C7" w14:textId="34BE3E78" w:rsidR="00144E70" w:rsidRDefault="00144E70" w:rsidP="00144E70">
      <w:pPr>
        <w:pStyle w:val="Subtitle"/>
        <w:spacing w:after="0"/>
        <w:ind w:left="720" w:hanging="720"/>
        <w:rPr>
          <w:rFonts w:asciiTheme="minorHAnsi" w:hAnsiTheme="minorHAnsi"/>
          <w:i w:val="0"/>
          <w:iCs w:val="0"/>
          <w:color w:val="auto"/>
          <w:spacing w:val="0"/>
        </w:rPr>
      </w:pPr>
      <w:r>
        <w:rPr>
          <w:rFonts w:asciiTheme="minorHAnsi" w:hAnsiTheme="minorHAnsi"/>
          <w:i w:val="0"/>
          <w:iCs w:val="0"/>
          <w:color w:val="auto"/>
          <w:spacing w:val="0"/>
        </w:rPr>
        <w:t xml:space="preserve">Smith, A. B, C. D. Jones, and E. F. Williams.  2019.  Seasonal patterns of Pacific Herring movement along the </w:t>
      </w:r>
      <w:r w:rsidR="0032359B">
        <w:rPr>
          <w:rFonts w:asciiTheme="minorHAnsi" w:hAnsiTheme="minorHAnsi"/>
          <w:i w:val="0"/>
          <w:iCs w:val="0"/>
          <w:color w:val="auto"/>
          <w:spacing w:val="0"/>
        </w:rPr>
        <w:t>northern Oregon coast.  Science</w:t>
      </w:r>
      <w:r>
        <w:rPr>
          <w:rFonts w:asciiTheme="minorHAnsi" w:hAnsiTheme="minorHAnsi"/>
          <w:i w:val="0"/>
          <w:iCs w:val="0"/>
          <w:color w:val="auto"/>
          <w:spacing w:val="0"/>
        </w:rPr>
        <w:t xml:space="preserve"> Bulletin 2020-03.  Oregon Department of Fish and Wildlife, Salem.</w:t>
      </w:r>
    </w:p>
    <w:p w14:paraId="72FECD75" w14:textId="77777777" w:rsidR="00144E70" w:rsidRDefault="00144E70" w:rsidP="00144E70">
      <w:pPr>
        <w:pStyle w:val="Subtitle"/>
        <w:spacing w:after="0"/>
        <w:ind w:left="720" w:hanging="720"/>
        <w:rPr>
          <w:rFonts w:asciiTheme="minorHAnsi" w:hAnsiTheme="minorHAnsi"/>
          <w:i w:val="0"/>
          <w:iCs w:val="0"/>
          <w:color w:val="auto"/>
          <w:spacing w:val="0"/>
        </w:rPr>
      </w:pPr>
    </w:p>
    <w:p w14:paraId="57309600" w14:textId="14F06B7C" w:rsidR="00144E70" w:rsidRDefault="00144E70" w:rsidP="00C8547A">
      <w:pPr>
        <w:pStyle w:val="Subtitle"/>
        <w:spacing w:after="0"/>
        <w:ind w:left="720" w:hanging="720"/>
        <w:rPr>
          <w:rFonts w:asciiTheme="minorHAnsi" w:hAnsiTheme="minorHAnsi"/>
          <w:i w:val="0"/>
          <w:iCs w:val="0"/>
          <w:color w:val="auto"/>
          <w:spacing w:val="0"/>
        </w:rPr>
      </w:pPr>
      <w:r w:rsidRPr="0061436D">
        <w:rPr>
          <w:rFonts w:asciiTheme="minorHAnsi" w:hAnsiTheme="minorHAnsi"/>
          <w:i w:val="0"/>
          <w:iCs w:val="0"/>
          <w:color w:val="auto"/>
          <w:spacing w:val="0"/>
        </w:rPr>
        <w:t xml:space="preserve"> </w:t>
      </w:r>
    </w:p>
    <w:p w14:paraId="7BC3512E" w14:textId="77072BD4" w:rsidR="00C8547A" w:rsidRPr="00C8547A" w:rsidRDefault="00C8547A" w:rsidP="00C8547A">
      <w:pPr>
        <w:rPr>
          <w:i/>
          <w:sz w:val="24"/>
          <w:szCs w:val="24"/>
        </w:rPr>
      </w:pPr>
      <w:r w:rsidRPr="00C8547A">
        <w:rPr>
          <w:sz w:val="24"/>
          <w:szCs w:val="24"/>
        </w:rPr>
        <w:t>ODFW prohibits discrimination on the basis of race, color, national origin, age, sex or disability. If you believe you have been discriminated against as described above in any program, activity or facility, or if you desire further information, please contact</w:t>
      </w:r>
      <w:r w:rsidR="00917082">
        <w:rPr>
          <w:sz w:val="24"/>
          <w:szCs w:val="24"/>
        </w:rPr>
        <w:t>:</w:t>
      </w:r>
      <w:r w:rsidRPr="00C8547A">
        <w:rPr>
          <w:sz w:val="24"/>
          <w:szCs w:val="24"/>
        </w:rPr>
        <w:t xml:space="preserve"> Deputy Director, Fish &amp; Wildlife Programs, ODFW, 4034 Fairview Industrial Dr. SE, Salem, OR 97302, or call 503-947-6000, or write to the Chief, Public Civil Rights Division Department of the Interior, 1849 C Street NW, Washington, DC 20240</w:t>
      </w:r>
      <w:r>
        <w:rPr>
          <w:sz w:val="24"/>
          <w:szCs w:val="24"/>
        </w:rPr>
        <w:t>.</w:t>
      </w:r>
    </w:p>
    <w:bookmarkEnd w:id="0"/>
    <w:bookmarkEnd w:id="1"/>
    <w:bookmarkEnd w:id="2"/>
    <w:bookmarkEnd w:id="3"/>
    <w:bookmarkEnd w:id="4"/>
    <w:bookmarkEnd w:id="5"/>
    <w:bookmarkEnd w:id="6"/>
    <w:bookmarkEnd w:id="7"/>
    <w:bookmarkEnd w:id="8"/>
    <w:bookmarkEnd w:id="9"/>
    <w:bookmarkEnd w:id="10"/>
    <w:bookmarkEnd w:id="11"/>
    <w:bookmarkEnd w:id="12"/>
    <w:bookmarkEnd w:id="13"/>
    <w:p w14:paraId="08FF3A26" w14:textId="77777777" w:rsidR="00A8280D" w:rsidRDefault="00DD2EC2" w:rsidP="00256384">
      <w:pPr>
        <w:pStyle w:val="Subtitle"/>
        <w:spacing w:after="0"/>
        <w:jc w:val="center"/>
        <w:rPr>
          <w:rFonts w:asciiTheme="minorHAnsi" w:hAnsiTheme="minorHAnsi"/>
          <w:iCs w:val="0"/>
          <w:color w:val="auto"/>
          <w:spacing w:val="0"/>
          <w:sz w:val="22"/>
          <w:szCs w:val="22"/>
        </w:rPr>
        <w:sectPr w:rsidR="00A8280D" w:rsidSect="00CF228A">
          <w:headerReference w:type="even" r:id="rId10"/>
          <w:footerReference w:type="default" r:id="rId11"/>
          <w:headerReference w:type="first" r:id="rId12"/>
          <w:pgSz w:w="12240" w:h="15840" w:code="1"/>
          <w:pgMar w:top="1440" w:right="1440" w:bottom="1440" w:left="1440" w:header="720" w:footer="720" w:gutter="0"/>
          <w:pgNumType w:fmt="lowerRoman" w:start="1"/>
          <w:cols w:space="720"/>
          <w:docGrid w:linePitch="360"/>
        </w:sectPr>
      </w:pPr>
      <w:r>
        <w:rPr>
          <w:rFonts w:asciiTheme="minorHAnsi" w:hAnsiTheme="minorHAnsi"/>
          <w:iCs w:val="0"/>
          <w:color w:val="auto"/>
          <w:spacing w:val="0"/>
          <w:sz w:val="22"/>
          <w:szCs w:val="22"/>
        </w:rPr>
        <w:t>The information in this report</w:t>
      </w:r>
      <w:r w:rsidR="00C8547A" w:rsidRPr="00B94896">
        <w:rPr>
          <w:rFonts w:asciiTheme="minorHAnsi" w:hAnsiTheme="minorHAnsi"/>
          <w:iCs w:val="0"/>
          <w:color w:val="auto"/>
          <w:spacing w:val="0"/>
          <w:sz w:val="22"/>
          <w:szCs w:val="22"/>
        </w:rPr>
        <w:t xml:space="preserve"> will be furnished in alternate format for people with disabilities, if n</w:t>
      </w:r>
      <w:r>
        <w:rPr>
          <w:rFonts w:asciiTheme="minorHAnsi" w:hAnsiTheme="minorHAnsi"/>
          <w:iCs w:val="0"/>
          <w:color w:val="auto"/>
          <w:spacing w:val="0"/>
          <w:sz w:val="22"/>
          <w:szCs w:val="22"/>
        </w:rPr>
        <w:t xml:space="preserve">eeded. Please call 503-947-6002 </w:t>
      </w:r>
      <w:r w:rsidR="00C8547A" w:rsidRPr="00B94896">
        <w:rPr>
          <w:rFonts w:asciiTheme="minorHAnsi" w:hAnsiTheme="minorHAnsi"/>
          <w:iCs w:val="0"/>
          <w:color w:val="auto"/>
          <w:spacing w:val="0"/>
          <w:sz w:val="22"/>
          <w:szCs w:val="22"/>
        </w:rPr>
        <w:t>or e-mail odfw.info@state.or.us to request an alternate format.</w:t>
      </w:r>
    </w:p>
    <w:p w14:paraId="470D66C3" w14:textId="53629BC8" w:rsidR="00144E70" w:rsidRPr="00D90081" w:rsidRDefault="00144E70" w:rsidP="00256384">
      <w:pPr>
        <w:pStyle w:val="Subtitle"/>
        <w:spacing w:after="0"/>
        <w:jc w:val="center"/>
      </w:pPr>
    </w:p>
    <w:p w14:paraId="682C0F12" w14:textId="77777777" w:rsidR="00144E70" w:rsidRPr="00D90081" w:rsidRDefault="00144E70" w:rsidP="00144E70"/>
    <w:p w14:paraId="41C9772F" w14:textId="77777777" w:rsidR="00144E70" w:rsidRPr="00D90081" w:rsidRDefault="00144E70" w:rsidP="00144E70">
      <w:pPr>
        <w:rPr>
          <w:sz w:val="24"/>
          <w:szCs w:val="24"/>
        </w:rPr>
      </w:pPr>
    </w:p>
    <w:p w14:paraId="571CA7A2" w14:textId="77777777" w:rsidR="00070433" w:rsidRPr="00070433" w:rsidRDefault="00070433" w:rsidP="00070433">
      <w:pPr>
        <w:autoSpaceDE w:val="0"/>
        <w:autoSpaceDN w:val="0"/>
        <w:adjustRightInd w:val="0"/>
        <w:spacing w:after="0" w:line="240" w:lineRule="auto"/>
        <w:jc w:val="center"/>
        <w:rPr>
          <w:rFonts w:cstheme="minorHAnsi"/>
          <w:sz w:val="30"/>
          <w:szCs w:val="30"/>
        </w:rPr>
      </w:pPr>
      <w:r w:rsidRPr="00070433">
        <w:rPr>
          <w:rFonts w:cstheme="minorHAnsi"/>
          <w:sz w:val="30"/>
          <w:szCs w:val="30"/>
        </w:rPr>
        <w:t>Evaluating the genetics of naturally produced Chinook salmon</w:t>
      </w:r>
    </w:p>
    <w:p w14:paraId="2469C638" w14:textId="5273CA27" w:rsidR="00070433" w:rsidRPr="00070433" w:rsidRDefault="00070433" w:rsidP="00975432">
      <w:pPr>
        <w:autoSpaceDE w:val="0"/>
        <w:autoSpaceDN w:val="0"/>
        <w:adjustRightInd w:val="0"/>
        <w:spacing w:after="0" w:line="240" w:lineRule="auto"/>
        <w:jc w:val="center"/>
        <w:rPr>
          <w:rFonts w:cstheme="minorHAnsi"/>
          <w:sz w:val="24"/>
          <w:szCs w:val="24"/>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w:t>
      </w:r>
      <w:r w:rsidR="00975432">
        <w:rPr>
          <w:rFonts w:cstheme="minorHAnsi"/>
          <w:sz w:val="30"/>
          <w:szCs w:val="30"/>
        </w:rPr>
        <w:t xml:space="preserve"> (OR) </w:t>
      </w:r>
      <w:r w:rsidRPr="00070433">
        <w:rPr>
          <w:rFonts w:cstheme="minorHAnsi"/>
          <w:sz w:val="30"/>
          <w:szCs w:val="30"/>
        </w:rPr>
        <w:t>fishery</w:t>
      </w:r>
      <w:r w:rsidRPr="00070433">
        <w:rPr>
          <w:rFonts w:cstheme="minorHAnsi"/>
          <w:sz w:val="32"/>
          <w:szCs w:val="32"/>
        </w:rPr>
        <w:t xml:space="preserve"> in 2020</w:t>
      </w:r>
    </w:p>
    <w:p w14:paraId="012766DD" w14:textId="01CBD6A7" w:rsidR="00144E70" w:rsidRPr="00D90081" w:rsidRDefault="00144E70" w:rsidP="00144E70">
      <w:pPr>
        <w:jc w:val="center"/>
        <w:rPr>
          <w:iCs/>
          <w:sz w:val="24"/>
          <w:szCs w:val="24"/>
        </w:rPr>
      </w:pPr>
    </w:p>
    <w:p w14:paraId="5FA1D558" w14:textId="77777777" w:rsidR="00144E70" w:rsidRPr="00D90081" w:rsidRDefault="00144E70" w:rsidP="00144E70">
      <w:pPr>
        <w:jc w:val="center"/>
        <w:rPr>
          <w:iCs/>
          <w:sz w:val="30"/>
          <w:szCs w:val="30"/>
        </w:rPr>
      </w:pPr>
    </w:p>
    <w:p w14:paraId="5E827F7D" w14:textId="77777777" w:rsidR="00144E70" w:rsidRPr="00D90081" w:rsidRDefault="00144E70" w:rsidP="00144E70">
      <w:pPr>
        <w:jc w:val="center"/>
        <w:rPr>
          <w:iCs/>
          <w:sz w:val="30"/>
          <w:szCs w:val="30"/>
        </w:rPr>
      </w:pPr>
    </w:p>
    <w:p w14:paraId="4F61C0A4" w14:textId="77777777" w:rsidR="00144E70" w:rsidRPr="00D90081" w:rsidRDefault="00144E70" w:rsidP="00144E70">
      <w:pPr>
        <w:jc w:val="center"/>
        <w:rPr>
          <w:iCs/>
          <w:sz w:val="30"/>
          <w:szCs w:val="30"/>
        </w:rPr>
      </w:pPr>
    </w:p>
    <w:p w14:paraId="7428326F" w14:textId="77777777" w:rsidR="00144E70" w:rsidRPr="00D90081" w:rsidRDefault="00144E70" w:rsidP="00144E70">
      <w:pPr>
        <w:jc w:val="center"/>
        <w:rPr>
          <w:iCs/>
          <w:sz w:val="30"/>
          <w:szCs w:val="30"/>
        </w:rPr>
      </w:pPr>
    </w:p>
    <w:p w14:paraId="4523CAE1" w14:textId="77777777" w:rsidR="00144E70" w:rsidRPr="00D90081" w:rsidRDefault="00144E70" w:rsidP="00144E70">
      <w:pPr>
        <w:jc w:val="center"/>
        <w:rPr>
          <w:iCs/>
          <w:sz w:val="30"/>
          <w:szCs w:val="30"/>
        </w:rPr>
      </w:pPr>
    </w:p>
    <w:p w14:paraId="092AEBA3" w14:textId="77777777" w:rsidR="00144E70" w:rsidRPr="00D90081" w:rsidRDefault="00144E70" w:rsidP="00144E70">
      <w:pPr>
        <w:jc w:val="center"/>
        <w:rPr>
          <w:iCs/>
          <w:sz w:val="24"/>
          <w:szCs w:val="24"/>
        </w:rPr>
      </w:pPr>
      <w:r w:rsidRPr="00D90081">
        <w:rPr>
          <w:iCs/>
          <w:sz w:val="24"/>
          <w:szCs w:val="24"/>
        </w:rPr>
        <w:t>Prepared by</w:t>
      </w:r>
    </w:p>
    <w:p w14:paraId="78691B90" w14:textId="77777777" w:rsidR="00070433" w:rsidRPr="00070433" w:rsidRDefault="00070433" w:rsidP="00070433">
      <w:pPr>
        <w:spacing w:after="0"/>
        <w:jc w:val="center"/>
        <w:rPr>
          <w:iCs/>
          <w:sz w:val="24"/>
          <w:szCs w:val="24"/>
        </w:rPr>
      </w:pPr>
      <w:r w:rsidRPr="00070433">
        <w:rPr>
          <w:iCs/>
          <w:sz w:val="24"/>
          <w:szCs w:val="24"/>
        </w:rPr>
        <w:t>Kathleen G. O’Malley, Oregon State University</w:t>
      </w:r>
    </w:p>
    <w:p w14:paraId="735358A6" w14:textId="77777777" w:rsidR="00070433" w:rsidRPr="00070433" w:rsidRDefault="00070433" w:rsidP="00070433">
      <w:pPr>
        <w:spacing w:after="0"/>
        <w:jc w:val="center"/>
        <w:rPr>
          <w:iCs/>
          <w:sz w:val="24"/>
          <w:szCs w:val="24"/>
        </w:rPr>
      </w:pPr>
      <w:r w:rsidRPr="00070433">
        <w:rPr>
          <w:iCs/>
          <w:sz w:val="24"/>
          <w:szCs w:val="24"/>
        </w:rPr>
        <w:t>Steven Mazur, Oregon Department of Fish and Wildlife</w:t>
      </w:r>
    </w:p>
    <w:p w14:paraId="5F7CC387" w14:textId="77777777" w:rsidR="00070433" w:rsidRPr="00070433" w:rsidRDefault="00070433" w:rsidP="00070433">
      <w:pPr>
        <w:spacing w:after="0"/>
        <w:jc w:val="center"/>
        <w:rPr>
          <w:iCs/>
          <w:sz w:val="24"/>
          <w:szCs w:val="24"/>
        </w:rPr>
      </w:pPr>
      <w:r w:rsidRPr="00070433">
        <w:rPr>
          <w:iCs/>
          <w:sz w:val="24"/>
          <w:szCs w:val="24"/>
        </w:rPr>
        <w:t>Laura J. Green, Oregon Department of Fish and Wildlife</w:t>
      </w:r>
    </w:p>
    <w:p w14:paraId="5065E92F" w14:textId="36EA78F4" w:rsidR="00070433" w:rsidRDefault="00070433" w:rsidP="00070433">
      <w:pPr>
        <w:spacing w:after="0"/>
        <w:jc w:val="center"/>
        <w:rPr>
          <w:iCs/>
          <w:sz w:val="24"/>
          <w:szCs w:val="24"/>
        </w:rPr>
      </w:pPr>
      <w:r>
        <w:rPr>
          <w:iCs/>
          <w:sz w:val="24"/>
          <w:szCs w:val="24"/>
        </w:rPr>
        <w:t>David Dayan</w:t>
      </w:r>
      <w:r w:rsidRPr="00070433">
        <w:rPr>
          <w:iCs/>
          <w:sz w:val="24"/>
          <w:szCs w:val="24"/>
        </w:rPr>
        <w:t>, Oregon State University</w:t>
      </w:r>
    </w:p>
    <w:p w14:paraId="5C2EF07F" w14:textId="103A043C" w:rsidR="00070433" w:rsidRPr="00070433" w:rsidRDefault="00070433" w:rsidP="00070433">
      <w:pPr>
        <w:spacing w:after="0"/>
        <w:jc w:val="center"/>
        <w:rPr>
          <w:iCs/>
          <w:sz w:val="24"/>
          <w:szCs w:val="24"/>
        </w:rPr>
      </w:pPr>
      <w:proofErr w:type="spellStart"/>
      <w:r w:rsidRPr="00070433">
        <w:rPr>
          <w:iCs/>
          <w:sz w:val="24"/>
          <w:szCs w:val="24"/>
        </w:rPr>
        <w:t>Cristín</w:t>
      </w:r>
      <w:proofErr w:type="spellEnd"/>
      <w:r>
        <w:rPr>
          <w:iCs/>
          <w:sz w:val="24"/>
          <w:szCs w:val="24"/>
        </w:rPr>
        <w:t xml:space="preserve"> Fitzpatrick</w:t>
      </w:r>
      <w:r w:rsidRPr="00070433">
        <w:rPr>
          <w:iCs/>
          <w:sz w:val="24"/>
          <w:szCs w:val="24"/>
        </w:rPr>
        <w:t>, Oregon State University</w:t>
      </w:r>
    </w:p>
    <w:p w14:paraId="660D2B78" w14:textId="1EA71860" w:rsidR="003C1B67" w:rsidRPr="00D90081" w:rsidRDefault="00070433" w:rsidP="00144E70">
      <w:pPr>
        <w:spacing w:after="0"/>
        <w:jc w:val="center"/>
        <w:rPr>
          <w:iCs/>
          <w:sz w:val="24"/>
          <w:szCs w:val="24"/>
        </w:rPr>
      </w:pPr>
      <w:r w:rsidRPr="00070433">
        <w:rPr>
          <w:iCs/>
          <w:sz w:val="24"/>
          <w:szCs w:val="24"/>
        </w:rPr>
        <w:t xml:space="preserve">Andrew Wells, Oregon Department of Fish and Wildlife </w:t>
      </w:r>
    </w:p>
    <w:p w14:paraId="34A637AB" w14:textId="77777777" w:rsidR="00144E70" w:rsidRPr="00D90081" w:rsidRDefault="00144E70" w:rsidP="00144E70">
      <w:pPr>
        <w:spacing w:after="0"/>
        <w:jc w:val="center"/>
        <w:rPr>
          <w:iCs/>
          <w:sz w:val="24"/>
          <w:szCs w:val="24"/>
        </w:rPr>
      </w:pPr>
    </w:p>
    <w:p w14:paraId="67B267FF" w14:textId="77777777" w:rsidR="00144E70" w:rsidRPr="00D90081" w:rsidRDefault="00144E70" w:rsidP="00144E70">
      <w:pPr>
        <w:jc w:val="center"/>
        <w:rPr>
          <w:iCs/>
          <w:sz w:val="30"/>
          <w:szCs w:val="30"/>
        </w:rPr>
      </w:pPr>
    </w:p>
    <w:p w14:paraId="424C896A" w14:textId="77777777" w:rsidR="00144E70" w:rsidRPr="00D90081" w:rsidRDefault="00144E70" w:rsidP="00144E70">
      <w:pPr>
        <w:jc w:val="center"/>
        <w:rPr>
          <w:iCs/>
          <w:sz w:val="30"/>
          <w:szCs w:val="30"/>
        </w:rPr>
      </w:pPr>
    </w:p>
    <w:p w14:paraId="0D4070F1" w14:textId="77777777" w:rsidR="00144E70" w:rsidRPr="00D90081" w:rsidRDefault="00144E70" w:rsidP="00144E70">
      <w:pPr>
        <w:jc w:val="center"/>
        <w:rPr>
          <w:iCs/>
          <w:sz w:val="30"/>
          <w:szCs w:val="30"/>
        </w:rPr>
      </w:pPr>
    </w:p>
    <w:p w14:paraId="7C398153" w14:textId="77777777" w:rsidR="00144E70" w:rsidRPr="00D90081" w:rsidRDefault="00144E70" w:rsidP="00144E70">
      <w:pPr>
        <w:pStyle w:val="Default"/>
        <w:jc w:val="center"/>
        <w:rPr>
          <w:rFonts w:asciiTheme="minorHAnsi" w:hAnsiTheme="minorHAnsi" w:cs="Times New Roman"/>
          <w:color w:val="auto"/>
        </w:rPr>
      </w:pPr>
      <w:r w:rsidRPr="00D90081">
        <w:rPr>
          <w:rFonts w:asciiTheme="minorHAnsi" w:hAnsiTheme="minorHAnsi" w:cs="Times New Roman"/>
          <w:color w:val="auto"/>
        </w:rPr>
        <w:t xml:space="preserve">Oregon Department of Fish and Wildlife </w:t>
      </w:r>
    </w:p>
    <w:p w14:paraId="699400C3" w14:textId="77777777" w:rsidR="0038551A" w:rsidRPr="0038551A" w:rsidRDefault="0038551A" w:rsidP="0038551A">
      <w:pPr>
        <w:spacing w:after="0"/>
        <w:jc w:val="center"/>
        <w:rPr>
          <w:sz w:val="24"/>
          <w:szCs w:val="24"/>
        </w:rPr>
      </w:pPr>
      <w:r w:rsidRPr="0038551A">
        <w:rPr>
          <w:sz w:val="24"/>
          <w:szCs w:val="24"/>
        </w:rPr>
        <w:t>4034 Fairview Industrial Drive SE</w:t>
      </w:r>
    </w:p>
    <w:p w14:paraId="6DEE1539" w14:textId="77777777" w:rsidR="0038551A" w:rsidRPr="0038551A" w:rsidRDefault="0038551A" w:rsidP="0038551A">
      <w:pPr>
        <w:spacing w:after="0"/>
        <w:jc w:val="center"/>
        <w:rPr>
          <w:sz w:val="24"/>
          <w:szCs w:val="24"/>
        </w:rPr>
      </w:pPr>
      <w:r w:rsidRPr="0038551A">
        <w:rPr>
          <w:sz w:val="24"/>
          <w:szCs w:val="24"/>
        </w:rPr>
        <w:t>Salem, OR 97302</w:t>
      </w:r>
    </w:p>
    <w:p w14:paraId="3F38C8B7" w14:textId="77777777" w:rsidR="0038551A" w:rsidRDefault="0038551A" w:rsidP="0038551A">
      <w:pPr>
        <w:spacing w:after="0"/>
        <w:jc w:val="center"/>
        <w:rPr>
          <w:sz w:val="24"/>
          <w:szCs w:val="24"/>
        </w:rPr>
      </w:pPr>
    </w:p>
    <w:p w14:paraId="3B4D0699" w14:textId="77777777" w:rsidR="0038551A" w:rsidRDefault="0038551A" w:rsidP="0038551A">
      <w:pPr>
        <w:spacing w:after="0"/>
        <w:jc w:val="center"/>
        <w:rPr>
          <w:sz w:val="24"/>
          <w:szCs w:val="24"/>
        </w:rPr>
      </w:pPr>
    </w:p>
    <w:p w14:paraId="71A0A7D1" w14:textId="02C5A736" w:rsidR="002224CB" w:rsidRDefault="0038551A" w:rsidP="0038551A">
      <w:pPr>
        <w:spacing w:after="0"/>
        <w:jc w:val="center"/>
        <w:rPr>
          <w:sz w:val="24"/>
          <w:szCs w:val="24"/>
        </w:rPr>
      </w:pPr>
      <w:r>
        <w:rPr>
          <w:sz w:val="24"/>
          <w:szCs w:val="24"/>
        </w:rPr>
        <w:t>December 2021</w:t>
      </w:r>
      <w:r w:rsidRPr="0038551A">
        <w:rPr>
          <w:sz w:val="24"/>
          <w:szCs w:val="24"/>
        </w:rPr>
        <w:t xml:space="preserve"> </w:t>
      </w:r>
    </w:p>
    <w:p w14:paraId="50B88F8E" w14:textId="77777777" w:rsidR="002224CB" w:rsidRDefault="002224CB">
      <w:pPr>
        <w:rPr>
          <w:sz w:val="24"/>
          <w:szCs w:val="24"/>
        </w:rPr>
      </w:pPr>
      <w:r>
        <w:rPr>
          <w:sz w:val="24"/>
          <w:szCs w:val="24"/>
        </w:rPr>
        <w:br w:type="page"/>
      </w:r>
    </w:p>
    <w:p w14:paraId="152FF307" w14:textId="77777777" w:rsidR="00144E70" w:rsidRPr="00D90081" w:rsidRDefault="00144E70" w:rsidP="00144E70">
      <w:pPr>
        <w:jc w:val="center"/>
        <w:rPr>
          <w:sz w:val="24"/>
          <w:szCs w:val="24"/>
        </w:rPr>
      </w:pPr>
    </w:p>
    <w:p w14:paraId="1B710CA2" w14:textId="4DDF2790" w:rsidR="00CD21D0" w:rsidRDefault="00CD21D0" w:rsidP="00144E70">
      <w:pPr>
        <w:jc w:val="center"/>
        <w:rPr>
          <w:i/>
          <w:iCs/>
          <w:sz w:val="24"/>
          <w:szCs w:val="24"/>
        </w:rPr>
        <w:sectPr w:rsidR="00CD21D0" w:rsidSect="00CD21D0">
          <w:headerReference w:type="default" r:id="rId13"/>
          <w:footerReference w:type="default" r:id="rId14"/>
          <w:pgSz w:w="12240" w:h="15840" w:code="1"/>
          <w:pgMar w:top="1440" w:right="1440" w:bottom="1440" w:left="1440" w:header="720" w:footer="720" w:gutter="0"/>
          <w:pgNumType w:fmt="lowerRoman" w:start="1"/>
          <w:cols w:space="720"/>
          <w:docGrid w:linePitch="360"/>
        </w:sectPr>
      </w:pPr>
    </w:p>
    <w:p w14:paraId="2FA285A2" w14:textId="7D5C7EF2" w:rsidR="00144E70" w:rsidRPr="00D90081" w:rsidRDefault="00144E70" w:rsidP="00144E70">
      <w:pPr>
        <w:jc w:val="center"/>
        <w:rPr>
          <w:sz w:val="24"/>
          <w:szCs w:val="24"/>
        </w:rPr>
      </w:pPr>
      <w:r w:rsidRPr="00D90081">
        <w:rPr>
          <w:b/>
          <w:sz w:val="24"/>
          <w:szCs w:val="24"/>
        </w:rPr>
        <w:lastRenderedPageBreak/>
        <w:t>CONTENTS</w:t>
      </w:r>
      <w:r w:rsidRPr="00D90081">
        <w:rPr>
          <w:sz w:val="24"/>
          <w:szCs w:val="24"/>
        </w:rPr>
        <w:t xml:space="preserve"> </w:t>
      </w:r>
    </w:p>
    <w:p w14:paraId="08ED6C00" w14:textId="607EFEBA" w:rsidR="00144E70" w:rsidRPr="003F7502" w:rsidRDefault="00144E70" w:rsidP="00144E70">
      <w:pPr>
        <w:pStyle w:val="TOC1"/>
        <w:tabs>
          <w:tab w:val="right" w:leader="dot" w:pos="9350"/>
        </w:tabs>
        <w:rPr>
          <w:rFonts w:asciiTheme="minorHAnsi" w:eastAsiaTheme="minorEastAsia" w:hAnsiTheme="minorHAnsi" w:cstheme="minorHAnsi"/>
          <w:bCs w:val="0"/>
          <w:noProof/>
          <w:sz w:val="24"/>
          <w:szCs w:val="24"/>
        </w:rPr>
      </w:pPr>
      <w:r w:rsidRPr="00D90081">
        <w:rPr>
          <w:rFonts w:asciiTheme="minorHAnsi" w:hAnsiTheme="minorHAnsi"/>
          <w:caps/>
          <w:sz w:val="24"/>
          <w:szCs w:val="24"/>
        </w:rPr>
        <w:fldChar w:fldCharType="begin"/>
      </w:r>
      <w:r w:rsidRPr="00D90081">
        <w:rPr>
          <w:rFonts w:asciiTheme="minorHAnsi" w:hAnsiTheme="minorHAnsi"/>
          <w:caps/>
          <w:sz w:val="24"/>
          <w:szCs w:val="24"/>
        </w:rPr>
        <w:instrText xml:space="preserve"> TOC \o "1-1" \h \z \t "Heading 2,2,Heading 3,3,Appendix Headings,1" </w:instrText>
      </w:r>
      <w:r w:rsidRPr="00D90081">
        <w:rPr>
          <w:rFonts w:asciiTheme="minorHAnsi" w:hAnsiTheme="minorHAnsi"/>
          <w:caps/>
          <w:sz w:val="24"/>
          <w:szCs w:val="24"/>
        </w:rPr>
        <w:fldChar w:fldCharType="separate"/>
      </w:r>
    </w:p>
    <w:p w14:paraId="1754EECE" w14:textId="77777777" w:rsidR="00144E70" w:rsidRPr="003F7502" w:rsidRDefault="00036D0E" w:rsidP="00144E70">
      <w:pPr>
        <w:pStyle w:val="TOC1"/>
        <w:tabs>
          <w:tab w:val="right" w:leader="dot" w:pos="9350"/>
        </w:tabs>
        <w:rPr>
          <w:rFonts w:asciiTheme="minorHAnsi" w:eastAsiaTheme="minorEastAsia" w:hAnsiTheme="minorHAnsi" w:cstheme="minorHAnsi"/>
          <w:bCs w:val="0"/>
          <w:noProof/>
          <w:sz w:val="24"/>
          <w:szCs w:val="24"/>
        </w:rPr>
      </w:pPr>
      <w:hyperlink w:anchor="_Toc8116573" w:history="1">
        <w:r w:rsidR="00144E70" w:rsidRPr="003F7502">
          <w:rPr>
            <w:rStyle w:val="Hyperlink"/>
            <w:rFonts w:asciiTheme="minorHAnsi" w:hAnsiTheme="minorHAnsi" w:cstheme="minorHAnsi"/>
            <w:noProof/>
            <w:sz w:val="24"/>
            <w:szCs w:val="24"/>
          </w:rPr>
          <w:t>INTRODUCTION</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_Toc8116573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r w:rsidR="0082206C">
          <w:rPr>
            <w:rFonts w:asciiTheme="minorHAnsi" w:hAnsiTheme="minorHAnsi" w:cstheme="minorHAnsi"/>
            <w:noProof/>
            <w:webHidden/>
            <w:sz w:val="24"/>
            <w:szCs w:val="24"/>
          </w:rPr>
          <w:t>1</w:t>
        </w:r>
        <w:r w:rsidR="00144E70" w:rsidRPr="003F7502">
          <w:rPr>
            <w:rFonts w:asciiTheme="minorHAnsi" w:hAnsiTheme="minorHAnsi" w:cstheme="minorHAnsi"/>
            <w:noProof/>
            <w:webHidden/>
            <w:sz w:val="24"/>
            <w:szCs w:val="24"/>
          </w:rPr>
          <w:fldChar w:fldCharType="end"/>
        </w:r>
      </w:hyperlink>
    </w:p>
    <w:p w14:paraId="305A0E28" w14:textId="77777777" w:rsidR="00144E70" w:rsidRPr="003F7502" w:rsidRDefault="00036D0E" w:rsidP="00144E70">
      <w:pPr>
        <w:pStyle w:val="TOC1"/>
        <w:tabs>
          <w:tab w:val="right" w:leader="dot" w:pos="9350"/>
        </w:tabs>
        <w:rPr>
          <w:rFonts w:asciiTheme="minorHAnsi" w:eastAsiaTheme="minorEastAsia" w:hAnsiTheme="minorHAnsi" w:cstheme="minorHAnsi"/>
          <w:bCs w:val="0"/>
          <w:noProof/>
          <w:sz w:val="24"/>
          <w:szCs w:val="24"/>
        </w:rPr>
      </w:pPr>
      <w:hyperlink w:anchor="_Toc8116574" w:history="1">
        <w:r w:rsidR="00144E70" w:rsidRPr="003F7502">
          <w:rPr>
            <w:rStyle w:val="Hyperlink"/>
            <w:rFonts w:asciiTheme="minorHAnsi" w:hAnsiTheme="minorHAnsi" w:cstheme="minorHAnsi"/>
            <w:noProof/>
            <w:sz w:val="24"/>
            <w:szCs w:val="24"/>
          </w:rPr>
          <w:t>METHODS</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_Toc8116574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r w:rsidR="0082206C">
          <w:rPr>
            <w:rFonts w:asciiTheme="minorHAnsi" w:hAnsiTheme="minorHAnsi" w:cstheme="minorHAnsi"/>
            <w:noProof/>
            <w:webHidden/>
            <w:sz w:val="24"/>
            <w:szCs w:val="24"/>
          </w:rPr>
          <w:t>1</w:t>
        </w:r>
        <w:r w:rsidR="00144E70" w:rsidRPr="003F7502">
          <w:rPr>
            <w:rFonts w:asciiTheme="minorHAnsi" w:hAnsiTheme="minorHAnsi" w:cstheme="minorHAnsi"/>
            <w:noProof/>
            <w:webHidden/>
            <w:sz w:val="24"/>
            <w:szCs w:val="24"/>
          </w:rPr>
          <w:fldChar w:fldCharType="end"/>
        </w:r>
      </w:hyperlink>
    </w:p>
    <w:p w14:paraId="09DDECA7" w14:textId="77777777" w:rsidR="00144E70" w:rsidRPr="003F7502" w:rsidRDefault="00036D0E" w:rsidP="00144E70">
      <w:pPr>
        <w:pStyle w:val="TOC1"/>
        <w:tabs>
          <w:tab w:val="right" w:leader="dot" w:pos="9350"/>
        </w:tabs>
        <w:rPr>
          <w:rFonts w:asciiTheme="minorHAnsi" w:eastAsiaTheme="minorEastAsia" w:hAnsiTheme="minorHAnsi" w:cstheme="minorHAnsi"/>
          <w:bCs w:val="0"/>
          <w:noProof/>
          <w:sz w:val="24"/>
          <w:szCs w:val="24"/>
        </w:rPr>
      </w:pPr>
      <w:hyperlink w:anchor="_Toc8116575" w:history="1">
        <w:r w:rsidR="00144E70" w:rsidRPr="003F7502">
          <w:rPr>
            <w:rStyle w:val="Hyperlink"/>
            <w:rFonts w:asciiTheme="minorHAnsi" w:hAnsiTheme="minorHAnsi" w:cstheme="minorHAnsi"/>
            <w:noProof/>
            <w:sz w:val="24"/>
            <w:szCs w:val="24"/>
          </w:rPr>
          <w:t>RESULTS</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_Toc8116575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r w:rsidR="0082206C">
          <w:rPr>
            <w:rFonts w:asciiTheme="minorHAnsi" w:hAnsiTheme="minorHAnsi" w:cstheme="minorHAnsi"/>
            <w:noProof/>
            <w:webHidden/>
            <w:sz w:val="24"/>
            <w:szCs w:val="24"/>
          </w:rPr>
          <w:t>1</w:t>
        </w:r>
        <w:r w:rsidR="00144E70" w:rsidRPr="003F7502">
          <w:rPr>
            <w:rFonts w:asciiTheme="minorHAnsi" w:hAnsiTheme="minorHAnsi" w:cstheme="minorHAnsi"/>
            <w:noProof/>
            <w:webHidden/>
            <w:sz w:val="24"/>
            <w:szCs w:val="24"/>
          </w:rPr>
          <w:fldChar w:fldCharType="end"/>
        </w:r>
      </w:hyperlink>
    </w:p>
    <w:p w14:paraId="21CC6729" w14:textId="77777777" w:rsidR="00144E70" w:rsidRPr="003F7502" w:rsidRDefault="00036D0E" w:rsidP="00144E70">
      <w:pPr>
        <w:pStyle w:val="TOC1"/>
        <w:tabs>
          <w:tab w:val="right" w:leader="dot" w:pos="9350"/>
        </w:tabs>
        <w:rPr>
          <w:rFonts w:asciiTheme="minorHAnsi" w:eastAsiaTheme="minorEastAsia" w:hAnsiTheme="minorHAnsi" w:cstheme="minorHAnsi"/>
          <w:bCs w:val="0"/>
          <w:noProof/>
          <w:sz w:val="24"/>
          <w:szCs w:val="24"/>
        </w:rPr>
      </w:pPr>
      <w:hyperlink w:anchor="_Toc8116576" w:history="1">
        <w:r w:rsidR="00144E70" w:rsidRPr="003F7502">
          <w:rPr>
            <w:rStyle w:val="Hyperlink"/>
            <w:rFonts w:asciiTheme="minorHAnsi" w:hAnsiTheme="minorHAnsi" w:cstheme="minorHAnsi"/>
            <w:noProof/>
            <w:sz w:val="24"/>
            <w:szCs w:val="24"/>
          </w:rPr>
          <w:t>DISCUSSION</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_Toc8116576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r w:rsidR="0082206C">
          <w:rPr>
            <w:rFonts w:asciiTheme="minorHAnsi" w:hAnsiTheme="minorHAnsi" w:cstheme="minorHAnsi"/>
            <w:noProof/>
            <w:webHidden/>
            <w:sz w:val="24"/>
            <w:szCs w:val="24"/>
          </w:rPr>
          <w:t>3</w:t>
        </w:r>
        <w:r w:rsidR="00144E70" w:rsidRPr="003F7502">
          <w:rPr>
            <w:rFonts w:asciiTheme="minorHAnsi" w:hAnsiTheme="minorHAnsi" w:cstheme="minorHAnsi"/>
            <w:noProof/>
            <w:webHidden/>
            <w:sz w:val="24"/>
            <w:szCs w:val="24"/>
          </w:rPr>
          <w:fldChar w:fldCharType="end"/>
        </w:r>
      </w:hyperlink>
    </w:p>
    <w:p w14:paraId="399E54FB" w14:textId="77777777" w:rsidR="00144E70" w:rsidRPr="003F7502" w:rsidRDefault="00036D0E" w:rsidP="00144E70">
      <w:pPr>
        <w:pStyle w:val="TOC1"/>
        <w:tabs>
          <w:tab w:val="right" w:leader="dot" w:pos="9350"/>
        </w:tabs>
        <w:rPr>
          <w:rFonts w:asciiTheme="minorHAnsi" w:eastAsiaTheme="minorEastAsia" w:hAnsiTheme="minorHAnsi" w:cstheme="minorHAnsi"/>
          <w:bCs w:val="0"/>
          <w:noProof/>
          <w:sz w:val="24"/>
          <w:szCs w:val="24"/>
        </w:rPr>
      </w:pPr>
      <w:hyperlink w:anchor="_Toc8116577" w:history="1">
        <w:r w:rsidR="00144E70" w:rsidRPr="003F7502">
          <w:rPr>
            <w:rStyle w:val="Hyperlink"/>
            <w:rFonts w:asciiTheme="minorHAnsi" w:hAnsiTheme="minorHAnsi" w:cstheme="minorHAnsi"/>
            <w:noProof/>
            <w:sz w:val="24"/>
            <w:szCs w:val="24"/>
          </w:rPr>
          <w:t>ACKNOWLEDGMENTS</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_Toc8116577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r w:rsidR="0082206C">
          <w:rPr>
            <w:rFonts w:asciiTheme="minorHAnsi" w:hAnsiTheme="minorHAnsi" w:cstheme="minorHAnsi"/>
            <w:noProof/>
            <w:webHidden/>
            <w:sz w:val="24"/>
            <w:szCs w:val="24"/>
          </w:rPr>
          <w:t>3</w:t>
        </w:r>
        <w:r w:rsidR="00144E70" w:rsidRPr="003F7502">
          <w:rPr>
            <w:rFonts w:asciiTheme="minorHAnsi" w:hAnsiTheme="minorHAnsi" w:cstheme="minorHAnsi"/>
            <w:noProof/>
            <w:webHidden/>
            <w:sz w:val="24"/>
            <w:szCs w:val="24"/>
          </w:rPr>
          <w:fldChar w:fldCharType="end"/>
        </w:r>
      </w:hyperlink>
    </w:p>
    <w:p w14:paraId="0A2EE6CC" w14:textId="77777777" w:rsidR="00144E70" w:rsidRDefault="00036D0E" w:rsidP="00144E70">
      <w:pPr>
        <w:pStyle w:val="TOC1"/>
        <w:tabs>
          <w:tab w:val="right" w:leader="dot" w:pos="9350"/>
        </w:tabs>
        <w:rPr>
          <w:rFonts w:asciiTheme="minorHAnsi" w:eastAsiaTheme="minorEastAsia" w:hAnsiTheme="minorHAnsi" w:cstheme="minorBidi"/>
          <w:bCs w:val="0"/>
          <w:noProof/>
          <w:szCs w:val="22"/>
        </w:rPr>
      </w:pPr>
      <w:hyperlink w:anchor="_Toc8116578" w:history="1">
        <w:r w:rsidR="00144E70" w:rsidRPr="003F7502">
          <w:rPr>
            <w:rStyle w:val="Hyperlink"/>
            <w:rFonts w:asciiTheme="minorHAnsi" w:hAnsiTheme="minorHAnsi" w:cstheme="minorHAnsi"/>
            <w:noProof/>
            <w:sz w:val="24"/>
            <w:szCs w:val="24"/>
          </w:rPr>
          <w:t>REFERENCES</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_Toc8116578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r w:rsidR="0082206C">
          <w:rPr>
            <w:rFonts w:asciiTheme="minorHAnsi" w:hAnsiTheme="minorHAnsi" w:cstheme="minorHAnsi"/>
            <w:noProof/>
            <w:webHidden/>
            <w:sz w:val="24"/>
            <w:szCs w:val="24"/>
          </w:rPr>
          <w:t>3</w:t>
        </w:r>
        <w:r w:rsidR="00144E70" w:rsidRPr="003F7502">
          <w:rPr>
            <w:rFonts w:asciiTheme="minorHAnsi" w:hAnsiTheme="minorHAnsi" w:cstheme="minorHAnsi"/>
            <w:noProof/>
            <w:webHidden/>
            <w:sz w:val="24"/>
            <w:szCs w:val="24"/>
          </w:rPr>
          <w:fldChar w:fldCharType="end"/>
        </w:r>
      </w:hyperlink>
    </w:p>
    <w:p w14:paraId="4458C9C5" w14:textId="77777777" w:rsidR="00144E70" w:rsidRPr="00D90081" w:rsidRDefault="00144E70" w:rsidP="00144E70">
      <w:pPr>
        <w:pStyle w:val="Heading1"/>
        <w:rPr>
          <w:rFonts w:asciiTheme="minorHAnsi" w:hAnsiTheme="minorHAnsi"/>
        </w:rPr>
      </w:pPr>
      <w:r w:rsidRPr="00D90081">
        <w:rPr>
          <w:rFonts w:asciiTheme="minorHAnsi" w:hAnsiTheme="minorHAnsi"/>
          <w:szCs w:val="24"/>
        </w:rPr>
        <w:fldChar w:fldCharType="end"/>
      </w:r>
    </w:p>
    <w:p w14:paraId="1D41641C" w14:textId="509E4061" w:rsidR="00144E70" w:rsidRPr="00D90081" w:rsidRDefault="00144E70" w:rsidP="00CD21D0">
      <w:pPr>
        <w:ind w:left="720"/>
        <w:jc w:val="center"/>
        <w:rPr>
          <w:sz w:val="24"/>
          <w:szCs w:val="24"/>
        </w:rPr>
        <w:sectPr w:rsidR="00144E70" w:rsidRPr="00D90081" w:rsidSect="00CD21D0">
          <w:pgSz w:w="12240" w:h="15840" w:code="1"/>
          <w:pgMar w:top="1440" w:right="1440" w:bottom="1440" w:left="1440" w:header="720" w:footer="720" w:gutter="0"/>
          <w:pgNumType w:fmt="lowerRoman"/>
          <w:cols w:space="720"/>
          <w:docGrid w:linePitch="360"/>
        </w:sectPr>
      </w:pPr>
      <w:r w:rsidRPr="00D90081">
        <w:br w:type="page"/>
      </w:r>
      <w:r w:rsidRPr="00D90081">
        <w:rPr>
          <w:sz w:val="24"/>
          <w:szCs w:val="24"/>
        </w:rPr>
        <w:lastRenderedPageBreak/>
        <w:t>]</w:t>
      </w:r>
    </w:p>
    <w:p w14:paraId="389CA200" w14:textId="77777777" w:rsidR="00144E70" w:rsidRPr="00D90081" w:rsidRDefault="00144E70" w:rsidP="00144E70">
      <w:pPr>
        <w:pStyle w:val="Heading1"/>
        <w:rPr>
          <w:rFonts w:asciiTheme="minorHAnsi" w:hAnsiTheme="minorHAnsi"/>
        </w:rPr>
      </w:pPr>
      <w:bookmarkStart w:id="14" w:name="_Toc8116573"/>
      <w:r w:rsidRPr="00D90081">
        <w:rPr>
          <w:rFonts w:asciiTheme="minorHAnsi" w:hAnsiTheme="minorHAnsi"/>
        </w:rPr>
        <w:lastRenderedPageBreak/>
        <w:t>INTRODUCTION</w:t>
      </w:r>
      <w:bookmarkEnd w:id="14"/>
    </w:p>
    <w:p w14:paraId="6BFFA78C" w14:textId="77777777" w:rsidR="00144E70" w:rsidRPr="00D90081" w:rsidRDefault="00144E70" w:rsidP="00144E70">
      <w:pPr>
        <w:rPr>
          <w:sz w:val="24"/>
          <w:szCs w:val="24"/>
        </w:rPr>
      </w:pPr>
      <w:r w:rsidRPr="00D90081">
        <w:rPr>
          <w:sz w:val="24"/>
          <w:szCs w:val="24"/>
        </w:rPr>
        <w:t>First paragraph example text example text example text example text example text example text example text example text example text example text example text example text example text example text example text.</w:t>
      </w:r>
    </w:p>
    <w:p w14:paraId="49CBA5FD" w14:textId="77777777" w:rsidR="00144E70" w:rsidRPr="00D90081" w:rsidRDefault="00144E70" w:rsidP="00144E70">
      <w:pPr>
        <w:rPr>
          <w:sz w:val="24"/>
          <w:szCs w:val="24"/>
        </w:rPr>
      </w:pPr>
      <w:r w:rsidRPr="00D90081">
        <w:rPr>
          <w:sz w:val="24"/>
          <w:szCs w:val="24"/>
        </w:rPr>
        <w:t xml:space="preserve">Second paragraph example text example text example text example text example text example text example text example text example text example text example text example text example text example text example text example text example text example text.  </w:t>
      </w:r>
    </w:p>
    <w:p w14:paraId="24ABA5C4" w14:textId="77777777" w:rsidR="00144E70" w:rsidRPr="00D90081" w:rsidRDefault="00144E70" w:rsidP="00144E70">
      <w:pPr>
        <w:pStyle w:val="Heading1"/>
        <w:rPr>
          <w:rFonts w:asciiTheme="minorHAnsi" w:hAnsiTheme="minorHAnsi"/>
        </w:rPr>
      </w:pPr>
      <w:bookmarkStart w:id="15" w:name="_Toc8116574"/>
      <w:r w:rsidRPr="00D90081">
        <w:rPr>
          <w:rFonts w:asciiTheme="minorHAnsi" w:hAnsiTheme="minorHAnsi"/>
        </w:rPr>
        <w:t>METHODS</w:t>
      </w:r>
      <w:bookmarkEnd w:id="15"/>
    </w:p>
    <w:p w14:paraId="35CF35ED" w14:textId="77777777" w:rsidR="00DE3FEE" w:rsidRPr="00DE3FEE" w:rsidRDefault="00DE3FEE" w:rsidP="00DE3FEE">
      <w:pPr>
        <w:rPr>
          <w:b/>
          <w:bCs/>
          <w:sz w:val="24"/>
          <w:szCs w:val="24"/>
        </w:rPr>
      </w:pPr>
      <w:commentRangeStart w:id="16"/>
      <w:r w:rsidRPr="00DE3FEE">
        <w:rPr>
          <w:b/>
          <w:bCs/>
          <w:sz w:val="24"/>
          <w:szCs w:val="24"/>
        </w:rPr>
        <w:t>Sampling</w:t>
      </w:r>
      <w:commentRangeEnd w:id="16"/>
      <w:r w:rsidR="005B55F4">
        <w:rPr>
          <w:rStyle w:val="CommentReference"/>
        </w:rPr>
        <w:commentReference w:id="16"/>
      </w:r>
    </w:p>
    <w:p w14:paraId="695494D2" w14:textId="73FD0C12" w:rsidR="00DE3FEE" w:rsidRPr="00DE3FEE" w:rsidRDefault="00DE3FEE" w:rsidP="00DE3FEE">
      <w:pPr>
        <w:rPr>
          <w:sz w:val="24"/>
          <w:szCs w:val="24"/>
        </w:rPr>
      </w:pPr>
      <w:r w:rsidRPr="00DE3FEE">
        <w:rPr>
          <w:sz w:val="24"/>
          <w:szCs w:val="24"/>
        </w:rPr>
        <w:t>Fin clips or operculum punches were taken from natural</w:t>
      </w:r>
      <w:r>
        <w:rPr>
          <w:sz w:val="24"/>
          <w:szCs w:val="24"/>
        </w:rPr>
        <w:t xml:space="preserve"> </w:t>
      </w:r>
      <w:r w:rsidRPr="00DE3FEE">
        <w:rPr>
          <w:sz w:val="24"/>
          <w:szCs w:val="24"/>
        </w:rPr>
        <w:t xml:space="preserve">origin Chinook salmon sampled in the lower Rogue </w:t>
      </w:r>
      <w:r>
        <w:rPr>
          <w:sz w:val="24"/>
          <w:szCs w:val="24"/>
        </w:rPr>
        <w:t xml:space="preserve">River </w:t>
      </w:r>
      <w:r w:rsidRPr="00DE3FEE">
        <w:rPr>
          <w:sz w:val="24"/>
          <w:szCs w:val="24"/>
        </w:rPr>
        <w:t>by seining, creel surveys and volunteer anglers from April 5</w:t>
      </w:r>
      <w:r w:rsidRPr="00DE3FEE">
        <w:rPr>
          <w:sz w:val="24"/>
          <w:szCs w:val="24"/>
          <w:vertAlign w:val="superscript"/>
        </w:rPr>
        <w:t>th</w:t>
      </w:r>
      <w:r>
        <w:rPr>
          <w:sz w:val="24"/>
          <w:szCs w:val="24"/>
        </w:rPr>
        <w:t xml:space="preserve"> </w:t>
      </w:r>
      <w:r w:rsidRPr="00DE3FEE">
        <w:rPr>
          <w:sz w:val="24"/>
          <w:szCs w:val="24"/>
        </w:rPr>
        <w:t>to September 30</w:t>
      </w:r>
      <w:r w:rsidRPr="00DE3FEE">
        <w:rPr>
          <w:sz w:val="24"/>
          <w:szCs w:val="24"/>
          <w:vertAlign w:val="superscript"/>
        </w:rPr>
        <w:t>th</w:t>
      </w:r>
      <w:r w:rsidRPr="00DE3FEE">
        <w:rPr>
          <w:sz w:val="24"/>
          <w:szCs w:val="24"/>
        </w:rPr>
        <w:t xml:space="preserve">, 2020. Sample locations ranged from the Bay upstream to </w:t>
      </w:r>
      <w:proofErr w:type="spellStart"/>
      <w:r w:rsidRPr="00DE3FEE">
        <w:rPr>
          <w:sz w:val="24"/>
          <w:szCs w:val="24"/>
        </w:rPr>
        <w:t>Quosatana</w:t>
      </w:r>
      <w:proofErr w:type="spellEnd"/>
      <w:r w:rsidRPr="00DE3FEE">
        <w:rPr>
          <w:sz w:val="24"/>
          <w:szCs w:val="24"/>
        </w:rPr>
        <w:t xml:space="preserve"> Creek (</w:t>
      </w:r>
      <w:r>
        <w:rPr>
          <w:sz w:val="24"/>
          <w:szCs w:val="24"/>
        </w:rPr>
        <w:t>F</w:t>
      </w:r>
      <w:r w:rsidRPr="00DE3FEE">
        <w:rPr>
          <w:sz w:val="24"/>
          <w:szCs w:val="24"/>
        </w:rPr>
        <w:t>igure 1).</w:t>
      </w:r>
    </w:p>
    <w:p w14:paraId="6CDE2051" w14:textId="49E00940" w:rsidR="00DE3FEE" w:rsidRPr="00DE3FEE" w:rsidRDefault="00DE3FEE" w:rsidP="00DE3FEE">
      <w:pPr>
        <w:rPr>
          <w:sz w:val="24"/>
          <w:szCs w:val="24"/>
        </w:rPr>
      </w:pPr>
      <w:r>
        <w:rPr>
          <w:noProof/>
        </w:rPr>
        <w:drawing>
          <wp:inline distT="0" distB="0" distL="0" distR="0" wp14:anchorId="32CFB052" wp14:editId="4EC3B499">
            <wp:extent cx="5266944" cy="3630168"/>
            <wp:effectExtent l="0" t="0" r="0" b="889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6944" cy="3630168"/>
                    </a:xfrm>
                    <a:prstGeom prst="rect">
                      <a:avLst/>
                    </a:prstGeom>
                  </pic:spPr>
                </pic:pic>
              </a:graphicData>
            </a:graphic>
          </wp:inline>
        </w:drawing>
      </w:r>
    </w:p>
    <w:p w14:paraId="03918B11" w14:textId="4F6F7C56" w:rsidR="00DE3FEE" w:rsidRPr="00DE3FEE" w:rsidRDefault="00DE3FEE" w:rsidP="00DE3FEE">
      <w:pPr>
        <w:rPr>
          <w:sz w:val="24"/>
          <w:szCs w:val="24"/>
        </w:rPr>
      </w:pPr>
      <w:r w:rsidRPr="006C0D3C">
        <w:rPr>
          <w:sz w:val="24"/>
          <w:szCs w:val="24"/>
        </w:rPr>
        <w:t xml:space="preserve"> Figure 1</w:t>
      </w:r>
      <w:r>
        <w:rPr>
          <w:sz w:val="24"/>
          <w:szCs w:val="24"/>
        </w:rPr>
        <w:t>.</w:t>
      </w:r>
      <w:r w:rsidRPr="00DE3FEE">
        <w:rPr>
          <w:sz w:val="24"/>
          <w:szCs w:val="24"/>
        </w:rPr>
        <w:t xml:space="preserve"> </w:t>
      </w:r>
      <w:r w:rsidR="00707505">
        <w:rPr>
          <w:sz w:val="24"/>
          <w:szCs w:val="24"/>
        </w:rPr>
        <w:t xml:space="preserve">Map of the sample locations in </w:t>
      </w:r>
      <w:r w:rsidRPr="00DE3FEE">
        <w:rPr>
          <w:sz w:val="24"/>
          <w:szCs w:val="24"/>
        </w:rPr>
        <w:t>the lower Rogue River</w:t>
      </w:r>
      <w:r w:rsidR="00707505">
        <w:rPr>
          <w:sz w:val="24"/>
          <w:szCs w:val="24"/>
        </w:rPr>
        <w:t xml:space="preserve">, Oregon. Samples were not collected at </w:t>
      </w:r>
      <w:ins w:id="17" w:author="David Dayan" w:date="2021-12-03T16:01:00Z">
        <w:r w:rsidR="00097907">
          <w:rPr>
            <w:sz w:val="24"/>
            <w:szCs w:val="24"/>
          </w:rPr>
          <w:t xml:space="preserve">Canfield, Jim Hunt, Orchard Bar or </w:t>
        </w:r>
      </w:ins>
      <w:proofErr w:type="spellStart"/>
      <w:r w:rsidR="00707505">
        <w:rPr>
          <w:sz w:val="24"/>
          <w:szCs w:val="24"/>
        </w:rPr>
        <w:t>Agness</w:t>
      </w:r>
      <w:proofErr w:type="spellEnd"/>
      <w:r w:rsidR="00707505">
        <w:rPr>
          <w:sz w:val="24"/>
          <w:szCs w:val="24"/>
        </w:rPr>
        <w:t xml:space="preserve"> in 2020.</w:t>
      </w:r>
    </w:p>
    <w:p w14:paraId="0190CD91" w14:textId="77777777" w:rsidR="00DE3FEE" w:rsidRPr="00DE3FEE" w:rsidRDefault="00DE3FEE" w:rsidP="007D64D4">
      <w:pPr>
        <w:spacing w:line="240" w:lineRule="auto"/>
        <w:contextualSpacing/>
        <w:rPr>
          <w:sz w:val="24"/>
          <w:szCs w:val="24"/>
        </w:rPr>
      </w:pPr>
    </w:p>
    <w:p w14:paraId="79BF439E" w14:textId="739FAD77" w:rsidR="007D64D4" w:rsidRPr="007D64D4" w:rsidRDefault="00DE3FEE" w:rsidP="007D64D4">
      <w:pPr>
        <w:spacing w:line="240" w:lineRule="auto"/>
        <w:contextualSpacing/>
        <w:rPr>
          <w:rFonts w:cstheme="minorHAnsi"/>
          <w:sz w:val="24"/>
          <w:szCs w:val="24"/>
        </w:rPr>
      </w:pPr>
      <w:r w:rsidRPr="00DE3FEE">
        <w:rPr>
          <w:sz w:val="24"/>
          <w:szCs w:val="24"/>
        </w:rPr>
        <w:t xml:space="preserve">Volunteer anglers were asked to take tissue samples from any naturally produced Chinook salmon. Volunteer anglers were issued sampling kits containing written instructions, </w:t>
      </w:r>
      <w:r w:rsidRPr="007D64D4">
        <w:rPr>
          <w:rFonts w:cstheme="minorHAnsi"/>
          <w:sz w:val="24"/>
          <w:szCs w:val="24"/>
        </w:rPr>
        <w:lastRenderedPageBreak/>
        <w:t xml:space="preserve">individually labeled vials containing ethanol, and a paper hole punch for extracting caudal fin tissue. Additionally, the kits contained the following instructions: </w:t>
      </w:r>
    </w:p>
    <w:p w14:paraId="66228E1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Minimize handling (keep in net on side of boat in/very close to the water surface) </w:t>
      </w:r>
    </w:p>
    <w:p w14:paraId="56974DA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Work with a partner (one person holds fish, other holds net and collects sample) </w:t>
      </w:r>
    </w:p>
    <w:p w14:paraId="71A6408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Use paper hole punch to extract fin tissue sample from caudal fin (Imagine the tail fin is a piece of paper) </w:t>
      </w:r>
    </w:p>
    <w:p w14:paraId="5035F611"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Gently release fish back into river </w:t>
      </w:r>
    </w:p>
    <w:p w14:paraId="16DFE2EE" w14:textId="77777777" w:rsidR="007D64D4" w:rsidRPr="007D64D4" w:rsidRDefault="007D64D4"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V</w:t>
      </w:r>
      <w:r w:rsidR="00DE3FEE" w:rsidRPr="007D64D4">
        <w:rPr>
          <w:rFonts w:asciiTheme="minorHAnsi" w:hAnsiTheme="minorHAnsi" w:cstheme="minorHAnsi"/>
          <w:sz w:val="24"/>
          <w:szCs w:val="24"/>
        </w:rPr>
        <w:t xml:space="preserve">ery carefully remove tissue sample from the hole punch’s “chip guard” and place into sample vial. Be sure that sample is completely immersed in the liquid and close the cap snugly. </w:t>
      </w:r>
    </w:p>
    <w:p w14:paraId="3A1525F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Place vial into resealable bag. With a sharpie, record date, angler (collector), and location on bag’s exterior. </w:t>
      </w:r>
    </w:p>
    <w:p w14:paraId="05626255"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Rinse the hole punch in clean water </w:t>
      </w:r>
    </w:p>
    <w:p w14:paraId="125815EC"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Store sample in safe place away from heat for the duration of the fishing trip </w:t>
      </w:r>
    </w:p>
    <w:p w14:paraId="774DD383" w14:textId="77777777" w:rsidR="0033274A"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Drop samples off with Gold Beach ODFW staff directly or at one of the five drop boxes* and then notify ODFW </w:t>
      </w:r>
    </w:p>
    <w:p w14:paraId="6854B2D1" w14:textId="2A3331AC" w:rsidR="00DE3FEE" w:rsidRPr="0033274A" w:rsidRDefault="00DE3FEE" w:rsidP="0033274A">
      <w:pPr>
        <w:ind w:left="360"/>
        <w:rPr>
          <w:rFonts w:cstheme="minorHAnsi"/>
          <w:sz w:val="24"/>
          <w:szCs w:val="24"/>
        </w:rPr>
      </w:pPr>
      <w:r w:rsidRPr="0033274A">
        <w:rPr>
          <w:rFonts w:cstheme="minorHAnsi"/>
          <w:sz w:val="24"/>
          <w:szCs w:val="24"/>
        </w:rPr>
        <w:t>*Drop boxes were located at Rogue Outdoor Store, ODFW Gold Beach office, Mill Site,</w:t>
      </w:r>
      <w:r w:rsidR="0033274A">
        <w:rPr>
          <w:rFonts w:cstheme="minorHAnsi"/>
          <w:sz w:val="24"/>
          <w:szCs w:val="24"/>
        </w:rPr>
        <w:t xml:space="preserve"> L</w:t>
      </w:r>
      <w:r w:rsidRPr="0033274A">
        <w:rPr>
          <w:rFonts w:cstheme="minorHAnsi"/>
          <w:sz w:val="24"/>
          <w:szCs w:val="24"/>
        </w:rPr>
        <w:t xml:space="preserve">obster Creek Campground, and </w:t>
      </w:r>
      <w:proofErr w:type="spellStart"/>
      <w:r w:rsidRPr="0033274A">
        <w:rPr>
          <w:rFonts w:cstheme="minorHAnsi"/>
          <w:sz w:val="24"/>
          <w:szCs w:val="24"/>
        </w:rPr>
        <w:t>Quosatana</w:t>
      </w:r>
      <w:proofErr w:type="spellEnd"/>
      <w:r w:rsidRPr="0033274A">
        <w:rPr>
          <w:rFonts w:cstheme="minorHAnsi"/>
          <w:sz w:val="24"/>
          <w:szCs w:val="24"/>
        </w:rPr>
        <w:t xml:space="preserve"> Creek Campgrounds. </w:t>
      </w:r>
    </w:p>
    <w:p w14:paraId="145CF144" w14:textId="77777777" w:rsidR="00DE3FEE" w:rsidRPr="007D64D4" w:rsidRDefault="00DE3FEE" w:rsidP="007D64D4">
      <w:pPr>
        <w:spacing w:line="240" w:lineRule="auto"/>
        <w:contextualSpacing/>
        <w:rPr>
          <w:rFonts w:cstheme="minorHAnsi"/>
          <w:sz w:val="24"/>
          <w:szCs w:val="24"/>
        </w:rPr>
      </w:pPr>
    </w:p>
    <w:p w14:paraId="44B7E5A3" w14:textId="3C06FF79" w:rsidR="00DE3FEE" w:rsidRDefault="00DE3FEE" w:rsidP="007D64D4">
      <w:pPr>
        <w:spacing w:line="240" w:lineRule="auto"/>
        <w:contextualSpacing/>
        <w:rPr>
          <w:rFonts w:cstheme="minorHAnsi"/>
          <w:sz w:val="24"/>
          <w:szCs w:val="24"/>
        </w:rPr>
      </w:pPr>
      <w:r w:rsidRPr="007D64D4">
        <w:rPr>
          <w:rFonts w:cstheme="minorHAnsi"/>
          <w:sz w:val="24"/>
          <w:szCs w:val="24"/>
        </w:rPr>
        <w:t>The Drop boxes were setup prior to March 1. ODFW staff collected samples from the boxes daily, or, at a minimum, weekly during the study period. The returned sample vials were organized chronologically and stored at the Gold Beach ODFW office for the duration of the project. All samples were stored at room temperature away from sunlight. The ethanol in each vial was replaced one week after samples were collected. At that time, each vial was labeled externally with a sample-ID number. Additionally, a small piece of Rite-in-the-Rain paper with the sample-ID number recorded with pencil was placed inside the vial with the tissue sample. Data records for each sample were entered into an Excel spreadsheet and included sample-ID number, collection date, collection area, collector, and collection method. All volunteer angler-caught individuals were sampled from April 5</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June 20</w:t>
      </w:r>
      <w:r w:rsidRPr="0033274A">
        <w:rPr>
          <w:rFonts w:cstheme="minorHAnsi"/>
          <w:sz w:val="24"/>
          <w:szCs w:val="24"/>
          <w:vertAlign w:val="superscript"/>
        </w:rPr>
        <w:t>th</w:t>
      </w:r>
      <w:r w:rsidRPr="007D64D4">
        <w:rPr>
          <w:rFonts w:cstheme="minorHAnsi"/>
          <w:sz w:val="24"/>
          <w:szCs w:val="24"/>
        </w:rPr>
        <w:t>.</w:t>
      </w:r>
    </w:p>
    <w:p w14:paraId="73839294" w14:textId="77777777" w:rsidR="00B81E92" w:rsidRPr="007D64D4" w:rsidRDefault="00B81E92" w:rsidP="007D64D4">
      <w:pPr>
        <w:spacing w:line="240" w:lineRule="auto"/>
        <w:contextualSpacing/>
        <w:rPr>
          <w:rFonts w:cstheme="minorHAnsi"/>
          <w:sz w:val="24"/>
          <w:szCs w:val="24"/>
        </w:rPr>
      </w:pPr>
    </w:p>
    <w:p w14:paraId="5DF182D8" w14:textId="47EFD628" w:rsidR="00DE3FEE" w:rsidRPr="007D64D4" w:rsidRDefault="00DE3FEE" w:rsidP="007D64D4">
      <w:pPr>
        <w:spacing w:line="240" w:lineRule="auto"/>
        <w:contextualSpacing/>
        <w:rPr>
          <w:rFonts w:cstheme="minorHAnsi"/>
          <w:sz w:val="24"/>
          <w:szCs w:val="24"/>
        </w:rPr>
      </w:pPr>
      <w:r w:rsidRPr="007D64D4">
        <w:rPr>
          <w:rFonts w:cstheme="minorHAnsi"/>
          <w:sz w:val="24"/>
          <w:szCs w:val="24"/>
        </w:rPr>
        <w:t>Creel survey samples were taken from the fish cleaning station at the Port of Gold Beach and all samples were reported to have been captured in the bay from July 8</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July 19</w:t>
      </w:r>
      <w:r w:rsidRPr="0033274A">
        <w:rPr>
          <w:rFonts w:cstheme="minorHAnsi"/>
          <w:sz w:val="24"/>
          <w:szCs w:val="24"/>
          <w:vertAlign w:val="superscript"/>
        </w:rPr>
        <w:t>th</w:t>
      </w:r>
      <w:r w:rsidR="0033274A">
        <w:rPr>
          <w:rFonts w:cstheme="minorHAnsi"/>
          <w:sz w:val="24"/>
          <w:szCs w:val="24"/>
        </w:rPr>
        <w:t>.</w:t>
      </w:r>
      <w:r w:rsidRPr="007D64D4">
        <w:rPr>
          <w:rFonts w:cstheme="minorHAnsi"/>
          <w:sz w:val="24"/>
          <w:szCs w:val="24"/>
        </w:rPr>
        <w:t xml:space="preserve"> Seined individuals were sampled by ODFW staff at Huntley Park from July 21</w:t>
      </w:r>
      <w:r w:rsidRPr="0033274A">
        <w:rPr>
          <w:rFonts w:cstheme="minorHAnsi"/>
          <w:sz w:val="24"/>
          <w:szCs w:val="24"/>
          <w:vertAlign w:val="superscript"/>
        </w:rPr>
        <w:t>st</w:t>
      </w:r>
      <w:r w:rsidR="0033274A">
        <w:rPr>
          <w:rFonts w:cstheme="minorHAnsi"/>
          <w:sz w:val="24"/>
          <w:szCs w:val="24"/>
        </w:rPr>
        <w:t xml:space="preserve"> </w:t>
      </w:r>
      <w:r w:rsidRPr="007D64D4">
        <w:rPr>
          <w:rFonts w:cstheme="minorHAnsi"/>
          <w:sz w:val="24"/>
          <w:szCs w:val="24"/>
        </w:rPr>
        <w:t xml:space="preserve">to September </w:t>
      </w:r>
      <w:commentRangeStart w:id="18"/>
      <w:r w:rsidRPr="007D64D4">
        <w:rPr>
          <w:rFonts w:cstheme="minorHAnsi"/>
          <w:sz w:val="24"/>
          <w:szCs w:val="24"/>
        </w:rPr>
        <w:t>30</w:t>
      </w:r>
      <w:r w:rsidRPr="0033274A">
        <w:rPr>
          <w:rFonts w:cstheme="minorHAnsi"/>
          <w:sz w:val="24"/>
          <w:szCs w:val="24"/>
          <w:vertAlign w:val="superscript"/>
        </w:rPr>
        <w:t>th</w:t>
      </w:r>
      <w:commentRangeEnd w:id="18"/>
      <w:r w:rsidR="00B81E92">
        <w:rPr>
          <w:rStyle w:val="CommentReference"/>
        </w:rPr>
        <w:commentReference w:id="18"/>
      </w:r>
      <w:r w:rsidRPr="007D64D4">
        <w:rPr>
          <w:rFonts w:cstheme="minorHAnsi"/>
          <w:sz w:val="24"/>
          <w:szCs w:val="24"/>
        </w:rPr>
        <w:t xml:space="preserve">. </w:t>
      </w:r>
    </w:p>
    <w:p w14:paraId="15357023" w14:textId="77777777" w:rsidR="00DE3FEE" w:rsidRPr="007D64D4" w:rsidRDefault="00DE3FEE" w:rsidP="00DE3FEE">
      <w:pPr>
        <w:rPr>
          <w:rFonts w:cstheme="minorHAnsi"/>
          <w:sz w:val="24"/>
          <w:szCs w:val="24"/>
        </w:rPr>
      </w:pPr>
    </w:p>
    <w:p w14:paraId="3E1BB61F" w14:textId="77777777" w:rsidR="00DE3FEE" w:rsidRPr="007D64D4" w:rsidRDefault="00DE3FEE" w:rsidP="00DE3FEE">
      <w:pPr>
        <w:rPr>
          <w:rFonts w:cstheme="minorHAnsi"/>
          <w:b/>
          <w:bCs/>
          <w:sz w:val="24"/>
          <w:szCs w:val="24"/>
        </w:rPr>
      </w:pPr>
      <w:r w:rsidRPr="007D64D4">
        <w:rPr>
          <w:rFonts w:cstheme="minorHAnsi"/>
          <w:b/>
          <w:bCs/>
          <w:sz w:val="24"/>
          <w:szCs w:val="24"/>
        </w:rPr>
        <w:t>Genotyping</w:t>
      </w:r>
    </w:p>
    <w:p w14:paraId="0CFE1944" w14:textId="06689AAF" w:rsidR="00DE3FEE" w:rsidRPr="00DE3FEE" w:rsidRDefault="00DE3FEE" w:rsidP="00DE3FEE">
      <w:pPr>
        <w:rPr>
          <w:sz w:val="24"/>
          <w:szCs w:val="24"/>
        </w:rPr>
      </w:pPr>
      <w:r w:rsidRPr="007D64D4">
        <w:rPr>
          <w:rFonts w:cstheme="minorHAnsi"/>
          <w:sz w:val="24"/>
          <w:szCs w:val="24"/>
        </w:rPr>
        <w:t xml:space="preserve">Tissue samples were transferred to the State Fisheries Genomics Lab in Newport where DNA was extracted from the tissue samples using the method of Ivanova </w:t>
      </w:r>
      <w:r w:rsidRPr="007A09B0">
        <w:rPr>
          <w:rFonts w:cstheme="minorHAnsi"/>
          <w:i/>
          <w:iCs/>
          <w:sz w:val="24"/>
          <w:szCs w:val="24"/>
        </w:rPr>
        <w:t>et al.</w:t>
      </w:r>
      <w:r w:rsidRPr="007D64D4">
        <w:rPr>
          <w:rFonts w:cstheme="minorHAnsi"/>
          <w:sz w:val="24"/>
          <w:szCs w:val="24"/>
        </w:rPr>
        <w:t xml:space="preserve"> (2006). Using the Genotyping-in-Thousands by sequencing method (GT-seq; Campbell </w:t>
      </w:r>
      <w:r w:rsidRPr="00C03B44">
        <w:rPr>
          <w:rFonts w:cstheme="minorHAnsi"/>
          <w:i/>
          <w:iCs/>
          <w:sz w:val="24"/>
          <w:szCs w:val="24"/>
          <w:rPrChange w:id="19" w:author="David Dayan" w:date="2021-12-03T17:39:00Z">
            <w:rPr>
              <w:rFonts w:cstheme="minorHAnsi"/>
              <w:sz w:val="24"/>
              <w:szCs w:val="24"/>
            </w:rPr>
          </w:rPrChange>
        </w:rPr>
        <w:t>et al.</w:t>
      </w:r>
      <w:r w:rsidRPr="007D64D4">
        <w:rPr>
          <w:rFonts w:cstheme="minorHAnsi"/>
          <w:sz w:val="24"/>
          <w:szCs w:val="24"/>
        </w:rPr>
        <w:t xml:space="preserve"> 2015), all samples were genotyped at 353 single nucleotide polymorphisms (SNPs)</w:t>
      </w:r>
      <w:ins w:id="20" w:author="David Dayan" w:date="2021-12-03T17:39:00Z">
        <w:r w:rsidR="00C03B44">
          <w:rPr>
            <w:rFonts w:cstheme="minorHAnsi"/>
            <w:sz w:val="24"/>
            <w:szCs w:val="24"/>
          </w:rPr>
          <w:t xml:space="preserve"> (Hess </w:t>
        </w:r>
        <w:r w:rsidR="00C03B44" w:rsidRPr="00C03B44">
          <w:rPr>
            <w:rFonts w:cstheme="minorHAnsi"/>
            <w:i/>
            <w:iCs/>
            <w:sz w:val="24"/>
            <w:szCs w:val="24"/>
            <w:rPrChange w:id="21" w:author="David Dayan" w:date="2021-12-03T17:39:00Z">
              <w:rPr>
                <w:rFonts w:cstheme="minorHAnsi"/>
                <w:sz w:val="24"/>
                <w:szCs w:val="24"/>
              </w:rPr>
            </w:rPrChange>
          </w:rPr>
          <w:t>et al</w:t>
        </w:r>
        <w:r w:rsidR="00C03B44">
          <w:rPr>
            <w:rFonts w:cstheme="minorHAnsi"/>
            <w:sz w:val="24"/>
            <w:szCs w:val="24"/>
          </w:rPr>
          <w:t xml:space="preserve"> 2016), </w:t>
        </w:r>
      </w:ins>
      <w:del w:id="22" w:author="David Dayan" w:date="2021-12-03T17:39:00Z">
        <w:r w:rsidR="00C03B44" w:rsidDel="00C03B44">
          <w:rPr>
            <w:rFonts w:cstheme="minorHAnsi"/>
            <w:sz w:val="24"/>
            <w:szCs w:val="24"/>
          </w:rPr>
          <w:fldChar w:fldCharType="begin"/>
        </w:r>
        <w:r w:rsidR="00C03B44" w:rsidDel="00C03B44">
          <w:rPr>
            <w:rFonts w:cstheme="minorHAnsi"/>
            <w:sz w:val="24"/>
            <w:szCs w:val="24"/>
          </w:rPr>
          <w:delInstrText xml:space="preserve"> ADDIN EN.CITE &lt;EndNote&gt;&lt;Cite&gt;&lt;Author&gt;Hess&lt;/Author&gt;&lt;Year&gt;2016&lt;/Year&gt;&lt;RecNum&gt;673&lt;/RecNum&gt;&lt;DisplayText&gt;(Hess et al. 2016)&lt;/DisplayText&gt;&lt;record&gt;&lt;rec-number&gt;673&lt;/rec-number&gt;&lt;foreign-keys&gt;&lt;key app="EN" db-id="fstdwt0t3xzrskewzvmxpsf80xx25990rfrd" timestamp="1487110686"&gt;673&lt;/key&gt;&lt;key app="ENWeb" db-id=""&gt;0&lt;/key&gt;&lt;/foreign-keys&gt;&lt;ref-type name="Journal Article"&gt;17&lt;/ref-type&gt;&lt;contributors&gt;&lt;authors&gt;&lt;author&gt;Hess, J. E.&lt;/author&gt;&lt;author&gt;Zendt, J. S.&lt;/author&gt;&lt;author&gt;Matala, A. R.&lt;/author&gt;&lt;author&gt;Narum, S. R.&lt;/author&gt;&lt;/authors&gt;&lt;/contributors&gt;&lt;auth-address&gt;Columbia River Inter-Tribal Fish Commission, 3059-F National Fish Hatchery Road, Hagerman, ID 83332, USA hesj@critfc.org.&amp;#xD;Yakama Nation Fisheries Program, Yakima/Klickitat Fisheries Project, PO Box 151, Toppenish, WA 98948, USA.&amp;#xD;Columbia River Inter-Tribal Fish Commission, 3059-F National Fish Hatchery Road, Hagerman, ID 83332, USA.&lt;/auth-address&gt;&lt;titles&gt;&lt;title&gt;Genetic basis of adult migration timing in anadromous steelhead discovered through multivariate association testing&lt;/title&gt;&lt;secondary-title&gt;Proc Biol Sci&lt;/secondary-title&gt;&lt;/titles&gt;&lt;periodical&gt;&lt;full-title&gt;Proc Biol Sci&lt;/full-title&gt;&lt;/periodical&gt;&lt;volume&gt;283&lt;/volume&gt;&lt;number&gt;1830&lt;/number&gt;&lt;keywords&gt;&lt;keyword&gt;anadromous fishes&lt;/keyword&gt;&lt;keyword&gt;genome-wide association studies&lt;/keyword&gt;&lt;keyword&gt;migratory species&lt;/keyword&gt;&lt;/keywords&gt;&lt;dates&gt;&lt;year&gt;2016&lt;/year&gt;&lt;pub-dates&gt;&lt;date&gt;May 11&lt;/date&gt;&lt;/pub-dates&gt;&lt;/dates&gt;&lt;isbn&gt;1471-2954 (Electronic)&amp;#xD;0962-8452 (Linking)&lt;/isbn&gt;&lt;accession-num&gt;27170720&lt;/accession-num&gt;&lt;urls&gt;&lt;related-urls&gt;&lt;url&gt;https://www.ncbi.nlm.nih.gov/pubmed/27170720&lt;/url&gt;&lt;/related-urls&gt;&lt;/urls&gt;&lt;custom2&gt;PMC4874702&lt;/custom2&gt;&lt;electronic-resource-num&gt;10.1098/rspb.2015.3064&lt;/electronic-resource-num&gt;&lt;/record&gt;&lt;/Cite&gt;&lt;/EndNote&gt;</w:delInstrText>
        </w:r>
        <w:r w:rsidR="00C03B44" w:rsidDel="00C03B44">
          <w:rPr>
            <w:rFonts w:cstheme="minorHAnsi"/>
            <w:sz w:val="24"/>
            <w:szCs w:val="24"/>
          </w:rPr>
          <w:fldChar w:fldCharType="separate"/>
        </w:r>
        <w:r w:rsidR="00C03B44" w:rsidDel="00C03B44">
          <w:rPr>
            <w:rFonts w:cstheme="minorHAnsi"/>
            <w:noProof/>
            <w:sz w:val="24"/>
            <w:szCs w:val="24"/>
          </w:rPr>
          <w:delText>(Hess et al. 2016)</w:delText>
        </w:r>
        <w:r w:rsidR="00C03B44" w:rsidDel="00C03B44">
          <w:rPr>
            <w:rFonts w:cstheme="minorHAnsi"/>
            <w:sz w:val="24"/>
            <w:szCs w:val="24"/>
          </w:rPr>
          <w:fldChar w:fldCharType="end"/>
        </w:r>
        <w:r w:rsidRPr="007D64D4" w:rsidDel="00C03B44">
          <w:rPr>
            <w:rFonts w:cstheme="minorHAnsi"/>
            <w:sz w:val="24"/>
            <w:szCs w:val="24"/>
          </w:rPr>
          <w:delText xml:space="preserve"> </w:delText>
        </w:r>
      </w:del>
      <w:ins w:id="23" w:author="David Dayan" w:date="2021-12-03T17:35:00Z">
        <w:r w:rsidR="003A6673">
          <w:rPr>
            <w:rFonts w:cstheme="minorHAnsi"/>
            <w:sz w:val="24"/>
            <w:szCs w:val="24"/>
          </w:rPr>
          <w:t xml:space="preserve"> </w:t>
        </w:r>
      </w:ins>
      <w:del w:id="24" w:author="David Dayan" w:date="2021-12-03T17:35:00Z">
        <w:r w:rsidRPr="007D64D4" w:rsidDel="003A6673">
          <w:rPr>
            <w:rFonts w:cstheme="minorHAnsi"/>
            <w:sz w:val="24"/>
            <w:szCs w:val="24"/>
          </w:rPr>
          <w:delText xml:space="preserve">(Hess et al. 2016), </w:delText>
        </w:r>
      </w:del>
      <w:r w:rsidRPr="007D64D4">
        <w:rPr>
          <w:rFonts w:cstheme="minorHAnsi"/>
          <w:sz w:val="24"/>
          <w:szCs w:val="24"/>
        </w:rPr>
        <w:t xml:space="preserve">including a sex marker and two SNPs (Ots37124_12277401 and Ots37124_12310649) that are ~33 kb apart </w:t>
      </w:r>
      <w:r w:rsidRPr="007D64D4">
        <w:rPr>
          <w:rFonts w:cstheme="minorHAnsi"/>
          <w:sz w:val="24"/>
          <w:szCs w:val="24"/>
        </w:rPr>
        <w:lastRenderedPageBreak/>
        <w:t xml:space="preserve">and located in the intergenic region between </w:t>
      </w:r>
      <w:r w:rsidR="00097907" w:rsidRPr="00097907">
        <w:rPr>
          <w:rFonts w:cstheme="minorHAnsi"/>
          <w:i/>
          <w:iCs/>
          <w:sz w:val="24"/>
          <w:szCs w:val="24"/>
          <w:rPrChange w:id="25" w:author="David Dayan" w:date="2021-12-03T16:01:00Z">
            <w:rPr>
              <w:rFonts w:cstheme="minorHAnsi"/>
              <w:sz w:val="24"/>
              <w:szCs w:val="24"/>
            </w:rPr>
          </w:rPrChange>
        </w:rPr>
        <w:t>greb1l</w:t>
      </w:r>
      <w:r w:rsidRPr="007D64D4">
        <w:rPr>
          <w:rFonts w:cstheme="minorHAnsi"/>
          <w:sz w:val="24"/>
          <w:szCs w:val="24"/>
        </w:rPr>
        <w:t xml:space="preserve"> and </w:t>
      </w:r>
      <w:r w:rsidR="00097907" w:rsidRPr="00097907">
        <w:rPr>
          <w:rFonts w:cstheme="minorHAnsi"/>
          <w:i/>
          <w:iCs/>
          <w:sz w:val="24"/>
          <w:szCs w:val="24"/>
          <w:rPrChange w:id="26" w:author="David Dayan" w:date="2021-12-03T16:02:00Z">
            <w:rPr>
              <w:rFonts w:cstheme="minorHAnsi"/>
              <w:sz w:val="24"/>
              <w:szCs w:val="24"/>
            </w:rPr>
          </w:rPrChange>
        </w:rPr>
        <w:t>rock1</w:t>
      </w:r>
      <w:r w:rsidRPr="007D64D4">
        <w:rPr>
          <w:rFonts w:cstheme="minorHAnsi"/>
          <w:sz w:val="24"/>
          <w:szCs w:val="24"/>
        </w:rPr>
        <w:t xml:space="preserve">. These latter two SNPs are hereafter referred to as </w:t>
      </w:r>
      <w:r w:rsidR="00097907" w:rsidRPr="00097907">
        <w:rPr>
          <w:rFonts w:cstheme="minorHAnsi"/>
          <w:i/>
          <w:iCs/>
          <w:sz w:val="24"/>
          <w:szCs w:val="24"/>
          <w:rPrChange w:id="27" w:author="David Dayan" w:date="2021-12-03T16:02:00Z">
            <w:rPr>
              <w:rFonts w:cstheme="minorHAnsi"/>
              <w:sz w:val="24"/>
              <w:szCs w:val="24"/>
            </w:rPr>
          </w:rPrChange>
        </w:rPr>
        <w:t>greb1l</w:t>
      </w:r>
      <w:r w:rsidRPr="007D64D4">
        <w:rPr>
          <w:rFonts w:cstheme="minorHAnsi"/>
          <w:sz w:val="24"/>
          <w:szCs w:val="24"/>
        </w:rPr>
        <w:t xml:space="preserve"> SNP1 and SNP2, respectively. </w:t>
      </w:r>
      <w:ins w:id="28" w:author="David Dayan" w:date="2021-12-03T16:02:00Z">
        <w:r w:rsidR="00097907">
          <w:rPr>
            <w:rFonts w:cstheme="minorHAnsi"/>
            <w:i/>
            <w:iCs/>
            <w:sz w:val="24"/>
            <w:szCs w:val="24"/>
          </w:rPr>
          <w:t>G</w:t>
        </w:r>
      </w:ins>
      <w:del w:id="29" w:author="David Dayan" w:date="2021-12-03T16:02:00Z">
        <w:r w:rsidR="00097907" w:rsidRPr="00097907" w:rsidDel="00097907">
          <w:rPr>
            <w:rFonts w:cstheme="minorHAnsi"/>
            <w:i/>
            <w:iCs/>
            <w:sz w:val="24"/>
            <w:szCs w:val="24"/>
            <w:rPrChange w:id="30" w:author="David Dayan" w:date="2021-12-03T16:02:00Z">
              <w:rPr>
                <w:rFonts w:cstheme="minorHAnsi"/>
                <w:sz w:val="24"/>
                <w:szCs w:val="24"/>
              </w:rPr>
            </w:rPrChange>
          </w:rPr>
          <w:delText>g</w:delText>
        </w:r>
      </w:del>
      <w:r w:rsidR="00097907" w:rsidRPr="00097907">
        <w:rPr>
          <w:rFonts w:cstheme="minorHAnsi"/>
          <w:i/>
          <w:iCs/>
          <w:sz w:val="24"/>
          <w:szCs w:val="24"/>
          <w:rPrChange w:id="31" w:author="David Dayan" w:date="2021-12-03T16:02:00Z">
            <w:rPr>
              <w:rFonts w:cstheme="minorHAnsi"/>
              <w:sz w:val="24"/>
              <w:szCs w:val="24"/>
            </w:rPr>
          </w:rPrChange>
        </w:rPr>
        <w:t>reb1l</w:t>
      </w:r>
      <w:r w:rsidRPr="007D64D4">
        <w:rPr>
          <w:rFonts w:cstheme="minorHAnsi"/>
          <w:sz w:val="24"/>
          <w:szCs w:val="24"/>
        </w:rPr>
        <w:t xml:space="preserve"> SNP1 is reportedly more</w:t>
      </w:r>
      <w:r w:rsidRPr="00DE3FEE">
        <w:rPr>
          <w:sz w:val="24"/>
          <w:szCs w:val="24"/>
        </w:rPr>
        <w:t xml:space="preserve"> diagnostic of adult migration phenotype than </w:t>
      </w:r>
      <w:r w:rsidR="00097907" w:rsidRPr="00097907">
        <w:rPr>
          <w:i/>
          <w:iCs/>
          <w:sz w:val="24"/>
          <w:szCs w:val="24"/>
          <w:rPrChange w:id="32" w:author="David Dayan" w:date="2021-12-03T16:02:00Z">
            <w:rPr>
              <w:sz w:val="24"/>
              <w:szCs w:val="24"/>
            </w:rPr>
          </w:rPrChange>
        </w:rPr>
        <w:t>greb1l</w:t>
      </w:r>
      <w:r w:rsidRPr="00DE3FEE">
        <w:rPr>
          <w:sz w:val="24"/>
          <w:szCs w:val="24"/>
        </w:rPr>
        <w:t xml:space="preserve"> SNP2 in Rogue River and Klamath River populations of Chinook salmon (T. Thompson, pers. comm.).  </w:t>
      </w:r>
    </w:p>
    <w:p w14:paraId="4CE537DB" w14:textId="199B3EDD" w:rsidR="00DE3FEE" w:rsidRPr="00DE3FEE" w:rsidRDefault="00DE3FEE" w:rsidP="00DE3FEE">
      <w:pPr>
        <w:rPr>
          <w:sz w:val="24"/>
          <w:szCs w:val="24"/>
        </w:rPr>
      </w:pPr>
      <w:r w:rsidRPr="00DE3FEE">
        <w:rPr>
          <w:sz w:val="24"/>
          <w:szCs w:val="24"/>
        </w:rPr>
        <w:t xml:space="preserve">The genotyping protocol followed Campbell et al. (2015), except the second polymerase chain reaction (PCR) used Ultra II Q5 master mix (New England Biolabs) to add i5 and i7 adapters. Amplicons were sequenced on an Illumina </w:t>
      </w:r>
      <w:proofErr w:type="spellStart"/>
      <w:r w:rsidRPr="00DE3FEE">
        <w:rPr>
          <w:sz w:val="24"/>
          <w:szCs w:val="24"/>
        </w:rPr>
        <w:t>NextSeq</w:t>
      </w:r>
      <w:proofErr w:type="spellEnd"/>
      <w:r w:rsidRPr="00DE3FEE">
        <w:rPr>
          <w:sz w:val="24"/>
          <w:szCs w:val="24"/>
        </w:rPr>
        <w:t xml:space="preserve"> 2000 at University of Oregon. We also genotyped negative controls and replicates. We used genotyping scripts previously developed by Campbell et al. (2015) which are available at https://github.com/GTseq/GTseq-Pipeline/. Genotype quality control was assessed using </w:t>
      </w:r>
      <w:proofErr w:type="spellStart"/>
      <w:r w:rsidRPr="00DE3FEE">
        <w:rPr>
          <w:sz w:val="24"/>
          <w:szCs w:val="24"/>
        </w:rPr>
        <w:t>fastqc</w:t>
      </w:r>
      <w:proofErr w:type="spellEnd"/>
      <w:r w:rsidRPr="00DE3FEE">
        <w:rPr>
          <w:sz w:val="24"/>
          <w:szCs w:val="24"/>
        </w:rPr>
        <w:t xml:space="preserve">, replicate samples and negative controls. </w:t>
      </w:r>
    </w:p>
    <w:p w14:paraId="109C9D7C" w14:textId="5DF9429B" w:rsidR="00DE3FEE" w:rsidRPr="00DE3FEE" w:rsidRDefault="00DE3FEE" w:rsidP="00DE3FEE">
      <w:pPr>
        <w:rPr>
          <w:sz w:val="24"/>
          <w:szCs w:val="24"/>
        </w:rPr>
      </w:pPr>
      <w:r w:rsidRPr="00DE3FEE">
        <w:rPr>
          <w:sz w:val="24"/>
          <w:szCs w:val="24"/>
        </w:rPr>
        <w:t xml:space="preserve">Briefly, we filtered genotypes on the basis of missingness, sample duplication and the individual fuzziness index (IFI), which estimates the amount of cross-contamination in a given. We also removed sites with poorly calibrated allele correction values or more than three clusters of allele ratios suggestive of a paralogous sequence variant. We took an iterative approach to missingness and IFI filtering and recalculated missingness for all individuals and genotypes between each step (O'Leary et al. 2018). We began filtering by removing negative controls and replicate individuals (retained replicate with highest number of on-target reads). Then we removed individuals with more than 30% missing data, then SNPs with greater than 50% data, and individuals with IFI greater than 10 (i.e. greater than 10% putative background reads). In our second round of filtering, we removed individuals with more than 10% missing data, then removed SNPs with greater than 20% missing data, and individuals with IFI greater than 2.5. We then examined any SNP with greater than 10% missing data, and skewed or high variance in allele ratios among uncalled and heterozygous samples by plotting corrected read counts of alternative alleles. SNPs with a strong bias towards one allele among heterozygotes, more than three clusters of allele ratios, or indistinct clusters of allele ratios were removed from the dataset. After genotype quality filtering was complete, we removed monomorphic loci. Of the 353 SNPs genotyped, we focused on only </w:t>
      </w:r>
      <w:r w:rsidR="00097907" w:rsidRPr="00097907">
        <w:rPr>
          <w:i/>
          <w:iCs/>
          <w:sz w:val="24"/>
          <w:szCs w:val="24"/>
          <w:rPrChange w:id="33" w:author="David Dayan" w:date="2021-12-03T16:02:00Z">
            <w:rPr>
              <w:sz w:val="24"/>
              <w:szCs w:val="24"/>
            </w:rPr>
          </w:rPrChange>
        </w:rPr>
        <w:t>greb1l</w:t>
      </w:r>
      <w:r w:rsidRPr="00DE3FEE">
        <w:rPr>
          <w:sz w:val="24"/>
          <w:szCs w:val="24"/>
        </w:rPr>
        <w:t xml:space="preserve"> SNP1 and SNP2 for this report.</w:t>
      </w:r>
    </w:p>
    <w:p w14:paraId="1065E835" w14:textId="77777777" w:rsidR="009E3DE5" w:rsidRDefault="009E3DE5" w:rsidP="00144E70">
      <w:pPr>
        <w:pStyle w:val="Heading1"/>
        <w:rPr>
          <w:rFonts w:asciiTheme="minorHAnsi" w:hAnsiTheme="minorHAnsi"/>
        </w:rPr>
      </w:pPr>
      <w:bookmarkStart w:id="34" w:name="_Toc8116575"/>
    </w:p>
    <w:p w14:paraId="73AB0577" w14:textId="2E97CB7B" w:rsidR="00144E70" w:rsidRPr="00D90081" w:rsidRDefault="00144E70" w:rsidP="00144E70">
      <w:pPr>
        <w:pStyle w:val="Heading1"/>
        <w:rPr>
          <w:rFonts w:asciiTheme="minorHAnsi" w:hAnsiTheme="minorHAnsi"/>
        </w:rPr>
      </w:pPr>
      <w:r w:rsidRPr="00D90081">
        <w:rPr>
          <w:rFonts w:asciiTheme="minorHAnsi" w:hAnsiTheme="minorHAnsi"/>
        </w:rPr>
        <w:t>RESULTS</w:t>
      </w:r>
      <w:bookmarkEnd w:id="34"/>
    </w:p>
    <w:p w14:paraId="23ACEFC5" w14:textId="77777777" w:rsidR="009E3DE5" w:rsidRPr="009E3DE5" w:rsidRDefault="009E3DE5" w:rsidP="00144E70">
      <w:pPr>
        <w:rPr>
          <w:b/>
          <w:bCs/>
          <w:sz w:val="24"/>
          <w:szCs w:val="24"/>
        </w:rPr>
      </w:pPr>
      <w:r w:rsidRPr="009E3DE5">
        <w:rPr>
          <w:b/>
          <w:bCs/>
          <w:sz w:val="24"/>
          <w:szCs w:val="24"/>
        </w:rPr>
        <w:t>Sample Collection</w:t>
      </w:r>
    </w:p>
    <w:p w14:paraId="54CBF6DC" w14:textId="6F578D2A" w:rsidR="009E3DE5" w:rsidRPr="009E3DE5" w:rsidRDefault="009E3DE5" w:rsidP="009E3DE5">
      <w:pPr>
        <w:rPr>
          <w:sz w:val="24"/>
          <w:szCs w:val="24"/>
        </w:rPr>
      </w:pPr>
      <w:r w:rsidRPr="009E3DE5">
        <w:rPr>
          <w:sz w:val="24"/>
          <w:szCs w:val="24"/>
        </w:rPr>
        <w:t xml:space="preserve">Volunteer anglers sampled 67 naturally produced Chinook salmon throughout the lower Rogue River, 12 individuals </w:t>
      </w:r>
      <w:r w:rsidR="00EE60E9">
        <w:rPr>
          <w:sz w:val="24"/>
          <w:szCs w:val="24"/>
        </w:rPr>
        <w:t xml:space="preserve">were </w:t>
      </w:r>
      <w:r w:rsidRPr="009E3DE5">
        <w:rPr>
          <w:sz w:val="24"/>
          <w:szCs w:val="24"/>
        </w:rPr>
        <w:t>sampled in Rogue Bay through creel surveys and 132 individuals were sampled at Huntley Park through seining (</w:t>
      </w:r>
      <w:r w:rsidR="002C3007">
        <w:rPr>
          <w:sz w:val="24"/>
          <w:szCs w:val="24"/>
        </w:rPr>
        <w:t>T</w:t>
      </w:r>
      <w:r w:rsidRPr="009E3DE5">
        <w:rPr>
          <w:sz w:val="24"/>
          <w:szCs w:val="24"/>
        </w:rPr>
        <w:t xml:space="preserve">able 1). </w:t>
      </w:r>
      <w:r w:rsidR="009B11C6">
        <w:rPr>
          <w:sz w:val="24"/>
          <w:szCs w:val="24"/>
        </w:rPr>
        <w:t xml:space="preserve">In contrast to 2019, </w:t>
      </w:r>
      <w:r w:rsidRPr="009E3DE5">
        <w:rPr>
          <w:sz w:val="24"/>
          <w:szCs w:val="24"/>
        </w:rPr>
        <w:t xml:space="preserve">no </w:t>
      </w:r>
      <w:commentRangeStart w:id="35"/>
      <w:r w:rsidRPr="009E3DE5">
        <w:rPr>
          <w:sz w:val="24"/>
          <w:szCs w:val="24"/>
        </w:rPr>
        <w:t xml:space="preserve">high water events </w:t>
      </w:r>
      <w:commentRangeEnd w:id="35"/>
      <w:r w:rsidR="00C05CBC">
        <w:rPr>
          <w:rStyle w:val="CommentReference"/>
        </w:rPr>
        <w:commentReference w:id="35"/>
      </w:r>
      <w:r w:rsidRPr="009E3DE5">
        <w:rPr>
          <w:sz w:val="24"/>
          <w:szCs w:val="24"/>
        </w:rPr>
        <w:t xml:space="preserve">precluded angler </w:t>
      </w:r>
      <w:r w:rsidRPr="00000C18">
        <w:rPr>
          <w:sz w:val="24"/>
          <w:szCs w:val="24"/>
        </w:rPr>
        <w:t>sampling effort</w:t>
      </w:r>
      <w:r w:rsidR="001B563A">
        <w:rPr>
          <w:sz w:val="24"/>
          <w:szCs w:val="24"/>
        </w:rPr>
        <w:t xml:space="preserve">. As a result, </w:t>
      </w:r>
      <w:r w:rsidRPr="00000C18">
        <w:rPr>
          <w:sz w:val="24"/>
          <w:szCs w:val="24"/>
        </w:rPr>
        <w:t>samples were</w:t>
      </w:r>
      <w:r w:rsidRPr="009E3DE5">
        <w:rPr>
          <w:sz w:val="24"/>
          <w:szCs w:val="24"/>
        </w:rPr>
        <w:t xml:space="preserve"> collected consistently from April 5</w:t>
      </w:r>
      <w:r w:rsidRPr="00CB1CDB">
        <w:rPr>
          <w:sz w:val="24"/>
          <w:szCs w:val="24"/>
          <w:vertAlign w:val="superscript"/>
        </w:rPr>
        <w:t>th</w:t>
      </w:r>
      <w:r w:rsidR="00CB1CDB">
        <w:rPr>
          <w:sz w:val="24"/>
          <w:szCs w:val="24"/>
        </w:rPr>
        <w:t xml:space="preserve"> </w:t>
      </w:r>
      <w:r w:rsidRPr="009E3DE5">
        <w:rPr>
          <w:sz w:val="24"/>
          <w:szCs w:val="24"/>
        </w:rPr>
        <w:t>to June 20</w:t>
      </w:r>
      <w:r w:rsidRPr="00CB1CDB">
        <w:rPr>
          <w:sz w:val="24"/>
          <w:szCs w:val="24"/>
          <w:vertAlign w:val="superscript"/>
        </w:rPr>
        <w:t>th</w:t>
      </w:r>
      <w:r w:rsidR="00CB1CDB">
        <w:rPr>
          <w:sz w:val="24"/>
          <w:szCs w:val="24"/>
        </w:rPr>
        <w:t xml:space="preserve"> </w:t>
      </w:r>
      <w:r w:rsidRPr="009E3DE5">
        <w:rPr>
          <w:sz w:val="24"/>
          <w:szCs w:val="24"/>
        </w:rPr>
        <w:t>(</w:t>
      </w:r>
      <w:r w:rsidR="00B81E92">
        <w:rPr>
          <w:sz w:val="24"/>
          <w:szCs w:val="24"/>
        </w:rPr>
        <w:t>F</w:t>
      </w:r>
      <w:r w:rsidRPr="009E3DE5">
        <w:rPr>
          <w:sz w:val="24"/>
          <w:szCs w:val="24"/>
        </w:rPr>
        <w:t xml:space="preserve">igure 2). </w:t>
      </w:r>
    </w:p>
    <w:p w14:paraId="2FCA2785" w14:textId="77777777" w:rsidR="009E3DE5" w:rsidRPr="009E3DE5" w:rsidRDefault="009E3DE5" w:rsidP="009E3DE5">
      <w:pPr>
        <w:spacing w:line="240" w:lineRule="auto"/>
        <w:contextualSpacing/>
        <w:rPr>
          <w:sz w:val="24"/>
          <w:szCs w:val="24"/>
        </w:rPr>
      </w:pPr>
    </w:p>
    <w:tbl>
      <w:tblPr>
        <w:tblW w:w="0" w:type="auto"/>
        <w:tblLayout w:type="fixed"/>
        <w:tblLook w:val="0420" w:firstRow="1" w:lastRow="0" w:firstColumn="0" w:lastColumn="0" w:noHBand="0" w:noVBand="1"/>
      </w:tblPr>
      <w:tblGrid>
        <w:gridCol w:w="2070"/>
        <w:gridCol w:w="1530"/>
        <w:gridCol w:w="2070"/>
        <w:gridCol w:w="1530"/>
      </w:tblGrid>
      <w:tr w:rsidR="009E3DE5" w:rsidRPr="00CA5D7B" w14:paraId="5330DC3C" w14:textId="77777777" w:rsidTr="00036D0E">
        <w:trPr>
          <w:cantSplit/>
          <w:tblHeader/>
        </w:trPr>
        <w:tc>
          <w:tcPr>
            <w:tcW w:w="2070" w:type="dxa"/>
            <w:tcBorders>
              <w:top w:val="single" w:sz="8" w:space="0" w:color="000000"/>
            </w:tcBorders>
            <w:shd w:val="clear" w:color="auto" w:fill="FFFFFF"/>
            <w:tcMar>
              <w:top w:w="0" w:type="dxa"/>
              <w:left w:w="0" w:type="dxa"/>
              <w:bottom w:w="0" w:type="dxa"/>
              <w:right w:w="0" w:type="dxa"/>
            </w:tcMar>
            <w:vAlign w:val="center"/>
          </w:tcPr>
          <w:p w14:paraId="1376FF05" w14:textId="77777777" w:rsidR="009E3DE5" w:rsidRPr="00CA5D7B" w:rsidRDefault="009E3DE5" w:rsidP="009E3DE5">
            <w:pPr>
              <w:spacing w:line="240" w:lineRule="auto"/>
              <w:ind w:right="101"/>
              <w:contextualSpacing/>
              <w:rPr>
                <w:rFonts w:cstheme="minorHAnsi"/>
                <w:color w:val="000000" w:themeColor="text1"/>
              </w:rPr>
            </w:pPr>
          </w:p>
        </w:tc>
        <w:tc>
          <w:tcPr>
            <w:tcW w:w="5130" w:type="dxa"/>
            <w:gridSpan w:val="3"/>
            <w:tcBorders>
              <w:top w:val="single" w:sz="8" w:space="0" w:color="000000"/>
              <w:bottom w:val="single" w:sz="8" w:space="0" w:color="000000"/>
            </w:tcBorders>
            <w:shd w:val="clear" w:color="auto" w:fill="FFFFFF"/>
            <w:tcMar>
              <w:top w:w="0" w:type="dxa"/>
              <w:left w:w="0" w:type="dxa"/>
              <w:bottom w:w="0" w:type="dxa"/>
              <w:right w:w="0" w:type="dxa"/>
            </w:tcMar>
            <w:vAlign w:val="center"/>
          </w:tcPr>
          <w:p w14:paraId="57221FF5" w14:textId="77777777" w:rsidR="009E3DE5" w:rsidRPr="00CA5D7B" w:rsidRDefault="009E3DE5" w:rsidP="009E3DE5">
            <w:pPr>
              <w:spacing w:line="240" w:lineRule="auto"/>
              <w:ind w:left="100" w:right="101"/>
              <w:contextualSpacing/>
              <w:jc w:val="center"/>
              <w:rPr>
                <w:rFonts w:cstheme="minorHAnsi"/>
                <w:b/>
                <w:bCs/>
                <w:color w:val="000000" w:themeColor="text1"/>
              </w:rPr>
            </w:pPr>
            <w:r w:rsidRPr="00CA5D7B">
              <w:rPr>
                <w:rFonts w:eastAsia="Helvetica" w:cstheme="minorHAnsi"/>
                <w:b/>
                <w:bCs/>
                <w:color w:val="000000" w:themeColor="text1"/>
              </w:rPr>
              <w:t>Sampling Method</w:t>
            </w:r>
          </w:p>
        </w:tc>
      </w:tr>
      <w:tr w:rsidR="009E3DE5" w:rsidRPr="00CA5D7B" w14:paraId="3EAFF97F" w14:textId="77777777" w:rsidTr="00036D0E">
        <w:trPr>
          <w:cantSplit/>
          <w:tblHeader/>
        </w:trPr>
        <w:tc>
          <w:tcPr>
            <w:tcW w:w="2070" w:type="dxa"/>
            <w:tcBorders>
              <w:bottom w:val="single" w:sz="8" w:space="0" w:color="000000"/>
            </w:tcBorders>
            <w:shd w:val="clear" w:color="auto" w:fill="FFFFFF"/>
            <w:tcMar>
              <w:top w:w="0" w:type="dxa"/>
              <w:left w:w="0" w:type="dxa"/>
              <w:bottom w:w="0" w:type="dxa"/>
              <w:right w:w="0" w:type="dxa"/>
            </w:tcMar>
            <w:vAlign w:val="center"/>
          </w:tcPr>
          <w:p w14:paraId="147DC8A9" w14:textId="77777777" w:rsidR="009E3DE5" w:rsidRPr="00CA5D7B" w:rsidRDefault="009E3DE5" w:rsidP="009E3DE5">
            <w:pPr>
              <w:spacing w:line="240" w:lineRule="auto"/>
              <w:ind w:left="100" w:right="101"/>
              <w:contextualSpacing/>
              <w:rPr>
                <w:rFonts w:cstheme="minorHAnsi"/>
                <w:color w:val="000000" w:themeColor="text1"/>
              </w:rPr>
            </w:pP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87AD39"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Angler</w:t>
            </w:r>
            <w:r w:rsidRPr="00CA5D7B">
              <w:rPr>
                <w:rFonts w:eastAsia="Helvetica" w:cstheme="minorHAnsi"/>
                <w:color w:val="000000" w:themeColor="text1"/>
              </w:rPr>
              <w:t>, N = 67</w:t>
            </w:r>
          </w:p>
        </w:tc>
        <w:tc>
          <w:tcPr>
            <w:tcW w:w="207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80D3587"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Creel Survey</w:t>
            </w:r>
            <w:r w:rsidRPr="00CA5D7B">
              <w:rPr>
                <w:rFonts w:eastAsia="Helvetica" w:cstheme="minorHAnsi"/>
                <w:color w:val="000000" w:themeColor="text1"/>
              </w:rPr>
              <w:t>, N = 12</w:t>
            </w: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CB635F"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Seine</w:t>
            </w:r>
            <w:r w:rsidRPr="00CA5D7B">
              <w:rPr>
                <w:rFonts w:eastAsia="Helvetica" w:cstheme="minorHAnsi"/>
                <w:color w:val="000000" w:themeColor="text1"/>
              </w:rPr>
              <w:t>, N = 132</w:t>
            </w:r>
          </w:p>
        </w:tc>
      </w:tr>
      <w:tr w:rsidR="009E3DE5" w:rsidRPr="00346AAE" w14:paraId="2D897F4C" w14:textId="77777777" w:rsidTr="00036D0E">
        <w:trPr>
          <w:cantSplit/>
        </w:trPr>
        <w:tc>
          <w:tcPr>
            <w:tcW w:w="2070" w:type="dxa"/>
            <w:shd w:val="clear" w:color="auto" w:fill="FFFFFF"/>
            <w:tcMar>
              <w:top w:w="0" w:type="dxa"/>
              <w:left w:w="0" w:type="dxa"/>
              <w:bottom w:w="0" w:type="dxa"/>
              <w:right w:w="0" w:type="dxa"/>
            </w:tcMar>
          </w:tcPr>
          <w:p w14:paraId="000349A5" w14:textId="77777777" w:rsidR="009E3DE5" w:rsidRPr="00346AAE" w:rsidRDefault="009E3DE5" w:rsidP="009E3DE5">
            <w:pPr>
              <w:spacing w:line="240" w:lineRule="auto"/>
              <w:ind w:left="100" w:right="101"/>
              <w:contextualSpacing/>
              <w:rPr>
                <w:rFonts w:cstheme="minorHAnsi"/>
                <w:b/>
                <w:bCs/>
              </w:rPr>
            </w:pPr>
            <w:commentRangeStart w:id="36"/>
            <w:r w:rsidRPr="00346AAE">
              <w:rPr>
                <w:rFonts w:eastAsia="Helvetica" w:cstheme="minorHAnsi"/>
                <w:b/>
                <w:bCs/>
                <w:color w:val="000000"/>
              </w:rPr>
              <w:t>Location</w:t>
            </w:r>
            <w:commentRangeEnd w:id="36"/>
            <w:r w:rsidR="00B81E92">
              <w:rPr>
                <w:rStyle w:val="CommentReference"/>
              </w:rPr>
              <w:commentReference w:id="36"/>
            </w:r>
          </w:p>
        </w:tc>
        <w:tc>
          <w:tcPr>
            <w:tcW w:w="1530" w:type="dxa"/>
            <w:shd w:val="clear" w:color="auto" w:fill="FFFFFF"/>
            <w:tcMar>
              <w:top w:w="0" w:type="dxa"/>
              <w:left w:w="0" w:type="dxa"/>
              <w:bottom w:w="0" w:type="dxa"/>
              <w:right w:w="0" w:type="dxa"/>
            </w:tcMar>
            <w:vAlign w:val="center"/>
          </w:tcPr>
          <w:p w14:paraId="192CDD84"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693AC8A0"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0F2F8838" w14:textId="77777777" w:rsidR="009E3DE5" w:rsidRPr="00346AAE" w:rsidRDefault="009E3DE5" w:rsidP="009E3DE5">
            <w:pPr>
              <w:spacing w:line="240" w:lineRule="auto"/>
              <w:ind w:left="100" w:right="101"/>
              <w:contextualSpacing/>
              <w:jc w:val="center"/>
              <w:rPr>
                <w:rFonts w:cstheme="minorHAnsi"/>
              </w:rPr>
            </w:pPr>
          </w:p>
        </w:tc>
      </w:tr>
      <w:tr w:rsidR="00097907" w:rsidRPr="00346AAE" w14:paraId="3775AE13" w14:textId="77777777" w:rsidTr="00036D0E">
        <w:trPr>
          <w:cantSplit/>
        </w:trPr>
        <w:tc>
          <w:tcPr>
            <w:tcW w:w="2070" w:type="dxa"/>
            <w:shd w:val="clear" w:color="auto" w:fill="FFFFFF"/>
            <w:tcMar>
              <w:top w:w="0" w:type="dxa"/>
              <w:left w:w="0" w:type="dxa"/>
              <w:bottom w:w="0" w:type="dxa"/>
              <w:right w:w="0" w:type="dxa"/>
            </w:tcMar>
          </w:tcPr>
          <w:p w14:paraId="0EE54DDF" w14:textId="749EF5E3" w:rsidR="00097907" w:rsidRPr="00245317" w:rsidRDefault="00097907" w:rsidP="00097907">
            <w:pPr>
              <w:spacing w:line="240" w:lineRule="auto"/>
              <w:ind w:left="300" w:right="101"/>
              <w:contextualSpacing/>
              <w:rPr>
                <w:rFonts w:cstheme="minorHAnsi"/>
              </w:rPr>
            </w:pPr>
            <w:ins w:id="37" w:author="David Dayan" w:date="2021-12-03T16:04:00Z">
              <w:r w:rsidRPr="00245317">
                <w:rPr>
                  <w:rFonts w:eastAsia="Helvetica" w:cstheme="minorHAnsi"/>
                  <w:color w:val="000000"/>
                </w:rPr>
                <w:t>Rogue Bay</w:t>
              </w:r>
            </w:ins>
            <w:del w:id="38" w:author="David Dayan" w:date="2021-12-03T16:04:00Z">
              <w:r w:rsidRPr="00245317" w:rsidDel="00C1621A">
                <w:rPr>
                  <w:rFonts w:eastAsia="Helvetica" w:cstheme="minorHAnsi"/>
                  <w:color w:val="000000"/>
                </w:rPr>
                <w:delText>Huntley Park</w:delText>
              </w:r>
            </w:del>
          </w:p>
        </w:tc>
        <w:tc>
          <w:tcPr>
            <w:tcW w:w="1530" w:type="dxa"/>
            <w:shd w:val="clear" w:color="auto" w:fill="FFFFFF"/>
            <w:tcMar>
              <w:top w:w="0" w:type="dxa"/>
              <w:left w:w="0" w:type="dxa"/>
              <w:bottom w:w="0" w:type="dxa"/>
              <w:right w:w="0" w:type="dxa"/>
            </w:tcMar>
            <w:vAlign w:val="center"/>
          </w:tcPr>
          <w:p w14:paraId="0DE90D86" w14:textId="2CC45FF8" w:rsidR="00097907" w:rsidRPr="00245317" w:rsidRDefault="00097907" w:rsidP="00097907">
            <w:pPr>
              <w:spacing w:line="240" w:lineRule="auto"/>
              <w:ind w:left="100" w:right="101"/>
              <w:contextualSpacing/>
              <w:jc w:val="center"/>
              <w:rPr>
                <w:rFonts w:cstheme="minorHAnsi"/>
              </w:rPr>
            </w:pPr>
            <w:ins w:id="39" w:author="David Dayan" w:date="2021-12-03T16:04:00Z">
              <w:r w:rsidRPr="00097907">
                <w:rPr>
                  <w:rFonts w:eastAsia="Helvetica" w:cstheme="minorHAnsi"/>
                  <w:color w:val="000000"/>
                  <w:rPrChange w:id="40" w:author="David Dayan" w:date="2021-12-03T16:04:00Z">
                    <w:rPr>
                      <w:rFonts w:ascii="Helvetica" w:eastAsia="Helvetica" w:hAnsi="Helvetica" w:cs="Helvetica"/>
                      <w:color w:val="000000"/>
                    </w:rPr>
                  </w:rPrChange>
                </w:rPr>
                <w:t>0 (0%)</w:t>
              </w:r>
            </w:ins>
            <w:del w:id="41" w:author="David Dayan" w:date="2021-12-03T16:04:00Z">
              <w:r w:rsidRPr="00245317" w:rsidDel="00C1621A">
                <w:rPr>
                  <w:rFonts w:eastAsia="Helvetica" w:cstheme="minorHAnsi"/>
                  <w:color w:val="000000"/>
                </w:rPr>
                <w:delText>0 (0%)</w:delText>
              </w:r>
            </w:del>
          </w:p>
        </w:tc>
        <w:tc>
          <w:tcPr>
            <w:tcW w:w="2070" w:type="dxa"/>
            <w:shd w:val="clear" w:color="auto" w:fill="FFFFFF"/>
            <w:tcMar>
              <w:top w:w="0" w:type="dxa"/>
              <w:left w:w="0" w:type="dxa"/>
              <w:bottom w:w="0" w:type="dxa"/>
              <w:right w:w="0" w:type="dxa"/>
            </w:tcMar>
            <w:vAlign w:val="center"/>
          </w:tcPr>
          <w:p w14:paraId="40B89948" w14:textId="696FF862" w:rsidR="00097907" w:rsidRPr="00245317" w:rsidRDefault="00097907" w:rsidP="00097907">
            <w:pPr>
              <w:spacing w:line="240" w:lineRule="auto"/>
              <w:ind w:left="100" w:right="101"/>
              <w:contextualSpacing/>
              <w:jc w:val="center"/>
              <w:rPr>
                <w:rFonts w:cstheme="minorHAnsi"/>
              </w:rPr>
            </w:pPr>
            <w:ins w:id="42" w:author="David Dayan" w:date="2021-12-03T16:04:00Z">
              <w:r w:rsidRPr="00097907">
                <w:rPr>
                  <w:rFonts w:eastAsia="Helvetica" w:cstheme="minorHAnsi"/>
                  <w:color w:val="000000"/>
                  <w:rPrChange w:id="43" w:author="David Dayan" w:date="2021-12-03T16:04:00Z">
                    <w:rPr>
                      <w:rFonts w:ascii="Helvetica" w:eastAsia="Helvetica" w:hAnsi="Helvetica" w:cs="Helvetica"/>
                      <w:color w:val="000000"/>
                    </w:rPr>
                  </w:rPrChange>
                </w:rPr>
                <w:t>12 (100%)</w:t>
              </w:r>
            </w:ins>
            <w:del w:id="44"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04DD4390" w14:textId="089279E7" w:rsidR="00097907" w:rsidRPr="00245317" w:rsidRDefault="00097907" w:rsidP="00097907">
            <w:pPr>
              <w:spacing w:line="240" w:lineRule="auto"/>
              <w:ind w:left="100" w:right="101"/>
              <w:contextualSpacing/>
              <w:jc w:val="center"/>
              <w:rPr>
                <w:rFonts w:cstheme="minorHAnsi"/>
              </w:rPr>
            </w:pPr>
            <w:ins w:id="45" w:author="David Dayan" w:date="2021-12-03T16:04:00Z">
              <w:r w:rsidRPr="00097907">
                <w:rPr>
                  <w:rFonts w:eastAsia="Helvetica" w:cstheme="minorHAnsi"/>
                  <w:color w:val="000000"/>
                  <w:rPrChange w:id="46" w:author="David Dayan" w:date="2021-12-03T16:04:00Z">
                    <w:rPr>
                      <w:rFonts w:ascii="Helvetica" w:eastAsia="Helvetica" w:hAnsi="Helvetica" w:cs="Helvetica"/>
                      <w:color w:val="000000"/>
                    </w:rPr>
                  </w:rPrChange>
                </w:rPr>
                <w:t>0 (0%)</w:t>
              </w:r>
            </w:ins>
            <w:del w:id="47" w:author="David Dayan" w:date="2021-12-03T16:04:00Z">
              <w:r w:rsidRPr="00245317" w:rsidDel="00C1621A">
                <w:rPr>
                  <w:rFonts w:eastAsia="Helvetica" w:cstheme="minorHAnsi"/>
                  <w:color w:val="000000"/>
                </w:rPr>
                <w:delText>132 (100%)</w:delText>
              </w:r>
            </w:del>
          </w:p>
        </w:tc>
      </w:tr>
      <w:tr w:rsidR="00097907" w:rsidRPr="00346AAE" w14:paraId="7EA5B5ED" w14:textId="77777777" w:rsidTr="00036D0E">
        <w:trPr>
          <w:cantSplit/>
        </w:trPr>
        <w:tc>
          <w:tcPr>
            <w:tcW w:w="2070" w:type="dxa"/>
            <w:shd w:val="clear" w:color="auto" w:fill="FFFFFF"/>
            <w:tcMar>
              <w:top w:w="0" w:type="dxa"/>
              <w:left w:w="0" w:type="dxa"/>
              <w:bottom w:w="0" w:type="dxa"/>
              <w:right w:w="0" w:type="dxa"/>
            </w:tcMar>
          </w:tcPr>
          <w:p w14:paraId="38A3E2AC" w14:textId="2B6E4AE4" w:rsidR="00097907" w:rsidRPr="00245317" w:rsidRDefault="00097907" w:rsidP="00097907">
            <w:pPr>
              <w:spacing w:line="240" w:lineRule="auto"/>
              <w:ind w:left="300" w:right="101"/>
              <w:contextualSpacing/>
              <w:rPr>
                <w:rFonts w:cstheme="minorHAnsi"/>
              </w:rPr>
            </w:pPr>
            <w:ins w:id="48" w:author="David Dayan" w:date="2021-12-03T16:05:00Z">
              <w:r>
                <w:rPr>
                  <w:rFonts w:eastAsia="Helvetica" w:cstheme="minorHAnsi"/>
                  <w:color w:val="000000"/>
                </w:rPr>
                <w:t>Elephant Park</w:t>
              </w:r>
            </w:ins>
            <w:del w:id="49" w:author="David Dayan" w:date="2021-12-03T16:04:00Z">
              <w:r w:rsidRPr="00245317" w:rsidDel="00C1621A">
                <w:rPr>
                  <w:rFonts w:eastAsia="Helvetica" w:cstheme="minorHAnsi"/>
                  <w:color w:val="000000"/>
                </w:rPr>
                <w:delText>Lobster Creek</w:delText>
              </w:r>
            </w:del>
          </w:p>
        </w:tc>
        <w:tc>
          <w:tcPr>
            <w:tcW w:w="1530" w:type="dxa"/>
            <w:shd w:val="clear" w:color="auto" w:fill="FFFFFF"/>
            <w:tcMar>
              <w:top w:w="0" w:type="dxa"/>
              <w:left w:w="0" w:type="dxa"/>
              <w:bottom w:w="0" w:type="dxa"/>
              <w:right w:w="0" w:type="dxa"/>
            </w:tcMar>
            <w:vAlign w:val="center"/>
          </w:tcPr>
          <w:p w14:paraId="023BBD2D" w14:textId="3EAFAB93" w:rsidR="00097907" w:rsidRPr="00245317" w:rsidRDefault="00097907" w:rsidP="00097907">
            <w:pPr>
              <w:spacing w:line="240" w:lineRule="auto"/>
              <w:ind w:left="100" w:right="101"/>
              <w:contextualSpacing/>
              <w:jc w:val="center"/>
              <w:rPr>
                <w:rFonts w:cstheme="minorHAnsi"/>
              </w:rPr>
            </w:pPr>
            <w:ins w:id="50" w:author="David Dayan" w:date="2021-12-03T16:04:00Z">
              <w:r w:rsidRPr="00097907">
                <w:rPr>
                  <w:rFonts w:eastAsia="Helvetica" w:cstheme="minorHAnsi"/>
                  <w:color w:val="000000"/>
                  <w:rPrChange w:id="51" w:author="David Dayan" w:date="2021-12-03T16:04:00Z">
                    <w:rPr>
                      <w:rFonts w:ascii="Helvetica" w:eastAsia="Helvetica" w:hAnsi="Helvetica" w:cs="Helvetica"/>
                      <w:color w:val="000000"/>
                    </w:rPr>
                  </w:rPrChange>
                </w:rPr>
                <w:t>4 (6.0%)</w:t>
              </w:r>
            </w:ins>
            <w:del w:id="52" w:author="David Dayan" w:date="2021-12-03T16:04:00Z">
              <w:r w:rsidRPr="00245317" w:rsidDel="00C1621A">
                <w:rPr>
                  <w:rFonts w:eastAsia="Helvetica" w:cstheme="minorHAnsi"/>
                  <w:color w:val="000000"/>
                </w:rPr>
                <w:delText>25 (37%)</w:delText>
              </w:r>
            </w:del>
          </w:p>
        </w:tc>
        <w:tc>
          <w:tcPr>
            <w:tcW w:w="2070" w:type="dxa"/>
            <w:shd w:val="clear" w:color="auto" w:fill="FFFFFF"/>
            <w:tcMar>
              <w:top w:w="0" w:type="dxa"/>
              <w:left w:w="0" w:type="dxa"/>
              <w:bottom w:w="0" w:type="dxa"/>
              <w:right w:w="0" w:type="dxa"/>
            </w:tcMar>
            <w:vAlign w:val="center"/>
          </w:tcPr>
          <w:p w14:paraId="48D50EE9" w14:textId="2009B694" w:rsidR="00097907" w:rsidRPr="00245317" w:rsidRDefault="00097907" w:rsidP="00097907">
            <w:pPr>
              <w:spacing w:line="240" w:lineRule="auto"/>
              <w:ind w:left="100" w:right="101"/>
              <w:contextualSpacing/>
              <w:jc w:val="center"/>
              <w:rPr>
                <w:rFonts w:cstheme="minorHAnsi"/>
              </w:rPr>
            </w:pPr>
            <w:ins w:id="53" w:author="David Dayan" w:date="2021-12-03T16:04:00Z">
              <w:r w:rsidRPr="00097907">
                <w:rPr>
                  <w:rFonts w:eastAsia="Helvetica" w:cstheme="minorHAnsi"/>
                  <w:color w:val="000000"/>
                  <w:rPrChange w:id="54" w:author="David Dayan" w:date="2021-12-03T16:04:00Z">
                    <w:rPr>
                      <w:rFonts w:ascii="Helvetica" w:eastAsia="Helvetica" w:hAnsi="Helvetica" w:cs="Helvetica"/>
                      <w:color w:val="000000"/>
                    </w:rPr>
                  </w:rPrChange>
                </w:rPr>
                <w:t>0 (0%)</w:t>
              </w:r>
            </w:ins>
            <w:del w:id="55"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30A9D6E4" w14:textId="465B8330" w:rsidR="00097907" w:rsidRPr="00245317" w:rsidRDefault="00097907" w:rsidP="00097907">
            <w:pPr>
              <w:spacing w:line="240" w:lineRule="auto"/>
              <w:ind w:left="100" w:right="101"/>
              <w:contextualSpacing/>
              <w:jc w:val="center"/>
              <w:rPr>
                <w:rFonts w:cstheme="minorHAnsi"/>
              </w:rPr>
            </w:pPr>
            <w:ins w:id="56" w:author="David Dayan" w:date="2021-12-03T16:04:00Z">
              <w:r w:rsidRPr="00097907">
                <w:rPr>
                  <w:rFonts w:eastAsia="Helvetica" w:cstheme="minorHAnsi"/>
                  <w:color w:val="000000"/>
                  <w:rPrChange w:id="57" w:author="David Dayan" w:date="2021-12-03T16:04:00Z">
                    <w:rPr>
                      <w:rFonts w:ascii="Helvetica" w:eastAsia="Helvetica" w:hAnsi="Helvetica" w:cs="Helvetica"/>
                      <w:color w:val="000000"/>
                    </w:rPr>
                  </w:rPrChange>
                </w:rPr>
                <w:t>0 (0%)</w:t>
              </w:r>
            </w:ins>
            <w:del w:id="58" w:author="David Dayan" w:date="2021-12-03T16:04:00Z">
              <w:r w:rsidRPr="00245317" w:rsidDel="00C1621A">
                <w:rPr>
                  <w:rFonts w:eastAsia="Helvetica" w:cstheme="minorHAnsi"/>
                  <w:color w:val="000000"/>
                </w:rPr>
                <w:delText>0 (0%)</w:delText>
              </w:r>
            </w:del>
          </w:p>
        </w:tc>
      </w:tr>
      <w:tr w:rsidR="00097907" w:rsidRPr="00346AAE" w14:paraId="7F185EB7" w14:textId="77777777" w:rsidTr="00036D0E">
        <w:trPr>
          <w:cantSplit/>
        </w:trPr>
        <w:tc>
          <w:tcPr>
            <w:tcW w:w="2070" w:type="dxa"/>
            <w:shd w:val="clear" w:color="auto" w:fill="FFFFFF"/>
            <w:tcMar>
              <w:top w:w="0" w:type="dxa"/>
              <w:left w:w="0" w:type="dxa"/>
              <w:bottom w:w="0" w:type="dxa"/>
              <w:right w:w="0" w:type="dxa"/>
            </w:tcMar>
          </w:tcPr>
          <w:p w14:paraId="364141C7" w14:textId="6959FD87" w:rsidR="00097907" w:rsidRPr="00245317" w:rsidRDefault="00097907" w:rsidP="00097907">
            <w:pPr>
              <w:spacing w:line="240" w:lineRule="auto"/>
              <w:ind w:left="300" w:right="101"/>
              <w:contextualSpacing/>
              <w:rPr>
                <w:rFonts w:cstheme="minorHAnsi"/>
              </w:rPr>
            </w:pPr>
            <w:ins w:id="59" w:author="David Dayan" w:date="2021-12-03T16:04:00Z">
              <w:r w:rsidRPr="00097907">
                <w:rPr>
                  <w:rFonts w:eastAsia="Helvetica" w:cstheme="minorHAnsi"/>
                  <w:color w:val="000000"/>
                  <w:rPrChange w:id="60" w:author="David Dayan" w:date="2021-12-03T16:04:00Z">
                    <w:rPr>
                      <w:rFonts w:ascii="Helvetica" w:eastAsia="Helvetica" w:hAnsi="Helvetica" w:cs="Helvetica"/>
                      <w:color w:val="000000"/>
                    </w:rPr>
                  </w:rPrChange>
                </w:rPr>
                <w:t>Mill Site</w:t>
              </w:r>
            </w:ins>
            <w:del w:id="61" w:author="David Dayan" w:date="2021-12-03T16:04:00Z">
              <w:r w:rsidRPr="00245317" w:rsidDel="00C1621A">
                <w:rPr>
                  <w:rFonts w:eastAsia="Helvetica" w:cstheme="minorHAnsi"/>
                  <w:color w:val="000000"/>
                </w:rPr>
                <w:delText>Old Mill Site</w:delText>
              </w:r>
            </w:del>
          </w:p>
        </w:tc>
        <w:tc>
          <w:tcPr>
            <w:tcW w:w="1530" w:type="dxa"/>
            <w:shd w:val="clear" w:color="auto" w:fill="FFFFFF"/>
            <w:tcMar>
              <w:top w:w="0" w:type="dxa"/>
              <w:left w:w="0" w:type="dxa"/>
              <w:bottom w:w="0" w:type="dxa"/>
              <w:right w:w="0" w:type="dxa"/>
            </w:tcMar>
            <w:vAlign w:val="center"/>
          </w:tcPr>
          <w:p w14:paraId="008552BA" w14:textId="7CAA15B3" w:rsidR="00097907" w:rsidRPr="00245317" w:rsidRDefault="00097907" w:rsidP="00097907">
            <w:pPr>
              <w:spacing w:line="240" w:lineRule="auto"/>
              <w:ind w:left="100" w:right="101"/>
              <w:contextualSpacing/>
              <w:jc w:val="center"/>
              <w:rPr>
                <w:rFonts w:cstheme="minorHAnsi"/>
              </w:rPr>
            </w:pPr>
            <w:ins w:id="62" w:author="David Dayan" w:date="2021-12-03T16:04:00Z">
              <w:r w:rsidRPr="00097907">
                <w:rPr>
                  <w:rFonts w:eastAsia="Helvetica" w:cstheme="minorHAnsi"/>
                  <w:color w:val="000000"/>
                  <w:rPrChange w:id="63" w:author="David Dayan" w:date="2021-12-03T16:04:00Z">
                    <w:rPr>
                      <w:rFonts w:ascii="Helvetica" w:eastAsia="Helvetica" w:hAnsi="Helvetica" w:cs="Helvetica"/>
                      <w:color w:val="000000"/>
                    </w:rPr>
                  </w:rPrChange>
                </w:rPr>
                <w:t>16 (24%)</w:t>
              </w:r>
            </w:ins>
            <w:del w:id="64" w:author="David Dayan" w:date="2021-12-03T16:04:00Z">
              <w:r w:rsidRPr="00245317" w:rsidDel="00C1621A">
                <w:rPr>
                  <w:rFonts w:eastAsia="Helvetica" w:cstheme="minorHAnsi"/>
                  <w:color w:val="000000"/>
                </w:rPr>
                <w:delText>16 (24%)</w:delText>
              </w:r>
            </w:del>
          </w:p>
        </w:tc>
        <w:tc>
          <w:tcPr>
            <w:tcW w:w="2070" w:type="dxa"/>
            <w:shd w:val="clear" w:color="auto" w:fill="FFFFFF"/>
            <w:tcMar>
              <w:top w:w="0" w:type="dxa"/>
              <w:left w:w="0" w:type="dxa"/>
              <w:bottom w:w="0" w:type="dxa"/>
              <w:right w:w="0" w:type="dxa"/>
            </w:tcMar>
            <w:vAlign w:val="center"/>
          </w:tcPr>
          <w:p w14:paraId="15C35E79" w14:textId="7ECE39E8" w:rsidR="00097907" w:rsidRPr="00245317" w:rsidRDefault="00097907" w:rsidP="00097907">
            <w:pPr>
              <w:spacing w:line="240" w:lineRule="auto"/>
              <w:ind w:left="100" w:right="101"/>
              <w:contextualSpacing/>
              <w:jc w:val="center"/>
              <w:rPr>
                <w:rFonts w:cstheme="minorHAnsi"/>
              </w:rPr>
            </w:pPr>
            <w:ins w:id="65" w:author="David Dayan" w:date="2021-12-03T16:04:00Z">
              <w:r w:rsidRPr="00097907">
                <w:rPr>
                  <w:rFonts w:eastAsia="Helvetica" w:cstheme="minorHAnsi"/>
                  <w:color w:val="000000"/>
                  <w:rPrChange w:id="66" w:author="David Dayan" w:date="2021-12-03T16:04:00Z">
                    <w:rPr>
                      <w:rFonts w:ascii="Helvetica" w:eastAsia="Helvetica" w:hAnsi="Helvetica" w:cs="Helvetica"/>
                      <w:color w:val="000000"/>
                    </w:rPr>
                  </w:rPrChange>
                </w:rPr>
                <w:t>0 (0%)</w:t>
              </w:r>
            </w:ins>
            <w:del w:id="67"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030C0494" w14:textId="676694D4" w:rsidR="00097907" w:rsidRPr="00245317" w:rsidRDefault="00097907" w:rsidP="00097907">
            <w:pPr>
              <w:spacing w:line="240" w:lineRule="auto"/>
              <w:ind w:left="100" w:right="101"/>
              <w:contextualSpacing/>
              <w:jc w:val="center"/>
              <w:rPr>
                <w:rFonts w:cstheme="minorHAnsi"/>
              </w:rPr>
            </w:pPr>
            <w:ins w:id="68" w:author="David Dayan" w:date="2021-12-03T16:04:00Z">
              <w:r w:rsidRPr="00097907">
                <w:rPr>
                  <w:rFonts w:eastAsia="Helvetica" w:cstheme="minorHAnsi"/>
                  <w:color w:val="000000"/>
                  <w:rPrChange w:id="69" w:author="David Dayan" w:date="2021-12-03T16:04:00Z">
                    <w:rPr>
                      <w:rFonts w:ascii="Helvetica" w:eastAsia="Helvetica" w:hAnsi="Helvetica" w:cs="Helvetica"/>
                      <w:color w:val="000000"/>
                    </w:rPr>
                  </w:rPrChange>
                </w:rPr>
                <w:t>0 (0%)</w:t>
              </w:r>
            </w:ins>
            <w:del w:id="70" w:author="David Dayan" w:date="2021-12-03T16:04:00Z">
              <w:r w:rsidRPr="00245317" w:rsidDel="00C1621A">
                <w:rPr>
                  <w:rFonts w:eastAsia="Helvetica" w:cstheme="minorHAnsi"/>
                  <w:color w:val="000000"/>
                </w:rPr>
                <w:delText>0 (0%)</w:delText>
              </w:r>
            </w:del>
          </w:p>
        </w:tc>
      </w:tr>
      <w:tr w:rsidR="00097907" w:rsidRPr="00346AAE" w14:paraId="1052CD6C" w14:textId="77777777" w:rsidTr="00036D0E">
        <w:trPr>
          <w:cantSplit/>
        </w:trPr>
        <w:tc>
          <w:tcPr>
            <w:tcW w:w="2070" w:type="dxa"/>
            <w:shd w:val="clear" w:color="auto" w:fill="FFFFFF"/>
            <w:tcMar>
              <w:top w:w="0" w:type="dxa"/>
              <w:left w:w="0" w:type="dxa"/>
              <w:bottom w:w="0" w:type="dxa"/>
              <w:right w:w="0" w:type="dxa"/>
            </w:tcMar>
          </w:tcPr>
          <w:p w14:paraId="64F69CD6" w14:textId="7120D7AB" w:rsidR="00097907" w:rsidRPr="00245317" w:rsidRDefault="00097907" w:rsidP="00097907">
            <w:pPr>
              <w:spacing w:line="240" w:lineRule="auto"/>
              <w:ind w:left="300" w:right="101"/>
              <w:contextualSpacing/>
              <w:rPr>
                <w:rFonts w:cstheme="minorHAnsi"/>
              </w:rPr>
            </w:pPr>
            <w:ins w:id="71" w:author="David Dayan" w:date="2021-12-03T16:04:00Z">
              <w:r w:rsidRPr="00097907">
                <w:rPr>
                  <w:rFonts w:eastAsia="Helvetica" w:cstheme="minorHAnsi"/>
                  <w:color w:val="000000"/>
                  <w:rPrChange w:id="72" w:author="David Dayan" w:date="2021-12-03T16:04:00Z">
                    <w:rPr>
                      <w:rFonts w:ascii="Helvetica" w:eastAsia="Helvetica" w:hAnsi="Helvetica" w:cs="Helvetica"/>
                      <w:color w:val="000000"/>
                    </w:rPr>
                  </w:rPrChange>
                </w:rPr>
                <w:t>Huntley Park</w:t>
              </w:r>
            </w:ins>
            <w:del w:id="73" w:author="David Dayan" w:date="2021-12-03T16:04:00Z">
              <w:r w:rsidRPr="00245317" w:rsidDel="00C1621A">
                <w:rPr>
                  <w:rFonts w:eastAsia="Helvetica" w:cstheme="minorHAnsi"/>
                  <w:color w:val="000000"/>
                </w:rPr>
                <w:delText>Elephant Rock</w:delText>
              </w:r>
            </w:del>
          </w:p>
        </w:tc>
        <w:tc>
          <w:tcPr>
            <w:tcW w:w="1530" w:type="dxa"/>
            <w:shd w:val="clear" w:color="auto" w:fill="FFFFFF"/>
            <w:tcMar>
              <w:top w:w="0" w:type="dxa"/>
              <w:left w:w="0" w:type="dxa"/>
              <w:bottom w:w="0" w:type="dxa"/>
              <w:right w:w="0" w:type="dxa"/>
            </w:tcMar>
            <w:vAlign w:val="center"/>
          </w:tcPr>
          <w:p w14:paraId="63EBAAC3" w14:textId="2AC4BA99" w:rsidR="00097907" w:rsidRPr="00245317" w:rsidRDefault="00097907" w:rsidP="00097907">
            <w:pPr>
              <w:spacing w:line="240" w:lineRule="auto"/>
              <w:ind w:left="100" w:right="101"/>
              <w:contextualSpacing/>
              <w:jc w:val="center"/>
              <w:rPr>
                <w:rFonts w:cstheme="minorHAnsi"/>
              </w:rPr>
            </w:pPr>
            <w:ins w:id="74" w:author="David Dayan" w:date="2021-12-03T16:04:00Z">
              <w:r w:rsidRPr="00097907">
                <w:rPr>
                  <w:rFonts w:eastAsia="Helvetica" w:cstheme="minorHAnsi"/>
                  <w:color w:val="000000"/>
                  <w:rPrChange w:id="75" w:author="David Dayan" w:date="2021-12-03T16:04:00Z">
                    <w:rPr>
                      <w:rFonts w:ascii="Helvetica" w:eastAsia="Helvetica" w:hAnsi="Helvetica" w:cs="Helvetica"/>
                      <w:color w:val="000000"/>
                    </w:rPr>
                  </w:rPrChange>
                </w:rPr>
                <w:t>0 (0%)</w:t>
              </w:r>
            </w:ins>
            <w:del w:id="76" w:author="David Dayan" w:date="2021-12-03T16:04:00Z">
              <w:r w:rsidRPr="00245317" w:rsidDel="00C1621A">
                <w:rPr>
                  <w:rFonts w:eastAsia="Helvetica" w:cstheme="minorHAnsi"/>
                  <w:color w:val="000000"/>
                </w:rPr>
                <w:delText>4 (6.0%)</w:delText>
              </w:r>
            </w:del>
          </w:p>
        </w:tc>
        <w:tc>
          <w:tcPr>
            <w:tcW w:w="2070" w:type="dxa"/>
            <w:shd w:val="clear" w:color="auto" w:fill="FFFFFF"/>
            <w:tcMar>
              <w:top w:w="0" w:type="dxa"/>
              <w:left w:w="0" w:type="dxa"/>
              <w:bottom w:w="0" w:type="dxa"/>
              <w:right w:w="0" w:type="dxa"/>
            </w:tcMar>
            <w:vAlign w:val="center"/>
          </w:tcPr>
          <w:p w14:paraId="6302DFB1" w14:textId="5C9F8ABA" w:rsidR="00097907" w:rsidRPr="00245317" w:rsidRDefault="00097907" w:rsidP="00097907">
            <w:pPr>
              <w:spacing w:line="240" w:lineRule="auto"/>
              <w:ind w:left="100" w:right="101"/>
              <w:contextualSpacing/>
              <w:jc w:val="center"/>
              <w:rPr>
                <w:rFonts w:cstheme="minorHAnsi"/>
              </w:rPr>
            </w:pPr>
            <w:ins w:id="77" w:author="David Dayan" w:date="2021-12-03T16:04:00Z">
              <w:r w:rsidRPr="00097907">
                <w:rPr>
                  <w:rFonts w:eastAsia="Helvetica" w:cstheme="minorHAnsi"/>
                  <w:color w:val="000000"/>
                  <w:rPrChange w:id="78" w:author="David Dayan" w:date="2021-12-03T16:04:00Z">
                    <w:rPr>
                      <w:rFonts w:ascii="Helvetica" w:eastAsia="Helvetica" w:hAnsi="Helvetica" w:cs="Helvetica"/>
                      <w:color w:val="000000"/>
                    </w:rPr>
                  </w:rPrChange>
                </w:rPr>
                <w:t>0 (0%)</w:t>
              </w:r>
            </w:ins>
            <w:del w:id="79"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004C75E0" w14:textId="7E23EA10" w:rsidR="00097907" w:rsidRPr="00245317" w:rsidRDefault="00097907" w:rsidP="00097907">
            <w:pPr>
              <w:spacing w:line="240" w:lineRule="auto"/>
              <w:ind w:left="100" w:right="101"/>
              <w:contextualSpacing/>
              <w:jc w:val="center"/>
              <w:rPr>
                <w:rFonts w:cstheme="minorHAnsi"/>
              </w:rPr>
            </w:pPr>
            <w:ins w:id="80" w:author="David Dayan" w:date="2021-12-03T16:04:00Z">
              <w:r w:rsidRPr="00097907">
                <w:rPr>
                  <w:rFonts w:eastAsia="Helvetica" w:cstheme="minorHAnsi"/>
                  <w:color w:val="000000"/>
                  <w:rPrChange w:id="81" w:author="David Dayan" w:date="2021-12-03T16:04:00Z">
                    <w:rPr>
                      <w:rFonts w:ascii="Helvetica" w:eastAsia="Helvetica" w:hAnsi="Helvetica" w:cs="Helvetica"/>
                      <w:color w:val="000000"/>
                    </w:rPr>
                  </w:rPrChange>
                </w:rPr>
                <w:t>132 (100%)</w:t>
              </w:r>
            </w:ins>
            <w:del w:id="82" w:author="David Dayan" w:date="2021-12-03T16:04:00Z">
              <w:r w:rsidRPr="00245317" w:rsidDel="00C1621A">
                <w:rPr>
                  <w:rFonts w:eastAsia="Helvetica" w:cstheme="minorHAnsi"/>
                  <w:color w:val="000000"/>
                </w:rPr>
                <w:delText>0 (0%)</w:delText>
              </w:r>
            </w:del>
          </w:p>
        </w:tc>
      </w:tr>
      <w:tr w:rsidR="00097907" w:rsidRPr="00346AAE" w14:paraId="1BC84ACE" w14:textId="77777777" w:rsidTr="00036D0E">
        <w:trPr>
          <w:cantSplit/>
        </w:trPr>
        <w:tc>
          <w:tcPr>
            <w:tcW w:w="2070" w:type="dxa"/>
            <w:shd w:val="clear" w:color="auto" w:fill="FFFFFF"/>
            <w:tcMar>
              <w:top w:w="0" w:type="dxa"/>
              <w:left w:w="0" w:type="dxa"/>
              <w:bottom w:w="0" w:type="dxa"/>
              <w:right w:w="0" w:type="dxa"/>
            </w:tcMar>
          </w:tcPr>
          <w:p w14:paraId="539F60CE" w14:textId="4D3AF4B0" w:rsidR="00097907" w:rsidRPr="00245317" w:rsidRDefault="00097907" w:rsidP="00097907">
            <w:pPr>
              <w:spacing w:line="240" w:lineRule="auto"/>
              <w:ind w:left="300" w:right="101"/>
              <w:contextualSpacing/>
              <w:rPr>
                <w:rFonts w:cstheme="minorHAnsi"/>
              </w:rPr>
            </w:pPr>
            <w:ins w:id="83" w:author="David Dayan" w:date="2021-12-03T16:04:00Z">
              <w:r w:rsidRPr="00097907">
                <w:rPr>
                  <w:rFonts w:eastAsia="Helvetica" w:cstheme="minorHAnsi"/>
                  <w:color w:val="000000"/>
                  <w:rPrChange w:id="84" w:author="David Dayan" w:date="2021-12-03T16:04:00Z">
                    <w:rPr>
                      <w:rFonts w:ascii="Helvetica" w:eastAsia="Helvetica" w:hAnsi="Helvetica" w:cs="Helvetica"/>
                      <w:color w:val="000000"/>
                    </w:rPr>
                  </w:rPrChange>
                </w:rPr>
                <w:t>Lobster Creek</w:t>
              </w:r>
            </w:ins>
            <w:del w:id="85" w:author="David Dayan" w:date="2021-12-03T16:04:00Z">
              <w:r w:rsidRPr="00245317" w:rsidDel="00C1621A">
                <w:rPr>
                  <w:rFonts w:eastAsia="Helvetica" w:cstheme="minorHAnsi"/>
                  <w:color w:val="000000"/>
                </w:rPr>
                <w:delText>Quosatana Creek</w:delText>
              </w:r>
            </w:del>
          </w:p>
        </w:tc>
        <w:tc>
          <w:tcPr>
            <w:tcW w:w="1530" w:type="dxa"/>
            <w:shd w:val="clear" w:color="auto" w:fill="FFFFFF"/>
            <w:tcMar>
              <w:top w:w="0" w:type="dxa"/>
              <w:left w:w="0" w:type="dxa"/>
              <w:bottom w:w="0" w:type="dxa"/>
              <w:right w:w="0" w:type="dxa"/>
            </w:tcMar>
            <w:vAlign w:val="center"/>
          </w:tcPr>
          <w:p w14:paraId="2451AC5D" w14:textId="7E59C377" w:rsidR="00097907" w:rsidRPr="00245317" w:rsidRDefault="00097907" w:rsidP="00097907">
            <w:pPr>
              <w:spacing w:line="240" w:lineRule="auto"/>
              <w:ind w:left="100" w:right="101"/>
              <w:contextualSpacing/>
              <w:jc w:val="center"/>
              <w:rPr>
                <w:rFonts w:cstheme="minorHAnsi"/>
              </w:rPr>
            </w:pPr>
            <w:ins w:id="86" w:author="David Dayan" w:date="2021-12-03T16:04:00Z">
              <w:r w:rsidRPr="00097907">
                <w:rPr>
                  <w:rFonts w:eastAsia="Helvetica" w:cstheme="minorHAnsi"/>
                  <w:color w:val="000000"/>
                  <w:rPrChange w:id="87" w:author="David Dayan" w:date="2021-12-03T16:04:00Z">
                    <w:rPr>
                      <w:rFonts w:ascii="Helvetica" w:eastAsia="Helvetica" w:hAnsi="Helvetica" w:cs="Helvetica"/>
                      <w:color w:val="000000"/>
                    </w:rPr>
                  </w:rPrChange>
                </w:rPr>
                <w:t>25 (37%)</w:t>
              </w:r>
            </w:ins>
            <w:del w:id="88" w:author="David Dayan" w:date="2021-12-03T16:04:00Z">
              <w:r w:rsidRPr="00245317" w:rsidDel="00C1621A">
                <w:rPr>
                  <w:rFonts w:eastAsia="Helvetica" w:cstheme="minorHAnsi"/>
                  <w:color w:val="000000"/>
                </w:rPr>
                <w:delText>22 (33%)</w:delText>
              </w:r>
            </w:del>
          </w:p>
        </w:tc>
        <w:tc>
          <w:tcPr>
            <w:tcW w:w="2070" w:type="dxa"/>
            <w:shd w:val="clear" w:color="auto" w:fill="FFFFFF"/>
            <w:tcMar>
              <w:top w:w="0" w:type="dxa"/>
              <w:left w:w="0" w:type="dxa"/>
              <w:bottom w:w="0" w:type="dxa"/>
              <w:right w:w="0" w:type="dxa"/>
            </w:tcMar>
            <w:vAlign w:val="center"/>
          </w:tcPr>
          <w:p w14:paraId="6C4E3C8E" w14:textId="7D888547" w:rsidR="00097907" w:rsidRPr="00245317" w:rsidRDefault="00097907" w:rsidP="00097907">
            <w:pPr>
              <w:spacing w:line="240" w:lineRule="auto"/>
              <w:ind w:left="100" w:right="101"/>
              <w:contextualSpacing/>
              <w:jc w:val="center"/>
              <w:rPr>
                <w:rFonts w:cstheme="minorHAnsi"/>
              </w:rPr>
            </w:pPr>
            <w:ins w:id="89" w:author="David Dayan" w:date="2021-12-03T16:04:00Z">
              <w:r w:rsidRPr="00097907">
                <w:rPr>
                  <w:rFonts w:eastAsia="Helvetica" w:cstheme="minorHAnsi"/>
                  <w:color w:val="000000"/>
                  <w:rPrChange w:id="90" w:author="David Dayan" w:date="2021-12-03T16:04:00Z">
                    <w:rPr>
                      <w:rFonts w:ascii="Helvetica" w:eastAsia="Helvetica" w:hAnsi="Helvetica" w:cs="Helvetica"/>
                      <w:color w:val="000000"/>
                    </w:rPr>
                  </w:rPrChange>
                </w:rPr>
                <w:t>0 (0%)</w:t>
              </w:r>
            </w:ins>
            <w:del w:id="91"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10760C73" w14:textId="09235A8F" w:rsidR="00097907" w:rsidRPr="00245317" w:rsidRDefault="00097907" w:rsidP="00097907">
            <w:pPr>
              <w:spacing w:line="240" w:lineRule="auto"/>
              <w:ind w:left="100" w:right="101"/>
              <w:contextualSpacing/>
              <w:jc w:val="center"/>
              <w:rPr>
                <w:rFonts w:cstheme="minorHAnsi"/>
              </w:rPr>
            </w:pPr>
            <w:ins w:id="92" w:author="David Dayan" w:date="2021-12-03T16:04:00Z">
              <w:r w:rsidRPr="00097907">
                <w:rPr>
                  <w:rFonts w:eastAsia="Helvetica" w:cstheme="minorHAnsi"/>
                  <w:color w:val="000000"/>
                  <w:rPrChange w:id="93" w:author="David Dayan" w:date="2021-12-03T16:04:00Z">
                    <w:rPr>
                      <w:rFonts w:ascii="Helvetica" w:eastAsia="Helvetica" w:hAnsi="Helvetica" w:cs="Helvetica"/>
                      <w:color w:val="000000"/>
                    </w:rPr>
                  </w:rPrChange>
                </w:rPr>
                <w:t>0 (0%)</w:t>
              </w:r>
            </w:ins>
            <w:del w:id="94" w:author="David Dayan" w:date="2021-12-03T16:04:00Z">
              <w:r w:rsidRPr="00245317" w:rsidDel="00C1621A">
                <w:rPr>
                  <w:rFonts w:eastAsia="Helvetica" w:cstheme="minorHAnsi"/>
                  <w:color w:val="000000"/>
                </w:rPr>
                <w:delText>0 (0%)</w:delText>
              </w:r>
            </w:del>
          </w:p>
        </w:tc>
      </w:tr>
      <w:tr w:rsidR="00097907" w:rsidRPr="00346AAE" w14:paraId="101C34A3" w14:textId="77777777" w:rsidTr="00036D0E">
        <w:trPr>
          <w:cantSplit/>
        </w:trPr>
        <w:tc>
          <w:tcPr>
            <w:tcW w:w="2070" w:type="dxa"/>
            <w:shd w:val="clear" w:color="auto" w:fill="FFFFFF"/>
            <w:tcMar>
              <w:top w:w="0" w:type="dxa"/>
              <w:left w:w="0" w:type="dxa"/>
              <w:bottom w:w="0" w:type="dxa"/>
              <w:right w:w="0" w:type="dxa"/>
            </w:tcMar>
          </w:tcPr>
          <w:p w14:paraId="6DEA8F0F" w14:textId="73F8CA21" w:rsidR="00097907" w:rsidRPr="00245317" w:rsidRDefault="00097907" w:rsidP="00097907">
            <w:pPr>
              <w:spacing w:line="240" w:lineRule="auto"/>
              <w:ind w:left="300" w:right="101"/>
              <w:contextualSpacing/>
              <w:rPr>
                <w:rFonts w:cstheme="minorHAnsi"/>
              </w:rPr>
            </w:pPr>
            <w:proofErr w:type="spellStart"/>
            <w:ins w:id="95" w:author="David Dayan" w:date="2021-12-03T16:04:00Z">
              <w:r w:rsidRPr="00097907">
                <w:rPr>
                  <w:rFonts w:eastAsia="Helvetica" w:cstheme="minorHAnsi"/>
                  <w:color w:val="000000"/>
                  <w:rPrChange w:id="96" w:author="David Dayan" w:date="2021-12-03T16:04:00Z">
                    <w:rPr>
                      <w:rFonts w:ascii="Helvetica" w:eastAsia="Helvetica" w:hAnsi="Helvetica" w:cs="Helvetica"/>
                      <w:color w:val="000000"/>
                    </w:rPr>
                  </w:rPrChange>
                </w:rPr>
                <w:t>Quosatana</w:t>
              </w:r>
            </w:ins>
            <w:proofErr w:type="spellEnd"/>
            <w:del w:id="97" w:author="David Dayan" w:date="2021-12-03T16:04:00Z">
              <w:r w:rsidRPr="00245317" w:rsidDel="00C1621A">
                <w:rPr>
                  <w:rFonts w:eastAsia="Helvetica" w:cstheme="minorHAnsi"/>
                  <w:color w:val="000000"/>
                </w:rPr>
                <w:delText>Rogue Bay</w:delText>
              </w:r>
            </w:del>
          </w:p>
        </w:tc>
        <w:tc>
          <w:tcPr>
            <w:tcW w:w="1530" w:type="dxa"/>
            <w:shd w:val="clear" w:color="auto" w:fill="FFFFFF"/>
            <w:tcMar>
              <w:top w:w="0" w:type="dxa"/>
              <w:left w:w="0" w:type="dxa"/>
              <w:bottom w:w="0" w:type="dxa"/>
              <w:right w:w="0" w:type="dxa"/>
            </w:tcMar>
            <w:vAlign w:val="center"/>
          </w:tcPr>
          <w:p w14:paraId="5A7F2490" w14:textId="09688B4C" w:rsidR="00097907" w:rsidRPr="00245317" w:rsidRDefault="00097907" w:rsidP="00097907">
            <w:pPr>
              <w:spacing w:line="240" w:lineRule="auto"/>
              <w:ind w:left="100" w:right="101"/>
              <w:contextualSpacing/>
              <w:jc w:val="center"/>
              <w:rPr>
                <w:rFonts w:cstheme="minorHAnsi"/>
              </w:rPr>
            </w:pPr>
            <w:ins w:id="98" w:author="David Dayan" w:date="2021-12-03T16:04:00Z">
              <w:r w:rsidRPr="00097907">
                <w:rPr>
                  <w:rFonts w:eastAsia="Helvetica" w:cstheme="minorHAnsi"/>
                  <w:color w:val="000000"/>
                  <w:rPrChange w:id="99" w:author="David Dayan" w:date="2021-12-03T16:04:00Z">
                    <w:rPr>
                      <w:rFonts w:ascii="Helvetica" w:eastAsia="Helvetica" w:hAnsi="Helvetica" w:cs="Helvetica"/>
                      <w:color w:val="000000"/>
                    </w:rPr>
                  </w:rPrChange>
                </w:rPr>
                <w:t>22 (33%)</w:t>
              </w:r>
            </w:ins>
            <w:del w:id="100" w:author="David Dayan" w:date="2021-12-03T16:04:00Z">
              <w:r w:rsidRPr="00245317" w:rsidDel="00C1621A">
                <w:rPr>
                  <w:rFonts w:eastAsia="Helvetica" w:cstheme="minorHAnsi"/>
                  <w:color w:val="000000"/>
                </w:rPr>
                <w:delText>0 (0%)</w:delText>
              </w:r>
            </w:del>
          </w:p>
        </w:tc>
        <w:tc>
          <w:tcPr>
            <w:tcW w:w="2070" w:type="dxa"/>
            <w:shd w:val="clear" w:color="auto" w:fill="FFFFFF"/>
            <w:tcMar>
              <w:top w:w="0" w:type="dxa"/>
              <w:left w:w="0" w:type="dxa"/>
              <w:bottom w:w="0" w:type="dxa"/>
              <w:right w:w="0" w:type="dxa"/>
            </w:tcMar>
            <w:vAlign w:val="center"/>
          </w:tcPr>
          <w:p w14:paraId="5AAA9ABA" w14:textId="4C3983D0" w:rsidR="00097907" w:rsidRPr="00245317" w:rsidRDefault="00097907" w:rsidP="00097907">
            <w:pPr>
              <w:spacing w:line="240" w:lineRule="auto"/>
              <w:ind w:left="100" w:right="101"/>
              <w:contextualSpacing/>
              <w:jc w:val="center"/>
              <w:rPr>
                <w:rFonts w:cstheme="minorHAnsi"/>
              </w:rPr>
            </w:pPr>
            <w:ins w:id="101" w:author="David Dayan" w:date="2021-12-03T16:04:00Z">
              <w:r w:rsidRPr="00097907">
                <w:rPr>
                  <w:rFonts w:eastAsia="Helvetica" w:cstheme="minorHAnsi"/>
                  <w:color w:val="000000"/>
                  <w:rPrChange w:id="102" w:author="David Dayan" w:date="2021-12-03T16:04:00Z">
                    <w:rPr>
                      <w:rFonts w:ascii="Helvetica" w:eastAsia="Helvetica" w:hAnsi="Helvetica" w:cs="Helvetica"/>
                      <w:color w:val="000000"/>
                    </w:rPr>
                  </w:rPrChange>
                </w:rPr>
                <w:t>0 (0%)</w:t>
              </w:r>
            </w:ins>
            <w:del w:id="103" w:author="David Dayan" w:date="2021-12-03T16:04:00Z">
              <w:r w:rsidRPr="00245317" w:rsidDel="00C1621A">
                <w:rPr>
                  <w:rFonts w:eastAsia="Helvetica" w:cstheme="minorHAnsi"/>
                  <w:color w:val="000000"/>
                </w:rPr>
                <w:delText>12 (100%)</w:delText>
              </w:r>
            </w:del>
          </w:p>
        </w:tc>
        <w:tc>
          <w:tcPr>
            <w:tcW w:w="1530" w:type="dxa"/>
            <w:shd w:val="clear" w:color="auto" w:fill="FFFFFF"/>
            <w:tcMar>
              <w:top w:w="0" w:type="dxa"/>
              <w:left w:w="0" w:type="dxa"/>
              <w:bottom w:w="0" w:type="dxa"/>
              <w:right w:w="0" w:type="dxa"/>
            </w:tcMar>
            <w:vAlign w:val="center"/>
          </w:tcPr>
          <w:p w14:paraId="5DFEB96B" w14:textId="0D4F9D42" w:rsidR="00097907" w:rsidRPr="00245317" w:rsidRDefault="00097907" w:rsidP="00097907">
            <w:pPr>
              <w:spacing w:line="240" w:lineRule="auto"/>
              <w:ind w:left="100" w:right="101"/>
              <w:contextualSpacing/>
              <w:jc w:val="center"/>
              <w:rPr>
                <w:rFonts w:cstheme="minorHAnsi"/>
              </w:rPr>
            </w:pPr>
            <w:ins w:id="104" w:author="David Dayan" w:date="2021-12-03T16:04:00Z">
              <w:r w:rsidRPr="00097907">
                <w:rPr>
                  <w:rFonts w:eastAsia="Helvetica" w:cstheme="minorHAnsi"/>
                  <w:color w:val="000000"/>
                  <w:rPrChange w:id="105" w:author="David Dayan" w:date="2021-12-03T16:04:00Z">
                    <w:rPr>
                      <w:rFonts w:ascii="Helvetica" w:eastAsia="Helvetica" w:hAnsi="Helvetica" w:cs="Helvetica"/>
                      <w:color w:val="000000"/>
                    </w:rPr>
                  </w:rPrChange>
                </w:rPr>
                <w:t>0 (0%)</w:t>
              </w:r>
            </w:ins>
            <w:del w:id="106" w:author="David Dayan" w:date="2021-12-03T16:04:00Z">
              <w:r w:rsidRPr="00245317" w:rsidDel="00C1621A">
                <w:rPr>
                  <w:rFonts w:eastAsia="Helvetica" w:cstheme="minorHAnsi"/>
                  <w:color w:val="000000"/>
                </w:rPr>
                <w:delText>0 (0%)</w:delText>
              </w:r>
            </w:del>
          </w:p>
        </w:tc>
      </w:tr>
      <w:tr w:rsidR="009E3DE5" w:rsidRPr="00346AAE" w14:paraId="66AC7262" w14:textId="77777777" w:rsidTr="00036D0E">
        <w:trPr>
          <w:cantSplit/>
        </w:trPr>
        <w:tc>
          <w:tcPr>
            <w:tcW w:w="2070" w:type="dxa"/>
            <w:shd w:val="clear" w:color="auto" w:fill="FFFFFF"/>
            <w:tcMar>
              <w:top w:w="0" w:type="dxa"/>
              <w:left w:w="0" w:type="dxa"/>
              <w:bottom w:w="0" w:type="dxa"/>
              <w:right w:w="0" w:type="dxa"/>
            </w:tcMar>
          </w:tcPr>
          <w:p w14:paraId="251C00DF"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Age</w:t>
            </w:r>
          </w:p>
        </w:tc>
        <w:tc>
          <w:tcPr>
            <w:tcW w:w="1530" w:type="dxa"/>
            <w:shd w:val="clear" w:color="auto" w:fill="FFFFFF"/>
            <w:tcMar>
              <w:top w:w="0" w:type="dxa"/>
              <w:left w:w="0" w:type="dxa"/>
              <w:bottom w:w="0" w:type="dxa"/>
              <w:right w:w="0" w:type="dxa"/>
            </w:tcMar>
            <w:vAlign w:val="center"/>
          </w:tcPr>
          <w:p w14:paraId="3E5A3292"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2552D06D"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7512A0B7" w14:textId="77777777" w:rsidR="009E3DE5" w:rsidRPr="00346AAE" w:rsidRDefault="009E3DE5" w:rsidP="009E3DE5">
            <w:pPr>
              <w:spacing w:line="240" w:lineRule="auto"/>
              <w:ind w:left="100" w:right="101"/>
              <w:contextualSpacing/>
              <w:jc w:val="center"/>
              <w:rPr>
                <w:rFonts w:cstheme="minorHAnsi"/>
              </w:rPr>
            </w:pPr>
          </w:p>
        </w:tc>
      </w:tr>
      <w:tr w:rsidR="009E3DE5" w:rsidRPr="00346AAE" w14:paraId="6DE00908" w14:textId="77777777" w:rsidTr="00036D0E">
        <w:trPr>
          <w:cantSplit/>
        </w:trPr>
        <w:tc>
          <w:tcPr>
            <w:tcW w:w="2070" w:type="dxa"/>
            <w:shd w:val="clear" w:color="auto" w:fill="FFFFFF"/>
            <w:tcMar>
              <w:top w:w="0" w:type="dxa"/>
              <w:left w:w="0" w:type="dxa"/>
              <w:bottom w:w="0" w:type="dxa"/>
              <w:right w:w="0" w:type="dxa"/>
            </w:tcMar>
          </w:tcPr>
          <w:p w14:paraId="00ACF4A5"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Adult</w:t>
            </w:r>
          </w:p>
        </w:tc>
        <w:tc>
          <w:tcPr>
            <w:tcW w:w="1530" w:type="dxa"/>
            <w:shd w:val="clear" w:color="auto" w:fill="FFFFFF"/>
            <w:tcMar>
              <w:top w:w="0" w:type="dxa"/>
              <w:left w:w="0" w:type="dxa"/>
              <w:bottom w:w="0" w:type="dxa"/>
              <w:right w:w="0" w:type="dxa"/>
            </w:tcMar>
            <w:vAlign w:val="center"/>
          </w:tcPr>
          <w:p w14:paraId="063205A8"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67 (100%)</w:t>
            </w:r>
          </w:p>
        </w:tc>
        <w:tc>
          <w:tcPr>
            <w:tcW w:w="2070" w:type="dxa"/>
            <w:shd w:val="clear" w:color="auto" w:fill="FFFFFF"/>
            <w:tcMar>
              <w:top w:w="0" w:type="dxa"/>
              <w:left w:w="0" w:type="dxa"/>
              <w:bottom w:w="0" w:type="dxa"/>
              <w:right w:w="0" w:type="dxa"/>
            </w:tcMar>
            <w:vAlign w:val="center"/>
          </w:tcPr>
          <w:p w14:paraId="480FBBD9"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7 (58%)</w:t>
            </w:r>
          </w:p>
        </w:tc>
        <w:tc>
          <w:tcPr>
            <w:tcW w:w="1530" w:type="dxa"/>
            <w:shd w:val="clear" w:color="auto" w:fill="FFFFFF"/>
            <w:tcMar>
              <w:top w:w="0" w:type="dxa"/>
              <w:left w:w="0" w:type="dxa"/>
              <w:bottom w:w="0" w:type="dxa"/>
              <w:right w:w="0" w:type="dxa"/>
            </w:tcMar>
            <w:vAlign w:val="center"/>
          </w:tcPr>
          <w:p w14:paraId="1EA6538D"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132 (100%)</w:t>
            </w:r>
          </w:p>
        </w:tc>
      </w:tr>
      <w:tr w:rsidR="009E3DE5" w:rsidRPr="00346AAE" w14:paraId="7059B2CE" w14:textId="77777777" w:rsidTr="00036D0E">
        <w:trPr>
          <w:cantSplit/>
        </w:trPr>
        <w:tc>
          <w:tcPr>
            <w:tcW w:w="2070" w:type="dxa"/>
            <w:tcBorders>
              <w:bottom w:val="single" w:sz="8" w:space="0" w:color="000000"/>
            </w:tcBorders>
            <w:shd w:val="clear" w:color="auto" w:fill="FFFFFF"/>
            <w:tcMar>
              <w:top w:w="0" w:type="dxa"/>
              <w:left w:w="0" w:type="dxa"/>
              <w:bottom w:w="0" w:type="dxa"/>
              <w:right w:w="0" w:type="dxa"/>
            </w:tcMar>
          </w:tcPr>
          <w:p w14:paraId="46C77CAE"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Jack</w:t>
            </w:r>
          </w:p>
        </w:tc>
        <w:tc>
          <w:tcPr>
            <w:tcW w:w="1530" w:type="dxa"/>
            <w:tcBorders>
              <w:bottom w:val="single" w:sz="8" w:space="0" w:color="000000"/>
            </w:tcBorders>
            <w:shd w:val="clear" w:color="auto" w:fill="FFFFFF"/>
            <w:tcMar>
              <w:top w:w="0" w:type="dxa"/>
              <w:left w:w="0" w:type="dxa"/>
              <w:bottom w:w="0" w:type="dxa"/>
              <w:right w:w="0" w:type="dxa"/>
            </w:tcMar>
            <w:vAlign w:val="center"/>
          </w:tcPr>
          <w:p w14:paraId="6E06F3F4"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c>
          <w:tcPr>
            <w:tcW w:w="2070" w:type="dxa"/>
            <w:tcBorders>
              <w:bottom w:val="single" w:sz="8" w:space="0" w:color="000000"/>
            </w:tcBorders>
            <w:shd w:val="clear" w:color="auto" w:fill="FFFFFF"/>
            <w:tcMar>
              <w:top w:w="0" w:type="dxa"/>
              <w:left w:w="0" w:type="dxa"/>
              <w:bottom w:w="0" w:type="dxa"/>
              <w:right w:w="0" w:type="dxa"/>
            </w:tcMar>
            <w:vAlign w:val="center"/>
          </w:tcPr>
          <w:p w14:paraId="1BC9C231"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5 (42%)</w:t>
            </w:r>
          </w:p>
        </w:tc>
        <w:tc>
          <w:tcPr>
            <w:tcW w:w="1530" w:type="dxa"/>
            <w:tcBorders>
              <w:bottom w:val="single" w:sz="8" w:space="0" w:color="000000"/>
            </w:tcBorders>
            <w:shd w:val="clear" w:color="auto" w:fill="FFFFFF"/>
            <w:tcMar>
              <w:top w:w="0" w:type="dxa"/>
              <w:left w:w="0" w:type="dxa"/>
              <w:bottom w:w="0" w:type="dxa"/>
              <w:right w:w="0" w:type="dxa"/>
            </w:tcMar>
            <w:vAlign w:val="center"/>
          </w:tcPr>
          <w:p w14:paraId="262B90AB"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r>
    </w:tbl>
    <w:p w14:paraId="2119F528" w14:textId="413BE34C" w:rsidR="00B81E92" w:rsidDel="00097907" w:rsidRDefault="00B81E92" w:rsidP="00533317">
      <w:pPr>
        <w:spacing w:line="240" w:lineRule="auto"/>
        <w:rPr>
          <w:del w:id="107" w:author="David Dayan" w:date="2021-12-03T16:05:00Z"/>
          <w:sz w:val="24"/>
          <w:szCs w:val="24"/>
        </w:rPr>
      </w:pPr>
    </w:p>
    <w:p w14:paraId="318BA59D" w14:textId="77777777" w:rsidR="00097907" w:rsidRDefault="00097907" w:rsidP="00097907">
      <w:pPr>
        <w:spacing w:after="0" w:line="240" w:lineRule="auto"/>
        <w:rPr>
          <w:ins w:id="108" w:author="David Dayan" w:date="2021-12-03T16:05:00Z"/>
          <w:sz w:val="24"/>
          <w:szCs w:val="24"/>
        </w:rPr>
        <w:pPrChange w:id="109" w:author="David Dayan" w:date="2021-12-03T16:06:00Z">
          <w:pPr>
            <w:spacing w:line="240" w:lineRule="auto"/>
          </w:pPr>
        </w:pPrChange>
      </w:pPr>
    </w:p>
    <w:p w14:paraId="379E19C9" w14:textId="6F5A9391" w:rsidR="009E3DE5" w:rsidRDefault="009E3DE5" w:rsidP="00097907">
      <w:pPr>
        <w:spacing w:after="0" w:line="240" w:lineRule="auto"/>
        <w:rPr>
          <w:sz w:val="24"/>
          <w:szCs w:val="24"/>
        </w:rPr>
        <w:pPrChange w:id="110" w:author="David Dayan" w:date="2021-12-03T16:06:00Z">
          <w:pPr>
            <w:spacing w:line="240" w:lineRule="auto"/>
          </w:pPr>
        </w:pPrChange>
      </w:pPr>
      <w:r w:rsidRPr="009E3DE5">
        <w:rPr>
          <w:sz w:val="24"/>
          <w:szCs w:val="24"/>
        </w:rPr>
        <w:t>Table 1</w:t>
      </w:r>
      <w:r>
        <w:rPr>
          <w:sz w:val="24"/>
          <w:szCs w:val="24"/>
        </w:rPr>
        <w:t>.</w:t>
      </w:r>
      <w:r w:rsidRPr="009E3DE5">
        <w:rPr>
          <w:sz w:val="24"/>
          <w:szCs w:val="24"/>
        </w:rPr>
        <w:t xml:space="preserve"> </w:t>
      </w:r>
      <w:r w:rsidR="00AA1C15">
        <w:rPr>
          <w:sz w:val="24"/>
          <w:szCs w:val="24"/>
        </w:rPr>
        <w:t>Number of samples (N) collected based on the sampling method and location. Number of samples (N) collected</w:t>
      </w:r>
      <w:r w:rsidR="00533317">
        <w:rPr>
          <w:sz w:val="24"/>
          <w:szCs w:val="24"/>
        </w:rPr>
        <w:t xml:space="preserve"> from adult or jack salmon. Jacks were identified based </w:t>
      </w:r>
      <w:commentRangeStart w:id="111"/>
      <w:commentRangeStart w:id="112"/>
      <w:r w:rsidR="00533317">
        <w:rPr>
          <w:sz w:val="24"/>
          <w:szCs w:val="24"/>
        </w:rPr>
        <w:t>on</w:t>
      </w:r>
      <w:commentRangeEnd w:id="111"/>
      <w:r w:rsidR="00533317">
        <w:rPr>
          <w:rStyle w:val="CommentReference"/>
        </w:rPr>
        <w:commentReference w:id="111"/>
      </w:r>
      <w:commentRangeEnd w:id="112"/>
      <w:r w:rsidR="00C05CBC">
        <w:rPr>
          <w:rStyle w:val="CommentReference"/>
        </w:rPr>
        <w:commentReference w:id="112"/>
      </w:r>
      <w:r w:rsidR="00533317">
        <w:rPr>
          <w:sz w:val="24"/>
          <w:szCs w:val="24"/>
        </w:rPr>
        <w:t>…</w:t>
      </w:r>
    </w:p>
    <w:p w14:paraId="64C62760" w14:textId="77777777" w:rsidR="009E3DE5" w:rsidRDefault="009E3DE5" w:rsidP="00144E70">
      <w:pPr>
        <w:rPr>
          <w:sz w:val="24"/>
          <w:szCs w:val="24"/>
        </w:rPr>
      </w:pPr>
    </w:p>
    <w:p w14:paraId="07DDC966" w14:textId="32406525" w:rsidR="009E3DE5" w:rsidRDefault="00097907" w:rsidP="00144E70">
      <w:pPr>
        <w:rPr>
          <w:ins w:id="113" w:author="David Dayan" w:date="2021-12-03T16:08:00Z"/>
          <w:sz w:val="24"/>
          <w:szCs w:val="24"/>
        </w:rPr>
      </w:pPr>
      <w:ins w:id="114" w:author="David Dayan" w:date="2021-12-03T16:11:00Z">
        <w:r>
          <w:rPr>
            <w:noProof/>
            <w:sz w:val="24"/>
            <w:szCs w:val="24"/>
          </w:rPr>
          <w:drawing>
            <wp:inline distT="0" distB="0" distL="0" distR="0" wp14:anchorId="6B751AD9" wp14:editId="52211F2E">
              <wp:extent cx="5007006" cy="27174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015005" cy="2721820"/>
                      </a:xfrm>
                      <a:prstGeom prst="rect">
                        <a:avLst/>
                      </a:prstGeom>
                    </pic:spPr>
                  </pic:pic>
                </a:graphicData>
              </a:graphic>
            </wp:inline>
          </w:drawing>
        </w:r>
      </w:ins>
    </w:p>
    <w:p w14:paraId="49381FB7" w14:textId="640FAC84" w:rsidR="00097907" w:rsidRDefault="00097907" w:rsidP="00144E70">
      <w:pPr>
        <w:rPr>
          <w:ins w:id="115" w:author="David Dayan" w:date="2021-12-03T16:06:00Z"/>
          <w:sz w:val="24"/>
          <w:szCs w:val="24"/>
        </w:rPr>
      </w:pPr>
      <w:ins w:id="116" w:author="David Dayan" w:date="2021-12-03T16:08:00Z">
        <w:r>
          <w:rPr>
            <w:sz w:val="24"/>
            <w:szCs w:val="24"/>
          </w:rPr>
          <w:t>Figure 2: Number of individuals sampled by volunteer anglers, creel survey (cleaning station) or se</w:t>
        </w:r>
      </w:ins>
      <w:ins w:id="117" w:author="David Dayan" w:date="2021-12-03T16:09:00Z">
        <w:r>
          <w:rPr>
            <w:sz w:val="24"/>
            <w:szCs w:val="24"/>
          </w:rPr>
          <w:t>ine</w:t>
        </w:r>
      </w:ins>
      <w:ins w:id="118" w:author="David Dayan" w:date="2021-12-03T16:11:00Z">
        <w:r>
          <w:rPr>
            <w:sz w:val="24"/>
            <w:szCs w:val="24"/>
          </w:rPr>
          <w:t>. Counts are binned into week long intervals bounded by dates on the x-axis.</w:t>
        </w:r>
      </w:ins>
    </w:p>
    <w:p w14:paraId="48F42019" w14:textId="588035FF" w:rsidR="00097907" w:rsidRDefault="00097907" w:rsidP="00144E70">
      <w:pPr>
        <w:rPr>
          <w:ins w:id="119" w:author="David Dayan" w:date="2021-12-03T16:06:00Z"/>
          <w:sz w:val="24"/>
          <w:szCs w:val="24"/>
        </w:rPr>
      </w:pPr>
    </w:p>
    <w:p w14:paraId="49A46C73" w14:textId="77777777" w:rsidR="00097907" w:rsidRDefault="00097907" w:rsidP="00144E70">
      <w:pPr>
        <w:rPr>
          <w:sz w:val="24"/>
          <w:szCs w:val="24"/>
        </w:rPr>
      </w:pPr>
    </w:p>
    <w:p w14:paraId="7D66AE23" w14:textId="4AC98F8A" w:rsidR="009E3DE5" w:rsidRDefault="000262A3" w:rsidP="00144E70">
      <w:pPr>
        <w:rPr>
          <w:sz w:val="24"/>
          <w:szCs w:val="24"/>
        </w:rPr>
      </w:pPr>
      <w:del w:id="120" w:author="David Dayan" w:date="2021-12-03T16:11:00Z">
        <w:r w:rsidDel="00946086">
          <w:rPr>
            <w:rFonts w:cstheme="minorHAnsi"/>
            <w:noProof/>
          </w:rPr>
          <w:drawing>
            <wp:inline distT="0" distB="0" distL="0" distR="0" wp14:anchorId="1978D350" wp14:editId="31946C49">
              <wp:extent cx="5760720" cy="427939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760720" cy="4279392"/>
                      </a:xfrm>
                      <a:prstGeom prst="rect">
                        <a:avLst/>
                      </a:prstGeom>
                    </pic:spPr>
                  </pic:pic>
                </a:graphicData>
              </a:graphic>
            </wp:inline>
          </w:drawing>
        </w:r>
      </w:del>
    </w:p>
    <w:p w14:paraId="3884364C" w14:textId="06A18E96" w:rsidR="009E3DE5" w:rsidRDefault="009E3DE5" w:rsidP="00144E70">
      <w:pPr>
        <w:rPr>
          <w:sz w:val="24"/>
          <w:szCs w:val="24"/>
        </w:rPr>
      </w:pPr>
    </w:p>
    <w:p w14:paraId="01FDA918" w14:textId="6CA8004E" w:rsidR="009E3DE5" w:rsidRDefault="009E3DE5" w:rsidP="00144E70">
      <w:pPr>
        <w:rPr>
          <w:sz w:val="24"/>
          <w:szCs w:val="24"/>
        </w:rPr>
      </w:pPr>
    </w:p>
    <w:p w14:paraId="04209C50" w14:textId="721952CB" w:rsidR="009E3DE5" w:rsidRDefault="009E3DE5" w:rsidP="00144E70">
      <w:pPr>
        <w:rPr>
          <w:sz w:val="24"/>
          <w:szCs w:val="24"/>
        </w:rPr>
      </w:pPr>
    </w:p>
    <w:p w14:paraId="3AB73C70" w14:textId="012C166F" w:rsidR="00946086" w:rsidRDefault="00946086" w:rsidP="00144E70">
      <w:pPr>
        <w:rPr>
          <w:ins w:id="121" w:author="David Dayan" w:date="2021-12-03T16:16:00Z"/>
          <w:sz w:val="24"/>
          <w:szCs w:val="24"/>
        </w:rPr>
      </w:pPr>
      <w:ins w:id="122" w:author="David Dayan" w:date="2021-12-03T16:16:00Z">
        <w:r>
          <w:rPr>
            <w:noProof/>
            <w:sz w:val="24"/>
            <w:szCs w:val="24"/>
          </w:rPr>
          <w:lastRenderedPageBreak/>
          <w:drawing>
            <wp:inline distT="0" distB="0" distL="0" distR="0" wp14:anchorId="13654B7C" wp14:editId="15ACD379">
              <wp:extent cx="5943600"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ins>
    </w:p>
    <w:p w14:paraId="508A3C9E" w14:textId="1FB35326" w:rsidR="009E3DE5" w:rsidRDefault="009E3DE5" w:rsidP="00144E70">
      <w:pPr>
        <w:rPr>
          <w:sz w:val="24"/>
          <w:szCs w:val="24"/>
        </w:rPr>
      </w:pPr>
      <w:r w:rsidRPr="009E3DE5">
        <w:rPr>
          <w:sz w:val="24"/>
          <w:szCs w:val="24"/>
        </w:rPr>
        <w:t xml:space="preserve">Figure </w:t>
      </w:r>
      <w:ins w:id="123" w:author="David Dayan" w:date="2021-12-03T16:11:00Z">
        <w:r w:rsidR="00946086">
          <w:rPr>
            <w:sz w:val="24"/>
            <w:szCs w:val="24"/>
          </w:rPr>
          <w:t>3</w:t>
        </w:r>
      </w:ins>
      <w:del w:id="124" w:author="David Dayan" w:date="2021-12-03T16:11:00Z">
        <w:r w:rsidRPr="009E3DE5" w:rsidDel="00946086">
          <w:rPr>
            <w:sz w:val="24"/>
            <w:szCs w:val="24"/>
          </w:rPr>
          <w:delText>2</w:delText>
        </w:r>
      </w:del>
      <w:r>
        <w:rPr>
          <w:sz w:val="24"/>
          <w:szCs w:val="24"/>
        </w:rPr>
        <w:t>.</w:t>
      </w:r>
      <w:r w:rsidRPr="009E3DE5">
        <w:rPr>
          <w:sz w:val="24"/>
          <w:szCs w:val="24"/>
        </w:rPr>
        <w:t xml:space="preserve"> </w:t>
      </w:r>
      <w:ins w:id="125" w:author="David Dayan" w:date="2021-12-03T16:17:00Z">
        <w:r w:rsidR="00946086">
          <w:rPr>
            <w:sz w:val="24"/>
            <w:szCs w:val="24"/>
          </w:rPr>
          <w:t>Average daily d</w:t>
        </w:r>
      </w:ins>
      <w:del w:id="126" w:author="David Dayan" w:date="2021-12-03T16:17:00Z">
        <w:r w:rsidRPr="009E3DE5" w:rsidDel="00946086">
          <w:rPr>
            <w:sz w:val="24"/>
            <w:szCs w:val="24"/>
          </w:rPr>
          <w:delText>D</w:delText>
        </w:r>
      </w:del>
      <w:r w:rsidRPr="009E3DE5">
        <w:rPr>
          <w:sz w:val="24"/>
          <w:szCs w:val="24"/>
        </w:rPr>
        <w:t>ischarge (</w:t>
      </w:r>
      <w:ins w:id="127" w:author="David Dayan" w:date="2021-12-03T16:16:00Z">
        <w:r w:rsidR="00946086">
          <w:rPr>
            <w:sz w:val="24"/>
            <w:szCs w:val="24"/>
          </w:rPr>
          <w:t>Log10 transformed cubic feet per second (</w:t>
        </w:r>
      </w:ins>
      <w:proofErr w:type="spellStart"/>
      <w:r w:rsidRPr="009E3DE5">
        <w:rPr>
          <w:sz w:val="24"/>
          <w:szCs w:val="24"/>
        </w:rPr>
        <w:t>cfs</w:t>
      </w:r>
      <w:proofErr w:type="spellEnd"/>
      <w:r w:rsidRPr="009E3DE5">
        <w:rPr>
          <w:sz w:val="24"/>
          <w:szCs w:val="24"/>
        </w:rPr>
        <w:t>)</w:t>
      </w:r>
      <w:ins w:id="128" w:author="David Dayan" w:date="2021-12-03T16:16:00Z">
        <w:r w:rsidR="00946086">
          <w:rPr>
            <w:sz w:val="24"/>
            <w:szCs w:val="24"/>
          </w:rPr>
          <w:t>)</w:t>
        </w:r>
      </w:ins>
      <w:r w:rsidRPr="009E3DE5">
        <w:rPr>
          <w:sz w:val="24"/>
          <w:szCs w:val="24"/>
        </w:rPr>
        <w:t xml:space="preserve"> and river temperature (°C) at USGS </w:t>
      </w:r>
      <w:proofErr w:type="spellStart"/>
      <w:r w:rsidRPr="009E3DE5">
        <w:rPr>
          <w:sz w:val="24"/>
          <w:szCs w:val="24"/>
        </w:rPr>
        <w:t>Agness</w:t>
      </w:r>
      <w:proofErr w:type="spellEnd"/>
      <w:r w:rsidRPr="009E3DE5">
        <w:rPr>
          <w:sz w:val="24"/>
          <w:szCs w:val="24"/>
        </w:rPr>
        <w:t xml:space="preserve"> gauge (number 14372300), and number of Chinook salmon sampled by anglers </w:t>
      </w:r>
      <w:del w:id="129" w:author="David Dayan" w:date="2021-12-03T16:18:00Z">
        <w:r w:rsidRPr="009E3DE5" w:rsidDel="00946086">
          <w:rPr>
            <w:sz w:val="24"/>
            <w:szCs w:val="24"/>
          </w:rPr>
          <w:delText xml:space="preserve">per </w:delText>
        </w:r>
      </w:del>
      <w:ins w:id="130" w:author="David Dayan" w:date="2021-12-03T16:18:00Z">
        <w:r w:rsidR="00946086">
          <w:rPr>
            <w:sz w:val="24"/>
            <w:szCs w:val="24"/>
          </w:rPr>
          <w:t xml:space="preserve">binned into </w:t>
        </w:r>
      </w:ins>
      <w:del w:id="131" w:author="David Dayan" w:date="2021-12-03T16:17:00Z">
        <w:r w:rsidR="00BD645A" w:rsidDel="00946086">
          <w:rPr>
            <w:sz w:val="24"/>
            <w:szCs w:val="24"/>
          </w:rPr>
          <w:delText xml:space="preserve">Julian </w:delText>
        </w:r>
        <w:r w:rsidRPr="009E3DE5" w:rsidDel="00946086">
          <w:rPr>
            <w:sz w:val="24"/>
            <w:szCs w:val="24"/>
          </w:rPr>
          <w:delText>week in 2019</w:delText>
        </w:r>
      </w:del>
      <w:ins w:id="132" w:author="David Dayan" w:date="2021-12-03T16:17:00Z">
        <w:r w:rsidR="00946086">
          <w:rPr>
            <w:sz w:val="24"/>
            <w:szCs w:val="24"/>
          </w:rPr>
          <w:t>7 day periods in 2019</w:t>
        </w:r>
      </w:ins>
      <w:r w:rsidRPr="009E3DE5">
        <w:rPr>
          <w:sz w:val="24"/>
          <w:szCs w:val="24"/>
        </w:rPr>
        <w:t xml:space="preserve"> (</w:t>
      </w:r>
      <w:r w:rsidR="000262A3">
        <w:rPr>
          <w:sz w:val="24"/>
          <w:szCs w:val="24"/>
        </w:rPr>
        <w:t xml:space="preserve">O’Malley </w:t>
      </w:r>
      <w:r w:rsidR="000262A3" w:rsidRPr="000262A3">
        <w:rPr>
          <w:i/>
          <w:iCs/>
          <w:sz w:val="24"/>
          <w:szCs w:val="24"/>
        </w:rPr>
        <w:t>et al.</w:t>
      </w:r>
      <w:r w:rsidR="000262A3">
        <w:rPr>
          <w:sz w:val="24"/>
          <w:szCs w:val="24"/>
        </w:rPr>
        <w:t xml:space="preserve"> 2020)</w:t>
      </w:r>
      <w:ins w:id="133" w:author="David Dayan" w:date="2021-12-03T16:17:00Z">
        <w:r w:rsidR="00946086">
          <w:rPr>
            <w:sz w:val="24"/>
            <w:szCs w:val="24"/>
          </w:rPr>
          <w:t>(purple)</w:t>
        </w:r>
      </w:ins>
      <w:r w:rsidRPr="009E3DE5">
        <w:rPr>
          <w:sz w:val="24"/>
          <w:szCs w:val="24"/>
        </w:rPr>
        <w:t xml:space="preserve"> and 2020</w:t>
      </w:r>
      <w:ins w:id="134" w:author="David Dayan" w:date="2021-12-03T16:17:00Z">
        <w:r w:rsidR="00946086">
          <w:rPr>
            <w:sz w:val="24"/>
            <w:szCs w:val="24"/>
          </w:rPr>
          <w:t xml:space="preserve"> </w:t>
        </w:r>
      </w:ins>
      <w:ins w:id="135" w:author="David Dayan" w:date="2021-12-03T16:18:00Z">
        <w:r w:rsidR="00946086">
          <w:rPr>
            <w:sz w:val="24"/>
            <w:szCs w:val="24"/>
          </w:rPr>
          <w:t>(yellow)</w:t>
        </w:r>
      </w:ins>
      <w:r>
        <w:rPr>
          <w:sz w:val="24"/>
          <w:szCs w:val="24"/>
        </w:rPr>
        <w:t>.</w:t>
      </w:r>
    </w:p>
    <w:p w14:paraId="435DEB27" w14:textId="719628AB" w:rsidR="009E3DE5" w:rsidRDefault="009E3DE5" w:rsidP="00144E70">
      <w:pPr>
        <w:rPr>
          <w:sz w:val="24"/>
          <w:szCs w:val="24"/>
        </w:rPr>
      </w:pPr>
    </w:p>
    <w:p w14:paraId="14283076" w14:textId="77777777" w:rsidR="009E3DE5" w:rsidRPr="009E3DE5" w:rsidRDefault="009E3DE5" w:rsidP="009E3DE5">
      <w:pPr>
        <w:rPr>
          <w:b/>
          <w:bCs/>
          <w:sz w:val="24"/>
          <w:szCs w:val="24"/>
        </w:rPr>
      </w:pPr>
      <w:commentRangeStart w:id="136"/>
      <w:commentRangeStart w:id="137"/>
      <w:r w:rsidRPr="009E3DE5">
        <w:rPr>
          <w:b/>
          <w:bCs/>
          <w:sz w:val="24"/>
          <w:szCs w:val="24"/>
        </w:rPr>
        <w:t>Genotyping</w:t>
      </w:r>
      <w:commentRangeEnd w:id="136"/>
      <w:r w:rsidR="003A390F">
        <w:rPr>
          <w:rStyle w:val="CommentReference"/>
        </w:rPr>
        <w:commentReference w:id="136"/>
      </w:r>
      <w:commentRangeEnd w:id="137"/>
      <w:r w:rsidR="008D781F">
        <w:rPr>
          <w:rStyle w:val="CommentReference"/>
        </w:rPr>
        <w:commentReference w:id="137"/>
      </w:r>
      <w:r w:rsidRPr="009E3DE5">
        <w:rPr>
          <w:b/>
          <w:bCs/>
          <w:sz w:val="24"/>
          <w:szCs w:val="24"/>
        </w:rPr>
        <w:t xml:space="preserve"> </w:t>
      </w:r>
    </w:p>
    <w:p w14:paraId="28A32E9E" w14:textId="6C075E81" w:rsidR="009E3DE5" w:rsidRDefault="009E3DE5" w:rsidP="009E3DE5">
      <w:pPr>
        <w:rPr>
          <w:sz w:val="24"/>
          <w:szCs w:val="24"/>
        </w:rPr>
      </w:pPr>
      <w:r w:rsidRPr="009E3DE5">
        <w:rPr>
          <w:sz w:val="24"/>
          <w:szCs w:val="24"/>
        </w:rPr>
        <w:t xml:space="preserve">Two of the 211 samples were excluded during filtering. Of the remaining 209 samples, four samples had discordant genotypes across the two </w:t>
      </w:r>
      <w:ins w:id="138" w:author="David Dayan" w:date="2021-12-03T17:24:00Z">
        <w:r w:rsidR="00934004" w:rsidRPr="00E65C46">
          <w:rPr>
            <w:i/>
            <w:iCs/>
            <w:sz w:val="24"/>
            <w:szCs w:val="24"/>
          </w:rPr>
          <w:t>greb1l</w:t>
        </w:r>
        <w:r w:rsidR="00934004" w:rsidRPr="009E3DE5">
          <w:rPr>
            <w:sz w:val="24"/>
            <w:szCs w:val="24"/>
          </w:rPr>
          <w:t xml:space="preserve"> </w:t>
        </w:r>
      </w:ins>
      <w:del w:id="139" w:author="David Dayan" w:date="2021-12-03T17:24:00Z">
        <w:r w:rsidRPr="009E3DE5" w:rsidDel="00934004">
          <w:rPr>
            <w:sz w:val="24"/>
            <w:szCs w:val="24"/>
          </w:rPr>
          <w:delText>GREB1L</w:delText>
        </w:r>
      </w:del>
      <w:r w:rsidRPr="009E3DE5">
        <w:rPr>
          <w:sz w:val="24"/>
          <w:szCs w:val="24"/>
        </w:rPr>
        <w:t xml:space="preserve"> SNPs we focus on in this report. For instance, an individual was genotyped as heterozygous at </w:t>
      </w:r>
      <w:r w:rsidR="00934004" w:rsidRPr="00934004">
        <w:rPr>
          <w:i/>
          <w:iCs/>
          <w:sz w:val="24"/>
          <w:szCs w:val="24"/>
          <w:rPrChange w:id="140" w:author="David Dayan" w:date="2021-12-03T17:22:00Z">
            <w:rPr>
              <w:sz w:val="24"/>
              <w:szCs w:val="24"/>
            </w:rPr>
          </w:rPrChange>
        </w:rPr>
        <w:t>greb1l</w:t>
      </w:r>
      <w:r w:rsidRPr="009E3DE5">
        <w:rPr>
          <w:sz w:val="24"/>
          <w:szCs w:val="24"/>
        </w:rPr>
        <w:t xml:space="preserve"> SNP1 and homozygous </w:t>
      </w:r>
      <w:r w:rsidR="00E35F78">
        <w:rPr>
          <w:sz w:val="24"/>
          <w:szCs w:val="24"/>
        </w:rPr>
        <w:t>fall</w:t>
      </w:r>
      <w:r w:rsidRPr="009E3DE5">
        <w:rPr>
          <w:sz w:val="24"/>
          <w:szCs w:val="24"/>
        </w:rPr>
        <w:t xml:space="preserve"> at the SNP2. Of the remaining 205 samples, 49 samples were genotyped homozygous </w:t>
      </w:r>
      <w:r w:rsidR="00E35F78">
        <w:rPr>
          <w:sz w:val="24"/>
          <w:szCs w:val="24"/>
        </w:rPr>
        <w:t>spring</w:t>
      </w:r>
      <w:r w:rsidRPr="009E3DE5">
        <w:rPr>
          <w:sz w:val="24"/>
          <w:szCs w:val="24"/>
        </w:rPr>
        <w:t xml:space="preserve">, 35 samples were genotyped heterozygous, and 121 samples were genotyped homozygous </w:t>
      </w:r>
      <w:r w:rsidR="00E35F78">
        <w:rPr>
          <w:sz w:val="24"/>
          <w:szCs w:val="24"/>
        </w:rPr>
        <w:t>fall</w:t>
      </w:r>
      <w:r w:rsidRPr="009E3DE5">
        <w:rPr>
          <w:sz w:val="24"/>
          <w:szCs w:val="24"/>
        </w:rPr>
        <w:t xml:space="preserve"> (</w:t>
      </w:r>
      <w:r w:rsidR="00474D12">
        <w:rPr>
          <w:sz w:val="24"/>
          <w:szCs w:val="24"/>
        </w:rPr>
        <w:t xml:space="preserve">Table S1, </w:t>
      </w:r>
      <w:r>
        <w:rPr>
          <w:sz w:val="24"/>
          <w:szCs w:val="24"/>
        </w:rPr>
        <w:t>F</w:t>
      </w:r>
      <w:r w:rsidRPr="009E3DE5">
        <w:rPr>
          <w:sz w:val="24"/>
          <w:szCs w:val="24"/>
        </w:rPr>
        <w:t>igure 3).</w:t>
      </w:r>
    </w:p>
    <w:p w14:paraId="4566DA96" w14:textId="460EDC3E" w:rsidR="009E3DE5" w:rsidRDefault="009E3DE5" w:rsidP="00144E70">
      <w:pPr>
        <w:rPr>
          <w:sz w:val="24"/>
          <w:szCs w:val="24"/>
        </w:rPr>
      </w:pPr>
    </w:p>
    <w:p w14:paraId="432403ED" w14:textId="57B766ED" w:rsidR="009E3DE5" w:rsidRDefault="009E3DE5" w:rsidP="00144E70">
      <w:pPr>
        <w:rPr>
          <w:sz w:val="24"/>
          <w:szCs w:val="24"/>
        </w:rPr>
      </w:pPr>
    </w:p>
    <w:p w14:paraId="31F4650B" w14:textId="69BF53B8" w:rsidR="009E3DE5" w:rsidRDefault="009E3DE5" w:rsidP="00144E70">
      <w:pPr>
        <w:rPr>
          <w:sz w:val="24"/>
          <w:szCs w:val="24"/>
        </w:rPr>
      </w:pPr>
      <w:del w:id="141" w:author="David Dayan" w:date="2021-12-03T17:26:00Z">
        <w:r w:rsidDel="00934004">
          <w:rPr>
            <w:rFonts w:cstheme="minorHAnsi"/>
            <w:noProof/>
            <w:color w:val="FF0000"/>
          </w:rPr>
          <w:lastRenderedPageBreak/>
          <w:drawing>
            <wp:inline distT="0" distB="0" distL="0" distR="0" wp14:anchorId="644816CC" wp14:editId="71465C05">
              <wp:extent cx="5943600" cy="3383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del>
      <w:ins w:id="142" w:author="David Dayan" w:date="2021-12-03T17:26:00Z">
        <w:r w:rsidR="00934004">
          <w:rPr>
            <w:noProof/>
            <w:sz w:val="24"/>
            <w:szCs w:val="24"/>
          </w:rPr>
          <w:drawing>
            <wp:inline distT="0" distB="0" distL="0" distR="0" wp14:anchorId="6BFBB300" wp14:editId="03ED9A94">
              <wp:extent cx="594360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ins>
    </w:p>
    <w:p w14:paraId="472E8728" w14:textId="0F846A78" w:rsidR="009E3DE5" w:rsidRDefault="009E3DE5" w:rsidP="00144E70">
      <w:pPr>
        <w:rPr>
          <w:sz w:val="24"/>
          <w:szCs w:val="24"/>
        </w:rPr>
      </w:pPr>
      <w:commentRangeStart w:id="143"/>
      <w:commentRangeStart w:id="144"/>
      <w:r w:rsidRPr="009E3DE5">
        <w:rPr>
          <w:sz w:val="24"/>
          <w:szCs w:val="24"/>
        </w:rPr>
        <w:t>Figure</w:t>
      </w:r>
      <w:commentRangeEnd w:id="143"/>
      <w:commentRangeEnd w:id="144"/>
      <w:r w:rsidR="00BA0B5C">
        <w:rPr>
          <w:rStyle w:val="CommentReference"/>
        </w:rPr>
        <w:commentReference w:id="143"/>
      </w:r>
      <w:r w:rsidR="00E35F78">
        <w:rPr>
          <w:rStyle w:val="CommentReference"/>
        </w:rPr>
        <w:commentReference w:id="144"/>
      </w:r>
      <w:r w:rsidRPr="009E3DE5">
        <w:rPr>
          <w:sz w:val="24"/>
          <w:szCs w:val="24"/>
        </w:rPr>
        <w:t xml:space="preserve"> </w:t>
      </w:r>
      <w:ins w:id="145" w:author="David Dayan" w:date="2021-12-03T17:25:00Z">
        <w:r w:rsidR="00934004">
          <w:rPr>
            <w:sz w:val="24"/>
            <w:szCs w:val="24"/>
          </w:rPr>
          <w:t>4</w:t>
        </w:r>
      </w:ins>
      <w:del w:id="146" w:author="David Dayan" w:date="2021-12-03T17:25:00Z">
        <w:r w:rsidRPr="009E3DE5" w:rsidDel="00934004">
          <w:rPr>
            <w:sz w:val="24"/>
            <w:szCs w:val="24"/>
          </w:rPr>
          <w:delText>3</w:delText>
        </w:r>
      </w:del>
      <w:r w:rsidRPr="009E3DE5">
        <w:rPr>
          <w:sz w:val="24"/>
          <w:szCs w:val="24"/>
        </w:rPr>
        <w:t xml:space="preserve">. </w:t>
      </w:r>
      <w:ins w:id="147" w:author="David Dayan" w:date="2021-12-03T17:26:00Z">
        <w:r w:rsidR="00934004">
          <w:rPr>
            <w:sz w:val="24"/>
            <w:szCs w:val="24"/>
          </w:rPr>
          <w:t>N</w:t>
        </w:r>
        <w:r w:rsidR="00934004" w:rsidRPr="00934004">
          <w:rPr>
            <w:sz w:val="24"/>
            <w:szCs w:val="24"/>
          </w:rPr>
          <w:t>umber of</w:t>
        </w:r>
        <w:r w:rsidR="00934004">
          <w:rPr>
            <w:sz w:val="24"/>
            <w:szCs w:val="24"/>
          </w:rPr>
          <w:t xml:space="preserve"> sampled</w:t>
        </w:r>
        <w:r w:rsidR="00934004" w:rsidRPr="00934004">
          <w:rPr>
            <w:sz w:val="24"/>
            <w:szCs w:val="24"/>
          </w:rPr>
          <w:t xml:space="preserve"> </w:t>
        </w:r>
        <w:r w:rsidR="00934004">
          <w:rPr>
            <w:sz w:val="24"/>
            <w:szCs w:val="24"/>
          </w:rPr>
          <w:t>individuals</w:t>
        </w:r>
        <w:r w:rsidR="00934004" w:rsidRPr="00934004">
          <w:rPr>
            <w:sz w:val="24"/>
            <w:szCs w:val="24"/>
          </w:rPr>
          <w:t xml:space="preserve"> with discordant, homozygous spring, heterozygous, and homozygous fall genotypes at </w:t>
        </w:r>
        <w:r w:rsidR="00934004" w:rsidRPr="00934004">
          <w:rPr>
            <w:i/>
            <w:iCs/>
            <w:sz w:val="24"/>
            <w:szCs w:val="24"/>
            <w:rPrChange w:id="148" w:author="David Dayan" w:date="2021-12-03T17:27:00Z">
              <w:rPr>
                <w:sz w:val="24"/>
                <w:szCs w:val="24"/>
              </w:rPr>
            </w:rPrChange>
          </w:rPr>
          <w:t>greb1l</w:t>
        </w:r>
        <w:r w:rsidR="00934004" w:rsidRPr="00934004">
          <w:rPr>
            <w:sz w:val="24"/>
            <w:szCs w:val="24"/>
          </w:rPr>
          <w:t xml:space="preserve"> SNP1 and SNP2 binned into week long periods bounded by the dates on the x-axis</w:t>
        </w:r>
      </w:ins>
      <w:ins w:id="149" w:author="David Dayan" w:date="2021-12-03T17:27:00Z">
        <w:r w:rsidR="00934004">
          <w:rPr>
            <w:sz w:val="24"/>
            <w:szCs w:val="24"/>
          </w:rPr>
          <w:t>. Discordant genotypes are those that disagree at SNP1 and SNP2</w:t>
        </w:r>
      </w:ins>
      <w:ins w:id="150" w:author="David Dayan" w:date="2021-12-03T17:26:00Z">
        <w:r w:rsidR="00934004" w:rsidRPr="00934004" w:rsidDel="00934004">
          <w:rPr>
            <w:sz w:val="24"/>
            <w:szCs w:val="24"/>
          </w:rPr>
          <w:t xml:space="preserve"> </w:t>
        </w:r>
      </w:ins>
      <w:del w:id="151" w:author="David Dayan" w:date="2021-12-03T17:26:00Z">
        <w:r w:rsidRPr="009E3DE5" w:rsidDel="00934004">
          <w:rPr>
            <w:sz w:val="24"/>
            <w:szCs w:val="24"/>
          </w:rPr>
          <w:delText xml:space="preserve">Number of Greb1L SNP1 (Ots37124_12277401) and SNP2 (Ots37124_12310649) genotypes of Chinook salmon caught in the lower Rogue River in 2020 by </w:delText>
        </w:r>
        <w:commentRangeStart w:id="152"/>
        <w:r w:rsidRPr="009E3DE5" w:rsidDel="00934004">
          <w:rPr>
            <w:sz w:val="24"/>
            <w:szCs w:val="24"/>
          </w:rPr>
          <w:delText xml:space="preserve">Julian week </w:delText>
        </w:r>
        <w:commentRangeEnd w:id="152"/>
        <w:r w:rsidR="00153C0C" w:rsidDel="00934004">
          <w:rPr>
            <w:rStyle w:val="CommentReference"/>
          </w:rPr>
          <w:commentReference w:id="152"/>
        </w:r>
        <w:r w:rsidRPr="009E3DE5" w:rsidDel="00934004">
          <w:rPr>
            <w:sz w:val="24"/>
            <w:szCs w:val="24"/>
          </w:rPr>
          <w:delText>from April 5</w:delText>
        </w:r>
        <w:r w:rsidRPr="003A390F" w:rsidDel="00934004">
          <w:rPr>
            <w:sz w:val="24"/>
            <w:szCs w:val="24"/>
            <w:vertAlign w:val="superscript"/>
          </w:rPr>
          <w:delText>th</w:delText>
        </w:r>
        <w:r w:rsidR="003A390F" w:rsidDel="00934004">
          <w:rPr>
            <w:sz w:val="24"/>
            <w:szCs w:val="24"/>
          </w:rPr>
          <w:delText xml:space="preserve"> </w:delText>
        </w:r>
        <w:r w:rsidRPr="009E3DE5" w:rsidDel="00934004">
          <w:rPr>
            <w:sz w:val="24"/>
            <w:szCs w:val="24"/>
          </w:rPr>
          <w:delText>to September 30</w:delText>
        </w:r>
        <w:r w:rsidRPr="003A390F" w:rsidDel="00934004">
          <w:rPr>
            <w:sz w:val="24"/>
            <w:szCs w:val="24"/>
            <w:vertAlign w:val="superscript"/>
          </w:rPr>
          <w:delText>th</w:delText>
        </w:r>
        <w:r w:rsidRPr="009E3DE5" w:rsidDel="00934004">
          <w:rPr>
            <w:sz w:val="24"/>
            <w:szCs w:val="24"/>
          </w:rPr>
          <w:delText>.</w:delText>
        </w:r>
      </w:del>
    </w:p>
    <w:p w14:paraId="68662569" w14:textId="765AA87B" w:rsidR="009E3DE5" w:rsidRDefault="009E3DE5" w:rsidP="00144E70">
      <w:pPr>
        <w:rPr>
          <w:sz w:val="24"/>
          <w:szCs w:val="24"/>
        </w:rPr>
      </w:pPr>
    </w:p>
    <w:p w14:paraId="0EFE5B8B" w14:textId="2E35791D" w:rsidR="009E3DE5" w:rsidRDefault="00474D12" w:rsidP="00144E70">
      <w:pPr>
        <w:rPr>
          <w:sz w:val="24"/>
          <w:szCs w:val="24"/>
        </w:rPr>
      </w:pPr>
      <w:r>
        <w:rPr>
          <w:sz w:val="24"/>
          <w:szCs w:val="24"/>
        </w:rPr>
        <w:t xml:space="preserve">As stated above, </w:t>
      </w:r>
      <w:r w:rsidR="00934004" w:rsidRPr="00934004">
        <w:rPr>
          <w:i/>
          <w:iCs/>
          <w:sz w:val="24"/>
          <w:szCs w:val="24"/>
          <w:rPrChange w:id="153" w:author="David Dayan" w:date="2021-12-03T17:27:00Z">
            <w:rPr>
              <w:sz w:val="24"/>
              <w:szCs w:val="24"/>
            </w:rPr>
          </w:rPrChange>
        </w:rPr>
        <w:t>greb1l</w:t>
      </w:r>
      <w:r w:rsidR="009E3DE5" w:rsidRPr="009E3DE5">
        <w:rPr>
          <w:sz w:val="24"/>
          <w:szCs w:val="24"/>
        </w:rPr>
        <w:t xml:space="preserve"> SNP1 is reportedly more diagnostic of adult migration phenotype than Greb1L SNP2 in Rogue River and Klamath River Chinook salmon populations (T. Thompson, pers. comm.). Focusing only on SNP1, 50 individuals were homozygous </w:t>
      </w:r>
      <w:r>
        <w:rPr>
          <w:sz w:val="24"/>
          <w:szCs w:val="24"/>
        </w:rPr>
        <w:t>spring</w:t>
      </w:r>
      <w:r w:rsidR="009E3DE5" w:rsidRPr="009E3DE5">
        <w:rPr>
          <w:sz w:val="24"/>
          <w:szCs w:val="24"/>
        </w:rPr>
        <w:t xml:space="preserve">, 37 were heterozygous, and 122 were homozygous </w:t>
      </w:r>
      <w:r>
        <w:rPr>
          <w:sz w:val="24"/>
          <w:szCs w:val="24"/>
        </w:rPr>
        <w:t>fall</w:t>
      </w:r>
      <w:r w:rsidR="009E3DE5" w:rsidRPr="009E3DE5">
        <w:rPr>
          <w:sz w:val="24"/>
          <w:szCs w:val="24"/>
        </w:rPr>
        <w:t xml:space="preserve"> (Figure </w:t>
      </w:r>
      <w:ins w:id="154" w:author="David Dayan" w:date="2021-12-03T17:31:00Z">
        <w:r w:rsidR="003A6673">
          <w:rPr>
            <w:sz w:val="24"/>
            <w:szCs w:val="24"/>
          </w:rPr>
          <w:t>5</w:t>
        </w:r>
      </w:ins>
      <w:del w:id="155" w:author="David Dayan" w:date="2021-12-03T17:31:00Z">
        <w:r w:rsidR="009E3DE5" w:rsidRPr="009E3DE5" w:rsidDel="003A6673">
          <w:rPr>
            <w:sz w:val="24"/>
            <w:szCs w:val="24"/>
          </w:rPr>
          <w:delText>4</w:delText>
        </w:r>
      </w:del>
      <w:r w:rsidR="009E3DE5" w:rsidRPr="009E3DE5">
        <w:rPr>
          <w:sz w:val="24"/>
          <w:szCs w:val="24"/>
        </w:rPr>
        <w:t>). The first heterozygous sample was collected on May 5</w:t>
      </w:r>
      <w:r w:rsidR="009E3DE5" w:rsidRPr="00474D12">
        <w:rPr>
          <w:sz w:val="24"/>
          <w:szCs w:val="24"/>
          <w:vertAlign w:val="superscript"/>
        </w:rPr>
        <w:t>th</w:t>
      </w:r>
      <w:ins w:id="156" w:author="David Dayan" w:date="2021-12-03T17:27:00Z">
        <w:r w:rsidR="00934004">
          <w:rPr>
            <w:sz w:val="24"/>
            <w:szCs w:val="24"/>
          </w:rPr>
          <w:t xml:space="preserve">. </w:t>
        </w:r>
      </w:ins>
      <w:del w:id="157" w:author="David Dayan" w:date="2021-12-03T17:27:00Z">
        <w:r w:rsidDel="00934004">
          <w:rPr>
            <w:sz w:val="24"/>
            <w:szCs w:val="24"/>
          </w:rPr>
          <w:delText xml:space="preserve"> </w:delText>
        </w:r>
        <w:r w:rsidR="009E3DE5" w:rsidRPr="009E3DE5" w:rsidDel="00934004">
          <w:rPr>
            <w:sz w:val="24"/>
            <w:szCs w:val="24"/>
          </w:rPr>
          <w:delText>(</w:delText>
        </w:r>
        <w:r w:rsidDel="00934004">
          <w:rPr>
            <w:sz w:val="24"/>
            <w:szCs w:val="24"/>
          </w:rPr>
          <w:delText xml:space="preserve">Julian </w:delText>
        </w:r>
        <w:r w:rsidR="009E3DE5" w:rsidRPr="009E3DE5" w:rsidDel="00934004">
          <w:rPr>
            <w:sz w:val="24"/>
            <w:szCs w:val="24"/>
          </w:rPr>
          <w:delText xml:space="preserve">week 18). </w:delText>
        </w:r>
      </w:del>
      <w:r w:rsidR="009E3DE5" w:rsidRPr="009E3DE5">
        <w:rPr>
          <w:sz w:val="24"/>
          <w:szCs w:val="24"/>
        </w:rPr>
        <w:t>The first homozygous</w:t>
      </w:r>
      <w:r>
        <w:rPr>
          <w:sz w:val="24"/>
          <w:szCs w:val="24"/>
        </w:rPr>
        <w:t xml:space="preserve"> fall</w:t>
      </w:r>
      <w:r w:rsidR="009E3DE5" w:rsidRPr="009E3DE5">
        <w:rPr>
          <w:sz w:val="24"/>
          <w:szCs w:val="24"/>
        </w:rPr>
        <w:t xml:space="preserve"> sample was collected on June 9</w:t>
      </w:r>
      <w:r w:rsidR="009E3DE5" w:rsidRPr="00474D12">
        <w:rPr>
          <w:sz w:val="24"/>
          <w:szCs w:val="24"/>
          <w:vertAlign w:val="superscript"/>
        </w:rPr>
        <w:t>th</w:t>
      </w:r>
      <w:del w:id="158" w:author="David Dayan" w:date="2021-12-03T17:27:00Z">
        <w:r w:rsidDel="00934004">
          <w:rPr>
            <w:sz w:val="24"/>
            <w:szCs w:val="24"/>
          </w:rPr>
          <w:delText xml:space="preserve"> </w:delText>
        </w:r>
      </w:del>
      <w:ins w:id="159" w:author="David Dayan" w:date="2021-12-03T17:27:00Z">
        <w:r w:rsidR="00934004">
          <w:rPr>
            <w:sz w:val="24"/>
            <w:szCs w:val="24"/>
          </w:rPr>
          <w:t xml:space="preserve">. </w:t>
        </w:r>
      </w:ins>
      <w:del w:id="160" w:author="David Dayan" w:date="2021-12-03T17:27:00Z">
        <w:r w:rsidR="009E3DE5" w:rsidRPr="009E3DE5" w:rsidDel="00934004">
          <w:rPr>
            <w:sz w:val="24"/>
            <w:szCs w:val="24"/>
          </w:rPr>
          <w:delText>(</w:delText>
        </w:r>
        <w:r w:rsidDel="00934004">
          <w:rPr>
            <w:sz w:val="24"/>
            <w:szCs w:val="24"/>
          </w:rPr>
          <w:delText xml:space="preserve">Julian </w:delText>
        </w:r>
        <w:r w:rsidR="009E3DE5" w:rsidRPr="009E3DE5" w:rsidDel="00934004">
          <w:rPr>
            <w:sz w:val="24"/>
            <w:szCs w:val="24"/>
          </w:rPr>
          <w:delText xml:space="preserve">week 23). </w:delText>
        </w:r>
      </w:del>
      <w:r w:rsidR="009E3DE5" w:rsidRPr="009E3DE5">
        <w:rPr>
          <w:sz w:val="24"/>
          <w:szCs w:val="24"/>
        </w:rPr>
        <w:t xml:space="preserve">Samples first shifted from majority homozygous </w:t>
      </w:r>
      <w:r>
        <w:rPr>
          <w:sz w:val="24"/>
          <w:szCs w:val="24"/>
        </w:rPr>
        <w:t>spring</w:t>
      </w:r>
      <w:r w:rsidR="009E3DE5" w:rsidRPr="009E3DE5">
        <w:rPr>
          <w:sz w:val="24"/>
          <w:szCs w:val="24"/>
        </w:rPr>
        <w:t xml:space="preserve"> to majority heterozygous in the </w:t>
      </w:r>
      <w:del w:id="161" w:author="David Dayan" w:date="2021-12-03T17:28:00Z">
        <w:r w:rsidR="009E3DE5" w:rsidRPr="009E3DE5" w:rsidDel="003A6673">
          <w:rPr>
            <w:sz w:val="24"/>
            <w:szCs w:val="24"/>
          </w:rPr>
          <w:delText xml:space="preserve">week </w:delText>
        </w:r>
      </w:del>
      <w:ins w:id="162" w:author="David Dayan" w:date="2021-12-03T17:28:00Z">
        <w:r w:rsidR="003A6673">
          <w:rPr>
            <w:sz w:val="24"/>
            <w:szCs w:val="24"/>
          </w:rPr>
          <w:t>period</w:t>
        </w:r>
        <w:r w:rsidR="003A6673" w:rsidRPr="009E3DE5">
          <w:rPr>
            <w:sz w:val="24"/>
            <w:szCs w:val="24"/>
          </w:rPr>
          <w:t xml:space="preserve"> </w:t>
        </w:r>
      </w:ins>
      <w:r w:rsidR="009E3DE5" w:rsidRPr="009E3DE5">
        <w:rPr>
          <w:sz w:val="24"/>
          <w:szCs w:val="24"/>
        </w:rPr>
        <w:t xml:space="preserve">from June </w:t>
      </w:r>
      <w:del w:id="163" w:author="David Dayan" w:date="2021-12-03T17:28:00Z">
        <w:r w:rsidR="009E3DE5" w:rsidRPr="009E3DE5" w:rsidDel="003A6673">
          <w:rPr>
            <w:sz w:val="24"/>
            <w:szCs w:val="24"/>
          </w:rPr>
          <w:delText>4</w:delText>
        </w:r>
        <w:r w:rsidR="009E3DE5" w:rsidRPr="00474D12" w:rsidDel="003A6673">
          <w:rPr>
            <w:sz w:val="24"/>
            <w:szCs w:val="24"/>
            <w:vertAlign w:val="superscript"/>
          </w:rPr>
          <w:delText>th</w:delText>
        </w:r>
        <w:r w:rsidDel="003A6673">
          <w:rPr>
            <w:sz w:val="24"/>
            <w:szCs w:val="24"/>
          </w:rPr>
          <w:delText xml:space="preserve"> </w:delText>
        </w:r>
      </w:del>
      <w:ins w:id="164" w:author="David Dayan" w:date="2021-12-03T17:28:00Z">
        <w:r w:rsidR="003A6673">
          <w:rPr>
            <w:sz w:val="24"/>
            <w:szCs w:val="24"/>
          </w:rPr>
          <w:t>3rd</w:t>
        </w:r>
        <w:r w:rsidR="003A6673">
          <w:rPr>
            <w:sz w:val="24"/>
            <w:szCs w:val="24"/>
          </w:rPr>
          <w:t xml:space="preserve"> </w:t>
        </w:r>
      </w:ins>
      <w:r w:rsidR="009E3DE5" w:rsidRPr="009E3DE5">
        <w:rPr>
          <w:sz w:val="24"/>
          <w:szCs w:val="24"/>
        </w:rPr>
        <w:t>to June 10</w:t>
      </w:r>
      <w:r w:rsidR="009E3DE5" w:rsidRPr="00474D12">
        <w:rPr>
          <w:sz w:val="24"/>
          <w:szCs w:val="24"/>
          <w:vertAlign w:val="superscript"/>
        </w:rPr>
        <w:t>th</w:t>
      </w:r>
      <w:r>
        <w:rPr>
          <w:sz w:val="24"/>
          <w:szCs w:val="24"/>
        </w:rPr>
        <w:t xml:space="preserve"> </w:t>
      </w:r>
      <w:del w:id="165" w:author="David Dayan" w:date="2021-12-03T17:28:00Z">
        <w:r w:rsidR="009E3DE5" w:rsidRPr="009E3DE5" w:rsidDel="003A6673">
          <w:rPr>
            <w:sz w:val="24"/>
            <w:szCs w:val="24"/>
          </w:rPr>
          <w:delText>(</w:delText>
        </w:r>
        <w:r w:rsidDel="003A6673">
          <w:rPr>
            <w:sz w:val="24"/>
            <w:szCs w:val="24"/>
          </w:rPr>
          <w:delText xml:space="preserve">Julian </w:delText>
        </w:r>
        <w:r w:rsidR="009E3DE5" w:rsidRPr="009E3DE5" w:rsidDel="003A6673">
          <w:rPr>
            <w:sz w:val="24"/>
            <w:szCs w:val="24"/>
          </w:rPr>
          <w:delText xml:space="preserve">week 23) </w:delText>
        </w:r>
      </w:del>
      <w:r w:rsidR="009E3DE5" w:rsidRPr="009E3DE5">
        <w:rPr>
          <w:sz w:val="24"/>
          <w:szCs w:val="24"/>
        </w:rPr>
        <w:t>and from majority heterozygous to majority homozygous</w:t>
      </w:r>
      <w:r w:rsidR="00031947">
        <w:rPr>
          <w:sz w:val="24"/>
          <w:szCs w:val="24"/>
        </w:rPr>
        <w:t xml:space="preserve"> fall</w:t>
      </w:r>
      <w:r w:rsidR="009E3DE5" w:rsidRPr="009E3DE5">
        <w:rPr>
          <w:sz w:val="24"/>
          <w:szCs w:val="24"/>
        </w:rPr>
        <w:t xml:space="preserve"> in the </w:t>
      </w:r>
      <w:del w:id="166" w:author="David Dayan" w:date="2021-12-03T17:28:00Z">
        <w:r w:rsidR="009E3DE5" w:rsidRPr="009E3DE5" w:rsidDel="003A6673">
          <w:rPr>
            <w:sz w:val="24"/>
            <w:szCs w:val="24"/>
          </w:rPr>
          <w:delText xml:space="preserve">week </w:delText>
        </w:r>
      </w:del>
      <w:ins w:id="167" w:author="David Dayan" w:date="2021-12-03T17:28:00Z">
        <w:r w:rsidR="003A6673">
          <w:rPr>
            <w:sz w:val="24"/>
            <w:szCs w:val="24"/>
          </w:rPr>
          <w:t xml:space="preserve">period </w:t>
        </w:r>
      </w:ins>
      <w:r w:rsidR="009E3DE5" w:rsidRPr="009E3DE5">
        <w:rPr>
          <w:sz w:val="24"/>
          <w:szCs w:val="24"/>
        </w:rPr>
        <w:t xml:space="preserve">from August </w:t>
      </w:r>
      <w:ins w:id="168" w:author="David Dayan" w:date="2021-12-03T17:28:00Z">
        <w:r w:rsidR="003A6673">
          <w:rPr>
            <w:sz w:val="24"/>
            <w:szCs w:val="24"/>
          </w:rPr>
          <w:t>5</w:t>
        </w:r>
      </w:ins>
      <w:del w:id="169" w:author="David Dayan" w:date="2021-12-03T17:28:00Z">
        <w:r w:rsidR="009E3DE5" w:rsidRPr="009E3DE5" w:rsidDel="003A6673">
          <w:rPr>
            <w:sz w:val="24"/>
            <w:szCs w:val="24"/>
          </w:rPr>
          <w:delText>6</w:delText>
        </w:r>
      </w:del>
      <w:r w:rsidR="009E3DE5" w:rsidRPr="00474D12">
        <w:rPr>
          <w:sz w:val="24"/>
          <w:szCs w:val="24"/>
          <w:vertAlign w:val="superscript"/>
        </w:rPr>
        <w:t>th</w:t>
      </w:r>
      <w:r>
        <w:rPr>
          <w:sz w:val="24"/>
          <w:szCs w:val="24"/>
        </w:rPr>
        <w:t xml:space="preserve"> </w:t>
      </w:r>
      <w:r w:rsidR="009E3DE5" w:rsidRPr="009E3DE5">
        <w:rPr>
          <w:sz w:val="24"/>
          <w:szCs w:val="24"/>
        </w:rPr>
        <w:t>to August 12</w:t>
      </w:r>
      <w:r w:rsidR="009E3DE5" w:rsidRPr="00474D12">
        <w:rPr>
          <w:sz w:val="24"/>
          <w:szCs w:val="24"/>
          <w:vertAlign w:val="superscript"/>
        </w:rPr>
        <w:t>th</w:t>
      </w:r>
      <w:ins w:id="170" w:author="David Dayan" w:date="2021-12-03T17:28:00Z">
        <w:r w:rsidR="003A6673">
          <w:rPr>
            <w:sz w:val="24"/>
            <w:szCs w:val="24"/>
          </w:rPr>
          <w:t xml:space="preserve">. </w:t>
        </w:r>
      </w:ins>
      <w:del w:id="171" w:author="David Dayan" w:date="2021-12-03T17:28:00Z">
        <w:r w:rsidDel="003A6673">
          <w:rPr>
            <w:sz w:val="24"/>
            <w:szCs w:val="24"/>
          </w:rPr>
          <w:delText xml:space="preserve"> </w:delText>
        </w:r>
        <w:r w:rsidR="009E3DE5" w:rsidRPr="009E3DE5" w:rsidDel="003A6673">
          <w:rPr>
            <w:sz w:val="24"/>
            <w:szCs w:val="24"/>
          </w:rPr>
          <w:delText>(</w:delText>
        </w:r>
        <w:r w:rsidDel="003A6673">
          <w:rPr>
            <w:sz w:val="24"/>
            <w:szCs w:val="24"/>
          </w:rPr>
          <w:delText xml:space="preserve">Julian </w:delText>
        </w:r>
        <w:r w:rsidR="009E3DE5" w:rsidRPr="009E3DE5" w:rsidDel="003A6673">
          <w:rPr>
            <w:sz w:val="24"/>
            <w:szCs w:val="24"/>
          </w:rPr>
          <w:delText xml:space="preserve">week 32). </w:delText>
        </w:r>
      </w:del>
      <w:r w:rsidR="009E3DE5" w:rsidRPr="009E3DE5">
        <w:rPr>
          <w:sz w:val="24"/>
          <w:szCs w:val="24"/>
        </w:rPr>
        <w:t>July 19</w:t>
      </w:r>
      <w:r w:rsidR="009E3DE5" w:rsidRPr="00474D12">
        <w:rPr>
          <w:sz w:val="24"/>
          <w:szCs w:val="24"/>
          <w:vertAlign w:val="superscript"/>
        </w:rPr>
        <w:t>th</w:t>
      </w:r>
      <w:r>
        <w:rPr>
          <w:sz w:val="24"/>
          <w:szCs w:val="24"/>
        </w:rPr>
        <w:t xml:space="preserve"> </w:t>
      </w:r>
      <w:del w:id="172" w:author="David Dayan" w:date="2021-12-03T17:29:00Z">
        <w:r w:rsidR="009E3DE5" w:rsidRPr="009E3DE5" w:rsidDel="003A6673">
          <w:rPr>
            <w:sz w:val="24"/>
            <w:szCs w:val="24"/>
          </w:rPr>
          <w:delText>(</w:delText>
        </w:r>
        <w:r w:rsidDel="003A6673">
          <w:rPr>
            <w:sz w:val="24"/>
            <w:szCs w:val="24"/>
          </w:rPr>
          <w:delText xml:space="preserve">Julian </w:delText>
        </w:r>
        <w:r w:rsidR="009E3DE5" w:rsidRPr="009E3DE5" w:rsidDel="003A6673">
          <w:rPr>
            <w:sz w:val="24"/>
            <w:szCs w:val="24"/>
          </w:rPr>
          <w:delText xml:space="preserve">week 28) </w:delText>
        </w:r>
      </w:del>
      <w:r w:rsidR="009E3DE5" w:rsidRPr="009E3DE5">
        <w:rPr>
          <w:sz w:val="24"/>
          <w:szCs w:val="24"/>
        </w:rPr>
        <w:t>was</w:t>
      </w:r>
      <w:ins w:id="173" w:author="David Dayan" w:date="2021-12-03T17:29:00Z">
        <w:r w:rsidR="003A6673">
          <w:rPr>
            <w:sz w:val="24"/>
            <w:szCs w:val="24"/>
          </w:rPr>
          <w:t xml:space="preserve"> the</w:t>
        </w:r>
      </w:ins>
      <w:r w:rsidR="009E3DE5" w:rsidRPr="009E3DE5">
        <w:rPr>
          <w:sz w:val="24"/>
          <w:szCs w:val="24"/>
        </w:rPr>
        <w:t xml:space="preserve"> la</w:t>
      </w:r>
      <w:r w:rsidR="006A55F3">
        <w:rPr>
          <w:sz w:val="24"/>
          <w:szCs w:val="24"/>
        </w:rPr>
        <w:t xml:space="preserve">st day </w:t>
      </w:r>
      <w:r w:rsidR="009E3DE5" w:rsidRPr="009E3DE5">
        <w:rPr>
          <w:sz w:val="24"/>
          <w:szCs w:val="24"/>
        </w:rPr>
        <w:t xml:space="preserve">that a homozygous </w:t>
      </w:r>
      <w:r w:rsidR="007C3852">
        <w:rPr>
          <w:sz w:val="24"/>
          <w:szCs w:val="24"/>
        </w:rPr>
        <w:t>spring</w:t>
      </w:r>
      <w:r w:rsidR="009E3DE5" w:rsidRPr="009E3DE5">
        <w:rPr>
          <w:sz w:val="24"/>
          <w:szCs w:val="24"/>
        </w:rPr>
        <w:t xml:space="preserve"> individual was observed and September 4</w:t>
      </w:r>
      <w:r w:rsidR="009E3DE5" w:rsidRPr="007C3852">
        <w:rPr>
          <w:sz w:val="24"/>
          <w:szCs w:val="24"/>
          <w:vertAlign w:val="superscript"/>
        </w:rPr>
        <w:t>th</w:t>
      </w:r>
      <w:r w:rsidR="007C3852">
        <w:rPr>
          <w:sz w:val="24"/>
          <w:szCs w:val="24"/>
        </w:rPr>
        <w:t xml:space="preserve"> </w:t>
      </w:r>
      <w:del w:id="174" w:author="David Dayan" w:date="2021-12-03T17:29:00Z">
        <w:r w:rsidR="009E3DE5" w:rsidRPr="009E3DE5" w:rsidDel="003A6673">
          <w:rPr>
            <w:sz w:val="24"/>
            <w:szCs w:val="24"/>
          </w:rPr>
          <w:delText>(</w:delText>
        </w:r>
        <w:r w:rsidR="007C3852" w:rsidDel="003A6673">
          <w:rPr>
            <w:sz w:val="24"/>
            <w:szCs w:val="24"/>
          </w:rPr>
          <w:delText xml:space="preserve">Julian </w:delText>
        </w:r>
        <w:r w:rsidR="009E3DE5" w:rsidRPr="009E3DE5" w:rsidDel="003A6673">
          <w:rPr>
            <w:sz w:val="24"/>
            <w:szCs w:val="24"/>
          </w:rPr>
          <w:delText xml:space="preserve">week 35) </w:delText>
        </w:r>
      </w:del>
      <w:r w:rsidR="009E3DE5" w:rsidRPr="009E3DE5">
        <w:rPr>
          <w:sz w:val="24"/>
          <w:szCs w:val="24"/>
        </w:rPr>
        <w:t>was the la</w:t>
      </w:r>
      <w:r w:rsidR="006A55F3">
        <w:rPr>
          <w:sz w:val="24"/>
          <w:szCs w:val="24"/>
        </w:rPr>
        <w:t xml:space="preserve">st day </w:t>
      </w:r>
      <w:r w:rsidR="009E3DE5" w:rsidRPr="009E3DE5">
        <w:rPr>
          <w:sz w:val="24"/>
          <w:szCs w:val="24"/>
        </w:rPr>
        <w:t>that a</w:t>
      </w:r>
      <w:r w:rsidR="007C3852">
        <w:rPr>
          <w:sz w:val="24"/>
          <w:szCs w:val="24"/>
        </w:rPr>
        <w:t xml:space="preserve"> heterozygous </w:t>
      </w:r>
      <w:r w:rsidR="009E3DE5" w:rsidRPr="009E3DE5">
        <w:rPr>
          <w:sz w:val="24"/>
          <w:szCs w:val="24"/>
        </w:rPr>
        <w:t xml:space="preserve">individual </w:t>
      </w:r>
      <w:r w:rsidR="007C3852">
        <w:rPr>
          <w:sz w:val="24"/>
          <w:szCs w:val="24"/>
        </w:rPr>
        <w:t>(i.e. ea</w:t>
      </w:r>
      <w:r w:rsidR="009E3DE5" w:rsidRPr="009E3DE5">
        <w:rPr>
          <w:sz w:val="24"/>
          <w:szCs w:val="24"/>
        </w:rPr>
        <w:t>rly-migration allele at SNP1</w:t>
      </w:r>
      <w:r w:rsidR="007C3852">
        <w:rPr>
          <w:sz w:val="24"/>
          <w:szCs w:val="24"/>
        </w:rPr>
        <w:t>)</w:t>
      </w:r>
      <w:r w:rsidR="009E3DE5" w:rsidRPr="009E3DE5">
        <w:rPr>
          <w:sz w:val="24"/>
          <w:szCs w:val="24"/>
        </w:rPr>
        <w:t xml:space="preserve"> was observed. </w:t>
      </w:r>
      <w:del w:id="175" w:author="David Dayan" w:date="2021-12-03T17:29:00Z">
        <w:r w:rsidR="009E3DE5" w:rsidRPr="009E3DE5" w:rsidDel="003A6673">
          <w:rPr>
            <w:sz w:val="24"/>
            <w:szCs w:val="24"/>
          </w:rPr>
          <w:delText xml:space="preserve"> </w:delText>
        </w:r>
      </w:del>
      <w:r w:rsidR="006A55F3">
        <w:rPr>
          <w:sz w:val="24"/>
          <w:szCs w:val="24"/>
        </w:rPr>
        <w:t xml:space="preserve">Overall, </w:t>
      </w:r>
      <w:r w:rsidR="009E3DE5" w:rsidRPr="009E3DE5">
        <w:rPr>
          <w:sz w:val="24"/>
          <w:szCs w:val="24"/>
        </w:rPr>
        <w:t>50% of all early-migration alleles in th</w:t>
      </w:r>
      <w:r w:rsidR="006A55F3">
        <w:rPr>
          <w:sz w:val="24"/>
          <w:szCs w:val="24"/>
        </w:rPr>
        <w:t>is</w:t>
      </w:r>
      <w:r w:rsidR="009E3DE5" w:rsidRPr="009E3DE5">
        <w:rPr>
          <w:sz w:val="24"/>
          <w:szCs w:val="24"/>
        </w:rPr>
        <w:t xml:space="preserve"> dataset </w:t>
      </w:r>
      <w:r w:rsidR="006A55F3">
        <w:rPr>
          <w:sz w:val="24"/>
          <w:szCs w:val="24"/>
        </w:rPr>
        <w:t>were</w:t>
      </w:r>
      <w:r w:rsidR="009E3DE5" w:rsidRPr="009E3DE5">
        <w:rPr>
          <w:sz w:val="24"/>
          <w:szCs w:val="24"/>
        </w:rPr>
        <w:t xml:space="preserve"> observed before </w:t>
      </w:r>
      <w:del w:id="176" w:author="David Dayan" w:date="2021-12-03T17:30:00Z">
        <w:r w:rsidR="007C3852" w:rsidDel="003A6673">
          <w:rPr>
            <w:sz w:val="24"/>
            <w:szCs w:val="24"/>
          </w:rPr>
          <w:delText>J</w:delText>
        </w:r>
        <w:r w:rsidR="009E3DE5" w:rsidRPr="009E3DE5" w:rsidDel="003A6673">
          <w:rPr>
            <w:sz w:val="24"/>
            <w:szCs w:val="24"/>
          </w:rPr>
          <w:delText>ulian day 142 (</w:delText>
        </w:r>
      </w:del>
      <w:r w:rsidR="009E3DE5" w:rsidRPr="009E3DE5">
        <w:rPr>
          <w:sz w:val="24"/>
          <w:szCs w:val="24"/>
        </w:rPr>
        <w:t>May 21</w:t>
      </w:r>
      <w:r w:rsidR="009E3DE5" w:rsidRPr="007C3852">
        <w:rPr>
          <w:sz w:val="24"/>
          <w:szCs w:val="24"/>
          <w:vertAlign w:val="superscript"/>
        </w:rPr>
        <w:t>st</w:t>
      </w:r>
      <w:del w:id="177" w:author="David Dayan" w:date="2021-12-03T17:30:00Z">
        <w:r w:rsidR="009E3DE5" w:rsidRPr="009E3DE5" w:rsidDel="003A6673">
          <w:rPr>
            <w:sz w:val="24"/>
            <w:szCs w:val="24"/>
          </w:rPr>
          <w:delText>)</w:delText>
        </w:r>
      </w:del>
      <w:r w:rsidR="006A55F3">
        <w:rPr>
          <w:sz w:val="24"/>
          <w:szCs w:val="24"/>
        </w:rPr>
        <w:t xml:space="preserve"> while </w:t>
      </w:r>
      <w:r w:rsidR="009E3DE5" w:rsidRPr="009E3DE5">
        <w:rPr>
          <w:sz w:val="24"/>
          <w:szCs w:val="24"/>
        </w:rPr>
        <w:t>80% of all early-migration alleles in th</w:t>
      </w:r>
      <w:r w:rsidR="006A55F3">
        <w:rPr>
          <w:sz w:val="24"/>
          <w:szCs w:val="24"/>
        </w:rPr>
        <w:t>is</w:t>
      </w:r>
      <w:r w:rsidR="009E3DE5" w:rsidRPr="009E3DE5">
        <w:rPr>
          <w:sz w:val="24"/>
          <w:szCs w:val="24"/>
        </w:rPr>
        <w:t xml:space="preserve"> dataset </w:t>
      </w:r>
      <w:r w:rsidR="006A55F3">
        <w:rPr>
          <w:sz w:val="24"/>
          <w:szCs w:val="24"/>
        </w:rPr>
        <w:t>were</w:t>
      </w:r>
      <w:r w:rsidR="009E3DE5" w:rsidRPr="009E3DE5">
        <w:rPr>
          <w:sz w:val="24"/>
          <w:szCs w:val="24"/>
        </w:rPr>
        <w:t xml:space="preserve"> observed before </w:t>
      </w:r>
      <w:del w:id="178" w:author="David Dayan" w:date="2021-12-03T17:30:00Z">
        <w:r w:rsidR="007C3852" w:rsidDel="003A6673">
          <w:rPr>
            <w:sz w:val="24"/>
            <w:szCs w:val="24"/>
          </w:rPr>
          <w:delText>J</w:delText>
        </w:r>
        <w:r w:rsidR="009E3DE5" w:rsidRPr="009E3DE5" w:rsidDel="003A6673">
          <w:rPr>
            <w:sz w:val="24"/>
            <w:szCs w:val="24"/>
          </w:rPr>
          <w:delText>ulian day 169 (</w:delText>
        </w:r>
      </w:del>
      <w:r w:rsidR="009E3DE5" w:rsidRPr="009E3DE5">
        <w:rPr>
          <w:sz w:val="24"/>
          <w:szCs w:val="24"/>
        </w:rPr>
        <w:t>June 17</w:t>
      </w:r>
      <w:r w:rsidR="009E3DE5" w:rsidRPr="007C3852">
        <w:rPr>
          <w:sz w:val="24"/>
          <w:szCs w:val="24"/>
          <w:vertAlign w:val="superscript"/>
        </w:rPr>
        <w:t>th</w:t>
      </w:r>
      <w:ins w:id="179" w:author="David Dayan" w:date="2021-12-03T17:30:00Z">
        <w:r w:rsidR="003A6673">
          <w:rPr>
            <w:sz w:val="24"/>
            <w:szCs w:val="24"/>
          </w:rPr>
          <w:t xml:space="preserve"> (Supplemental Figure 1)</w:t>
        </w:r>
      </w:ins>
      <w:del w:id="180" w:author="David Dayan" w:date="2021-12-03T17:30:00Z">
        <w:r w:rsidR="009E3DE5" w:rsidRPr="009E3DE5" w:rsidDel="003A6673">
          <w:rPr>
            <w:sz w:val="24"/>
            <w:szCs w:val="24"/>
          </w:rPr>
          <w:delText>)</w:delText>
        </w:r>
      </w:del>
      <w:r w:rsidR="009E3DE5" w:rsidRPr="009E3DE5">
        <w:rPr>
          <w:sz w:val="24"/>
          <w:szCs w:val="24"/>
        </w:rPr>
        <w:t>.</w:t>
      </w:r>
      <w:r w:rsidR="00E756AD">
        <w:rPr>
          <w:sz w:val="24"/>
          <w:szCs w:val="24"/>
        </w:rPr>
        <w:t xml:space="preserve"> It is important to note that effort was not even throughout sampling period.</w:t>
      </w:r>
    </w:p>
    <w:p w14:paraId="76692AFA" w14:textId="3BA2BA13" w:rsidR="009E3DE5" w:rsidRDefault="009E3DE5" w:rsidP="00144E70">
      <w:pPr>
        <w:rPr>
          <w:sz w:val="24"/>
          <w:szCs w:val="24"/>
        </w:rPr>
      </w:pPr>
    </w:p>
    <w:p w14:paraId="6CC9420B" w14:textId="7FF78359" w:rsidR="009E3DE5" w:rsidRDefault="009E3DE5" w:rsidP="00144E70">
      <w:pPr>
        <w:rPr>
          <w:sz w:val="24"/>
          <w:szCs w:val="24"/>
        </w:rPr>
      </w:pPr>
    </w:p>
    <w:p w14:paraId="5576E823" w14:textId="5FA9BF06" w:rsidR="009E3DE5" w:rsidRDefault="009E3DE5" w:rsidP="00144E70">
      <w:pPr>
        <w:rPr>
          <w:sz w:val="24"/>
          <w:szCs w:val="24"/>
        </w:rPr>
      </w:pPr>
      <w:del w:id="181" w:author="David Dayan" w:date="2021-12-03T17:32:00Z">
        <w:r w:rsidDel="003A6673">
          <w:rPr>
            <w:rFonts w:cstheme="minorHAnsi"/>
            <w:noProof/>
            <w:color w:val="FF0000"/>
          </w:rPr>
          <w:lastRenderedPageBreak/>
          <w:drawing>
            <wp:inline distT="0" distB="0" distL="0" distR="0" wp14:anchorId="38E27EF1" wp14:editId="48B17F91">
              <wp:extent cx="5943600" cy="3383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del>
      <w:ins w:id="182" w:author="David Dayan" w:date="2021-12-03T17:32:00Z">
        <w:r w:rsidR="003A6673">
          <w:rPr>
            <w:noProof/>
            <w:sz w:val="24"/>
            <w:szCs w:val="24"/>
          </w:rPr>
          <w:drawing>
            <wp:inline distT="0" distB="0" distL="0" distR="0" wp14:anchorId="0E122B7D" wp14:editId="2CBC7A72">
              <wp:extent cx="5943600"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ins>
    </w:p>
    <w:p w14:paraId="320B22A1" w14:textId="3C320854" w:rsidR="009E3DE5" w:rsidRDefault="009E3DE5" w:rsidP="00144E70">
      <w:pPr>
        <w:rPr>
          <w:sz w:val="24"/>
          <w:szCs w:val="24"/>
        </w:rPr>
      </w:pPr>
      <w:commentRangeStart w:id="183"/>
      <w:commentRangeStart w:id="184"/>
      <w:r w:rsidRPr="009E3DE5">
        <w:rPr>
          <w:sz w:val="24"/>
          <w:szCs w:val="24"/>
        </w:rPr>
        <w:t>Figure</w:t>
      </w:r>
      <w:commentRangeEnd w:id="183"/>
      <w:r w:rsidR="00474D12">
        <w:rPr>
          <w:rStyle w:val="CommentReference"/>
        </w:rPr>
        <w:commentReference w:id="183"/>
      </w:r>
      <w:commentRangeEnd w:id="184"/>
      <w:r w:rsidR="004929C6">
        <w:rPr>
          <w:rStyle w:val="CommentReference"/>
        </w:rPr>
        <w:commentReference w:id="184"/>
      </w:r>
      <w:r w:rsidRPr="009E3DE5">
        <w:rPr>
          <w:sz w:val="24"/>
          <w:szCs w:val="24"/>
        </w:rPr>
        <w:t xml:space="preserve"> </w:t>
      </w:r>
      <w:ins w:id="185" w:author="David Dayan" w:date="2021-12-03T17:31:00Z">
        <w:r w:rsidR="003A6673">
          <w:rPr>
            <w:sz w:val="24"/>
            <w:szCs w:val="24"/>
          </w:rPr>
          <w:t>5</w:t>
        </w:r>
      </w:ins>
      <w:del w:id="186" w:author="David Dayan" w:date="2021-12-03T17:31:00Z">
        <w:r w:rsidRPr="009E3DE5" w:rsidDel="003A6673">
          <w:rPr>
            <w:sz w:val="24"/>
            <w:szCs w:val="24"/>
          </w:rPr>
          <w:delText>4</w:delText>
        </w:r>
      </w:del>
      <w:r w:rsidRPr="009E3DE5">
        <w:rPr>
          <w:sz w:val="24"/>
          <w:szCs w:val="24"/>
        </w:rPr>
        <w:t xml:space="preserve">. </w:t>
      </w:r>
      <w:ins w:id="187" w:author="David Dayan" w:date="2021-12-03T17:31:00Z">
        <w:r w:rsidR="003A6673">
          <w:rPr>
            <w:sz w:val="24"/>
            <w:szCs w:val="24"/>
          </w:rPr>
          <w:t>N</w:t>
        </w:r>
        <w:r w:rsidR="003A6673" w:rsidRPr="00934004">
          <w:rPr>
            <w:sz w:val="24"/>
            <w:szCs w:val="24"/>
          </w:rPr>
          <w:t>umber of</w:t>
        </w:r>
        <w:r w:rsidR="003A6673">
          <w:rPr>
            <w:sz w:val="24"/>
            <w:szCs w:val="24"/>
          </w:rPr>
          <w:t xml:space="preserve"> sampled</w:t>
        </w:r>
        <w:r w:rsidR="003A6673" w:rsidRPr="00934004">
          <w:rPr>
            <w:sz w:val="24"/>
            <w:szCs w:val="24"/>
          </w:rPr>
          <w:t xml:space="preserve"> </w:t>
        </w:r>
        <w:r w:rsidR="003A6673">
          <w:rPr>
            <w:sz w:val="24"/>
            <w:szCs w:val="24"/>
          </w:rPr>
          <w:t>individuals</w:t>
        </w:r>
        <w:r w:rsidR="003A6673" w:rsidRPr="00934004">
          <w:rPr>
            <w:sz w:val="24"/>
            <w:szCs w:val="24"/>
          </w:rPr>
          <w:t xml:space="preserve"> with homozygous spring, heterozygous, and homozygous fall genotypes at </w:t>
        </w:r>
        <w:r w:rsidR="003A6673" w:rsidRPr="00E65C46">
          <w:rPr>
            <w:i/>
            <w:iCs/>
            <w:sz w:val="24"/>
            <w:szCs w:val="24"/>
          </w:rPr>
          <w:t>greb1l</w:t>
        </w:r>
        <w:r w:rsidR="003A6673" w:rsidRPr="00934004">
          <w:rPr>
            <w:sz w:val="24"/>
            <w:szCs w:val="24"/>
          </w:rPr>
          <w:t xml:space="preserve"> SNP1 binned into week long periods bounded by the dates on the x-axis</w:t>
        </w:r>
        <w:r w:rsidR="003A6673">
          <w:rPr>
            <w:sz w:val="24"/>
            <w:szCs w:val="24"/>
          </w:rPr>
          <w:t xml:space="preserve">. </w:t>
        </w:r>
      </w:ins>
      <w:del w:id="188" w:author="David Dayan" w:date="2021-12-03T17:31:00Z">
        <w:r w:rsidRPr="003A6673" w:rsidDel="003A6673">
          <w:rPr>
            <w:i/>
            <w:iCs/>
            <w:sz w:val="24"/>
            <w:szCs w:val="24"/>
            <w:rPrChange w:id="189" w:author="David Dayan" w:date="2021-12-03T17:31:00Z">
              <w:rPr>
                <w:sz w:val="24"/>
                <w:szCs w:val="24"/>
              </w:rPr>
            </w:rPrChange>
          </w:rPr>
          <w:delText>Greb1L</w:delText>
        </w:r>
        <w:r w:rsidRPr="009E3DE5" w:rsidDel="003A6673">
          <w:rPr>
            <w:sz w:val="24"/>
            <w:szCs w:val="24"/>
          </w:rPr>
          <w:delText xml:space="preserve"> SNP1 (Ots37124_12277401) genotypes of Chinook salmon caught in the lower Rogue River in 2020 by Julian week from April 5th to September 30th</w:delText>
        </w:r>
      </w:del>
      <w:del w:id="190" w:author="David Dayan" w:date="2021-12-03T17:32:00Z">
        <w:r w:rsidRPr="009E3DE5" w:rsidDel="003A6673">
          <w:rPr>
            <w:sz w:val="24"/>
            <w:szCs w:val="24"/>
          </w:rPr>
          <w:delText>.</w:delText>
        </w:r>
      </w:del>
    </w:p>
    <w:p w14:paraId="5503319E" w14:textId="7693676B" w:rsidR="009E3DE5" w:rsidRDefault="009E3DE5" w:rsidP="00144E70">
      <w:pPr>
        <w:rPr>
          <w:sz w:val="24"/>
          <w:szCs w:val="24"/>
        </w:rPr>
      </w:pPr>
    </w:p>
    <w:p w14:paraId="0FF358BA" w14:textId="77777777" w:rsidR="009E3DE5" w:rsidRDefault="009E3DE5" w:rsidP="00144E70">
      <w:pPr>
        <w:rPr>
          <w:sz w:val="24"/>
          <w:szCs w:val="24"/>
        </w:rPr>
      </w:pPr>
    </w:p>
    <w:p w14:paraId="00FA68B1" w14:textId="77777777" w:rsidR="00144E70" w:rsidRPr="00D90081" w:rsidRDefault="00144E70" w:rsidP="00144E70">
      <w:pPr>
        <w:rPr>
          <w:sz w:val="24"/>
          <w:szCs w:val="24"/>
        </w:rPr>
      </w:pPr>
    </w:p>
    <w:p w14:paraId="218F09B9" w14:textId="77777777" w:rsidR="00144E70" w:rsidRPr="00D90081" w:rsidRDefault="00144E70" w:rsidP="00144E70">
      <w:pPr>
        <w:spacing w:after="0"/>
        <w:rPr>
          <w:b/>
          <w:bCs/>
          <w:iCs/>
          <w:caps/>
          <w:sz w:val="24"/>
          <w:szCs w:val="32"/>
        </w:rPr>
      </w:pPr>
    </w:p>
    <w:p w14:paraId="0774B343" w14:textId="77777777" w:rsidR="00144E70" w:rsidRPr="00D90081" w:rsidRDefault="00144E70" w:rsidP="00144E70">
      <w:pPr>
        <w:pStyle w:val="Heading1"/>
        <w:rPr>
          <w:rFonts w:asciiTheme="minorHAnsi" w:hAnsiTheme="minorHAnsi"/>
        </w:rPr>
      </w:pPr>
      <w:bookmarkStart w:id="191" w:name="_Toc8116576"/>
      <w:r w:rsidRPr="00D90081">
        <w:rPr>
          <w:rFonts w:asciiTheme="minorHAnsi" w:hAnsiTheme="minorHAnsi"/>
        </w:rPr>
        <w:t>DISCUSSION</w:t>
      </w:r>
      <w:bookmarkEnd w:id="191"/>
    </w:p>
    <w:p w14:paraId="230DC109" w14:textId="77777777" w:rsidR="00144E70" w:rsidRDefault="00144E70" w:rsidP="00144E70">
      <w:pPr>
        <w:rPr>
          <w:sz w:val="24"/>
          <w:szCs w:val="24"/>
        </w:rPr>
      </w:pPr>
      <w:r w:rsidRPr="00D90081">
        <w:rPr>
          <w:sz w:val="24"/>
          <w:szCs w:val="24"/>
        </w:rPr>
        <w:t xml:space="preserve">Example text example text example text example text example text example text example text example text example text example text example text example text example text example text example text example text example text example text.  </w:t>
      </w:r>
    </w:p>
    <w:p w14:paraId="61B32E20" w14:textId="77777777" w:rsidR="00144E70" w:rsidRPr="00D90081" w:rsidRDefault="00144E70" w:rsidP="00144E70">
      <w:pPr>
        <w:rPr>
          <w:sz w:val="24"/>
          <w:szCs w:val="24"/>
        </w:rPr>
      </w:pPr>
      <w:r w:rsidRPr="00D90081">
        <w:rPr>
          <w:sz w:val="24"/>
          <w:szCs w:val="24"/>
        </w:rPr>
        <w:t xml:space="preserve">Example text example text example text example text example text example text example text example text example text example text example text example text example text example text example text example text example text example text.  </w:t>
      </w:r>
    </w:p>
    <w:p w14:paraId="31FD7E7F" w14:textId="77777777" w:rsidR="00144E70" w:rsidRPr="00D90081" w:rsidRDefault="00144E70" w:rsidP="00144E70">
      <w:pPr>
        <w:pStyle w:val="Heading1"/>
        <w:rPr>
          <w:rFonts w:asciiTheme="minorHAnsi" w:hAnsiTheme="minorHAnsi"/>
        </w:rPr>
      </w:pPr>
      <w:bookmarkStart w:id="192" w:name="_Toc8116577"/>
      <w:r w:rsidRPr="00D90081">
        <w:rPr>
          <w:rFonts w:asciiTheme="minorHAnsi" w:hAnsiTheme="minorHAnsi"/>
        </w:rPr>
        <w:t>ACKNOWLEDGMENTS</w:t>
      </w:r>
      <w:bookmarkEnd w:id="192"/>
    </w:p>
    <w:p w14:paraId="64EA897A" w14:textId="0EB191BA" w:rsidR="00144E70" w:rsidRDefault="00495D35" w:rsidP="003A435A">
      <w:pPr>
        <w:spacing w:line="240" w:lineRule="auto"/>
        <w:contextualSpacing/>
        <w:rPr>
          <w:sz w:val="24"/>
          <w:szCs w:val="24"/>
        </w:rPr>
      </w:pPr>
      <w:r w:rsidRPr="00495D35">
        <w:rPr>
          <w:sz w:val="24"/>
          <w:szCs w:val="24"/>
        </w:rPr>
        <w:t>We appreciate the effort from all participating anglers. Without your contributions, this project would not have</w:t>
      </w:r>
      <w:r w:rsidR="003A435A">
        <w:rPr>
          <w:sz w:val="24"/>
          <w:szCs w:val="24"/>
        </w:rPr>
        <w:t xml:space="preserve"> </w:t>
      </w:r>
      <w:r w:rsidRPr="00495D35">
        <w:rPr>
          <w:sz w:val="24"/>
          <w:szCs w:val="24"/>
        </w:rPr>
        <w:t xml:space="preserve">been as successful. </w:t>
      </w:r>
      <w:r w:rsidR="003A435A" w:rsidRPr="003A435A">
        <w:rPr>
          <w:sz w:val="24"/>
          <w:szCs w:val="24"/>
        </w:rPr>
        <w:t xml:space="preserve">We thank </w:t>
      </w:r>
      <w:r w:rsidR="0065796E">
        <w:rPr>
          <w:sz w:val="24"/>
          <w:szCs w:val="24"/>
        </w:rPr>
        <w:t xml:space="preserve">the </w:t>
      </w:r>
      <w:r w:rsidR="003A435A" w:rsidRPr="003A435A">
        <w:rPr>
          <w:sz w:val="24"/>
          <w:szCs w:val="24"/>
        </w:rPr>
        <w:t xml:space="preserve">University of Oregon Genomics &amp; Cell Characterization Core Facility for DNA sequencing the Rogue </w:t>
      </w:r>
      <w:r w:rsidR="0065796E">
        <w:rPr>
          <w:sz w:val="24"/>
          <w:szCs w:val="24"/>
        </w:rPr>
        <w:t>Chinook</w:t>
      </w:r>
      <w:r w:rsidR="003A435A" w:rsidRPr="003A435A">
        <w:rPr>
          <w:sz w:val="24"/>
          <w:szCs w:val="24"/>
        </w:rPr>
        <w:t xml:space="preserve"> samples and </w:t>
      </w:r>
      <w:r w:rsidR="0065796E">
        <w:rPr>
          <w:sz w:val="24"/>
          <w:szCs w:val="24"/>
        </w:rPr>
        <w:t xml:space="preserve">the </w:t>
      </w:r>
      <w:r w:rsidR="0065796E" w:rsidRPr="003A435A">
        <w:rPr>
          <w:sz w:val="24"/>
          <w:szCs w:val="24"/>
        </w:rPr>
        <w:t xml:space="preserve">Oregon </w:t>
      </w:r>
      <w:r w:rsidR="0065796E" w:rsidRPr="003A435A">
        <w:rPr>
          <w:sz w:val="24"/>
          <w:szCs w:val="24"/>
        </w:rPr>
        <w:lastRenderedPageBreak/>
        <w:t xml:space="preserve">State University Center for Quantitative Life Sciences </w:t>
      </w:r>
      <w:r w:rsidR="003A435A" w:rsidRPr="003A435A">
        <w:rPr>
          <w:sz w:val="24"/>
          <w:szCs w:val="24"/>
        </w:rPr>
        <w:t xml:space="preserve">for </w:t>
      </w:r>
      <w:r w:rsidR="004D458A">
        <w:rPr>
          <w:sz w:val="24"/>
          <w:szCs w:val="24"/>
        </w:rPr>
        <w:t>u</w:t>
      </w:r>
      <w:r w:rsidR="0065796E">
        <w:rPr>
          <w:sz w:val="24"/>
          <w:szCs w:val="24"/>
        </w:rPr>
        <w:t xml:space="preserve">se of the </w:t>
      </w:r>
      <w:r w:rsidR="003A435A" w:rsidRPr="003A435A">
        <w:rPr>
          <w:sz w:val="24"/>
          <w:szCs w:val="24"/>
        </w:rPr>
        <w:t xml:space="preserve">computational infrastructure. </w:t>
      </w:r>
      <w:commentRangeStart w:id="193"/>
      <w:r w:rsidRPr="00495D35">
        <w:rPr>
          <w:sz w:val="24"/>
          <w:szCs w:val="24"/>
        </w:rPr>
        <w:t>This</w:t>
      </w:r>
      <w:commentRangeEnd w:id="193"/>
      <w:r w:rsidR="00934004">
        <w:rPr>
          <w:rStyle w:val="CommentReference"/>
        </w:rPr>
        <w:commentReference w:id="193"/>
      </w:r>
      <w:r w:rsidRPr="00495D35">
        <w:rPr>
          <w:sz w:val="24"/>
          <w:szCs w:val="24"/>
        </w:rPr>
        <w:t xml:space="preserve"> report benefitted from review by </w:t>
      </w:r>
      <w:r>
        <w:rPr>
          <w:sz w:val="24"/>
          <w:szCs w:val="24"/>
        </w:rPr>
        <w:t>XXXXXX</w:t>
      </w:r>
      <w:r w:rsidRPr="00495D35">
        <w:rPr>
          <w:sz w:val="24"/>
          <w:szCs w:val="24"/>
        </w:rPr>
        <w:t xml:space="preserve"> of ODFW. </w:t>
      </w:r>
    </w:p>
    <w:p w14:paraId="795584EB" w14:textId="77777777" w:rsidR="003A435A" w:rsidRPr="00D90081" w:rsidRDefault="003A435A" w:rsidP="003A435A">
      <w:pPr>
        <w:spacing w:line="240" w:lineRule="auto"/>
        <w:contextualSpacing/>
      </w:pPr>
    </w:p>
    <w:p w14:paraId="14A90821" w14:textId="77777777" w:rsidR="00144E70" w:rsidDel="00EB7E31" w:rsidRDefault="00144E70" w:rsidP="00144E70">
      <w:pPr>
        <w:pStyle w:val="Heading1"/>
        <w:rPr>
          <w:del w:id="194" w:author="David Dayan" w:date="2021-12-03T17:46:00Z"/>
          <w:rFonts w:asciiTheme="minorHAnsi" w:hAnsiTheme="minorHAnsi"/>
        </w:rPr>
      </w:pPr>
      <w:bookmarkStart w:id="195" w:name="_Toc8116578"/>
      <w:commentRangeStart w:id="196"/>
      <w:commentRangeStart w:id="197"/>
      <w:r w:rsidRPr="00D90081">
        <w:rPr>
          <w:rFonts w:asciiTheme="minorHAnsi" w:hAnsiTheme="minorHAnsi"/>
        </w:rPr>
        <w:t>REFERENCES</w:t>
      </w:r>
      <w:bookmarkEnd w:id="195"/>
      <w:commentRangeEnd w:id="196"/>
      <w:r w:rsidR="006078E3">
        <w:rPr>
          <w:rStyle w:val="CommentReference"/>
          <w:rFonts w:asciiTheme="minorHAnsi" w:eastAsiaTheme="minorHAnsi" w:hAnsiTheme="minorHAnsi" w:cstheme="minorBidi"/>
          <w:b w:val="0"/>
          <w:bCs w:val="0"/>
          <w:iCs w:val="0"/>
          <w:caps w:val="0"/>
        </w:rPr>
        <w:commentReference w:id="196"/>
      </w:r>
      <w:commentRangeEnd w:id="197"/>
      <w:r w:rsidR="008D781F">
        <w:rPr>
          <w:rStyle w:val="CommentReference"/>
          <w:rFonts w:asciiTheme="minorHAnsi" w:eastAsiaTheme="minorHAnsi" w:hAnsiTheme="minorHAnsi" w:cstheme="minorBidi"/>
          <w:b w:val="0"/>
          <w:bCs w:val="0"/>
          <w:iCs w:val="0"/>
          <w:caps w:val="0"/>
        </w:rPr>
        <w:commentReference w:id="197"/>
      </w:r>
      <w:r w:rsidRPr="00D90081">
        <w:rPr>
          <w:rFonts w:asciiTheme="minorHAnsi" w:hAnsiTheme="minorHAnsi"/>
        </w:rPr>
        <w:t xml:space="preserve"> </w:t>
      </w:r>
    </w:p>
    <w:p w14:paraId="0D05F54F" w14:textId="2172A0FD" w:rsidR="009E3DE5" w:rsidDel="00F54C37" w:rsidRDefault="009E3DE5" w:rsidP="00EB7E31">
      <w:pPr>
        <w:rPr>
          <w:del w:id="198" w:author="David Dayan" w:date="2021-12-03T17:44:00Z"/>
          <w:sz w:val="24"/>
          <w:szCs w:val="24"/>
        </w:rPr>
        <w:pPrChange w:id="199" w:author="David Dayan" w:date="2021-12-03T17:46:00Z">
          <w:pPr>
            <w:ind w:left="720" w:hanging="720"/>
          </w:pPr>
        </w:pPrChange>
      </w:pPr>
      <w:del w:id="200" w:author="David Dayan" w:date="2021-12-03T17:44:00Z">
        <w:r w:rsidRPr="009E3DE5" w:rsidDel="00F54C37">
          <w:rPr>
            <w:sz w:val="24"/>
            <w:szCs w:val="24"/>
          </w:rPr>
          <w:delText>Campbell NR, Harmon SA, Narum SR (2015) Genotyping-in-thousands by sequencing (gt-seq): A cost effective snp genotyping method based on custom amplicon sequencing. Mol Ecol Resour 15, 855-867.</w:delText>
        </w:r>
      </w:del>
    </w:p>
    <w:p w14:paraId="4596E061" w14:textId="77777777" w:rsidR="00F54C37" w:rsidRPr="009E3DE5" w:rsidRDefault="00F54C37" w:rsidP="00EB7E31">
      <w:pPr>
        <w:pStyle w:val="Heading1"/>
        <w:rPr>
          <w:ins w:id="201" w:author="David Dayan" w:date="2021-12-03T17:44:00Z"/>
        </w:rPr>
        <w:pPrChange w:id="202" w:author="David Dayan" w:date="2021-12-03T17:46:00Z">
          <w:pPr>
            <w:ind w:left="720" w:hanging="720"/>
          </w:pPr>
        </w:pPrChange>
      </w:pPr>
    </w:p>
    <w:p w14:paraId="25F445D6" w14:textId="77777777" w:rsidR="00F54C37" w:rsidRPr="00F54C37" w:rsidRDefault="00F54C37" w:rsidP="00F54C37">
      <w:pPr>
        <w:ind w:left="720" w:hanging="720"/>
        <w:rPr>
          <w:ins w:id="203" w:author="David Dayan" w:date="2021-12-03T17:45:00Z"/>
          <w:sz w:val="24"/>
          <w:szCs w:val="24"/>
        </w:rPr>
      </w:pPr>
    </w:p>
    <w:p w14:paraId="2727F697" w14:textId="6EF24412" w:rsidR="00F54C37" w:rsidRPr="00F54C37" w:rsidRDefault="00F54C37" w:rsidP="00F54C37">
      <w:pPr>
        <w:ind w:left="720" w:hanging="720"/>
        <w:rPr>
          <w:ins w:id="204" w:author="David Dayan" w:date="2021-12-03T17:45:00Z"/>
          <w:sz w:val="24"/>
          <w:szCs w:val="24"/>
        </w:rPr>
      </w:pPr>
      <w:ins w:id="205" w:author="David Dayan" w:date="2021-12-03T17:45:00Z">
        <w:r w:rsidRPr="00F54C37">
          <w:rPr>
            <w:sz w:val="24"/>
            <w:szCs w:val="24"/>
          </w:rPr>
          <w:t xml:space="preserve">Campbell NR, Harmon SA, </w:t>
        </w:r>
        <w:proofErr w:type="spellStart"/>
        <w:r w:rsidRPr="00F54C37">
          <w:rPr>
            <w:sz w:val="24"/>
            <w:szCs w:val="24"/>
          </w:rPr>
          <w:t>Narum</w:t>
        </w:r>
        <w:proofErr w:type="spellEnd"/>
        <w:r w:rsidRPr="00F54C37">
          <w:rPr>
            <w:sz w:val="24"/>
            <w:szCs w:val="24"/>
          </w:rPr>
          <w:t xml:space="preserve"> SR (2015) Genotyping-in-thousands by sequencing (</w:t>
        </w:r>
        <w:proofErr w:type="spellStart"/>
        <w:r w:rsidRPr="00F54C37">
          <w:rPr>
            <w:sz w:val="24"/>
            <w:szCs w:val="24"/>
          </w:rPr>
          <w:t>gt</w:t>
        </w:r>
        <w:proofErr w:type="spellEnd"/>
        <w:r w:rsidRPr="00F54C37">
          <w:rPr>
            <w:sz w:val="24"/>
            <w:szCs w:val="24"/>
          </w:rPr>
          <w:t xml:space="preserve">-seq): A cost effective </w:t>
        </w:r>
        <w:proofErr w:type="spellStart"/>
        <w:r w:rsidRPr="00F54C37">
          <w:rPr>
            <w:sz w:val="24"/>
            <w:szCs w:val="24"/>
          </w:rPr>
          <w:t>snp</w:t>
        </w:r>
        <w:proofErr w:type="spellEnd"/>
        <w:r w:rsidRPr="00F54C37">
          <w:rPr>
            <w:sz w:val="24"/>
            <w:szCs w:val="24"/>
          </w:rPr>
          <w:t xml:space="preserve"> genotyping method based on custom amplicon sequencing. Mol Ecol</w:t>
        </w:r>
        <w:r>
          <w:rPr>
            <w:sz w:val="24"/>
            <w:szCs w:val="24"/>
          </w:rPr>
          <w:t>ogy</w:t>
        </w:r>
        <w:r w:rsidRPr="00F54C37">
          <w:rPr>
            <w:sz w:val="24"/>
            <w:szCs w:val="24"/>
          </w:rPr>
          <w:t xml:space="preserve"> Resour</w:t>
        </w:r>
        <w:r>
          <w:rPr>
            <w:sz w:val="24"/>
            <w:szCs w:val="24"/>
          </w:rPr>
          <w:t>ces</w:t>
        </w:r>
        <w:r w:rsidRPr="00F54C37">
          <w:rPr>
            <w:sz w:val="24"/>
            <w:szCs w:val="24"/>
          </w:rPr>
          <w:t xml:space="preserve"> 15, 855-867.</w:t>
        </w:r>
      </w:ins>
    </w:p>
    <w:p w14:paraId="432BBC26" w14:textId="77777777" w:rsidR="00F54C37" w:rsidRPr="00F54C37" w:rsidRDefault="00F54C37" w:rsidP="00F54C37">
      <w:pPr>
        <w:ind w:left="720" w:hanging="720"/>
        <w:rPr>
          <w:ins w:id="206" w:author="David Dayan" w:date="2021-12-03T17:45:00Z"/>
          <w:sz w:val="24"/>
          <w:szCs w:val="24"/>
        </w:rPr>
      </w:pPr>
      <w:ins w:id="207" w:author="David Dayan" w:date="2021-12-03T17:45:00Z">
        <w:r w:rsidRPr="00F54C37">
          <w:rPr>
            <w:sz w:val="24"/>
            <w:szCs w:val="24"/>
          </w:rPr>
          <w:t>Hess JE, Ackerman MW, Fryer JK, et al. (2016) Differential adult migration-timing and stock-specific abundance of steelhead in mixed stock assemblages. ICES Journal of Marine Science 73, 2606-2615.</w:t>
        </w:r>
      </w:ins>
    </w:p>
    <w:p w14:paraId="7FDDC79B" w14:textId="77777777" w:rsidR="00F54C37" w:rsidRPr="00F54C37" w:rsidRDefault="00F54C37" w:rsidP="00F54C37">
      <w:pPr>
        <w:ind w:left="720" w:hanging="720"/>
        <w:rPr>
          <w:ins w:id="208" w:author="David Dayan" w:date="2021-12-03T17:45:00Z"/>
          <w:sz w:val="24"/>
          <w:szCs w:val="24"/>
        </w:rPr>
      </w:pPr>
      <w:ins w:id="209" w:author="David Dayan" w:date="2021-12-03T17:45:00Z">
        <w:r w:rsidRPr="00F54C37">
          <w:rPr>
            <w:sz w:val="24"/>
            <w:szCs w:val="24"/>
          </w:rPr>
          <w:t xml:space="preserve">Ivanova NV, </w:t>
        </w:r>
        <w:proofErr w:type="spellStart"/>
        <w:r w:rsidRPr="00F54C37">
          <w:rPr>
            <w:sz w:val="24"/>
            <w:szCs w:val="24"/>
          </w:rPr>
          <w:t>Dewaard</w:t>
        </w:r>
        <w:proofErr w:type="spellEnd"/>
        <w:r w:rsidRPr="00F54C37">
          <w:rPr>
            <w:sz w:val="24"/>
            <w:szCs w:val="24"/>
          </w:rPr>
          <w:t xml:space="preserve"> JR, Hebert PDN (2006) An inexpensive, automation-friendly protocol for recovering high-quality DNA. Molecular Ecology Notes 6, 998-1002.</w:t>
        </w:r>
      </w:ins>
    </w:p>
    <w:p w14:paraId="38A0A1BB" w14:textId="11644EBF" w:rsidR="009E3DE5" w:rsidDel="00F54C37" w:rsidRDefault="00F54C37" w:rsidP="00F54C37">
      <w:pPr>
        <w:ind w:left="720" w:hanging="720"/>
        <w:rPr>
          <w:del w:id="210" w:author="David Dayan" w:date="2021-12-03T17:44:00Z"/>
          <w:sz w:val="24"/>
          <w:szCs w:val="24"/>
        </w:rPr>
        <w:pPrChange w:id="211" w:author="David Dayan" w:date="2021-12-03T17:45:00Z">
          <w:pPr>
            <w:ind w:left="720" w:hanging="720"/>
          </w:pPr>
        </w:pPrChange>
      </w:pPr>
      <w:ins w:id="212" w:author="David Dayan" w:date="2021-12-03T17:45:00Z">
        <w:r w:rsidRPr="00F54C37">
          <w:rPr>
            <w:sz w:val="24"/>
            <w:szCs w:val="24"/>
          </w:rPr>
          <w:t xml:space="preserve">O'Leary SJ, </w:t>
        </w:r>
        <w:proofErr w:type="spellStart"/>
        <w:r w:rsidRPr="00F54C37">
          <w:rPr>
            <w:sz w:val="24"/>
            <w:szCs w:val="24"/>
          </w:rPr>
          <w:t>Puritz</w:t>
        </w:r>
        <w:proofErr w:type="spellEnd"/>
        <w:r w:rsidRPr="00F54C37">
          <w:rPr>
            <w:sz w:val="24"/>
            <w:szCs w:val="24"/>
          </w:rPr>
          <w:t xml:space="preserve"> JB, Willis SC, Hollenbeck CM, Portnoy DS (2018) These aren't the loci you</w:t>
        </w:r>
      </w:ins>
      <w:ins w:id="213" w:author="David Dayan" w:date="2021-12-03T17:46:00Z">
        <w:r>
          <w:rPr>
            <w:sz w:val="24"/>
            <w:szCs w:val="24"/>
          </w:rPr>
          <w:t>’r</w:t>
        </w:r>
      </w:ins>
      <w:ins w:id="214" w:author="David Dayan" w:date="2021-12-03T17:45:00Z">
        <w:r w:rsidRPr="00F54C37">
          <w:rPr>
            <w:sz w:val="24"/>
            <w:szCs w:val="24"/>
          </w:rPr>
          <w:t xml:space="preserve">e looking for: Principles of effective </w:t>
        </w:r>
        <w:proofErr w:type="spellStart"/>
        <w:r w:rsidRPr="00F54C37">
          <w:rPr>
            <w:sz w:val="24"/>
            <w:szCs w:val="24"/>
          </w:rPr>
          <w:t>snp</w:t>
        </w:r>
        <w:proofErr w:type="spellEnd"/>
        <w:r w:rsidRPr="00F54C37">
          <w:rPr>
            <w:sz w:val="24"/>
            <w:szCs w:val="24"/>
          </w:rPr>
          <w:t xml:space="preserve"> filtering for molecular ecologists. Mol Ecol</w:t>
        </w:r>
        <w:r>
          <w:rPr>
            <w:sz w:val="24"/>
            <w:szCs w:val="24"/>
          </w:rPr>
          <w:t>ogy</w:t>
        </w:r>
        <w:r w:rsidRPr="00F54C37">
          <w:rPr>
            <w:sz w:val="24"/>
            <w:szCs w:val="24"/>
          </w:rPr>
          <w:t>.</w:t>
        </w:r>
      </w:ins>
      <w:del w:id="215" w:author="David Dayan" w:date="2021-12-03T17:44:00Z">
        <w:r w:rsidR="009E3DE5" w:rsidRPr="009E3DE5" w:rsidDel="00F54C37">
          <w:rPr>
            <w:sz w:val="24"/>
            <w:szCs w:val="24"/>
          </w:rPr>
          <w:delText>Hess JE, Zendt JS, Matala AR, Narum SR (2016) Genetic basis of adult migration timing in anadromous steelhead discovered through multivariate association testing. Proc Biol Sci 283.</w:delText>
        </w:r>
      </w:del>
    </w:p>
    <w:p w14:paraId="7B4B87FC" w14:textId="77777777" w:rsidR="00F54C37" w:rsidRPr="009E3DE5" w:rsidRDefault="00F54C37" w:rsidP="00F54C37">
      <w:pPr>
        <w:ind w:left="720" w:hanging="720"/>
        <w:rPr>
          <w:ins w:id="216" w:author="David Dayan" w:date="2021-12-03T17:45:00Z"/>
          <w:sz w:val="24"/>
          <w:szCs w:val="24"/>
        </w:rPr>
      </w:pPr>
    </w:p>
    <w:p w14:paraId="05694819" w14:textId="47528342" w:rsidR="009E3DE5" w:rsidRPr="009E3DE5" w:rsidDel="00F54C37" w:rsidRDefault="009E3DE5" w:rsidP="009E3DE5">
      <w:pPr>
        <w:ind w:left="720" w:hanging="720"/>
        <w:rPr>
          <w:del w:id="217" w:author="David Dayan" w:date="2021-12-03T17:44:00Z"/>
          <w:sz w:val="24"/>
          <w:szCs w:val="24"/>
        </w:rPr>
      </w:pPr>
      <w:del w:id="218" w:author="David Dayan" w:date="2021-12-03T17:44:00Z">
        <w:r w:rsidRPr="009E3DE5" w:rsidDel="00F54C37">
          <w:rPr>
            <w:sz w:val="24"/>
            <w:szCs w:val="24"/>
          </w:rPr>
          <w:delText>Ivanova NV, Dewaard JR, Hebert PDN (2006) An inexpensive, automation-friendly protocol for recovering high-quality DNA. Molecular Ecology Notes 6, 998-1002.</w:delText>
        </w:r>
      </w:del>
    </w:p>
    <w:p w14:paraId="32FF8D4C" w14:textId="4E40A4A2" w:rsidR="009E3DE5" w:rsidDel="00F54C37" w:rsidRDefault="009E3DE5" w:rsidP="009E3DE5">
      <w:pPr>
        <w:ind w:left="720" w:hanging="720"/>
        <w:rPr>
          <w:del w:id="219" w:author="David Dayan" w:date="2021-12-03T17:44:00Z"/>
          <w:sz w:val="24"/>
          <w:szCs w:val="24"/>
        </w:rPr>
      </w:pPr>
      <w:del w:id="220" w:author="David Dayan" w:date="2021-12-03T17:44:00Z">
        <w:r w:rsidRPr="009E3DE5" w:rsidDel="00F54C37">
          <w:rPr>
            <w:sz w:val="24"/>
            <w:szCs w:val="24"/>
          </w:rPr>
          <w:delText xml:space="preserve">O'Leary SJ, Puritz JB, Willis SC, Hollenbeck CM, Portnoy DS (2018) These aren't the loci you'e looking for: Principles of effective snp filtering for molecular ecologists. </w:delText>
        </w:r>
        <w:r w:rsidRPr="00031947" w:rsidDel="00F54C37">
          <w:rPr>
            <w:sz w:val="24"/>
            <w:szCs w:val="24"/>
            <w:highlight w:val="yellow"/>
          </w:rPr>
          <w:delText>Mol Ecol.</w:delText>
        </w:r>
      </w:del>
    </w:p>
    <w:p w14:paraId="29959FCC" w14:textId="1F9617C7" w:rsidR="006078E3" w:rsidRPr="009E3DE5" w:rsidRDefault="006078E3" w:rsidP="009E3DE5">
      <w:pPr>
        <w:ind w:left="720" w:hanging="720"/>
        <w:rPr>
          <w:sz w:val="24"/>
          <w:szCs w:val="24"/>
        </w:rPr>
      </w:pPr>
      <w:r w:rsidRPr="006078E3">
        <w:rPr>
          <w:sz w:val="24"/>
          <w:szCs w:val="24"/>
        </w:rPr>
        <w:t>O’Malley</w:t>
      </w:r>
      <w:r>
        <w:rPr>
          <w:sz w:val="24"/>
          <w:szCs w:val="24"/>
        </w:rPr>
        <w:t xml:space="preserve"> KG, </w:t>
      </w:r>
      <w:r w:rsidRPr="006078E3">
        <w:rPr>
          <w:sz w:val="24"/>
          <w:szCs w:val="24"/>
        </w:rPr>
        <w:t>Mazur</w:t>
      </w:r>
      <w:r>
        <w:rPr>
          <w:sz w:val="24"/>
          <w:szCs w:val="24"/>
        </w:rPr>
        <w:t xml:space="preserve"> S, </w:t>
      </w:r>
      <w:r w:rsidRPr="006078E3">
        <w:rPr>
          <w:sz w:val="24"/>
          <w:szCs w:val="24"/>
        </w:rPr>
        <w:t xml:space="preserve">Green L, Bohn S, Wells A </w:t>
      </w:r>
      <w:r>
        <w:rPr>
          <w:sz w:val="24"/>
          <w:szCs w:val="24"/>
        </w:rPr>
        <w:t>(</w:t>
      </w:r>
      <w:r w:rsidRPr="006078E3">
        <w:rPr>
          <w:sz w:val="24"/>
          <w:szCs w:val="24"/>
        </w:rPr>
        <w:t>2020</w:t>
      </w:r>
      <w:r>
        <w:rPr>
          <w:sz w:val="24"/>
          <w:szCs w:val="24"/>
        </w:rPr>
        <w:t>)</w:t>
      </w:r>
      <w:r w:rsidRPr="006078E3">
        <w:rPr>
          <w:sz w:val="24"/>
          <w:szCs w:val="24"/>
        </w:rPr>
        <w:t xml:space="preserve"> Evaluating the genetics of naturally produced Chinook salmon (Oncorhynchus tshawytscha) captured in the Lower Rogue River, Oregon fishery. Information Report 2020-02. Oregon Department of Fish and Wildlife, Salem. https://nrimp.dfw.state.or.us/web%20stores/data%20libraries/files/ODFW/ODFW_42004_2_O'Malley%20et%20al.%20(2020)%20ODFW%20Information%20Report%202020-02.pdf</w:t>
      </w:r>
    </w:p>
    <w:p w14:paraId="2888F32B" w14:textId="6B20A0DE" w:rsidR="007251DA" w:rsidRDefault="00144E70" w:rsidP="00144E70">
      <w:pPr>
        <w:ind w:left="720" w:hanging="720"/>
        <w:rPr>
          <w:sz w:val="24"/>
          <w:szCs w:val="24"/>
        </w:rPr>
      </w:pPr>
      <w:r w:rsidRPr="00D90081">
        <w:rPr>
          <w:sz w:val="24"/>
          <w:szCs w:val="24"/>
        </w:rPr>
        <w:t xml:space="preserve">  </w:t>
      </w:r>
    </w:p>
    <w:p w14:paraId="5DC84AEB" w14:textId="67EF0FAE" w:rsidR="007251DA" w:rsidRDefault="007251DA" w:rsidP="00144E70">
      <w:pPr>
        <w:ind w:left="720" w:hanging="720"/>
        <w:rPr>
          <w:sz w:val="24"/>
          <w:szCs w:val="24"/>
        </w:rPr>
      </w:pPr>
    </w:p>
    <w:p w14:paraId="26CB539C" w14:textId="77777777" w:rsidR="00311713" w:rsidRDefault="00311713">
      <w:pPr>
        <w:rPr>
          <w:ins w:id="221" w:author="David Dayan" w:date="2021-12-03T16:39:00Z"/>
          <w:sz w:val="24"/>
          <w:szCs w:val="24"/>
        </w:rPr>
        <w:sectPr w:rsidR="00311713" w:rsidSect="00144E70">
          <w:pgSz w:w="12240" w:h="15840" w:code="1"/>
          <w:pgMar w:top="1440" w:right="1440" w:bottom="1440" w:left="1440" w:header="720" w:footer="720" w:gutter="0"/>
          <w:pgNumType w:start="1"/>
          <w:cols w:space="720"/>
          <w:docGrid w:linePitch="360"/>
        </w:sectPr>
      </w:pPr>
    </w:p>
    <w:tbl>
      <w:tblPr>
        <w:tblW w:w="14220" w:type="dxa"/>
        <w:tblInd w:w="-360" w:type="dxa"/>
        <w:tblLook w:val="04A0" w:firstRow="1" w:lastRow="0" w:firstColumn="1" w:lastColumn="0" w:noHBand="0" w:noVBand="1"/>
        <w:tblPrChange w:id="222" w:author="David Dayan" w:date="2021-12-03T17:18:00Z">
          <w:tblPr>
            <w:tblW w:w="15282" w:type="dxa"/>
            <w:tblLook w:val="04A0" w:firstRow="1" w:lastRow="0" w:firstColumn="1" w:lastColumn="0" w:noHBand="0" w:noVBand="1"/>
          </w:tblPr>
        </w:tblPrChange>
      </w:tblPr>
      <w:tblGrid>
        <w:gridCol w:w="1563"/>
        <w:gridCol w:w="746"/>
        <w:gridCol w:w="599"/>
        <w:gridCol w:w="1142"/>
        <w:gridCol w:w="1440"/>
        <w:gridCol w:w="1530"/>
        <w:gridCol w:w="898"/>
        <w:gridCol w:w="902"/>
        <w:gridCol w:w="2160"/>
        <w:gridCol w:w="1710"/>
        <w:gridCol w:w="1530"/>
        <w:tblGridChange w:id="223">
          <w:tblGrid>
            <w:gridCol w:w="1563"/>
            <w:gridCol w:w="746"/>
            <w:gridCol w:w="599"/>
            <w:gridCol w:w="1142"/>
            <w:gridCol w:w="1440"/>
            <w:gridCol w:w="1530"/>
            <w:gridCol w:w="898"/>
            <w:gridCol w:w="902"/>
            <w:gridCol w:w="2160"/>
            <w:gridCol w:w="1296"/>
            <w:gridCol w:w="1580"/>
            <w:gridCol w:w="1426"/>
          </w:tblGrid>
        </w:tblGridChange>
      </w:tblGrid>
      <w:tr w:rsidR="00036D0E" w:rsidRPr="00036D0E" w14:paraId="7B4A1184" w14:textId="77777777" w:rsidTr="00245317">
        <w:trPr>
          <w:cantSplit/>
          <w:trHeight w:val="20"/>
          <w:tblHeader/>
          <w:ins w:id="224" w:author="David Dayan" w:date="2021-12-03T17:13:00Z"/>
          <w:trPrChange w:id="225" w:author="David Dayan" w:date="2021-12-03T17:18:00Z">
            <w:trPr>
              <w:trHeight w:val="340"/>
            </w:trPr>
          </w:trPrChange>
        </w:trPr>
        <w:tc>
          <w:tcPr>
            <w:tcW w:w="1563" w:type="dxa"/>
            <w:tcBorders>
              <w:top w:val="single" w:sz="4" w:space="0" w:color="auto"/>
              <w:left w:val="nil"/>
              <w:bottom w:val="single" w:sz="8" w:space="0" w:color="auto"/>
              <w:right w:val="nil"/>
            </w:tcBorders>
            <w:shd w:val="clear" w:color="auto" w:fill="auto"/>
            <w:noWrap/>
            <w:vAlign w:val="bottom"/>
            <w:hideMark/>
            <w:tcPrChange w:id="226" w:author="David Dayan" w:date="2021-12-03T17:18:00Z">
              <w:tcPr>
                <w:tcW w:w="1563" w:type="dxa"/>
                <w:tcBorders>
                  <w:top w:val="single" w:sz="4" w:space="0" w:color="auto"/>
                  <w:left w:val="nil"/>
                  <w:bottom w:val="single" w:sz="8" w:space="0" w:color="auto"/>
                  <w:right w:val="nil"/>
                </w:tcBorders>
                <w:shd w:val="clear" w:color="auto" w:fill="auto"/>
                <w:noWrap/>
                <w:vAlign w:val="bottom"/>
                <w:hideMark/>
              </w:tcPr>
            </w:tcPrChange>
          </w:tcPr>
          <w:p w14:paraId="549CDC5B" w14:textId="77777777" w:rsidR="00036D0E" w:rsidRPr="00036D0E" w:rsidRDefault="00036D0E" w:rsidP="00245317">
            <w:pPr>
              <w:spacing w:after="0" w:line="240" w:lineRule="auto"/>
              <w:jc w:val="center"/>
              <w:rPr>
                <w:ins w:id="227" w:author="David Dayan" w:date="2021-12-03T17:13:00Z"/>
                <w:rFonts w:ascii="Calibri" w:eastAsia="Times New Roman" w:hAnsi="Calibri" w:cs="Times New Roman"/>
                <w:b/>
                <w:bCs/>
                <w:color w:val="000000"/>
                <w:sz w:val="16"/>
                <w:szCs w:val="16"/>
              </w:rPr>
            </w:pPr>
            <w:ins w:id="228" w:author="David Dayan" w:date="2021-12-03T17:13:00Z">
              <w:r w:rsidRPr="00036D0E">
                <w:rPr>
                  <w:rFonts w:ascii="Calibri" w:eastAsia="Times New Roman" w:hAnsi="Calibri" w:cs="Times New Roman"/>
                  <w:b/>
                  <w:bCs/>
                  <w:color w:val="000000"/>
                  <w:sz w:val="16"/>
                  <w:szCs w:val="16"/>
                </w:rPr>
                <w:lastRenderedPageBreak/>
                <w:t>Sample</w:t>
              </w:r>
            </w:ins>
          </w:p>
        </w:tc>
        <w:tc>
          <w:tcPr>
            <w:tcW w:w="746" w:type="dxa"/>
            <w:tcBorders>
              <w:top w:val="single" w:sz="4" w:space="0" w:color="auto"/>
              <w:left w:val="nil"/>
              <w:bottom w:val="single" w:sz="8" w:space="0" w:color="auto"/>
              <w:right w:val="nil"/>
            </w:tcBorders>
            <w:shd w:val="clear" w:color="auto" w:fill="auto"/>
            <w:noWrap/>
            <w:vAlign w:val="bottom"/>
            <w:hideMark/>
            <w:tcPrChange w:id="229" w:author="David Dayan" w:date="2021-12-03T17:18:00Z">
              <w:tcPr>
                <w:tcW w:w="746" w:type="dxa"/>
                <w:tcBorders>
                  <w:top w:val="single" w:sz="4" w:space="0" w:color="auto"/>
                  <w:left w:val="nil"/>
                  <w:bottom w:val="single" w:sz="8" w:space="0" w:color="auto"/>
                  <w:right w:val="nil"/>
                </w:tcBorders>
                <w:shd w:val="clear" w:color="auto" w:fill="auto"/>
                <w:noWrap/>
                <w:vAlign w:val="bottom"/>
                <w:hideMark/>
              </w:tcPr>
            </w:tcPrChange>
          </w:tcPr>
          <w:p w14:paraId="20BE641B" w14:textId="77777777" w:rsidR="00036D0E" w:rsidRPr="00036D0E" w:rsidRDefault="00036D0E" w:rsidP="00245317">
            <w:pPr>
              <w:spacing w:after="0" w:line="240" w:lineRule="auto"/>
              <w:jc w:val="center"/>
              <w:rPr>
                <w:ins w:id="230" w:author="David Dayan" w:date="2021-12-03T17:13:00Z"/>
                <w:rFonts w:ascii="Calibri" w:eastAsia="Times New Roman" w:hAnsi="Calibri" w:cs="Times New Roman"/>
                <w:b/>
                <w:bCs/>
                <w:color w:val="000000"/>
                <w:sz w:val="16"/>
                <w:szCs w:val="16"/>
              </w:rPr>
            </w:pPr>
            <w:ins w:id="231" w:author="David Dayan" w:date="2021-12-03T17:13:00Z">
              <w:r w:rsidRPr="00036D0E">
                <w:rPr>
                  <w:rFonts w:ascii="Calibri" w:eastAsia="Times New Roman" w:hAnsi="Calibri" w:cs="Times New Roman"/>
                  <w:b/>
                  <w:bCs/>
                  <w:color w:val="000000"/>
                  <w:sz w:val="16"/>
                  <w:szCs w:val="16"/>
                </w:rPr>
                <w:t>Date</w:t>
              </w:r>
            </w:ins>
          </w:p>
        </w:tc>
        <w:tc>
          <w:tcPr>
            <w:tcW w:w="599" w:type="dxa"/>
            <w:tcBorders>
              <w:top w:val="single" w:sz="4" w:space="0" w:color="auto"/>
              <w:left w:val="nil"/>
              <w:bottom w:val="single" w:sz="8" w:space="0" w:color="auto"/>
              <w:right w:val="nil"/>
            </w:tcBorders>
            <w:shd w:val="clear" w:color="auto" w:fill="auto"/>
            <w:noWrap/>
            <w:vAlign w:val="bottom"/>
            <w:hideMark/>
            <w:tcPrChange w:id="232" w:author="David Dayan" w:date="2021-12-03T17:18:00Z">
              <w:tcPr>
                <w:tcW w:w="599" w:type="dxa"/>
                <w:tcBorders>
                  <w:top w:val="single" w:sz="4" w:space="0" w:color="auto"/>
                  <w:left w:val="nil"/>
                  <w:bottom w:val="single" w:sz="8" w:space="0" w:color="auto"/>
                  <w:right w:val="nil"/>
                </w:tcBorders>
                <w:shd w:val="clear" w:color="auto" w:fill="auto"/>
                <w:noWrap/>
                <w:vAlign w:val="bottom"/>
                <w:hideMark/>
              </w:tcPr>
            </w:tcPrChange>
          </w:tcPr>
          <w:p w14:paraId="43131981" w14:textId="77777777" w:rsidR="00036D0E" w:rsidRPr="00036D0E" w:rsidRDefault="00036D0E" w:rsidP="00245317">
            <w:pPr>
              <w:spacing w:after="0" w:line="240" w:lineRule="auto"/>
              <w:jc w:val="center"/>
              <w:rPr>
                <w:ins w:id="233" w:author="David Dayan" w:date="2021-12-03T17:13:00Z"/>
                <w:rFonts w:ascii="Calibri" w:eastAsia="Times New Roman" w:hAnsi="Calibri" w:cs="Times New Roman"/>
                <w:b/>
                <w:bCs/>
                <w:color w:val="000000"/>
                <w:sz w:val="16"/>
                <w:szCs w:val="16"/>
              </w:rPr>
            </w:pPr>
            <w:ins w:id="234" w:author="David Dayan" w:date="2021-12-03T17:13:00Z">
              <w:r w:rsidRPr="00036D0E">
                <w:rPr>
                  <w:rFonts w:ascii="Calibri" w:eastAsia="Times New Roman" w:hAnsi="Calibri" w:cs="Times New Roman"/>
                  <w:b/>
                  <w:bCs/>
                  <w:color w:val="000000"/>
                  <w:sz w:val="16"/>
                  <w:szCs w:val="16"/>
                </w:rPr>
                <w:t>Julian Day</w:t>
              </w:r>
            </w:ins>
          </w:p>
        </w:tc>
        <w:tc>
          <w:tcPr>
            <w:tcW w:w="1142" w:type="dxa"/>
            <w:tcBorders>
              <w:top w:val="single" w:sz="4" w:space="0" w:color="auto"/>
              <w:left w:val="nil"/>
              <w:bottom w:val="single" w:sz="8" w:space="0" w:color="auto"/>
              <w:right w:val="nil"/>
            </w:tcBorders>
            <w:shd w:val="clear" w:color="auto" w:fill="auto"/>
            <w:noWrap/>
            <w:vAlign w:val="bottom"/>
            <w:hideMark/>
            <w:tcPrChange w:id="235" w:author="David Dayan" w:date="2021-12-03T17:18:00Z">
              <w:tcPr>
                <w:tcW w:w="1142" w:type="dxa"/>
                <w:tcBorders>
                  <w:top w:val="single" w:sz="4" w:space="0" w:color="auto"/>
                  <w:left w:val="nil"/>
                  <w:bottom w:val="single" w:sz="8" w:space="0" w:color="auto"/>
                  <w:right w:val="nil"/>
                </w:tcBorders>
                <w:shd w:val="clear" w:color="auto" w:fill="auto"/>
                <w:noWrap/>
                <w:vAlign w:val="bottom"/>
                <w:hideMark/>
              </w:tcPr>
            </w:tcPrChange>
          </w:tcPr>
          <w:p w14:paraId="4EC63E75" w14:textId="77777777" w:rsidR="00036D0E" w:rsidRPr="00036D0E" w:rsidRDefault="00036D0E" w:rsidP="00245317">
            <w:pPr>
              <w:spacing w:after="0" w:line="240" w:lineRule="auto"/>
              <w:jc w:val="center"/>
              <w:rPr>
                <w:ins w:id="236" w:author="David Dayan" w:date="2021-12-03T17:13:00Z"/>
                <w:rFonts w:ascii="Calibri" w:eastAsia="Times New Roman" w:hAnsi="Calibri" w:cs="Times New Roman"/>
                <w:b/>
                <w:bCs/>
                <w:color w:val="000000"/>
                <w:sz w:val="16"/>
                <w:szCs w:val="16"/>
              </w:rPr>
            </w:pPr>
            <w:ins w:id="237" w:author="David Dayan" w:date="2021-12-03T17:13:00Z">
              <w:r w:rsidRPr="00036D0E">
                <w:rPr>
                  <w:rFonts w:ascii="Calibri" w:eastAsia="Times New Roman" w:hAnsi="Calibri" w:cs="Times New Roman"/>
                  <w:b/>
                  <w:bCs/>
                  <w:color w:val="000000"/>
                  <w:sz w:val="16"/>
                  <w:szCs w:val="16"/>
                </w:rPr>
                <w:t>Location</w:t>
              </w:r>
            </w:ins>
          </w:p>
        </w:tc>
        <w:tc>
          <w:tcPr>
            <w:tcW w:w="1440" w:type="dxa"/>
            <w:tcBorders>
              <w:top w:val="single" w:sz="4" w:space="0" w:color="auto"/>
              <w:left w:val="nil"/>
              <w:bottom w:val="single" w:sz="8" w:space="0" w:color="auto"/>
              <w:right w:val="nil"/>
            </w:tcBorders>
            <w:shd w:val="clear" w:color="auto" w:fill="auto"/>
            <w:noWrap/>
            <w:vAlign w:val="bottom"/>
            <w:hideMark/>
            <w:tcPrChange w:id="238" w:author="David Dayan" w:date="2021-12-03T17:18:00Z">
              <w:tcPr>
                <w:tcW w:w="1440" w:type="dxa"/>
                <w:tcBorders>
                  <w:top w:val="single" w:sz="4" w:space="0" w:color="auto"/>
                  <w:left w:val="nil"/>
                  <w:bottom w:val="single" w:sz="8" w:space="0" w:color="auto"/>
                  <w:right w:val="nil"/>
                </w:tcBorders>
                <w:shd w:val="clear" w:color="auto" w:fill="auto"/>
                <w:noWrap/>
                <w:vAlign w:val="bottom"/>
                <w:hideMark/>
              </w:tcPr>
            </w:tcPrChange>
          </w:tcPr>
          <w:p w14:paraId="2656EB1E" w14:textId="77777777" w:rsidR="00036D0E" w:rsidRPr="00036D0E" w:rsidRDefault="00036D0E" w:rsidP="00245317">
            <w:pPr>
              <w:spacing w:after="0" w:line="240" w:lineRule="auto"/>
              <w:jc w:val="center"/>
              <w:rPr>
                <w:ins w:id="239" w:author="David Dayan" w:date="2021-12-03T17:13:00Z"/>
                <w:rFonts w:ascii="Calibri" w:eastAsia="Times New Roman" w:hAnsi="Calibri" w:cs="Times New Roman"/>
                <w:b/>
                <w:bCs/>
                <w:color w:val="000000"/>
                <w:sz w:val="16"/>
                <w:szCs w:val="16"/>
              </w:rPr>
            </w:pPr>
            <w:ins w:id="240" w:author="David Dayan" w:date="2021-12-03T17:13:00Z">
              <w:r w:rsidRPr="00036D0E">
                <w:rPr>
                  <w:rFonts w:ascii="Calibri" w:eastAsia="Times New Roman" w:hAnsi="Calibri" w:cs="Times New Roman"/>
                  <w:b/>
                  <w:bCs/>
                  <w:color w:val="000000"/>
                  <w:sz w:val="16"/>
                  <w:szCs w:val="16"/>
                </w:rPr>
                <w:t>Detailed Location</w:t>
              </w:r>
            </w:ins>
          </w:p>
        </w:tc>
        <w:tc>
          <w:tcPr>
            <w:tcW w:w="1530" w:type="dxa"/>
            <w:tcBorders>
              <w:top w:val="single" w:sz="4" w:space="0" w:color="auto"/>
              <w:left w:val="nil"/>
              <w:bottom w:val="single" w:sz="8" w:space="0" w:color="auto"/>
              <w:right w:val="nil"/>
            </w:tcBorders>
            <w:shd w:val="clear" w:color="auto" w:fill="auto"/>
            <w:noWrap/>
            <w:vAlign w:val="bottom"/>
            <w:hideMark/>
            <w:tcPrChange w:id="241" w:author="David Dayan" w:date="2021-12-03T17:18:00Z">
              <w:tcPr>
                <w:tcW w:w="1530" w:type="dxa"/>
                <w:tcBorders>
                  <w:top w:val="single" w:sz="4" w:space="0" w:color="auto"/>
                  <w:left w:val="nil"/>
                  <w:bottom w:val="single" w:sz="8" w:space="0" w:color="auto"/>
                  <w:right w:val="nil"/>
                </w:tcBorders>
                <w:shd w:val="clear" w:color="auto" w:fill="auto"/>
                <w:noWrap/>
                <w:vAlign w:val="bottom"/>
                <w:hideMark/>
              </w:tcPr>
            </w:tcPrChange>
          </w:tcPr>
          <w:p w14:paraId="6F86A4DA" w14:textId="77777777" w:rsidR="00036D0E" w:rsidRPr="00036D0E" w:rsidRDefault="00036D0E" w:rsidP="00245317">
            <w:pPr>
              <w:spacing w:after="0" w:line="240" w:lineRule="auto"/>
              <w:jc w:val="center"/>
              <w:rPr>
                <w:ins w:id="242" w:author="David Dayan" w:date="2021-12-03T17:13:00Z"/>
                <w:rFonts w:ascii="Calibri" w:eastAsia="Times New Roman" w:hAnsi="Calibri" w:cs="Times New Roman"/>
                <w:b/>
                <w:bCs/>
                <w:color w:val="000000"/>
                <w:sz w:val="16"/>
                <w:szCs w:val="16"/>
              </w:rPr>
            </w:pPr>
            <w:ins w:id="243" w:author="David Dayan" w:date="2021-12-03T17:13:00Z">
              <w:r w:rsidRPr="00036D0E">
                <w:rPr>
                  <w:rFonts w:ascii="Calibri" w:eastAsia="Times New Roman" w:hAnsi="Calibri" w:cs="Times New Roman"/>
                  <w:b/>
                  <w:bCs/>
                  <w:color w:val="000000"/>
                  <w:sz w:val="16"/>
                  <w:szCs w:val="16"/>
                </w:rPr>
                <w:t>Sampling Method</w:t>
              </w:r>
            </w:ins>
          </w:p>
        </w:tc>
        <w:tc>
          <w:tcPr>
            <w:tcW w:w="898" w:type="dxa"/>
            <w:tcBorders>
              <w:top w:val="single" w:sz="4" w:space="0" w:color="auto"/>
              <w:left w:val="nil"/>
              <w:bottom w:val="single" w:sz="8" w:space="0" w:color="auto"/>
              <w:right w:val="nil"/>
            </w:tcBorders>
            <w:shd w:val="clear" w:color="auto" w:fill="auto"/>
            <w:noWrap/>
            <w:vAlign w:val="bottom"/>
            <w:hideMark/>
            <w:tcPrChange w:id="244" w:author="David Dayan" w:date="2021-12-03T17:18:00Z">
              <w:tcPr>
                <w:tcW w:w="898" w:type="dxa"/>
                <w:tcBorders>
                  <w:top w:val="single" w:sz="4" w:space="0" w:color="auto"/>
                  <w:left w:val="nil"/>
                  <w:bottom w:val="single" w:sz="8" w:space="0" w:color="auto"/>
                  <w:right w:val="nil"/>
                </w:tcBorders>
                <w:shd w:val="clear" w:color="auto" w:fill="auto"/>
                <w:noWrap/>
                <w:vAlign w:val="bottom"/>
                <w:hideMark/>
              </w:tcPr>
            </w:tcPrChange>
          </w:tcPr>
          <w:p w14:paraId="1B6F3FED" w14:textId="77777777" w:rsidR="00036D0E" w:rsidRPr="00036D0E" w:rsidRDefault="00036D0E" w:rsidP="00245317">
            <w:pPr>
              <w:spacing w:after="0" w:line="240" w:lineRule="auto"/>
              <w:jc w:val="center"/>
              <w:rPr>
                <w:ins w:id="245" w:author="David Dayan" w:date="2021-12-03T17:13:00Z"/>
                <w:rFonts w:ascii="Calibri" w:eastAsia="Times New Roman" w:hAnsi="Calibri" w:cs="Times New Roman"/>
                <w:b/>
                <w:bCs/>
                <w:color w:val="000000"/>
                <w:sz w:val="16"/>
                <w:szCs w:val="16"/>
              </w:rPr>
            </w:pPr>
            <w:ins w:id="246" w:author="David Dayan" w:date="2021-12-03T17:13:00Z">
              <w:r w:rsidRPr="00036D0E">
                <w:rPr>
                  <w:rFonts w:ascii="Calibri" w:eastAsia="Times New Roman" w:hAnsi="Calibri" w:cs="Times New Roman"/>
                  <w:b/>
                  <w:bCs/>
                  <w:color w:val="000000"/>
                  <w:sz w:val="16"/>
                  <w:szCs w:val="16"/>
                </w:rPr>
                <w:t>Ots37124-12277401</w:t>
              </w:r>
            </w:ins>
          </w:p>
        </w:tc>
        <w:tc>
          <w:tcPr>
            <w:tcW w:w="902" w:type="dxa"/>
            <w:tcBorders>
              <w:top w:val="single" w:sz="4" w:space="0" w:color="auto"/>
              <w:left w:val="nil"/>
              <w:bottom w:val="single" w:sz="8" w:space="0" w:color="auto"/>
              <w:right w:val="nil"/>
            </w:tcBorders>
            <w:shd w:val="clear" w:color="auto" w:fill="auto"/>
            <w:noWrap/>
            <w:vAlign w:val="bottom"/>
            <w:hideMark/>
            <w:tcPrChange w:id="247" w:author="David Dayan" w:date="2021-12-03T17:18:00Z">
              <w:tcPr>
                <w:tcW w:w="902" w:type="dxa"/>
                <w:tcBorders>
                  <w:top w:val="single" w:sz="4" w:space="0" w:color="auto"/>
                  <w:left w:val="nil"/>
                  <w:bottom w:val="single" w:sz="8" w:space="0" w:color="auto"/>
                  <w:right w:val="nil"/>
                </w:tcBorders>
                <w:shd w:val="clear" w:color="auto" w:fill="auto"/>
                <w:noWrap/>
                <w:vAlign w:val="bottom"/>
                <w:hideMark/>
              </w:tcPr>
            </w:tcPrChange>
          </w:tcPr>
          <w:p w14:paraId="15F41CF9" w14:textId="77777777" w:rsidR="00036D0E" w:rsidRPr="00036D0E" w:rsidRDefault="00036D0E" w:rsidP="00245317">
            <w:pPr>
              <w:spacing w:after="0" w:line="240" w:lineRule="auto"/>
              <w:jc w:val="center"/>
              <w:rPr>
                <w:ins w:id="248" w:author="David Dayan" w:date="2021-12-03T17:13:00Z"/>
                <w:rFonts w:ascii="Calibri" w:eastAsia="Times New Roman" w:hAnsi="Calibri" w:cs="Times New Roman"/>
                <w:b/>
                <w:bCs/>
                <w:color w:val="000000"/>
                <w:sz w:val="16"/>
                <w:szCs w:val="16"/>
              </w:rPr>
            </w:pPr>
            <w:ins w:id="249" w:author="David Dayan" w:date="2021-12-03T17:13:00Z">
              <w:r w:rsidRPr="00036D0E">
                <w:rPr>
                  <w:rFonts w:ascii="Calibri" w:eastAsia="Times New Roman" w:hAnsi="Calibri" w:cs="Times New Roman"/>
                  <w:b/>
                  <w:bCs/>
                  <w:color w:val="000000"/>
                  <w:sz w:val="16"/>
                  <w:szCs w:val="16"/>
                </w:rPr>
                <w:t>Ots37124-12310649</w:t>
              </w:r>
            </w:ins>
          </w:p>
        </w:tc>
        <w:tc>
          <w:tcPr>
            <w:tcW w:w="2160" w:type="dxa"/>
            <w:tcBorders>
              <w:top w:val="single" w:sz="4" w:space="0" w:color="auto"/>
              <w:left w:val="nil"/>
              <w:bottom w:val="single" w:sz="8" w:space="0" w:color="auto"/>
              <w:right w:val="nil"/>
            </w:tcBorders>
            <w:shd w:val="clear" w:color="auto" w:fill="auto"/>
            <w:noWrap/>
            <w:vAlign w:val="bottom"/>
            <w:hideMark/>
            <w:tcPrChange w:id="250" w:author="David Dayan" w:date="2021-12-03T17:18:00Z">
              <w:tcPr>
                <w:tcW w:w="3456" w:type="dxa"/>
                <w:gridSpan w:val="2"/>
                <w:tcBorders>
                  <w:top w:val="single" w:sz="4" w:space="0" w:color="auto"/>
                  <w:left w:val="nil"/>
                  <w:bottom w:val="single" w:sz="8" w:space="0" w:color="auto"/>
                  <w:right w:val="nil"/>
                </w:tcBorders>
                <w:shd w:val="clear" w:color="auto" w:fill="auto"/>
                <w:noWrap/>
                <w:vAlign w:val="bottom"/>
                <w:hideMark/>
              </w:tcPr>
            </w:tcPrChange>
          </w:tcPr>
          <w:p w14:paraId="510846EF" w14:textId="77777777" w:rsidR="00036D0E" w:rsidRPr="00036D0E" w:rsidRDefault="00036D0E" w:rsidP="00245317">
            <w:pPr>
              <w:spacing w:after="0" w:line="240" w:lineRule="auto"/>
              <w:jc w:val="center"/>
              <w:rPr>
                <w:ins w:id="251" w:author="David Dayan" w:date="2021-12-03T17:13:00Z"/>
                <w:rFonts w:ascii="Calibri" w:eastAsia="Times New Roman" w:hAnsi="Calibri" w:cs="Times New Roman"/>
                <w:b/>
                <w:bCs/>
                <w:color w:val="000000"/>
                <w:sz w:val="16"/>
                <w:szCs w:val="16"/>
              </w:rPr>
            </w:pPr>
            <w:ins w:id="252" w:author="David Dayan" w:date="2021-12-03T17:13:00Z">
              <w:r w:rsidRPr="00036D0E">
                <w:rPr>
                  <w:rFonts w:ascii="Calibri" w:eastAsia="Times New Roman" w:hAnsi="Calibri" w:cs="Times New Roman"/>
                  <w:b/>
                  <w:bCs/>
                  <w:color w:val="000000"/>
                  <w:sz w:val="16"/>
                  <w:szCs w:val="16"/>
                </w:rPr>
                <w:t>greb1l SNP1 Genotype</w:t>
              </w:r>
            </w:ins>
          </w:p>
        </w:tc>
        <w:tc>
          <w:tcPr>
            <w:tcW w:w="1710" w:type="dxa"/>
            <w:tcBorders>
              <w:top w:val="single" w:sz="4" w:space="0" w:color="auto"/>
              <w:left w:val="nil"/>
              <w:bottom w:val="single" w:sz="8" w:space="0" w:color="auto"/>
              <w:right w:val="nil"/>
            </w:tcBorders>
            <w:shd w:val="clear" w:color="auto" w:fill="auto"/>
            <w:noWrap/>
            <w:vAlign w:val="bottom"/>
            <w:hideMark/>
            <w:tcPrChange w:id="253" w:author="David Dayan" w:date="2021-12-03T17:18:00Z">
              <w:tcPr>
                <w:tcW w:w="1580" w:type="dxa"/>
                <w:tcBorders>
                  <w:top w:val="single" w:sz="4" w:space="0" w:color="auto"/>
                  <w:left w:val="nil"/>
                  <w:bottom w:val="single" w:sz="8" w:space="0" w:color="auto"/>
                  <w:right w:val="nil"/>
                </w:tcBorders>
                <w:shd w:val="clear" w:color="auto" w:fill="auto"/>
                <w:noWrap/>
                <w:vAlign w:val="bottom"/>
                <w:hideMark/>
              </w:tcPr>
            </w:tcPrChange>
          </w:tcPr>
          <w:p w14:paraId="45962DCB" w14:textId="77777777" w:rsidR="00036D0E" w:rsidRPr="00036D0E" w:rsidRDefault="00036D0E" w:rsidP="00245317">
            <w:pPr>
              <w:spacing w:after="0" w:line="240" w:lineRule="auto"/>
              <w:jc w:val="center"/>
              <w:rPr>
                <w:ins w:id="254" w:author="David Dayan" w:date="2021-12-03T17:13:00Z"/>
                <w:rFonts w:ascii="Calibri" w:eastAsia="Times New Roman" w:hAnsi="Calibri" w:cs="Times New Roman"/>
                <w:b/>
                <w:bCs/>
                <w:color w:val="000000"/>
                <w:sz w:val="16"/>
                <w:szCs w:val="16"/>
              </w:rPr>
            </w:pPr>
            <w:ins w:id="255" w:author="David Dayan" w:date="2021-12-03T17:13:00Z">
              <w:r w:rsidRPr="00036D0E">
                <w:rPr>
                  <w:rFonts w:ascii="Calibri" w:eastAsia="Times New Roman" w:hAnsi="Calibri" w:cs="Times New Roman"/>
                  <w:b/>
                  <w:bCs/>
                  <w:color w:val="000000"/>
                  <w:sz w:val="16"/>
                  <w:szCs w:val="16"/>
                </w:rPr>
                <w:t>greb1l SNP2 Genotype</w:t>
              </w:r>
            </w:ins>
          </w:p>
        </w:tc>
        <w:tc>
          <w:tcPr>
            <w:tcW w:w="1530" w:type="dxa"/>
            <w:tcBorders>
              <w:top w:val="single" w:sz="4" w:space="0" w:color="auto"/>
              <w:left w:val="nil"/>
              <w:bottom w:val="single" w:sz="8" w:space="0" w:color="auto"/>
              <w:right w:val="nil"/>
            </w:tcBorders>
            <w:shd w:val="clear" w:color="auto" w:fill="auto"/>
            <w:noWrap/>
            <w:vAlign w:val="bottom"/>
            <w:hideMark/>
            <w:tcPrChange w:id="256" w:author="David Dayan" w:date="2021-12-03T17:18:00Z">
              <w:tcPr>
                <w:tcW w:w="1426" w:type="dxa"/>
                <w:tcBorders>
                  <w:top w:val="single" w:sz="4" w:space="0" w:color="auto"/>
                  <w:left w:val="nil"/>
                  <w:bottom w:val="single" w:sz="8" w:space="0" w:color="auto"/>
                  <w:right w:val="nil"/>
                </w:tcBorders>
                <w:shd w:val="clear" w:color="auto" w:fill="auto"/>
                <w:noWrap/>
                <w:vAlign w:val="bottom"/>
                <w:hideMark/>
              </w:tcPr>
            </w:tcPrChange>
          </w:tcPr>
          <w:p w14:paraId="2D679EF6" w14:textId="77777777" w:rsidR="00036D0E" w:rsidRPr="00036D0E" w:rsidRDefault="00036D0E" w:rsidP="00245317">
            <w:pPr>
              <w:spacing w:after="0" w:line="240" w:lineRule="auto"/>
              <w:jc w:val="center"/>
              <w:rPr>
                <w:ins w:id="257" w:author="David Dayan" w:date="2021-12-03T17:13:00Z"/>
                <w:rFonts w:ascii="Calibri" w:eastAsia="Times New Roman" w:hAnsi="Calibri" w:cs="Times New Roman"/>
                <w:b/>
                <w:bCs/>
                <w:color w:val="000000"/>
                <w:sz w:val="16"/>
                <w:szCs w:val="16"/>
              </w:rPr>
            </w:pPr>
            <w:ins w:id="258" w:author="David Dayan" w:date="2021-12-03T17:13:00Z">
              <w:r w:rsidRPr="00036D0E">
                <w:rPr>
                  <w:rFonts w:ascii="Calibri" w:eastAsia="Times New Roman" w:hAnsi="Calibri" w:cs="Times New Roman"/>
                  <w:b/>
                  <w:bCs/>
                  <w:color w:val="000000"/>
                  <w:sz w:val="16"/>
                  <w:szCs w:val="16"/>
                </w:rPr>
                <w:t>Two SNP Genotype</w:t>
              </w:r>
            </w:ins>
          </w:p>
        </w:tc>
      </w:tr>
      <w:tr w:rsidR="00036D0E" w:rsidRPr="00036D0E" w14:paraId="05BFB597" w14:textId="77777777" w:rsidTr="00245317">
        <w:trPr>
          <w:cantSplit/>
          <w:trHeight w:val="20"/>
          <w:ins w:id="259" w:author="David Dayan" w:date="2021-12-03T17:13:00Z"/>
          <w:trPrChange w:id="26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61" w:author="David Dayan" w:date="2021-12-03T17:18:00Z">
              <w:tcPr>
                <w:tcW w:w="1563" w:type="dxa"/>
                <w:tcBorders>
                  <w:top w:val="nil"/>
                  <w:left w:val="nil"/>
                  <w:bottom w:val="nil"/>
                  <w:right w:val="nil"/>
                </w:tcBorders>
                <w:shd w:val="clear" w:color="auto" w:fill="auto"/>
                <w:noWrap/>
                <w:vAlign w:val="bottom"/>
                <w:hideMark/>
              </w:tcPr>
            </w:tcPrChange>
          </w:tcPr>
          <w:p w14:paraId="638EE019" w14:textId="77777777" w:rsidR="00036D0E" w:rsidRPr="00036D0E" w:rsidRDefault="00036D0E" w:rsidP="00245317">
            <w:pPr>
              <w:spacing w:after="0" w:line="240" w:lineRule="auto"/>
              <w:jc w:val="center"/>
              <w:rPr>
                <w:ins w:id="262" w:author="David Dayan" w:date="2021-12-03T17:13:00Z"/>
                <w:rFonts w:ascii="Calibri" w:eastAsia="Times New Roman" w:hAnsi="Calibri" w:cs="Times New Roman"/>
                <w:color w:val="000000"/>
                <w:sz w:val="16"/>
                <w:szCs w:val="16"/>
              </w:rPr>
            </w:pPr>
            <w:ins w:id="263" w:author="David Dayan" w:date="2021-12-03T17:13:00Z">
              <w:r w:rsidRPr="00036D0E">
                <w:rPr>
                  <w:rFonts w:ascii="Calibri" w:eastAsia="Times New Roman" w:hAnsi="Calibri" w:cs="Times New Roman"/>
                  <w:color w:val="000000"/>
                  <w:sz w:val="16"/>
                  <w:szCs w:val="16"/>
                </w:rPr>
                <w:t>OtsAC20ROGR_0001</w:t>
              </w:r>
            </w:ins>
          </w:p>
        </w:tc>
        <w:tc>
          <w:tcPr>
            <w:tcW w:w="746" w:type="dxa"/>
            <w:tcBorders>
              <w:top w:val="nil"/>
              <w:left w:val="nil"/>
              <w:bottom w:val="nil"/>
              <w:right w:val="nil"/>
            </w:tcBorders>
            <w:shd w:val="clear" w:color="auto" w:fill="auto"/>
            <w:noWrap/>
            <w:vAlign w:val="bottom"/>
            <w:hideMark/>
            <w:tcPrChange w:id="264" w:author="David Dayan" w:date="2021-12-03T17:18:00Z">
              <w:tcPr>
                <w:tcW w:w="746" w:type="dxa"/>
                <w:tcBorders>
                  <w:top w:val="nil"/>
                  <w:left w:val="nil"/>
                  <w:bottom w:val="nil"/>
                  <w:right w:val="nil"/>
                </w:tcBorders>
                <w:shd w:val="clear" w:color="auto" w:fill="auto"/>
                <w:noWrap/>
                <w:vAlign w:val="bottom"/>
                <w:hideMark/>
              </w:tcPr>
            </w:tcPrChange>
          </w:tcPr>
          <w:p w14:paraId="7B3815B1" w14:textId="77777777" w:rsidR="00036D0E" w:rsidRPr="00036D0E" w:rsidRDefault="00036D0E" w:rsidP="00245317">
            <w:pPr>
              <w:spacing w:after="0" w:line="240" w:lineRule="auto"/>
              <w:jc w:val="center"/>
              <w:rPr>
                <w:ins w:id="265" w:author="David Dayan" w:date="2021-12-03T17:13:00Z"/>
                <w:rFonts w:ascii="Calibri" w:eastAsia="Times New Roman" w:hAnsi="Calibri" w:cs="Times New Roman"/>
                <w:color w:val="000000"/>
                <w:sz w:val="16"/>
                <w:szCs w:val="16"/>
              </w:rPr>
            </w:pPr>
            <w:ins w:id="266" w:author="David Dayan" w:date="2021-12-03T17:13:00Z">
              <w:r w:rsidRPr="00036D0E">
                <w:rPr>
                  <w:rFonts w:ascii="Calibri" w:eastAsia="Times New Roman" w:hAnsi="Calibri" w:cs="Times New Roman"/>
                  <w:color w:val="000000"/>
                  <w:sz w:val="16"/>
                  <w:szCs w:val="16"/>
                </w:rPr>
                <w:t>4/5/20</w:t>
              </w:r>
            </w:ins>
          </w:p>
        </w:tc>
        <w:tc>
          <w:tcPr>
            <w:tcW w:w="599" w:type="dxa"/>
            <w:tcBorders>
              <w:top w:val="nil"/>
              <w:left w:val="nil"/>
              <w:bottom w:val="nil"/>
              <w:right w:val="nil"/>
            </w:tcBorders>
            <w:shd w:val="clear" w:color="auto" w:fill="auto"/>
            <w:noWrap/>
            <w:vAlign w:val="bottom"/>
            <w:hideMark/>
            <w:tcPrChange w:id="267" w:author="David Dayan" w:date="2021-12-03T17:18:00Z">
              <w:tcPr>
                <w:tcW w:w="599" w:type="dxa"/>
                <w:tcBorders>
                  <w:top w:val="nil"/>
                  <w:left w:val="nil"/>
                  <w:bottom w:val="nil"/>
                  <w:right w:val="nil"/>
                </w:tcBorders>
                <w:shd w:val="clear" w:color="auto" w:fill="auto"/>
                <w:noWrap/>
                <w:vAlign w:val="bottom"/>
                <w:hideMark/>
              </w:tcPr>
            </w:tcPrChange>
          </w:tcPr>
          <w:p w14:paraId="31A515BF" w14:textId="77777777" w:rsidR="00036D0E" w:rsidRPr="00036D0E" w:rsidRDefault="00036D0E" w:rsidP="00245317">
            <w:pPr>
              <w:spacing w:after="0" w:line="240" w:lineRule="auto"/>
              <w:jc w:val="center"/>
              <w:rPr>
                <w:ins w:id="268" w:author="David Dayan" w:date="2021-12-03T17:13:00Z"/>
                <w:rFonts w:ascii="Calibri" w:eastAsia="Times New Roman" w:hAnsi="Calibri" w:cs="Times New Roman"/>
                <w:color w:val="000000"/>
                <w:sz w:val="16"/>
                <w:szCs w:val="16"/>
              </w:rPr>
            </w:pPr>
            <w:ins w:id="269" w:author="David Dayan" w:date="2021-12-03T17:13:00Z">
              <w:r w:rsidRPr="00036D0E">
                <w:rPr>
                  <w:rFonts w:ascii="Calibri" w:eastAsia="Times New Roman" w:hAnsi="Calibri" w:cs="Times New Roman"/>
                  <w:color w:val="000000"/>
                  <w:sz w:val="16"/>
                  <w:szCs w:val="16"/>
                </w:rPr>
                <w:t>96</w:t>
              </w:r>
            </w:ins>
          </w:p>
        </w:tc>
        <w:tc>
          <w:tcPr>
            <w:tcW w:w="1142" w:type="dxa"/>
            <w:tcBorders>
              <w:top w:val="nil"/>
              <w:left w:val="nil"/>
              <w:bottom w:val="nil"/>
              <w:right w:val="nil"/>
            </w:tcBorders>
            <w:shd w:val="clear" w:color="auto" w:fill="auto"/>
            <w:noWrap/>
            <w:vAlign w:val="bottom"/>
            <w:hideMark/>
            <w:tcPrChange w:id="270" w:author="David Dayan" w:date="2021-12-03T17:18:00Z">
              <w:tcPr>
                <w:tcW w:w="1142" w:type="dxa"/>
                <w:tcBorders>
                  <w:top w:val="nil"/>
                  <w:left w:val="nil"/>
                  <w:bottom w:val="nil"/>
                  <w:right w:val="nil"/>
                </w:tcBorders>
                <w:shd w:val="clear" w:color="auto" w:fill="auto"/>
                <w:noWrap/>
                <w:vAlign w:val="bottom"/>
                <w:hideMark/>
              </w:tcPr>
            </w:tcPrChange>
          </w:tcPr>
          <w:p w14:paraId="25401056" w14:textId="77777777" w:rsidR="00036D0E" w:rsidRPr="00036D0E" w:rsidRDefault="00036D0E" w:rsidP="00245317">
            <w:pPr>
              <w:spacing w:after="0" w:line="240" w:lineRule="auto"/>
              <w:jc w:val="center"/>
              <w:rPr>
                <w:ins w:id="271" w:author="David Dayan" w:date="2021-12-03T17:13:00Z"/>
                <w:rFonts w:ascii="Calibri" w:eastAsia="Times New Roman" w:hAnsi="Calibri" w:cs="Times New Roman"/>
                <w:color w:val="000000"/>
                <w:sz w:val="16"/>
                <w:szCs w:val="16"/>
              </w:rPr>
            </w:pPr>
            <w:proofErr w:type="spellStart"/>
            <w:ins w:id="272"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73" w:author="David Dayan" w:date="2021-12-03T17:18:00Z">
              <w:tcPr>
                <w:tcW w:w="1440" w:type="dxa"/>
                <w:tcBorders>
                  <w:top w:val="nil"/>
                  <w:left w:val="nil"/>
                  <w:bottom w:val="nil"/>
                  <w:right w:val="nil"/>
                </w:tcBorders>
                <w:shd w:val="clear" w:color="auto" w:fill="auto"/>
                <w:noWrap/>
                <w:vAlign w:val="bottom"/>
                <w:hideMark/>
              </w:tcPr>
            </w:tcPrChange>
          </w:tcPr>
          <w:p w14:paraId="25BF85D1" w14:textId="77777777" w:rsidR="00036D0E" w:rsidRPr="00036D0E" w:rsidRDefault="00036D0E" w:rsidP="00245317">
            <w:pPr>
              <w:spacing w:after="0" w:line="240" w:lineRule="auto"/>
              <w:jc w:val="center"/>
              <w:rPr>
                <w:ins w:id="274" w:author="David Dayan" w:date="2021-12-03T17:13:00Z"/>
                <w:rFonts w:ascii="Calibri" w:eastAsia="Times New Roman" w:hAnsi="Calibri" w:cs="Times New Roman"/>
                <w:color w:val="000000"/>
                <w:sz w:val="16"/>
                <w:szCs w:val="16"/>
              </w:rPr>
            </w:pPr>
            <w:proofErr w:type="spellStart"/>
            <w:ins w:id="275"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76" w:author="David Dayan" w:date="2021-12-03T17:18:00Z">
              <w:tcPr>
                <w:tcW w:w="1530" w:type="dxa"/>
                <w:tcBorders>
                  <w:top w:val="nil"/>
                  <w:left w:val="nil"/>
                  <w:bottom w:val="nil"/>
                  <w:right w:val="nil"/>
                </w:tcBorders>
                <w:shd w:val="clear" w:color="auto" w:fill="auto"/>
                <w:noWrap/>
                <w:vAlign w:val="bottom"/>
                <w:hideMark/>
              </w:tcPr>
            </w:tcPrChange>
          </w:tcPr>
          <w:p w14:paraId="3F7D5CD9" w14:textId="77777777" w:rsidR="00036D0E" w:rsidRPr="00036D0E" w:rsidRDefault="00036D0E" w:rsidP="00245317">
            <w:pPr>
              <w:spacing w:after="0" w:line="240" w:lineRule="auto"/>
              <w:jc w:val="center"/>
              <w:rPr>
                <w:ins w:id="277" w:author="David Dayan" w:date="2021-12-03T17:13:00Z"/>
                <w:rFonts w:ascii="Calibri" w:eastAsia="Times New Roman" w:hAnsi="Calibri" w:cs="Times New Roman"/>
                <w:color w:val="000000"/>
                <w:sz w:val="16"/>
                <w:szCs w:val="16"/>
              </w:rPr>
            </w:pPr>
            <w:ins w:id="27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79" w:author="David Dayan" w:date="2021-12-03T17:18:00Z">
              <w:tcPr>
                <w:tcW w:w="898" w:type="dxa"/>
                <w:tcBorders>
                  <w:top w:val="nil"/>
                  <w:left w:val="nil"/>
                  <w:bottom w:val="nil"/>
                  <w:right w:val="nil"/>
                </w:tcBorders>
                <w:shd w:val="clear" w:color="auto" w:fill="auto"/>
                <w:noWrap/>
                <w:vAlign w:val="bottom"/>
                <w:hideMark/>
              </w:tcPr>
            </w:tcPrChange>
          </w:tcPr>
          <w:p w14:paraId="475FB3F8" w14:textId="77777777" w:rsidR="00036D0E" w:rsidRPr="00036D0E" w:rsidRDefault="00036D0E" w:rsidP="00245317">
            <w:pPr>
              <w:spacing w:after="0" w:line="240" w:lineRule="auto"/>
              <w:jc w:val="center"/>
              <w:rPr>
                <w:ins w:id="280" w:author="David Dayan" w:date="2021-12-03T17:13:00Z"/>
                <w:rFonts w:ascii="Calibri" w:eastAsia="Times New Roman" w:hAnsi="Calibri" w:cs="Times New Roman"/>
                <w:color w:val="000000"/>
                <w:sz w:val="16"/>
                <w:szCs w:val="16"/>
              </w:rPr>
            </w:pPr>
            <w:ins w:id="28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82" w:author="David Dayan" w:date="2021-12-03T17:18:00Z">
              <w:tcPr>
                <w:tcW w:w="902" w:type="dxa"/>
                <w:tcBorders>
                  <w:top w:val="nil"/>
                  <w:left w:val="nil"/>
                  <w:bottom w:val="nil"/>
                  <w:right w:val="nil"/>
                </w:tcBorders>
                <w:shd w:val="clear" w:color="auto" w:fill="auto"/>
                <w:noWrap/>
                <w:vAlign w:val="bottom"/>
                <w:hideMark/>
              </w:tcPr>
            </w:tcPrChange>
          </w:tcPr>
          <w:p w14:paraId="3D880158" w14:textId="77777777" w:rsidR="00036D0E" w:rsidRPr="00036D0E" w:rsidRDefault="00036D0E" w:rsidP="00245317">
            <w:pPr>
              <w:spacing w:after="0" w:line="240" w:lineRule="auto"/>
              <w:jc w:val="center"/>
              <w:rPr>
                <w:ins w:id="283" w:author="David Dayan" w:date="2021-12-03T17:13:00Z"/>
                <w:rFonts w:ascii="Calibri" w:eastAsia="Times New Roman" w:hAnsi="Calibri" w:cs="Times New Roman"/>
                <w:color w:val="000000"/>
                <w:sz w:val="16"/>
                <w:szCs w:val="16"/>
              </w:rPr>
            </w:pPr>
            <w:ins w:id="28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85" w:author="David Dayan" w:date="2021-12-03T17:18:00Z">
              <w:tcPr>
                <w:tcW w:w="2160" w:type="dxa"/>
                <w:tcBorders>
                  <w:top w:val="nil"/>
                  <w:left w:val="nil"/>
                  <w:bottom w:val="nil"/>
                  <w:right w:val="nil"/>
                </w:tcBorders>
                <w:shd w:val="clear" w:color="auto" w:fill="auto"/>
                <w:noWrap/>
                <w:vAlign w:val="bottom"/>
                <w:hideMark/>
              </w:tcPr>
            </w:tcPrChange>
          </w:tcPr>
          <w:p w14:paraId="25A8550D" w14:textId="77777777" w:rsidR="00036D0E" w:rsidRPr="00036D0E" w:rsidRDefault="00036D0E" w:rsidP="00245317">
            <w:pPr>
              <w:spacing w:after="0" w:line="240" w:lineRule="auto"/>
              <w:jc w:val="center"/>
              <w:rPr>
                <w:ins w:id="286" w:author="David Dayan" w:date="2021-12-03T17:13:00Z"/>
                <w:rFonts w:ascii="Calibri" w:eastAsia="Times New Roman" w:hAnsi="Calibri" w:cs="Times New Roman"/>
                <w:color w:val="000000"/>
                <w:sz w:val="16"/>
                <w:szCs w:val="16"/>
              </w:rPr>
            </w:pPr>
            <w:proofErr w:type="spellStart"/>
            <w:ins w:id="28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288" w:author="David Dayan" w:date="2021-12-03T17:18:00Z">
              <w:tcPr>
                <w:tcW w:w="2876" w:type="dxa"/>
                <w:gridSpan w:val="2"/>
                <w:tcBorders>
                  <w:top w:val="nil"/>
                  <w:left w:val="nil"/>
                  <w:bottom w:val="nil"/>
                  <w:right w:val="nil"/>
                </w:tcBorders>
                <w:shd w:val="clear" w:color="auto" w:fill="auto"/>
                <w:noWrap/>
                <w:vAlign w:val="bottom"/>
                <w:hideMark/>
              </w:tcPr>
            </w:tcPrChange>
          </w:tcPr>
          <w:p w14:paraId="45D3A385" w14:textId="77777777" w:rsidR="00036D0E" w:rsidRPr="00036D0E" w:rsidRDefault="00036D0E" w:rsidP="00245317">
            <w:pPr>
              <w:spacing w:after="0" w:line="240" w:lineRule="auto"/>
              <w:jc w:val="center"/>
              <w:rPr>
                <w:ins w:id="289" w:author="David Dayan" w:date="2021-12-03T17:13:00Z"/>
                <w:rFonts w:ascii="Calibri" w:eastAsia="Times New Roman" w:hAnsi="Calibri" w:cs="Times New Roman"/>
                <w:color w:val="000000"/>
                <w:sz w:val="16"/>
                <w:szCs w:val="16"/>
              </w:rPr>
            </w:pPr>
            <w:proofErr w:type="spellStart"/>
            <w:ins w:id="29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291" w:author="David Dayan" w:date="2021-12-03T17:18:00Z">
              <w:tcPr>
                <w:tcW w:w="1426" w:type="dxa"/>
                <w:tcBorders>
                  <w:top w:val="nil"/>
                  <w:left w:val="nil"/>
                  <w:bottom w:val="nil"/>
                  <w:right w:val="nil"/>
                </w:tcBorders>
                <w:shd w:val="clear" w:color="auto" w:fill="auto"/>
                <w:noWrap/>
                <w:vAlign w:val="bottom"/>
                <w:hideMark/>
              </w:tcPr>
            </w:tcPrChange>
          </w:tcPr>
          <w:p w14:paraId="63351050" w14:textId="77777777" w:rsidR="00036D0E" w:rsidRPr="00036D0E" w:rsidRDefault="00036D0E" w:rsidP="00245317">
            <w:pPr>
              <w:spacing w:after="0" w:line="240" w:lineRule="auto"/>
              <w:jc w:val="center"/>
              <w:rPr>
                <w:ins w:id="292" w:author="David Dayan" w:date="2021-12-03T17:13:00Z"/>
                <w:rFonts w:ascii="Calibri" w:eastAsia="Times New Roman" w:hAnsi="Calibri" w:cs="Times New Roman"/>
                <w:color w:val="000000"/>
                <w:sz w:val="16"/>
                <w:szCs w:val="16"/>
              </w:rPr>
            </w:pPr>
            <w:proofErr w:type="spellStart"/>
            <w:ins w:id="29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3045583B" w14:textId="77777777" w:rsidTr="00245317">
        <w:trPr>
          <w:cantSplit/>
          <w:trHeight w:val="20"/>
          <w:ins w:id="294" w:author="David Dayan" w:date="2021-12-03T17:13:00Z"/>
          <w:trPrChange w:id="29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96" w:author="David Dayan" w:date="2021-12-03T17:18:00Z">
              <w:tcPr>
                <w:tcW w:w="1563" w:type="dxa"/>
                <w:tcBorders>
                  <w:top w:val="nil"/>
                  <w:left w:val="nil"/>
                  <w:bottom w:val="nil"/>
                  <w:right w:val="nil"/>
                </w:tcBorders>
                <w:shd w:val="clear" w:color="auto" w:fill="auto"/>
                <w:noWrap/>
                <w:vAlign w:val="bottom"/>
                <w:hideMark/>
              </w:tcPr>
            </w:tcPrChange>
          </w:tcPr>
          <w:p w14:paraId="26A6243E" w14:textId="77777777" w:rsidR="00036D0E" w:rsidRPr="00036D0E" w:rsidRDefault="00036D0E" w:rsidP="00245317">
            <w:pPr>
              <w:spacing w:after="0" w:line="240" w:lineRule="auto"/>
              <w:jc w:val="center"/>
              <w:rPr>
                <w:ins w:id="297" w:author="David Dayan" w:date="2021-12-03T17:13:00Z"/>
                <w:rFonts w:ascii="Calibri" w:eastAsia="Times New Roman" w:hAnsi="Calibri" w:cs="Times New Roman"/>
                <w:color w:val="000000"/>
                <w:sz w:val="16"/>
                <w:szCs w:val="16"/>
              </w:rPr>
            </w:pPr>
            <w:ins w:id="298" w:author="David Dayan" w:date="2021-12-03T17:13:00Z">
              <w:r w:rsidRPr="00036D0E">
                <w:rPr>
                  <w:rFonts w:ascii="Calibri" w:eastAsia="Times New Roman" w:hAnsi="Calibri" w:cs="Times New Roman"/>
                  <w:color w:val="000000"/>
                  <w:sz w:val="16"/>
                  <w:szCs w:val="16"/>
                </w:rPr>
                <w:t>OtsAC20ROGR_0002</w:t>
              </w:r>
            </w:ins>
          </w:p>
        </w:tc>
        <w:tc>
          <w:tcPr>
            <w:tcW w:w="746" w:type="dxa"/>
            <w:tcBorders>
              <w:top w:val="nil"/>
              <w:left w:val="nil"/>
              <w:bottom w:val="nil"/>
              <w:right w:val="nil"/>
            </w:tcBorders>
            <w:shd w:val="clear" w:color="auto" w:fill="auto"/>
            <w:noWrap/>
            <w:vAlign w:val="bottom"/>
            <w:hideMark/>
            <w:tcPrChange w:id="299" w:author="David Dayan" w:date="2021-12-03T17:18:00Z">
              <w:tcPr>
                <w:tcW w:w="746" w:type="dxa"/>
                <w:tcBorders>
                  <w:top w:val="nil"/>
                  <w:left w:val="nil"/>
                  <w:bottom w:val="nil"/>
                  <w:right w:val="nil"/>
                </w:tcBorders>
                <w:shd w:val="clear" w:color="auto" w:fill="auto"/>
                <w:noWrap/>
                <w:vAlign w:val="bottom"/>
                <w:hideMark/>
              </w:tcPr>
            </w:tcPrChange>
          </w:tcPr>
          <w:p w14:paraId="4EC935D0" w14:textId="77777777" w:rsidR="00036D0E" w:rsidRPr="00036D0E" w:rsidRDefault="00036D0E" w:rsidP="00245317">
            <w:pPr>
              <w:spacing w:after="0" w:line="240" w:lineRule="auto"/>
              <w:jc w:val="center"/>
              <w:rPr>
                <w:ins w:id="300" w:author="David Dayan" w:date="2021-12-03T17:13:00Z"/>
                <w:rFonts w:ascii="Calibri" w:eastAsia="Times New Roman" w:hAnsi="Calibri" w:cs="Times New Roman"/>
                <w:color w:val="000000"/>
                <w:sz w:val="16"/>
                <w:szCs w:val="16"/>
              </w:rPr>
            </w:pPr>
            <w:ins w:id="301" w:author="David Dayan" w:date="2021-12-03T17:13:00Z">
              <w:r w:rsidRPr="00036D0E">
                <w:rPr>
                  <w:rFonts w:ascii="Calibri" w:eastAsia="Times New Roman" w:hAnsi="Calibri" w:cs="Times New Roman"/>
                  <w:color w:val="000000"/>
                  <w:sz w:val="16"/>
                  <w:szCs w:val="16"/>
                </w:rPr>
                <w:t>4/5/20</w:t>
              </w:r>
            </w:ins>
          </w:p>
        </w:tc>
        <w:tc>
          <w:tcPr>
            <w:tcW w:w="599" w:type="dxa"/>
            <w:tcBorders>
              <w:top w:val="nil"/>
              <w:left w:val="nil"/>
              <w:bottom w:val="nil"/>
              <w:right w:val="nil"/>
            </w:tcBorders>
            <w:shd w:val="clear" w:color="auto" w:fill="auto"/>
            <w:noWrap/>
            <w:vAlign w:val="bottom"/>
            <w:hideMark/>
            <w:tcPrChange w:id="302" w:author="David Dayan" w:date="2021-12-03T17:18:00Z">
              <w:tcPr>
                <w:tcW w:w="599" w:type="dxa"/>
                <w:tcBorders>
                  <w:top w:val="nil"/>
                  <w:left w:val="nil"/>
                  <w:bottom w:val="nil"/>
                  <w:right w:val="nil"/>
                </w:tcBorders>
                <w:shd w:val="clear" w:color="auto" w:fill="auto"/>
                <w:noWrap/>
                <w:vAlign w:val="bottom"/>
                <w:hideMark/>
              </w:tcPr>
            </w:tcPrChange>
          </w:tcPr>
          <w:p w14:paraId="18225DDB" w14:textId="77777777" w:rsidR="00036D0E" w:rsidRPr="00036D0E" w:rsidRDefault="00036D0E" w:rsidP="00245317">
            <w:pPr>
              <w:spacing w:after="0" w:line="240" w:lineRule="auto"/>
              <w:jc w:val="center"/>
              <w:rPr>
                <w:ins w:id="303" w:author="David Dayan" w:date="2021-12-03T17:13:00Z"/>
                <w:rFonts w:ascii="Calibri" w:eastAsia="Times New Roman" w:hAnsi="Calibri" w:cs="Times New Roman"/>
                <w:color w:val="000000"/>
                <w:sz w:val="16"/>
                <w:szCs w:val="16"/>
              </w:rPr>
            </w:pPr>
            <w:ins w:id="304" w:author="David Dayan" w:date="2021-12-03T17:13:00Z">
              <w:r w:rsidRPr="00036D0E">
                <w:rPr>
                  <w:rFonts w:ascii="Calibri" w:eastAsia="Times New Roman" w:hAnsi="Calibri" w:cs="Times New Roman"/>
                  <w:color w:val="000000"/>
                  <w:sz w:val="16"/>
                  <w:szCs w:val="16"/>
                </w:rPr>
                <w:t>96</w:t>
              </w:r>
            </w:ins>
          </w:p>
        </w:tc>
        <w:tc>
          <w:tcPr>
            <w:tcW w:w="1142" w:type="dxa"/>
            <w:tcBorders>
              <w:top w:val="nil"/>
              <w:left w:val="nil"/>
              <w:bottom w:val="nil"/>
              <w:right w:val="nil"/>
            </w:tcBorders>
            <w:shd w:val="clear" w:color="auto" w:fill="auto"/>
            <w:noWrap/>
            <w:vAlign w:val="bottom"/>
            <w:hideMark/>
            <w:tcPrChange w:id="305" w:author="David Dayan" w:date="2021-12-03T17:18:00Z">
              <w:tcPr>
                <w:tcW w:w="1142" w:type="dxa"/>
                <w:tcBorders>
                  <w:top w:val="nil"/>
                  <w:left w:val="nil"/>
                  <w:bottom w:val="nil"/>
                  <w:right w:val="nil"/>
                </w:tcBorders>
                <w:shd w:val="clear" w:color="auto" w:fill="auto"/>
                <w:noWrap/>
                <w:vAlign w:val="bottom"/>
                <w:hideMark/>
              </w:tcPr>
            </w:tcPrChange>
          </w:tcPr>
          <w:p w14:paraId="7977669C" w14:textId="77777777" w:rsidR="00036D0E" w:rsidRPr="00036D0E" w:rsidRDefault="00036D0E" w:rsidP="00245317">
            <w:pPr>
              <w:spacing w:after="0" w:line="240" w:lineRule="auto"/>
              <w:jc w:val="center"/>
              <w:rPr>
                <w:ins w:id="306" w:author="David Dayan" w:date="2021-12-03T17:13:00Z"/>
                <w:rFonts w:ascii="Calibri" w:eastAsia="Times New Roman" w:hAnsi="Calibri" w:cs="Times New Roman"/>
                <w:color w:val="000000"/>
                <w:sz w:val="16"/>
                <w:szCs w:val="16"/>
              </w:rPr>
            </w:pPr>
            <w:proofErr w:type="spellStart"/>
            <w:ins w:id="307"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308" w:author="David Dayan" w:date="2021-12-03T17:18:00Z">
              <w:tcPr>
                <w:tcW w:w="1440" w:type="dxa"/>
                <w:tcBorders>
                  <w:top w:val="nil"/>
                  <w:left w:val="nil"/>
                  <w:bottom w:val="nil"/>
                  <w:right w:val="nil"/>
                </w:tcBorders>
                <w:shd w:val="clear" w:color="auto" w:fill="auto"/>
                <w:noWrap/>
                <w:vAlign w:val="bottom"/>
                <w:hideMark/>
              </w:tcPr>
            </w:tcPrChange>
          </w:tcPr>
          <w:p w14:paraId="74A85685" w14:textId="77777777" w:rsidR="00036D0E" w:rsidRPr="00036D0E" w:rsidRDefault="00036D0E" w:rsidP="00245317">
            <w:pPr>
              <w:spacing w:after="0" w:line="240" w:lineRule="auto"/>
              <w:jc w:val="center"/>
              <w:rPr>
                <w:ins w:id="309" w:author="David Dayan" w:date="2021-12-03T17:13:00Z"/>
                <w:rFonts w:ascii="Calibri" w:eastAsia="Times New Roman" w:hAnsi="Calibri" w:cs="Times New Roman"/>
                <w:color w:val="000000"/>
                <w:sz w:val="16"/>
                <w:szCs w:val="16"/>
              </w:rPr>
            </w:pPr>
            <w:proofErr w:type="spellStart"/>
            <w:ins w:id="310"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311" w:author="David Dayan" w:date="2021-12-03T17:18:00Z">
              <w:tcPr>
                <w:tcW w:w="1530" w:type="dxa"/>
                <w:tcBorders>
                  <w:top w:val="nil"/>
                  <w:left w:val="nil"/>
                  <w:bottom w:val="nil"/>
                  <w:right w:val="nil"/>
                </w:tcBorders>
                <w:shd w:val="clear" w:color="auto" w:fill="auto"/>
                <w:noWrap/>
                <w:vAlign w:val="bottom"/>
                <w:hideMark/>
              </w:tcPr>
            </w:tcPrChange>
          </w:tcPr>
          <w:p w14:paraId="790C2339" w14:textId="77777777" w:rsidR="00036D0E" w:rsidRPr="00036D0E" w:rsidRDefault="00036D0E" w:rsidP="00245317">
            <w:pPr>
              <w:spacing w:after="0" w:line="240" w:lineRule="auto"/>
              <w:jc w:val="center"/>
              <w:rPr>
                <w:ins w:id="312" w:author="David Dayan" w:date="2021-12-03T17:13:00Z"/>
                <w:rFonts w:ascii="Calibri" w:eastAsia="Times New Roman" w:hAnsi="Calibri" w:cs="Times New Roman"/>
                <w:color w:val="000000"/>
                <w:sz w:val="16"/>
                <w:szCs w:val="16"/>
              </w:rPr>
            </w:pPr>
            <w:ins w:id="31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314" w:author="David Dayan" w:date="2021-12-03T17:18:00Z">
              <w:tcPr>
                <w:tcW w:w="898" w:type="dxa"/>
                <w:tcBorders>
                  <w:top w:val="nil"/>
                  <w:left w:val="nil"/>
                  <w:bottom w:val="nil"/>
                  <w:right w:val="nil"/>
                </w:tcBorders>
                <w:shd w:val="clear" w:color="auto" w:fill="auto"/>
                <w:noWrap/>
                <w:vAlign w:val="bottom"/>
                <w:hideMark/>
              </w:tcPr>
            </w:tcPrChange>
          </w:tcPr>
          <w:p w14:paraId="61B04C19" w14:textId="77777777" w:rsidR="00036D0E" w:rsidRPr="00036D0E" w:rsidRDefault="00036D0E" w:rsidP="00245317">
            <w:pPr>
              <w:spacing w:after="0" w:line="240" w:lineRule="auto"/>
              <w:jc w:val="center"/>
              <w:rPr>
                <w:ins w:id="315" w:author="David Dayan" w:date="2021-12-03T17:13:00Z"/>
                <w:rFonts w:ascii="Calibri" w:eastAsia="Times New Roman" w:hAnsi="Calibri" w:cs="Times New Roman"/>
                <w:color w:val="000000"/>
                <w:sz w:val="16"/>
                <w:szCs w:val="16"/>
              </w:rPr>
            </w:pPr>
            <w:ins w:id="31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317" w:author="David Dayan" w:date="2021-12-03T17:18:00Z">
              <w:tcPr>
                <w:tcW w:w="902" w:type="dxa"/>
                <w:tcBorders>
                  <w:top w:val="nil"/>
                  <w:left w:val="nil"/>
                  <w:bottom w:val="nil"/>
                  <w:right w:val="nil"/>
                </w:tcBorders>
                <w:shd w:val="clear" w:color="auto" w:fill="auto"/>
                <w:noWrap/>
                <w:vAlign w:val="bottom"/>
                <w:hideMark/>
              </w:tcPr>
            </w:tcPrChange>
          </w:tcPr>
          <w:p w14:paraId="436447CE" w14:textId="77777777" w:rsidR="00036D0E" w:rsidRPr="00036D0E" w:rsidRDefault="00036D0E" w:rsidP="00245317">
            <w:pPr>
              <w:spacing w:after="0" w:line="240" w:lineRule="auto"/>
              <w:jc w:val="center"/>
              <w:rPr>
                <w:ins w:id="318" w:author="David Dayan" w:date="2021-12-03T17:13:00Z"/>
                <w:rFonts w:ascii="Calibri" w:eastAsia="Times New Roman" w:hAnsi="Calibri" w:cs="Times New Roman"/>
                <w:color w:val="000000"/>
                <w:sz w:val="16"/>
                <w:szCs w:val="16"/>
              </w:rPr>
            </w:pPr>
            <w:ins w:id="31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320" w:author="David Dayan" w:date="2021-12-03T17:18:00Z">
              <w:tcPr>
                <w:tcW w:w="2160" w:type="dxa"/>
                <w:tcBorders>
                  <w:top w:val="nil"/>
                  <w:left w:val="nil"/>
                  <w:bottom w:val="nil"/>
                  <w:right w:val="nil"/>
                </w:tcBorders>
                <w:shd w:val="clear" w:color="auto" w:fill="auto"/>
                <w:noWrap/>
                <w:vAlign w:val="bottom"/>
                <w:hideMark/>
              </w:tcPr>
            </w:tcPrChange>
          </w:tcPr>
          <w:p w14:paraId="792372D0" w14:textId="77777777" w:rsidR="00036D0E" w:rsidRPr="00036D0E" w:rsidRDefault="00036D0E" w:rsidP="00245317">
            <w:pPr>
              <w:spacing w:after="0" w:line="240" w:lineRule="auto"/>
              <w:jc w:val="center"/>
              <w:rPr>
                <w:ins w:id="321" w:author="David Dayan" w:date="2021-12-03T17:13:00Z"/>
                <w:rFonts w:ascii="Calibri" w:eastAsia="Times New Roman" w:hAnsi="Calibri" w:cs="Times New Roman"/>
                <w:color w:val="000000"/>
                <w:sz w:val="16"/>
                <w:szCs w:val="16"/>
              </w:rPr>
            </w:pPr>
            <w:proofErr w:type="spellStart"/>
            <w:ins w:id="32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323" w:author="David Dayan" w:date="2021-12-03T17:18:00Z">
              <w:tcPr>
                <w:tcW w:w="2876" w:type="dxa"/>
                <w:gridSpan w:val="2"/>
                <w:tcBorders>
                  <w:top w:val="nil"/>
                  <w:left w:val="nil"/>
                  <w:bottom w:val="nil"/>
                  <w:right w:val="nil"/>
                </w:tcBorders>
                <w:shd w:val="clear" w:color="auto" w:fill="auto"/>
                <w:noWrap/>
                <w:vAlign w:val="bottom"/>
                <w:hideMark/>
              </w:tcPr>
            </w:tcPrChange>
          </w:tcPr>
          <w:p w14:paraId="5FF8929E" w14:textId="77777777" w:rsidR="00036D0E" w:rsidRPr="00036D0E" w:rsidRDefault="00036D0E" w:rsidP="00245317">
            <w:pPr>
              <w:spacing w:after="0" w:line="240" w:lineRule="auto"/>
              <w:jc w:val="center"/>
              <w:rPr>
                <w:ins w:id="324" w:author="David Dayan" w:date="2021-12-03T17:13:00Z"/>
                <w:rFonts w:ascii="Calibri" w:eastAsia="Times New Roman" w:hAnsi="Calibri" w:cs="Times New Roman"/>
                <w:color w:val="000000"/>
                <w:sz w:val="16"/>
                <w:szCs w:val="16"/>
              </w:rPr>
            </w:pPr>
            <w:proofErr w:type="spellStart"/>
            <w:ins w:id="32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326" w:author="David Dayan" w:date="2021-12-03T17:18:00Z">
              <w:tcPr>
                <w:tcW w:w="1426" w:type="dxa"/>
                <w:tcBorders>
                  <w:top w:val="nil"/>
                  <w:left w:val="nil"/>
                  <w:bottom w:val="nil"/>
                  <w:right w:val="nil"/>
                </w:tcBorders>
                <w:shd w:val="clear" w:color="auto" w:fill="auto"/>
                <w:noWrap/>
                <w:vAlign w:val="bottom"/>
                <w:hideMark/>
              </w:tcPr>
            </w:tcPrChange>
          </w:tcPr>
          <w:p w14:paraId="5E1D9761" w14:textId="77777777" w:rsidR="00036D0E" w:rsidRPr="00036D0E" w:rsidRDefault="00036D0E" w:rsidP="00245317">
            <w:pPr>
              <w:spacing w:after="0" w:line="240" w:lineRule="auto"/>
              <w:jc w:val="center"/>
              <w:rPr>
                <w:ins w:id="327" w:author="David Dayan" w:date="2021-12-03T17:13:00Z"/>
                <w:rFonts w:ascii="Calibri" w:eastAsia="Times New Roman" w:hAnsi="Calibri" w:cs="Times New Roman"/>
                <w:color w:val="000000"/>
                <w:sz w:val="16"/>
                <w:szCs w:val="16"/>
              </w:rPr>
            </w:pPr>
            <w:proofErr w:type="spellStart"/>
            <w:ins w:id="32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340365C1" w14:textId="77777777" w:rsidTr="00245317">
        <w:trPr>
          <w:cantSplit/>
          <w:trHeight w:val="20"/>
          <w:ins w:id="329" w:author="David Dayan" w:date="2021-12-03T17:13:00Z"/>
          <w:trPrChange w:id="33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31" w:author="David Dayan" w:date="2021-12-03T17:18:00Z">
              <w:tcPr>
                <w:tcW w:w="1563" w:type="dxa"/>
                <w:tcBorders>
                  <w:top w:val="nil"/>
                  <w:left w:val="nil"/>
                  <w:bottom w:val="nil"/>
                  <w:right w:val="nil"/>
                </w:tcBorders>
                <w:shd w:val="clear" w:color="auto" w:fill="auto"/>
                <w:noWrap/>
                <w:vAlign w:val="bottom"/>
                <w:hideMark/>
              </w:tcPr>
            </w:tcPrChange>
          </w:tcPr>
          <w:p w14:paraId="6F5689CD" w14:textId="77777777" w:rsidR="00036D0E" w:rsidRPr="00036D0E" w:rsidRDefault="00036D0E" w:rsidP="00245317">
            <w:pPr>
              <w:spacing w:after="0" w:line="240" w:lineRule="auto"/>
              <w:jc w:val="center"/>
              <w:rPr>
                <w:ins w:id="332" w:author="David Dayan" w:date="2021-12-03T17:13:00Z"/>
                <w:rFonts w:ascii="Calibri" w:eastAsia="Times New Roman" w:hAnsi="Calibri" w:cs="Times New Roman"/>
                <w:color w:val="000000"/>
                <w:sz w:val="16"/>
                <w:szCs w:val="16"/>
              </w:rPr>
            </w:pPr>
            <w:ins w:id="333" w:author="David Dayan" w:date="2021-12-03T17:13:00Z">
              <w:r w:rsidRPr="00036D0E">
                <w:rPr>
                  <w:rFonts w:ascii="Calibri" w:eastAsia="Times New Roman" w:hAnsi="Calibri" w:cs="Times New Roman"/>
                  <w:color w:val="000000"/>
                  <w:sz w:val="16"/>
                  <w:szCs w:val="16"/>
                </w:rPr>
                <w:t>OtsAC20ROGR_0003</w:t>
              </w:r>
            </w:ins>
          </w:p>
        </w:tc>
        <w:tc>
          <w:tcPr>
            <w:tcW w:w="746" w:type="dxa"/>
            <w:tcBorders>
              <w:top w:val="nil"/>
              <w:left w:val="nil"/>
              <w:bottom w:val="nil"/>
              <w:right w:val="nil"/>
            </w:tcBorders>
            <w:shd w:val="clear" w:color="auto" w:fill="auto"/>
            <w:noWrap/>
            <w:vAlign w:val="bottom"/>
            <w:hideMark/>
            <w:tcPrChange w:id="334" w:author="David Dayan" w:date="2021-12-03T17:18:00Z">
              <w:tcPr>
                <w:tcW w:w="746" w:type="dxa"/>
                <w:tcBorders>
                  <w:top w:val="nil"/>
                  <w:left w:val="nil"/>
                  <w:bottom w:val="nil"/>
                  <w:right w:val="nil"/>
                </w:tcBorders>
                <w:shd w:val="clear" w:color="auto" w:fill="auto"/>
                <w:noWrap/>
                <w:vAlign w:val="bottom"/>
                <w:hideMark/>
              </w:tcPr>
            </w:tcPrChange>
          </w:tcPr>
          <w:p w14:paraId="65F16A6B" w14:textId="77777777" w:rsidR="00036D0E" w:rsidRPr="00036D0E" w:rsidRDefault="00036D0E" w:rsidP="00245317">
            <w:pPr>
              <w:spacing w:after="0" w:line="240" w:lineRule="auto"/>
              <w:jc w:val="center"/>
              <w:rPr>
                <w:ins w:id="335" w:author="David Dayan" w:date="2021-12-03T17:13:00Z"/>
                <w:rFonts w:ascii="Calibri" w:eastAsia="Times New Roman" w:hAnsi="Calibri" w:cs="Times New Roman"/>
                <w:color w:val="000000"/>
                <w:sz w:val="16"/>
                <w:szCs w:val="16"/>
              </w:rPr>
            </w:pPr>
            <w:ins w:id="336" w:author="David Dayan" w:date="2021-12-03T17:13:00Z">
              <w:r w:rsidRPr="00036D0E">
                <w:rPr>
                  <w:rFonts w:ascii="Calibri" w:eastAsia="Times New Roman" w:hAnsi="Calibri" w:cs="Times New Roman"/>
                  <w:color w:val="000000"/>
                  <w:sz w:val="16"/>
                  <w:szCs w:val="16"/>
                </w:rPr>
                <w:t>4/6/20</w:t>
              </w:r>
            </w:ins>
          </w:p>
        </w:tc>
        <w:tc>
          <w:tcPr>
            <w:tcW w:w="599" w:type="dxa"/>
            <w:tcBorders>
              <w:top w:val="nil"/>
              <w:left w:val="nil"/>
              <w:bottom w:val="nil"/>
              <w:right w:val="nil"/>
            </w:tcBorders>
            <w:shd w:val="clear" w:color="auto" w:fill="auto"/>
            <w:noWrap/>
            <w:vAlign w:val="bottom"/>
            <w:hideMark/>
            <w:tcPrChange w:id="337" w:author="David Dayan" w:date="2021-12-03T17:18:00Z">
              <w:tcPr>
                <w:tcW w:w="599" w:type="dxa"/>
                <w:tcBorders>
                  <w:top w:val="nil"/>
                  <w:left w:val="nil"/>
                  <w:bottom w:val="nil"/>
                  <w:right w:val="nil"/>
                </w:tcBorders>
                <w:shd w:val="clear" w:color="auto" w:fill="auto"/>
                <w:noWrap/>
                <w:vAlign w:val="bottom"/>
                <w:hideMark/>
              </w:tcPr>
            </w:tcPrChange>
          </w:tcPr>
          <w:p w14:paraId="798C68E7" w14:textId="77777777" w:rsidR="00036D0E" w:rsidRPr="00036D0E" w:rsidRDefault="00036D0E" w:rsidP="00245317">
            <w:pPr>
              <w:spacing w:after="0" w:line="240" w:lineRule="auto"/>
              <w:jc w:val="center"/>
              <w:rPr>
                <w:ins w:id="338" w:author="David Dayan" w:date="2021-12-03T17:13:00Z"/>
                <w:rFonts w:ascii="Calibri" w:eastAsia="Times New Roman" w:hAnsi="Calibri" w:cs="Times New Roman"/>
                <w:color w:val="000000"/>
                <w:sz w:val="16"/>
                <w:szCs w:val="16"/>
              </w:rPr>
            </w:pPr>
            <w:ins w:id="339" w:author="David Dayan" w:date="2021-12-03T17:13:00Z">
              <w:r w:rsidRPr="00036D0E">
                <w:rPr>
                  <w:rFonts w:ascii="Calibri" w:eastAsia="Times New Roman" w:hAnsi="Calibri" w:cs="Times New Roman"/>
                  <w:color w:val="000000"/>
                  <w:sz w:val="16"/>
                  <w:szCs w:val="16"/>
                </w:rPr>
                <w:t>97</w:t>
              </w:r>
            </w:ins>
          </w:p>
        </w:tc>
        <w:tc>
          <w:tcPr>
            <w:tcW w:w="1142" w:type="dxa"/>
            <w:tcBorders>
              <w:top w:val="nil"/>
              <w:left w:val="nil"/>
              <w:bottom w:val="nil"/>
              <w:right w:val="nil"/>
            </w:tcBorders>
            <w:shd w:val="clear" w:color="auto" w:fill="auto"/>
            <w:noWrap/>
            <w:vAlign w:val="bottom"/>
            <w:hideMark/>
            <w:tcPrChange w:id="340" w:author="David Dayan" w:date="2021-12-03T17:18:00Z">
              <w:tcPr>
                <w:tcW w:w="1142" w:type="dxa"/>
                <w:tcBorders>
                  <w:top w:val="nil"/>
                  <w:left w:val="nil"/>
                  <w:bottom w:val="nil"/>
                  <w:right w:val="nil"/>
                </w:tcBorders>
                <w:shd w:val="clear" w:color="auto" w:fill="auto"/>
                <w:noWrap/>
                <w:vAlign w:val="bottom"/>
                <w:hideMark/>
              </w:tcPr>
            </w:tcPrChange>
          </w:tcPr>
          <w:p w14:paraId="1AA1648D" w14:textId="77777777" w:rsidR="00036D0E" w:rsidRPr="00036D0E" w:rsidRDefault="00036D0E" w:rsidP="00245317">
            <w:pPr>
              <w:spacing w:after="0" w:line="240" w:lineRule="auto"/>
              <w:jc w:val="center"/>
              <w:rPr>
                <w:ins w:id="341" w:author="David Dayan" w:date="2021-12-03T17:13:00Z"/>
                <w:rFonts w:ascii="Calibri" w:eastAsia="Times New Roman" w:hAnsi="Calibri" w:cs="Times New Roman"/>
                <w:color w:val="000000"/>
                <w:sz w:val="16"/>
                <w:szCs w:val="16"/>
              </w:rPr>
            </w:pPr>
            <w:ins w:id="342" w:author="David Dayan" w:date="2021-12-03T17:13:00Z">
              <w:r w:rsidRPr="00036D0E">
                <w:rPr>
                  <w:rFonts w:ascii="Calibri" w:eastAsia="Times New Roman" w:hAnsi="Calibri" w:cs="Times New Roman"/>
                  <w:color w:val="000000"/>
                  <w:sz w:val="16"/>
                  <w:szCs w:val="16"/>
                </w:rPr>
                <w:t>Port</w:t>
              </w:r>
            </w:ins>
          </w:p>
        </w:tc>
        <w:tc>
          <w:tcPr>
            <w:tcW w:w="1440" w:type="dxa"/>
            <w:tcBorders>
              <w:top w:val="nil"/>
              <w:left w:val="nil"/>
              <w:bottom w:val="nil"/>
              <w:right w:val="nil"/>
            </w:tcBorders>
            <w:shd w:val="clear" w:color="auto" w:fill="auto"/>
            <w:noWrap/>
            <w:vAlign w:val="bottom"/>
            <w:hideMark/>
            <w:tcPrChange w:id="343" w:author="David Dayan" w:date="2021-12-03T17:18:00Z">
              <w:tcPr>
                <w:tcW w:w="1440" w:type="dxa"/>
                <w:tcBorders>
                  <w:top w:val="nil"/>
                  <w:left w:val="nil"/>
                  <w:bottom w:val="nil"/>
                  <w:right w:val="nil"/>
                </w:tcBorders>
                <w:shd w:val="clear" w:color="auto" w:fill="auto"/>
                <w:noWrap/>
                <w:vAlign w:val="bottom"/>
                <w:hideMark/>
              </w:tcPr>
            </w:tcPrChange>
          </w:tcPr>
          <w:p w14:paraId="3C9B27CD" w14:textId="77777777" w:rsidR="00036D0E" w:rsidRPr="00036D0E" w:rsidRDefault="00036D0E" w:rsidP="00245317">
            <w:pPr>
              <w:spacing w:after="0" w:line="240" w:lineRule="auto"/>
              <w:jc w:val="center"/>
              <w:rPr>
                <w:ins w:id="344" w:author="David Dayan" w:date="2021-12-03T17:13:00Z"/>
                <w:rFonts w:ascii="Calibri" w:eastAsia="Times New Roman" w:hAnsi="Calibri" w:cs="Times New Roman"/>
                <w:color w:val="000000"/>
                <w:sz w:val="16"/>
                <w:szCs w:val="16"/>
              </w:rPr>
            </w:pPr>
            <w:ins w:id="345"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346" w:author="David Dayan" w:date="2021-12-03T17:18:00Z">
              <w:tcPr>
                <w:tcW w:w="1530" w:type="dxa"/>
                <w:tcBorders>
                  <w:top w:val="nil"/>
                  <w:left w:val="nil"/>
                  <w:bottom w:val="nil"/>
                  <w:right w:val="nil"/>
                </w:tcBorders>
                <w:shd w:val="clear" w:color="auto" w:fill="auto"/>
                <w:noWrap/>
                <w:vAlign w:val="bottom"/>
                <w:hideMark/>
              </w:tcPr>
            </w:tcPrChange>
          </w:tcPr>
          <w:p w14:paraId="2752AE41" w14:textId="77777777" w:rsidR="00036D0E" w:rsidRPr="00036D0E" w:rsidRDefault="00036D0E" w:rsidP="00245317">
            <w:pPr>
              <w:spacing w:after="0" w:line="240" w:lineRule="auto"/>
              <w:jc w:val="center"/>
              <w:rPr>
                <w:ins w:id="347" w:author="David Dayan" w:date="2021-12-03T17:13:00Z"/>
                <w:rFonts w:ascii="Calibri" w:eastAsia="Times New Roman" w:hAnsi="Calibri" w:cs="Times New Roman"/>
                <w:color w:val="000000"/>
                <w:sz w:val="16"/>
                <w:szCs w:val="16"/>
              </w:rPr>
            </w:pPr>
            <w:ins w:id="34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349" w:author="David Dayan" w:date="2021-12-03T17:18:00Z">
              <w:tcPr>
                <w:tcW w:w="898" w:type="dxa"/>
                <w:tcBorders>
                  <w:top w:val="nil"/>
                  <w:left w:val="nil"/>
                  <w:bottom w:val="nil"/>
                  <w:right w:val="nil"/>
                </w:tcBorders>
                <w:shd w:val="clear" w:color="auto" w:fill="auto"/>
                <w:noWrap/>
                <w:vAlign w:val="bottom"/>
                <w:hideMark/>
              </w:tcPr>
            </w:tcPrChange>
          </w:tcPr>
          <w:p w14:paraId="29F3B1BB" w14:textId="77777777" w:rsidR="00036D0E" w:rsidRPr="00036D0E" w:rsidRDefault="00036D0E" w:rsidP="00245317">
            <w:pPr>
              <w:spacing w:after="0" w:line="240" w:lineRule="auto"/>
              <w:jc w:val="center"/>
              <w:rPr>
                <w:ins w:id="350" w:author="David Dayan" w:date="2021-12-03T17:13:00Z"/>
                <w:rFonts w:ascii="Calibri" w:eastAsia="Times New Roman" w:hAnsi="Calibri" w:cs="Times New Roman"/>
                <w:color w:val="000000"/>
                <w:sz w:val="16"/>
                <w:szCs w:val="16"/>
              </w:rPr>
            </w:pPr>
            <w:ins w:id="35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352" w:author="David Dayan" w:date="2021-12-03T17:18:00Z">
              <w:tcPr>
                <w:tcW w:w="902" w:type="dxa"/>
                <w:tcBorders>
                  <w:top w:val="nil"/>
                  <w:left w:val="nil"/>
                  <w:bottom w:val="nil"/>
                  <w:right w:val="nil"/>
                </w:tcBorders>
                <w:shd w:val="clear" w:color="auto" w:fill="auto"/>
                <w:noWrap/>
                <w:vAlign w:val="bottom"/>
                <w:hideMark/>
              </w:tcPr>
            </w:tcPrChange>
          </w:tcPr>
          <w:p w14:paraId="04F61CAB" w14:textId="77777777" w:rsidR="00036D0E" w:rsidRPr="00036D0E" w:rsidRDefault="00036D0E" w:rsidP="00245317">
            <w:pPr>
              <w:spacing w:after="0" w:line="240" w:lineRule="auto"/>
              <w:jc w:val="center"/>
              <w:rPr>
                <w:ins w:id="353" w:author="David Dayan" w:date="2021-12-03T17:13:00Z"/>
                <w:rFonts w:ascii="Calibri" w:eastAsia="Times New Roman" w:hAnsi="Calibri" w:cs="Times New Roman"/>
                <w:color w:val="000000"/>
                <w:sz w:val="16"/>
                <w:szCs w:val="16"/>
              </w:rPr>
            </w:pPr>
            <w:ins w:id="35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355" w:author="David Dayan" w:date="2021-12-03T17:18:00Z">
              <w:tcPr>
                <w:tcW w:w="2160" w:type="dxa"/>
                <w:tcBorders>
                  <w:top w:val="nil"/>
                  <w:left w:val="nil"/>
                  <w:bottom w:val="nil"/>
                  <w:right w:val="nil"/>
                </w:tcBorders>
                <w:shd w:val="clear" w:color="auto" w:fill="auto"/>
                <w:noWrap/>
                <w:vAlign w:val="bottom"/>
                <w:hideMark/>
              </w:tcPr>
            </w:tcPrChange>
          </w:tcPr>
          <w:p w14:paraId="70B67567" w14:textId="77777777" w:rsidR="00036D0E" w:rsidRPr="00036D0E" w:rsidRDefault="00036D0E" w:rsidP="00245317">
            <w:pPr>
              <w:spacing w:after="0" w:line="240" w:lineRule="auto"/>
              <w:jc w:val="center"/>
              <w:rPr>
                <w:ins w:id="356" w:author="David Dayan" w:date="2021-12-03T17:13:00Z"/>
                <w:rFonts w:ascii="Calibri" w:eastAsia="Times New Roman" w:hAnsi="Calibri" w:cs="Times New Roman"/>
                <w:color w:val="000000"/>
                <w:sz w:val="16"/>
                <w:szCs w:val="16"/>
              </w:rPr>
            </w:pPr>
            <w:proofErr w:type="spellStart"/>
            <w:ins w:id="35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358" w:author="David Dayan" w:date="2021-12-03T17:18:00Z">
              <w:tcPr>
                <w:tcW w:w="2876" w:type="dxa"/>
                <w:gridSpan w:val="2"/>
                <w:tcBorders>
                  <w:top w:val="nil"/>
                  <w:left w:val="nil"/>
                  <w:bottom w:val="nil"/>
                  <w:right w:val="nil"/>
                </w:tcBorders>
                <w:shd w:val="clear" w:color="auto" w:fill="auto"/>
                <w:noWrap/>
                <w:vAlign w:val="bottom"/>
                <w:hideMark/>
              </w:tcPr>
            </w:tcPrChange>
          </w:tcPr>
          <w:p w14:paraId="22C2F3D8" w14:textId="77777777" w:rsidR="00036D0E" w:rsidRPr="00036D0E" w:rsidRDefault="00036D0E" w:rsidP="00245317">
            <w:pPr>
              <w:spacing w:after="0" w:line="240" w:lineRule="auto"/>
              <w:jc w:val="center"/>
              <w:rPr>
                <w:ins w:id="359" w:author="David Dayan" w:date="2021-12-03T17:13:00Z"/>
                <w:rFonts w:ascii="Calibri" w:eastAsia="Times New Roman" w:hAnsi="Calibri" w:cs="Times New Roman"/>
                <w:color w:val="000000"/>
                <w:sz w:val="16"/>
                <w:szCs w:val="16"/>
              </w:rPr>
            </w:pPr>
            <w:proofErr w:type="spellStart"/>
            <w:ins w:id="36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361" w:author="David Dayan" w:date="2021-12-03T17:18:00Z">
              <w:tcPr>
                <w:tcW w:w="1426" w:type="dxa"/>
                <w:tcBorders>
                  <w:top w:val="nil"/>
                  <w:left w:val="nil"/>
                  <w:bottom w:val="nil"/>
                  <w:right w:val="nil"/>
                </w:tcBorders>
                <w:shd w:val="clear" w:color="auto" w:fill="auto"/>
                <w:noWrap/>
                <w:vAlign w:val="bottom"/>
                <w:hideMark/>
              </w:tcPr>
            </w:tcPrChange>
          </w:tcPr>
          <w:p w14:paraId="2C117006" w14:textId="77777777" w:rsidR="00036D0E" w:rsidRPr="00036D0E" w:rsidRDefault="00036D0E" w:rsidP="00245317">
            <w:pPr>
              <w:spacing w:after="0" w:line="240" w:lineRule="auto"/>
              <w:jc w:val="center"/>
              <w:rPr>
                <w:ins w:id="362" w:author="David Dayan" w:date="2021-12-03T17:13:00Z"/>
                <w:rFonts w:ascii="Calibri" w:eastAsia="Times New Roman" w:hAnsi="Calibri" w:cs="Times New Roman"/>
                <w:color w:val="000000"/>
                <w:sz w:val="16"/>
                <w:szCs w:val="16"/>
              </w:rPr>
            </w:pPr>
            <w:proofErr w:type="spellStart"/>
            <w:ins w:id="36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3726D5D2" w14:textId="77777777" w:rsidTr="00245317">
        <w:trPr>
          <w:cantSplit/>
          <w:trHeight w:val="20"/>
          <w:ins w:id="364" w:author="David Dayan" w:date="2021-12-03T17:13:00Z"/>
          <w:trPrChange w:id="36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66" w:author="David Dayan" w:date="2021-12-03T17:18:00Z">
              <w:tcPr>
                <w:tcW w:w="1563" w:type="dxa"/>
                <w:tcBorders>
                  <w:top w:val="nil"/>
                  <w:left w:val="nil"/>
                  <w:bottom w:val="nil"/>
                  <w:right w:val="nil"/>
                </w:tcBorders>
                <w:shd w:val="clear" w:color="auto" w:fill="auto"/>
                <w:noWrap/>
                <w:vAlign w:val="bottom"/>
                <w:hideMark/>
              </w:tcPr>
            </w:tcPrChange>
          </w:tcPr>
          <w:p w14:paraId="01637336" w14:textId="77777777" w:rsidR="00036D0E" w:rsidRPr="00036D0E" w:rsidRDefault="00036D0E" w:rsidP="00245317">
            <w:pPr>
              <w:spacing w:after="0" w:line="240" w:lineRule="auto"/>
              <w:jc w:val="center"/>
              <w:rPr>
                <w:ins w:id="367" w:author="David Dayan" w:date="2021-12-03T17:13:00Z"/>
                <w:rFonts w:ascii="Calibri" w:eastAsia="Times New Roman" w:hAnsi="Calibri" w:cs="Times New Roman"/>
                <w:color w:val="000000"/>
                <w:sz w:val="16"/>
                <w:szCs w:val="16"/>
              </w:rPr>
            </w:pPr>
            <w:ins w:id="368" w:author="David Dayan" w:date="2021-12-03T17:13:00Z">
              <w:r w:rsidRPr="00036D0E">
                <w:rPr>
                  <w:rFonts w:ascii="Calibri" w:eastAsia="Times New Roman" w:hAnsi="Calibri" w:cs="Times New Roman"/>
                  <w:color w:val="000000"/>
                  <w:sz w:val="16"/>
                  <w:szCs w:val="16"/>
                </w:rPr>
                <w:t>OtsAC20ROGR_0004</w:t>
              </w:r>
            </w:ins>
          </w:p>
        </w:tc>
        <w:tc>
          <w:tcPr>
            <w:tcW w:w="746" w:type="dxa"/>
            <w:tcBorders>
              <w:top w:val="nil"/>
              <w:left w:val="nil"/>
              <w:bottom w:val="nil"/>
              <w:right w:val="nil"/>
            </w:tcBorders>
            <w:shd w:val="clear" w:color="auto" w:fill="auto"/>
            <w:noWrap/>
            <w:vAlign w:val="bottom"/>
            <w:hideMark/>
            <w:tcPrChange w:id="369" w:author="David Dayan" w:date="2021-12-03T17:18:00Z">
              <w:tcPr>
                <w:tcW w:w="746" w:type="dxa"/>
                <w:tcBorders>
                  <w:top w:val="nil"/>
                  <w:left w:val="nil"/>
                  <w:bottom w:val="nil"/>
                  <w:right w:val="nil"/>
                </w:tcBorders>
                <w:shd w:val="clear" w:color="auto" w:fill="auto"/>
                <w:noWrap/>
                <w:vAlign w:val="bottom"/>
                <w:hideMark/>
              </w:tcPr>
            </w:tcPrChange>
          </w:tcPr>
          <w:p w14:paraId="5F4786C7" w14:textId="77777777" w:rsidR="00036D0E" w:rsidRPr="00036D0E" w:rsidRDefault="00036D0E" w:rsidP="00245317">
            <w:pPr>
              <w:spacing w:after="0" w:line="240" w:lineRule="auto"/>
              <w:jc w:val="center"/>
              <w:rPr>
                <w:ins w:id="370" w:author="David Dayan" w:date="2021-12-03T17:13:00Z"/>
                <w:rFonts w:ascii="Calibri" w:eastAsia="Times New Roman" w:hAnsi="Calibri" w:cs="Times New Roman"/>
                <w:color w:val="000000"/>
                <w:sz w:val="16"/>
                <w:szCs w:val="16"/>
              </w:rPr>
            </w:pPr>
            <w:ins w:id="371" w:author="David Dayan" w:date="2021-12-03T17:13:00Z">
              <w:r w:rsidRPr="00036D0E">
                <w:rPr>
                  <w:rFonts w:ascii="Calibri" w:eastAsia="Times New Roman" w:hAnsi="Calibri" w:cs="Times New Roman"/>
                  <w:color w:val="000000"/>
                  <w:sz w:val="16"/>
                  <w:szCs w:val="16"/>
                </w:rPr>
                <w:t>4/8/20</w:t>
              </w:r>
            </w:ins>
          </w:p>
        </w:tc>
        <w:tc>
          <w:tcPr>
            <w:tcW w:w="599" w:type="dxa"/>
            <w:tcBorders>
              <w:top w:val="nil"/>
              <w:left w:val="nil"/>
              <w:bottom w:val="nil"/>
              <w:right w:val="nil"/>
            </w:tcBorders>
            <w:shd w:val="clear" w:color="auto" w:fill="auto"/>
            <w:noWrap/>
            <w:vAlign w:val="bottom"/>
            <w:hideMark/>
            <w:tcPrChange w:id="372" w:author="David Dayan" w:date="2021-12-03T17:18:00Z">
              <w:tcPr>
                <w:tcW w:w="599" w:type="dxa"/>
                <w:tcBorders>
                  <w:top w:val="nil"/>
                  <w:left w:val="nil"/>
                  <w:bottom w:val="nil"/>
                  <w:right w:val="nil"/>
                </w:tcBorders>
                <w:shd w:val="clear" w:color="auto" w:fill="auto"/>
                <w:noWrap/>
                <w:vAlign w:val="bottom"/>
                <w:hideMark/>
              </w:tcPr>
            </w:tcPrChange>
          </w:tcPr>
          <w:p w14:paraId="560A67EB" w14:textId="77777777" w:rsidR="00036D0E" w:rsidRPr="00036D0E" w:rsidRDefault="00036D0E" w:rsidP="00245317">
            <w:pPr>
              <w:spacing w:after="0" w:line="240" w:lineRule="auto"/>
              <w:jc w:val="center"/>
              <w:rPr>
                <w:ins w:id="373" w:author="David Dayan" w:date="2021-12-03T17:13:00Z"/>
                <w:rFonts w:ascii="Calibri" w:eastAsia="Times New Roman" w:hAnsi="Calibri" w:cs="Times New Roman"/>
                <w:color w:val="000000"/>
                <w:sz w:val="16"/>
                <w:szCs w:val="16"/>
              </w:rPr>
            </w:pPr>
            <w:ins w:id="374" w:author="David Dayan" w:date="2021-12-03T17:13:00Z">
              <w:r w:rsidRPr="00036D0E">
                <w:rPr>
                  <w:rFonts w:ascii="Calibri" w:eastAsia="Times New Roman" w:hAnsi="Calibri" w:cs="Times New Roman"/>
                  <w:color w:val="000000"/>
                  <w:sz w:val="16"/>
                  <w:szCs w:val="16"/>
                </w:rPr>
                <w:t>99</w:t>
              </w:r>
            </w:ins>
          </w:p>
        </w:tc>
        <w:tc>
          <w:tcPr>
            <w:tcW w:w="1142" w:type="dxa"/>
            <w:tcBorders>
              <w:top w:val="nil"/>
              <w:left w:val="nil"/>
              <w:bottom w:val="nil"/>
              <w:right w:val="nil"/>
            </w:tcBorders>
            <w:shd w:val="clear" w:color="auto" w:fill="auto"/>
            <w:noWrap/>
            <w:vAlign w:val="bottom"/>
            <w:hideMark/>
            <w:tcPrChange w:id="375" w:author="David Dayan" w:date="2021-12-03T17:18:00Z">
              <w:tcPr>
                <w:tcW w:w="1142" w:type="dxa"/>
                <w:tcBorders>
                  <w:top w:val="nil"/>
                  <w:left w:val="nil"/>
                  <w:bottom w:val="nil"/>
                  <w:right w:val="nil"/>
                </w:tcBorders>
                <w:shd w:val="clear" w:color="auto" w:fill="auto"/>
                <w:noWrap/>
                <w:vAlign w:val="bottom"/>
                <w:hideMark/>
              </w:tcPr>
            </w:tcPrChange>
          </w:tcPr>
          <w:p w14:paraId="68418FB0" w14:textId="77777777" w:rsidR="00036D0E" w:rsidRPr="00036D0E" w:rsidRDefault="00036D0E" w:rsidP="00245317">
            <w:pPr>
              <w:spacing w:after="0" w:line="240" w:lineRule="auto"/>
              <w:jc w:val="center"/>
              <w:rPr>
                <w:ins w:id="376" w:author="David Dayan" w:date="2021-12-03T17:13:00Z"/>
                <w:rFonts w:ascii="Calibri" w:eastAsia="Times New Roman" w:hAnsi="Calibri" w:cs="Times New Roman"/>
                <w:color w:val="000000"/>
                <w:sz w:val="16"/>
                <w:szCs w:val="16"/>
              </w:rPr>
            </w:pPr>
            <w:proofErr w:type="spellStart"/>
            <w:ins w:id="377"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378" w:author="David Dayan" w:date="2021-12-03T17:18:00Z">
              <w:tcPr>
                <w:tcW w:w="1440" w:type="dxa"/>
                <w:tcBorders>
                  <w:top w:val="nil"/>
                  <w:left w:val="nil"/>
                  <w:bottom w:val="nil"/>
                  <w:right w:val="nil"/>
                </w:tcBorders>
                <w:shd w:val="clear" w:color="auto" w:fill="auto"/>
                <w:noWrap/>
                <w:vAlign w:val="bottom"/>
                <w:hideMark/>
              </w:tcPr>
            </w:tcPrChange>
          </w:tcPr>
          <w:p w14:paraId="363253AA" w14:textId="77777777" w:rsidR="00036D0E" w:rsidRPr="00036D0E" w:rsidRDefault="00036D0E" w:rsidP="00245317">
            <w:pPr>
              <w:spacing w:after="0" w:line="240" w:lineRule="auto"/>
              <w:jc w:val="center"/>
              <w:rPr>
                <w:ins w:id="379" w:author="David Dayan" w:date="2021-12-03T17:13:00Z"/>
                <w:rFonts w:ascii="Calibri" w:eastAsia="Times New Roman" w:hAnsi="Calibri" w:cs="Times New Roman"/>
                <w:color w:val="000000"/>
                <w:sz w:val="16"/>
                <w:szCs w:val="16"/>
              </w:rPr>
            </w:pPr>
            <w:proofErr w:type="spellStart"/>
            <w:ins w:id="380"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381" w:author="David Dayan" w:date="2021-12-03T17:18:00Z">
              <w:tcPr>
                <w:tcW w:w="1530" w:type="dxa"/>
                <w:tcBorders>
                  <w:top w:val="nil"/>
                  <w:left w:val="nil"/>
                  <w:bottom w:val="nil"/>
                  <w:right w:val="nil"/>
                </w:tcBorders>
                <w:shd w:val="clear" w:color="auto" w:fill="auto"/>
                <w:noWrap/>
                <w:vAlign w:val="bottom"/>
                <w:hideMark/>
              </w:tcPr>
            </w:tcPrChange>
          </w:tcPr>
          <w:p w14:paraId="43C07CD8" w14:textId="77777777" w:rsidR="00036D0E" w:rsidRPr="00036D0E" w:rsidRDefault="00036D0E" w:rsidP="00245317">
            <w:pPr>
              <w:spacing w:after="0" w:line="240" w:lineRule="auto"/>
              <w:jc w:val="center"/>
              <w:rPr>
                <w:ins w:id="382" w:author="David Dayan" w:date="2021-12-03T17:13:00Z"/>
                <w:rFonts w:ascii="Calibri" w:eastAsia="Times New Roman" w:hAnsi="Calibri" w:cs="Times New Roman"/>
                <w:color w:val="000000"/>
                <w:sz w:val="16"/>
                <w:szCs w:val="16"/>
              </w:rPr>
            </w:pPr>
            <w:ins w:id="38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384" w:author="David Dayan" w:date="2021-12-03T17:18:00Z">
              <w:tcPr>
                <w:tcW w:w="898" w:type="dxa"/>
                <w:tcBorders>
                  <w:top w:val="nil"/>
                  <w:left w:val="nil"/>
                  <w:bottom w:val="nil"/>
                  <w:right w:val="nil"/>
                </w:tcBorders>
                <w:shd w:val="clear" w:color="auto" w:fill="auto"/>
                <w:noWrap/>
                <w:vAlign w:val="bottom"/>
                <w:hideMark/>
              </w:tcPr>
            </w:tcPrChange>
          </w:tcPr>
          <w:p w14:paraId="4A824D60" w14:textId="77777777" w:rsidR="00036D0E" w:rsidRPr="00036D0E" w:rsidRDefault="00036D0E" w:rsidP="00245317">
            <w:pPr>
              <w:spacing w:after="0" w:line="240" w:lineRule="auto"/>
              <w:jc w:val="center"/>
              <w:rPr>
                <w:ins w:id="385" w:author="David Dayan" w:date="2021-12-03T17:13:00Z"/>
                <w:rFonts w:ascii="Calibri" w:eastAsia="Times New Roman" w:hAnsi="Calibri" w:cs="Times New Roman"/>
                <w:color w:val="000000"/>
                <w:sz w:val="16"/>
                <w:szCs w:val="16"/>
              </w:rPr>
            </w:pPr>
            <w:ins w:id="38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387" w:author="David Dayan" w:date="2021-12-03T17:18:00Z">
              <w:tcPr>
                <w:tcW w:w="902" w:type="dxa"/>
                <w:tcBorders>
                  <w:top w:val="nil"/>
                  <w:left w:val="nil"/>
                  <w:bottom w:val="nil"/>
                  <w:right w:val="nil"/>
                </w:tcBorders>
                <w:shd w:val="clear" w:color="auto" w:fill="auto"/>
                <w:noWrap/>
                <w:vAlign w:val="bottom"/>
                <w:hideMark/>
              </w:tcPr>
            </w:tcPrChange>
          </w:tcPr>
          <w:p w14:paraId="03DF2CBA" w14:textId="77777777" w:rsidR="00036D0E" w:rsidRPr="00036D0E" w:rsidRDefault="00036D0E" w:rsidP="00245317">
            <w:pPr>
              <w:spacing w:after="0" w:line="240" w:lineRule="auto"/>
              <w:jc w:val="center"/>
              <w:rPr>
                <w:ins w:id="388" w:author="David Dayan" w:date="2021-12-03T17:13:00Z"/>
                <w:rFonts w:ascii="Calibri" w:eastAsia="Times New Roman" w:hAnsi="Calibri" w:cs="Times New Roman"/>
                <w:color w:val="000000"/>
                <w:sz w:val="16"/>
                <w:szCs w:val="16"/>
              </w:rPr>
            </w:pPr>
            <w:ins w:id="38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390" w:author="David Dayan" w:date="2021-12-03T17:18:00Z">
              <w:tcPr>
                <w:tcW w:w="2160" w:type="dxa"/>
                <w:tcBorders>
                  <w:top w:val="nil"/>
                  <w:left w:val="nil"/>
                  <w:bottom w:val="nil"/>
                  <w:right w:val="nil"/>
                </w:tcBorders>
                <w:shd w:val="clear" w:color="auto" w:fill="auto"/>
                <w:noWrap/>
                <w:vAlign w:val="bottom"/>
                <w:hideMark/>
              </w:tcPr>
            </w:tcPrChange>
          </w:tcPr>
          <w:p w14:paraId="23C38EAC" w14:textId="77777777" w:rsidR="00036D0E" w:rsidRPr="00036D0E" w:rsidRDefault="00036D0E" w:rsidP="00245317">
            <w:pPr>
              <w:spacing w:after="0" w:line="240" w:lineRule="auto"/>
              <w:jc w:val="center"/>
              <w:rPr>
                <w:ins w:id="391" w:author="David Dayan" w:date="2021-12-03T17:13:00Z"/>
                <w:rFonts w:ascii="Calibri" w:eastAsia="Times New Roman" w:hAnsi="Calibri" w:cs="Times New Roman"/>
                <w:color w:val="000000"/>
                <w:sz w:val="16"/>
                <w:szCs w:val="16"/>
              </w:rPr>
            </w:pPr>
            <w:proofErr w:type="spellStart"/>
            <w:ins w:id="39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393" w:author="David Dayan" w:date="2021-12-03T17:18:00Z">
              <w:tcPr>
                <w:tcW w:w="2876" w:type="dxa"/>
                <w:gridSpan w:val="2"/>
                <w:tcBorders>
                  <w:top w:val="nil"/>
                  <w:left w:val="nil"/>
                  <w:bottom w:val="nil"/>
                  <w:right w:val="nil"/>
                </w:tcBorders>
                <w:shd w:val="clear" w:color="auto" w:fill="auto"/>
                <w:noWrap/>
                <w:vAlign w:val="bottom"/>
                <w:hideMark/>
              </w:tcPr>
            </w:tcPrChange>
          </w:tcPr>
          <w:p w14:paraId="204531AE" w14:textId="77777777" w:rsidR="00036D0E" w:rsidRPr="00036D0E" w:rsidRDefault="00036D0E" w:rsidP="00245317">
            <w:pPr>
              <w:spacing w:after="0" w:line="240" w:lineRule="auto"/>
              <w:jc w:val="center"/>
              <w:rPr>
                <w:ins w:id="394" w:author="David Dayan" w:date="2021-12-03T17:13:00Z"/>
                <w:rFonts w:ascii="Calibri" w:eastAsia="Times New Roman" w:hAnsi="Calibri" w:cs="Times New Roman"/>
                <w:color w:val="000000"/>
                <w:sz w:val="16"/>
                <w:szCs w:val="16"/>
              </w:rPr>
            </w:pPr>
            <w:proofErr w:type="spellStart"/>
            <w:ins w:id="39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396" w:author="David Dayan" w:date="2021-12-03T17:18:00Z">
              <w:tcPr>
                <w:tcW w:w="1426" w:type="dxa"/>
                <w:tcBorders>
                  <w:top w:val="nil"/>
                  <w:left w:val="nil"/>
                  <w:bottom w:val="nil"/>
                  <w:right w:val="nil"/>
                </w:tcBorders>
                <w:shd w:val="clear" w:color="auto" w:fill="auto"/>
                <w:noWrap/>
                <w:vAlign w:val="bottom"/>
                <w:hideMark/>
              </w:tcPr>
            </w:tcPrChange>
          </w:tcPr>
          <w:p w14:paraId="198FA7D8" w14:textId="77777777" w:rsidR="00036D0E" w:rsidRPr="00036D0E" w:rsidRDefault="00036D0E" w:rsidP="00245317">
            <w:pPr>
              <w:spacing w:after="0" w:line="240" w:lineRule="auto"/>
              <w:jc w:val="center"/>
              <w:rPr>
                <w:ins w:id="397" w:author="David Dayan" w:date="2021-12-03T17:13:00Z"/>
                <w:rFonts w:ascii="Calibri" w:eastAsia="Times New Roman" w:hAnsi="Calibri" w:cs="Times New Roman"/>
                <w:color w:val="000000"/>
                <w:sz w:val="16"/>
                <w:szCs w:val="16"/>
              </w:rPr>
            </w:pPr>
            <w:proofErr w:type="spellStart"/>
            <w:ins w:id="39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7466C807" w14:textId="77777777" w:rsidTr="00245317">
        <w:trPr>
          <w:cantSplit/>
          <w:trHeight w:val="20"/>
          <w:ins w:id="399" w:author="David Dayan" w:date="2021-12-03T17:13:00Z"/>
          <w:trPrChange w:id="40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01" w:author="David Dayan" w:date="2021-12-03T17:18:00Z">
              <w:tcPr>
                <w:tcW w:w="1563" w:type="dxa"/>
                <w:tcBorders>
                  <w:top w:val="nil"/>
                  <w:left w:val="nil"/>
                  <w:bottom w:val="nil"/>
                  <w:right w:val="nil"/>
                </w:tcBorders>
                <w:shd w:val="clear" w:color="auto" w:fill="auto"/>
                <w:noWrap/>
                <w:vAlign w:val="bottom"/>
                <w:hideMark/>
              </w:tcPr>
            </w:tcPrChange>
          </w:tcPr>
          <w:p w14:paraId="67E5B6A6" w14:textId="77777777" w:rsidR="00036D0E" w:rsidRPr="00036D0E" w:rsidRDefault="00036D0E" w:rsidP="00245317">
            <w:pPr>
              <w:spacing w:after="0" w:line="240" w:lineRule="auto"/>
              <w:jc w:val="center"/>
              <w:rPr>
                <w:ins w:id="402" w:author="David Dayan" w:date="2021-12-03T17:13:00Z"/>
                <w:rFonts w:ascii="Calibri" w:eastAsia="Times New Roman" w:hAnsi="Calibri" w:cs="Times New Roman"/>
                <w:color w:val="000000"/>
                <w:sz w:val="16"/>
                <w:szCs w:val="16"/>
              </w:rPr>
            </w:pPr>
            <w:ins w:id="403" w:author="David Dayan" w:date="2021-12-03T17:13:00Z">
              <w:r w:rsidRPr="00036D0E">
                <w:rPr>
                  <w:rFonts w:ascii="Calibri" w:eastAsia="Times New Roman" w:hAnsi="Calibri" w:cs="Times New Roman"/>
                  <w:color w:val="000000"/>
                  <w:sz w:val="16"/>
                  <w:szCs w:val="16"/>
                </w:rPr>
                <w:t>OtsAC20ROGR_0005</w:t>
              </w:r>
            </w:ins>
          </w:p>
        </w:tc>
        <w:tc>
          <w:tcPr>
            <w:tcW w:w="746" w:type="dxa"/>
            <w:tcBorders>
              <w:top w:val="nil"/>
              <w:left w:val="nil"/>
              <w:bottom w:val="nil"/>
              <w:right w:val="nil"/>
            </w:tcBorders>
            <w:shd w:val="clear" w:color="auto" w:fill="auto"/>
            <w:noWrap/>
            <w:vAlign w:val="bottom"/>
            <w:hideMark/>
            <w:tcPrChange w:id="404" w:author="David Dayan" w:date="2021-12-03T17:18:00Z">
              <w:tcPr>
                <w:tcW w:w="746" w:type="dxa"/>
                <w:tcBorders>
                  <w:top w:val="nil"/>
                  <w:left w:val="nil"/>
                  <w:bottom w:val="nil"/>
                  <w:right w:val="nil"/>
                </w:tcBorders>
                <w:shd w:val="clear" w:color="auto" w:fill="auto"/>
                <w:noWrap/>
                <w:vAlign w:val="bottom"/>
                <w:hideMark/>
              </w:tcPr>
            </w:tcPrChange>
          </w:tcPr>
          <w:p w14:paraId="729CE494" w14:textId="77777777" w:rsidR="00036D0E" w:rsidRPr="00036D0E" w:rsidRDefault="00036D0E" w:rsidP="00245317">
            <w:pPr>
              <w:spacing w:after="0" w:line="240" w:lineRule="auto"/>
              <w:jc w:val="center"/>
              <w:rPr>
                <w:ins w:id="405" w:author="David Dayan" w:date="2021-12-03T17:13:00Z"/>
                <w:rFonts w:ascii="Calibri" w:eastAsia="Times New Roman" w:hAnsi="Calibri" w:cs="Times New Roman"/>
                <w:color w:val="000000"/>
                <w:sz w:val="16"/>
                <w:szCs w:val="16"/>
              </w:rPr>
            </w:pPr>
            <w:ins w:id="406" w:author="David Dayan" w:date="2021-12-03T17:13:00Z">
              <w:r w:rsidRPr="00036D0E">
                <w:rPr>
                  <w:rFonts w:ascii="Calibri" w:eastAsia="Times New Roman" w:hAnsi="Calibri" w:cs="Times New Roman"/>
                  <w:color w:val="000000"/>
                  <w:sz w:val="16"/>
                  <w:szCs w:val="16"/>
                </w:rPr>
                <w:t>4/8/20</w:t>
              </w:r>
            </w:ins>
          </w:p>
        </w:tc>
        <w:tc>
          <w:tcPr>
            <w:tcW w:w="599" w:type="dxa"/>
            <w:tcBorders>
              <w:top w:val="nil"/>
              <w:left w:val="nil"/>
              <w:bottom w:val="nil"/>
              <w:right w:val="nil"/>
            </w:tcBorders>
            <w:shd w:val="clear" w:color="auto" w:fill="auto"/>
            <w:noWrap/>
            <w:vAlign w:val="bottom"/>
            <w:hideMark/>
            <w:tcPrChange w:id="407" w:author="David Dayan" w:date="2021-12-03T17:18:00Z">
              <w:tcPr>
                <w:tcW w:w="599" w:type="dxa"/>
                <w:tcBorders>
                  <w:top w:val="nil"/>
                  <w:left w:val="nil"/>
                  <w:bottom w:val="nil"/>
                  <w:right w:val="nil"/>
                </w:tcBorders>
                <w:shd w:val="clear" w:color="auto" w:fill="auto"/>
                <w:noWrap/>
                <w:vAlign w:val="bottom"/>
                <w:hideMark/>
              </w:tcPr>
            </w:tcPrChange>
          </w:tcPr>
          <w:p w14:paraId="07F9FFA6" w14:textId="77777777" w:rsidR="00036D0E" w:rsidRPr="00036D0E" w:rsidRDefault="00036D0E" w:rsidP="00245317">
            <w:pPr>
              <w:spacing w:after="0" w:line="240" w:lineRule="auto"/>
              <w:jc w:val="center"/>
              <w:rPr>
                <w:ins w:id="408" w:author="David Dayan" w:date="2021-12-03T17:13:00Z"/>
                <w:rFonts w:ascii="Calibri" w:eastAsia="Times New Roman" w:hAnsi="Calibri" w:cs="Times New Roman"/>
                <w:color w:val="000000"/>
                <w:sz w:val="16"/>
                <w:szCs w:val="16"/>
              </w:rPr>
            </w:pPr>
            <w:ins w:id="409" w:author="David Dayan" w:date="2021-12-03T17:13:00Z">
              <w:r w:rsidRPr="00036D0E">
                <w:rPr>
                  <w:rFonts w:ascii="Calibri" w:eastAsia="Times New Roman" w:hAnsi="Calibri" w:cs="Times New Roman"/>
                  <w:color w:val="000000"/>
                  <w:sz w:val="16"/>
                  <w:szCs w:val="16"/>
                </w:rPr>
                <w:t>99</w:t>
              </w:r>
            </w:ins>
          </w:p>
        </w:tc>
        <w:tc>
          <w:tcPr>
            <w:tcW w:w="1142" w:type="dxa"/>
            <w:tcBorders>
              <w:top w:val="nil"/>
              <w:left w:val="nil"/>
              <w:bottom w:val="nil"/>
              <w:right w:val="nil"/>
            </w:tcBorders>
            <w:shd w:val="clear" w:color="auto" w:fill="auto"/>
            <w:noWrap/>
            <w:vAlign w:val="bottom"/>
            <w:hideMark/>
            <w:tcPrChange w:id="410" w:author="David Dayan" w:date="2021-12-03T17:18:00Z">
              <w:tcPr>
                <w:tcW w:w="1142" w:type="dxa"/>
                <w:tcBorders>
                  <w:top w:val="nil"/>
                  <w:left w:val="nil"/>
                  <w:bottom w:val="nil"/>
                  <w:right w:val="nil"/>
                </w:tcBorders>
                <w:shd w:val="clear" w:color="auto" w:fill="auto"/>
                <w:noWrap/>
                <w:vAlign w:val="bottom"/>
                <w:hideMark/>
              </w:tcPr>
            </w:tcPrChange>
          </w:tcPr>
          <w:p w14:paraId="1CD13CC7" w14:textId="77777777" w:rsidR="00036D0E" w:rsidRPr="00036D0E" w:rsidRDefault="00036D0E" w:rsidP="00245317">
            <w:pPr>
              <w:spacing w:after="0" w:line="240" w:lineRule="auto"/>
              <w:jc w:val="center"/>
              <w:rPr>
                <w:ins w:id="411" w:author="David Dayan" w:date="2021-12-03T17:13:00Z"/>
                <w:rFonts w:ascii="Calibri" w:eastAsia="Times New Roman" w:hAnsi="Calibri" w:cs="Times New Roman"/>
                <w:color w:val="000000"/>
                <w:sz w:val="16"/>
                <w:szCs w:val="16"/>
              </w:rPr>
            </w:pPr>
            <w:ins w:id="412"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413" w:author="David Dayan" w:date="2021-12-03T17:18:00Z">
              <w:tcPr>
                <w:tcW w:w="1440" w:type="dxa"/>
                <w:tcBorders>
                  <w:top w:val="nil"/>
                  <w:left w:val="nil"/>
                  <w:bottom w:val="nil"/>
                  <w:right w:val="nil"/>
                </w:tcBorders>
                <w:shd w:val="clear" w:color="auto" w:fill="auto"/>
                <w:noWrap/>
                <w:vAlign w:val="bottom"/>
                <w:hideMark/>
              </w:tcPr>
            </w:tcPrChange>
          </w:tcPr>
          <w:p w14:paraId="22155DFC" w14:textId="77777777" w:rsidR="00036D0E" w:rsidRPr="00036D0E" w:rsidRDefault="00036D0E" w:rsidP="00245317">
            <w:pPr>
              <w:spacing w:after="0" w:line="240" w:lineRule="auto"/>
              <w:jc w:val="center"/>
              <w:rPr>
                <w:ins w:id="414" w:author="David Dayan" w:date="2021-12-03T17:13:00Z"/>
                <w:rFonts w:ascii="Calibri" w:eastAsia="Times New Roman" w:hAnsi="Calibri" w:cs="Times New Roman"/>
                <w:color w:val="000000"/>
                <w:sz w:val="16"/>
                <w:szCs w:val="16"/>
              </w:rPr>
            </w:pPr>
            <w:ins w:id="415"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416" w:author="David Dayan" w:date="2021-12-03T17:18:00Z">
              <w:tcPr>
                <w:tcW w:w="1530" w:type="dxa"/>
                <w:tcBorders>
                  <w:top w:val="nil"/>
                  <w:left w:val="nil"/>
                  <w:bottom w:val="nil"/>
                  <w:right w:val="nil"/>
                </w:tcBorders>
                <w:shd w:val="clear" w:color="auto" w:fill="auto"/>
                <w:noWrap/>
                <w:vAlign w:val="bottom"/>
                <w:hideMark/>
              </w:tcPr>
            </w:tcPrChange>
          </w:tcPr>
          <w:p w14:paraId="28C34F29" w14:textId="77777777" w:rsidR="00036D0E" w:rsidRPr="00036D0E" w:rsidRDefault="00036D0E" w:rsidP="00245317">
            <w:pPr>
              <w:spacing w:after="0" w:line="240" w:lineRule="auto"/>
              <w:jc w:val="center"/>
              <w:rPr>
                <w:ins w:id="417" w:author="David Dayan" w:date="2021-12-03T17:13:00Z"/>
                <w:rFonts w:ascii="Calibri" w:eastAsia="Times New Roman" w:hAnsi="Calibri" w:cs="Times New Roman"/>
                <w:color w:val="000000"/>
                <w:sz w:val="16"/>
                <w:szCs w:val="16"/>
              </w:rPr>
            </w:pPr>
            <w:ins w:id="41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419" w:author="David Dayan" w:date="2021-12-03T17:18:00Z">
              <w:tcPr>
                <w:tcW w:w="898" w:type="dxa"/>
                <w:tcBorders>
                  <w:top w:val="nil"/>
                  <w:left w:val="nil"/>
                  <w:bottom w:val="nil"/>
                  <w:right w:val="nil"/>
                </w:tcBorders>
                <w:shd w:val="clear" w:color="auto" w:fill="auto"/>
                <w:noWrap/>
                <w:vAlign w:val="bottom"/>
                <w:hideMark/>
              </w:tcPr>
            </w:tcPrChange>
          </w:tcPr>
          <w:p w14:paraId="67C09DBA" w14:textId="77777777" w:rsidR="00036D0E" w:rsidRPr="00036D0E" w:rsidRDefault="00036D0E" w:rsidP="00245317">
            <w:pPr>
              <w:spacing w:after="0" w:line="240" w:lineRule="auto"/>
              <w:jc w:val="center"/>
              <w:rPr>
                <w:ins w:id="420" w:author="David Dayan" w:date="2021-12-03T17:13:00Z"/>
                <w:rFonts w:ascii="Calibri" w:eastAsia="Times New Roman" w:hAnsi="Calibri" w:cs="Times New Roman"/>
                <w:color w:val="000000"/>
                <w:sz w:val="16"/>
                <w:szCs w:val="16"/>
              </w:rPr>
            </w:pPr>
            <w:ins w:id="42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422" w:author="David Dayan" w:date="2021-12-03T17:18:00Z">
              <w:tcPr>
                <w:tcW w:w="902" w:type="dxa"/>
                <w:tcBorders>
                  <w:top w:val="nil"/>
                  <w:left w:val="nil"/>
                  <w:bottom w:val="nil"/>
                  <w:right w:val="nil"/>
                </w:tcBorders>
                <w:shd w:val="clear" w:color="auto" w:fill="auto"/>
                <w:noWrap/>
                <w:vAlign w:val="bottom"/>
                <w:hideMark/>
              </w:tcPr>
            </w:tcPrChange>
          </w:tcPr>
          <w:p w14:paraId="636FCD7F" w14:textId="77777777" w:rsidR="00036D0E" w:rsidRPr="00036D0E" w:rsidRDefault="00036D0E" w:rsidP="00245317">
            <w:pPr>
              <w:spacing w:after="0" w:line="240" w:lineRule="auto"/>
              <w:jc w:val="center"/>
              <w:rPr>
                <w:ins w:id="423" w:author="David Dayan" w:date="2021-12-03T17:13:00Z"/>
                <w:rFonts w:ascii="Calibri" w:eastAsia="Times New Roman" w:hAnsi="Calibri" w:cs="Times New Roman"/>
                <w:color w:val="000000"/>
                <w:sz w:val="16"/>
                <w:szCs w:val="16"/>
              </w:rPr>
            </w:pPr>
            <w:ins w:id="42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425" w:author="David Dayan" w:date="2021-12-03T17:18:00Z">
              <w:tcPr>
                <w:tcW w:w="2160" w:type="dxa"/>
                <w:tcBorders>
                  <w:top w:val="nil"/>
                  <w:left w:val="nil"/>
                  <w:bottom w:val="nil"/>
                  <w:right w:val="nil"/>
                </w:tcBorders>
                <w:shd w:val="clear" w:color="auto" w:fill="auto"/>
                <w:noWrap/>
                <w:vAlign w:val="bottom"/>
                <w:hideMark/>
              </w:tcPr>
            </w:tcPrChange>
          </w:tcPr>
          <w:p w14:paraId="532B74AD" w14:textId="77777777" w:rsidR="00036D0E" w:rsidRPr="00036D0E" w:rsidRDefault="00036D0E" w:rsidP="00245317">
            <w:pPr>
              <w:spacing w:after="0" w:line="240" w:lineRule="auto"/>
              <w:jc w:val="center"/>
              <w:rPr>
                <w:ins w:id="426" w:author="David Dayan" w:date="2021-12-03T17:13:00Z"/>
                <w:rFonts w:ascii="Calibri" w:eastAsia="Times New Roman" w:hAnsi="Calibri" w:cs="Times New Roman"/>
                <w:color w:val="000000"/>
                <w:sz w:val="16"/>
                <w:szCs w:val="16"/>
              </w:rPr>
            </w:pPr>
            <w:proofErr w:type="spellStart"/>
            <w:ins w:id="42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428" w:author="David Dayan" w:date="2021-12-03T17:18:00Z">
              <w:tcPr>
                <w:tcW w:w="2876" w:type="dxa"/>
                <w:gridSpan w:val="2"/>
                <w:tcBorders>
                  <w:top w:val="nil"/>
                  <w:left w:val="nil"/>
                  <w:bottom w:val="nil"/>
                  <w:right w:val="nil"/>
                </w:tcBorders>
                <w:shd w:val="clear" w:color="auto" w:fill="auto"/>
                <w:noWrap/>
                <w:vAlign w:val="bottom"/>
                <w:hideMark/>
              </w:tcPr>
            </w:tcPrChange>
          </w:tcPr>
          <w:p w14:paraId="4527EE22" w14:textId="77777777" w:rsidR="00036D0E" w:rsidRPr="00036D0E" w:rsidRDefault="00036D0E" w:rsidP="00245317">
            <w:pPr>
              <w:spacing w:after="0" w:line="240" w:lineRule="auto"/>
              <w:jc w:val="center"/>
              <w:rPr>
                <w:ins w:id="429" w:author="David Dayan" w:date="2021-12-03T17:13:00Z"/>
                <w:rFonts w:ascii="Calibri" w:eastAsia="Times New Roman" w:hAnsi="Calibri" w:cs="Times New Roman"/>
                <w:color w:val="000000"/>
                <w:sz w:val="16"/>
                <w:szCs w:val="16"/>
              </w:rPr>
            </w:pPr>
            <w:proofErr w:type="spellStart"/>
            <w:ins w:id="43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431" w:author="David Dayan" w:date="2021-12-03T17:18:00Z">
              <w:tcPr>
                <w:tcW w:w="1426" w:type="dxa"/>
                <w:tcBorders>
                  <w:top w:val="nil"/>
                  <w:left w:val="nil"/>
                  <w:bottom w:val="nil"/>
                  <w:right w:val="nil"/>
                </w:tcBorders>
                <w:shd w:val="clear" w:color="auto" w:fill="auto"/>
                <w:noWrap/>
                <w:vAlign w:val="bottom"/>
                <w:hideMark/>
              </w:tcPr>
            </w:tcPrChange>
          </w:tcPr>
          <w:p w14:paraId="27E76DAA" w14:textId="77777777" w:rsidR="00036D0E" w:rsidRPr="00036D0E" w:rsidRDefault="00036D0E" w:rsidP="00245317">
            <w:pPr>
              <w:spacing w:after="0" w:line="240" w:lineRule="auto"/>
              <w:jc w:val="center"/>
              <w:rPr>
                <w:ins w:id="432" w:author="David Dayan" w:date="2021-12-03T17:13:00Z"/>
                <w:rFonts w:ascii="Calibri" w:eastAsia="Times New Roman" w:hAnsi="Calibri" w:cs="Times New Roman"/>
                <w:color w:val="000000"/>
                <w:sz w:val="16"/>
                <w:szCs w:val="16"/>
              </w:rPr>
            </w:pPr>
            <w:proofErr w:type="spellStart"/>
            <w:ins w:id="43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6544D89D" w14:textId="77777777" w:rsidTr="00245317">
        <w:trPr>
          <w:cantSplit/>
          <w:trHeight w:val="20"/>
          <w:ins w:id="434" w:author="David Dayan" w:date="2021-12-03T17:13:00Z"/>
          <w:trPrChange w:id="43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36" w:author="David Dayan" w:date="2021-12-03T17:18:00Z">
              <w:tcPr>
                <w:tcW w:w="1563" w:type="dxa"/>
                <w:tcBorders>
                  <w:top w:val="nil"/>
                  <w:left w:val="nil"/>
                  <w:bottom w:val="nil"/>
                  <w:right w:val="nil"/>
                </w:tcBorders>
                <w:shd w:val="clear" w:color="auto" w:fill="auto"/>
                <w:noWrap/>
                <w:vAlign w:val="bottom"/>
                <w:hideMark/>
              </w:tcPr>
            </w:tcPrChange>
          </w:tcPr>
          <w:p w14:paraId="2614BA5E" w14:textId="77777777" w:rsidR="00036D0E" w:rsidRPr="00036D0E" w:rsidRDefault="00036D0E" w:rsidP="00245317">
            <w:pPr>
              <w:spacing w:after="0" w:line="240" w:lineRule="auto"/>
              <w:jc w:val="center"/>
              <w:rPr>
                <w:ins w:id="437" w:author="David Dayan" w:date="2021-12-03T17:13:00Z"/>
                <w:rFonts w:ascii="Calibri" w:eastAsia="Times New Roman" w:hAnsi="Calibri" w:cs="Times New Roman"/>
                <w:color w:val="000000"/>
                <w:sz w:val="16"/>
                <w:szCs w:val="16"/>
              </w:rPr>
            </w:pPr>
            <w:ins w:id="438" w:author="David Dayan" w:date="2021-12-03T17:13:00Z">
              <w:r w:rsidRPr="00036D0E">
                <w:rPr>
                  <w:rFonts w:ascii="Calibri" w:eastAsia="Times New Roman" w:hAnsi="Calibri" w:cs="Times New Roman"/>
                  <w:color w:val="000000"/>
                  <w:sz w:val="16"/>
                  <w:szCs w:val="16"/>
                </w:rPr>
                <w:t>OtsAC20ROGR_0006</w:t>
              </w:r>
            </w:ins>
          </w:p>
        </w:tc>
        <w:tc>
          <w:tcPr>
            <w:tcW w:w="746" w:type="dxa"/>
            <w:tcBorders>
              <w:top w:val="nil"/>
              <w:left w:val="nil"/>
              <w:bottom w:val="nil"/>
              <w:right w:val="nil"/>
            </w:tcBorders>
            <w:shd w:val="clear" w:color="auto" w:fill="auto"/>
            <w:noWrap/>
            <w:vAlign w:val="bottom"/>
            <w:hideMark/>
            <w:tcPrChange w:id="439" w:author="David Dayan" w:date="2021-12-03T17:18:00Z">
              <w:tcPr>
                <w:tcW w:w="746" w:type="dxa"/>
                <w:tcBorders>
                  <w:top w:val="nil"/>
                  <w:left w:val="nil"/>
                  <w:bottom w:val="nil"/>
                  <w:right w:val="nil"/>
                </w:tcBorders>
                <w:shd w:val="clear" w:color="auto" w:fill="auto"/>
                <w:noWrap/>
                <w:vAlign w:val="bottom"/>
                <w:hideMark/>
              </w:tcPr>
            </w:tcPrChange>
          </w:tcPr>
          <w:p w14:paraId="043E6B83" w14:textId="77777777" w:rsidR="00036D0E" w:rsidRPr="00036D0E" w:rsidRDefault="00036D0E" w:rsidP="00245317">
            <w:pPr>
              <w:spacing w:after="0" w:line="240" w:lineRule="auto"/>
              <w:jc w:val="center"/>
              <w:rPr>
                <w:ins w:id="440" w:author="David Dayan" w:date="2021-12-03T17:13:00Z"/>
                <w:rFonts w:ascii="Calibri" w:eastAsia="Times New Roman" w:hAnsi="Calibri" w:cs="Times New Roman"/>
                <w:color w:val="000000"/>
                <w:sz w:val="16"/>
                <w:szCs w:val="16"/>
              </w:rPr>
            </w:pPr>
            <w:ins w:id="441" w:author="David Dayan" w:date="2021-12-03T17:13:00Z">
              <w:r w:rsidRPr="00036D0E">
                <w:rPr>
                  <w:rFonts w:ascii="Calibri" w:eastAsia="Times New Roman" w:hAnsi="Calibri" w:cs="Times New Roman"/>
                  <w:color w:val="000000"/>
                  <w:sz w:val="16"/>
                  <w:szCs w:val="16"/>
                </w:rPr>
                <w:t>4/8/20</w:t>
              </w:r>
            </w:ins>
          </w:p>
        </w:tc>
        <w:tc>
          <w:tcPr>
            <w:tcW w:w="599" w:type="dxa"/>
            <w:tcBorders>
              <w:top w:val="nil"/>
              <w:left w:val="nil"/>
              <w:bottom w:val="nil"/>
              <w:right w:val="nil"/>
            </w:tcBorders>
            <w:shd w:val="clear" w:color="auto" w:fill="auto"/>
            <w:noWrap/>
            <w:vAlign w:val="bottom"/>
            <w:hideMark/>
            <w:tcPrChange w:id="442" w:author="David Dayan" w:date="2021-12-03T17:18:00Z">
              <w:tcPr>
                <w:tcW w:w="599" w:type="dxa"/>
                <w:tcBorders>
                  <w:top w:val="nil"/>
                  <w:left w:val="nil"/>
                  <w:bottom w:val="nil"/>
                  <w:right w:val="nil"/>
                </w:tcBorders>
                <w:shd w:val="clear" w:color="auto" w:fill="auto"/>
                <w:noWrap/>
                <w:vAlign w:val="bottom"/>
                <w:hideMark/>
              </w:tcPr>
            </w:tcPrChange>
          </w:tcPr>
          <w:p w14:paraId="69AF3F61" w14:textId="77777777" w:rsidR="00036D0E" w:rsidRPr="00036D0E" w:rsidRDefault="00036D0E" w:rsidP="00245317">
            <w:pPr>
              <w:spacing w:after="0" w:line="240" w:lineRule="auto"/>
              <w:jc w:val="center"/>
              <w:rPr>
                <w:ins w:id="443" w:author="David Dayan" w:date="2021-12-03T17:13:00Z"/>
                <w:rFonts w:ascii="Calibri" w:eastAsia="Times New Roman" w:hAnsi="Calibri" w:cs="Times New Roman"/>
                <w:color w:val="000000"/>
                <w:sz w:val="16"/>
                <w:szCs w:val="16"/>
              </w:rPr>
            </w:pPr>
            <w:ins w:id="444" w:author="David Dayan" w:date="2021-12-03T17:13:00Z">
              <w:r w:rsidRPr="00036D0E">
                <w:rPr>
                  <w:rFonts w:ascii="Calibri" w:eastAsia="Times New Roman" w:hAnsi="Calibri" w:cs="Times New Roman"/>
                  <w:color w:val="000000"/>
                  <w:sz w:val="16"/>
                  <w:szCs w:val="16"/>
                </w:rPr>
                <w:t>99</w:t>
              </w:r>
            </w:ins>
          </w:p>
        </w:tc>
        <w:tc>
          <w:tcPr>
            <w:tcW w:w="1142" w:type="dxa"/>
            <w:tcBorders>
              <w:top w:val="nil"/>
              <w:left w:val="nil"/>
              <w:bottom w:val="nil"/>
              <w:right w:val="nil"/>
            </w:tcBorders>
            <w:shd w:val="clear" w:color="auto" w:fill="auto"/>
            <w:noWrap/>
            <w:vAlign w:val="bottom"/>
            <w:hideMark/>
            <w:tcPrChange w:id="445" w:author="David Dayan" w:date="2021-12-03T17:18:00Z">
              <w:tcPr>
                <w:tcW w:w="1142" w:type="dxa"/>
                <w:tcBorders>
                  <w:top w:val="nil"/>
                  <w:left w:val="nil"/>
                  <w:bottom w:val="nil"/>
                  <w:right w:val="nil"/>
                </w:tcBorders>
                <w:shd w:val="clear" w:color="auto" w:fill="auto"/>
                <w:noWrap/>
                <w:vAlign w:val="bottom"/>
                <w:hideMark/>
              </w:tcPr>
            </w:tcPrChange>
          </w:tcPr>
          <w:p w14:paraId="031F4E53" w14:textId="77777777" w:rsidR="00036D0E" w:rsidRPr="00036D0E" w:rsidRDefault="00036D0E" w:rsidP="00245317">
            <w:pPr>
              <w:spacing w:after="0" w:line="240" w:lineRule="auto"/>
              <w:jc w:val="center"/>
              <w:rPr>
                <w:ins w:id="446" w:author="David Dayan" w:date="2021-12-03T17:13:00Z"/>
                <w:rFonts w:ascii="Calibri" w:eastAsia="Times New Roman" w:hAnsi="Calibri" w:cs="Times New Roman"/>
                <w:color w:val="000000"/>
                <w:sz w:val="16"/>
                <w:szCs w:val="16"/>
              </w:rPr>
            </w:pPr>
            <w:ins w:id="447"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448" w:author="David Dayan" w:date="2021-12-03T17:18:00Z">
              <w:tcPr>
                <w:tcW w:w="1440" w:type="dxa"/>
                <w:tcBorders>
                  <w:top w:val="nil"/>
                  <w:left w:val="nil"/>
                  <w:bottom w:val="nil"/>
                  <w:right w:val="nil"/>
                </w:tcBorders>
                <w:shd w:val="clear" w:color="auto" w:fill="auto"/>
                <w:noWrap/>
                <w:vAlign w:val="bottom"/>
                <w:hideMark/>
              </w:tcPr>
            </w:tcPrChange>
          </w:tcPr>
          <w:p w14:paraId="630C70B6" w14:textId="77777777" w:rsidR="00036D0E" w:rsidRPr="00036D0E" w:rsidRDefault="00036D0E" w:rsidP="00245317">
            <w:pPr>
              <w:spacing w:after="0" w:line="240" w:lineRule="auto"/>
              <w:jc w:val="center"/>
              <w:rPr>
                <w:ins w:id="449" w:author="David Dayan" w:date="2021-12-03T17:13:00Z"/>
                <w:rFonts w:ascii="Calibri" w:eastAsia="Times New Roman" w:hAnsi="Calibri" w:cs="Times New Roman"/>
                <w:color w:val="000000"/>
                <w:sz w:val="16"/>
                <w:szCs w:val="16"/>
              </w:rPr>
            </w:pPr>
            <w:ins w:id="450"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451" w:author="David Dayan" w:date="2021-12-03T17:18:00Z">
              <w:tcPr>
                <w:tcW w:w="1530" w:type="dxa"/>
                <w:tcBorders>
                  <w:top w:val="nil"/>
                  <w:left w:val="nil"/>
                  <w:bottom w:val="nil"/>
                  <w:right w:val="nil"/>
                </w:tcBorders>
                <w:shd w:val="clear" w:color="auto" w:fill="auto"/>
                <w:noWrap/>
                <w:vAlign w:val="bottom"/>
                <w:hideMark/>
              </w:tcPr>
            </w:tcPrChange>
          </w:tcPr>
          <w:p w14:paraId="6F4CD68D" w14:textId="77777777" w:rsidR="00036D0E" w:rsidRPr="00036D0E" w:rsidRDefault="00036D0E" w:rsidP="00245317">
            <w:pPr>
              <w:spacing w:after="0" w:line="240" w:lineRule="auto"/>
              <w:jc w:val="center"/>
              <w:rPr>
                <w:ins w:id="452" w:author="David Dayan" w:date="2021-12-03T17:13:00Z"/>
                <w:rFonts w:ascii="Calibri" w:eastAsia="Times New Roman" w:hAnsi="Calibri" w:cs="Times New Roman"/>
                <w:color w:val="000000"/>
                <w:sz w:val="16"/>
                <w:szCs w:val="16"/>
              </w:rPr>
            </w:pPr>
            <w:ins w:id="45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454" w:author="David Dayan" w:date="2021-12-03T17:18:00Z">
              <w:tcPr>
                <w:tcW w:w="898" w:type="dxa"/>
                <w:tcBorders>
                  <w:top w:val="nil"/>
                  <w:left w:val="nil"/>
                  <w:bottom w:val="nil"/>
                  <w:right w:val="nil"/>
                </w:tcBorders>
                <w:shd w:val="clear" w:color="auto" w:fill="auto"/>
                <w:noWrap/>
                <w:vAlign w:val="bottom"/>
                <w:hideMark/>
              </w:tcPr>
            </w:tcPrChange>
          </w:tcPr>
          <w:p w14:paraId="71CFC74C" w14:textId="77777777" w:rsidR="00036D0E" w:rsidRPr="00036D0E" w:rsidRDefault="00036D0E" w:rsidP="00245317">
            <w:pPr>
              <w:spacing w:after="0" w:line="240" w:lineRule="auto"/>
              <w:jc w:val="center"/>
              <w:rPr>
                <w:ins w:id="455" w:author="David Dayan" w:date="2021-12-03T17:13:00Z"/>
                <w:rFonts w:ascii="Calibri" w:eastAsia="Times New Roman" w:hAnsi="Calibri" w:cs="Times New Roman"/>
                <w:color w:val="000000"/>
                <w:sz w:val="16"/>
                <w:szCs w:val="16"/>
              </w:rPr>
            </w:pPr>
            <w:ins w:id="45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457" w:author="David Dayan" w:date="2021-12-03T17:18:00Z">
              <w:tcPr>
                <w:tcW w:w="902" w:type="dxa"/>
                <w:tcBorders>
                  <w:top w:val="nil"/>
                  <w:left w:val="nil"/>
                  <w:bottom w:val="nil"/>
                  <w:right w:val="nil"/>
                </w:tcBorders>
                <w:shd w:val="clear" w:color="auto" w:fill="auto"/>
                <w:noWrap/>
                <w:vAlign w:val="bottom"/>
                <w:hideMark/>
              </w:tcPr>
            </w:tcPrChange>
          </w:tcPr>
          <w:p w14:paraId="4B1D93FD" w14:textId="77777777" w:rsidR="00036D0E" w:rsidRPr="00036D0E" w:rsidRDefault="00036D0E" w:rsidP="00245317">
            <w:pPr>
              <w:spacing w:after="0" w:line="240" w:lineRule="auto"/>
              <w:jc w:val="center"/>
              <w:rPr>
                <w:ins w:id="458" w:author="David Dayan" w:date="2021-12-03T17:13:00Z"/>
                <w:rFonts w:ascii="Calibri" w:eastAsia="Times New Roman" w:hAnsi="Calibri" w:cs="Times New Roman"/>
                <w:color w:val="000000"/>
                <w:sz w:val="16"/>
                <w:szCs w:val="16"/>
              </w:rPr>
            </w:pPr>
            <w:ins w:id="45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460" w:author="David Dayan" w:date="2021-12-03T17:18:00Z">
              <w:tcPr>
                <w:tcW w:w="2160" w:type="dxa"/>
                <w:tcBorders>
                  <w:top w:val="nil"/>
                  <w:left w:val="nil"/>
                  <w:bottom w:val="nil"/>
                  <w:right w:val="nil"/>
                </w:tcBorders>
                <w:shd w:val="clear" w:color="auto" w:fill="auto"/>
                <w:noWrap/>
                <w:vAlign w:val="bottom"/>
                <w:hideMark/>
              </w:tcPr>
            </w:tcPrChange>
          </w:tcPr>
          <w:p w14:paraId="48C3219C" w14:textId="77777777" w:rsidR="00036D0E" w:rsidRPr="00036D0E" w:rsidRDefault="00036D0E" w:rsidP="00245317">
            <w:pPr>
              <w:spacing w:after="0" w:line="240" w:lineRule="auto"/>
              <w:jc w:val="center"/>
              <w:rPr>
                <w:ins w:id="461" w:author="David Dayan" w:date="2021-12-03T17:13:00Z"/>
                <w:rFonts w:ascii="Calibri" w:eastAsia="Times New Roman" w:hAnsi="Calibri" w:cs="Times New Roman"/>
                <w:color w:val="000000"/>
                <w:sz w:val="16"/>
                <w:szCs w:val="16"/>
              </w:rPr>
            </w:pPr>
            <w:proofErr w:type="spellStart"/>
            <w:ins w:id="46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463" w:author="David Dayan" w:date="2021-12-03T17:18:00Z">
              <w:tcPr>
                <w:tcW w:w="2876" w:type="dxa"/>
                <w:gridSpan w:val="2"/>
                <w:tcBorders>
                  <w:top w:val="nil"/>
                  <w:left w:val="nil"/>
                  <w:bottom w:val="nil"/>
                  <w:right w:val="nil"/>
                </w:tcBorders>
                <w:shd w:val="clear" w:color="auto" w:fill="auto"/>
                <w:noWrap/>
                <w:vAlign w:val="bottom"/>
                <w:hideMark/>
              </w:tcPr>
            </w:tcPrChange>
          </w:tcPr>
          <w:p w14:paraId="00ED2934" w14:textId="77777777" w:rsidR="00036D0E" w:rsidRPr="00036D0E" w:rsidRDefault="00036D0E" w:rsidP="00245317">
            <w:pPr>
              <w:spacing w:after="0" w:line="240" w:lineRule="auto"/>
              <w:jc w:val="center"/>
              <w:rPr>
                <w:ins w:id="464" w:author="David Dayan" w:date="2021-12-03T17:13:00Z"/>
                <w:rFonts w:ascii="Calibri" w:eastAsia="Times New Roman" w:hAnsi="Calibri" w:cs="Times New Roman"/>
                <w:color w:val="000000"/>
                <w:sz w:val="16"/>
                <w:szCs w:val="16"/>
              </w:rPr>
            </w:pPr>
            <w:proofErr w:type="spellStart"/>
            <w:ins w:id="46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466" w:author="David Dayan" w:date="2021-12-03T17:18:00Z">
              <w:tcPr>
                <w:tcW w:w="1426" w:type="dxa"/>
                <w:tcBorders>
                  <w:top w:val="nil"/>
                  <w:left w:val="nil"/>
                  <w:bottom w:val="nil"/>
                  <w:right w:val="nil"/>
                </w:tcBorders>
                <w:shd w:val="clear" w:color="auto" w:fill="auto"/>
                <w:noWrap/>
                <w:vAlign w:val="bottom"/>
                <w:hideMark/>
              </w:tcPr>
            </w:tcPrChange>
          </w:tcPr>
          <w:p w14:paraId="255266F7" w14:textId="77777777" w:rsidR="00036D0E" w:rsidRPr="00036D0E" w:rsidRDefault="00036D0E" w:rsidP="00245317">
            <w:pPr>
              <w:spacing w:after="0" w:line="240" w:lineRule="auto"/>
              <w:jc w:val="center"/>
              <w:rPr>
                <w:ins w:id="467" w:author="David Dayan" w:date="2021-12-03T17:13:00Z"/>
                <w:rFonts w:ascii="Calibri" w:eastAsia="Times New Roman" w:hAnsi="Calibri" w:cs="Times New Roman"/>
                <w:color w:val="000000"/>
                <w:sz w:val="16"/>
                <w:szCs w:val="16"/>
              </w:rPr>
            </w:pPr>
            <w:proofErr w:type="spellStart"/>
            <w:ins w:id="46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38B84925" w14:textId="77777777" w:rsidTr="00245317">
        <w:trPr>
          <w:cantSplit/>
          <w:trHeight w:val="20"/>
          <w:ins w:id="469" w:author="David Dayan" w:date="2021-12-03T17:13:00Z"/>
          <w:trPrChange w:id="47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71" w:author="David Dayan" w:date="2021-12-03T17:18:00Z">
              <w:tcPr>
                <w:tcW w:w="1563" w:type="dxa"/>
                <w:tcBorders>
                  <w:top w:val="nil"/>
                  <w:left w:val="nil"/>
                  <w:bottom w:val="nil"/>
                  <w:right w:val="nil"/>
                </w:tcBorders>
                <w:shd w:val="clear" w:color="auto" w:fill="auto"/>
                <w:noWrap/>
                <w:vAlign w:val="bottom"/>
                <w:hideMark/>
              </w:tcPr>
            </w:tcPrChange>
          </w:tcPr>
          <w:p w14:paraId="1D36DDEF" w14:textId="77777777" w:rsidR="00036D0E" w:rsidRPr="00036D0E" w:rsidRDefault="00036D0E" w:rsidP="00245317">
            <w:pPr>
              <w:spacing w:after="0" w:line="240" w:lineRule="auto"/>
              <w:jc w:val="center"/>
              <w:rPr>
                <w:ins w:id="472" w:author="David Dayan" w:date="2021-12-03T17:13:00Z"/>
                <w:rFonts w:ascii="Calibri" w:eastAsia="Times New Roman" w:hAnsi="Calibri" w:cs="Times New Roman"/>
                <w:color w:val="000000"/>
                <w:sz w:val="16"/>
                <w:szCs w:val="16"/>
              </w:rPr>
            </w:pPr>
            <w:ins w:id="473" w:author="David Dayan" w:date="2021-12-03T17:13:00Z">
              <w:r w:rsidRPr="00036D0E">
                <w:rPr>
                  <w:rFonts w:ascii="Calibri" w:eastAsia="Times New Roman" w:hAnsi="Calibri" w:cs="Times New Roman"/>
                  <w:color w:val="000000"/>
                  <w:sz w:val="16"/>
                  <w:szCs w:val="16"/>
                </w:rPr>
                <w:t>OtsAC20ROGR_0007</w:t>
              </w:r>
            </w:ins>
          </w:p>
        </w:tc>
        <w:tc>
          <w:tcPr>
            <w:tcW w:w="746" w:type="dxa"/>
            <w:tcBorders>
              <w:top w:val="nil"/>
              <w:left w:val="nil"/>
              <w:bottom w:val="nil"/>
              <w:right w:val="nil"/>
            </w:tcBorders>
            <w:shd w:val="clear" w:color="auto" w:fill="auto"/>
            <w:noWrap/>
            <w:vAlign w:val="bottom"/>
            <w:hideMark/>
            <w:tcPrChange w:id="474" w:author="David Dayan" w:date="2021-12-03T17:18:00Z">
              <w:tcPr>
                <w:tcW w:w="746" w:type="dxa"/>
                <w:tcBorders>
                  <w:top w:val="nil"/>
                  <w:left w:val="nil"/>
                  <w:bottom w:val="nil"/>
                  <w:right w:val="nil"/>
                </w:tcBorders>
                <w:shd w:val="clear" w:color="auto" w:fill="auto"/>
                <w:noWrap/>
                <w:vAlign w:val="bottom"/>
                <w:hideMark/>
              </w:tcPr>
            </w:tcPrChange>
          </w:tcPr>
          <w:p w14:paraId="5CECE25A" w14:textId="77777777" w:rsidR="00036D0E" w:rsidRPr="00036D0E" w:rsidRDefault="00036D0E" w:rsidP="00245317">
            <w:pPr>
              <w:spacing w:after="0" w:line="240" w:lineRule="auto"/>
              <w:jc w:val="center"/>
              <w:rPr>
                <w:ins w:id="475" w:author="David Dayan" w:date="2021-12-03T17:13:00Z"/>
                <w:rFonts w:ascii="Calibri" w:eastAsia="Times New Roman" w:hAnsi="Calibri" w:cs="Times New Roman"/>
                <w:color w:val="000000"/>
                <w:sz w:val="16"/>
                <w:szCs w:val="16"/>
              </w:rPr>
            </w:pPr>
            <w:ins w:id="476" w:author="David Dayan" w:date="2021-12-03T17:13:00Z">
              <w:r w:rsidRPr="00036D0E">
                <w:rPr>
                  <w:rFonts w:ascii="Calibri" w:eastAsia="Times New Roman" w:hAnsi="Calibri" w:cs="Times New Roman"/>
                  <w:color w:val="000000"/>
                  <w:sz w:val="16"/>
                  <w:szCs w:val="16"/>
                </w:rPr>
                <w:t>4/9/20</w:t>
              </w:r>
            </w:ins>
          </w:p>
        </w:tc>
        <w:tc>
          <w:tcPr>
            <w:tcW w:w="599" w:type="dxa"/>
            <w:tcBorders>
              <w:top w:val="nil"/>
              <w:left w:val="nil"/>
              <w:bottom w:val="nil"/>
              <w:right w:val="nil"/>
            </w:tcBorders>
            <w:shd w:val="clear" w:color="auto" w:fill="auto"/>
            <w:noWrap/>
            <w:vAlign w:val="bottom"/>
            <w:hideMark/>
            <w:tcPrChange w:id="477" w:author="David Dayan" w:date="2021-12-03T17:18:00Z">
              <w:tcPr>
                <w:tcW w:w="599" w:type="dxa"/>
                <w:tcBorders>
                  <w:top w:val="nil"/>
                  <w:left w:val="nil"/>
                  <w:bottom w:val="nil"/>
                  <w:right w:val="nil"/>
                </w:tcBorders>
                <w:shd w:val="clear" w:color="auto" w:fill="auto"/>
                <w:noWrap/>
                <w:vAlign w:val="bottom"/>
                <w:hideMark/>
              </w:tcPr>
            </w:tcPrChange>
          </w:tcPr>
          <w:p w14:paraId="06B4904F" w14:textId="77777777" w:rsidR="00036D0E" w:rsidRPr="00036D0E" w:rsidRDefault="00036D0E" w:rsidP="00245317">
            <w:pPr>
              <w:spacing w:after="0" w:line="240" w:lineRule="auto"/>
              <w:jc w:val="center"/>
              <w:rPr>
                <w:ins w:id="478" w:author="David Dayan" w:date="2021-12-03T17:13:00Z"/>
                <w:rFonts w:ascii="Calibri" w:eastAsia="Times New Roman" w:hAnsi="Calibri" w:cs="Times New Roman"/>
                <w:color w:val="000000"/>
                <w:sz w:val="16"/>
                <w:szCs w:val="16"/>
              </w:rPr>
            </w:pPr>
            <w:ins w:id="479" w:author="David Dayan" w:date="2021-12-03T17:13:00Z">
              <w:r w:rsidRPr="00036D0E">
                <w:rPr>
                  <w:rFonts w:ascii="Calibri" w:eastAsia="Times New Roman" w:hAnsi="Calibri" w:cs="Times New Roman"/>
                  <w:color w:val="000000"/>
                  <w:sz w:val="16"/>
                  <w:szCs w:val="16"/>
                </w:rPr>
                <w:t>100</w:t>
              </w:r>
            </w:ins>
          </w:p>
        </w:tc>
        <w:tc>
          <w:tcPr>
            <w:tcW w:w="1142" w:type="dxa"/>
            <w:tcBorders>
              <w:top w:val="nil"/>
              <w:left w:val="nil"/>
              <w:bottom w:val="nil"/>
              <w:right w:val="nil"/>
            </w:tcBorders>
            <w:shd w:val="clear" w:color="auto" w:fill="auto"/>
            <w:noWrap/>
            <w:vAlign w:val="bottom"/>
            <w:hideMark/>
            <w:tcPrChange w:id="480" w:author="David Dayan" w:date="2021-12-03T17:18:00Z">
              <w:tcPr>
                <w:tcW w:w="1142" w:type="dxa"/>
                <w:tcBorders>
                  <w:top w:val="nil"/>
                  <w:left w:val="nil"/>
                  <w:bottom w:val="nil"/>
                  <w:right w:val="nil"/>
                </w:tcBorders>
                <w:shd w:val="clear" w:color="auto" w:fill="auto"/>
                <w:noWrap/>
                <w:vAlign w:val="bottom"/>
                <w:hideMark/>
              </w:tcPr>
            </w:tcPrChange>
          </w:tcPr>
          <w:p w14:paraId="5810D29B" w14:textId="77777777" w:rsidR="00036D0E" w:rsidRPr="00036D0E" w:rsidRDefault="00036D0E" w:rsidP="00245317">
            <w:pPr>
              <w:spacing w:after="0" w:line="240" w:lineRule="auto"/>
              <w:jc w:val="center"/>
              <w:rPr>
                <w:ins w:id="481" w:author="David Dayan" w:date="2021-12-03T17:13:00Z"/>
                <w:rFonts w:ascii="Calibri" w:eastAsia="Times New Roman" w:hAnsi="Calibri" w:cs="Times New Roman"/>
                <w:color w:val="000000"/>
                <w:sz w:val="16"/>
                <w:szCs w:val="16"/>
              </w:rPr>
            </w:pPr>
            <w:ins w:id="482"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483" w:author="David Dayan" w:date="2021-12-03T17:18:00Z">
              <w:tcPr>
                <w:tcW w:w="1440" w:type="dxa"/>
                <w:tcBorders>
                  <w:top w:val="nil"/>
                  <w:left w:val="nil"/>
                  <w:bottom w:val="nil"/>
                  <w:right w:val="nil"/>
                </w:tcBorders>
                <w:shd w:val="clear" w:color="auto" w:fill="auto"/>
                <w:noWrap/>
                <w:vAlign w:val="bottom"/>
                <w:hideMark/>
              </w:tcPr>
            </w:tcPrChange>
          </w:tcPr>
          <w:p w14:paraId="186C6F16" w14:textId="77777777" w:rsidR="00036D0E" w:rsidRPr="00036D0E" w:rsidRDefault="00036D0E" w:rsidP="00245317">
            <w:pPr>
              <w:spacing w:after="0" w:line="240" w:lineRule="auto"/>
              <w:jc w:val="center"/>
              <w:rPr>
                <w:ins w:id="484" w:author="David Dayan" w:date="2021-12-03T17:13:00Z"/>
                <w:rFonts w:ascii="Calibri" w:eastAsia="Times New Roman" w:hAnsi="Calibri" w:cs="Times New Roman"/>
                <w:color w:val="000000"/>
                <w:sz w:val="16"/>
                <w:szCs w:val="16"/>
              </w:rPr>
            </w:pPr>
            <w:ins w:id="485"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486" w:author="David Dayan" w:date="2021-12-03T17:18:00Z">
              <w:tcPr>
                <w:tcW w:w="1530" w:type="dxa"/>
                <w:tcBorders>
                  <w:top w:val="nil"/>
                  <w:left w:val="nil"/>
                  <w:bottom w:val="nil"/>
                  <w:right w:val="nil"/>
                </w:tcBorders>
                <w:shd w:val="clear" w:color="auto" w:fill="auto"/>
                <w:noWrap/>
                <w:vAlign w:val="bottom"/>
                <w:hideMark/>
              </w:tcPr>
            </w:tcPrChange>
          </w:tcPr>
          <w:p w14:paraId="12EE4C41" w14:textId="77777777" w:rsidR="00036D0E" w:rsidRPr="00036D0E" w:rsidRDefault="00036D0E" w:rsidP="00245317">
            <w:pPr>
              <w:spacing w:after="0" w:line="240" w:lineRule="auto"/>
              <w:jc w:val="center"/>
              <w:rPr>
                <w:ins w:id="487" w:author="David Dayan" w:date="2021-12-03T17:13:00Z"/>
                <w:rFonts w:ascii="Calibri" w:eastAsia="Times New Roman" w:hAnsi="Calibri" w:cs="Times New Roman"/>
                <w:color w:val="000000"/>
                <w:sz w:val="16"/>
                <w:szCs w:val="16"/>
              </w:rPr>
            </w:pPr>
            <w:ins w:id="48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489" w:author="David Dayan" w:date="2021-12-03T17:18:00Z">
              <w:tcPr>
                <w:tcW w:w="898" w:type="dxa"/>
                <w:tcBorders>
                  <w:top w:val="nil"/>
                  <w:left w:val="nil"/>
                  <w:bottom w:val="nil"/>
                  <w:right w:val="nil"/>
                </w:tcBorders>
                <w:shd w:val="clear" w:color="auto" w:fill="auto"/>
                <w:noWrap/>
                <w:vAlign w:val="bottom"/>
                <w:hideMark/>
              </w:tcPr>
            </w:tcPrChange>
          </w:tcPr>
          <w:p w14:paraId="5AF00200" w14:textId="77777777" w:rsidR="00036D0E" w:rsidRPr="00036D0E" w:rsidRDefault="00036D0E" w:rsidP="00245317">
            <w:pPr>
              <w:spacing w:after="0" w:line="240" w:lineRule="auto"/>
              <w:jc w:val="center"/>
              <w:rPr>
                <w:ins w:id="490" w:author="David Dayan" w:date="2021-12-03T17:13:00Z"/>
                <w:rFonts w:ascii="Calibri" w:eastAsia="Times New Roman" w:hAnsi="Calibri" w:cs="Times New Roman"/>
                <w:color w:val="000000"/>
                <w:sz w:val="16"/>
                <w:szCs w:val="16"/>
              </w:rPr>
            </w:pPr>
            <w:ins w:id="49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492" w:author="David Dayan" w:date="2021-12-03T17:18:00Z">
              <w:tcPr>
                <w:tcW w:w="902" w:type="dxa"/>
                <w:tcBorders>
                  <w:top w:val="nil"/>
                  <w:left w:val="nil"/>
                  <w:bottom w:val="nil"/>
                  <w:right w:val="nil"/>
                </w:tcBorders>
                <w:shd w:val="clear" w:color="auto" w:fill="auto"/>
                <w:noWrap/>
                <w:vAlign w:val="bottom"/>
                <w:hideMark/>
              </w:tcPr>
            </w:tcPrChange>
          </w:tcPr>
          <w:p w14:paraId="4489902B" w14:textId="77777777" w:rsidR="00036D0E" w:rsidRPr="00036D0E" w:rsidRDefault="00036D0E" w:rsidP="00245317">
            <w:pPr>
              <w:spacing w:after="0" w:line="240" w:lineRule="auto"/>
              <w:jc w:val="center"/>
              <w:rPr>
                <w:ins w:id="493" w:author="David Dayan" w:date="2021-12-03T17:13:00Z"/>
                <w:rFonts w:ascii="Calibri" w:eastAsia="Times New Roman" w:hAnsi="Calibri" w:cs="Times New Roman"/>
                <w:color w:val="000000"/>
                <w:sz w:val="16"/>
                <w:szCs w:val="16"/>
              </w:rPr>
            </w:pPr>
            <w:ins w:id="49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495" w:author="David Dayan" w:date="2021-12-03T17:18:00Z">
              <w:tcPr>
                <w:tcW w:w="2160" w:type="dxa"/>
                <w:tcBorders>
                  <w:top w:val="nil"/>
                  <w:left w:val="nil"/>
                  <w:bottom w:val="nil"/>
                  <w:right w:val="nil"/>
                </w:tcBorders>
                <w:shd w:val="clear" w:color="auto" w:fill="auto"/>
                <w:noWrap/>
                <w:vAlign w:val="bottom"/>
                <w:hideMark/>
              </w:tcPr>
            </w:tcPrChange>
          </w:tcPr>
          <w:p w14:paraId="6C6C971D" w14:textId="77777777" w:rsidR="00036D0E" w:rsidRPr="00036D0E" w:rsidRDefault="00036D0E" w:rsidP="00245317">
            <w:pPr>
              <w:spacing w:after="0" w:line="240" w:lineRule="auto"/>
              <w:jc w:val="center"/>
              <w:rPr>
                <w:ins w:id="496" w:author="David Dayan" w:date="2021-12-03T17:13:00Z"/>
                <w:rFonts w:ascii="Calibri" w:eastAsia="Times New Roman" w:hAnsi="Calibri" w:cs="Times New Roman"/>
                <w:color w:val="000000"/>
                <w:sz w:val="16"/>
                <w:szCs w:val="16"/>
              </w:rPr>
            </w:pPr>
            <w:proofErr w:type="spellStart"/>
            <w:ins w:id="49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498" w:author="David Dayan" w:date="2021-12-03T17:18:00Z">
              <w:tcPr>
                <w:tcW w:w="2876" w:type="dxa"/>
                <w:gridSpan w:val="2"/>
                <w:tcBorders>
                  <w:top w:val="nil"/>
                  <w:left w:val="nil"/>
                  <w:bottom w:val="nil"/>
                  <w:right w:val="nil"/>
                </w:tcBorders>
                <w:shd w:val="clear" w:color="auto" w:fill="auto"/>
                <w:noWrap/>
                <w:vAlign w:val="bottom"/>
                <w:hideMark/>
              </w:tcPr>
            </w:tcPrChange>
          </w:tcPr>
          <w:p w14:paraId="1CEE170B" w14:textId="77777777" w:rsidR="00036D0E" w:rsidRPr="00036D0E" w:rsidRDefault="00036D0E" w:rsidP="00245317">
            <w:pPr>
              <w:spacing w:after="0" w:line="240" w:lineRule="auto"/>
              <w:jc w:val="center"/>
              <w:rPr>
                <w:ins w:id="499" w:author="David Dayan" w:date="2021-12-03T17:13:00Z"/>
                <w:rFonts w:ascii="Calibri" w:eastAsia="Times New Roman" w:hAnsi="Calibri" w:cs="Times New Roman"/>
                <w:color w:val="000000"/>
                <w:sz w:val="16"/>
                <w:szCs w:val="16"/>
              </w:rPr>
            </w:pPr>
            <w:proofErr w:type="spellStart"/>
            <w:ins w:id="50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501" w:author="David Dayan" w:date="2021-12-03T17:18:00Z">
              <w:tcPr>
                <w:tcW w:w="1426" w:type="dxa"/>
                <w:tcBorders>
                  <w:top w:val="nil"/>
                  <w:left w:val="nil"/>
                  <w:bottom w:val="nil"/>
                  <w:right w:val="nil"/>
                </w:tcBorders>
                <w:shd w:val="clear" w:color="auto" w:fill="auto"/>
                <w:noWrap/>
                <w:vAlign w:val="bottom"/>
                <w:hideMark/>
              </w:tcPr>
            </w:tcPrChange>
          </w:tcPr>
          <w:p w14:paraId="74F6BCDC" w14:textId="77777777" w:rsidR="00036D0E" w:rsidRPr="00036D0E" w:rsidRDefault="00036D0E" w:rsidP="00245317">
            <w:pPr>
              <w:spacing w:after="0" w:line="240" w:lineRule="auto"/>
              <w:jc w:val="center"/>
              <w:rPr>
                <w:ins w:id="502" w:author="David Dayan" w:date="2021-12-03T17:13:00Z"/>
                <w:rFonts w:ascii="Calibri" w:eastAsia="Times New Roman" w:hAnsi="Calibri" w:cs="Times New Roman"/>
                <w:color w:val="000000"/>
                <w:sz w:val="16"/>
                <w:szCs w:val="16"/>
              </w:rPr>
            </w:pPr>
            <w:proofErr w:type="spellStart"/>
            <w:ins w:id="50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549E38E0" w14:textId="77777777" w:rsidTr="00245317">
        <w:trPr>
          <w:cantSplit/>
          <w:trHeight w:val="20"/>
          <w:ins w:id="504" w:author="David Dayan" w:date="2021-12-03T17:13:00Z"/>
          <w:trPrChange w:id="50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06" w:author="David Dayan" w:date="2021-12-03T17:18:00Z">
              <w:tcPr>
                <w:tcW w:w="1563" w:type="dxa"/>
                <w:tcBorders>
                  <w:top w:val="nil"/>
                  <w:left w:val="nil"/>
                  <w:bottom w:val="nil"/>
                  <w:right w:val="nil"/>
                </w:tcBorders>
                <w:shd w:val="clear" w:color="auto" w:fill="auto"/>
                <w:noWrap/>
                <w:vAlign w:val="bottom"/>
                <w:hideMark/>
              </w:tcPr>
            </w:tcPrChange>
          </w:tcPr>
          <w:p w14:paraId="10DAE8C9" w14:textId="77777777" w:rsidR="00036D0E" w:rsidRPr="00036D0E" w:rsidRDefault="00036D0E" w:rsidP="00245317">
            <w:pPr>
              <w:spacing w:after="0" w:line="240" w:lineRule="auto"/>
              <w:jc w:val="center"/>
              <w:rPr>
                <w:ins w:id="507" w:author="David Dayan" w:date="2021-12-03T17:13:00Z"/>
                <w:rFonts w:ascii="Calibri" w:eastAsia="Times New Roman" w:hAnsi="Calibri" w:cs="Times New Roman"/>
                <w:color w:val="000000"/>
                <w:sz w:val="16"/>
                <w:szCs w:val="16"/>
              </w:rPr>
            </w:pPr>
            <w:ins w:id="508" w:author="David Dayan" w:date="2021-12-03T17:13:00Z">
              <w:r w:rsidRPr="00036D0E">
                <w:rPr>
                  <w:rFonts w:ascii="Calibri" w:eastAsia="Times New Roman" w:hAnsi="Calibri" w:cs="Times New Roman"/>
                  <w:color w:val="000000"/>
                  <w:sz w:val="16"/>
                  <w:szCs w:val="16"/>
                </w:rPr>
                <w:t>OtsAC20ROGR_0008</w:t>
              </w:r>
            </w:ins>
          </w:p>
        </w:tc>
        <w:tc>
          <w:tcPr>
            <w:tcW w:w="746" w:type="dxa"/>
            <w:tcBorders>
              <w:top w:val="nil"/>
              <w:left w:val="nil"/>
              <w:bottom w:val="nil"/>
              <w:right w:val="nil"/>
            </w:tcBorders>
            <w:shd w:val="clear" w:color="auto" w:fill="auto"/>
            <w:noWrap/>
            <w:vAlign w:val="bottom"/>
            <w:hideMark/>
            <w:tcPrChange w:id="509" w:author="David Dayan" w:date="2021-12-03T17:18:00Z">
              <w:tcPr>
                <w:tcW w:w="746" w:type="dxa"/>
                <w:tcBorders>
                  <w:top w:val="nil"/>
                  <w:left w:val="nil"/>
                  <w:bottom w:val="nil"/>
                  <w:right w:val="nil"/>
                </w:tcBorders>
                <w:shd w:val="clear" w:color="auto" w:fill="auto"/>
                <w:noWrap/>
                <w:vAlign w:val="bottom"/>
                <w:hideMark/>
              </w:tcPr>
            </w:tcPrChange>
          </w:tcPr>
          <w:p w14:paraId="3921206A" w14:textId="77777777" w:rsidR="00036D0E" w:rsidRPr="00036D0E" w:rsidRDefault="00036D0E" w:rsidP="00245317">
            <w:pPr>
              <w:spacing w:after="0" w:line="240" w:lineRule="auto"/>
              <w:jc w:val="center"/>
              <w:rPr>
                <w:ins w:id="510" w:author="David Dayan" w:date="2021-12-03T17:13:00Z"/>
                <w:rFonts w:ascii="Calibri" w:eastAsia="Times New Roman" w:hAnsi="Calibri" w:cs="Times New Roman"/>
                <w:color w:val="000000"/>
                <w:sz w:val="16"/>
                <w:szCs w:val="16"/>
              </w:rPr>
            </w:pPr>
            <w:ins w:id="511" w:author="David Dayan" w:date="2021-12-03T17:13:00Z">
              <w:r w:rsidRPr="00036D0E">
                <w:rPr>
                  <w:rFonts w:ascii="Calibri" w:eastAsia="Times New Roman" w:hAnsi="Calibri" w:cs="Times New Roman"/>
                  <w:color w:val="000000"/>
                  <w:sz w:val="16"/>
                  <w:szCs w:val="16"/>
                </w:rPr>
                <w:t>4/9/20</w:t>
              </w:r>
            </w:ins>
          </w:p>
        </w:tc>
        <w:tc>
          <w:tcPr>
            <w:tcW w:w="599" w:type="dxa"/>
            <w:tcBorders>
              <w:top w:val="nil"/>
              <w:left w:val="nil"/>
              <w:bottom w:val="nil"/>
              <w:right w:val="nil"/>
            </w:tcBorders>
            <w:shd w:val="clear" w:color="auto" w:fill="auto"/>
            <w:noWrap/>
            <w:vAlign w:val="bottom"/>
            <w:hideMark/>
            <w:tcPrChange w:id="512" w:author="David Dayan" w:date="2021-12-03T17:18:00Z">
              <w:tcPr>
                <w:tcW w:w="599" w:type="dxa"/>
                <w:tcBorders>
                  <w:top w:val="nil"/>
                  <w:left w:val="nil"/>
                  <w:bottom w:val="nil"/>
                  <w:right w:val="nil"/>
                </w:tcBorders>
                <w:shd w:val="clear" w:color="auto" w:fill="auto"/>
                <w:noWrap/>
                <w:vAlign w:val="bottom"/>
                <w:hideMark/>
              </w:tcPr>
            </w:tcPrChange>
          </w:tcPr>
          <w:p w14:paraId="46E56197" w14:textId="77777777" w:rsidR="00036D0E" w:rsidRPr="00036D0E" w:rsidRDefault="00036D0E" w:rsidP="00245317">
            <w:pPr>
              <w:spacing w:after="0" w:line="240" w:lineRule="auto"/>
              <w:jc w:val="center"/>
              <w:rPr>
                <w:ins w:id="513" w:author="David Dayan" w:date="2021-12-03T17:13:00Z"/>
                <w:rFonts w:ascii="Calibri" w:eastAsia="Times New Roman" w:hAnsi="Calibri" w:cs="Times New Roman"/>
                <w:color w:val="000000"/>
                <w:sz w:val="16"/>
                <w:szCs w:val="16"/>
              </w:rPr>
            </w:pPr>
            <w:ins w:id="514" w:author="David Dayan" w:date="2021-12-03T17:13:00Z">
              <w:r w:rsidRPr="00036D0E">
                <w:rPr>
                  <w:rFonts w:ascii="Calibri" w:eastAsia="Times New Roman" w:hAnsi="Calibri" w:cs="Times New Roman"/>
                  <w:color w:val="000000"/>
                  <w:sz w:val="16"/>
                  <w:szCs w:val="16"/>
                </w:rPr>
                <w:t>100</w:t>
              </w:r>
            </w:ins>
          </w:p>
        </w:tc>
        <w:tc>
          <w:tcPr>
            <w:tcW w:w="1142" w:type="dxa"/>
            <w:tcBorders>
              <w:top w:val="nil"/>
              <w:left w:val="nil"/>
              <w:bottom w:val="nil"/>
              <w:right w:val="nil"/>
            </w:tcBorders>
            <w:shd w:val="clear" w:color="auto" w:fill="auto"/>
            <w:noWrap/>
            <w:vAlign w:val="bottom"/>
            <w:hideMark/>
            <w:tcPrChange w:id="515" w:author="David Dayan" w:date="2021-12-03T17:18:00Z">
              <w:tcPr>
                <w:tcW w:w="1142" w:type="dxa"/>
                <w:tcBorders>
                  <w:top w:val="nil"/>
                  <w:left w:val="nil"/>
                  <w:bottom w:val="nil"/>
                  <w:right w:val="nil"/>
                </w:tcBorders>
                <w:shd w:val="clear" w:color="auto" w:fill="auto"/>
                <w:noWrap/>
                <w:vAlign w:val="bottom"/>
                <w:hideMark/>
              </w:tcPr>
            </w:tcPrChange>
          </w:tcPr>
          <w:p w14:paraId="68DDCAF3" w14:textId="77777777" w:rsidR="00036D0E" w:rsidRPr="00036D0E" w:rsidRDefault="00036D0E" w:rsidP="00245317">
            <w:pPr>
              <w:spacing w:after="0" w:line="240" w:lineRule="auto"/>
              <w:jc w:val="center"/>
              <w:rPr>
                <w:ins w:id="516" w:author="David Dayan" w:date="2021-12-03T17:13:00Z"/>
                <w:rFonts w:ascii="Calibri" w:eastAsia="Times New Roman" w:hAnsi="Calibri" w:cs="Times New Roman"/>
                <w:color w:val="000000"/>
                <w:sz w:val="16"/>
                <w:szCs w:val="16"/>
              </w:rPr>
            </w:pPr>
            <w:proofErr w:type="spellStart"/>
            <w:ins w:id="517"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518" w:author="David Dayan" w:date="2021-12-03T17:18:00Z">
              <w:tcPr>
                <w:tcW w:w="1440" w:type="dxa"/>
                <w:tcBorders>
                  <w:top w:val="nil"/>
                  <w:left w:val="nil"/>
                  <w:bottom w:val="nil"/>
                  <w:right w:val="nil"/>
                </w:tcBorders>
                <w:shd w:val="clear" w:color="auto" w:fill="auto"/>
                <w:noWrap/>
                <w:vAlign w:val="bottom"/>
                <w:hideMark/>
              </w:tcPr>
            </w:tcPrChange>
          </w:tcPr>
          <w:p w14:paraId="1FBFB81A" w14:textId="77777777" w:rsidR="00036D0E" w:rsidRPr="00036D0E" w:rsidRDefault="00036D0E" w:rsidP="00245317">
            <w:pPr>
              <w:spacing w:after="0" w:line="240" w:lineRule="auto"/>
              <w:jc w:val="center"/>
              <w:rPr>
                <w:ins w:id="519" w:author="David Dayan" w:date="2021-12-03T17:13:00Z"/>
                <w:rFonts w:ascii="Calibri" w:eastAsia="Times New Roman" w:hAnsi="Calibri" w:cs="Times New Roman"/>
                <w:color w:val="000000"/>
                <w:sz w:val="16"/>
                <w:szCs w:val="16"/>
              </w:rPr>
            </w:pPr>
            <w:ins w:id="520" w:author="David Dayan" w:date="2021-12-03T17:13:00Z">
              <w:r w:rsidRPr="00036D0E">
                <w:rPr>
                  <w:rFonts w:ascii="Calibri" w:eastAsia="Times New Roman" w:hAnsi="Calibri" w:cs="Times New Roman"/>
                  <w:color w:val="000000"/>
                  <w:sz w:val="16"/>
                  <w:szCs w:val="16"/>
                </w:rPr>
                <w:t>Cole Riffle</w:t>
              </w:r>
            </w:ins>
          </w:p>
        </w:tc>
        <w:tc>
          <w:tcPr>
            <w:tcW w:w="1530" w:type="dxa"/>
            <w:tcBorders>
              <w:top w:val="nil"/>
              <w:left w:val="nil"/>
              <w:bottom w:val="nil"/>
              <w:right w:val="nil"/>
            </w:tcBorders>
            <w:shd w:val="clear" w:color="auto" w:fill="auto"/>
            <w:noWrap/>
            <w:vAlign w:val="bottom"/>
            <w:hideMark/>
            <w:tcPrChange w:id="521" w:author="David Dayan" w:date="2021-12-03T17:18:00Z">
              <w:tcPr>
                <w:tcW w:w="1530" w:type="dxa"/>
                <w:tcBorders>
                  <w:top w:val="nil"/>
                  <w:left w:val="nil"/>
                  <w:bottom w:val="nil"/>
                  <w:right w:val="nil"/>
                </w:tcBorders>
                <w:shd w:val="clear" w:color="auto" w:fill="auto"/>
                <w:noWrap/>
                <w:vAlign w:val="bottom"/>
                <w:hideMark/>
              </w:tcPr>
            </w:tcPrChange>
          </w:tcPr>
          <w:p w14:paraId="19067F89" w14:textId="77777777" w:rsidR="00036D0E" w:rsidRPr="00036D0E" w:rsidRDefault="00036D0E" w:rsidP="00245317">
            <w:pPr>
              <w:spacing w:after="0" w:line="240" w:lineRule="auto"/>
              <w:jc w:val="center"/>
              <w:rPr>
                <w:ins w:id="522" w:author="David Dayan" w:date="2021-12-03T17:13:00Z"/>
                <w:rFonts w:ascii="Calibri" w:eastAsia="Times New Roman" w:hAnsi="Calibri" w:cs="Times New Roman"/>
                <w:color w:val="000000"/>
                <w:sz w:val="16"/>
                <w:szCs w:val="16"/>
              </w:rPr>
            </w:pPr>
            <w:ins w:id="52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524" w:author="David Dayan" w:date="2021-12-03T17:18:00Z">
              <w:tcPr>
                <w:tcW w:w="898" w:type="dxa"/>
                <w:tcBorders>
                  <w:top w:val="nil"/>
                  <w:left w:val="nil"/>
                  <w:bottom w:val="nil"/>
                  <w:right w:val="nil"/>
                </w:tcBorders>
                <w:shd w:val="clear" w:color="auto" w:fill="auto"/>
                <w:noWrap/>
                <w:vAlign w:val="bottom"/>
                <w:hideMark/>
              </w:tcPr>
            </w:tcPrChange>
          </w:tcPr>
          <w:p w14:paraId="29576630" w14:textId="77777777" w:rsidR="00036D0E" w:rsidRPr="00036D0E" w:rsidRDefault="00036D0E" w:rsidP="00245317">
            <w:pPr>
              <w:spacing w:after="0" w:line="240" w:lineRule="auto"/>
              <w:jc w:val="center"/>
              <w:rPr>
                <w:ins w:id="525" w:author="David Dayan" w:date="2021-12-03T17:13:00Z"/>
                <w:rFonts w:ascii="Calibri" w:eastAsia="Times New Roman" w:hAnsi="Calibri" w:cs="Times New Roman"/>
                <w:color w:val="000000"/>
                <w:sz w:val="16"/>
                <w:szCs w:val="16"/>
              </w:rPr>
            </w:pPr>
            <w:ins w:id="52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527" w:author="David Dayan" w:date="2021-12-03T17:18:00Z">
              <w:tcPr>
                <w:tcW w:w="902" w:type="dxa"/>
                <w:tcBorders>
                  <w:top w:val="nil"/>
                  <w:left w:val="nil"/>
                  <w:bottom w:val="nil"/>
                  <w:right w:val="nil"/>
                </w:tcBorders>
                <w:shd w:val="clear" w:color="auto" w:fill="auto"/>
                <w:noWrap/>
                <w:vAlign w:val="bottom"/>
                <w:hideMark/>
              </w:tcPr>
            </w:tcPrChange>
          </w:tcPr>
          <w:p w14:paraId="18F81ADA" w14:textId="77777777" w:rsidR="00036D0E" w:rsidRPr="00036D0E" w:rsidRDefault="00036D0E" w:rsidP="00245317">
            <w:pPr>
              <w:spacing w:after="0" w:line="240" w:lineRule="auto"/>
              <w:jc w:val="center"/>
              <w:rPr>
                <w:ins w:id="528" w:author="David Dayan" w:date="2021-12-03T17:13:00Z"/>
                <w:rFonts w:ascii="Calibri" w:eastAsia="Times New Roman" w:hAnsi="Calibri" w:cs="Times New Roman"/>
                <w:color w:val="000000"/>
                <w:sz w:val="16"/>
                <w:szCs w:val="16"/>
              </w:rPr>
            </w:pPr>
            <w:ins w:id="52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530" w:author="David Dayan" w:date="2021-12-03T17:18:00Z">
              <w:tcPr>
                <w:tcW w:w="2160" w:type="dxa"/>
                <w:tcBorders>
                  <w:top w:val="nil"/>
                  <w:left w:val="nil"/>
                  <w:bottom w:val="nil"/>
                  <w:right w:val="nil"/>
                </w:tcBorders>
                <w:shd w:val="clear" w:color="auto" w:fill="auto"/>
                <w:noWrap/>
                <w:vAlign w:val="bottom"/>
                <w:hideMark/>
              </w:tcPr>
            </w:tcPrChange>
          </w:tcPr>
          <w:p w14:paraId="012AE7C1" w14:textId="77777777" w:rsidR="00036D0E" w:rsidRPr="00036D0E" w:rsidRDefault="00036D0E" w:rsidP="00245317">
            <w:pPr>
              <w:spacing w:after="0" w:line="240" w:lineRule="auto"/>
              <w:jc w:val="center"/>
              <w:rPr>
                <w:ins w:id="531" w:author="David Dayan" w:date="2021-12-03T17:13:00Z"/>
                <w:rFonts w:ascii="Calibri" w:eastAsia="Times New Roman" w:hAnsi="Calibri" w:cs="Times New Roman"/>
                <w:color w:val="000000"/>
                <w:sz w:val="16"/>
                <w:szCs w:val="16"/>
              </w:rPr>
            </w:pPr>
            <w:proofErr w:type="spellStart"/>
            <w:ins w:id="53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533" w:author="David Dayan" w:date="2021-12-03T17:18:00Z">
              <w:tcPr>
                <w:tcW w:w="2876" w:type="dxa"/>
                <w:gridSpan w:val="2"/>
                <w:tcBorders>
                  <w:top w:val="nil"/>
                  <w:left w:val="nil"/>
                  <w:bottom w:val="nil"/>
                  <w:right w:val="nil"/>
                </w:tcBorders>
                <w:shd w:val="clear" w:color="auto" w:fill="auto"/>
                <w:noWrap/>
                <w:vAlign w:val="bottom"/>
                <w:hideMark/>
              </w:tcPr>
            </w:tcPrChange>
          </w:tcPr>
          <w:p w14:paraId="66098052" w14:textId="77777777" w:rsidR="00036D0E" w:rsidRPr="00036D0E" w:rsidRDefault="00036D0E" w:rsidP="00245317">
            <w:pPr>
              <w:spacing w:after="0" w:line="240" w:lineRule="auto"/>
              <w:jc w:val="center"/>
              <w:rPr>
                <w:ins w:id="534" w:author="David Dayan" w:date="2021-12-03T17:13:00Z"/>
                <w:rFonts w:ascii="Calibri" w:eastAsia="Times New Roman" w:hAnsi="Calibri" w:cs="Times New Roman"/>
                <w:color w:val="000000"/>
                <w:sz w:val="16"/>
                <w:szCs w:val="16"/>
              </w:rPr>
            </w:pPr>
            <w:proofErr w:type="spellStart"/>
            <w:ins w:id="53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536" w:author="David Dayan" w:date="2021-12-03T17:18:00Z">
              <w:tcPr>
                <w:tcW w:w="1426" w:type="dxa"/>
                <w:tcBorders>
                  <w:top w:val="nil"/>
                  <w:left w:val="nil"/>
                  <w:bottom w:val="nil"/>
                  <w:right w:val="nil"/>
                </w:tcBorders>
                <w:shd w:val="clear" w:color="auto" w:fill="auto"/>
                <w:noWrap/>
                <w:vAlign w:val="bottom"/>
                <w:hideMark/>
              </w:tcPr>
            </w:tcPrChange>
          </w:tcPr>
          <w:p w14:paraId="158CC640" w14:textId="77777777" w:rsidR="00036D0E" w:rsidRPr="00036D0E" w:rsidRDefault="00036D0E" w:rsidP="00245317">
            <w:pPr>
              <w:spacing w:after="0" w:line="240" w:lineRule="auto"/>
              <w:jc w:val="center"/>
              <w:rPr>
                <w:ins w:id="537" w:author="David Dayan" w:date="2021-12-03T17:13:00Z"/>
                <w:rFonts w:ascii="Calibri" w:eastAsia="Times New Roman" w:hAnsi="Calibri" w:cs="Times New Roman"/>
                <w:color w:val="000000"/>
                <w:sz w:val="16"/>
                <w:szCs w:val="16"/>
              </w:rPr>
            </w:pPr>
            <w:proofErr w:type="spellStart"/>
            <w:ins w:id="53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469B64BB" w14:textId="77777777" w:rsidTr="00245317">
        <w:trPr>
          <w:cantSplit/>
          <w:trHeight w:val="20"/>
          <w:ins w:id="539" w:author="David Dayan" w:date="2021-12-03T17:13:00Z"/>
          <w:trPrChange w:id="54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41" w:author="David Dayan" w:date="2021-12-03T17:18:00Z">
              <w:tcPr>
                <w:tcW w:w="1563" w:type="dxa"/>
                <w:tcBorders>
                  <w:top w:val="nil"/>
                  <w:left w:val="nil"/>
                  <w:bottom w:val="nil"/>
                  <w:right w:val="nil"/>
                </w:tcBorders>
                <w:shd w:val="clear" w:color="auto" w:fill="auto"/>
                <w:noWrap/>
                <w:vAlign w:val="bottom"/>
                <w:hideMark/>
              </w:tcPr>
            </w:tcPrChange>
          </w:tcPr>
          <w:p w14:paraId="54F8C8FC" w14:textId="77777777" w:rsidR="00036D0E" w:rsidRPr="00036D0E" w:rsidRDefault="00036D0E" w:rsidP="00245317">
            <w:pPr>
              <w:spacing w:after="0" w:line="240" w:lineRule="auto"/>
              <w:jc w:val="center"/>
              <w:rPr>
                <w:ins w:id="542" w:author="David Dayan" w:date="2021-12-03T17:13:00Z"/>
                <w:rFonts w:ascii="Calibri" w:eastAsia="Times New Roman" w:hAnsi="Calibri" w:cs="Times New Roman"/>
                <w:color w:val="000000"/>
                <w:sz w:val="16"/>
                <w:szCs w:val="16"/>
              </w:rPr>
            </w:pPr>
            <w:ins w:id="543" w:author="David Dayan" w:date="2021-12-03T17:13:00Z">
              <w:r w:rsidRPr="00036D0E">
                <w:rPr>
                  <w:rFonts w:ascii="Calibri" w:eastAsia="Times New Roman" w:hAnsi="Calibri" w:cs="Times New Roman"/>
                  <w:color w:val="000000"/>
                  <w:sz w:val="16"/>
                  <w:szCs w:val="16"/>
                </w:rPr>
                <w:t>OtsAC20ROGR_0009</w:t>
              </w:r>
            </w:ins>
          </w:p>
        </w:tc>
        <w:tc>
          <w:tcPr>
            <w:tcW w:w="746" w:type="dxa"/>
            <w:tcBorders>
              <w:top w:val="nil"/>
              <w:left w:val="nil"/>
              <w:bottom w:val="nil"/>
              <w:right w:val="nil"/>
            </w:tcBorders>
            <w:shd w:val="clear" w:color="auto" w:fill="auto"/>
            <w:noWrap/>
            <w:vAlign w:val="bottom"/>
            <w:hideMark/>
            <w:tcPrChange w:id="544" w:author="David Dayan" w:date="2021-12-03T17:18:00Z">
              <w:tcPr>
                <w:tcW w:w="746" w:type="dxa"/>
                <w:tcBorders>
                  <w:top w:val="nil"/>
                  <w:left w:val="nil"/>
                  <w:bottom w:val="nil"/>
                  <w:right w:val="nil"/>
                </w:tcBorders>
                <w:shd w:val="clear" w:color="auto" w:fill="auto"/>
                <w:noWrap/>
                <w:vAlign w:val="bottom"/>
                <w:hideMark/>
              </w:tcPr>
            </w:tcPrChange>
          </w:tcPr>
          <w:p w14:paraId="67433CB1" w14:textId="77777777" w:rsidR="00036D0E" w:rsidRPr="00036D0E" w:rsidRDefault="00036D0E" w:rsidP="00245317">
            <w:pPr>
              <w:spacing w:after="0" w:line="240" w:lineRule="auto"/>
              <w:jc w:val="center"/>
              <w:rPr>
                <w:ins w:id="545" w:author="David Dayan" w:date="2021-12-03T17:13:00Z"/>
                <w:rFonts w:ascii="Calibri" w:eastAsia="Times New Roman" w:hAnsi="Calibri" w:cs="Times New Roman"/>
                <w:color w:val="000000"/>
                <w:sz w:val="16"/>
                <w:szCs w:val="16"/>
              </w:rPr>
            </w:pPr>
            <w:ins w:id="546" w:author="David Dayan" w:date="2021-12-03T17:13:00Z">
              <w:r w:rsidRPr="00036D0E">
                <w:rPr>
                  <w:rFonts w:ascii="Calibri" w:eastAsia="Times New Roman" w:hAnsi="Calibri" w:cs="Times New Roman"/>
                  <w:color w:val="000000"/>
                  <w:sz w:val="16"/>
                  <w:szCs w:val="16"/>
                </w:rPr>
                <w:t>4/11/20</w:t>
              </w:r>
            </w:ins>
          </w:p>
        </w:tc>
        <w:tc>
          <w:tcPr>
            <w:tcW w:w="599" w:type="dxa"/>
            <w:tcBorders>
              <w:top w:val="nil"/>
              <w:left w:val="nil"/>
              <w:bottom w:val="nil"/>
              <w:right w:val="nil"/>
            </w:tcBorders>
            <w:shd w:val="clear" w:color="auto" w:fill="auto"/>
            <w:noWrap/>
            <w:vAlign w:val="bottom"/>
            <w:hideMark/>
            <w:tcPrChange w:id="547" w:author="David Dayan" w:date="2021-12-03T17:18:00Z">
              <w:tcPr>
                <w:tcW w:w="599" w:type="dxa"/>
                <w:tcBorders>
                  <w:top w:val="nil"/>
                  <w:left w:val="nil"/>
                  <w:bottom w:val="nil"/>
                  <w:right w:val="nil"/>
                </w:tcBorders>
                <w:shd w:val="clear" w:color="auto" w:fill="auto"/>
                <w:noWrap/>
                <w:vAlign w:val="bottom"/>
                <w:hideMark/>
              </w:tcPr>
            </w:tcPrChange>
          </w:tcPr>
          <w:p w14:paraId="197C47A4" w14:textId="77777777" w:rsidR="00036D0E" w:rsidRPr="00036D0E" w:rsidRDefault="00036D0E" w:rsidP="00245317">
            <w:pPr>
              <w:spacing w:after="0" w:line="240" w:lineRule="auto"/>
              <w:jc w:val="center"/>
              <w:rPr>
                <w:ins w:id="548" w:author="David Dayan" w:date="2021-12-03T17:13:00Z"/>
                <w:rFonts w:ascii="Calibri" w:eastAsia="Times New Roman" w:hAnsi="Calibri" w:cs="Times New Roman"/>
                <w:color w:val="000000"/>
                <w:sz w:val="16"/>
                <w:szCs w:val="16"/>
              </w:rPr>
            </w:pPr>
            <w:ins w:id="549" w:author="David Dayan" w:date="2021-12-03T17:13:00Z">
              <w:r w:rsidRPr="00036D0E">
                <w:rPr>
                  <w:rFonts w:ascii="Calibri" w:eastAsia="Times New Roman" w:hAnsi="Calibri" w:cs="Times New Roman"/>
                  <w:color w:val="000000"/>
                  <w:sz w:val="16"/>
                  <w:szCs w:val="16"/>
                </w:rPr>
                <w:t>102</w:t>
              </w:r>
            </w:ins>
          </w:p>
        </w:tc>
        <w:tc>
          <w:tcPr>
            <w:tcW w:w="1142" w:type="dxa"/>
            <w:tcBorders>
              <w:top w:val="nil"/>
              <w:left w:val="nil"/>
              <w:bottom w:val="nil"/>
              <w:right w:val="nil"/>
            </w:tcBorders>
            <w:shd w:val="clear" w:color="auto" w:fill="auto"/>
            <w:noWrap/>
            <w:vAlign w:val="bottom"/>
            <w:hideMark/>
            <w:tcPrChange w:id="550" w:author="David Dayan" w:date="2021-12-03T17:18:00Z">
              <w:tcPr>
                <w:tcW w:w="1142" w:type="dxa"/>
                <w:tcBorders>
                  <w:top w:val="nil"/>
                  <w:left w:val="nil"/>
                  <w:bottom w:val="nil"/>
                  <w:right w:val="nil"/>
                </w:tcBorders>
                <w:shd w:val="clear" w:color="auto" w:fill="auto"/>
                <w:noWrap/>
                <w:vAlign w:val="bottom"/>
                <w:hideMark/>
              </w:tcPr>
            </w:tcPrChange>
          </w:tcPr>
          <w:p w14:paraId="4FD52349" w14:textId="77777777" w:rsidR="00036D0E" w:rsidRPr="00036D0E" w:rsidRDefault="00036D0E" w:rsidP="00245317">
            <w:pPr>
              <w:spacing w:after="0" w:line="240" w:lineRule="auto"/>
              <w:jc w:val="center"/>
              <w:rPr>
                <w:ins w:id="551" w:author="David Dayan" w:date="2021-12-03T17:13:00Z"/>
                <w:rFonts w:ascii="Calibri" w:eastAsia="Times New Roman" w:hAnsi="Calibri" w:cs="Times New Roman"/>
                <w:color w:val="000000"/>
                <w:sz w:val="16"/>
                <w:szCs w:val="16"/>
              </w:rPr>
            </w:pPr>
            <w:ins w:id="552"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553" w:author="David Dayan" w:date="2021-12-03T17:18:00Z">
              <w:tcPr>
                <w:tcW w:w="1440" w:type="dxa"/>
                <w:tcBorders>
                  <w:top w:val="nil"/>
                  <w:left w:val="nil"/>
                  <w:bottom w:val="nil"/>
                  <w:right w:val="nil"/>
                </w:tcBorders>
                <w:shd w:val="clear" w:color="auto" w:fill="auto"/>
                <w:noWrap/>
                <w:vAlign w:val="bottom"/>
                <w:hideMark/>
              </w:tcPr>
            </w:tcPrChange>
          </w:tcPr>
          <w:p w14:paraId="3EB79703" w14:textId="77777777" w:rsidR="00036D0E" w:rsidRPr="00036D0E" w:rsidRDefault="00036D0E" w:rsidP="00245317">
            <w:pPr>
              <w:spacing w:after="0" w:line="240" w:lineRule="auto"/>
              <w:jc w:val="center"/>
              <w:rPr>
                <w:ins w:id="554" w:author="David Dayan" w:date="2021-12-03T17:13:00Z"/>
                <w:rFonts w:ascii="Calibri" w:eastAsia="Times New Roman" w:hAnsi="Calibri" w:cs="Times New Roman"/>
                <w:color w:val="000000"/>
                <w:sz w:val="16"/>
                <w:szCs w:val="16"/>
              </w:rPr>
            </w:pPr>
            <w:ins w:id="555" w:author="David Dayan" w:date="2021-12-03T17:13:00Z">
              <w:r w:rsidRPr="00036D0E">
                <w:rPr>
                  <w:rFonts w:ascii="Calibri" w:eastAsia="Times New Roman" w:hAnsi="Calibri" w:cs="Times New Roman"/>
                  <w:color w:val="000000"/>
                  <w:sz w:val="16"/>
                  <w:szCs w:val="16"/>
                </w:rPr>
                <w:t>Shallow Riffle</w:t>
              </w:r>
            </w:ins>
          </w:p>
        </w:tc>
        <w:tc>
          <w:tcPr>
            <w:tcW w:w="1530" w:type="dxa"/>
            <w:tcBorders>
              <w:top w:val="nil"/>
              <w:left w:val="nil"/>
              <w:bottom w:val="nil"/>
              <w:right w:val="nil"/>
            </w:tcBorders>
            <w:shd w:val="clear" w:color="auto" w:fill="auto"/>
            <w:noWrap/>
            <w:vAlign w:val="bottom"/>
            <w:hideMark/>
            <w:tcPrChange w:id="556" w:author="David Dayan" w:date="2021-12-03T17:18:00Z">
              <w:tcPr>
                <w:tcW w:w="1530" w:type="dxa"/>
                <w:tcBorders>
                  <w:top w:val="nil"/>
                  <w:left w:val="nil"/>
                  <w:bottom w:val="nil"/>
                  <w:right w:val="nil"/>
                </w:tcBorders>
                <w:shd w:val="clear" w:color="auto" w:fill="auto"/>
                <w:noWrap/>
                <w:vAlign w:val="bottom"/>
                <w:hideMark/>
              </w:tcPr>
            </w:tcPrChange>
          </w:tcPr>
          <w:p w14:paraId="242932B8" w14:textId="77777777" w:rsidR="00036D0E" w:rsidRPr="00036D0E" w:rsidRDefault="00036D0E" w:rsidP="00245317">
            <w:pPr>
              <w:spacing w:after="0" w:line="240" w:lineRule="auto"/>
              <w:jc w:val="center"/>
              <w:rPr>
                <w:ins w:id="557" w:author="David Dayan" w:date="2021-12-03T17:13:00Z"/>
                <w:rFonts w:ascii="Calibri" w:eastAsia="Times New Roman" w:hAnsi="Calibri" w:cs="Times New Roman"/>
                <w:color w:val="000000"/>
                <w:sz w:val="16"/>
                <w:szCs w:val="16"/>
              </w:rPr>
            </w:pPr>
            <w:ins w:id="55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559" w:author="David Dayan" w:date="2021-12-03T17:18:00Z">
              <w:tcPr>
                <w:tcW w:w="898" w:type="dxa"/>
                <w:tcBorders>
                  <w:top w:val="nil"/>
                  <w:left w:val="nil"/>
                  <w:bottom w:val="nil"/>
                  <w:right w:val="nil"/>
                </w:tcBorders>
                <w:shd w:val="clear" w:color="auto" w:fill="auto"/>
                <w:noWrap/>
                <w:vAlign w:val="bottom"/>
                <w:hideMark/>
              </w:tcPr>
            </w:tcPrChange>
          </w:tcPr>
          <w:p w14:paraId="5B8B9482" w14:textId="77777777" w:rsidR="00036D0E" w:rsidRPr="00036D0E" w:rsidRDefault="00036D0E" w:rsidP="00245317">
            <w:pPr>
              <w:spacing w:after="0" w:line="240" w:lineRule="auto"/>
              <w:jc w:val="center"/>
              <w:rPr>
                <w:ins w:id="560" w:author="David Dayan" w:date="2021-12-03T17:13:00Z"/>
                <w:rFonts w:ascii="Calibri" w:eastAsia="Times New Roman" w:hAnsi="Calibri" w:cs="Times New Roman"/>
                <w:color w:val="000000"/>
                <w:sz w:val="16"/>
                <w:szCs w:val="16"/>
              </w:rPr>
            </w:pPr>
            <w:ins w:id="56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562" w:author="David Dayan" w:date="2021-12-03T17:18:00Z">
              <w:tcPr>
                <w:tcW w:w="902" w:type="dxa"/>
                <w:tcBorders>
                  <w:top w:val="nil"/>
                  <w:left w:val="nil"/>
                  <w:bottom w:val="nil"/>
                  <w:right w:val="nil"/>
                </w:tcBorders>
                <w:shd w:val="clear" w:color="auto" w:fill="auto"/>
                <w:noWrap/>
                <w:vAlign w:val="bottom"/>
                <w:hideMark/>
              </w:tcPr>
            </w:tcPrChange>
          </w:tcPr>
          <w:p w14:paraId="14CD2D00" w14:textId="77777777" w:rsidR="00036D0E" w:rsidRPr="00036D0E" w:rsidRDefault="00036D0E" w:rsidP="00245317">
            <w:pPr>
              <w:spacing w:after="0" w:line="240" w:lineRule="auto"/>
              <w:jc w:val="center"/>
              <w:rPr>
                <w:ins w:id="563" w:author="David Dayan" w:date="2021-12-03T17:13:00Z"/>
                <w:rFonts w:ascii="Calibri" w:eastAsia="Times New Roman" w:hAnsi="Calibri" w:cs="Times New Roman"/>
                <w:color w:val="000000"/>
                <w:sz w:val="16"/>
                <w:szCs w:val="16"/>
              </w:rPr>
            </w:pPr>
            <w:ins w:id="56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565" w:author="David Dayan" w:date="2021-12-03T17:18:00Z">
              <w:tcPr>
                <w:tcW w:w="2160" w:type="dxa"/>
                <w:tcBorders>
                  <w:top w:val="nil"/>
                  <w:left w:val="nil"/>
                  <w:bottom w:val="nil"/>
                  <w:right w:val="nil"/>
                </w:tcBorders>
                <w:shd w:val="clear" w:color="auto" w:fill="auto"/>
                <w:noWrap/>
                <w:vAlign w:val="bottom"/>
                <w:hideMark/>
              </w:tcPr>
            </w:tcPrChange>
          </w:tcPr>
          <w:p w14:paraId="1E441073" w14:textId="77777777" w:rsidR="00036D0E" w:rsidRPr="00036D0E" w:rsidRDefault="00036D0E" w:rsidP="00245317">
            <w:pPr>
              <w:spacing w:after="0" w:line="240" w:lineRule="auto"/>
              <w:jc w:val="center"/>
              <w:rPr>
                <w:ins w:id="566" w:author="David Dayan" w:date="2021-12-03T17:13:00Z"/>
                <w:rFonts w:ascii="Calibri" w:eastAsia="Times New Roman" w:hAnsi="Calibri" w:cs="Times New Roman"/>
                <w:color w:val="000000"/>
                <w:sz w:val="16"/>
                <w:szCs w:val="16"/>
              </w:rPr>
            </w:pPr>
            <w:proofErr w:type="spellStart"/>
            <w:ins w:id="56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568" w:author="David Dayan" w:date="2021-12-03T17:18:00Z">
              <w:tcPr>
                <w:tcW w:w="2876" w:type="dxa"/>
                <w:gridSpan w:val="2"/>
                <w:tcBorders>
                  <w:top w:val="nil"/>
                  <w:left w:val="nil"/>
                  <w:bottom w:val="nil"/>
                  <w:right w:val="nil"/>
                </w:tcBorders>
                <w:shd w:val="clear" w:color="auto" w:fill="auto"/>
                <w:noWrap/>
                <w:vAlign w:val="bottom"/>
                <w:hideMark/>
              </w:tcPr>
            </w:tcPrChange>
          </w:tcPr>
          <w:p w14:paraId="3437CF24" w14:textId="77777777" w:rsidR="00036D0E" w:rsidRPr="00036D0E" w:rsidRDefault="00036D0E" w:rsidP="00245317">
            <w:pPr>
              <w:spacing w:after="0" w:line="240" w:lineRule="auto"/>
              <w:jc w:val="center"/>
              <w:rPr>
                <w:ins w:id="569" w:author="David Dayan" w:date="2021-12-03T17:13:00Z"/>
                <w:rFonts w:ascii="Calibri" w:eastAsia="Times New Roman" w:hAnsi="Calibri" w:cs="Times New Roman"/>
                <w:color w:val="000000"/>
                <w:sz w:val="16"/>
                <w:szCs w:val="16"/>
              </w:rPr>
            </w:pPr>
            <w:proofErr w:type="spellStart"/>
            <w:ins w:id="57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571" w:author="David Dayan" w:date="2021-12-03T17:18:00Z">
              <w:tcPr>
                <w:tcW w:w="1426" w:type="dxa"/>
                <w:tcBorders>
                  <w:top w:val="nil"/>
                  <w:left w:val="nil"/>
                  <w:bottom w:val="nil"/>
                  <w:right w:val="nil"/>
                </w:tcBorders>
                <w:shd w:val="clear" w:color="auto" w:fill="auto"/>
                <w:noWrap/>
                <w:vAlign w:val="bottom"/>
                <w:hideMark/>
              </w:tcPr>
            </w:tcPrChange>
          </w:tcPr>
          <w:p w14:paraId="5C1256DE" w14:textId="77777777" w:rsidR="00036D0E" w:rsidRPr="00036D0E" w:rsidRDefault="00036D0E" w:rsidP="00245317">
            <w:pPr>
              <w:spacing w:after="0" w:line="240" w:lineRule="auto"/>
              <w:jc w:val="center"/>
              <w:rPr>
                <w:ins w:id="572" w:author="David Dayan" w:date="2021-12-03T17:13:00Z"/>
                <w:rFonts w:ascii="Calibri" w:eastAsia="Times New Roman" w:hAnsi="Calibri" w:cs="Times New Roman"/>
                <w:color w:val="000000"/>
                <w:sz w:val="16"/>
                <w:szCs w:val="16"/>
              </w:rPr>
            </w:pPr>
            <w:proofErr w:type="spellStart"/>
            <w:ins w:id="57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7F91F414" w14:textId="77777777" w:rsidTr="00245317">
        <w:trPr>
          <w:cantSplit/>
          <w:trHeight w:val="20"/>
          <w:ins w:id="574" w:author="David Dayan" w:date="2021-12-03T17:13:00Z"/>
          <w:trPrChange w:id="57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76" w:author="David Dayan" w:date="2021-12-03T17:18:00Z">
              <w:tcPr>
                <w:tcW w:w="1563" w:type="dxa"/>
                <w:tcBorders>
                  <w:top w:val="nil"/>
                  <w:left w:val="nil"/>
                  <w:bottom w:val="nil"/>
                  <w:right w:val="nil"/>
                </w:tcBorders>
                <w:shd w:val="clear" w:color="auto" w:fill="auto"/>
                <w:noWrap/>
                <w:vAlign w:val="bottom"/>
                <w:hideMark/>
              </w:tcPr>
            </w:tcPrChange>
          </w:tcPr>
          <w:p w14:paraId="52742ADB" w14:textId="77777777" w:rsidR="00036D0E" w:rsidRPr="00036D0E" w:rsidRDefault="00036D0E" w:rsidP="00245317">
            <w:pPr>
              <w:spacing w:after="0" w:line="240" w:lineRule="auto"/>
              <w:jc w:val="center"/>
              <w:rPr>
                <w:ins w:id="577" w:author="David Dayan" w:date="2021-12-03T17:13:00Z"/>
                <w:rFonts w:ascii="Calibri" w:eastAsia="Times New Roman" w:hAnsi="Calibri" w:cs="Times New Roman"/>
                <w:color w:val="000000"/>
                <w:sz w:val="16"/>
                <w:szCs w:val="16"/>
              </w:rPr>
            </w:pPr>
            <w:ins w:id="578" w:author="David Dayan" w:date="2021-12-03T17:13:00Z">
              <w:r w:rsidRPr="00036D0E">
                <w:rPr>
                  <w:rFonts w:ascii="Calibri" w:eastAsia="Times New Roman" w:hAnsi="Calibri" w:cs="Times New Roman"/>
                  <w:color w:val="000000"/>
                  <w:sz w:val="16"/>
                  <w:szCs w:val="16"/>
                </w:rPr>
                <w:t>OtsAC20ROGR_0010</w:t>
              </w:r>
            </w:ins>
          </w:p>
        </w:tc>
        <w:tc>
          <w:tcPr>
            <w:tcW w:w="746" w:type="dxa"/>
            <w:tcBorders>
              <w:top w:val="nil"/>
              <w:left w:val="nil"/>
              <w:bottom w:val="nil"/>
              <w:right w:val="nil"/>
            </w:tcBorders>
            <w:shd w:val="clear" w:color="auto" w:fill="auto"/>
            <w:noWrap/>
            <w:vAlign w:val="bottom"/>
            <w:hideMark/>
            <w:tcPrChange w:id="579" w:author="David Dayan" w:date="2021-12-03T17:18:00Z">
              <w:tcPr>
                <w:tcW w:w="746" w:type="dxa"/>
                <w:tcBorders>
                  <w:top w:val="nil"/>
                  <w:left w:val="nil"/>
                  <w:bottom w:val="nil"/>
                  <w:right w:val="nil"/>
                </w:tcBorders>
                <w:shd w:val="clear" w:color="auto" w:fill="auto"/>
                <w:noWrap/>
                <w:vAlign w:val="bottom"/>
                <w:hideMark/>
              </w:tcPr>
            </w:tcPrChange>
          </w:tcPr>
          <w:p w14:paraId="4D9CF3FE" w14:textId="77777777" w:rsidR="00036D0E" w:rsidRPr="00036D0E" w:rsidRDefault="00036D0E" w:rsidP="00245317">
            <w:pPr>
              <w:spacing w:after="0" w:line="240" w:lineRule="auto"/>
              <w:jc w:val="center"/>
              <w:rPr>
                <w:ins w:id="580" w:author="David Dayan" w:date="2021-12-03T17:13:00Z"/>
                <w:rFonts w:ascii="Calibri" w:eastAsia="Times New Roman" w:hAnsi="Calibri" w:cs="Times New Roman"/>
                <w:color w:val="000000"/>
                <w:sz w:val="16"/>
                <w:szCs w:val="16"/>
              </w:rPr>
            </w:pPr>
            <w:ins w:id="581" w:author="David Dayan" w:date="2021-12-03T17:13:00Z">
              <w:r w:rsidRPr="00036D0E">
                <w:rPr>
                  <w:rFonts w:ascii="Calibri" w:eastAsia="Times New Roman" w:hAnsi="Calibri" w:cs="Times New Roman"/>
                  <w:color w:val="000000"/>
                  <w:sz w:val="16"/>
                  <w:szCs w:val="16"/>
                </w:rPr>
                <w:t>4/12/20</w:t>
              </w:r>
            </w:ins>
          </w:p>
        </w:tc>
        <w:tc>
          <w:tcPr>
            <w:tcW w:w="599" w:type="dxa"/>
            <w:tcBorders>
              <w:top w:val="nil"/>
              <w:left w:val="nil"/>
              <w:bottom w:val="nil"/>
              <w:right w:val="nil"/>
            </w:tcBorders>
            <w:shd w:val="clear" w:color="auto" w:fill="auto"/>
            <w:noWrap/>
            <w:vAlign w:val="bottom"/>
            <w:hideMark/>
            <w:tcPrChange w:id="582" w:author="David Dayan" w:date="2021-12-03T17:18:00Z">
              <w:tcPr>
                <w:tcW w:w="599" w:type="dxa"/>
                <w:tcBorders>
                  <w:top w:val="nil"/>
                  <w:left w:val="nil"/>
                  <w:bottom w:val="nil"/>
                  <w:right w:val="nil"/>
                </w:tcBorders>
                <w:shd w:val="clear" w:color="auto" w:fill="auto"/>
                <w:noWrap/>
                <w:vAlign w:val="bottom"/>
                <w:hideMark/>
              </w:tcPr>
            </w:tcPrChange>
          </w:tcPr>
          <w:p w14:paraId="19492859" w14:textId="77777777" w:rsidR="00036D0E" w:rsidRPr="00036D0E" w:rsidRDefault="00036D0E" w:rsidP="00245317">
            <w:pPr>
              <w:spacing w:after="0" w:line="240" w:lineRule="auto"/>
              <w:jc w:val="center"/>
              <w:rPr>
                <w:ins w:id="583" w:author="David Dayan" w:date="2021-12-03T17:13:00Z"/>
                <w:rFonts w:ascii="Calibri" w:eastAsia="Times New Roman" w:hAnsi="Calibri" w:cs="Times New Roman"/>
                <w:color w:val="000000"/>
                <w:sz w:val="16"/>
                <w:szCs w:val="16"/>
              </w:rPr>
            </w:pPr>
            <w:ins w:id="584" w:author="David Dayan" w:date="2021-12-03T17:13:00Z">
              <w:r w:rsidRPr="00036D0E">
                <w:rPr>
                  <w:rFonts w:ascii="Calibri" w:eastAsia="Times New Roman" w:hAnsi="Calibri" w:cs="Times New Roman"/>
                  <w:color w:val="000000"/>
                  <w:sz w:val="16"/>
                  <w:szCs w:val="16"/>
                </w:rPr>
                <w:t>103</w:t>
              </w:r>
            </w:ins>
          </w:p>
        </w:tc>
        <w:tc>
          <w:tcPr>
            <w:tcW w:w="1142" w:type="dxa"/>
            <w:tcBorders>
              <w:top w:val="nil"/>
              <w:left w:val="nil"/>
              <w:bottom w:val="nil"/>
              <w:right w:val="nil"/>
            </w:tcBorders>
            <w:shd w:val="clear" w:color="auto" w:fill="auto"/>
            <w:noWrap/>
            <w:vAlign w:val="bottom"/>
            <w:hideMark/>
            <w:tcPrChange w:id="585" w:author="David Dayan" w:date="2021-12-03T17:18:00Z">
              <w:tcPr>
                <w:tcW w:w="1142" w:type="dxa"/>
                <w:tcBorders>
                  <w:top w:val="nil"/>
                  <w:left w:val="nil"/>
                  <w:bottom w:val="nil"/>
                  <w:right w:val="nil"/>
                </w:tcBorders>
                <w:shd w:val="clear" w:color="auto" w:fill="auto"/>
                <w:noWrap/>
                <w:vAlign w:val="bottom"/>
                <w:hideMark/>
              </w:tcPr>
            </w:tcPrChange>
          </w:tcPr>
          <w:p w14:paraId="269DA657" w14:textId="77777777" w:rsidR="00036D0E" w:rsidRPr="00036D0E" w:rsidRDefault="00036D0E" w:rsidP="00245317">
            <w:pPr>
              <w:spacing w:after="0" w:line="240" w:lineRule="auto"/>
              <w:jc w:val="center"/>
              <w:rPr>
                <w:ins w:id="586" w:author="David Dayan" w:date="2021-12-03T17:13:00Z"/>
                <w:rFonts w:ascii="Calibri" w:eastAsia="Times New Roman" w:hAnsi="Calibri" w:cs="Times New Roman"/>
                <w:color w:val="000000"/>
                <w:sz w:val="16"/>
                <w:szCs w:val="16"/>
              </w:rPr>
            </w:pPr>
            <w:ins w:id="587"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588" w:author="David Dayan" w:date="2021-12-03T17:18:00Z">
              <w:tcPr>
                <w:tcW w:w="1440" w:type="dxa"/>
                <w:tcBorders>
                  <w:top w:val="nil"/>
                  <w:left w:val="nil"/>
                  <w:bottom w:val="nil"/>
                  <w:right w:val="nil"/>
                </w:tcBorders>
                <w:shd w:val="clear" w:color="auto" w:fill="auto"/>
                <w:noWrap/>
                <w:vAlign w:val="bottom"/>
                <w:hideMark/>
              </w:tcPr>
            </w:tcPrChange>
          </w:tcPr>
          <w:p w14:paraId="09032070" w14:textId="77777777" w:rsidR="00036D0E" w:rsidRPr="00036D0E" w:rsidRDefault="00036D0E" w:rsidP="00245317">
            <w:pPr>
              <w:spacing w:after="0" w:line="240" w:lineRule="auto"/>
              <w:jc w:val="center"/>
              <w:rPr>
                <w:ins w:id="589" w:author="David Dayan" w:date="2021-12-03T17:13:00Z"/>
                <w:rFonts w:ascii="Calibri" w:eastAsia="Times New Roman" w:hAnsi="Calibri" w:cs="Times New Roman"/>
                <w:color w:val="000000"/>
                <w:sz w:val="16"/>
                <w:szCs w:val="16"/>
              </w:rPr>
            </w:pPr>
            <w:ins w:id="590"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591" w:author="David Dayan" w:date="2021-12-03T17:18:00Z">
              <w:tcPr>
                <w:tcW w:w="1530" w:type="dxa"/>
                <w:tcBorders>
                  <w:top w:val="nil"/>
                  <w:left w:val="nil"/>
                  <w:bottom w:val="nil"/>
                  <w:right w:val="nil"/>
                </w:tcBorders>
                <w:shd w:val="clear" w:color="auto" w:fill="auto"/>
                <w:noWrap/>
                <w:vAlign w:val="bottom"/>
                <w:hideMark/>
              </w:tcPr>
            </w:tcPrChange>
          </w:tcPr>
          <w:p w14:paraId="58003171" w14:textId="77777777" w:rsidR="00036D0E" w:rsidRPr="00036D0E" w:rsidRDefault="00036D0E" w:rsidP="00245317">
            <w:pPr>
              <w:spacing w:after="0" w:line="240" w:lineRule="auto"/>
              <w:jc w:val="center"/>
              <w:rPr>
                <w:ins w:id="592" w:author="David Dayan" w:date="2021-12-03T17:13:00Z"/>
                <w:rFonts w:ascii="Calibri" w:eastAsia="Times New Roman" w:hAnsi="Calibri" w:cs="Times New Roman"/>
                <w:color w:val="000000"/>
                <w:sz w:val="16"/>
                <w:szCs w:val="16"/>
              </w:rPr>
            </w:pPr>
            <w:ins w:id="59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594" w:author="David Dayan" w:date="2021-12-03T17:18:00Z">
              <w:tcPr>
                <w:tcW w:w="898" w:type="dxa"/>
                <w:tcBorders>
                  <w:top w:val="nil"/>
                  <w:left w:val="nil"/>
                  <w:bottom w:val="nil"/>
                  <w:right w:val="nil"/>
                </w:tcBorders>
                <w:shd w:val="clear" w:color="auto" w:fill="auto"/>
                <w:noWrap/>
                <w:vAlign w:val="bottom"/>
                <w:hideMark/>
              </w:tcPr>
            </w:tcPrChange>
          </w:tcPr>
          <w:p w14:paraId="1A75A434" w14:textId="77777777" w:rsidR="00036D0E" w:rsidRPr="00036D0E" w:rsidRDefault="00036D0E" w:rsidP="00245317">
            <w:pPr>
              <w:spacing w:after="0" w:line="240" w:lineRule="auto"/>
              <w:jc w:val="center"/>
              <w:rPr>
                <w:ins w:id="595" w:author="David Dayan" w:date="2021-12-03T17:13:00Z"/>
                <w:rFonts w:ascii="Calibri" w:eastAsia="Times New Roman" w:hAnsi="Calibri" w:cs="Times New Roman"/>
                <w:color w:val="000000"/>
                <w:sz w:val="16"/>
                <w:szCs w:val="16"/>
              </w:rPr>
            </w:pPr>
            <w:ins w:id="59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597" w:author="David Dayan" w:date="2021-12-03T17:18:00Z">
              <w:tcPr>
                <w:tcW w:w="902" w:type="dxa"/>
                <w:tcBorders>
                  <w:top w:val="nil"/>
                  <w:left w:val="nil"/>
                  <w:bottom w:val="nil"/>
                  <w:right w:val="nil"/>
                </w:tcBorders>
                <w:shd w:val="clear" w:color="auto" w:fill="auto"/>
                <w:noWrap/>
                <w:vAlign w:val="bottom"/>
                <w:hideMark/>
              </w:tcPr>
            </w:tcPrChange>
          </w:tcPr>
          <w:p w14:paraId="2E2924CD" w14:textId="77777777" w:rsidR="00036D0E" w:rsidRPr="00036D0E" w:rsidRDefault="00036D0E" w:rsidP="00245317">
            <w:pPr>
              <w:spacing w:after="0" w:line="240" w:lineRule="auto"/>
              <w:jc w:val="center"/>
              <w:rPr>
                <w:ins w:id="598" w:author="David Dayan" w:date="2021-12-03T17:13:00Z"/>
                <w:rFonts w:ascii="Calibri" w:eastAsia="Times New Roman" w:hAnsi="Calibri" w:cs="Times New Roman"/>
                <w:color w:val="000000"/>
                <w:sz w:val="16"/>
                <w:szCs w:val="16"/>
              </w:rPr>
            </w:pPr>
            <w:ins w:id="59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600" w:author="David Dayan" w:date="2021-12-03T17:18:00Z">
              <w:tcPr>
                <w:tcW w:w="2160" w:type="dxa"/>
                <w:tcBorders>
                  <w:top w:val="nil"/>
                  <w:left w:val="nil"/>
                  <w:bottom w:val="nil"/>
                  <w:right w:val="nil"/>
                </w:tcBorders>
                <w:shd w:val="clear" w:color="auto" w:fill="auto"/>
                <w:noWrap/>
                <w:vAlign w:val="bottom"/>
                <w:hideMark/>
              </w:tcPr>
            </w:tcPrChange>
          </w:tcPr>
          <w:p w14:paraId="7B759201" w14:textId="77777777" w:rsidR="00036D0E" w:rsidRPr="00036D0E" w:rsidRDefault="00036D0E" w:rsidP="00245317">
            <w:pPr>
              <w:spacing w:after="0" w:line="240" w:lineRule="auto"/>
              <w:jc w:val="center"/>
              <w:rPr>
                <w:ins w:id="601" w:author="David Dayan" w:date="2021-12-03T17:13:00Z"/>
                <w:rFonts w:ascii="Calibri" w:eastAsia="Times New Roman" w:hAnsi="Calibri" w:cs="Times New Roman"/>
                <w:color w:val="000000"/>
                <w:sz w:val="16"/>
                <w:szCs w:val="16"/>
              </w:rPr>
            </w:pPr>
            <w:proofErr w:type="spellStart"/>
            <w:ins w:id="60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603" w:author="David Dayan" w:date="2021-12-03T17:18:00Z">
              <w:tcPr>
                <w:tcW w:w="2876" w:type="dxa"/>
                <w:gridSpan w:val="2"/>
                <w:tcBorders>
                  <w:top w:val="nil"/>
                  <w:left w:val="nil"/>
                  <w:bottom w:val="nil"/>
                  <w:right w:val="nil"/>
                </w:tcBorders>
                <w:shd w:val="clear" w:color="auto" w:fill="auto"/>
                <w:noWrap/>
                <w:vAlign w:val="bottom"/>
                <w:hideMark/>
              </w:tcPr>
            </w:tcPrChange>
          </w:tcPr>
          <w:p w14:paraId="686F1FC8" w14:textId="77777777" w:rsidR="00036D0E" w:rsidRPr="00036D0E" w:rsidRDefault="00036D0E" w:rsidP="00245317">
            <w:pPr>
              <w:spacing w:after="0" w:line="240" w:lineRule="auto"/>
              <w:jc w:val="center"/>
              <w:rPr>
                <w:ins w:id="604" w:author="David Dayan" w:date="2021-12-03T17:13:00Z"/>
                <w:rFonts w:ascii="Calibri" w:eastAsia="Times New Roman" w:hAnsi="Calibri" w:cs="Times New Roman"/>
                <w:color w:val="000000"/>
                <w:sz w:val="16"/>
                <w:szCs w:val="16"/>
              </w:rPr>
            </w:pPr>
            <w:proofErr w:type="spellStart"/>
            <w:ins w:id="60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606" w:author="David Dayan" w:date="2021-12-03T17:18:00Z">
              <w:tcPr>
                <w:tcW w:w="1426" w:type="dxa"/>
                <w:tcBorders>
                  <w:top w:val="nil"/>
                  <w:left w:val="nil"/>
                  <w:bottom w:val="nil"/>
                  <w:right w:val="nil"/>
                </w:tcBorders>
                <w:shd w:val="clear" w:color="auto" w:fill="auto"/>
                <w:noWrap/>
                <w:vAlign w:val="bottom"/>
                <w:hideMark/>
              </w:tcPr>
            </w:tcPrChange>
          </w:tcPr>
          <w:p w14:paraId="0A231965" w14:textId="77777777" w:rsidR="00036D0E" w:rsidRPr="00036D0E" w:rsidRDefault="00036D0E" w:rsidP="00245317">
            <w:pPr>
              <w:spacing w:after="0" w:line="240" w:lineRule="auto"/>
              <w:jc w:val="center"/>
              <w:rPr>
                <w:ins w:id="607" w:author="David Dayan" w:date="2021-12-03T17:13:00Z"/>
                <w:rFonts w:ascii="Calibri" w:eastAsia="Times New Roman" w:hAnsi="Calibri" w:cs="Times New Roman"/>
                <w:color w:val="000000"/>
                <w:sz w:val="16"/>
                <w:szCs w:val="16"/>
              </w:rPr>
            </w:pPr>
            <w:proofErr w:type="spellStart"/>
            <w:ins w:id="60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0D3DE79E" w14:textId="77777777" w:rsidTr="00245317">
        <w:trPr>
          <w:cantSplit/>
          <w:trHeight w:val="20"/>
          <w:ins w:id="609" w:author="David Dayan" w:date="2021-12-03T17:13:00Z"/>
          <w:trPrChange w:id="61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11" w:author="David Dayan" w:date="2021-12-03T17:18:00Z">
              <w:tcPr>
                <w:tcW w:w="1563" w:type="dxa"/>
                <w:tcBorders>
                  <w:top w:val="nil"/>
                  <w:left w:val="nil"/>
                  <w:bottom w:val="nil"/>
                  <w:right w:val="nil"/>
                </w:tcBorders>
                <w:shd w:val="clear" w:color="auto" w:fill="auto"/>
                <w:noWrap/>
                <w:vAlign w:val="bottom"/>
                <w:hideMark/>
              </w:tcPr>
            </w:tcPrChange>
          </w:tcPr>
          <w:p w14:paraId="1D4DB2E8" w14:textId="77777777" w:rsidR="00036D0E" w:rsidRPr="00036D0E" w:rsidRDefault="00036D0E" w:rsidP="00245317">
            <w:pPr>
              <w:spacing w:after="0" w:line="240" w:lineRule="auto"/>
              <w:jc w:val="center"/>
              <w:rPr>
                <w:ins w:id="612" w:author="David Dayan" w:date="2021-12-03T17:13:00Z"/>
                <w:rFonts w:ascii="Calibri" w:eastAsia="Times New Roman" w:hAnsi="Calibri" w:cs="Times New Roman"/>
                <w:color w:val="000000"/>
                <w:sz w:val="16"/>
                <w:szCs w:val="16"/>
              </w:rPr>
            </w:pPr>
            <w:ins w:id="613" w:author="David Dayan" w:date="2021-12-03T17:13:00Z">
              <w:r w:rsidRPr="00036D0E">
                <w:rPr>
                  <w:rFonts w:ascii="Calibri" w:eastAsia="Times New Roman" w:hAnsi="Calibri" w:cs="Times New Roman"/>
                  <w:color w:val="000000"/>
                  <w:sz w:val="16"/>
                  <w:szCs w:val="16"/>
                </w:rPr>
                <w:t>OtsAC20ROGR_0011</w:t>
              </w:r>
            </w:ins>
          </w:p>
        </w:tc>
        <w:tc>
          <w:tcPr>
            <w:tcW w:w="746" w:type="dxa"/>
            <w:tcBorders>
              <w:top w:val="nil"/>
              <w:left w:val="nil"/>
              <w:bottom w:val="nil"/>
              <w:right w:val="nil"/>
            </w:tcBorders>
            <w:shd w:val="clear" w:color="auto" w:fill="auto"/>
            <w:noWrap/>
            <w:vAlign w:val="bottom"/>
            <w:hideMark/>
            <w:tcPrChange w:id="614" w:author="David Dayan" w:date="2021-12-03T17:18:00Z">
              <w:tcPr>
                <w:tcW w:w="746" w:type="dxa"/>
                <w:tcBorders>
                  <w:top w:val="nil"/>
                  <w:left w:val="nil"/>
                  <w:bottom w:val="nil"/>
                  <w:right w:val="nil"/>
                </w:tcBorders>
                <w:shd w:val="clear" w:color="auto" w:fill="auto"/>
                <w:noWrap/>
                <w:vAlign w:val="bottom"/>
                <w:hideMark/>
              </w:tcPr>
            </w:tcPrChange>
          </w:tcPr>
          <w:p w14:paraId="48D529B3" w14:textId="77777777" w:rsidR="00036D0E" w:rsidRPr="00036D0E" w:rsidRDefault="00036D0E" w:rsidP="00245317">
            <w:pPr>
              <w:spacing w:after="0" w:line="240" w:lineRule="auto"/>
              <w:jc w:val="center"/>
              <w:rPr>
                <w:ins w:id="615" w:author="David Dayan" w:date="2021-12-03T17:13:00Z"/>
                <w:rFonts w:ascii="Calibri" w:eastAsia="Times New Roman" w:hAnsi="Calibri" w:cs="Times New Roman"/>
                <w:color w:val="000000"/>
                <w:sz w:val="16"/>
                <w:szCs w:val="16"/>
              </w:rPr>
            </w:pPr>
            <w:ins w:id="616" w:author="David Dayan" w:date="2021-12-03T17:13:00Z">
              <w:r w:rsidRPr="00036D0E">
                <w:rPr>
                  <w:rFonts w:ascii="Calibri" w:eastAsia="Times New Roman" w:hAnsi="Calibri" w:cs="Times New Roman"/>
                  <w:color w:val="000000"/>
                  <w:sz w:val="16"/>
                  <w:szCs w:val="16"/>
                </w:rPr>
                <w:t>4/14/20</w:t>
              </w:r>
            </w:ins>
          </w:p>
        </w:tc>
        <w:tc>
          <w:tcPr>
            <w:tcW w:w="599" w:type="dxa"/>
            <w:tcBorders>
              <w:top w:val="nil"/>
              <w:left w:val="nil"/>
              <w:bottom w:val="nil"/>
              <w:right w:val="nil"/>
            </w:tcBorders>
            <w:shd w:val="clear" w:color="auto" w:fill="auto"/>
            <w:noWrap/>
            <w:vAlign w:val="bottom"/>
            <w:hideMark/>
            <w:tcPrChange w:id="617" w:author="David Dayan" w:date="2021-12-03T17:18:00Z">
              <w:tcPr>
                <w:tcW w:w="599" w:type="dxa"/>
                <w:tcBorders>
                  <w:top w:val="nil"/>
                  <w:left w:val="nil"/>
                  <w:bottom w:val="nil"/>
                  <w:right w:val="nil"/>
                </w:tcBorders>
                <w:shd w:val="clear" w:color="auto" w:fill="auto"/>
                <w:noWrap/>
                <w:vAlign w:val="bottom"/>
                <w:hideMark/>
              </w:tcPr>
            </w:tcPrChange>
          </w:tcPr>
          <w:p w14:paraId="34AD9371" w14:textId="77777777" w:rsidR="00036D0E" w:rsidRPr="00036D0E" w:rsidRDefault="00036D0E" w:rsidP="00245317">
            <w:pPr>
              <w:spacing w:after="0" w:line="240" w:lineRule="auto"/>
              <w:jc w:val="center"/>
              <w:rPr>
                <w:ins w:id="618" w:author="David Dayan" w:date="2021-12-03T17:13:00Z"/>
                <w:rFonts w:ascii="Calibri" w:eastAsia="Times New Roman" w:hAnsi="Calibri" w:cs="Times New Roman"/>
                <w:color w:val="000000"/>
                <w:sz w:val="16"/>
                <w:szCs w:val="16"/>
              </w:rPr>
            </w:pPr>
            <w:ins w:id="619" w:author="David Dayan" w:date="2021-12-03T17:13:00Z">
              <w:r w:rsidRPr="00036D0E">
                <w:rPr>
                  <w:rFonts w:ascii="Calibri" w:eastAsia="Times New Roman" w:hAnsi="Calibri" w:cs="Times New Roman"/>
                  <w:color w:val="000000"/>
                  <w:sz w:val="16"/>
                  <w:szCs w:val="16"/>
                </w:rPr>
                <w:t>105</w:t>
              </w:r>
            </w:ins>
          </w:p>
        </w:tc>
        <w:tc>
          <w:tcPr>
            <w:tcW w:w="1142" w:type="dxa"/>
            <w:tcBorders>
              <w:top w:val="nil"/>
              <w:left w:val="nil"/>
              <w:bottom w:val="nil"/>
              <w:right w:val="nil"/>
            </w:tcBorders>
            <w:shd w:val="clear" w:color="auto" w:fill="auto"/>
            <w:noWrap/>
            <w:vAlign w:val="bottom"/>
            <w:hideMark/>
            <w:tcPrChange w:id="620" w:author="David Dayan" w:date="2021-12-03T17:18:00Z">
              <w:tcPr>
                <w:tcW w:w="1142" w:type="dxa"/>
                <w:tcBorders>
                  <w:top w:val="nil"/>
                  <w:left w:val="nil"/>
                  <w:bottom w:val="nil"/>
                  <w:right w:val="nil"/>
                </w:tcBorders>
                <w:shd w:val="clear" w:color="auto" w:fill="auto"/>
                <w:noWrap/>
                <w:vAlign w:val="bottom"/>
                <w:hideMark/>
              </w:tcPr>
            </w:tcPrChange>
          </w:tcPr>
          <w:p w14:paraId="01FE209C" w14:textId="77777777" w:rsidR="00036D0E" w:rsidRPr="00036D0E" w:rsidRDefault="00036D0E" w:rsidP="00245317">
            <w:pPr>
              <w:spacing w:after="0" w:line="240" w:lineRule="auto"/>
              <w:jc w:val="center"/>
              <w:rPr>
                <w:ins w:id="621" w:author="David Dayan" w:date="2021-12-03T17:13:00Z"/>
                <w:rFonts w:ascii="Calibri" w:eastAsia="Times New Roman" w:hAnsi="Calibri" w:cs="Times New Roman"/>
                <w:color w:val="000000"/>
                <w:sz w:val="16"/>
                <w:szCs w:val="16"/>
              </w:rPr>
            </w:pPr>
            <w:proofErr w:type="spellStart"/>
            <w:ins w:id="622"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623" w:author="David Dayan" w:date="2021-12-03T17:18:00Z">
              <w:tcPr>
                <w:tcW w:w="1440" w:type="dxa"/>
                <w:tcBorders>
                  <w:top w:val="nil"/>
                  <w:left w:val="nil"/>
                  <w:bottom w:val="nil"/>
                  <w:right w:val="nil"/>
                </w:tcBorders>
                <w:shd w:val="clear" w:color="auto" w:fill="auto"/>
                <w:noWrap/>
                <w:vAlign w:val="bottom"/>
                <w:hideMark/>
              </w:tcPr>
            </w:tcPrChange>
          </w:tcPr>
          <w:p w14:paraId="0D35A9E3" w14:textId="77777777" w:rsidR="00036D0E" w:rsidRPr="00036D0E" w:rsidRDefault="00036D0E" w:rsidP="00245317">
            <w:pPr>
              <w:spacing w:after="0" w:line="240" w:lineRule="auto"/>
              <w:jc w:val="center"/>
              <w:rPr>
                <w:ins w:id="624" w:author="David Dayan" w:date="2021-12-03T17:13:00Z"/>
                <w:rFonts w:ascii="Calibri" w:eastAsia="Times New Roman" w:hAnsi="Calibri" w:cs="Times New Roman"/>
                <w:color w:val="000000"/>
                <w:sz w:val="16"/>
                <w:szCs w:val="16"/>
              </w:rPr>
            </w:pPr>
            <w:ins w:id="625" w:author="David Dayan" w:date="2021-12-03T17:13:00Z">
              <w:r w:rsidRPr="00036D0E">
                <w:rPr>
                  <w:rFonts w:ascii="Calibri" w:eastAsia="Times New Roman" w:hAnsi="Calibri" w:cs="Times New Roman"/>
                  <w:color w:val="000000"/>
                  <w:sz w:val="16"/>
                  <w:szCs w:val="16"/>
                </w:rPr>
                <w:t>Cole Riffle</w:t>
              </w:r>
            </w:ins>
          </w:p>
        </w:tc>
        <w:tc>
          <w:tcPr>
            <w:tcW w:w="1530" w:type="dxa"/>
            <w:tcBorders>
              <w:top w:val="nil"/>
              <w:left w:val="nil"/>
              <w:bottom w:val="nil"/>
              <w:right w:val="nil"/>
            </w:tcBorders>
            <w:shd w:val="clear" w:color="auto" w:fill="auto"/>
            <w:noWrap/>
            <w:vAlign w:val="bottom"/>
            <w:hideMark/>
            <w:tcPrChange w:id="626" w:author="David Dayan" w:date="2021-12-03T17:18:00Z">
              <w:tcPr>
                <w:tcW w:w="1530" w:type="dxa"/>
                <w:tcBorders>
                  <w:top w:val="nil"/>
                  <w:left w:val="nil"/>
                  <w:bottom w:val="nil"/>
                  <w:right w:val="nil"/>
                </w:tcBorders>
                <w:shd w:val="clear" w:color="auto" w:fill="auto"/>
                <w:noWrap/>
                <w:vAlign w:val="bottom"/>
                <w:hideMark/>
              </w:tcPr>
            </w:tcPrChange>
          </w:tcPr>
          <w:p w14:paraId="5EC31932" w14:textId="77777777" w:rsidR="00036D0E" w:rsidRPr="00036D0E" w:rsidRDefault="00036D0E" w:rsidP="00245317">
            <w:pPr>
              <w:spacing w:after="0" w:line="240" w:lineRule="auto"/>
              <w:jc w:val="center"/>
              <w:rPr>
                <w:ins w:id="627" w:author="David Dayan" w:date="2021-12-03T17:13:00Z"/>
                <w:rFonts w:ascii="Calibri" w:eastAsia="Times New Roman" w:hAnsi="Calibri" w:cs="Times New Roman"/>
                <w:color w:val="000000"/>
                <w:sz w:val="16"/>
                <w:szCs w:val="16"/>
              </w:rPr>
            </w:pPr>
            <w:ins w:id="62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629" w:author="David Dayan" w:date="2021-12-03T17:18:00Z">
              <w:tcPr>
                <w:tcW w:w="898" w:type="dxa"/>
                <w:tcBorders>
                  <w:top w:val="nil"/>
                  <w:left w:val="nil"/>
                  <w:bottom w:val="nil"/>
                  <w:right w:val="nil"/>
                </w:tcBorders>
                <w:shd w:val="clear" w:color="auto" w:fill="auto"/>
                <w:noWrap/>
                <w:vAlign w:val="bottom"/>
                <w:hideMark/>
              </w:tcPr>
            </w:tcPrChange>
          </w:tcPr>
          <w:p w14:paraId="7DAA78AE" w14:textId="77777777" w:rsidR="00036D0E" w:rsidRPr="00036D0E" w:rsidRDefault="00036D0E" w:rsidP="00245317">
            <w:pPr>
              <w:spacing w:after="0" w:line="240" w:lineRule="auto"/>
              <w:jc w:val="center"/>
              <w:rPr>
                <w:ins w:id="630" w:author="David Dayan" w:date="2021-12-03T17:13:00Z"/>
                <w:rFonts w:ascii="Calibri" w:eastAsia="Times New Roman" w:hAnsi="Calibri" w:cs="Times New Roman"/>
                <w:color w:val="000000"/>
                <w:sz w:val="16"/>
                <w:szCs w:val="16"/>
              </w:rPr>
            </w:pPr>
            <w:ins w:id="63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632" w:author="David Dayan" w:date="2021-12-03T17:18:00Z">
              <w:tcPr>
                <w:tcW w:w="902" w:type="dxa"/>
                <w:tcBorders>
                  <w:top w:val="nil"/>
                  <w:left w:val="nil"/>
                  <w:bottom w:val="nil"/>
                  <w:right w:val="nil"/>
                </w:tcBorders>
                <w:shd w:val="clear" w:color="auto" w:fill="auto"/>
                <w:noWrap/>
                <w:vAlign w:val="bottom"/>
                <w:hideMark/>
              </w:tcPr>
            </w:tcPrChange>
          </w:tcPr>
          <w:p w14:paraId="0FE4A0DA" w14:textId="77777777" w:rsidR="00036D0E" w:rsidRPr="00036D0E" w:rsidRDefault="00036D0E" w:rsidP="00245317">
            <w:pPr>
              <w:spacing w:after="0" w:line="240" w:lineRule="auto"/>
              <w:jc w:val="center"/>
              <w:rPr>
                <w:ins w:id="633" w:author="David Dayan" w:date="2021-12-03T17:13:00Z"/>
                <w:rFonts w:ascii="Calibri" w:eastAsia="Times New Roman" w:hAnsi="Calibri" w:cs="Times New Roman"/>
                <w:color w:val="000000"/>
                <w:sz w:val="16"/>
                <w:szCs w:val="16"/>
              </w:rPr>
            </w:pPr>
            <w:ins w:id="63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635" w:author="David Dayan" w:date="2021-12-03T17:18:00Z">
              <w:tcPr>
                <w:tcW w:w="2160" w:type="dxa"/>
                <w:tcBorders>
                  <w:top w:val="nil"/>
                  <w:left w:val="nil"/>
                  <w:bottom w:val="nil"/>
                  <w:right w:val="nil"/>
                </w:tcBorders>
                <w:shd w:val="clear" w:color="auto" w:fill="auto"/>
                <w:noWrap/>
                <w:vAlign w:val="bottom"/>
                <w:hideMark/>
              </w:tcPr>
            </w:tcPrChange>
          </w:tcPr>
          <w:p w14:paraId="50FB8590" w14:textId="77777777" w:rsidR="00036D0E" w:rsidRPr="00036D0E" w:rsidRDefault="00036D0E" w:rsidP="00245317">
            <w:pPr>
              <w:spacing w:after="0" w:line="240" w:lineRule="auto"/>
              <w:jc w:val="center"/>
              <w:rPr>
                <w:ins w:id="636" w:author="David Dayan" w:date="2021-12-03T17:13:00Z"/>
                <w:rFonts w:ascii="Calibri" w:eastAsia="Times New Roman" w:hAnsi="Calibri" w:cs="Times New Roman"/>
                <w:color w:val="000000"/>
                <w:sz w:val="16"/>
                <w:szCs w:val="16"/>
              </w:rPr>
            </w:pPr>
            <w:proofErr w:type="spellStart"/>
            <w:ins w:id="63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638" w:author="David Dayan" w:date="2021-12-03T17:18:00Z">
              <w:tcPr>
                <w:tcW w:w="2876" w:type="dxa"/>
                <w:gridSpan w:val="2"/>
                <w:tcBorders>
                  <w:top w:val="nil"/>
                  <w:left w:val="nil"/>
                  <w:bottom w:val="nil"/>
                  <w:right w:val="nil"/>
                </w:tcBorders>
                <w:shd w:val="clear" w:color="auto" w:fill="auto"/>
                <w:noWrap/>
                <w:vAlign w:val="bottom"/>
                <w:hideMark/>
              </w:tcPr>
            </w:tcPrChange>
          </w:tcPr>
          <w:p w14:paraId="5C3FD242" w14:textId="77777777" w:rsidR="00036D0E" w:rsidRPr="00036D0E" w:rsidRDefault="00036D0E" w:rsidP="00245317">
            <w:pPr>
              <w:spacing w:after="0" w:line="240" w:lineRule="auto"/>
              <w:jc w:val="center"/>
              <w:rPr>
                <w:ins w:id="639" w:author="David Dayan" w:date="2021-12-03T17:13:00Z"/>
                <w:rFonts w:ascii="Calibri" w:eastAsia="Times New Roman" w:hAnsi="Calibri" w:cs="Times New Roman"/>
                <w:color w:val="000000"/>
                <w:sz w:val="16"/>
                <w:szCs w:val="16"/>
              </w:rPr>
            </w:pPr>
            <w:proofErr w:type="spellStart"/>
            <w:ins w:id="64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641" w:author="David Dayan" w:date="2021-12-03T17:18:00Z">
              <w:tcPr>
                <w:tcW w:w="1426" w:type="dxa"/>
                <w:tcBorders>
                  <w:top w:val="nil"/>
                  <w:left w:val="nil"/>
                  <w:bottom w:val="nil"/>
                  <w:right w:val="nil"/>
                </w:tcBorders>
                <w:shd w:val="clear" w:color="auto" w:fill="auto"/>
                <w:noWrap/>
                <w:vAlign w:val="bottom"/>
                <w:hideMark/>
              </w:tcPr>
            </w:tcPrChange>
          </w:tcPr>
          <w:p w14:paraId="17720BDD" w14:textId="77777777" w:rsidR="00036D0E" w:rsidRPr="00036D0E" w:rsidRDefault="00036D0E" w:rsidP="00245317">
            <w:pPr>
              <w:spacing w:after="0" w:line="240" w:lineRule="auto"/>
              <w:jc w:val="center"/>
              <w:rPr>
                <w:ins w:id="642" w:author="David Dayan" w:date="2021-12-03T17:13:00Z"/>
                <w:rFonts w:ascii="Calibri" w:eastAsia="Times New Roman" w:hAnsi="Calibri" w:cs="Times New Roman"/>
                <w:color w:val="000000"/>
                <w:sz w:val="16"/>
                <w:szCs w:val="16"/>
              </w:rPr>
            </w:pPr>
            <w:proofErr w:type="spellStart"/>
            <w:ins w:id="64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754BA956" w14:textId="77777777" w:rsidTr="00245317">
        <w:trPr>
          <w:cantSplit/>
          <w:trHeight w:val="20"/>
          <w:ins w:id="644" w:author="David Dayan" w:date="2021-12-03T17:13:00Z"/>
          <w:trPrChange w:id="64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46" w:author="David Dayan" w:date="2021-12-03T17:18:00Z">
              <w:tcPr>
                <w:tcW w:w="1563" w:type="dxa"/>
                <w:tcBorders>
                  <w:top w:val="nil"/>
                  <w:left w:val="nil"/>
                  <w:bottom w:val="nil"/>
                  <w:right w:val="nil"/>
                </w:tcBorders>
                <w:shd w:val="clear" w:color="auto" w:fill="auto"/>
                <w:noWrap/>
                <w:vAlign w:val="bottom"/>
                <w:hideMark/>
              </w:tcPr>
            </w:tcPrChange>
          </w:tcPr>
          <w:p w14:paraId="1AEB5312" w14:textId="77777777" w:rsidR="00036D0E" w:rsidRPr="00036D0E" w:rsidRDefault="00036D0E" w:rsidP="00245317">
            <w:pPr>
              <w:spacing w:after="0" w:line="240" w:lineRule="auto"/>
              <w:jc w:val="center"/>
              <w:rPr>
                <w:ins w:id="647" w:author="David Dayan" w:date="2021-12-03T17:13:00Z"/>
                <w:rFonts w:ascii="Calibri" w:eastAsia="Times New Roman" w:hAnsi="Calibri" w:cs="Times New Roman"/>
                <w:color w:val="000000"/>
                <w:sz w:val="16"/>
                <w:szCs w:val="16"/>
              </w:rPr>
            </w:pPr>
            <w:ins w:id="648" w:author="David Dayan" w:date="2021-12-03T17:13:00Z">
              <w:r w:rsidRPr="00036D0E">
                <w:rPr>
                  <w:rFonts w:ascii="Calibri" w:eastAsia="Times New Roman" w:hAnsi="Calibri" w:cs="Times New Roman"/>
                  <w:color w:val="000000"/>
                  <w:sz w:val="16"/>
                  <w:szCs w:val="16"/>
                </w:rPr>
                <w:t>OtsAC20ROGR_0012</w:t>
              </w:r>
            </w:ins>
          </w:p>
        </w:tc>
        <w:tc>
          <w:tcPr>
            <w:tcW w:w="746" w:type="dxa"/>
            <w:tcBorders>
              <w:top w:val="nil"/>
              <w:left w:val="nil"/>
              <w:bottom w:val="nil"/>
              <w:right w:val="nil"/>
            </w:tcBorders>
            <w:shd w:val="clear" w:color="auto" w:fill="auto"/>
            <w:noWrap/>
            <w:vAlign w:val="bottom"/>
            <w:hideMark/>
            <w:tcPrChange w:id="649" w:author="David Dayan" w:date="2021-12-03T17:18:00Z">
              <w:tcPr>
                <w:tcW w:w="746" w:type="dxa"/>
                <w:tcBorders>
                  <w:top w:val="nil"/>
                  <w:left w:val="nil"/>
                  <w:bottom w:val="nil"/>
                  <w:right w:val="nil"/>
                </w:tcBorders>
                <w:shd w:val="clear" w:color="auto" w:fill="auto"/>
                <w:noWrap/>
                <w:vAlign w:val="bottom"/>
                <w:hideMark/>
              </w:tcPr>
            </w:tcPrChange>
          </w:tcPr>
          <w:p w14:paraId="50DE95A1" w14:textId="77777777" w:rsidR="00036D0E" w:rsidRPr="00036D0E" w:rsidRDefault="00036D0E" w:rsidP="00245317">
            <w:pPr>
              <w:spacing w:after="0" w:line="240" w:lineRule="auto"/>
              <w:jc w:val="center"/>
              <w:rPr>
                <w:ins w:id="650" w:author="David Dayan" w:date="2021-12-03T17:13:00Z"/>
                <w:rFonts w:ascii="Calibri" w:eastAsia="Times New Roman" w:hAnsi="Calibri" w:cs="Times New Roman"/>
                <w:color w:val="000000"/>
                <w:sz w:val="16"/>
                <w:szCs w:val="16"/>
              </w:rPr>
            </w:pPr>
            <w:ins w:id="651" w:author="David Dayan" w:date="2021-12-03T17:13:00Z">
              <w:r w:rsidRPr="00036D0E">
                <w:rPr>
                  <w:rFonts w:ascii="Calibri" w:eastAsia="Times New Roman" w:hAnsi="Calibri" w:cs="Times New Roman"/>
                  <w:color w:val="000000"/>
                  <w:sz w:val="16"/>
                  <w:szCs w:val="16"/>
                </w:rPr>
                <w:t>4/14/20</w:t>
              </w:r>
            </w:ins>
          </w:p>
        </w:tc>
        <w:tc>
          <w:tcPr>
            <w:tcW w:w="599" w:type="dxa"/>
            <w:tcBorders>
              <w:top w:val="nil"/>
              <w:left w:val="nil"/>
              <w:bottom w:val="nil"/>
              <w:right w:val="nil"/>
            </w:tcBorders>
            <w:shd w:val="clear" w:color="auto" w:fill="auto"/>
            <w:noWrap/>
            <w:vAlign w:val="bottom"/>
            <w:hideMark/>
            <w:tcPrChange w:id="652" w:author="David Dayan" w:date="2021-12-03T17:18:00Z">
              <w:tcPr>
                <w:tcW w:w="599" w:type="dxa"/>
                <w:tcBorders>
                  <w:top w:val="nil"/>
                  <w:left w:val="nil"/>
                  <w:bottom w:val="nil"/>
                  <w:right w:val="nil"/>
                </w:tcBorders>
                <w:shd w:val="clear" w:color="auto" w:fill="auto"/>
                <w:noWrap/>
                <w:vAlign w:val="bottom"/>
                <w:hideMark/>
              </w:tcPr>
            </w:tcPrChange>
          </w:tcPr>
          <w:p w14:paraId="061F3542" w14:textId="77777777" w:rsidR="00036D0E" w:rsidRPr="00036D0E" w:rsidRDefault="00036D0E" w:rsidP="00245317">
            <w:pPr>
              <w:spacing w:after="0" w:line="240" w:lineRule="auto"/>
              <w:jc w:val="center"/>
              <w:rPr>
                <w:ins w:id="653" w:author="David Dayan" w:date="2021-12-03T17:13:00Z"/>
                <w:rFonts w:ascii="Calibri" w:eastAsia="Times New Roman" w:hAnsi="Calibri" w:cs="Times New Roman"/>
                <w:color w:val="000000"/>
                <w:sz w:val="16"/>
                <w:szCs w:val="16"/>
              </w:rPr>
            </w:pPr>
            <w:ins w:id="654" w:author="David Dayan" w:date="2021-12-03T17:13:00Z">
              <w:r w:rsidRPr="00036D0E">
                <w:rPr>
                  <w:rFonts w:ascii="Calibri" w:eastAsia="Times New Roman" w:hAnsi="Calibri" w:cs="Times New Roman"/>
                  <w:color w:val="000000"/>
                  <w:sz w:val="16"/>
                  <w:szCs w:val="16"/>
                </w:rPr>
                <w:t>105</w:t>
              </w:r>
            </w:ins>
          </w:p>
        </w:tc>
        <w:tc>
          <w:tcPr>
            <w:tcW w:w="1142" w:type="dxa"/>
            <w:tcBorders>
              <w:top w:val="nil"/>
              <w:left w:val="nil"/>
              <w:bottom w:val="nil"/>
              <w:right w:val="nil"/>
            </w:tcBorders>
            <w:shd w:val="clear" w:color="auto" w:fill="auto"/>
            <w:noWrap/>
            <w:vAlign w:val="bottom"/>
            <w:hideMark/>
            <w:tcPrChange w:id="655" w:author="David Dayan" w:date="2021-12-03T17:18:00Z">
              <w:tcPr>
                <w:tcW w:w="1142" w:type="dxa"/>
                <w:tcBorders>
                  <w:top w:val="nil"/>
                  <w:left w:val="nil"/>
                  <w:bottom w:val="nil"/>
                  <w:right w:val="nil"/>
                </w:tcBorders>
                <w:shd w:val="clear" w:color="auto" w:fill="auto"/>
                <w:noWrap/>
                <w:vAlign w:val="bottom"/>
                <w:hideMark/>
              </w:tcPr>
            </w:tcPrChange>
          </w:tcPr>
          <w:p w14:paraId="764ACA70" w14:textId="77777777" w:rsidR="00036D0E" w:rsidRPr="00036D0E" w:rsidRDefault="00036D0E" w:rsidP="00245317">
            <w:pPr>
              <w:spacing w:after="0" w:line="240" w:lineRule="auto"/>
              <w:jc w:val="center"/>
              <w:rPr>
                <w:ins w:id="656" w:author="David Dayan" w:date="2021-12-03T17:13:00Z"/>
                <w:rFonts w:ascii="Calibri" w:eastAsia="Times New Roman" w:hAnsi="Calibri" w:cs="Times New Roman"/>
                <w:color w:val="000000"/>
                <w:sz w:val="16"/>
                <w:szCs w:val="16"/>
              </w:rPr>
            </w:pPr>
            <w:proofErr w:type="spellStart"/>
            <w:ins w:id="657"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658" w:author="David Dayan" w:date="2021-12-03T17:18:00Z">
              <w:tcPr>
                <w:tcW w:w="1440" w:type="dxa"/>
                <w:tcBorders>
                  <w:top w:val="nil"/>
                  <w:left w:val="nil"/>
                  <w:bottom w:val="nil"/>
                  <w:right w:val="nil"/>
                </w:tcBorders>
                <w:shd w:val="clear" w:color="auto" w:fill="auto"/>
                <w:noWrap/>
                <w:vAlign w:val="bottom"/>
                <w:hideMark/>
              </w:tcPr>
            </w:tcPrChange>
          </w:tcPr>
          <w:p w14:paraId="2E4523FF" w14:textId="77777777" w:rsidR="00036D0E" w:rsidRPr="00036D0E" w:rsidRDefault="00036D0E" w:rsidP="00245317">
            <w:pPr>
              <w:spacing w:after="0" w:line="240" w:lineRule="auto"/>
              <w:jc w:val="center"/>
              <w:rPr>
                <w:ins w:id="659" w:author="David Dayan" w:date="2021-12-03T17:13:00Z"/>
                <w:rFonts w:ascii="Calibri" w:eastAsia="Times New Roman" w:hAnsi="Calibri" w:cs="Times New Roman"/>
                <w:color w:val="000000"/>
                <w:sz w:val="16"/>
                <w:szCs w:val="16"/>
              </w:rPr>
            </w:pPr>
            <w:ins w:id="660" w:author="David Dayan" w:date="2021-12-03T17:13:00Z">
              <w:r w:rsidRPr="00036D0E">
                <w:rPr>
                  <w:rFonts w:ascii="Calibri" w:eastAsia="Times New Roman" w:hAnsi="Calibri" w:cs="Times New Roman"/>
                  <w:color w:val="000000"/>
                  <w:sz w:val="16"/>
                  <w:szCs w:val="16"/>
                </w:rPr>
                <w:t>Cole Riffle</w:t>
              </w:r>
            </w:ins>
          </w:p>
        </w:tc>
        <w:tc>
          <w:tcPr>
            <w:tcW w:w="1530" w:type="dxa"/>
            <w:tcBorders>
              <w:top w:val="nil"/>
              <w:left w:val="nil"/>
              <w:bottom w:val="nil"/>
              <w:right w:val="nil"/>
            </w:tcBorders>
            <w:shd w:val="clear" w:color="auto" w:fill="auto"/>
            <w:noWrap/>
            <w:vAlign w:val="bottom"/>
            <w:hideMark/>
            <w:tcPrChange w:id="661" w:author="David Dayan" w:date="2021-12-03T17:18:00Z">
              <w:tcPr>
                <w:tcW w:w="1530" w:type="dxa"/>
                <w:tcBorders>
                  <w:top w:val="nil"/>
                  <w:left w:val="nil"/>
                  <w:bottom w:val="nil"/>
                  <w:right w:val="nil"/>
                </w:tcBorders>
                <w:shd w:val="clear" w:color="auto" w:fill="auto"/>
                <w:noWrap/>
                <w:vAlign w:val="bottom"/>
                <w:hideMark/>
              </w:tcPr>
            </w:tcPrChange>
          </w:tcPr>
          <w:p w14:paraId="2D82CA79" w14:textId="77777777" w:rsidR="00036D0E" w:rsidRPr="00036D0E" w:rsidRDefault="00036D0E" w:rsidP="00245317">
            <w:pPr>
              <w:spacing w:after="0" w:line="240" w:lineRule="auto"/>
              <w:jc w:val="center"/>
              <w:rPr>
                <w:ins w:id="662" w:author="David Dayan" w:date="2021-12-03T17:13:00Z"/>
                <w:rFonts w:ascii="Calibri" w:eastAsia="Times New Roman" w:hAnsi="Calibri" w:cs="Times New Roman"/>
                <w:color w:val="000000"/>
                <w:sz w:val="16"/>
                <w:szCs w:val="16"/>
              </w:rPr>
            </w:pPr>
            <w:ins w:id="66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664" w:author="David Dayan" w:date="2021-12-03T17:18:00Z">
              <w:tcPr>
                <w:tcW w:w="898" w:type="dxa"/>
                <w:tcBorders>
                  <w:top w:val="nil"/>
                  <w:left w:val="nil"/>
                  <w:bottom w:val="nil"/>
                  <w:right w:val="nil"/>
                </w:tcBorders>
                <w:shd w:val="clear" w:color="auto" w:fill="auto"/>
                <w:noWrap/>
                <w:vAlign w:val="bottom"/>
                <w:hideMark/>
              </w:tcPr>
            </w:tcPrChange>
          </w:tcPr>
          <w:p w14:paraId="0D9E5FD3" w14:textId="77777777" w:rsidR="00036D0E" w:rsidRPr="00036D0E" w:rsidRDefault="00036D0E" w:rsidP="00245317">
            <w:pPr>
              <w:spacing w:after="0" w:line="240" w:lineRule="auto"/>
              <w:jc w:val="center"/>
              <w:rPr>
                <w:ins w:id="665" w:author="David Dayan" w:date="2021-12-03T17:13:00Z"/>
                <w:rFonts w:ascii="Calibri" w:eastAsia="Times New Roman" w:hAnsi="Calibri" w:cs="Times New Roman"/>
                <w:color w:val="000000"/>
                <w:sz w:val="16"/>
                <w:szCs w:val="16"/>
              </w:rPr>
            </w:pPr>
            <w:ins w:id="66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667" w:author="David Dayan" w:date="2021-12-03T17:18:00Z">
              <w:tcPr>
                <w:tcW w:w="902" w:type="dxa"/>
                <w:tcBorders>
                  <w:top w:val="nil"/>
                  <w:left w:val="nil"/>
                  <w:bottom w:val="nil"/>
                  <w:right w:val="nil"/>
                </w:tcBorders>
                <w:shd w:val="clear" w:color="auto" w:fill="auto"/>
                <w:noWrap/>
                <w:vAlign w:val="bottom"/>
                <w:hideMark/>
              </w:tcPr>
            </w:tcPrChange>
          </w:tcPr>
          <w:p w14:paraId="0FCEC94B" w14:textId="77777777" w:rsidR="00036D0E" w:rsidRPr="00036D0E" w:rsidRDefault="00036D0E" w:rsidP="00245317">
            <w:pPr>
              <w:spacing w:after="0" w:line="240" w:lineRule="auto"/>
              <w:jc w:val="center"/>
              <w:rPr>
                <w:ins w:id="668" w:author="David Dayan" w:date="2021-12-03T17:13:00Z"/>
                <w:rFonts w:ascii="Calibri" w:eastAsia="Times New Roman" w:hAnsi="Calibri" w:cs="Times New Roman"/>
                <w:color w:val="000000"/>
                <w:sz w:val="16"/>
                <w:szCs w:val="16"/>
              </w:rPr>
            </w:pPr>
            <w:ins w:id="66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670" w:author="David Dayan" w:date="2021-12-03T17:18:00Z">
              <w:tcPr>
                <w:tcW w:w="2160" w:type="dxa"/>
                <w:tcBorders>
                  <w:top w:val="nil"/>
                  <w:left w:val="nil"/>
                  <w:bottom w:val="nil"/>
                  <w:right w:val="nil"/>
                </w:tcBorders>
                <w:shd w:val="clear" w:color="auto" w:fill="auto"/>
                <w:noWrap/>
                <w:vAlign w:val="bottom"/>
                <w:hideMark/>
              </w:tcPr>
            </w:tcPrChange>
          </w:tcPr>
          <w:p w14:paraId="0B0CF919" w14:textId="77777777" w:rsidR="00036D0E" w:rsidRPr="00036D0E" w:rsidRDefault="00036D0E" w:rsidP="00245317">
            <w:pPr>
              <w:spacing w:after="0" w:line="240" w:lineRule="auto"/>
              <w:jc w:val="center"/>
              <w:rPr>
                <w:ins w:id="671" w:author="David Dayan" w:date="2021-12-03T17:13:00Z"/>
                <w:rFonts w:ascii="Calibri" w:eastAsia="Times New Roman" w:hAnsi="Calibri" w:cs="Times New Roman"/>
                <w:color w:val="000000"/>
                <w:sz w:val="16"/>
                <w:szCs w:val="16"/>
              </w:rPr>
            </w:pPr>
            <w:proofErr w:type="spellStart"/>
            <w:ins w:id="67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673" w:author="David Dayan" w:date="2021-12-03T17:18:00Z">
              <w:tcPr>
                <w:tcW w:w="2876" w:type="dxa"/>
                <w:gridSpan w:val="2"/>
                <w:tcBorders>
                  <w:top w:val="nil"/>
                  <w:left w:val="nil"/>
                  <w:bottom w:val="nil"/>
                  <w:right w:val="nil"/>
                </w:tcBorders>
                <w:shd w:val="clear" w:color="auto" w:fill="auto"/>
                <w:noWrap/>
                <w:vAlign w:val="bottom"/>
                <w:hideMark/>
              </w:tcPr>
            </w:tcPrChange>
          </w:tcPr>
          <w:p w14:paraId="0BBCE610" w14:textId="77777777" w:rsidR="00036D0E" w:rsidRPr="00036D0E" w:rsidRDefault="00036D0E" w:rsidP="00245317">
            <w:pPr>
              <w:spacing w:after="0" w:line="240" w:lineRule="auto"/>
              <w:jc w:val="center"/>
              <w:rPr>
                <w:ins w:id="674" w:author="David Dayan" w:date="2021-12-03T17:13:00Z"/>
                <w:rFonts w:ascii="Calibri" w:eastAsia="Times New Roman" w:hAnsi="Calibri" w:cs="Times New Roman"/>
                <w:color w:val="000000"/>
                <w:sz w:val="16"/>
                <w:szCs w:val="16"/>
              </w:rPr>
            </w:pPr>
            <w:proofErr w:type="spellStart"/>
            <w:ins w:id="67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676" w:author="David Dayan" w:date="2021-12-03T17:18:00Z">
              <w:tcPr>
                <w:tcW w:w="1426" w:type="dxa"/>
                <w:tcBorders>
                  <w:top w:val="nil"/>
                  <w:left w:val="nil"/>
                  <w:bottom w:val="nil"/>
                  <w:right w:val="nil"/>
                </w:tcBorders>
                <w:shd w:val="clear" w:color="auto" w:fill="auto"/>
                <w:noWrap/>
                <w:vAlign w:val="bottom"/>
                <w:hideMark/>
              </w:tcPr>
            </w:tcPrChange>
          </w:tcPr>
          <w:p w14:paraId="68D2AD35" w14:textId="77777777" w:rsidR="00036D0E" w:rsidRPr="00036D0E" w:rsidRDefault="00036D0E" w:rsidP="00245317">
            <w:pPr>
              <w:spacing w:after="0" w:line="240" w:lineRule="auto"/>
              <w:jc w:val="center"/>
              <w:rPr>
                <w:ins w:id="677" w:author="David Dayan" w:date="2021-12-03T17:13:00Z"/>
                <w:rFonts w:ascii="Calibri" w:eastAsia="Times New Roman" w:hAnsi="Calibri" w:cs="Times New Roman"/>
                <w:color w:val="000000"/>
                <w:sz w:val="16"/>
                <w:szCs w:val="16"/>
              </w:rPr>
            </w:pPr>
            <w:proofErr w:type="spellStart"/>
            <w:ins w:id="67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16DAC88D" w14:textId="77777777" w:rsidTr="00245317">
        <w:trPr>
          <w:cantSplit/>
          <w:trHeight w:val="20"/>
          <w:ins w:id="679" w:author="David Dayan" w:date="2021-12-03T17:13:00Z"/>
          <w:trPrChange w:id="68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81" w:author="David Dayan" w:date="2021-12-03T17:18:00Z">
              <w:tcPr>
                <w:tcW w:w="1563" w:type="dxa"/>
                <w:tcBorders>
                  <w:top w:val="nil"/>
                  <w:left w:val="nil"/>
                  <w:bottom w:val="nil"/>
                  <w:right w:val="nil"/>
                </w:tcBorders>
                <w:shd w:val="clear" w:color="auto" w:fill="auto"/>
                <w:noWrap/>
                <w:vAlign w:val="bottom"/>
                <w:hideMark/>
              </w:tcPr>
            </w:tcPrChange>
          </w:tcPr>
          <w:p w14:paraId="72AC3556" w14:textId="77777777" w:rsidR="00036D0E" w:rsidRPr="00036D0E" w:rsidRDefault="00036D0E" w:rsidP="00245317">
            <w:pPr>
              <w:spacing w:after="0" w:line="240" w:lineRule="auto"/>
              <w:jc w:val="center"/>
              <w:rPr>
                <w:ins w:id="682" w:author="David Dayan" w:date="2021-12-03T17:13:00Z"/>
                <w:rFonts w:ascii="Calibri" w:eastAsia="Times New Roman" w:hAnsi="Calibri" w:cs="Times New Roman"/>
                <w:color w:val="000000"/>
                <w:sz w:val="16"/>
                <w:szCs w:val="16"/>
              </w:rPr>
            </w:pPr>
            <w:ins w:id="683" w:author="David Dayan" w:date="2021-12-03T17:13:00Z">
              <w:r w:rsidRPr="00036D0E">
                <w:rPr>
                  <w:rFonts w:ascii="Calibri" w:eastAsia="Times New Roman" w:hAnsi="Calibri" w:cs="Times New Roman"/>
                  <w:color w:val="000000"/>
                  <w:sz w:val="16"/>
                  <w:szCs w:val="16"/>
                </w:rPr>
                <w:t>OtsAC20ROGR_0013</w:t>
              </w:r>
            </w:ins>
          </w:p>
        </w:tc>
        <w:tc>
          <w:tcPr>
            <w:tcW w:w="746" w:type="dxa"/>
            <w:tcBorders>
              <w:top w:val="nil"/>
              <w:left w:val="nil"/>
              <w:bottom w:val="nil"/>
              <w:right w:val="nil"/>
            </w:tcBorders>
            <w:shd w:val="clear" w:color="auto" w:fill="auto"/>
            <w:noWrap/>
            <w:vAlign w:val="bottom"/>
            <w:hideMark/>
            <w:tcPrChange w:id="684" w:author="David Dayan" w:date="2021-12-03T17:18:00Z">
              <w:tcPr>
                <w:tcW w:w="746" w:type="dxa"/>
                <w:tcBorders>
                  <w:top w:val="nil"/>
                  <w:left w:val="nil"/>
                  <w:bottom w:val="nil"/>
                  <w:right w:val="nil"/>
                </w:tcBorders>
                <w:shd w:val="clear" w:color="auto" w:fill="auto"/>
                <w:noWrap/>
                <w:vAlign w:val="bottom"/>
                <w:hideMark/>
              </w:tcPr>
            </w:tcPrChange>
          </w:tcPr>
          <w:p w14:paraId="53871010" w14:textId="77777777" w:rsidR="00036D0E" w:rsidRPr="00036D0E" w:rsidRDefault="00036D0E" w:rsidP="00245317">
            <w:pPr>
              <w:spacing w:after="0" w:line="240" w:lineRule="auto"/>
              <w:jc w:val="center"/>
              <w:rPr>
                <w:ins w:id="685" w:author="David Dayan" w:date="2021-12-03T17:13:00Z"/>
                <w:rFonts w:ascii="Calibri" w:eastAsia="Times New Roman" w:hAnsi="Calibri" w:cs="Times New Roman"/>
                <w:color w:val="000000"/>
                <w:sz w:val="16"/>
                <w:szCs w:val="16"/>
              </w:rPr>
            </w:pPr>
            <w:ins w:id="686" w:author="David Dayan" w:date="2021-12-03T17:13:00Z">
              <w:r w:rsidRPr="00036D0E">
                <w:rPr>
                  <w:rFonts w:ascii="Calibri" w:eastAsia="Times New Roman" w:hAnsi="Calibri" w:cs="Times New Roman"/>
                  <w:color w:val="000000"/>
                  <w:sz w:val="16"/>
                  <w:szCs w:val="16"/>
                </w:rPr>
                <w:t>4/15/20</w:t>
              </w:r>
            </w:ins>
          </w:p>
        </w:tc>
        <w:tc>
          <w:tcPr>
            <w:tcW w:w="599" w:type="dxa"/>
            <w:tcBorders>
              <w:top w:val="nil"/>
              <w:left w:val="nil"/>
              <w:bottom w:val="nil"/>
              <w:right w:val="nil"/>
            </w:tcBorders>
            <w:shd w:val="clear" w:color="auto" w:fill="auto"/>
            <w:noWrap/>
            <w:vAlign w:val="bottom"/>
            <w:hideMark/>
            <w:tcPrChange w:id="687" w:author="David Dayan" w:date="2021-12-03T17:18:00Z">
              <w:tcPr>
                <w:tcW w:w="599" w:type="dxa"/>
                <w:tcBorders>
                  <w:top w:val="nil"/>
                  <w:left w:val="nil"/>
                  <w:bottom w:val="nil"/>
                  <w:right w:val="nil"/>
                </w:tcBorders>
                <w:shd w:val="clear" w:color="auto" w:fill="auto"/>
                <w:noWrap/>
                <w:vAlign w:val="bottom"/>
                <w:hideMark/>
              </w:tcPr>
            </w:tcPrChange>
          </w:tcPr>
          <w:p w14:paraId="7F801E55" w14:textId="77777777" w:rsidR="00036D0E" w:rsidRPr="00036D0E" w:rsidRDefault="00036D0E" w:rsidP="00245317">
            <w:pPr>
              <w:spacing w:after="0" w:line="240" w:lineRule="auto"/>
              <w:jc w:val="center"/>
              <w:rPr>
                <w:ins w:id="688" w:author="David Dayan" w:date="2021-12-03T17:13:00Z"/>
                <w:rFonts w:ascii="Calibri" w:eastAsia="Times New Roman" w:hAnsi="Calibri" w:cs="Times New Roman"/>
                <w:color w:val="000000"/>
                <w:sz w:val="16"/>
                <w:szCs w:val="16"/>
              </w:rPr>
            </w:pPr>
            <w:ins w:id="689" w:author="David Dayan" w:date="2021-12-03T17:13:00Z">
              <w:r w:rsidRPr="00036D0E">
                <w:rPr>
                  <w:rFonts w:ascii="Calibri" w:eastAsia="Times New Roman" w:hAnsi="Calibri" w:cs="Times New Roman"/>
                  <w:color w:val="000000"/>
                  <w:sz w:val="16"/>
                  <w:szCs w:val="16"/>
                </w:rPr>
                <w:t>106</w:t>
              </w:r>
            </w:ins>
          </w:p>
        </w:tc>
        <w:tc>
          <w:tcPr>
            <w:tcW w:w="1142" w:type="dxa"/>
            <w:tcBorders>
              <w:top w:val="nil"/>
              <w:left w:val="nil"/>
              <w:bottom w:val="nil"/>
              <w:right w:val="nil"/>
            </w:tcBorders>
            <w:shd w:val="clear" w:color="auto" w:fill="auto"/>
            <w:noWrap/>
            <w:vAlign w:val="bottom"/>
            <w:hideMark/>
            <w:tcPrChange w:id="690" w:author="David Dayan" w:date="2021-12-03T17:18:00Z">
              <w:tcPr>
                <w:tcW w:w="1142" w:type="dxa"/>
                <w:tcBorders>
                  <w:top w:val="nil"/>
                  <w:left w:val="nil"/>
                  <w:bottom w:val="nil"/>
                  <w:right w:val="nil"/>
                </w:tcBorders>
                <w:shd w:val="clear" w:color="auto" w:fill="auto"/>
                <w:noWrap/>
                <w:vAlign w:val="bottom"/>
                <w:hideMark/>
              </w:tcPr>
            </w:tcPrChange>
          </w:tcPr>
          <w:p w14:paraId="7118B1FD" w14:textId="77777777" w:rsidR="00036D0E" w:rsidRPr="00036D0E" w:rsidRDefault="00036D0E" w:rsidP="00245317">
            <w:pPr>
              <w:spacing w:after="0" w:line="240" w:lineRule="auto"/>
              <w:jc w:val="center"/>
              <w:rPr>
                <w:ins w:id="691" w:author="David Dayan" w:date="2021-12-03T17:13:00Z"/>
                <w:rFonts w:ascii="Calibri" w:eastAsia="Times New Roman" w:hAnsi="Calibri" w:cs="Times New Roman"/>
                <w:color w:val="000000"/>
                <w:sz w:val="16"/>
                <w:szCs w:val="16"/>
              </w:rPr>
            </w:pPr>
            <w:ins w:id="692"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693" w:author="David Dayan" w:date="2021-12-03T17:18:00Z">
              <w:tcPr>
                <w:tcW w:w="1440" w:type="dxa"/>
                <w:tcBorders>
                  <w:top w:val="nil"/>
                  <w:left w:val="nil"/>
                  <w:bottom w:val="nil"/>
                  <w:right w:val="nil"/>
                </w:tcBorders>
                <w:shd w:val="clear" w:color="auto" w:fill="auto"/>
                <w:noWrap/>
                <w:vAlign w:val="bottom"/>
                <w:hideMark/>
              </w:tcPr>
            </w:tcPrChange>
          </w:tcPr>
          <w:p w14:paraId="5B7134B7" w14:textId="77777777" w:rsidR="00036D0E" w:rsidRPr="00036D0E" w:rsidRDefault="00036D0E" w:rsidP="00245317">
            <w:pPr>
              <w:spacing w:after="0" w:line="240" w:lineRule="auto"/>
              <w:jc w:val="center"/>
              <w:rPr>
                <w:ins w:id="694" w:author="David Dayan" w:date="2021-12-03T17:13:00Z"/>
                <w:rFonts w:ascii="Calibri" w:eastAsia="Times New Roman" w:hAnsi="Calibri" w:cs="Times New Roman"/>
                <w:color w:val="000000"/>
                <w:sz w:val="16"/>
                <w:szCs w:val="16"/>
              </w:rPr>
            </w:pPr>
            <w:ins w:id="695"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696" w:author="David Dayan" w:date="2021-12-03T17:18:00Z">
              <w:tcPr>
                <w:tcW w:w="1530" w:type="dxa"/>
                <w:tcBorders>
                  <w:top w:val="nil"/>
                  <w:left w:val="nil"/>
                  <w:bottom w:val="nil"/>
                  <w:right w:val="nil"/>
                </w:tcBorders>
                <w:shd w:val="clear" w:color="auto" w:fill="auto"/>
                <w:noWrap/>
                <w:vAlign w:val="bottom"/>
                <w:hideMark/>
              </w:tcPr>
            </w:tcPrChange>
          </w:tcPr>
          <w:p w14:paraId="2100296C" w14:textId="77777777" w:rsidR="00036D0E" w:rsidRPr="00036D0E" w:rsidRDefault="00036D0E" w:rsidP="00245317">
            <w:pPr>
              <w:spacing w:after="0" w:line="240" w:lineRule="auto"/>
              <w:jc w:val="center"/>
              <w:rPr>
                <w:ins w:id="697" w:author="David Dayan" w:date="2021-12-03T17:13:00Z"/>
                <w:rFonts w:ascii="Calibri" w:eastAsia="Times New Roman" w:hAnsi="Calibri" w:cs="Times New Roman"/>
                <w:color w:val="000000"/>
                <w:sz w:val="16"/>
                <w:szCs w:val="16"/>
              </w:rPr>
            </w:pPr>
            <w:ins w:id="69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699" w:author="David Dayan" w:date="2021-12-03T17:18:00Z">
              <w:tcPr>
                <w:tcW w:w="898" w:type="dxa"/>
                <w:tcBorders>
                  <w:top w:val="nil"/>
                  <w:left w:val="nil"/>
                  <w:bottom w:val="nil"/>
                  <w:right w:val="nil"/>
                </w:tcBorders>
                <w:shd w:val="clear" w:color="auto" w:fill="auto"/>
                <w:noWrap/>
                <w:vAlign w:val="bottom"/>
                <w:hideMark/>
              </w:tcPr>
            </w:tcPrChange>
          </w:tcPr>
          <w:p w14:paraId="1E41DF04" w14:textId="77777777" w:rsidR="00036D0E" w:rsidRPr="00036D0E" w:rsidRDefault="00036D0E" w:rsidP="00245317">
            <w:pPr>
              <w:spacing w:after="0" w:line="240" w:lineRule="auto"/>
              <w:jc w:val="center"/>
              <w:rPr>
                <w:ins w:id="700" w:author="David Dayan" w:date="2021-12-03T17:13:00Z"/>
                <w:rFonts w:ascii="Calibri" w:eastAsia="Times New Roman" w:hAnsi="Calibri" w:cs="Times New Roman"/>
                <w:color w:val="000000"/>
                <w:sz w:val="16"/>
                <w:szCs w:val="16"/>
              </w:rPr>
            </w:pPr>
            <w:ins w:id="70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702" w:author="David Dayan" w:date="2021-12-03T17:18:00Z">
              <w:tcPr>
                <w:tcW w:w="902" w:type="dxa"/>
                <w:tcBorders>
                  <w:top w:val="nil"/>
                  <w:left w:val="nil"/>
                  <w:bottom w:val="nil"/>
                  <w:right w:val="nil"/>
                </w:tcBorders>
                <w:shd w:val="clear" w:color="auto" w:fill="auto"/>
                <w:noWrap/>
                <w:vAlign w:val="bottom"/>
                <w:hideMark/>
              </w:tcPr>
            </w:tcPrChange>
          </w:tcPr>
          <w:p w14:paraId="60155A91" w14:textId="77777777" w:rsidR="00036D0E" w:rsidRPr="00036D0E" w:rsidRDefault="00036D0E" w:rsidP="00245317">
            <w:pPr>
              <w:spacing w:after="0" w:line="240" w:lineRule="auto"/>
              <w:jc w:val="center"/>
              <w:rPr>
                <w:ins w:id="703" w:author="David Dayan" w:date="2021-12-03T17:13:00Z"/>
                <w:rFonts w:ascii="Calibri" w:eastAsia="Times New Roman" w:hAnsi="Calibri" w:cs="Times New Roman"/>
                <w:color w:val="000000"/>
                <w:sz w:val="16"/>
                <w:szCs w:val="16"/>
              </w:rPr>
            </w:pPr>
            <w:ins w:id="70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705" w:author="David Dayan" w:date="2021-12-03T17:18:00Z">
              <w:tcPr>
                <w:tcW w:w="2160" w:type="dxa"/>
                <w:tcBorders>
                  <w:top w:val="nil"/>
                  <w:left w:val="nil"/>
                  <w:bottom w:val="nil"/>
                  <w:right w:val="nil"/>
                </w:tcBorders>
                <w:shd w:val="clear" w:color="auto" w:fill="auto"/>
                <w:noWrap/>
                <w:vAlign w:val="bottom"/>
                <w:hideMark/>
              </w:tcPr>
            </w:tcPrChange>
          </w:tcPr>
          <w:p w14:paraId="2E405CC5" w14:textId="77777777" w:rsidR="00036D0E" w:rsidRPr="00036D0E" w:rsidRDefault="00036D0E" w:rsidP="00245317">
            <w:pPr>
              <w:spacing w:after="0" w:line="240" w:lineRule="auto"/>
              <w:jc w:val="center"/>
              <w:rPr>
                <w:ins w:id="706" w:author="David Dayan" w:date="2021-12-03T17:13:00Z"/>
                <w:rFonts w:ascii="Calibri" w:eastAsia="Times New Roman" w:hAnsi="Calibri" w:cs="Times New Roman"/>
                <w:color w:val="000000"/>
                <w:sz w:val="16"/>
                <w:szCs w:val="16"/>
              </w:rPr>
            </w:pPr>
            <w:proofErr w:type="spellStart"/>
            <w:ins w:id="70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708" w:author="David Dayan" w:date="2021-12-03T17:18:00Z">
              <w:tcPr>
                <w:tcW w:w="2876" w:type="dxa"/>
                <w:gridSpan w:val="2"/>
                <w:tcBorders>
                  <w:top w:val="nil"/>
                  <w:left w:val="nil"/>
                  <w:bottom w:val="nil"/>
                  <w:right w:val="nil"/>
                </w:tcBorders>
                <w:shd w:val="clear" w:color="auto" w:fill="auto"/>
                <w:noWrap/>
                <w:vAlign w:val="bottom"/>
                <w:hideMark/>
              </w:tcPr>
            </w:tcPrChange>
          </w:tcPr>
          <w:p w14:paraId="7633C136" w14:textId="77777777" w:rsidR="00036D0E" w:rsidRPr="00036D0E" w:rsidRDefault="00036D0E" w:rsidP="00245317">
            <w:pPr>
              <w:spacing w:after="0" w:line="240" w:lineRule="auto"/>
              <w:jc w:val="center"/>
              <w:rPr>
                <w:ins w:id="709" w:author="David Dayan" w:date="2021-12-03T17:13:00Z"/>
                <w:rFonts w:ascii="Calibri" w:eastAsia="Times New Roman" w:hAnsi="Calibri" w:cs="Times New Roman"/>
                <w:color w:val="000000"/>
                <w:sz w:val="16"/>
                <w:szCs w:val="16"/>
              </w:rPr>
            </w:pPr>
            <w:proofErr w:type="spellStart"/>
            <w:ins w:id="71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711" w:author="David Dayan" w:date="2021-12-03T17:18:00Z">
              <w:tcPr>
                <w:tcW w:w="1426" w:type="dxa"/>
                <w:tcBorders>
                  <w:top w:val="nil"/>
                  <w:left w:val="nil"/>
                  <w:bottom w:val="nil"/>
                  <w:right w:val="nil"/>
                </w:tcBorders>
                <w:shd w:val="clear" w:color="auto" w:fill="auto"/>
                <w:noWrap/>
                <w:vAlign w:val="bottom"/>
                <w:hideMark/>
              </w:tcPr>
            </w:tcPrChange>
          </w:tcPr>
          <w:p w14:paraId="3A88380B" w14:textId="77777777" w:rsidR="00036D0E" w:rsidRPr="00036D0E" w:rsidRDefault="00036D0E" w:rsidP="00245317">
            <w:pPr>
              <w:spacing w:after="0" w:line="240" w:lineRule="auto"/>
              <w:jc w:val="center"/>
              <w:rPr>
                <w:ins w:id="712" w:author="David Dayan" w:date="2021-12-03T17:13:00Z"/>
                <w:rFonts w:ascii="Calibri" w:eastAsia="Times New Roman" w:hAnsi="Calibri" w:cs="Times New Roman"/>
                <w:color w:val="000000"/>
                <w:sz w:val="16"/>
                <w:szCs w:val="16"/>
              </w:rPr>
            </w:pPr>
            <w:proofErr w:type="spellStart"/>
            <w:ins w:id="71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0591AF72" w14:textId="77777777" w:rsidTr="00245317">
        <w:trPr>
          <w:cantSplit/>
          <w:trHeight w:val="20"/>
          <w:ins w:id="714" w:author="David Dayan" w:date="2021-12-03T17:13:00Z"/>
          <w:trPrChange w:id="71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16" w:author="David Dayan" w:date="2021-12-03T17:18:00Z">
              <w:tcPr>
                <w:tcW w:w="1563" w:type="dxa"/>
                <w:tcBorders>
                  <w:top w:val="nil"/>
                  <w:left w:val="nil"/>
                  <w:bottom w:val="nil"/>
                  <w:right w:val="nil"/>
                </w:tcBorders>
                <w:shd w:val="clear" w:color="auto" w:fill="auto"/>
                <w:noWrap/>
                <w:vAlign w:val="bottom"/>
                <w:hideMark/>
              </w:tcPr>
            </w:tcPrChange>
          </w:tcPr>
          <w:p w14:paraId="624C98CB" w14:textId="77777777" w:rsidR="00036D0E" w:rsidRPr="00036D0E" w:rsidRDefault="00036D0E" w:rsidP="00245317">
            <w:pPr>
              <w:spacing w:after="0" w:line="240" w:lineRule="auto"/>
              <w:jc w:val="center"/>
              <w:rPr>
                <w:ins w:id="717" w:author="David Dayan" w:date="2021-12-03T17:13:00Z"/>
                <w:rFonts w:ascii="Calibri" w:eastAsia="Times New Roman" w:hAnsi="Calibri" w:cs="Times New Roman"/>
                <w:color w:val="000000"/>
                <w:sz w:val="16"/>
                <w:szCs w:val="16"/>
              </w:rPr>
            </w:pPr>
            <w:ins w:id="718" w:author="David Dayan" w:date="2021-12-03T17:13:00Z">
              <w:r w:rsidRPr="00036D0E">
                <w:rPr>
                  <w:rFonts w:ascii="Calibri" w:eastAsia="Times New Roman" w:hAnsi="Calibri" w:cs="Times New Roman"/>
                  <w:color w:val="000000"/>
                  <w:sz w:val="16"/>
                  <w:szCs w:val="16"/>
                </w:rPr>
                <w:t>OtsAC20ROGR_0014</w:t>
              </w:r>
            </w:ins>
          </w:p>
        </w:tc>
        <w:tc>
          <w:tcPr>
            <w:tcW w:w="746" w:type="dxa"/>
            <w:tcBorders>
              <w:top w:val="nil"/>
              <w:left w:val="nil"/>
              <w:bottom w:val="nil"/>
              <w:right w:val="nil"/>
            </w:tcBorders>
            <w:shd w:val="clear" w:color="auto" w:fill="auto"/>
            <w:noWrap/>
            <w:vAlign w:val="bottom"/>
            <w:hideMark/>
            <w:tcPrChange w:id="719" w:author="David Dayan" w:date="2021-12-03T17:18:00Z">
              <w:tcPr>
                <w:tcW w:w="746" w:type="dxa"/>
                <w:tcBorders>
                  <w:top w:val="nil"/>
                  <w:left w:val="nil"/>
                  <w:bottom w:val="nil"/>
                  <w:right w:val="nil"/>
                </w:tcBorders>
                <w:shd w:val="clear" w:color="auto" w:fill="auto"/>
                <w:noWrap/>
                <w:vAlign w:val="bottom"/>
                <w:hideMark/>
              </w:tcPr>
            </w:tcPrChange>
          </w:tcPr>
          <w:p w14:paraId="2F8EA034" w14:textId="77777777" w:rsidR="00036D0E" w:rsidRPr="00036D0E" w:rsidRDefault="00036D0E" w:rsidP="00245317">
            <w:pPr>
              <w:spacing w:after="0" w:line="240" w:lineRule="auto"/>
              <w:jc w:val="center"/>
              <w:rPr>
                <w:ins w:id="720" w:author="David Dayan" w:date="2021-12-03T17:13:00Z"/>
                <w:rFonts w:ascii="Calibri" w:eastAsia="Times New Roman" w:hAnsi="Calibri" w:cs="Times New Roman"/>
                <w:color w:val="000000"/>
                <w:sz w:val="16"/>
                <w:szCs w:val="16"/>
              </w:rPr>
            </w:pPr>
            <w:ins w:id="721" w:author="David Dayan" w:date="2021-12-03T17:13:00Z">
              <w:r w:rsidRPr="00036D0E">
                <w:rPr>
                  <w:rFonts w:ascii="Calibri" w:eastAsia="Times New Roman" w:hAnsi="Calibri" w:cs="Times New Roman"/>
                  <w:color w:val="000000"/>
                  <w:sz w:val="16"/>
                  <w:szCs w:val="16"/>
                </w:rPr>
                <w:t>4/27/20</w:t>
              </w:r>
            </w:ins>
          </w:p>
        </w:tc>
        <w:tc>
          <w:tcPr>
            <w:tcW w:w="599" w:type="dxa"/>
            <w:tcBorders>
              <w:top w:val="nil"/>
              <w:left w:val="nil"/>
              <w:bottom w:val="nil"/>
              <w:right w:val="nil"/>
            </w:tcBorders>
            <w:shd w:val="clear" w:color="auto" w:fill="auto"/>
            <w:noWrap/>
            <w:vAlign w:val="bottom"/>
            <w:hideMark/>
            <w:tcPrChange w:id="722" w:author="David Dayan" w:date="2021-12-03T17:18:00Z">
              <w:tcPr>
                <w:tcW w:w="599" w:type="dxa"/>
                <w:tcBorders>
                  <w:top w:val="nil"/>
                  <w:left w:val="nil"/>
                  <w:bottom w:val="nil"/>
                  <w:right w:val="nil"/>
                </w:tcBorders>
                <w:shd w:val="clear" w:color="auto" w:fill="auto"/>
                <w:noWrap/>
                <w:vAlign w:val="bottom"/>
                <w:hideMark/>
              </w:tcPr>
            </w:tcPrChange>
          </w:tcPr>
          <w:p w14:paraId="0DA4B96B" w14:textId="77777777" w:rsidR="00036D0E" w:rsidRPr="00036D0E" w:rsidRDefault="00036D0E" w:rsidP="00245317">
            <w:pPr>
              <w:spacing w:after="0" w:line="240" w:lineRule="auto"/>
              <w:jc w:val="center"/>
              <w:rPr>
                <w:ins w:id="723" w:author="David Dayan" w:date="2021-12-03T17:13:00Z"/>
                <w:rFonts w:ascii="Calibri" w:eastAsia="Times New Roman" w:hAnsi="Calibri" w:cs="Times New Roman"/>
                <w:color w:val="000000"/>
                <w:sz w:val="16"/>
                <w:szCs w:val="16"/>
              </w:rPr>
            </w:pPr>
            <w:ins w:id="724" w:author="David Dayan" w:date="2021-12-03T17:13:00Z">
              <w:r w:rsidRPr="00036D0E">
                <w:rPr>
                  <w:rFonts w:ascii="Calibri" w:eastAsia="Times New Roman" w:hAnsi="Calibri" w:cs="Times New Roman"/>
                  <w:color w:val="000000"/>
                  <w:sz w:val="16"/>
                  <w:szCs w:val="16"/>
                </w:rPr>
                <w:t>118</w:t>
              </w:r>
            </w:ins>
          </w:p>
        </w:tc>
        <w:tc>
          <w:tcPr>
            <w:tcW w:w="1142" w:type="dxa"/>
            <w:tcBorders>
              <w:top w:val="nil"/>
              <w:left w:val="nil"/>
              <w:bottom w:val="nil"/>
              <w:right w:val="nil"/>
            </w:tcBorders>
            <w:shd w:val="clear" w:color="auto" w:fill="auto"/>
            <w:noWrap/>
            <w:vAlign w:val="bottom"/>
            <w:hideMark/>
            <w:tcPrChange w:id="725" w:author="David Dayan" w:date="2021-12-03T17:18:00Z">
              <w:tcPr>
                <w:tcW w:w="1142" w:type="dxa"/>
                <w:tcBorders>
                  <w:top w:val="nil"/>
                  <w:left w:val="nil"/>
                  <w:bottom w:val="nil"/>
                  <w:right w:val="nil"/>
                </w:tcBorders>
                <w:shd w:val="clear" w:color="auto" w:fill="auto"/>
                <w:noWrap/>
                <w:vAlign w:val="bottom"/>
                <w:hideMark/>
              </w:tcPr>
            </w:tcPrChange>
          </w:tcPr>
          <w:p w14:paraId="0369FF23" w14:textId="77777777" w:rsidR="00036D0E" w:rsidRPr="00036D0E" w:rsidRDefault="00036D0E" w:rsidP="00245317">
            <w:pPr>
              <w:spacing w:after="0" w:line="240" w:lineRule="auto"/>
              <w:jc w:val="center"/>
              <w:rPr>
                <w:ins w:id="726" w:author="David Dayan" w:date="2021-12-03T17:13:00Z"/>
                <w:rFonts w:ascii="Calibri" w:eastAsia="Times New Roman" w:hAnsi="Calibri" w:cs="Times New Roman"/>
                <w:color w:val="000000"/>
                <w:sz w:val="16"/>
                <w:szCs w:val="16"/>
              </w:rPr>
            </w:pPr>
            <w:ins w:id="727"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728" w:author="David Dayan" w:date="2021-12-03T17:18:00Z">
              <w:tcPr>
                <w:tcW w:w="1440" w:type="dxa"/>
                <w:tcBorders>
                  <w:top w:val="nil"/>
                  <w:left w:val="nil"/>
                  <w:bottom w:val="nil"/>
                  <w:right w:val="nil"/>
                </w:tcBorders>
                <w:shd w:val="clear" w:color="auto" w:fill="auto"/>
                <w:noWrap/>
                <w:vAlign w:val="bottom"/>
                <w:hideMark/>
              </w:tcPr>
            </w:tcPrChange>
          </w:tcPr>
          <w:p w14:paraId="146D9D36" w14:textId="77777777" w:rsidR="00036D0E" w:rsidRPr="00036D0E" w:rsidRDefault="00036D0E" w:rsidP="00245317">
            <w:pPr>
              <w:spacing w:after="0" w:line="240" w:lineRule="auto"/>
              <w:jc w:val="center"/>
              <w:rPr>
                <w:ins w:id="729" w:author="David Dayan" w:date="2021-12-03T17:13:00Z"/>
                <w:rFonts w:ascii="Calibri" w:eastAsia="Times New Roman" w:hAnsi="Calibri" w:cs="Times New Roman"/>
                <w:color w:val="000000"/>
                <w:sz w:val="16"/>
                <w:szCs w:val="16"/>
              </w:rPr>
            </w:pPr>
            <w:ins w:id="730"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731" w:author="David Dayan" w:date="2021-12-03T17:18:00Z">
              <w:tcPr>
                <w:tcW w:w="1530" w:type="dxa"/>
                <w:tcBorders>
                  <w:top w:val="nil"/>
                  <w:left w:val="nil"/>
                  <w:bottom w:val="nil"/>
                  <w:right w:val="nil"/>
                </w:tcBorders>
                <w:shd w:val="clear" w:color="auto" w:fill="auto"/>
                <w:noWrap/>
                <w:vAlign w:val="bottom"/>
                <w:hideMark/>
              </w:tcPr>
            </w:tcPrChange>
          </w:tcPr>
          <w:p w14:paraId="4C34DCA2" w14:textId="77777777" w:rsidR="00036D0E" w:rsidRPr="00036D0E" w:rsidRDefault="00036D0E" w:rsidP="00245317">
            <w:pPr>
              <w:spacing w:after="0" w:line="240" w:lineRule="auto"/>
              <w:jc w:val="center"/>
              <w:rPr>
                <w:ins w:id="732" w:author="David Dayan" w:date="2021-12-03T17:13:00Z"/>
                <w:rFonts w:ascii="Calibri" w:eastAsia="Times New Roman" w:hAnsi="Calibri" w:cs="Times New Roman"/>
                <w:color w:val="000000"/>
                <w:sz w:val="16"/>
                <w:szCs w:val="16"/>
              </w:rPr>
            </w:pPr>
            <w:ins w:id="73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734" w:author="David Dayan" w:date="2021-12-03T17:18:00Z">
              <w:tcPr>
                <w:tcW w:w="898" w:type="dxa"/>
                <w:tcBorders>
                  <w:top w:val="nil"/>
                  <w:left w:val="nil"/>
                  <w:bottom w:val="nil"/>
                  <w:right w:val="nil"/>
                </w:tcBorders>
                <w:shd w:val="clear" w:color="auto" w:fill="auto"/>
                <w:noWrap/>
                <w:vAlign w:val="bottom"/>
                <w:hideMark/>
              </w:tcPr>
            </w:tcPrChange>
          </w:tcPr>
          <w:p w14:paraId="23011FA6" w14:textId="77777777" w:rsidR="00036D0E" w:rsidRPr="00036D0E" w:rsidRDefault="00036D0E" w:rsidP="00245317">
            <w:pPr>
              <w:spacing w:after="0" w:line="240" w:lineRule="auto"/>
              <w:jc w:val="center"/>
              <w:rPr>
                <w:ins w:id="735" w:author="David Dayan" w:date="2021-12-03T17:13:00Z"/>
                <w:rFonts w:ascii="Calibri" w:eastAsia="Times New Roman" w:hAnsi="Calibri" w:cs="Times New Roman"/>
                <w:color w:val="000000"/>
                <w:sz w:val="16"/>
                <w:szCs w:val="16"/>
              </w:rPr>
            </w:pPr>
            <w:ins w:id="73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737" w:author="David Dayan" w:date="2021-12-03T17:18:00Z">
              <w:tcPr>
                <w:tcW w:w="902" w:type="dxa"/>
                <w:tcBorders>
                  <w:top w:val="nil"/>
                  <w:left w:val="nil"/>
                  <w:bottom w:val="nil"/>
                  <w:right w:val="nil"/>
                </w:tcBorders>
                <w:shd w:val="clear" w:color="auto" w:fill="auto"/>
                <w:noWrap/>
                <w:vAlign w:val="bottom"/>
                <w:hideMark/>
              </w:tcPr>
            </w:tcPrChange>
          </w:tcPr>
          <w:p w14:paraId="7D27F340" w14:textId="77777777" w:rsidR="00036D0E" w:rsidRPr="00036D0E" w:rsidRDefault="00036D0E" w:rsidP="00245317">
            <w:pPr>
              <w:spacing w:after="0" w:line="240" w:lineRule="auto"/>
              <w:jc w:val="center"/>
              <w:rPr>
                <w:ins w:id="738" w:author="David Dayan" w:date="2021-12-03T17:13:00Z"/>
                <w:rFonts w:ascii="Calibri" w:eastAsia="Times New Roman" w:hAnsi="Calibri" w:cs="Times New Roman"/>
                <w:color w:val="000000"/>
                <w:sz w:val="16"/>
                <w:szCs w:val="16"/>
              </w:rPr>
            </w:pPr>
            <w:ins w:id="73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740" w:author="David Dayan" w:date="2021-12-03T17:18:00Z">
              <w:tcPr>
                <w:tcW w:w="2160" w:type="dxa"/>
                <w:tcBorders>
                  <w:top w:val="nil"/>
                  <w:left w:val="nil"/>
                  <w:bottom w:val="nil"/>
                  <w:right w:val="nil"/>
                </w:tcBorders>
                <w:shd w:val="clear" w:color="auto" w:fill="auto"/>
                <w:noWrap/>
                <w:vAlign w:val="bottom"/>
                <w:hideMark/>
              </w:tcPr>
            </w:tcPrChange>
          </w:tcPr>
          <w:p w14:paraId="00ABD730" w14:textId="77777777" w:rsidR="00036D0E" w:rsidRPr="00036D0E" w:rsidRDefault="00036D0E" w:rsidP="00245317">
            <w:pPr>
              <w:spacing w:after="0" w:line="240" w:lineRule="auto"/>
              <w:jc w:val="center"/>
              <w:rPr>
                <w:ins w:id="741" w:author="David Dayan" w:date="2021-12-03T17:13:00Z"/>
                <w:rFonts w:ascii="Calibri" w:eastAsia="Times New Roman" w:hAnsi="Calibri" w:cs="Times New Roman"/>
                <w:color w:val="000000"/>
                <w:sz w:val="16"/>
                <w:szCs w:val="16"/>
              </w:rPr>
            </w:pPr>
            <w:proofErr w:type="spellStart"/>
            <w:ins w:id="74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743" w:author="David Dayan" w:date="2021-12-03T17:18:00Z">
              <w:tcPr>
                <w:tcW w:w="2876" w:type="dxa"/>
                <w:gridSpan w:val="2"/>
                <w:tcBorders>
                  <w:top w:val="nil"/>
                  <w:left w:val="nil"/>
                  <w:bottom w:val="nil"/>
                  <w:right w:val="nil"/>
                </w:tcBorders>
                <w:shd w:val="clear" w:color="auto" w:fill="auto"/>
                <w:noWrap/>
                <w:vAlign w:val="bottom"/>
                <w:hideMark/>
              </w:tcPr>
            </w:tcPrChange>
          </w:tcPr>
          <w:p w14:paraId="5B6B0681" w14:textId="77777777" w:rsidR="00036D0E" w:rsidRPr="00036D0E" w:rsidRDefault="00036D0E" w:rsidP="00245317">
            <w:pPr>
              <w:spacing w:after="0" w:line="240" w:lineRule="auto"/>
              <w:jc w:val="center"/>
              <w:rPr>
                <w:ins w:id="744" w:author="David Dayan" w:date="2021-12-03T17:13:00Z"/>
                <w:rFonts w:ascii="Calibri" w:eastAsia="Times New Roman" w:hAnsi="Calibri" w:cs="Times New Roman"/>
                <w:color w:val="000000"/>
                <w:sz w:val="16"/>
                <w:szCs w:val="16"/>
              </w:rPr>
            </w:pPr>
            <w:proofErr w:type="spellStart"/>
            <w:ins w:id="74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746" w:author="David Dayan" w:date="2021-12-03T17:18:00Z">
              <w:tcPr>
                <w:tcW w:w="1426" w:type="dxa"/>
                <w:tcBorders>
                  <w:top w:val="nil"/>
                  <w:left w:val="nil"/>
                  <w:bottom w:val="nil"/>
                  <w:right w:val="nil"/>
                </w:tcBorders>
                <w:shd w:val="clear" w:color="auto" w:fill="auto"/>
                <w:noWrap/>
                <w:vAlign w:val="bottom"/>
                <w:hideMark/>
              </w:tcPr>
            </w:tcPrChange>
          </w:tcPr>
          <w:p w14:paraId="33E57A4D" w14:textId="77777777" w:rsidR="00036D0E" w:rsidRPr="00036D0E" w:rsidRDefault="00036D0E" w:rsidP="00245317">
            <w:pPr>
              <w:spacing w:after="0" w:line="240" w:lineRule="auto"/>
              <w:jc w:val="center"/>
              <w:rPr>
                <w:ins w:id="747" w:author="David Dayan" w:date="2021-12-03T17:13:00Z"/>
                <w:rFonts w:ascii="Calibri" w:eastAsia="Times New Roman" w:hAnsi="Calibri" w:cs="Times New Roman"/>
                <w:color w:val="000000"/>
                <w:sz w:val="16"/>
                <w:szCs w:val="16"/>
              </w:rPr>
            </w:pPr>
            <w:proofErr w:type="spellStart"/>
            <w:ins w:id="74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476A8905" w14:textId="77777777" w:rsidTr="00245317">
        <w:trPr>
          <w:cantSplit/>
          <w:trHeight w:val="20"/>
          <w:ins w:id="749" w:author="David Dayan" w:date="2021-12-03T17:13:00Z"/>
          <w:trPrChange w:id="75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51" w:author="David Dayan" w:date="2021-12-03T17:18:00Z">
              <w:tcPr>
                <w:tcW w:w="1563" w:type="dxa"/>
                <w:tcBorders>
                  <w:top w:val="nil"/>
                  <w:left w:val="nil"/>
                  <w:bottom w:val="nil"/>
                  <w:right w:val="nil"/>
                </w:tcBorders>
                <w:shd w:val="clear" w:color="auto" w:fill="auto"/>
                <w:noWrap/>
                <w:vAlign w:val="bottom"/>
                <w:hideMark/>
              </w:tcPr>
            </w:tcPrChange>
          </w:tcPr>
          <w:p w14:paraId="4104693A" w14:textId="77777777" w:rsidR="00036D0E" w:rsidRPr="00036D0E" w:rsidRDefault="00036D0E" w:rsidP="00245317">
            <w:pPr>
              <w:spacing w:after="0" w:line="240" w:lineRule="auto"/>
              <w:jc w:val="center"/>
              <w:rPr>
                <w:ins w:id="752" w:author="David Dayan" w:date="2021-12-03T17:13:00Z"/>
                <w:rFonts w:ascii="Calibri" w:eastAsia="Times New Roman" w:hAnsi="Calibri" w:cs="Times New Roman"/>
                <w:color w:val="000000"/>
                <w:sz w:val="16"/>
                <w:szCs w:val="16"/>
              </w:rPr>
            </w:pPr>
            <w:ins w:id="753" w:author="David Dayan" w:date="2021-12-03T17:13:00Z">
              <w:r w:rsidRPr="00036D0E">
                <w:rPr>
                  <w:rFonts w:ascii="Calibri" w:eastAsia="Times New Roman" w:hAnsi="Calibri" w:cs="Times New Roman"/>
                  <w:color w:val="000000"/>
                  <w:sz w:val="16"/>
                  <w:szCs w:val="16"/>
                </w:rPr>
                <w:t>OtsAC20ROGR_0015</w:t>
              </w:r>
            </w:ins>
          </w:p>
        </w:tc>
        <w:tc>
          <w:tcPr>
            <w:tcW w:w="746" w:type="dxa"/>
            <w:tcBorders>
              <w:top w:val="nil"/>
              <w:left w:val="nil"/>
              <w:bottom w:val="nil"/>
              <w:right w:val="nil"/>
            </w:tcBorders>
            <w:shd w:val="clear" w:color="auto" w:fill="auto"/>
            <w:noWrap/>
            <w:vAlign w:val="bottom"/>
            <w:hideMark/>
            <w:tcPrChange w:id="754" w:author="David Dayan" w:date="2021-12-03T17:18:00Z">
              <w:tcPr>
                <w:tcW w:w="746" w:type="dxa"/>
                <w:tcBorders>
                  <w:top w:val="nil"/>
                  <w:left w:val="nil"/>
                  <w:bottom w:val="nil"/>
                  <w:right w:val="nil"/>
                </w:tcBorders>
                <w:shd w:val="clear" w:color="auto" w:fill="auto"/>
                <w:noWrap/>
                <w:vAlign w:val="bottom"/>
                <w:hideMark/>
              </w:tcPr>
            </w:tcPrChange>
          </w:tcPr>
          <w:p w14:paraId="6145B47A" w14:textId="77777777" w:rsidR="00036D0E" w:rsidRPr="00036D0E" w:rsidRDefault="00036D0E" w:rsidP="00245317">
            <w:pPr>
              <w:spacing w:after="0" w:line="240" w:lineRule="auto"/>
              <w:jc w:val="center"/>
              <w:rPr>
                <w:ins w:id="755" w:author="David Dayan" w:date="2021-12-03T17:13:00Z"/>
                <w:rFonts w:ascii="Calibri" w:eastAsia="Times New Roman" w:hAnsi="Calibri" w:cs="Times New Roman"/>
                <w:color w:val="000000"/>
                <w:sz w:val="16"/>
                <w:szCs w:val="16"/>
              </w:rPr>
            </w:pPr>
            <w:ins w:id="756" w:author="David Dayan" w:date="2021-12-03T17:13:00Z">
              <w:r w:rsidRPr="00036D0E">
                <w:rPr>
                  <w:rFonts w:ascii="Calibri" w:eastAsia="Times New Roman" w:hAnsi="Calibri" w:cs="Times New Roman"/>
                  <w:color w:val="000000"/>
                  <w:sz w:val="16"/>
                  <w:szCs w:val="16"/>
                </w:rPr>
                <w:t>5/3/20</w:t>
              </w:r>
            </w:ins>
          </w:p>
        </w:tc>
        <w:tc>
          <w:tcPr>
            <w:tcW w:w="599" w:type="dxa"/>
            <w:tcBorders>
              <w:top w:val="nil"/>
              <w:left w:val="nil"/>
              <w:bottom w:val="nil"/>
              <w:right w:val="nil"/>
            </w:tcBorders>
            <w:shd w:val="clear" w:color="auto" w:fill="auto"/>
            <w:noWrap/>
            <w:vAlign w:val="bottom"/>
            <w:hideMark/>
            <w:tcPrChange w:id="757" w:author="David Dayan" w:date="2021-12-03T17:18:00Z">
              <w:tcPr>
                <w:tcW w:w="599" w:type="dxa"/>
                <w:tcBorders>
                  <w:top w:val="nil"/>
                  <w:left w:val="nil"/>
                  <w:bottom w:val="nil"/>
                  <w:right w:val="nil"/>
                </w:tcBorders>
                <w:shd w:val="clear" w:color="auto" w:fill="auto"/>
                <w:noWrap/>
                <w:vAlign w:val="bottom"/>
                <w:hideMark/>
              </w:tcPr>
            </w:tcPrChange>
          </w:tcPr>
          <w:p w14:paraId="4A29A76D" w14:textId="77777777" w:rsidR="00036D0E" w:rsidRPr="00036D0E" w:rsidRDefault="00036D0E" w:rsidP="00245317">
            <w:pPr>
              <w:spacing w:after="0" w:line="240" w:lineRule="auto"/>
              <w:jc w:val="center"/>
              <w:rPr>
                <w:ins w:id="758" w:author="David Dayan" w:date="2021-12-03T17:13:00Z"/>
                <w:rFonts w:ascii="Calibri" w:eastAsia="Times New Roman" w:hAnsi="Calibri" w:cs="Times New Roman"/>
                <w:color w:val="000000"/>
                <w:sz w:val="16"/>
                <w:szCs w:val="16"/>
              </w:rPr>
            </w:pPr>
            <w:ins w:id="759" w:author="David Dayan" w:date="2021-12-03T17:13:00Z">
              <w:r w:rsidRPr="00036D0E">
                <w:rPr>
                  <w:rFonts w:ascii="Calibri" w:eastAsia="Times New Roman" w:hAnsi="Calibri" w:cs="Times New Roman"/>
                  <w:color w:val="000000"/>
                  <w:sz w:val="16"/>
                  <w:szCs w:val="16"/>
                </w:rPr>
                <w:t>124</w:t>
              </w:r>
            </w:ins>
          </w:p>
        </w:tc>
        <w:tc>
          <w:tcPr>
            <w:tcW w:w="1142" w:type="dxa"/>
            <w:tcBorders>
              <w:top w:val="nil"/>
              <w:left w:val="nil"/>
              <w:bottom w:val="nil"/>
              <w:right w:val="nil"/>
            </w:tcBorders>
            <w:shd w:val="clear" w:color="auto" w:fill="auto"/>
            <w:noWrap/>
            <w:vAlign w:val="bottom"/>
            <w:hideMark/>
            <w:tcPrChange w:id="760" w:author="David Dayan" w:date="2021-12-03T17:18:00Z">
              <w:tcPr>
                <w:tcW w:w="1142" w:type="dxa"/>
                <w:tcBorders>
                  <w:top w:val="nil"/>
                  <w:left w:val="nil"/>
                  <w:bottom w:val="nil"/>
                  <w:right w:val="nil"/>
                </w:tcBorders>
                <w:shd w:val="clear" w:color="auto" w:fill="auto"/>
                <w:noWrap/>
                <w:vAlign w:val="bottom"/>
                <w:hideMark/>
              </w:tcPr>
            </w:tcPrChange>
          </w:tcPr>
          <w:p w14:paraId="3B08EB25" w14:textId="77777777" w:rsidR="00036D0E" w:rsidRPr="00036D0E" w:rsidRDefault="00036D0E" w:rsidP="00245317">
            <w:pPr>
              <w:spacing w:after="0" w:line="240" w:lineRule="auto"/>
              <w:jc w:val="center"/>
              <w:rPr>
                <w:ins w:id="761" w:author="David Dayan" w:date="2021-12-03T17:13:00Z"/>
                <w:rFonts w:ascii="Calibri" w:eastAsia="Times New Roman" w:hAnsi="Calibri" w:cs="Times New Roman"/>
                <w:color w:val="000000"/>
                <w:sz w:val="16"/>
                <w:szCs w:val="16"/>
              </w:rPr>
            </w:pPr>
            <w:ins w:id="762"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763" w:author="David Dayan" w:date="2021-12-03T17:18:00Z">
              <w:tcPr>
                <w:tcW w:w="1440" w:type="dxa"/>
                <w:tcBorders>
                  <w:top w:val="nil"/>
                  <w:left w:val="nil"/>
                  <w:bottom w:val="nil"/>
                  <w:right w:val="nil"/>
                </w:tcBorders>
                <w:shd w:val="clear" w:color="auto" w:fill="auto"/>
                <w:noWrap/>
                <w:vAlign w:val="bottom"/>
                <w:hideMark/>
              </w:tcPr>
            </w:tcPrChange>
          </w:tcPr>
          <w:p w14:paraId="6031CF85" w14:textId="77777777" w:rsidR="00036D0E" w:rsidRPr="00036D0E" w:rsidRDefault="00036D0E" w:rsidP="00245317">
            <w:pPr>
              <w:spacing w:after="0" w:line="240" w:lineRule="auto"/>
              <w:jc w:val="center"/>
              <w:rPr>
                <w:ins w:id="764" w:author="David Dayan" w:date="2021-12-03T17:13:00Z"/>
                <w:rFonts w:ascii="Calibri" w:eastAsia="Times New Roman" w:hAnsi="Calibri" w:cs="Times New Roman"/>
                <w:color w:val="000000"/>
                <w:sz w:val="16"/>
                <w:szCs w:val="16"/>
              </w:rPr>
            </w:pPr>
            <w:ins w:id="765"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766" w:author="David Dayan" w:date="2021-12-03T17:18:00Z">
              <w:tcPr>
                <w:tcW w:w="1530" w:type="dxa"/>
                <w:tcBorders>
                  <w:top w:val="nil"/>
                  <w:left w:val="nil"/>
                  <w:bottom w:val="nil"/>
                  <w:right w:val="nil"/>
                </w:tcBorders>
                <w:shd w:val="clear" w:color="auto" w:fill="auto"/>
                <w:noWrap/>
                <w:vAlign w:val="bottom"/>
                <w:hideMark/>
              </w:tcPr>
            </w:tcPrChange>
          </w:tcPr>
          <w:p w14:paraId="71F2FC6D" w14:textId="77777777" w:rsidR="00036D0E" w:rsidRPr="00036D0E" w:rsidRDefault="00036D0E" w:rsidP="00245317">
            <w:pPr>
              <w:spacing w:after="0" w:line="240" w:lineRule="auto"/>
              <w:jc w:val="center"/>
              <w:rPr>
                <w:ins w:id="767" w:author="David Dayan" w:date="2021-12-03T17:13:00Z"/>
                <w:rFonts w:ascii="Calibri" w:eastAsia="Times New Roman" w:hAnsi="Calibri" w:cs="Times New Roman"/>
                <w:color w:val="000000"/>
                <w:sz w:val="16"/>
                <w:szCs w:val="16"/>
              </w:rPr>
            </w:pPr>
            <w:ins w:id="76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769" w:author="David Dayan" w:date="2021-12-03T17:18:00Z">
              <w:tcPr>
                <w:tcW w:w="898" w:type="dxa"/>
                <w:tcBorders>
                  <w:top w:val="nil"/>
                  <w:left w:val="nil"/>
                  <w:bottom w:val="nil"/>
                  <w:right w:val="nil"/>
                </w:tcBorders>
                <w:shd w:val="clear" w:color="auto" w:fill="auto"/>
                <w:noWrap/>
                <w:vAlign w:val="bottom"/>
                <w:hideMark/>
              </w:tcPr>
            </w:tcPrChange>
          </w:tcPr>
          <w:p w14:paraId="11CADD02" w14:textId="77777777" w:rsidR="00036D0E" w:rsidRPr="00036D0E" w:rsidRDefault="00036D0E" w:rsidP="00245317">
            <w:pPr>
              <w:spacing w:after="0" w:line="240" w:lineRule="auto"/>
              <w:jc w:val="center"/>
              <w:rPr>
                <w:ins w:id="770" w:author="David Dayan" w:date="2021-12-03T17:13:00Z"/>
                <w:rFonts w:ascii="Calibri" w:eastAsia="Times New Roman" w:hAnsi="Calibri" w:cs="Times New Roman"/>
                <w:color w:val="000000"/>
                <w:sz w:val="16"/>
                <w:szCs w:val="16"/>
              </w:rPr>
            </w:pPr>
            <w:ins w:id="77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772" w:author="David Dayan" w:date="2021-12-03T17:18:00Z">
              <w:tcPr>
                <w:tcW w:w="902" w:type="dxa"/>
                <w:tcBorders>
                  <w:top w:val="nil"/>
                  <w:left w:val="nil"/>
                  <w:bottom w:val="nil"/>
                  <w:right w:val="nil"/>
                </w:tcBorders>
                <w:shd w:val="clear" w:color="auto" w:fill="auto"/>
                <w:noWrap/>
                <w:vAlign w:val="bottom"/>
                <w:hideMark/>
              </w:tcPr>
            </w:tcPrChange>
          </w:tcPr>
          <w:p w14:paraId="2E8D4F7F" w14:textId="77777777" w:rsidR="00036D0E" w:rsidRPr="00036D0E" w:rsidRDefault="00036D0E" w:rsidP="00245317">
            <w:pPr>
              <w:spacing w:after="0" w:line="240" w:lineRule="auto"/>
              <w:jc w:val="center"/>
              <w:rPr>
                <w:ins w:id="773" w:author="David Dayan" w:date="2021-12-03T17:13:00Z"/>
                <w:rFonts w:ascii="Calibri" w:eastAsia="Times New Roman" w:hAnsi="Calibri" w:cs="Times New Roman"/>
                <w:color w:val="000000"/>
                <w:sz w:val="16"/>
                <w:szCs w:val="16"/>
              </w:rPr>
            </w:pPr>
            <w:ins w:id="77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775" w:author="David Dayan" w:date="2021-12-03T17:18:00Z">
              <w:tcPr>
                <w:tcW w:w="2160" w:type="dxa"/>
                <w:tcBorders>
                  <w:top w:val="nil"/>
                  <w:left w:val="nil"/>
                  <w:bottom w:val="nil"/>
                  <w:right w:val="nil"/>
                </w:tcBorders>
                <w:shd w:val="clear" w:color="auto" w:fill="auto"/>
                <w:noWrap/>
                <w:vAlign w:val="bottom"/>
                <w:hideMark/>
              </w:tcPr>
            </w:tcPrChange>
          </w:tcPr>
          <w:p w14:paraId="7E2F96B2" w14:textId="77777777" w:rsidR="00036D0E" w:rsidRPr="00036D0E" w:rsidRDefault="00036D0E" w:rsidP="00245317">
            <w:pPr>
              <w:spacing w:after="0" w:line="240" w:lineRule="auto"/>
              <w:jc w:val="center"/>
              <w:rPr>
                <w:ins w:id="776" w:author="David Dayan" w:date="2021-12-03T17:13:00Z"/>
                <w:rFonts w:ascii="Calibri" w:eastAsia="Times New Roman" w:hAnsi="Calibri" w:cs="Times New Roman"/>
                <w:color w:val="000000"/>
                <w:sz w:val="16"/>
                <w:szCs w:val="16"/>
              </w:rPr>
            </w:pPr>
            <w:proofErr w:type="spellStart"/>
            <w:ins w:id="77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778" w:author="David Dayan" w:date="2021-12-03T17:18:00Z">
              <w:tcPr>
                <w:tcW w:w="2876" w:type="dxa"/>
                <w:gridSpan w:val="2"/>
                <w:tcBorders>
                  <w:top w:val="nil"/>
                  <w:left w:val="nil"/>
                  <w:bottom w:val="nil"/>
                  <w:right w:val="nil"/>
                </w:tcBorders>
                <w:shd w:val="clear" w:color="auto" w:fill="auto"/>
                <w:noWrap/>
                <w:vAlign w:val="bottom"/>
                <w:hideMark/>
              </w:tcPr>
            </w:tcPrChange>
          </w:tcPr>
          <w:p w14:paraId="02B52986" w14:textId="77777777" w:rsidR="00036D0E" w:rsidRPr="00036D0E" w:rsidRDefault="00036D0E" w:rsidP="00245317">
            <w:pPr>
              <w:spacing w:after="0" w:line="240" w:lineRule="auto"/>
              <w:jc w:val="center"/>
              <w:rPr>
                <w:ins w:id="779" w:author="David Dayan" w:date="2021-12-03T17:13:00Z"/>
                <w:rFonts w:ascii="Calibri" w:eastAsia="Times New Roman" w:hAnsi="Calibri" w:cs="Times New Roman"/>
                <w:color w:val="000000"/>
                <w:sz w:val="16"/>
                <w:szCs w:val="16"/>
              </w:rPr>
            </w:pPr>
            <w:proofErr w:type="spellStart"/>
            <w:ins w:id="78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781" w:author="David Dayan" w:date="2021-12-03T17:18:00Z">
              <w:tcPr>
                <w:tcW w:w="1426" w:type="dxa"/>
                <w:tcBorders>
                  <w:top w:val="nil"/>
                  <w:left w:val="nil"/>
                  <w:bottom w:val="nil"/>
                  <w:right w:val="nil"/>
                </w:tcBorders>
                <w:shd w:val="clear" w:color="auto" w:fill="auto"/>
                <w:noWrap/>
                <w:vAlign w:val="bottom"/>
                <w:hideMark/>
              </w:tcPr>
            </w:tcPrChange>
          </w:tcPr>
          <w:p w14:paraId="7B069AB8" w14:textId="77777777" w:rsidR="00036D0E" w:rsidRPr="00036D0E" w:rsidRDefault="00036D0E" w:rsidP="00245317">
            <w:pPr>
              <w:spacing w:after="0" w:line="240" w:lineRule="auto"/>
              <w:jc w:val="center"/>
              <w:rPr>
                <w:ins w:id="782" w:author="David Dayan" w:date="2021-12-03T17:13:00Z"/>
                <w:rFonts w:ascii="Calibri" w:eastAsia="Times New Roman" w:hAnsi="Calibri" w:cs="Times New Roman"/>
                <w:color w:val="000000"/>
                <w:sz w:val="16"/>
                <w:szCs w:val="16"/>
              </w:rPr>
            </w:pPr>
            <w:proofErr w:type="spellStart"/>
            <w:ins w:id="78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6854DB89" w14:textId="77777777" w:rsidTr="00245317">
        <w:trPr>
          <w:cantSplit/>
          <w:trHeight w:val="20"/>
          <w:ins w:id="784" w:author="David Dayan" w:date="2021-12-03T17:13:00Z"/>
          <w:trPrChange w:id="78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86" w:author="David Dayan" w:date="2021-12-03T17:18:00Z">
              <w:tcPr>
                <w:tcW w:w="1563" w:type="dxa"/>
                <w:tcBorders>
                  <w:top w:val="nil"/>
                  <w:left w:val="nil"/>
                  <w:bottom w:val="nil"/>
                  <w:right w:val="nil"/>
                </w:tcBorders>
                <w:shd w:val="clear" w:color="auto" w:fill="auto"/>
                <w:noWrap/>
                <w:vAlign w:val="bottom"/>
                <w:hideMark/>
              </w:tcPr>
            </w:tcPrChange>
          </w:tcPr>
          <w:p w14:paraId="5D175F41" w14:textId="77777777" w:rsidR="00036D0E" w:rsidRPr="00036D0E" w:rsidRDefault="00036D0E" w:rsidP="00245317">
            <w:pPr>
              <w:spacing w:after="0" w:line="240" w:lineRule="auto"/>
              <w:jc w:val="center"/>
              <w:rPr>
                <w:ins w:id="787" w:author="David Dayan" w:date="2021-12-03T17:13:00Z"/>
                <w:rFonts w:ascii="Calibri" w:eastAsia="Times New Roman" w:hAnsi="Calibri" w:cs="Times New Roman"/>
                <w:color w:val="000000"/>
                <w:sz w:val="16"/>
                <w:szCs w:val="16"/>
              </w:rPr>
            </w:pPr>
            <w:ins w:id="788" w:author="David Dayan" w:date="2021-12-03T17:13:00Z">
              <w:r w:rsidRPr="00036D0E">
                <w:rPr>
                  <w:rFonts w:ascii="Calibri" w:eastAsia="Times New Roman" w:hAnsi="Calibri" w:cs="Times New Roman"/>
                  <w:color w:val="000000"/>
                  <w:sz w:val="16"/>
                  <w:szCs w:val="16"/>
                </w:rPr>
                <w:t>OtsAC20ROGR_0016</w:t>
              </w:r>
            </w:ins>
          </w:p>
        </w:tc>
        <w:tc>
          <w:tcPr>
            <w:tcW w:w="746" w:type="dxa"/>
            <w:tcBorders>
              <w:top w:val="nil"/>
              <w:left w:val="nil"/>
              <w:bottom w:val="nil"/>
              <w:right w:val="nil"/>
            </w:tcBorders>
            <w:shd w:val="clear" w:color="auto" w:fill="auto"/>
            <w:noWrap/>
            <w:vAlign w:val="bottom"/>
            <w:hideMark/>
            <w:tcPrChange w:id="789" w:author="David Dayan" w:date="2021-12-03T17:18:00Z">
              <w:tcPr>
                <w:tcW w:w="746" w:type="dxa"/>
                <w:tcBorders>
                  <w:top w:val="nil"/>
                  <w:left w:val="nil"/>
                  <w:bottom w:val="nil"/>
                  <w:right w:val="nil"/>
                </w:tcBorders>
                <w:shd w:val="clear" w:color="auto" w:fill="auto"/>
                <w:noWrap/>
                <w:vAlign w:val="bottom"/>
                <w:hideMark/>
              </w:tcPr>
            </w:tcPrChange>
          </w:tcPr>
          <w:p w14:paraId="64AE23AB" w14:textId="77777777" w:rsidR="00036D0E" w:rsidRPr="00036D0E" w:rsidRDefault="00036D0E" w:rsidP="00245317">
            <w:pPr>
              <w:spacing w:after="0" w:line="240" w:lineRule="auto"/>
              <w:jc w:val="center"/>
              <w:rPr>
                <w:ins w:id="790" w:author="David Dayan" w:date="2021-12-03T17:13:00Z"/>
                <w:rFonts w:ascii="Calibri" w:eastAsia="Times New Roman" w:hAnsi="Calibri" w:cs="Times New Roman"/>
                <w:color w:val="000000"/>
                <w:sz w:val="16"/>
                <w:szCs w:val="16"/>
              </w:rPr>
            </w:pPr>
            <w:ins w:id="791" w:author="David Dayan" w:date="2021-12-03T17:13:00Z">
              <w:r w:rsidRPr="00036D0E">
                <w:rPr>
                  <w:rFonts w:ascii="Calibri" w:eastAsia="Times New Roman" w:hAnsi="Calibri" w:cs="Times New Roman"/>
                  <w:color w:val="000000"/>
                  <w:sz w:val="16"/>
                  <w:szCs w:val="16"/>
                </w:rPr>
                <w:t>5/3/20</w:t>
              </w:r>
            </w:ins>
          </w:p>
        </w:tc>
        <w:tc>
          <w:tcPr>
            <w:tcW w:w="599" w:type="dxa"/>
            <w:tcBorders>
              <w:top w:val="nil"/>
              <w:left w:val="nil"/>
              <w:bottom w:val="nil"/>
              <w:right w:val="nil"/>
            </w:tcBorders>
            <w:shd w:val="clear" w:color="auto" w:fill="auto"/>
            <w:noWrap/>
            <w:vAlign w:val="bottom"/>
            <w:hideMark/>
            <w:tcPrChange w:id="792" w:author="David Dayan" w:date="2021-12-03T17:18:00Z">
              <w:tcPr>
                <w:tcW w:w="599" w:type="dxa"/>
                <w:tcBorders>
                  <w:top w:val="nil"/>
                  <w:left w:val="nil"/>
                  <w:bottom w:val="nil"/>
                  <w:right w:val="nil"/>
                </w:tcBorders>
                <w:shd w:val="clear" w:color="auto" w:fill="auto"/>
                <w:noWrap/>
                <w:vAlign w:val="bottom"/>
                <w:hideMark/>
              </w:tcPr>
            </w:tcPrChange>
          </w:tcPr>
          <w:p w14:paraId="079B35E9" w14:textId="77777777" w:rsidR="00036D0E" w:rsidRPr="00036D0E" w:rsidRDefault="00036D0E" w:rsidP="00245317">
            <w:pPr>
              <w:spacing w:after="0" w:line="240" w:lineRule="auto"/>
              <w:jc w:val="center"/>
              <w:rPr>
                <w:ins w:id="793" w:author="David Dayan" w:date="2021-12-03T17:13:00Z"/>
                <w:rFonts w:ascii="Calibri" w:eastAsia="Times New Roman" w:hAnsi="Calibri" w:cs="Times New Roman"/>
                <w:color w:val="000000"/>
                <w:sz w:val="16"/>
                <w:szCs w:val="16"/>
              </w:rPr>
            </w:pPr>
            <w:ins w:id="794" w:author="David Dayan" w:date="2021-12-03T17:13:00Z">
              <w:r w:rsidRPr="00036D0E">
                <w:rPr>
                  <w:rFonts w:ascii="Calibri" w:eastAsia="Times New Roman" w:hAnsi="Calibri" w:cs="Times New Roman"/>
                  <w:color w:val="000000"/>
                  <w:sz w:val="16"/>
                  <w:szCs w:val="16"/>
                </w:rPr>
                <w:t>124</w:t>
              </w:r>
            </w:ins>
          </w:p>
        </w:tc>
        <w:tc>
          <w:tcPr>
            <w:tcW w:w="1142" w:type="dxa"/>
            <w:tcBorders>
              <w:top w:val="nil"/>
              <w:left w:val="nil"/>
              <w:bottom w:val="nil"/>
              <w:right w:val="nil"/>
            </w:tcBorders>
            <w:shd w:val="clear" w:color="auto" w:fill="auto"/>
            <w:noWrap/>
            <w:vAlign w:val="bottom"/>
            <w:hideMark/>
            <w:tcPrChange w:id="795" w:author="David Dayan" w:date="2021-12-03T17:18:00Z">
              <w:tcPr>
                <w:tcW w:w="1142" w:type="dxa"/>
                <w:tcBorders>
                  <w:top w:val="nil"/>
                  <w:left w:val="nil"/>
                  <w:bottom w:val="nil"/>
                  <w:right w:val="nil"/>
                </w:tcBorders>
                <w:shd w:val="clear" w:color="auto" w:fill="auto"/>
                <w:noWrap/>
                <w:vAlign w:val="bottom"/>
                <w:hideMark/>
              </w:tcPr>
            </w:tcPrChange>
          </w:tcPr>
          <w:p w14:paraId="686FD680" w14:textId="77777777" w:rsidR="00036D0E" w:rsidRPr="00036D0E" w:rsidRDefault="00036D0E" w:rsidP="00245317">
            <w:pPr>
              <w:spacing w:after="0" w:line="240" w:lineRule="auto"/>
              <w:jc w:val="center"/>
              <w:rPr>
                <w:ins w:id="796" w:author="David Dayan" w:date="2021-12-03T17:13:00Z"/>
                <w:rFonts w:ascii="Calibri" w:eastAsia="Times New Roman" w:hAnsi="Calibri" w:cs="Times New Roman"/>
                <w:color w:val="000000"/>
                <w:sz w:val="16"/>
                <w:szCs w:val="16"/>
              </w:rPr>
            </w:pPr>
            <w:ins w:id="797"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798" w:author="David Dayan" w:date="2021-12-03T17:18:00Z">
              <w:tcPr>
                <w:tcW w:w="1440" w:type="dxa"/>
                <w:tcBorders>
                  <w:top w:val="nil"/>
                  <w:left w:val="nil"/>
                  <w:bottom w:val="nil"/>
                  <w:right w:val="nil"/>
                </w:tcBorders>
                <w:shd w:val="clear" w:color="auto" w:fill="auto"/>
                <w:noWrap/>
                <w:vAlign w:val="bottom"/>
                <w:hideMark/>
              </w:tcPr>
            </w:tcPrChange>
          </w:tcPr>
          <w:p w14:paraId="2584E8CF" w14:textId="77777777" w:rsidR="00036D0E" w:rsidRPr="00036D0E" w:rsidRDefault="00036D0E" w:rsidP="00245317">
            <w:pPr>
              <w:spacing w:after="0" w:line="240" w:lineRule="auto"/>
              <w:jc w:val="center"/>
              <w:rPr>
                <w:ins w:id="799" w:author="David Dayan" w:date="2021-12-03T17:13:00Z"/>
                <w:rFonts w:ascii="Calibri" w:eastAsia="Times New Roman" w:hAnsi="Calibri" w:cs="Times New Roman"/>
                <w:color w:val="000000"/>
                <w:sz w:val="16"/>
                <w:szCs w:val="16"/>
              </w:rPr>
            </w:pPr>
            <w:ins w:id="800" w:author="David Dayan" w:date="2021-12-03T17:13:00Z">
              <w:r w:rsidRPr="00036D0E">
                <w:rPr>
                  <w:rFonts w:ascii="Calibri" w:eastAsia="Times New Roman" w:hAnsi="Calibri" w:cs="Times New Roman"/>
                  <w:color w:val="000000"/>
                  <w:sz w:val="16"/>
                  <w:szCs w:val="16"/>
                </w:rPr>
                <w:t>Snag Patch</w:t>
              </w:r>
            </w:ins>
          </w:p>
        </w:tc>
        <w:tc>
          <w:tcPr>
            <w:tcW w:w="1530" w:type="dxa"/>
            <w:tcBorders>
              <w:top w:val="nil"/>
              <w:left w:val="nil"/>
              <w:bottom w:val="nil"/>
              <w:right w:val="nil"/>
            </w:tcBorders>
            <w:shd w:val="clear" w:color="auto" w:fill="auto"/>
            <w:noWrap/>
            <w:vAlign w:val="bottom"/>
            <w:hideMark/>
            <w:tcPrChange w:id="801" w:author="David Dayan" w:date="2021-12-03T17:18:00Z">
              <w:tcPr>
                <w:tcW w:w="1530" w:type="dxa"/>
                <w:tcBorders>
                  <w:top w:val="nil"/>
                  <w:left w:val="nil"/>
                  <w:bottom w:val="nil"/>
                  <w:right w:val="nil"/>
                </w:tcBorders>
                <w:shd w:val="clear" w:color="auto" w:fill="auto"/>
                <w:noWrap/>
                <w:vAlign w:val="bottom"/>
                <w:hideMark/>
              </w:tcPr>
            </w:tcPrChange>
          </w:tcPr>
          <w:p w14:paraId="76E40DC9" w14:textId="77777777" w:rsidR="00036D0E" w:rsidRPr="00036D0E" w:rsidRDefault="00036D0E" w:rsidP="00245317">
            <w:pPr>
              <w:spacing w:after="0" w:line="240" w:lineRule="auto"/>
              <w:jc w:val="center"/>
              <w:rPr>
                <w:ins w:id="802" w:author="David Dayan" w:date="2021-12-03T17:13:00Z"/>
                <w:rFonts w:ascii="Calibri" w:eastAsia="Times New Roman" w:hAnsi="Calibri" w:cs="Times New Roman"/>
                <w:color w:val="000000"/>
                <w:sz w:val="16"/>
                <w:szCs w:val="16"/>
              </w:rPr>
            </w:pPr>
            <w:ins w:id="80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804" w:author="David Dayan" w:date="2021-12-03T17:18:00Z">
              <w:tcPr>
                <w:tcW w:w="898" w:type="dxa"/>
                <w:tcBorders>
                  <w:top w:val="nil"/>
                  <w:left w:val="nil"/>
                  <w:bottom w:val="nil"/>
                  <w:right w:val="nil"/>
                </w:tcBorders>
                <w:shd w:val="clear" w:color="auto" w:fill="auto"/>
                <w:noWrap/>
                <w:vAlign w:val="bottom"/>
                <w:hideMark/>
              </w:tcPr>
            </w:tcPrChange>
          </w:tcPr>
          <w:p w14:paraId="25F1C7E4" w14:textId="77777777" w:rsidR="00036D0E" w:rsidRPr="00036D0E" w:rsidRDefault="00036D0E" w:rsidP="00245317">
            <w:pPr>
              <w:spacing w:after="0" w:line="240" w:lineRule="auto"/>
              <w:jc w:val="center"/>
              <w:rPr>
                <w:ins w:id="805" w:author="David Dayan" w:date="2021-12-03T17:13:00Z"/>
                <w:rFonts w:ascii="Calibri" w:eastAsia="Times New Roman" w:hAnsi="Calibri" w:cs="Times New Roman"/>
                <w:color w:val="000000"/>
                <w:sz w:val="16"/>
                <w:szCs w:val="16"/>
              </w:rPr>
            </w:pPr>
            <w:ins w:id="80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807" w:author="David Dayan" w:date="2021-12-03T17:18:00Z">
              <w:tcPr>
                <w:tcW w:w="902" w:type="dxa"/>
                <w:tcBorders>
                  <w:top w:val="nil"/>
                  <w:left w:val="nil"/>
                  <w:bottom w:val="nil"/>
                  <w:right w:val="nil"/>
                </w:tcBorders>
                <w:shd w:val="clear" w:color="auto" w:fill="auto"/>
                <w:noWrap/>
                <w:vAlign w:val="bottom"/>
                <w:hideMark/>
              </w:tcPr>
            </w:tcPrChange>
          </w:tcPr>
          <w:p w14:paraId="478E30A6" w14:textId="77777777" w:rsidR="00036D0E" w:rsidRPr="00036D0E" w:rsidRDefault="00036D0E" w:rsidP="00245317">
            <w:pPr>
              <w:spacing w:after="0" w:line="240" w:lineRule="auto"/>
              <w:jc w:val="center"/>
              <w:rPr>
                <w:ins w:id="808" w:author="David Dayan" w:date="2021-12-03T17:13:00Z"/>
                <w:rFonts w:ascii="Calibri" w:eastAsia="Times New Roman" w:hAnsi="Calibri" w:cs="Times New Roman"/>
                <w:color w:val="000000"/>
                <w:sz w:val="16"/>
                <w:szCs w:val="16"/>
              </w:rPr>
            </w:pPr>
            <w:ins w:id="80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810" w:author="David Dayan" w:date="2021-12-03T17:18:00Z">
              <w:tcPr>
                <w:tcW w:w="2160" w:type="dxa"/>
                <w:tcBorders>
                  <w:top w:val="nil"/>
                  <w:left w:val="nil"/>
                  <w:bottom w:val="nil"/>
                  <w:right w:val="nil"/>
                </w:tcBorders>
                <w:shd w:val="clear" w:color="auto" w:fill="auto"/>
                <w:noWrap/>
                <w:vAlign w:val="bottom"/>
                <w:hideMark/>
              </w:tcPr>
            </w:tcPrChange>
          </w:tcPr>
          <w:p w14:paraId="34ED1A56" w14:textId="77777777" w:rsidR="00036D0E" w:rsidRPr="00036D0E" w:rsidRDefault="00036D0E" w:rsidP="00245317">
            <w:pPr>
              <w:spacing w:after="0" w:line="240" w:lineRule="auto"/>
              <w:jc w:val="center"/>
              <w:rPr>
                <w:ins w:id="811" w:author="David Dayan" w:date="2021-12-03T17:13:00Z"/>
                <w:rFonts w:ascii="Calibri" w:eastAsia="Times New Roman" w:hAnsi="Calibri" w:cs="Times New Roman"/>
                <w:color w:val="000000"/>
                <w:sz w:val="16"/>
                <w:szCs w:val="16"/>
              </w:rPr>
            </w:pPr>
            <w:proofErr w:type="spellStart"/>
            <w:ins w:id="81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813" w:author="David Dayan" w:date="2021-12-03T17:18:00Z">
              <w:tcPr>
                <w:tcW w:w="2876" w:type="dxa"/>
                <w:gridSpan w:val="2"/>
                <w:tcBorders>
                  <w:top w:val="nil"/>
                  <w:left w:val="nil"/>
                  <w:bottom w:val="nil"/>
                  <w:right w:val="nil"/>
                </w:tcBorders>
                <w:shd w:val="clear" w:color="auto" w:fill="auto"/>
                <w:noWrap/>
                <w:vAlign w:val="bottom"/>
                <w:hideMark/>
              </w:tcPr>
            </w:tcPrChange>
          </w:tcPr>
          <w:p w14:paraId="07181A68" w14:textId="77777777" w:rsidR="00036D0E" w:rsidRPr="00036D0E" w:rsidRDefault="00036D0E" w:rsidP="00245317">
            <w:pPr>
              <w:spacing w:after="0" w:line="240" w:lineRule="auto"/>
              <w:jc w:val="center"/>
              <w:rPr>
                <w:ins w:id="814" w:author="David Dayan" w:date="2021-12-03T17:13:00Z"/>
                <w:rFonts w:ascii="Calibri" w:eastAsia="Times New Roman" w:hAnsi="Calibri" w:cs="Times New Roman"/>
                <w:color w:val="000000"/>
                <w:sz w:val="16"/>
                <w:szCs w:val="16"/>
              </w:rPr>
            </w:pPr>
            <w:proofErr w:type="spellStart"/>
            <w:ins w:id="81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816" w:author="David Dayan" w:date="2021-12-03T17:18:00Z">
              <w:tcPr>
                <w:tcW w:w="1426" w:type="dxa"/>
                <w:tcBorders>
                  <w:top w:val="nil"/>
                  <w:left w:val="nil"/>
                  <w:bottom w:val="nil"/>
                  <w:right w:val="nil"/>
                </w:tcBorders>
                <w:shd w:val="clear" w:color="auto" w:fill="auto"/>
                <w:noWrap/>
                <w:vAlign w:val="bottom"/>
                <w:hideMark/>
              </w:tcPr>
            </w:tcPrChange>
          </w:tcPr>
          <w:p w14:paraId="42B9ADFF" w14:textId="77777777" w:rsidR="00036D0E" w:rsidRPr="00036D0E" w:rsidRDefault="00036D0E" w:rsidP="00245317">
            <w:pPr>
              <w:spacing w:after="0" w:line="240" w:lineRule="auto"/>
              <w:jc w:val="center"/>
              <w:rPr>
                <w:ins w:id="817" w:author="David Dayan" w:date="2021-12-03T17:13:00Z"/>
                <w:rFonts w:ascii="Calibri" w:eastAsia="Times New Roman" w:hAnsi="Calibri" w:cs="Times New Roman"/>
                <w:color w:val="000000"/>
                <w:sz w:val="16"/>
                <w:szCs w:val="16"/>
              </w:rPr>
            </w:pPr>
            <w:proofErr w:type="spellStart"/>
            <w:ins w:id="81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4B760D60" w14:textId="77777777" w:rsidTr="00245317">
        <w:trPr>
          <w:cantSplit/>
          <w:trHeight w:val="20"/>
          <w:ins w:id="819" w:author="David Dayan" w:date="2021-12-03T17:13:00Z"/>
          <w:trPrChange w:id="82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821" w:author="David Dayan" w:date="2021-12-03T17:18:00Z">
              <w:tcPr>
                <w:tcW w:w="1563" w:type="dxa"/>
                <w:tcBorders>
                  <w:top w:val="nil"/>
                  <w:left w:val="nil"/>
                  <w:bottom w:val="nil"/>
                  <w:right w:val="nil"/>
                </w:tcBorders>
                <w:shd w:val="clear" w:color="auto" w:fill="auto"/>
                <w:noWrap/>
                <w:vAlign w:val="bottom"/>
                <w:hideMark/>
              </w:tcPr>
            </w:tcPrChange>
          </w:tcPr>
          <w:p w14:paraId="1A77170D" w14:textId="77777777" w:rsidR="00036D0E" w:rsidRPr="00036D0E" w:rsidRDefault="00036D0E" w:rsidP="00245317">
            <w:pPr>
              <w:spacing w:after="0" w:line="240" w:lineRule="auto"/>
              <w:jc w:val="center"/>
              <w:rPr>
                <w:ins w:id="822" w:author="David Dayan" w:date="2021-12-03T17:13:00Z"/>
                <w:rFonts w:ascii="Calibri" w:eastAsia="Times New Roman" w:hAnsi="Calibri" w:cs="Times New Roman"/>
                <w:color w:val="000000"/>
                <w:sz w:val="16"/>
                <w:szCs w:val="16"/>
              </w:rPr>
            </w:pPr>
            <w:ins w:id="823" w:author="David Dayan" w:date="2021-12-03T17:13:00Z">
              <w:r w:rsidRPr="00036D0E">
                <w:rPr>
                  <w:rFonts w:ascii="Calibri" w:eastAsia="Times New Roman" w:hAnsi="Calibri" w:cs="Times New Roman"/>
                  <w:color w:val="000000"/>
                  <w:sz w:val="16"/>
                  <w:szCs w:val="16"/>
                </w:rPr>
                <w:t>OtsAC20ROGR_0017</w:t>
              </w:r>
            </w:ins>
          </w:p>
        </w:tc>
        <w:tc>
          <w:tcPr>
            <w:tcW w:w="746" w:type="dxa"/>
            <w:tcBorders>
              <w:top w:val="nil"/>
              <w:left w:val="nil"/>
              <w:bottom w:val="nil"/>
              <w:right w:val="nil"/>
            </w:tcBorders>
            <w:shd w:val="clear" w:color="auto" w:fill="auto"/>
            <w:noWrap/>
            <w:vAlign w:val="bottom"/>
            <w:hideMark/>
            <w:tcPrChange w:id="824" w:author="David Dayan" w:date="2021-12-03T17:18:00Z">
              <w:tcPr>
                <w:tcW w:w="746" w:type="dxa"/>
                <w:tcBorders>
                  <w:top w:val="nil"/>
                  <w:left w:val="nil"/>
                  <w:bottom w:val="nil"/>
                  <w:right w:val="nil"/>
                </w:tcBorders>
                <w:shd w:val="clear" w:color="auto" w:fill="auto"/>
                <w:noWrap/>
                <w:vAlign w:val="bottom"/>
                <w:hideMark/>
              </w:tcPr>
            </w:tcPrChange>
          </w:tcPr>
          <w:p w14:paraId="65BBFFFF" w14:textId="77777777" w:rsidR="00036D0E" w:rsidRPr="00036D0E" w:rsidRDefault="00036D0E" w:rsidP="00245317">
            <w:pPr>
              <w:spacing w:after="0" w:line="240" w:lineRule="auto"/>
              <w:jc w:val="center"/>
              <w:rPr>
                <w:ins w:id="825" w:author="David Dayan" w:date="2021-12-03T17:13:00Z"/>
                <w:rFonts w:ascii="Calibri" w:eastAsia="Times New Roman" w:hAnsi="Calibri" w:cs="Times New Roman"/>
                <w:color w:val="000000"/>
                <w:sz w:val="16"/>
                <w:szCs w:val="16"/>
              </w:rPr>
            </w:pPr>
            <w:ins w:id="826" w:author="David Dayan" w:date="2021-12-03T17:13:00Z">
              <w:r w:rsidRPr="00036D0E">
                <w:rPr>
                  <w:rFonts w:ascii="Calibri" w:eastAsia="Times New Roman" w:hAnsi="Calibri" w:cs="Times New Roman"/>
                  <w:color w:val="000000"/>
                  <w:sz w:val="16"/>
                  <w:szCs w:val="16"/>
                </w:rPr>
                <w:t>5/5/20</w:t>
              </w:r>
            </w:ins>
          </w:p>
        </w:tc>
        <w:tc>
          <w:tcPr>
            <w:tcW w:w="599" w:type="dxa"/>
            <w:tcBorders>
              <w:top w:val="nil"/>
              <w:left w:val="nil"/>
              <w:bottom w:val="nil"/>
              <w:right w:val="nil"/>
            </w:tcBorders>
            <w:shd w:val="clear" w:color="auto" w:fill="auto"/>
            <w:noWrap/>
            <w:vAlign w:val="bottom"/>
            <w:hideMark/>
            <w:tcPrChange w:id="827" w:author="David Dayan" w:date="2021-12-03T17:18:00Z">
              <w:tcPr>
                <w:tcW w:w="599" w:type="dxa"/>
                <w:tcBorders>
                  <w:top w:val="nil"/>
                  <w:left w:val="nil"/>
                  <w:bottom w:val="nil"/>
                  <w:right w:val="nil"/>
                </w:tcBorders>
                <w:shd w:val="clear" w:color="auto" w:fill="auto"/>
                <w:noWrap/>
                <w:vAlign w:val="bottom"/>
                <w:hideMark/>
              </w:tcPr>
            </w:tcPrChange>
          </w:tcPr>
          <w:p w14:paraId="7858D544" w14:textId="77777777" w:rsidR="00036D0E" w:rsidRPr="00036D0E" w:rsidRDefault="00036D0E" w:rsidP="00245317">
            <w:pPr>
              <w:spacing w:after="0" w:line="240" w:lineRule="auto"/>
              <w:jc w:val="center"/>
              <w:rPr>
                <w:ins w:id="828" w:author="David Dayan" w:date="2021-12-03T17:13:00Z"/>
                <w:rFonts w:ascii="Calibri" w:eastAsia="Times New Roman" w:hAnsi="Calibri" w:cs="Times New Roman"/>
                <w:color w:val="000000"/>
                <w:sz w:val="16"/>
                <w:szCs w:val="16"/>
              </w:rPr>
            </w:pPr>
            <w:ins w:id="829" w:author="David Dayan" w:date="2021-12-03T17:13:00Z">
              <w:r w:rsidRPr="00036D0E">
                <w:rPr>
                  <w:rFonts w:ascii="Calibri" w:eastAsia="Times New Roman" w:hAnsi="Calibri" w:cs="Times New Roman"/>
                  <w:color w:val="000000"/>
                  <w:sz w:val="16"/>
                  <w:szCs w:val="16"/>
                </w:rPr>
                <w:t>126</w:t>
              </w:r>
            </w:ins>
          </w:p>
        </w:tc>
        <w:tc>
          <w:tcPr>
            <w:tcW w:w="1142" w:type="dxa"/>
            <w:tcBorders>
              <w:top w:val="nil"/>
              <w:left w:val="nil"/>
              <w:bottom w:val="nil"/>
              <w:right w:val="nil"/>
            </w:tcBorders>
            <w:shd w:val="clear" w:color="auto" w:fill="auto"/>
            <w:noWrap/>
            <w:vAlign w:val="bottom"/>
            <w:hideMark/>
            <w:tcPrChange w:id="830" w:author="David Dayan" w:date="2021-12-03T17:18:00Z">
              <w:tcPr>
                <w:tcW w:w="1142" w:type="dxa"/>
                <w:tcBorders>
                  <w:top w:val="nil"/>
                  <w:left w:val="nil"/>
                  <w:bottom w:val="nil"/>
                  <w:right w:val="nil"/>
                </w:tcBorders>
                <w:shd w:val="clear" w:color="auto" w:fill="auto"/>
                <w:noWrap/>
                <w:vAlign w:val="bottom"/>
                <w:hideMark/>
              </w:tcPr>
            </w:tcPrChange>
          </w:tcPr>
          <w:p w14:paraId="02FA86AC" w14:textId="77777777" w:rsidR="00036D0E" w:rsidRPr="00036D0E" w:rsidRDefault="00036D0E" w:rsidP="00245317">
            <w:pPr>
              <w:spacing w:after="0" w:line="240" w:lineRule="auto"/>
              <w:jc w:val="center"/>
              <w:rPr>
                <w:ins w:id="831" w:author="David Dayan" w:date="2021-12-03T17:13:00Z"/>
                <w:rFonts w:ascii="Calibri" w:eastAsia="Times New Roman" w:hAnsi="Calibri" w:cs="Times New Roman"/>
                <w:color w:val="000000"/>
                <w:sz w:val="16"/>
                <w:szCs w:val="16"/>
              </w:rPr>
            </w:pPr>
            <w:ins w:id="832"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833" w:author="David Dayan" w:date="2021-12-03T17:18:00Z">
              <w:tcPr>
                <w:tcW w:w="1440" w:type="dxa"/>
                <w:tcBorders>
                  <w:top w:val="nil"/>
                  <w:left w:val="nil"/>
                  <w:bottom w:val="nil"/>
                  <w:right w:val="nil"/>
                </w:tcBorders>
                <w:shd w:val="clear" w:color="auto" w:fill="auto"/>
                <w:noWrap/>
                <w:vAlign w:val="bottom"/>
                <w:hideMark/>
              </w:tcPr>
            </w:tcPrChange>
          </w:tcPr>
          <w:p w14:paraId="600D166D" w14:textId="77777777" w:rsidR="00036D0E" w:rsidRPr="00036D0E" w:rsidRDefault="00036D0E" w:rsidP="00245317">
            <w:pPr>
              <w:spacing w:after="0" w:line="240" w:lineRule="auto"/>
              <w:jc w:val="center"/>
              <w:rPr>
                <w:ins w:id="834" w:author="David Dayan" w:date="2021-12-03T17:13:00Z"/>
                <w:rFonts w:ascii="Calibri" w:eastAsia="Times New Roman" w:hAnsi="Calibri" w:cs="Times New Roman"/>
                <w:color w:val="000000"/>
                <w:sz w:val="16"/>
                <w:szCs w:val="16"/>
              </w:rPr>
            </w:pPr>
            <w:ins w:id="835"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836" w:author="David Dayan" w:date="2021-12-03T17:18:00Z">
              <w:tcPr>
                <w:tcW w:w="1530" w:type="dxa"/>
                <w:tcBorders>
                  <w:top w:val="nil"/>
                  <w:left w:val="nil"/>
                  <w:bottom w:val="nil"/>
                  <w:right w:val="nil"/>
                </w:tcBorders>
                <w:shd w:val="clear" w:color="auto" w:fill="auto"/>
                <w:noWrap/>
                <w:vAlign w:val="bottom"/>
                <w:hideMark/>
              </w:tcPr>
            </w:tcPrChange>
          </w:tcPr>
          <w:p w14:paraId="7122384D" w14:textId="77777777" w:rsidR="00036D0E" w:rsidRPr="00036D0E" w:rsidRDefault="00036D0E" w:rsidP="00245317">
            <w:pPr>
              <w:spacing w:after="0" w:line="240" w:lineRule="auto"/>
              <w:jc w:val="center"/>
              <w:rPr>
                <w:ins w:id="837" w:author="David Dayan" w:date="2021-12-03T17:13:00Z"/>
                <w:rFonts w:ascii="Calibri" w:eastAsia="Times New Roman" w:hAnsi="Calibri" w:cs="Times New Roman"/>
                <w:color w:val="000000"/>
                <w:sz w:val="16"/>
                <w:szCs w:val="16"/>
              </w:rPr>
            </w:pPr>
            <w:ins w:id="83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839" w:author="David Dayan" w:date="2021-12-03T17:18:00Z">
              <w:tcPr>
                <w:tcW w:w="898" w:type="dxa"/>
                <w:tcBorders>
                  <w:top w:val="nil"/>
                  <w:left w:val="nil"/>
                  <w:bottom w:val="nil"/>
                  <w:right w:val="nil"/>
                </w:tcBorders>
                <w:shd w:val="clear" w:color="auto" w:fill="auto"/>
                <w:noWrap/>
                <w:vAlign w:val="bottom"/>
                <w:hideMark/>
              </w:tcPr>
            </w:tcPrChange>
          </w:tcPr>
          <w:p w14:paraId="48D6D79C" w14:textId="77777777" w:rsidR="00036D0E" w:rsidRPr="00036D0E" w:rsidRDefault="00036D0E" w:rsidP="00245317">
            <w:pPr>
              <w:spacing w:after="0" w:line="240" w:lineRule="auto"/>
              <w:jc w:val="center"/>
              <w:rPr>
                <w:ins w:id="840" w:author="David Dayan" w:date="2021-12-03T17:13:00Z"/>
                <w:rFonts w:ascii="Calibri" w:eastAsia="Times New Roman" w:hAnsi="Calibri" w:cs="Times New Roman"/>
                <w:color w:val="000000"/>
                <w:sz w:val="16"/>
                <w:szCs w:val="16"/>
              </w:rPr>
            </w:pPr>
            <w:ins w:id="84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842" w:author="David Dayan" w:date="2021-12-03T17:18:00Z">
              <w:tcPr>
                <w:tcW w:w="902" w:type="dxa"/>
                <w:tcBorders>
                  <w:top w:val="nil"/>
                  <w:left w:val="nil"/>
                  <w:bottom w:val="nil"/>
                  <w:right w:val="nil"/>
                </w:tcBorders>
                <w:shd w:val="clear" w:color="auto" w:fill="auto"/>
                <w:noWrap/>
                <w:vAlign w:val="bottom"/>
                <w:hideMark/>
              </w:tcPr>
            </w:tcPrChange>
          </w:tcPr>
          <w:p w14:paraId="751A5C67" w14:textId="77777777" w:rsidR="00036D0E" w:rsidRPr="00036D0E" w:rsidRDefault="00036D0E" w:rsidP="00245317">
            <w:pPr>
              <w:spacing w:after="0" w:line="240" w:lineRule="auto"/>
              <w:jc w:val="center"/>
              <w:rPr>
                <w:ins w:id="843" w:author="David Dayan" w:date="2021-12-03T17:13:00Z"/>
                <w:rFonts w:ascii="Calibri" w:eastAsia="Times New Roman" w:hAnsi="Calibri" w:cs="Times New Roman"/>
                <w:color w:val="000000"/>
                <w:sz w:val="16"/>
                <w:szCs w:val="16"/>
              </w:rPr>
            </w:pPr>
            <w:ins w:id="84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845" w:author="David Dayan" w:date="2021-12-03T17:18:00Z">
              <w:tcPr>
                <w:tcW w:w="2160" w:type="dxa"/>
                <w:tcBorders>
                  <w:top w:val="nil"/>
                  <w:left w:val="nil"/>
                  <w:bottom w:val="nil"/>
                  <w:right w:val="nil"/>
                </w:tcBorders>
                <w:shd w:val="clear" w:color="auto" w:fill="auto"/>
                <w:noWrap/>
                <w:vAlign w:val="bottom"/>
                <w:hideMark/>
              </w:tcPr>
            </w:tcPrChange>
          </w:tcPr>
          <w:p w14:paraId="0F57C85E" w14:textId="77777777" w:rsidR="00036D0E" w:rsidRPr="00036D0E" w:rsidRDefault="00036D0E" w:rsidP="00245317">
            <w:pPr>
              <w:spacing w:after="0" w:line="240" w:lineRule="auto"/>
              <w:jc w:val="center"/>
              <w:rPr>
                <w:ins w:id="846" w:author="David Dayan" w:date="2021-12-03T17:13:00Z"/>
                <w:rFonts w:ascii="Calibri" w:eastAsia="Times New Roman" w:hAnsi="Calibri" w:cs="Times New Roman"/>
                <w:color w:val="000000"/>
                <w:sz w:val="16"/>
                <w:szCs w:val="16"/>
              </w:rPr>
            </w:pPr>
            <w:ins w:id="84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848" w:author="David Dayan" w:date="2021-12-03T17:18:00Z">
              <w:tcPr>
                <w:tcW w:w="2876" w:type="dxa"/>
                <w:gridSpan w:val="2"/>
                <w:tcBorders>
                  <w:top w:val="nil"/>
                  <w:left w:val="nil"/>
                  <w:bottom w:val="nil"/>
                  <w:right w:val="nil"/>
                </w:tcBorders>
                <w:shd w:val="clear" w:color="auto" w:fill="auto"/>
                <w:noWrap/>
                <w:vAlign w:val="bottom"/>
                <w:hideMark/>
              </w:tcPr>
            </w:tcPrChange>
          </w:tcPr>
          <w:p w14:paraId="35AE75D2" w14:textId="77777777" w:rsidR="00036D0E" w:rsidRPr="00036D0E" w:rsidRDefault="00036D0E" w:rsidP="00245317">
            <w:pPr>
              <w:spacing w:after="0" w:line="240" w:lineRule="auto"/>
              <w:jc w:val="center"/>
              <w:rPr>
                <w:ins w:id="849" w:author="David Dayan" w:date="2021-12-03T17:13:00Z"/>
                <w:rFonts w:ascii="Calibri" w:eastAsia="Times New Roman" w:hAnsi="Calibri" w:cs="Times New Roman"/>
                <w:color w:val="000000"/>
                <w:sz w:val="16"/>
                <w:szCs w:val="16"/>
              </w:rPr>
            </w:pPr>
            <w:proofErr w:type="spellStart"/>
            <w:ins w:id="85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851" w:author="David Dayan" w:date="2021-12-03T17:18:00Z">
              <w:tcPr>
                <w:tcW w:w="1426" w:type="dxa"/>
                <w:tcBorders>
                  <w:top w:val="nil"/>
                  <w:left w:val="nil"/>
                  <w:bottom w:val="nil"/>
                  <w:right w:val="nil"/>
                </w:tcBorders>
                <w:shd w:val="clear" w:color="auto" w:fill="auto"/>
                <w:noWrap/>
                <w:vAlign w:val="bottom"/>
                <w:hideMark/>
              </w:tcPr>
            </w:tcPrChange>
          </w:tcPr>
          <w:p w14:paraId="00EAD18F" w14:textId="77777777" w:rsidR="00036D0E" w:rsidRPr="00036D0E" w:rsidRDefault="00036D0E" w:rsidP="00245317">
            <w:pPr>
              <w:spacing w:after="0" w:line="240" w:lineRule="auto"/>
              <w:jc w:val="center"/>
              <w:rPr>
                <w:ins w:id="852" w:author="David Dayan" w:date="2021-12-03T17:13:00Z"/>
                <w:rFonts w:ascii="Calibri" w:eastAsia="Times New Roman" w:hAnsi="Calibri" w:cs="Times New Roman"/>
                <w:color w:val="000000"/>
                <w:sz w:val="16"/>
                <w:szCs w:val="16"/>
              </w:rPr>
            </w:pPr>
            <w:ins w:id="853" w:author="David Dayan" w:date="2021-12-03T17:13:00Z">
              <w:r w:rsidRPr="00036D0E">
                <w:rPr>
                  <w:rFonts w:ascii="Calibri" w:eastAsia="Times New Roman" w:hAnsi="Calibri" w:cs="Times New Roman"/>
                  <w:color w:val="000000"/>
                  <w:sz w:val="16"/>
                  <w:szCs w:val="16"/>
                </w:rPr>
                <w:t>discordant</w:t>
              </w:r>
            </w:ins>
          </w:p>
        </w:tc>
      </w:tr>
      <w:tr w:rsidR="00036D0E" w:rsidRPr="00036D0E" w14:paraId="3339BE8C" w14:textId="77777777" w:rsidTr="00245317">
        <w:trPr>
          <w:cantSplit/>
          <w:trHeight w:val="20"/>
          <w:ins w:id="854" w:author="David Dayan" w:date="2021-12-03T17:13:00Z"/>
          <w:trPrChange w:id="85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856" w:author="David Dayan" w:date="2021-12-03T17:18:00Z">
              <w:tcPr>
                <w:tcW w:w="1563" w:type="dxa"/>
                <w:tcBorders>
                  <w:top w:val="nil"/>
                  <w:left w:val="nil"/>
                  <w:bottom w:val="nil"/>
                  <w:right w:val="nil"/>
                </w:tcBorders>
                <w:shd w:val="clear" w:color="auto" w:fill="auto"/>
                <w:noWrap/>
                <w:vAlign w:val="bottom"/>
                <w:hideMark/>
              </w:tcPr>
            </w:tcPrChange>
          </w:tcPr>
          <w:p w14:paraId="0AEBFF16" w14:textId="77777777" w:rsidR="00036D0E" w:rsidRPr="00036D0E" w:rsidRDefault="00036D0E" w:rsidP="00245317">
            <w:pPr>
              <w:spacing w:after="0" w:line="240" w:lineRule="auto"/>
              <w:jc w:val="center"/>
              <w:rPr>
                <w:ins w:id="857" w:author="David Dayan" w:date="2021-12-03T17:13:00Z"/>
                <w:rFonts w:ascii="Calibri" w:eastAsia="Times New Roman" w:hAnsi="Calibri" w:cs="Times New Roman"/>
                <w:color w:val="000000"/>
                <w:sz w:val="16"/>
                <w:szCs w:val="16"/>
              </w:rPr>
            </w:pPr>
            <w:ins w:id="858" w:author="David Dayan" w:date="2021-12-03T17:13:00Z">
              <w:r w:rsidRPr="00036D0E">
                <w:rPr>
                  <w:rFonts w:ascii="Calibri" w:eastAsia="Times New Roman" w:hAnsi="Calibri" w:cs="Times New Roman"/>
                  <w:color w:val="000000"/>
                  <w:sz w:val="16"/>
                  <w:szCs w:val="16"/>
                </w:rPr>
                <w:t>OtsAC20ROGR_0018</w:t>
              </w:r>
            </w:ins>
          </w:p>
        </w:tc>
        <w:tc>
          <w:tcPr>
            <w:tcW w:w="746" w:type="dxa"/>
            <w:tcBorders>
              <w:top w:val="nil"/>
              <w:left w:val="nil"/>
              <w:bottom w:val="nil"/>
              <w:right w:val="nil"/>
            </w:tcBorders>
            <w:shd w:val="clear" w:color="auto" w:fill="auto"/>
            <w:noWrap/>
            <w:vAlign w:val="bottom"/>
            <w:hideMark/>
            <w:tcPrChange w:id="859" w:author="David Dayan" w:date="2021-12-03T17:18:00Z">
              <w:tcPr>
                <w:tcW w:w="746" w:type="dxa"/>
                <w:tcBorders>
                  <w:top w:val="nil"/>
                  <w:left w:val="nil"/>
                  <w:bottom w:val="nil"/>
                  <w:right w:val="nil"/>
                </w:tcBorders>
                <w:shd w:val="clear" w:color="auto" w:fill="auto"/>
                <w:noWrap/>
                <w:vAlign w:val="bottom"/>
                <w:hideMark/>
              </w:tcPr>
            </w:tcPrChange>
          </w:tcPr>
          <w:p w14:paraId="1AA59A74" w14:textId="77777777" w:rsidR="00036D0E" w:rsidRPr="00036D0E" w:rsidRDefault="00036D0E" w:rsidP="00245317">
            <w:pPr>
              <w:spacing w:after="0" w:line="240" w:lineRule="auto"/>
              <w:jc w:val="center"/>
              <w:rPr>
                <w:ins w:id="860" w:author="David Dayan" w:date="2021-12-03T17:13:00Z"/>
                <w:rFonts w:ascii="Calibri" w:eastAsia="Times New Roman" w:hAnsi="Calibri" w:cs="Times New Roman"/>
                <w:color w:val="000000"/>
                <w:sz w:val="16"/>
                <w:szCs w:val="16"/>
              </w:rPr>
            </w:pPr>
            <w:ins w:id="861" w:author="David Dayan" w:date="2021-12-03T17:13:00Z">
              <w:r w:rsidRPr="00036D0E">
                <w:rPr>
                  <w:rFonts w:ascii="Calibri" w:eastAsia="Times New Roman" w:hAnsi="Calibri" w:cs="Times New Roman"/>
                  <w:color w:val="000000"/>
                  <w:sz w:val="16"/>
                  <w:szCs w:val="16"/>
                </w:rPr>
                <w:t>5/6/20</w:t>
              </w:r>
            </w:ins>
          </w:p>
        </w:tc>
        <w:tc>
          <w:tcPr>
            <w:tcW w:w="599" w:type="dxa"/>
            <w:tcBorders>
              <w:top w:val="nil"/>
              <w:left w:val="nil"/>
              <w:bottom w:val="nil"/>
              <w:right w:val="nil"/>
            </w:tcBorders>
            <w:shd w:val="clear" w:color="auto" w:fill="auto"/>
            <w:noWrap/>
            <w:vAlign w:val="bottom"/>
            <w:hideMark/>
            <w:tcPrChange w:id="862" w:author="David Dayan" w:date="2021-12-03T17:18:00Z">
              <w:tcPr>
                <w:tcW w:w="599" w:type="dxa"/>
                <w:tcBorders>
                  <w:top w:val="nil"/>
                  <w:left w:val="nil"/>
                  <w:bottom w:val="nil"/>
                  <w:right w:val="nil"/>
                </w:tcBorders>
                <w:shd w:val="clear" w:color="auto" w:fill="auto"/>
                <w:noWrap/>
                <w:vAlign w:val="bottom"/>
                <w:hideMark/>
              </w:tcPr>
            </w:tcPrChange>
          </w:tcPr>
          <w:p w14:paraId="5E23151A" w14:textId="77777777" w:rsidR="00036D0E" w:rsidRPr="00036D0E" w:rsidRDefault="00036D0E" w:rsidP="00245317">
            <w:pPr>
              <w:spacing w:after="0" w:line="240" w:lineRule="auto"/>
              <w:jc w:val="center"/>
              <w:rPr>
                <w:ins w:id="863" w:author="David Dayan" w:date="2021-12-03T17:13:00Z"/>
                <w:rFonts w:ascii="Calibri" w:eastAsia="Times New Roman" w:hAnsi="Calibri" w:cs="Times New Roman"/>
                <w:color w:val="000000"/>
                <w:sz w:val="16"/>
                <w:szCs w:val="16"/>
              </w:rPr>
            </w:pPr>
            <w:ins w:id="864" w:author="David Dayan" w:date="2021-12-03T17:13:00Z">
              <w:r w:rsidRPr="00036D0E">
                <w:rPr>
                  <w:rFonts w:ascii="Calibri" w:eastAsia="Times New Roman" w:hAnsi="Calibri" w:cs="Times New Roman"/>
                  <w:color w:val="000000"/>
                  <w:sz w:val="16"/>
                  <w:szCs w:val="16"/>
                </w:rPr>
                <w:t>127</w:t>
              </w:r>
            </w:ins>
          </w:p>
        </w:tc>
        <w:tc>
          <w:tcPr>
            <w:tcW w:w="1142" w:type="dxa"/>
            <w:tcBorders>
              <w:top w:val="nil"/>
              <w:left w:val="nil"/>
              <w:bottom w:val="nil"/>
              <w:right w:val="nil"/>
            </w:tcBorders>
            <w:shd w:val="clear" w:color="auto" w:fill="auto"/>
            <w:noWrap/>
            <w:vAlign w:val="bottom"/>
            <w:hideMark/>
            <w:tcPrChange w:id="865" w:author="David Dayan" w:date="2021-12-03T17:18:00Z">
              <w:tcPr>
                <w:tcW w:w="1142" w:type="dxa"/>
                <w:tcBorders>
                  <w:top w:val="nil"/>
                  <w:left w:val="nil"/>
                  <w:bottom w:val="nil"/>
                  <w:right w:val="nil"/>
                </w:tcBorders>
                <w:shd w:val="clear" w:color="auto" w:fill="auto"/>
                <w:noWrap/>
                <w:vAlign w:val="bottom"/>
                <w:hideMark/>
              </w:tcPr>
            </w:tcPrChange>
          </w:tcPr>
          <w:p w14:paraId="02ED72CC" w14:textId="77777777" w:rsidR="00036D0E" w:rsidRPr="00036D0E" w:rsidRDefault="00036D0E" w:rsidP="00245317">
            <w:pPr>
              <w:spacing w:after="0" w:line="240" w:lineRule="auto"/>
              <w:jc w:val="center"/>
              <w:rPr>
                <w:ins w:id="866" w:author="David Dayan" w:date="2021-12-03T17:13:00Z"/>
                <w:rFonts w:ascii="Calibri" w:eastAsia="Times New Roman" w:hAnsi="Calibri" w:cs="Times New Roman"/>
                <w:color w:val="000000"/>
                <w:sz w:val="16"/>
                <w:szCs w:val="16"/>
              </w:rPr>
            </w:pPr>
            <w:ins w:id="867"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868" w:author="David Dayan" w:date="2021-12-03T17:18:00Z">
              <w:tcPr>
                <w:tcW w:w="1440" w:type="dxa"/>
                <w:tcBorders>
                  <w:top w:val="nil"/>
                  <w:left w:val="nil"/>
                  <w:bottom w:val="nil"/>
                  <w:right w:val="nil"/>
                </w:tcBorders>
                <w:shd w:val="clear" w:color="auto" w:fill="auto"/>
                <w:noWrap/>
                <w:vAlign w:val="bottom"/>
                <w:hideMark/>
              </w:tcPr>
            </w:tcPrChange>
          </w:tcPr>
          <w:p w14:paraId="6A59A23F" w14:textId="77777777" w:rsidR="00036D0E" w:rsidRPr="00036D0E" w:rsidRDefault="00036D0E" w:rsidP="00245317">
            <w:pPr>
              <w:spacing w:after="0" w:line="240" w:lineRule="auto"/>
              <w:jc w:val="center"/>
              <w:rPr>
                <w:ins w:id="869" w:author="David Dayan" w:date="2021-12-03T17:13:00Z"/>
                <w:rFonts w:ascii="Calibri" w:eastAsia="Times New Roman" w:hAnsi="Calibri" w:cs="Times New Roman"/>
                <w:color w:val="000000"/>
                <w:sz w:val="16"/>
                <w:szCs w:val="16"/>
              </w:rPr>
            </w:pPr>
            <w:ins w:id="870" w:author="David Dayan" w:date="2021-12-03T17:13:00Z">
              <w:r w:rsidRPr="00036D0E">
                <w:rPr>
                  <w:rFonts w:ascii="Calibri" w:eastAsia="Times New Roman" w:hAnsi="Calibri" w:cs="Times New Roman"/>
                  <w:color w:val="000000"/>
                  <w:sz w:val="16"/>
                  <w:szCs w:val="16"/>
                </w:rPr>
                <w:t>Clay Banks</w:t>
              </w:r>
            </w:ins>
          </w:p>
        </w:tc>
        <w:tc>
          <w:tcPr>
            <w:tcW w:w="1530" w:type="dxa"/>
            <w:tcBorders>
              <w:top w:val="nil"/>
              <w:left w:val="nil"/>
              <w:bottom w:val="nil"/>
              <w:right w:val="nil"/>
            </w:tcBorders>
            <w:shd w:val="clear" w:color="auto" w:fill="auto"/>
            <w:noWrap/>
            <w:vAlign w:val="bottom"/>
            <w:hideMark/>
            <w:tcPrChange w:id="871" w:author="David Dayan" w:date="2021-12-03T17:18:00Z">
              <w:tcPr>
                <w:tcW w:w="1530" w:type="dxa"/>
                <w:tcBorders>
                  <w:top w:val="nil"/>
                  <w:left w:val="nil"/>
                  <w:bottom w:val="nil"/>
                  <w:right w:val="nil"/>
                </w:tcBorders>
                <w:shd w:val="clear" w:color="auto" w:fill="auto"/>
                <w:noWrap/>
                <w:vAlign w:val="bottom"/>
                <w:hideMark/>
              </w:tcPr>
            </w:tcPrChange>
          </w:tcPr>
          <w:p w14:paraId="0BB23631" w14:textId="77777777" w:rsidR="00036D0E" w:rsidRPr="00036D0E" w:rsidRDefault="00036D0E" w:rsidP="00245317">
            <w:pPr>
              <w:spacing w:after="0" w:line="240" w:lineRule="auto"/>
              <w:jc w:val="center"/>
              <w:rPr>
                <w:ins w:id="872" w:author="David Dayan" w:date="2021-12-03T17:13:00Z"/>
                <w:rFonts w:ascii="Calibri" w:eastAsia="Times New Roman" w:hAnsi="Calibri" w:cs="Times New Roman"/>
                <w:color w:val="000000"/>
                <w:sz w:val="16"/>
                <w:szCs w:val="16"/>
              </w:rPr>
            </w:pPr>
            <w:ins w:id="87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874" w:author="David Dayan" w:date="2021-12-03T17:18:00Z">
              <w:tcPr>
                <w:tcW w:w="898" w:type="dxa"/>
                <w:tcBorders>
                  <w:top w:val="nil"/>
                  <w:left w:val="nil"/>
                  <w:bottom w:val="nil"/>
                  <w:right w:val="nil"/>
                </w:tcBorders>
                <w:shd w:val="clear" w:color="auto" w:fill="auto"/>
                <w:noWrap/>
                <w:vAlign w:val="bottom"/>
                <w:hideMark/>
              </w:tcPr>
            </w:tcPrChange>
          </w:tcPr>
          <w:p w14:paraId="4ED59E1D" w14:textId="77777777" w:rsidR="00036D0E" w:rsidRPr="00036D0E" w:rsidRDefault="00036D0E" w:rsidP="00245317">
            <w:pPr>
              <w:spacing w:after="0" w:line="240" w:lineRule="auto"/>
              <w:jc w:val="center"/>
              <w:rPr>
                <w:ins w:id="875" w:author="David Dayan" w:date="2021-12-03T17:13:00Z"/>
                <w:rFonts w:ascii="Calibri" w:eastAsia="Times New Roman" w:hAnsi="Calibri" w:cs="Times New Roman"/>
                <w:color w:val="000000"/>
                <w:sz w:val="16"/>
                <w:szCs w:val="16"/>
              </w:rPr>
            </w:pPr>
            <w:ins w:id="87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877" w:author="David Dayan" w:date="2021-12-03T17:18:00Z">
              <w:tcPr>
                <w:tcW w:w="902" w:type="dxa"/>
                <w:tcBorders>
                  <w:top w:val="nil"/>
                  <w:left w:val="nil"/>
                  <w:bottom w:val="nil"/>
                  <w:right w:val="nil"/>
                </w:tcBorders>
                <w:shd w:val="clear" w:color="auto" w:fill="auto"/>
                <w:noWrap/>
                <w:vAlign w:val="bottom"/>
                <w:hideMark/>
              </w:tcPr>
            </w:tcPrChange>
          </w:tcPr>
          <w:p w14:paraId="741F8DBB" w14:textId="77777777" w:rsidR="00036D0E" w:rsidRPr="00036D0E" w:rsidRDefault="00036D0E" w:rsidP="00245317">
            <w:pPr>
              <w:spacing w:after="0" w:line="240" w:lineRule="auto"/>
              <w:jc w:val="center"/>
              <w:rPr>
                <w:ins w:id="878" w:author="David Dayan" w:date="2021-12-03T17:13:00Z"/>
                <w:rFonts w:ascii="Calibri" w:eastAsia="Times New Roman" w:hAnsi="Calibri" w:cs="Times New Roman"/>
                <w:color w:val="000000"/>
                <w:sz w:val="16"/>
                <w:szCs w:val="16"/>
              </w:rPr>
            </w:pPr>
            <w:ins w:id="87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880" w:author="David Dayan" w:date="2021-12-03T17:18:00Z">
              <w:tcPr>
                <w:tcW w:w="2160" w:type="dxa"/>
                <w:tcBorders>
                  <w:top w:val="nil"/>
                  <w:left w:val="nil"/>
                  <w:bottom w:val="nil"/>
                  <w:right w:val="nil"/>
                </w:tcBorders>
                <w:shd w:val="clear" w:color="auto" w:fill="auto"/>
                <w:noWrap/>
                <w:vAlign w:val="bottom"/>
                <w:hideMark/>
              </w:tcPr>
            </w:tcPrChange>
          </w:tcPr>
          <w:p w14:paraId="798D3EE8" w14:textId="77777777" w:rsidR="00036D0E" w:rsidRPr="00036D0E" w:rsidRDefault="00036D0E" w:rsidP="00245317">
            <w:pPr>
              <w:spacing w:after="0" w:line="240" w:lineRule="auto"/>
              <w:jc w:val="center"/>
              <w:rPr>
                <w:ins w:id="881" w:author="David Dayan" w:date="2021-12-03T17:13:00Z"/>
                <w:rFonts w:ascii="Calibri" w:eastAsia="Times New Roman" w:hAnsi="Calibri" w:cs="Times New Roman"/>
                <w:color w:val="000000"/>
                <w:sz w:val="16"/>
                <w:szCs w:val="16"/>
              </w:rPr>
            </w:pPr>
            <w:proofErr w:type="spellStart"/>
            <w:ins w:id="88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883" w:author="David Dayan" w:date="2021-12-03T17:18:00Z">
              <w:tcPr>
                <w:tcW w:w="2876" w:type="dxa"/>
                <w:gridSpan w:val="2"/>
                <w:tcBorders>
                  <w:top w:val="nil"/>
                  <w:left w:val="nil"/>
                  <w:bottom w:val="nil"/>
                  <w:right w:val="nil"/>
                </w:tcBorders>
                <w:shd w:val="clear" w:color="auto" w:fill="auto"/>
                <w:noWrap/>
                <w:vAlign w:val="bottom"/>
                <w:hideMark/>
              </w:tcPr>
            </w:tcPrChange>
          </w:tcPr>
          <w:p w14:paraId="3AB353C6" w14:textId="77777777" w:rsidR="00036D0E" w:rsidRPr="00036D0E" w:rsidRDefault="00036D0E" w:rsidP="00245317">
            <w:pPr>
              <w:spacing w:after="0" w:line="240" w:lineRule="auto"/>
              <w:jc w:val="center"/>
              <w:rPr>
                <w:ins w:id="884" w:author="David Dayan" w:date="2021-12-03T17:13:00Z"/>
                <w:rFonts w:ascii="Calibri" w:eastAsia="Times New Roman" w:hAnsi="Calibri" w:cs="Times New Roman"/>
                <w:color w:val="000000"/>
                <w:sz w:val="16"/>
                <w:szCs w:val="16"/>
              </w:rPr>
            </w:pPr>
            <w:proofErr w:type="spellStart"/>
            <w:ins w:id="88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886" w:author="David Dayan" w:date="2021-12-03T17:18:00Z">
              <w:tcPr>
                <w:tcW w:w="1426" w:type="dxa"/>
                <w:tcBorders>
                  <w:top w:val="nil"/>
                  <w:left w:val="nil"/>
                  <w:bottom w:val="nil"/>
                  <w:right w:val="nil"/>
                </w:tcBorders>
                <w:shd w:val="clear" w:color="auto" w:fill="auto"/>
                <w:noWrap/>
                <w:vAlign w:val="bottom"/>
                <w:hideMark/>
              </w:tcPr>
            </w:tcPrChange>
          </w:tcPr>
          <w:p w14:paraId="0CA1B8C3" w14:textId="77777777" w:rsidR="00036D0E" w:rsidRPr="00036D0E" w:rsidRDefault="00036D0E" w:rsidP="00245317">
            <w:pPr>
              <w:spacing w:after="0" w:line="240" w:lineRule="auto"/>
              <w:jc w:val="center"/>
              <w:rPr>
                <w:ins w:id="887" w:author="David Dayan" w:date="2021-12-03T17:13:00Z"/>
                <w:rFonts w:ascii="Calibri" w:eastAsia="Times New Roman" w:hAnsi="Calibri" w:cs="Times New Roman"/>
                <w:color w:val="000000"/>
                <w:sz w:val="16"/>
                <w:szCs w:val="16"/>
              </w:rPr>
            </w:pPr>
            <w:proofErr w:type="spellStart"/>
            <w:ins w:id="88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2D3EA4FF" w14:textId="77777777" w:rsidTr="00245317">
        <w:trPr>
          <w:cantSplit/>
          <w:trHeight w:val="20"/>
          <w:ins w:id="889" w:author="David Dayan" w:date="2021-12-03T17:13:00Z"/>
          <w:trPrChange w:id="89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891" w:author="David Dayan" w:date="2021-12-03T17:18:00Z">
              <w:tcPr>
                <w:tcW w:w="1563" w:type="dxa"/>
                <w:tcBorders>
                  <w:top w:val="nil"/>
                  <w:left w:val="nil"/>
                  <w:bottom w:val="nil"/>
                  <w:right w:val="nil"/>
                </w:tcBorders>
                <w:shd w:val="clear" w:color="auto" w:fill="auto"/>
                <w:noWrap/>
                <w:vAlign w:val="bottom"/>
                <w:hideMark/>
              </w:tcPr>
            </w:tcPrChange>
          </w:tcPr>
          <w:p w14:paraId="494FD30E" w14:textId="77777777" w:rsidR="00036D0E" w:rsidRPr="00036D0E" w:rsidRDefault="00036D0E" w:rsidP="00245317">
            <w:pPr>
              <w:spacing w:after="0" w:line="240" w:lineRule="auto"/>
              <w:jc w:val="center"/>
              <w:rPr>
                <w:ins w:id="892" w:author="David Dayan" w:date="2021-12-03T17:13:00Z"/>
                <w:rFonts w:ascii="Calibri" w:eastAsia="Times New Roman" w:hAnsi="Calibri" w:cs="Times New Roman"/>
                <w:color w:val="000000"/>
                <w:sz w:val="16"/>
                <w:szCs w:val="16"/>
              </w:rPr>
            </w:pPr>
            <w:ins w:id="893" w:author="David Dayan" w:date="2021-12-03T17:13:00Z">
              <w:r w:rsidRPr="00036D0E">
                <w:rPr>
                  <w:rFonts w:ascii="Calibri" w:eastAsia="Times New Roman" w:hAnsi="Calibri" w:cs="Times New Roman"/>
                  <w:color w:val="000000"/>
                  <w:sz w:val="16"/>
                  <w:szCs w:val="16"/>
                </w:rPr>
                <w:t>OtsAC20ROGR_0019</w:t>
              </w:r>
            </w:ins>
          </w:p>
        </w:tc>
        <w:tc>
          <w:tcPr>
            <w:tcW w:w="746" w:type="dxa"/>
            <w:tcBorders>
              <w:top w:val="nil"/>
              <w:left w:val="nil"/>
              <w:bottom w:val="nil"/>
              <w:right w:val="nil"/>
            </w:tcBorders>
            <w:shd w:val="clear" w:color="auto" w:fill="auto"/>
            <w:noWrap/>
            <w:vAlign w:val="bottom"/>
            <w:hideMark/>
            <w:tcPrChange w:id="894" w:author="David Dayan" w:date="2021-12-03T17:18:00Z">
              <w:tcPr>
                <w:tcW w:w="746" w:type="dxa"/>
                <w:tcBorders>
                  <w:top w:val="nil"/>
                  <w:left w:val="nil"/>
                  <w:bottom w:val="nil"/>
                  <w:right w:val="nil"/>
                </w:tcBorders>
                <w:shd w:val="clear" w:color="auto" w:fill="auto"/>
                <w:noWrap/>
                <w:vAlign w:val="bottom"/>
                <w:hideMark/>
              </w:tcPr>
            </w:tcPrChange>
          </w:tcPr>
          <w:p w14:paraId="1660A3E5" w14:textId="77777777" w:rsidR="00036D0E" w:rsidRPr="00036D0E" w:rsidRDefault="00036D0E" w:rsidP="00245317">
            <w:pPr>
              <w:spacing w:after="0" w:line="240" w:lineRule="auto"/>
              <w:jc w:val="center"/>
              <w:rPr>
                <w:ins w:id="895" w:author="David Dayan" w:date="2021-12-03T17:13:00Z"/>
                <w:rFonts w:ascii="Calibri" w:eastAsia="Times New Roman" w:hAnsi="Calibri" w:cs="Times New Roman"/>
                <w:color w:val="000000"/>
                <w:sz w:val="16"/>
                <w:szCs w:val="16"/>
              </w:rPr>
            </w:pPr>
            <w:ins w:id="896" w:author="David Dayan" w:date="2021-12-03T17:13:00Z">
              <w:r w:rsidRPr="00036D0E">
                <w:rPr>
                  <w:rFonts w:ascii="Calibri" w:eastAsia="Times New Roman" w:hAnsi="Calibri" w:cs="Times New Roman"/>
                  <w:color w:val="000000"/>
                  <w:sz w:val="16"/>
                  <w:szCs w:val="16"/>
                </w:rPr>
                <w:t>5/8/20</w:t>
              </w:r>
            </w:ins>
          </w:p>
        </w:tc>
        <w:tc>
          <w:tcPr>
            <w:tcW w:w="599" w:type="dxa"/>
            <w:tcBorders>
              <w:top w:val="nil"/>
              <w:left w:val="nil"/>
              <w:bottom w:val="nil"/>
              <w:right w:val="nil"/>
            </w:tcBorders>
            <w:shd w:val="clear" w:color="auto" w:fill="auto"/>
            <w:noWrap/>
            <w:vAlign w:val="bottom"/>
            <w:hideMark/>
            <w:tcPrChange w:id="897" w:author="David Dayan" w:date="2021-12-03T17:18:00Z">
              <w:tcPr>
                <w:tcW w:w="599" w:type="dxa"/>
                <w:tcBorders>
                  <w:top w:val="nil"/>
                  <w:left w:val="nil"/>
                  <w:bottom w:val="nil"/>
                  <w:right w:val="nil"/>
                </w:tcBorders>
                <w:shd w:val="clear" w:color="auto" w:fill="auto"/>
                <w:noWrap/>
                <w:vAlign w:val="bottom"/>
                <w:hideMark/>
              </w:tcPr>
            </w:tcPrChange>
          </w:tcPr>
          <w:p w14:paraId="147C3992" w14:textId="77777777" w:rsidR="00036D0E" w:rsidRPr="00036D0E" w:rsidRDefault="00036D0E" w:rsidP="00245317">
            <w:pPr>
              <w:spacing w:after="0" w:line="240" w:lineRule="auto"/>
              <w:jc w:val="center"/>
              <w:rPr>
                <w:ins w:id="898" w:author="David Dayan" w:date="2021-12-03T17:13:00Z"/>
                <w:rFonts w:ascii="Calibri" w:eastAsia="Times New Roman" w:hAnsi="Calibri" w:cs="Times New Roman"/>
                <w:color w:val="000000"/>
                <w:sz w:val="16"/>
                <w:szCs w:val="16"/>
              </w:rPr>
            </w:pPr>
            <w:ins w:id="899" w:author="David Dayan" w:date="2021-12-03T17:13:00Z">
              <w:r w:rsidRPr="00036D0E">
                <w:rPr>
                  <w:rFonts w:ascii="Calibri" w:eastAsia="Times New Roman" w:hAnsi="Calibri" w:cs="Times New Roman"/>
                  <w:color w:val="000000"/>
                  <w:sz w:val="16"/>
                  <w:szCs w:val="16"/>
                </w:rPr>
                <w:t>129</w:t>
              </w:r>
            </w:ins>
          </w:p>
        </w:tc>
        <w:tc>
          <w:tcPr>
            <w:tcW w:w="1142" w:type="dxa"/>
            <w:tcBorders>
              <w:top w:val="nil"/>
              <w:left w:val="nil"/>
              <w:bottom w:val="nil"/>
              <w:right w:val="nil"/>
            </w:tcBorders>
            <w:shd w:val="clear" w:color="auto" w:fill="auto"/>
            <w:noWrap/>
            <w:vAlign w:val="bottom"/>
            <w:hideMark/>
            <w:tcPrChange w:id="900" w:author="David Dayan" w:date="2021-12-03T17:18:00Z">
              <w:tcPr>
                <w:tcW w:w="1142" w:type="dxa"/>
                <w:tcBorders>
                  <w:top w:val="nil"/>
                  <w:left w:val="nil"/>
                  <w:bottom w:val="nil"/>
                  <w:right w:val="nil"/>
                </w:tcBorders>
                <w:shd w:val="clear" w:color="auto" w:fill="auto"/>
                <w:noWrap/>
                <w:vAlign w:val="bottom"/>
                <w:hideMark/>
              </w:tcPr>
            </w:tcPrChange>
          </w:tcPr>
          <w:p w14:paraId="7CB96469" w14:textId="77777777" w:rsidR="00036D0E" w:rsidRPr="00036D0E" w:rsidRDefault="00036D0E" w:rsidP="00245317">
            <w:pPr>
              <w:spacing w:after="0" w:line="240" w:lineRule="auto"/>
              <w:jc w:val="center"/>
              <w:rPr>
                <w:ins w:id="901" w:author="David Dayan" w:date="2021-12-03T17:13:00Z"/>
                <w:rFonts w:ascii="Calibri" w:eastAsia="Times New Roman" w:hAnsi="Calibri" w:cs="Times New Roman"/>
                <w:color w:val="000000"/>
                <w:sz w:val="16"/>
                <w:szCs w:val="16"/>
              </w:rPr>
            </w:pPr>
            <w:ins w:id="902"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903" w:author="David Dayan" w:date="2021-12-03T17:18:00Z">
              <w:tcPr>
                <w:tcW w:w="1440" w:type="dxa"/>
                <w:tcBorders>
                  <w:top w:val="nil"/>
                  <w:left w:val="nil"/>
                  <w:bottom w:val="nil"/>
                  <w:right w:val="nil"/>
                </w:tcBorders>
                <w:shd w:val="clear" w:color="auto" w:fill="auto"/>
                <w:noWrap/>
                <w:vAlign w:val="bottom"/>
                <w:hideMark/>
              </w:tcPr>
            </w:tcPrChange>
          </w:tcPr>
          <w:p w14:paraId="6F4E1032" w14:textId="77777777" w:rsidR="00036D0E" w:rsidRPr="00036D0E" w:rsidRDefault="00036D0E" w:rsidP="00245317">
            <w:pPr>
              <w:spacing w:after="0" w:line="240" w:lineRule="auto"/>
              <w:jc w:val="center"/>
              <w:rPr>
                <w:ins w:id="904" w:author="David Dayan" w:date="2021-12-03T17:13:00Z"/>
                <w:rFonts w:ascii="Calibri" w:eastAsia="Times New Roman" w:hAnsi="Calibri" w:cs="Times New Roman"/>
                <w:color w:val="000000"/>
                <w:sz w:val="16"/>
                <w:szCs w:val="16"/>
              </w:rPr>
            </w:pPr>
            <w:ins w:id="905" w:author="David Dayan" w:date="2021-12-03T17:13:00Z">
              <w:r w:rsidRPr="00036D0E">
                <w:rPr>
                  <w:rFonts w:ascii="Calibri" w:eastAsia="Times New Roman" w:hAnsi="Calibri" w:cs="Times New Roman"/>
                  <w:color w:val="000000"/>
                  <w:sz w:val="16"/>
                  <w:szCs w:val="16"/>
                </w:rPr>
                <w:t>226</w:t>
              </w:r>
            </w:ins>
          </w:p>
        </w:tc>
        <w:tc>
          <w:tcPr>
            <w:tcW w:w="1530" w:type="dxa"/>
            <w:tcBorders>
              <w:top w:val="nil"/>
              <w:left w:val="nil"/>
              <w:bottom w:val="nil"/>
              <w:right w:val="nil"/>
            </w:tcBorders>
            <w:shd w:val="clear" w:color="auto" w:fill="auto"/>
            <w:noWrap/>
            <w:vAlign w:val="bottom"/>
            <w:hideMark/>
            <w:tcPrChange w:id="906" w:author="David Dayan" w:date="2021-12-03T17:18:00Z">
              <w:tcPr>
                <w:tcW w:w="1530" w:type="dxa"/>
                <w:tcBorders>
                  <w:top w:val="nil"/>
                  <w:left w:val="nil"/>
                  <w:bottom w:val="nil"/>
                  <w:right w:val="nil"/>
                </w:tcBorders>
                <w:shd w:val="clear" w:color="auto" w:fill="auto"/>
                <w:noWrap/>
                <w:vAlign w:val="bottom"/>
                <w:hideMark/>
              </w:tcPr>
            </w:tcPrChange>
          </w:tcPr>
          <w:p w14:paraId="20D03857" w14:textId="77777777" w:rsidR="00036D0E" w:rsidRPr="00036D0E" w:rsidRDefault="00036D0E" w:rsidP="00245317">
            <w:pPr>
              <w:spacing w:after="0" w:line="240" w:lineRule="auto"/>
              <w:jc w:val="center"/>
              <w:rPr>
                <w:ins w:id="907" w:author="David Dayan" w:date="2021-12-03T17:13:00Z"/>
                <w:rFonts w:ascii="Calibri" w:eastAsia="Times New Roman" w:hAnsi="Calibri" w:cs="Times New Roman"/>
                <w:color w:val="000000"/>
                <w:sz w:val="16"/>
                <w:szCs w:val="16"/>
              </w:rPr>
            </w:pPr>
            <w:ins w:id="90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909" w:author="David Dayan" w:date="2021-12-03T17:18:00Z">
              <w:tcPr>
                <w:tcW w:w="898" w:type="dxa"/>
                <w:tcBorders>
                  <w:top w:val="nil"/>
                  <w:left w:val="nil"/>
                  <w:bottom w:val="nil"/>
                  <w:right w:val="nil"/>
                </w:tcBorders>
                <w:shd w:val="clear" w:color="auto" w:fill="auto"/>
                <w:noWrap/>
                <w:vAlign w:val="bottom"/>
                <w:hideMark/>
              </w:tcPr>
            </w:tcPrChange>
          </w:tcPr>
          <w:p w14:paraId="6F0E23EA" w14:textId="77777777" w:rsidR="00036D0E" w:rsidRPr="00036D0E" w:rsidRDefault="00036D0E" w:rsidP="00245317">
            <w:pPr>
              <w:spacing w:after="0" w:line="240" w:lineRule="auto"/>
              <w:jc w:val="center"/>
              <w:rPr>
                <w:ins w:id="910" w:author="David Dayan" w:date="2021-12-03T17:13:00Z"/>
                <w:rFonts w:ascii="Calibri" w:eastAsia="Times New Roman" w:hAnsi="Calibri" w:cs="Times New Roman"/>
                <w:color w:val="000000"/>
                <w:sz w:val="16"/>
                <w:szCs w:val="16"/>
              </w:rPr>
            </w:pPr>
            <w:ins w:id="91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912" w:author="David Dayan" w:date="2021-12-03T17:18:00Z">
              <w:tcPr>
                <w:tcW w:w="902" w:type="dxa"/>
                <w:tcBorders>
                  <w:top w:val="nil"/>
                  <w:left w:val="nil"/>
                  <w:bottom w:val="nil"/>
                  <w:right w:val="nil"/>
                </w:tcBorders>
                <w:shd w:val="clear" w:color="auto" w:fill="auto"/>
                <w:noWrap/>
                <w:vAlign w:val="bottom"/>
                <w:hideMark/>
              </w:tcPr>
            </w:tcPrChange>
          </w:tcPr>
          <w:p w14:paraId="0C84BEB3" w14:textId="77777777" w:rsidR="00036D0E" w:rsidRPr="00036D0E" w:rsidRDefault="00036D0E" w:rsidP="00245317">
            <w:pPr>
              <w:spacing w:after="0" w:line="240" w:lineRule="auto"/>
              <w:jc w:val="center"/>
              <w:rPr>
                <w:ins w:id="913" w:author="David Dayan" w:date="2021-12-03T17:13:00Z"/>
                <w:rFonts w:ascii="Calibri" w:eastAsia="Times New Roman" w:hAnsi="Calibri" w:cs="Times New Roman"/>
                <w:color w:val="000000"/>
                <w:sz w:val="16"/>
                <w:szCs w:val="16"/>
              </w:rPr>
            </w:pPr>
            <w:ins w:id="91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915" w:author="David Dayan" w:date="2021-12-03T17:18:00Z">
              <w:tcPr>
                <w:tcW w:w="2160" w:type="dxa"/>
                <w:tcBorders>
                  <w:top w:val="nil"/>
                  <w:left w:val="nil"/>
                  <w:bottom w:val="nil"/>
                  <w:right w:val="nil"/>
                </w:tcBorders>
                <w:shd w:val="clear" w:color="auto" w:fill="auto"/>
                <w:noWrap/>
                <w:vAlign w:val="bottom"/>
                <w:hideMark/>
              </w:tcPr>
            </w:tcPrChange>
          </w:tcPr>
          <w:p w14:paraId="5B9481B6" w14:textId="77777777" w:rsidR="00036D0E" w:rsidRPr="00036D0E" w:rsidRDefault="00036D0E" w:rsidP="00245317">
            <w:pPr>
              <w:spacing w:after="0" w:line="240" w:lineRule="auto"/>
              <w:jc w:val="center"/>
              <w:rPr>
                <w:ins w:id="916" w:author="David Dayan" w:date="2021-12-03T17:13:00Z"/>
                <w:rFonts w:ascii="Calibri" w:eastAsia="Times New Roman" w:hAnsi="Calibri" w:cs="Times New Roman"/>
                <w:color w:val="000000"/>
                <w:sz w:val="16"/>
                <w:szCs w:val="16"/>
              </w:rPr>
            </w:pPr>
            <w:proofErr w:type="spellStart"/>
            <w:ins w:id="91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918" w:author="David Dayan" w:date="2021-12-03T17:18:00Z">
              <w:tcPr>
                <w:tcW w:w="2876" w:type="dxa"/>
                <w:gridSpan w:val="2"/>
                <w:tcBorders>
                  <w:top w:val="nil"/>
                  <w:left w:val="nil"/>
                  <w:bottom w:val="nil"/>
                  <w:right w:val="nil"/>
                </w:tcBorders>
                <w:shd w:val="clear" w:color="auto" w:fill="auto"/>
                <w:noWrap/>
                <w:vAlign w:val="bottom"/>
                <w:hideMark/>
              </w:tcPr>
            </w:tcPrChange>
          </w:tcPr>
          <w:p w14:paraId="6B411528" w14:textId="77777777" w:rsidR="00036D0E" w:rsidRPr="00036D0E" w:rsidRDefault="00036D0E" w:rsidP="00245317">
            <w:pPr>
              <w:spacing w:after="0" w:line="240" w:lineRule="auto"/>
              <w:jc w:val="center"/>
              <w:rPr>
                <w:ins w:id="919" w:author="David Dayan" w:date="2021-12-03T17:13:00Z"/>
                <w:rFonts w:ascii="Calibri" w:eastAsia="Times New Roman" w:hAnsi="Calibri" w:cs="Times New Roman"/>
                <w:color w:val="000000"/>
                <w:sz w:val="16"/>
                <w:szCs w:val="16"/>
              </w:rPr>
            </w:pPr>
            <w:proofErr w:type="spellStart"/>
            <w:ins w:id="92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921" w:author="David Dayan" w:date="2021-12-03T17:18:00Z">
              <w:tcPr>
                <w:tcW w:w="1426" w:type="dxa"/>
                <w:tcBorders>
                  <w:top w:val="nil"/>
                  <w:left w:val="nil"/>
                  <w:bottom w:val="nil"/>
                  <w:right w:val="nil"/>
                </w:tcBorders>
                <w:shd w:val="clear" w:color="auto" w:fill="auto"/>
                <w:noWrap/>
                <w:vAlign w:val="bottom"/>
                <w:hideMark/>
              </w:tcPr>
            </w:tcPrChange>
          </w:tcPr>
          <w:p w14:paraId="3AD58AE7" w14:textId="77777777" w:rsidR="00036D0E" w:rsidRPr="00036D0E" w:rsidRDefault="00036D0E" w:rsidP="00245317">
            <w:pPr>
              <w:spacing w:after="0" w:line="240" w:lineRule="auto"/>
              <w:jc w:val="center"/>
              <w:rPr>
                <w:ins w:id="922" w:author="David Dayan" w:date="2021-12-03T17:13:00Z"/>
                <w:rFonts w:ascii="Calibri" w:eastAsia="Times New Roman" w:hAnsi="Calibri" w:cs="Times New Roman"/>
                <w:color w:val="000000"/>
                <w:sz w:val="16"/>
                <w:szCs w:val="16"/>
              </w:rPr>
            </w:pPr>
            <w:proofErr w:type="spellStart"/>
            <w:ins w:id="92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2706AD61" w14:textId="77777777" w:rsidTr="00245317">
        <w:trPr>
          <w:cantSplit/>
          <w:trHeight w:val="20"/>
          <w:ins w:id="924" w:author="David Dayan" w:date="2021-12-03T17:13:00Z"/>
          <w:trPrChange w:id="92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926" w:author="David Dayan" w:date="2021-12-03T17:18:00Z">
              <w:tcPr>
                <w:tcW w:w="1563" w:type="dxa"/>
                <w:tcBorders>
                  <w:top w:val="nil"/>
                  <w:left w:val="nil"/>
                  <w:bottom w:val="nil"/>
                  <w:right w:val="nil"/>
                </w:tcBorders>
                <w:shd w:val="clear" w:color="auto" w:fill="auto"/>
                <w:noWrap/>
                <w:vAlign w:val="bottom"/>
                <w:hideMark/>
              </w:tcPr>
            </w:tcPrChange>
          </w:tcPr>
          <w:p w14:paraId="574CA5C0" w14:textId="77777777" w:rsidR="00036D0E" w:rsidRPr="00036D0E" w:rsidRDefault="00036D0E" w:rsidP="00245317">
            <w:pPr>
              <w:spacing w:after="0" w:line="240" w:lineRule="auto"/>
              <w:jc w:val="center"/>
              <w:rPr>
                <w:ins w:id="927" w:author="David Dayan" w:date="2021-12-03T17:13:00Z"/>
                <w:rFonts w:ascii="Calibri" w:eastAsia="Times New Roman" w:hAnsi="Calibri" w:cs="Times New Roman"/>
                <w:color w:val="000000"/>
                <w:sz w:val="16"/>
                <w:szCs w:val="16"/>
              </w:rPr>
            </w:pPr>
            <w:ins w:id="928" w:author="David Dayan" w:date="2021-12-03T17:13:00Z">
              <w:r w:rsidRPr="00036D0E">
                <w:rPr>
                  <w:rFonts w:ascii="Calibri" w:eastAsia="Times New Roman" w:hAnsi="Calibri" w:cs="Times New Roman"/>
                  <w:color w:val="000000"/>
                  <w:sz w:val="16"/>
                  <w:szCs w:val="16"/>
                </w:rPr>
                <w:t>OtsAC20ROGR_0020</w:t>
              </w:r>
            </w:ins>
          </w:p>
        </w:tc>
        <w:tc>
          <w:tcPr>
            <w:tcW w:w="746" w:type="dxa"/>
            <w:tcBorders>
              <w:top w:val="nil"/>
              <w:left w:val="nil"/>
              <w:bottom w:val="nil"/>
              <w:right w:val="nil"/>
            </w:tcBorders>
            <w:shd w:val="clear" w:color="auto" w:fill="auto"/>
            <w:noWrap/>
            <w:vAlign w:val="bottom"/>
            <w:hideMark/>
            <w:tcPrChange w:id="929" w:author="David Dayan" w:date="2021-12-03T17:18:00Z">
              <w:tcPr>
                <w:tcW w:w="746" w:type="dxa"/>
                <w:tcBorders>
                  <w:top w:val="nil"/>
                  <w:left w:val="nil"/>
                  <w:bottom w:val="nil"/>
                  <w:right w:val="nil"/>
                </w:tcBorders>
                <w:shd w:val="clear" w:color="auto" w:fill="auto"/>
                <w:noWrap/>
                <w:vAlign w:val="bottom"/>
                <w:hideMark/>
              </w:tcPr>
            </w:tcPrChange>
          </w:tcPr>
          <w:p w14:paraId="327F8BCB" w14:textId="77777777" w:rsidR="00036D0E" w:rsidRPr="00036D0E" w:rsidRDefault="00036D0E" w:rsidP="00245317">
            <w:pPr>
              <w:spacing w:after="0" w:line="240" w:lineRule="auto"/>
              <w:jc w:val="center"/>
              <w:rPr>
                <w:ins w:id="930" w:author="David Dayan" w:date="2021-12-03T17:13:00Z"/>
                <w:rFonts w:ascii="Calibri" w:eastAsia="Times New Roman" w:hAnsi="Calibri" w:cs="Times New Roman"/>
                <w:color w:val="000000"/>
                <w:sz w:val="16"/>
                <w:szCs w:val="16"/>
              </w:rPr>
            </w:pPr>
            <w:ins w:id="931" w:author="David Dayan" w:date="2021-12-03T17:13:00Z">
              <w:r w:rsidRPr="00036D0E">
                <w:rPr>
                  <w:rFonts w:ascii="Calibri" w:eastAsia="Times New Roman" w:hAnsi="Calibri" w:cs="Times New Roman"/>
                  <w:color w:val="000000"/>
                  <w:sz w:val="16"/>
                  <w:szCs w:val="16"/>
                </w:rPr>
                <w:t>5/12/20</w:t>
              </w:r>
            </w:ins>
          </w:p>
        </w:tc>
        <w:tc>
          <w:tcPr>
            <w:tcW w:w="599" w:type="dxa"/>
            <w:tcBorders>
              <w:top w:val="nil"/>
              <w:left w:val="nil"/>
              <w:bottom w:val="nil"/>
              <w:right w:val="nil"/>
            </w:tcBorders>
            <w:shd w:val="clear" w:color="auto" w:fill="auto"/>
            <w:noWrap/>
            <w:vAlign w:val="bottom"/>
            <w:hideMark/>
            <w:tcPrChange w:id="932" w:author="David Dayan" w:date="2021-12-03T17:18:00Z">
              <w:tcPr>
                <w:tcW w:w="599" w:type="dxa"/>
                <w:tcBorders>
                  <w:top w:val="nil"/>
                  <w:left w:val="nil"/>
                  <w:bottom w:val="nil"/>
                  <w:right w:val="nil"/>
                </w:tcBorders>
                <w:shd w:val="clear" w:color="auto" w:fill="auto"/>
                <w:noWrap/>
                <w:vAlign w:val="bottom"/>
                <w:hideMark/>
              </w:tcPr>
            </w:tcPrChange>
          </w:tcPr>
          <w:p w14:paraId="6222CACD" w14:textId="77777777" w:rsidR="00036D0E" w:rsidRPr="00036D0E" w:rsidRDefault="00036D0E" w:rsidP="00245317">
            <w:pPr>
              <w:spacing w:after="0" w:line="240" w:lineRule="auto"/>
              <w:jc w:val="center"/>
              <w:rPr>
                <w:ins w:id="933" w:author="David Dayan" w:date="2021-12-03T17:13:00Z"/>
                <w:rFonts w:ascii="Calibri" w:eastAsia="Times New Roman" w:hAnsi="Calibri" w:cs="Times New Roman"/>
                <w:color w:val="000000"/>
                <w:sz w:val="16"/>
                <w:szCs w:val="16"/>
              </w:rPr>
            </w:pPr>
            <w:ins w:id="934" w:author="David Dayan" w:date="2021-12-03T17:13:00Z">
              <w:r w:rsidRPr="00036D0E">
                <w:rPr>
                  <w:rFonts w:ascii="Calibri" w:eastAsia="Times New Roman" w:hAnsi="Calibri" w:cs="Times New Roman"/>
                  <w:color w:val="000000"/>
                  <w:sz w:val="16"/>
                  <w:szCs w:val="16"/>
                </w:rPr>
                <w:t>133</w:t>
              </w:r>
            </w:ins>
          </w:p>
        </w:tc>
        <w:tc>
          <w:tcPr>
            <w:tcW w:w="1142" w:type="dxa"/>
            <w:tcBorders>
              <w:top w:val="nil"/>
              <w:left w:val="nil"/>
              <w:bottom w:val="nil"/>
              <w:right w:val="nil"/>
            </w:tcBorders>
            <w:shd w:val="clear" w:color="auto" w:fill="auto"/>
            <w:noWrap/>
            <w:vAlign w:val="bottom"/>
            <w:hideMark/>
            <w:tcPrChange w:id="935" w:author="David Dayan" w:date="2021-12-03T17:18:00Z">
              <w:tcPr>
                <w:tcW w:w="1142" w:type="dxa"/>
                <w:tcBorders>
                  <w:top w:val="nil"/>
                  <w:left w:val="nil"/>
                  <w:bottom w:val="nil"/>
                  <w:right w:val="nil"/>
                </w:tcBorders>
                <w:shd w:val="clear" w:color="auto" w:fill="auto"/>
                <w:noWrap/>
                <w:vAlign w:val="bottom"/>
                <w:hideMark/>
              </w:tcPr>
            </w:tcPrChange>
          </w:tcPr>
          <w:p w14:paraId="6BCB156D" w14:textId="77777777" w:rsidR="00036D0E" w:rsidRPr="00036D0E" w:rsidRDefault="00036D0E" w:rsidP="00245317">
            <w:pPr>
              <w:spacing w:after="0" w:line="240" w:lineRule="auto"/>
              <w:jc w:val="center"/>
              <w:rPr>
                <w:ins w:id="936" w:author="David Dayan" w:date="2021-12-03T17:13:00Z"/>
                <w:rFonts w:ascii="Calibri" w:eastAsia="Times New Roman" w:hAnsi="Calibri" w:cs="Times New Roman"/>
                <w:color w:val="000000"/>
                <w:sz w:val="16"/>
                <w:szCs w:val="16"/>
              </w:rPr>
            </w:pPr>
            <w:proofErr w:type="spellStart"/>
            <w:ins w:id="937"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938" w:author="David Dayan" w:date="2021-12-03T17:18:00Z">
              <w:tcPr>
                <w:tcW w:w="1440" w:type="dxa"/>
                <w:tcBorders>
                  <w:top w:val="nil"/>
                  <w:left w:val="nil"/>
                  <w:bottom w:val="nil"/>
                  <w:right w:val="nil"/>
                </w:tcBorders>
                <w:shd w:val="clear" w:color="auto" w:fill="auto"/>
                <w:noWrap/>
                <w:vAlign w:val="bottom"/>
                <w:hideMark/>
              </w:tcPr>
            </w:tcPrChange>
          </w:tcPr>
          <w:p w14:paraId="6901F992" w14:textId="77777777" w:rsidR="00036D0E" w:rsidRPr="00036D0E" w:rsidRDefault="00036D0E" w:rsidP="00245317">
            <w:pPr>
              <w:spacing w:after="0" w:line="240" w:lineRule="auto"/>
              <w:jc w:val="center"/>
              <w:rPr>
                <w:ins w:id="939" w:author="David Dayan" w:date="2021-12-03T17:13:00Z"/>
                <w:rFonts w:ascii="Calibri" w:eastAsia="Times New Roman" w:hAnsi="Calibri" w:cs="Times New Roman"/>
                <w:color w:val="000000"/>
                <w:sz w:val="16"/>
                <w:szCs w:val="16"/>
              </w:rPr>
            </w:pPr>
            <w:ins w:id="940" w:author="David Dayan" w:date="2021-12-03T17:13:00Z">
              <w:r w:rsidRPr="00036D0E">
                <w:rPr>
                  <w:rFonts w:ascii="Calibri" w:eastAsia="Times New Roman" w:hAnsi="Calibri" w:cs="Times New Roman"/>
                  <w:color w:val="000000"/>
                  <w:sz w:val="16"/>
                  <w:szCs w:val="16"/>
                </w:rPr>
                <w:t>226</w:t>
              </w:r>
            </w:ins>
          </w:p>
        </w:tc>
        <w:tc>
          <w:tcPr>
            <w:tcW w:w="1530" w:type="dxa"/>
            <w:tcBorders>
              <w:top w:val="nil"/>
              <w:left w:val="nil"/>
              <w:bottom w:val="nil"/>
              <w:right w:val="nil"/>
            </w:tcBorders>
            <w:shd w:val="clear" w:color="auto" w:fill="auto"/>
            <w:noWrap/>
            <w:vAlign w:val="bottom"/>
            <w:hideMark/>
            <w:tcPrChange w:id="941" w:author="David Dayan" w:date="2021-12-03T17:18:00Z">
              <w:tcPr>
                <w:tcW w:w="1530" w:type="dxa"/>
                <w:tcBorders>
                  <w:top w:val="nil"/>
                  <w:left w:val="nil"/>
                  <w:bottom w:val="nil"/>
                  <w:right w:val="nil"/>
                </w:tcBorders>
                <w:shd w:val="clear" w:color="auto" w:fill="auto"/>
                <w:noWrap/>
                <w:vAlign w:val="bottom"/>
                <w:hideMark/>
              </w:tcPr>
            </w:tcPrChange>
          </w:tcPr>
          <w:p w14:paraId="0BD0435D" w14:textId="77777777" w:rsidR="00036D0E" w:rsidRPr="00036D0E" w:rsidRDefault="00036D0E" w:rsidP="00245317">
            <w:pPr>
              <w:spacing w:after="0" w:line="240" w:lineRule="auto"/>
              <w:jc w:val="center"/>
              <w:rPr>
                <w:ins w:id="942" w:author="David Dayan" w:date="2021-12-03T17:13:00Z"/>
                <w:rFonts w:ascii="Calibri" w:eastAsia="Times New Roman" w:hAnsi="Calibri" w:cs="Times New Roman"/>
                <w:color w:val="000000"/>
                <w:sz w:val="16"/>
                <w:szCs w:val="16"/>
              </w:rPr>
            </w:pPr>
            <w:ins w:id="94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944" w:author="David Dayan" w:date="2021-12-03T17:18:00Z">
              <w:tcPr>
                <w:tcW w:w="898" w:type="dxa"/>
                <w:tcBorders>
                  <w:top w:val="nil"/>
                  <w:left w:val="nil"/>
                  <w:bottom w:val="nil"/>
                  <w:right w:val="nil"/>
                </w:tcBorders>
                <w:shd w:val="clear" w:color="auto" w:fill="auto"/>
                <w:noWrap/>
                <w:vAlign w:val="bottom"/>
                <w:hideMark/>
              </w:tcPr>
            </w:tcPrChange>
          </w:tcPr>
          <w:p w14:paraId="4FB4FAC9" w14:textId="77777777" w:rsidR="00036D0E" w:rsidRPr="00036D0E" w:rsidRDefault="00036D0E" w:rsidP="00245317">
            <w:pPr>
              <w:spacing w:after="0" w:line="240" w:lineRule="auto"/>
              <w:jc w:val="center"/>
              <w:rPr>
                <w:ins w:id="945" w:author="David Dayan" w:date="2021-12-03T17:13:00Z"/>
                <w:rFonts w:ascii="Calibri" w:eastAsia="Times New Roman" w:hAnsi="Calibri" w:cs="Times New Roman"/>
                <w:color w:val="000000"/>
                <w:sz w:val="16"/>
                <w:szCs w:val="16"/>
              </w:rPr>
            </w:pPr>
            <w:ins w:id="94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947" w:author="David Dayan" w:date="2021-12-03T17:18:00Z">
              <w:tcPr>
                <w:tcW w:w="902" w:type="dxa"/>
                <w:tcBorders>
                  <w:top w:val="nil"/>
                  <w:left w:val="nil"/>
                  <w:bottom w:val="nil"/>
                  <w:right w:val="nil"/>
                </w:tcBorders>
                <w:shd w:val="clear" w:color="auto" w:fill="auto"/>
                <w:noWrap/>
                <w:vAlign w:val="bottom"/>
                <w:hideMark/>
              </w:tcPr>
            </w:tcPrChange>
          </w:tcPr>
          <w:p w14:paraId="6D05CD1B" w14:textId="77777777" w:rsidR="00036D0E" w:rsidRPr="00036D0E" w:rsidRDefault="00036D0E" w:rsidP="00245317">
            <w:pPr>
              <w:spacing w:after="0" w:line="240" w:lineRule="auto"/>
              <w:jc w:val="center"/>
              <w:rPr>
                <w:ins w:id="948" w:author="David Dayan" w:date="2021-12-03T17:13:00Z"/>
                <w:rFonts w:ascii="Calibri" w:eastAsia="Times New Roman" w:hAnsi="Calibri" w:cs="Times New Roman"/>
                <w:color w:val="000000"/>
                <w:sz w:val="16"/>
                <w:szCs w:val="16"/>
              </w:rPr>
            </w:pPr>
            <w:ins w:id="94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950" w:author="David Dayan" w:date="2021-12-03T17:18:00Z">
              <w:tcPr>
                <w:tcW w:w="2160" w:type="dxa"/>
                <w:tcBorders>
                  <w:top w:val="nil"/>
                  <w:left w:val="nil"/>
                  <w:bottom w:val="nil"/>
                  <w:right w:val="nil"/>
                </w:tcBorders>
                <w:shd w:val="clear" w:color="auto" w:fill="auto"/>
                <w:noWrap/>
                <w:vAlign w:val="bottom"/>
                <w:hideMark/>
              </w:tcPr>
            </w:tcPrChange>
          </w:tcPr>
          <w:p w14:paraId="129A67B8" w14:textId="77777777" w:rsidR="00036D0E" w:rsidRPr="00036D0E" w:rsidRDefault="00036D0E" w:rsidP="00245317">
            <w:pPr>
              <w:spacing w:after="0" w:line="240" w:lineRule="auto"/>
              <w:jc w:val="center"/>
              <w:rPr>
                <w:ins w:id="951" w:author="David Dayan" w:date="2021-12-03T17:13:00Z"/>
                <w:rFonts w:ascii="Calibri" w:eastAsia="Times New Roman" w:hAnsi="Calibri" w:cs="Times New Roman"/>
                <w:color w:val="000000"/>
                <w:sz w:val="16"/>
                <w:szCs w:val="16"/>
              </w:rPr>
            </w:pPr>
            <w:proofErr w:type="spellStart"/>
            <w:ins w:id="95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953" w:author="David Dayan" w:date="2021-12-03T17:18:00Z">
              <w:tcPr>
                <w:tcW w:w="2876" w:type="dxa"/>
                <w:gridSpan w:val="2"/>
                <w:tcBorders>
                  <w:top w:val="nil"/>
                  <w:left w:val="nil"/>
                  <w:bottom w:val="nil"/>
                  <w:right w:val="nil"/>
                </w:tcBorders>
                <w:shd w:val="clear" w:color="auto" w:fill="auto"/>
                <w:noWrap/>
                <w:vAlign w:val="bottom"/>
                <w:hideMark/>
              </w:tcPr>
            </w:tcPrChange>
          </w:tcPr>
          <w:p w14:paraId="4889A854" w14:textId="77777777" w:rsidR="00036D0E" w:rsidRPr="00036D0E" w:rsidRDefault="00036D0E" w:rsidP="00245317">
            <w:pPr>
              <w:spacing w:after="0" w:line="240" w:lineRule="auto"/>
              <w:jc w:val="center"/>
              <w:rPr>
                <w:ins w:id="954" w:author="David Dayan" w:date="2021-12-03T17:13:00Z"/>
                <w:rFonts w:ascii="Calibri" w:eastAsia="Times New Roman" w:hAnsi="Calibri" w:cs="Times New Roman"/>
                <w:color w:val="000000"/>
                <w:sz w:val="16"/>
                <w:szCs w:val="16"/>
              </w:rPr>
            </w:pPr>
            <w:proofErr w:type="spellStart"/>
            <w:ins w:id="95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956" w:author="David Dayan" w:date="2021-12-03T17:18:00Z">
              <w:tcPr>
                <w:tcW w:w="1426" w:type="dxa"/>
                <w:tcBorders>
                  <w:top w:val="nil"/>
                  <w:left w:val="nil"/>
                  <w:bottom w:val="nil"/>
                  <w:right w:val="nil"/>
                </w:tcBorders>
                <w:shd w:val="clear" w:color="auto" w:fill="auto"/>
                <w:noWrap/>
                <w:vAlign w:val="bottom"/>
                <w:hideMark/>
              </w:tcPr>
            </w:tcPrChange>
          </w:tcPr>
          <w:p w14:paraId="640B77FA" w14:textId="77777777" w:rsidR="00036D0E" w:rsidRPr="00036D0E" w:rsidRDefault="00036D0E" w:rsidP="00245317">
            <w:pPr>
              <w:spacing w:after="0" w:line="240" w:lineRule="auto"/>
              <w:jc w:val="center"/>
              <w:rPr>
                <w:ins w:id="957" w:author="David Dayan" w:date="2021-12-03T17:13:00Z"/>
                <w:rFonts w:ascii="Calibri" w:eastAsia="Times New Roman" w:hAnsi="Calibri" w:cs="Times New Roman"/>
                <w:color w:val="000000"/>
                <w:sz w:val="16"/>
                <w:szCs w:val="16"/>
              </w:rPr>
            </w:pPr>
            <w:proofErr w:type="spellStart"/>
            <w:ins w:id="95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5F9CCE25" w14:textId="77777777" w:rsidTr="00245317">
        <w:trPr>
          <w:cantSplit/>
          <w:trHeight w:val="20"/>
          <w:ins w:id="959" w:author="David Dayan" w:date="2021-12-03T17:13:00Z"/>
          <w:trPrChange w:id="96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961" w:author="David Dayan" w:date="2021-12-03T17:18:00Z">
              <w:tcPr>
                <w:tcW w:w="1563" w:type="dxa"/>
                <w:tcBorders>
                  <w:top w:val="nil"/>
                  <w:left w:val="nil"/>
                  <w:bottom w:val="nil"/>
                  <w:right w:val="nil"/>
                </w:tcBorders>
                <w:shd w:val="clear" w:color="auto" w:fill="auto"/>
                <w:noWrap/>
                <w:vAlign w:val="bottom"/>
                <w:hideMark/>
              </w:tcPr>
            </w:tcPrChange>
          </w:tcPr>
          <w:p w14:paraId="463629DF" w14:textId="77777777" w:rsidR="00036D0E" w:rsidRPr="00036D0E" w:rsidRDefault="00036D0E" w:rsidP="00245317">
            <w:pPr>
              <w:spacing w:after="0" w:line="240" w:lineRule="auto"/>
              <w:jc w:val="center"/>
              <w:rPr>
                <w:ins w:id="962" w:author="David Dayan" w:date="2021-12-03T17:13:00Z"/>
                <w:rFonts w:ascii="Calibri" w:eastAsia="Times New Roman" w:hAnsi="Calibri" w:cs="Times New Roman"/>
                <w:color w:val="000000"/>
                <w:sz w:val="16"/>
                <w:szCs w:val="16"/>
              </w:rPr>
            </w:pPr>
            <w:ins w:id="963" w:author="David Dayan" w:date="2021-12-03T17:13:00Z">
              <w:r w:rsidRPr="00036D0E">
                <w:rPr>
                  <w:rFonts w:ascii="Calibri" w:eastAsia="Times New Roman" w:hAnsi="Calibri" w:cs="Times New Roman"/>
                  <w:color w:val="000000"/>
                  <w:sz w:val="16"/>
                  <w:szCs w:val="16"/>
                </w:rPr>
                <w:t>OtsAC20ROGR_0021</w:t>
              </w:r>
            </w:ins>
          </w:p>
        </w:tc>
        <w:tc>
          <w:tcPr>
            <w:tcW w:w="746" w:type="dxa"/>
            <w:tcBorders>
              <w:top w:val="nil"/>
              <w:left w:val="nil"/>
              <w:bottom w:val="nil"/>
              <w:right w:val="nil"/>
            </w:tcBorders>
            <w:shd w:val="clear" w:color="auto" w:fill="auto"/>
            <w:noWrap/>
            <w:vAlign w:val="bottom"/>
            <w:hideMark/>
            <w:tcPrChange w:id="964" w:author="David Dayan" w:date="2021-12-03T17:18:00Z">
              <w:tcPr>
                <w:tcW w:w="746" w:type="dxa"/>
                <w:tcBorders>
                  <w:top w:val="nil"/>
                  <w:left w:val="nil"/>
                  <w:bottom w:val="nil"/>
                  <w:right w:val="nil"/>
                </w:tcBorders>
                <w:shd w:val="clear" w:color="auto" w:fill="auto"/>
                <w:noWrap/>
                <w:vAlign w:val="bottom"/>
                <w:hideMark/>
              </w:tcPr>
            </w:tcPrChange>
          </w:tcPr>
          <w:p w14:paraId="26F11C5E" w14:textId="77777777" w:rsidR="00036D0E" w:rsidRPr="00036D0E" w:rsidRDefault="00036D0E" w:rsidP="00245317">
            <w:pPr>
              <w:spacing w:after="0" w:line="240" w:lineRule="auto"/>
              <w:jc w:val="center"/>
              <w:rPr>
                <w:ins w:id="965" w:author="David Dayan" w:date="2021-12-03T17:13:00Z"/>
                <w:rFonts w:ascii="Calibri" w:eastAsia="Times New Roman" w:hAnsi="Calibri" w:cs="Times New Roman"/>
                <w:color w:val="000000"/>
                <w:sz w:val="16"/>
                <w:szCs w:val="16"/>
              </w:rPr>
            </w:pPr>
            <w:ins w:id="966" w:author="David Dayan" w:date="2021-12-03T17:13:00Z">
              <w:r w:rsidRPr="00036D0E">
                <w:rPr>
                  <w:rFonts w:ascii="Calibri" w:eastAsia="Times New Roman" w:hAnsi="Calibri" w:cs="Times New Roman"/>
                  <w:color w:val="000000"/>
                  <w:sz w:val="16"/>
                  <w:szCs w:val="16"/>
                </w:rPr>
                <w:t>5/12/20</w:t>
              </w:r>
            </w:ins>
          </w:p>
        </w:tc>
        <w:tc>
          <w:tcPr>
            <w:tcW w:w="599" w:type="dxa"/>
            <w:tcBorders>
              <w:top w:val="nil"/>
              <w:left w:val="nil"/>
              <w:bottom w:val="nil"/>
              <w:right w:val="nil"/>
            </w:tcBorders>
            <w:shd w:val="clear" w:color="auto" w:fill="auto"/>
            <w:noWrap/>
            <w:vAlign w:val="bottom"/>
            <w:hideMark/>
            <w:tcPrChange w:id="967" w:author="David Dayan" w:date="2021-12-03T17:18:00Z">
              <w:tcPr>
                <w:tcW w:w="599" w:type="dxa"/>
                <w:tcBorders>
                  <w:top w:val="nil"/>
                  <w:left w:val="nil"/>
                  <w:bottom w:val="nil"/>
                  <w:right w:val="nil"/>
                </w:tcBorders>
                <w:shd w:val="clear" w:color="auto" w:fill="auto"/>
                <w:noWrap/>
                <w:vAlign w:val="bottom"/>
                <w:hideMark/>
              </w:tcPr>
            </w:tcPrChange>
          </w:tcPr>
          <w:p w14:paraId="0AD9F926" w14:textId="77777777" w:rsidR="00036D0E" w:rsidRPr="00036D0E" w:rsidRDefault="00036D0E" w:rsidP="00245317">
            <w:pPr>
              <w:spacing w:after="0" w:line="240" w:lineRule="auto"/>
              <w:jc w:val="center"/>
              <w:rPr>
                <w:ins w:id="968" w:author="David Dayan" w:date="2021-12-03T17:13:00Z"/>
                <w:rFonts w:ascii="Calibri" w:eastAsia="Times New Roman" w:hAnsi="Calibri" w:cs="Times New Roman"/>
                <w:color w:val="000000"/>
                <w:sz w:val="16"/>
                <w:szCs w:val="16"/>
              </w:rPr>
            </w:pPr>
            <w:ins w:id="969" w:author="David Dayan" w:date="2021-12-03T17:13:00Z">
              <w:r w:rsidRPr="00036D0E">
                <w:rPr>
                  <w:rFonts w:ascii="Calibri" w:eastAsia="Times New Roman" w:hAnsi="Calibri" w:cs="Times New Roman"/>
                  <w:color w:val="000000"/>
                  <w:sz w:val="16"/>
                  <w:szCs w:val="16"/>
                </w:rPr>
                <w:t>133</w:t>
              </w:r>
            </w:ins>
          </w:p>
        </w:tc>
        <w:tc>
          <w:tcPr>
            <w:tcW w:w="1142" w:type="dxa"/>
            <w:tcBorders>
              <w:top w:val="nil"/>
              <w:left w:val="nil"/>
              <w:bottom w:val="nil"/>
              <w:right w:val="nil"/>
            </w:tcBorders>
            <w:shd w:val="clear" w:color="auto" w:fill="auto"/>
            <w:noWrap/>
            <w:vAlign w:val="bottom"/>
            <w:hideMark/>
            <w:tcPrChange w:id="970" w:author="David Dayan" w:date="2021-12-03T17:18:00Z">
              <w:tcPr>
                <w:tcW w:w="1142" w:type="dxa"/>
                <w:tcBorders>
                  <w:top w:val="nil"/>
                  <w:left w:val="nil"/>
                  <w:bottom w:val="nil"/>
                  <w:right w:val="nil"/>
                </w:tcBorders>
                <w:shd w:val="clear" w:color="auto" w:fill="auto"/>
                <w:noWrap/>
                <w:vAlign w:val="bottom"/>
                <w:hideMark/>
              </w:tcPr>
            </w:tcPrChange>
          </w:tcPr>
          <w:p w14:paraId="6737E6B7" w14:textId="77777777" w:rsidR="00036D0E" w:rsidRPr="00036D0E" w:rsidRDefault="00036D0E" w:rsidP="00245317">
            <w:pPr>
              <w:spacing w:after="0" w:line="240" w:lineRule="auto"/>
              <w:jc w:val="center"/>
              <w:rPr>
                <w:ins w:id="971" w:author="David Dayan" w:date="2021-12-03T17:13:00Z"/>
                <w:rFonts w:ascii="Calibri" w:eastAsia="Times New Roman" w:hAnsi="Calibri" w:cs="Times New Roman"/>
                <w:color w:val="000000"/>
                <w:sz w:val="16"/>
                <w:szCs w:val="16"/>
              </w:rPr>
            </w:pPr>
            <w:ins w:id="972"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973" w:author="David Dayan" w:date="2021-12-03T17:18:00Z">
              <w:tcPr>
                <w:tcW w:w="1440" w:type="dxa"/>
                <w:tcBorders>
                  <w:top w:val="nil"/>
                  <w:left w:val="nil"/>
                  <w:bottom w:val="nil"/>
                  <w:right w:val="nil"/>
                </w:tcBorders>
                <w:shd w:val="clear" w:color="auto" w:fill="auto"/>
                <w:noWrap/>
                <w:vAlign w:val="bottom"/>
                <w:hideMark/>
              </w:tcPr>
            </w:tcPrChange>
          </w:tcPr>
          <w:p w14:paraId="669AF85C" w14:textId="77777777" w:rsidR="00036D0E" w:rsidRPr="00036D0E" w:rsidRDefault="00036D0E" w:rsidP="00245317">
            <w:pPr>
              <w:spacing w:after="0" w:line="240" w:lineRule="auto"/>
              <w:jc w:val="center"/>
              <w:rPr>
                <w:ins w:id="974" w:author="David Dayan" w:date="2021-12-03T17:13:00Z"/>
                <w:rFonts w:ascii="Calibri" w:eastAsia="Times New Roman" w:hAnsi="Calibri" w:cs="Times New Roman"/>
                <w:color w:val="000000"/>
                <w:sz w:val="16"/>
                <w:szCs w:val="16"/>
              </w:rPr>
            </w:pPr>
            <w:ins w:id="975" w:author="David Dayan" w:date="2021-12-03T17:13:00Z">
              <w:r w:rsidRPr="00036D0E">
                <w:rPr>
                  <w:rFonts w:ascii="Calibri" w:eastAsia="Times New Roman" w:hAnsi="Calibri" w:cs="Times New Roman"/>
                  <w:color w:val="000000"/>
                  <w:sz w:val="16"/>
                  <w:szCs w:val="16"/>
                </w:rPr>
                <w:t>Clay Banks</w:t>
              </w:r>
            </w:ins>
          </w:p>
        </w:tc>
        <w:tc>
          <w:tcPr>
            <w:tcW w:w="1530" w:type="dxa"/>
            <w:tcBorders>
              <w:top w:val="nil"/>
              <w:left w:val="nil"/>
              <w:bottom w:val="nil"/>
              <w:right w:val="nil"/>
            </w:tcBorders>
            <w:shd w:val="clear" w:color="auto" w:fill="auto"/>
            <w:noWrap/>
            <w:vAlign w:val="bottom"/>
            <w:hideMark/>
            <w:tcPrChange w:id="976" w:author="David Dayan" w:date="2021-12-03T17:18:00Z">
              <w:tcPr>
                <w:tcW w:w="1530" w:type="dxa"/>
                <w:tcBorders>
                  <w:top w:val="nil"/>
                  <w:left w:val="nil"/>
                  <w:bottom w:val="nil"/>
                  <w:right w:val="nil"/>
                </w:tcBorders>
                <w:shd w:val="clear" w:color="auto" w:fill="auto"/>
                <w:noWrap/>
                <w:vAlign w:val="bottom"/>
                <w:hideMark/>
              </w:tcPr>
            </w:tcPrChange>
          </w:tcPr>
          <w:p w14:paraId="6236C141" w14:textId="77777777" w:rsidR="00036D0E" w:rsidRPr="00036D0E" w:rsidRDefault="00036D0E" w:rsidP="00245317">
            <w:pPr>
              <w:spacing w:after="0" w:line="240" w:lineRule="auto"/>
              <w:jc w:val="center"/>
              <w:rPr>
                <w:ins w:id="977" w:author="David Dayan" w:date="2021-12-03T17:13:00Z"/>
                <w:rFonts w:ascii="Calibri" w:eastAsia="Times New Roman" w:hAnsi="Calibri" w:cs="Times New Roman"/>
                <w:color w:val="000000"/>
                <w:sz w:val="16"/>
                <w:szCs w:val="16"/>
              </w:rPr>
            </w:pPr>
            <w:ins w:id="97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979" w:author="David Dayan" w:date="2021-12-03T17:18:00Z">
              <w:tcPr>
                <w:tcW w:w="898" w:type="dxa"/>
                <w:tcBorders>
                  <w:top w:val="nil"/>
                  <w:left w:val="nil"/>
                  <w:bottom w:val="nil"/>
                  <w:right w:val="nil"/>
                </w:tcBorders>
                <w:shd w:val="clear" w:color="auto" w:fill="auto"/>
                <w:noWrap/>
                <w:vAlign w:val="bottom"/>
                <w:hideMark/>
              </w:tcPr>
            </w:tcPrChange>
          </w:tcPr>
          <w:p w14:paraId="69A0C0AA" w14:textId="77777777" w:rsidR="00036D0E" w:rsidRPr="00036D0E" w:rsidRDefault="00036D0E" w:rsidP="00245317">
            <w:pPr>
              <w:spacing w:after="0" w:line="240" w:lineRule="auto"/>
              <w:jc w:val="center"/>
              <w:rPr>
                <w:ins w:id="980" w:author="David Dayan" w:date="2021-12-03T17:13:00Z"/>
                <w:rFonts w:ascii="Calibri" w:eastAsia="Times New Roman" w:hAnsi="Calibri" w:cs="Times New Roman"/>
                <w:color w:val="000000"/>
                <w:sz w:val="16"/>
                <w:szCs w:val="16"/>
              </w:rPr>
            </w:pPr>
            <w:ins w:id="98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982" w:author="David Dayan" w:date="2021-12-03T17:18:00Z">
              <w:tcPr>
                <w:tcW w:w="902" w:type="dxa"/>
                <w:tcBorders>
                  <w:top w:val="nil"/>
                  <w:left w:val="nil"/>
                  <w:bottom w:val="nil"/>
                  <w:right w:val="nil"/>
                </w:tcBorders>
                <w:shd w:val="clear" w:color="auto" w:fill="auto"/>
                <w:noWrap/>
                <w:vAlign w:val="bottom"/>
                <w:hideMark/>
              </w:tcPr>
            </w:tcPrChange>
          </w:tcPr>
          <w:p w14:paraId="570C22BB" w14:textId="77777777" w:rsidR="00036D0E" w:rsidRPr="00036D0E" w:rsidRDefault="00036D0E" w:rsidP="00245317">
            <w:pPr>
              <w:spacing w:after="0" w:line="240" w:lineRule="auto"/>
              <w:jc w:val="center"/>
              <w:rPr>
                <w:ins w:id="983" w:author="David Dayan" w:date="2021-12-03T17:13:00Z"/>
                <w:rFonts w:ascii="Calibri" w:eastAsia="Times New Roman" w:hAnsi="Calibri" w:cs="Times New Roman"/>
                <w:color w:val="000000"/>
                <w:sz w:val="16"/>
                <w:szCs w:val="16"/>
              </w:rPr>
            </w:pPr>
            <w:ins w:id="98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985" w:author="David Dayan" w:date="2021-12-03T17:18:00Z">
              <w:tcPr>
                <w:tcW w:w="2160" w:type="dxa"/>
                <w:tcBorders>
                  <w:top w:val="nil"/>
                  <w:left w:val="nil"/>
                  <w:bottom w:val="nil"/>
                  <w:right w:val="nil"/>
                </w:tcBorders>
                <w:shd w:val="clear" w:color="auto" w:fill="auto"/>
                <w:noWrap/>
                <w:vAlign w:val="bottom"/>
                <w:hideMark/>
              </w:tcPr>
            </w:tcPrChange>
          </w:tcPr>
          <w:p w14:paraId="079D4C22" w14:textId="77777777" w:rsidR="00036D0E" w:rsidRPr="00036D0E" w:rsidRDefault="00036D0E" w:rsidP="00245317">
            <w:pPr>
              <w:spacing w:after="0" w:line="240" w:lineRule="auto"/>
              <w:jc w:val="center"/>
              <w:rPr>
                <w:ins w:id="986" w:author="David Dayan" w:date="2021-12-03T17:13:00Z"/>
                <w:rFonts w:ascii="Calibri" w:eastAsia="Times New Roman" w:hAnsi="Calibri" w:cs="Times New Roman"/>
                <w:color w:val="000000"/>
                <w:sz w:val="16"/>
                <w:szCs w:val="16"/>
              </w:rPr>
            </w:pPr>
            <w:proofErr w:type="spellStart"/>
            <w:ins w:id="98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988" w:author="David Dayan" w:date="2021-12-03T17:18:00Z">
              <w:tcPr>
                <w:tcW w:w="2876" w:type="dxa"/>
                <w:gridSpan w:val="2"/>
                <w:tcBorders>
                  <w:top w:val="nil"/>
                  <w:left w:val="nil"/>
                  <w:bottom w:val="nil"/>
                  <w:right w:val="nil"/>
                </w:tcBorders>
                <w:shd w:val="clear" w:color="auto" w:fill="auto"/>
                <w:noWrap/>
                <w:vAlign w:val="bottom"/>
                <w:hideMark/>
              </w:tcPr>
            </w:tcPrChange>
          </w:tcPr>
          <w:p w14:paraId="387E72EB" w14:textId="77777777" w:rsidR="00036D0E" w:rsidRPr="00036D0E" w:rsidRDefault="00036D0E" w:rsidP="00245317">
            <w:pPr>
              <w:spacing w:after="0" w:line="240" w:lineRule="auto"/>
              <w:jc w:val="center"/>
              <w:rPr>
                <w:ins w:id="989" w:author="David Dayan" w:date="2021-12-03T17:13:00Z"/>
                <w:rFonts w:ascii="Calibri" w:eastAsia="Times New Roman" w:hAnsi="Calibri" w:cs="Times New Roman"/>
                <w:color w:val="000000"/>
                <w:sz w:val="16"/>
                <w:szCs w:val="16"/>
              </w:rPr>
            </w:pPr>
            <w:proofErr w:type="spellStart"/>
            <w:ins w:id="99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991" w:author="David Dayan" w:date="2021-12-03T17:18:00Z">
              <w:tcPr>
                <w:tcW w:w="1426" w:type="dxa"/>
                <w:tcBorders>
                  <w:top w:val="nil"/>
                  <w:left w:val="nil"/>
                  <w:bottom w:val="nil"/>
                  <w:right w:val="nil"/>
                </w:tcBorders>
                <w:shd w:val="clear" w:color="auto" w:fill="auto"/>
                <w:noWrap/>
                <w:vAlign w:val="bottom"/>
                <w:hideMark/>
              </w:tcPr>
            </w:tcPrChange>
          </w:tcPr>
          <w:p w14:paraId="660B6E8C" w14:textId="77777777" w:rsidR="00036D0E" w:rsidRPr="00036D0E" w:rsidRDefault="00036D0E" w:rsidP="00245317">
            <w:pPr>
              <w:spacing w:after="0" w:line="240" w:lineRule="auto"/>
              <w:jc w:val="center"/>
              <w:rPr>
                <w:ins w:id="992" w:author="David Dayan" w:date="2021-12-03T17:13:00Z"/>
                <w:rFonts w:ascii="Calibri" w:eastAsia="Times New Roman" w:hAnsi="Calibri" w:cs="Times New Roman"/>
                <w:color w:val="000000"/>
                <w:sz w:val="16"/>
                <w:szCs w:val="16"/>
              </w:rPr>
            </w:pPr>
            <w:proofErr w:type="spellStart"/>
            <w:ins w:id="99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0F693B88" w14:textId="77777777" w:rsidTr="00245317">
        <w:trPr>
          <w:cantSplit/>
          <w:trHeight w:val="20"/>
          <w:ins w:id="994" w:author="David Dayan" w:date="2021-12-03T17:13:00Z"/>
          <w:trPrChange w:id="99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996" w:author="David Dayan" w:date="2021-12-03T17:18:00Z">
              <w:tcPr>
                <w:tcW w:w="1563" w:type="dxa"/>
                <w:tcBorders>
                  <w:top w:val="nil"/>
                  <w:left w:val="nil"/>
                  <w:bottom w:val="nil"/>
                  <w:right w:val="nil"/>
                </w:tcBorders>
                <w:shd w:val="clear" w:color="auto" w:fill="auto"/>
                <w:noWrap/>
                <w:vAlign w:val="bottom"/>
                <w:hideMark/>
              </w:tcPr>
            </w:tcPrChange>
          </w:tcPr>
          <w:p w14:paraId="1D9D40C1" w14:textId="77777777" w:rsidR="00036D0E" w:rsidRPr="00036D0E" w:rsidRDefault="00036D0E" w:rsidP="00245317">
            <w:pPr>
              <w:spacing w:after="0" w:line="240" w:lineRule="auto"/>
              <w:jc w:val="center"/>
              <w:rPr>
                <w:ins w:id="997" w:author="David Dayan" w:date="2021-12-03T17:13:00Z"/>
                <w:rFonts w:ascii="Calibri" w:eastAsia="Times New Roman" w:hAnsi="Calibri" w:cs="Times New Roman"/>
                <w:color w:val="000000"/>
                <w:sz w:val="16"/>
                <w:szCs w:val="16"/>
              </w:rPr>
            </w:pPr>
            <w:ins w:id="998" w:author="David Dayan" w:date="2021-12-03T17:13:00Z">
              <w:r w:rsidRPr="00036D0E">
                <w:rPr>
                  <w:rFonts w:ascii="Calibri" w:eastAsia="Times New Roman" w:hAnsi="Calibri" w:cs="Times New Roman"/>
                  <w:color w:val="000000"/>
                  <w:sz w:val="16"/>
                  <w:szCs w:val="16"/>
                </w:rPr>
                <w:t>OtsAC20ROGR_0022</w:t>
              </w:r>
            </w:ins>
          </w:p>
        </w:tc>
        <w:tc>
          <w:tcPr>
            <w:tcW w:w="746" w:type="dxa"/>
            <w:tcBorders>
              <w:top w:val="nil"/>
              <w:left w:val="nil"/>
              <w:bottom w:val="nil"/>
              <w:right w:val="nil"/>
            </w:tcBorders>
            <w:shd w:val="clear" w:color="auto" w:fill="auto"/>
            <w:noWrap/>
            <w:vAlign w:val="bottom"/>
            <w:hideMark/>
            <w:tcPrChange w:id="999" w:author="David Dayan" w:date="2021-12-03T17:18:00Z">
              <w:tcPr>
                <w:tcW w:w="746" w:type="dxa"/>
                <w:tcBorders>
                  <w:top w:val="nil"/>
                  <w:left w:val="nil"/>
                  <w:bottom w:val="nil"/>
                  <w:right w:val="nil"/>
                </w:tcBorders>
                <w:shd w:val="clear" w:color="auto" w:fill="auto"/>
                <w:noWrap/>
                <w:vAlign w:val="bottom"/>
                <w:hideMark/>
              </w:tcPr>
            </w:tcPrChange>
          </w:tcPr>
          <w:p w14:paraId="34C9E163" w14:textId="77777777" w:rsidR="00036D0E" w:rsidRPr="00036D0E" w:rsidRDefault="00036D0E" w:rsidP="00245317">
            <w:pPr>
              <w:spacing w:after="0" w:line="240" w:lineRule="auto"/>
              <w:jc w:val="center"/>
              <w:rPr>
                <w:ins w:id="1000" w:author="David Dayan" w:date="2021-12-03T17:13:00Z"/>
                <w:rFonts w:ascii="Calibri" w:eastAsia="Times New Roman" w:hAnsi="Calibri" w:cs="Times New Roman"/>
                <w:color w:val="000000"/>
                <w:sz w:val="16"/>
                <w:szCs w:val="16"/>
              </w:rPr>
            </w:pPr>
            <w:ins w:id="1001" w:author="David Dayan" w:date="2021-12-03T17:13:00Z">
              <w:r w:rsidRPr="00036D0E">
                <w:rPr>
                  <w:rFonts w:ascii="Calibri" w:eastAsia="Times New Roman" w:hAnsi="Calibri" w:cs="Times New Roman"/>
                  <w:color w:val="000000"/>
                  <w:sz w:val="16"/>
                  <w:szCs w:val="16"/>
                </w:rPr>
                <w:t>5/13/20</w:t>
              </w:r>
            </w:ins>
          </w:p>
        </w:tc>
        <w:tc>
          <w:tcPr>
            <w:tcW w:w="599" w:type="dxa"/>
            <w:tcBorders>
              <w:top w:val="nil"/>
              <w:left w:val="nil"/>
              <w:bottom w:val="nil"/>
              <w:right w:val="nil"/>
            </w:tcBorders>
            <w:shd w:val="clear" w:color="auto" w:fill="auto"/>
            <w:noWrap/>
            <w:vAlign w:val="bottom"/>
            <w:hideMark/>
            <w:tcPrChange w:id="1002" w:author="David Dayan" w:date="2021-12-03T17:18:00Z">
              <w:tcPr>
                <w:tcW w:w="599" w:type="dxa"/>
                <w:tcBorders>
                  <w:top w:val="nil"/>
                  <w:left w:val="nil"/>
                  <w:bottom w:val="nil"/>
                  <w:right w:val="nil"/>
                </w:tcBorders>
                <w:shd w:val="clear" w:color="auto" w:fill="auto"/>
                <w:noWrap/>
                <w:vAlign w:val="bottom"/>
                <w:hideMark/>
              </w:tcPr>
            </w:tcPrChange>
          </w:tcPr>
          <w:p w14:paraId="3FD8726C" w14:textId="77777777" w:rsidR="00036D0E" w:rsidRPr="00036D0E" w:rsidRDefault="00036D0E" w:rsidP="00245317">
            <w:pPr>
              <w:spacing w:after="0" w:line="240" w:lineRule="auto"/>
              <w:jc w:val="center"/>
              <w:rPr>
                <w:ins w:id="1003" w:author="David Dayan" w:date="2021-12-03T17:13:00Z"/>
                <w:rFonts w:ascii="Calibri" w:eastAsia="Times New Roman" w:hAnsi="Calibri" w:cs="Times New Roman"/>
                <w:color w:val="000000"/>
                <w:sz w:val="16"/>
                <w:szCs w:val="16"/>
              </w:rPr>
            </w:pPr>
            <w:ins w:id="1004" w:author="David Dayan" w:date="2021-12-03T17:13:00Z">
              <w:r w:rsidRPr="00036D0E">
                <w:rPr>
                  <w:rFonts w:ascii="Calibri" w:eastAsia="Times New Roman" w:hAnsi="Calibri" w:cs="Times New Roman"/>
                  <w:color w:val="000000"/>
                  <w:sz w:val="16"/>
                  <w:szCs w:val="16"/>
                </w:rPr>
                <w:t>134</w:t>
              </w:r>
            </w:ins>
          </w:p>
        </w:tc>
        <w:tc>
          <w:tcPr>
            <w:tcW w:w="1142" w:type="dxa"/>
            <w:tcBorders>
              <w:top w:val="nil"/>
              <w:left w:val="nil"/>
              <w:bottom w:val="nil"/>
              <w:right w:val="nil"/>
            </w:tcBorders>
            <w:shd w:val="clear" w:color="auto" w:fill="auto"/>
            <w:noWrap/>
            <w:vAlign w:val="bottom"/>
            <w:hideMark/>
            <w:tcPrChange w:id="1005" w:author="David Dayan" w:date="2021-12-03T17:18:00Z">
              <w:tcPr>
                <w:tcW w:w="1142" w:type="dxa"/>
                <w:tcBorders>
                  <w:top w:val="nil"/>
                  <w:left w:val="nil"/>
                  <w:bottom w:val="nil"/>
                  <w:right w:val="nil"/>
                </w:tcBorders>
                <w:shd w:val="clear" w:color="auto" w:fill="auto"/>
                <w:noWrap/>
                <w:vAlign w:val="bottom"/>
                <w:hideMark/>
              </w:tcPr>
            </w:tcPrChange>
          </w:tcPr>
          <w:p w14:paraId="6DAA82CE" w14:textId="77777777" w:rsidR="00036D0E" w:rsidRPr="00036D0E" w:rsidRDefault="00036D0E" w:rsidP="00245317">
            <w:pPr>
              <w:spacing w:after="0" w:line="240" w:lineRule="auto"/>
              <w:jc w:val="center"/>
              <w:rPr>
                <w:ins w:id="1006" w:author="David Dayan" w:date="2021-12-03T17:13:00Z"/>
                <w:rFonts w:ascii="Calibri" w:eastAsia="Times New Roman" w:hAnsi="Calibri" w:cs="Times New Roman"/>
                <w:color w:val="000000"/>
                <w:sz w:val="16"/>
                <w:szCs w:val="16"/>
              </w:rPr>
            </w:pPr>
            <w:ins w:id="1007"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008" w:author="David Dayan" w:date="2021-12-03T17:18:00Z">
              <w:tcPr>
                <w:tcW w:w="1440" w:type="dxa"/>
                <w:tcBorders>
                  <w:top w:val="nil"/>
                  <w:left w:val="nil"/>
                  <w:bottom w:val="nil"/>
                  <w:right w:val="nil"/>
                </w:tcBorders>
                <w:shd w:val="clear" w:color="auto" w:fill="auto"/>
                <w:noWrap/>
                <w:vAlign w:val="bottom"/>
                <w:hideMark/>
              </w:tcPr>
            </w:tcPrChange>
          </w:tcPr>
          <w:p w14:paraId="4169166A" w14:textId="77777777" w:rsidR="00036D0E" w:rsidRPr="00036D0E" w:rsidRDefault="00036D0E" w:rsidP="00245317">
            <w:pPr>
              <w:spacing w:after="0" w:line="240" w:lineRule="auto"/>
              <w:jc w:val="center"/>
              <w:rPr>
                <w:ins w:id="1009" w:author="David Dayan" w:date="2021-12-03T17:13:00Z"/>
                <w:rFonts w:ascii="Calibri" w:eastAsia="Times New Roman" w:hAnsi="Calibri" w:cs="Times New Roman"/>
                <w:color w:val="000000"/>
                <w:sz w:val="16"/>
                <w:szCs w:val="16"/>
              </w:rPr>
            </w:pPr>
            <w:ins w:id="1010"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011" w:author="David Dayan" w:date="2021-12-03T17:18:00Z">
              <w:tcPr>
                <w:tcW w:w="1530" w:type="dxa"/>
                <w:tcBorders>
                  <w:top w:val="nil"/>
                  <w:left w:val="nil"/>
                  <w:bottom w:val="nil"/>
                  <w:right w:val="nil"/>
                </w:tcBorders>
                <w:shd w:val="clear" w:color="auto" w:fill="auto"/>
                <w:noWrap/>
                <w:vAlign w:val="bottom"/>
                <w:hideMark/>
              </w:tcPr>
            </w:tcPrChange>
          </w:tcPr>
          <w:p w14:paraId="778DCAD4" w14:textId="77777777" w:rsidR="00036D0E" w:rsidRPr="00036D0E" w:rsidRDefault="00036D0E" w:rsidP="00245317">
            <w:pPr>
              <w:spacing w:after="0" w:line="240" w:lineRule="auto"/>
              <w:jc w:val="center"/>
              <w:rPr>
                <w:ins w:id="1012" w:author="David Dayan" w:date="2021-12-03T17:13:00Z"/>
                <w:rFonts w:ascii="Calibri" w:eastAsia="Times New Roman" w:hAnsi="Calibri" w:cs="Times New Roman"/>
                <w:color w:val="000000"/>
                <w:sz w:val="16"/>
                <w:szCs w:val="16"/>
              </w:rPr>
            </w:pPr>
            <w:ins w:id="101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014" w:author="David Dayan" w:date="2021-12-03T17:18:00Z">
              <w:tcPr>
                <w:tcW w:w="898" w:type="dxa"/>
                <w:tcBorders>
                  <w:top w:val="nil"/>
                  <w:left w:val="nil"/>
                  <w:bottom w:val="nil"/>
                  <w:right w:val="nil"/>
                </w:tcBorders>
                <w:shd w:val="clear" w:color="auto" w:fill="auto"/>
                <w:noWrap/>
                <w:vAlign w:val="bottom"/>
                <w:hideMark/>
              </w:tcPr>
            </w:tcPrChange>
          </w:tcPr>
          <w:p w14:paraId="15AB1D8E" w14:textId="77777777" w:rsidR="00036D0E" w:rsidRPr="00036D0E" w:rsidRDefault="00036D0E" w:rsidP="00245317">
            <w:pPr>
              <w:spacing w:after="0" w:line="240" w:lineRule="auto"/>
              <w:jc w:val="center"/>
              <w:rPr>
                <w:ins w:id="1015" w:author="David Dayan" w:date="2021-12-03T17:13:00Z"/>
                <w:rFonts w:ascii="Calibri" w:eastAsia="Times New Roman" w:hAnsi="Calibri" w:cs="Times New Roman"/>
                <w:color w:val="000000"/>
                <w:sz w:val="16"/>
                <w:szCs w:val="16"/>
              </w:rPr>
            </w:pPr>
            <w:ins w:id="101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017" w:author="David Dayan" w:date="2021-12-03T17:18:00Z">
              <w:tcPr>
                <w:tcW w:w="902" w:type="dxa"/>
                <w:tcBorders>
                  <w:top w:val="nil"/>
                  <w:left w:val="nil"/>
                  <w:bottom w:val="nil"/>
                  <w:right w:val="nil"/>
                </w:tcBorders>
                <w:shd w:val="clear" w:color="auto" w:fill="auto"/>
                <w:noWrap/>
                <w:vAlign w:val="bottom"/>
                <w:hideMark/>
              </w:tcPr>
            </w:tcPrChange>
          </w:tcPr>
          <w:p w14:paraId="609991D9" w14:textId="77777777" w:rsidR="00036D0E" w:rsidRPr="00036D0E" w:rsidRDefault="00036D0E" w:rsidP="00245317">
            <w:pPr>
              <w:spacing w:after="0" w:line="240" w:lineRule="auto"/>
              <w:jc w:val="center"/>
              <w:rPr>
                <w:ins w:id="1018" w:author="David Dayan" w:date="2021-12-03T17:13:00Z"/>
                <w:rFonts w:ascii="Calibri" w:eastAsia="Times New Roman" w:hAnsi="Calibri" w:cs="Times New Roman"/>
                <w:color w:val="000000"/>
                <w:sz w:val="16"/>
                <w:szCs w:val="16"/>
              </w:rPr>
            </w:pPr>
            <w:ins w:id="101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020" w:author="David Dayan" w:date="2021-12-03T17:18:00Z">
              <w:tcPr>
                <w:tcW w:w="2160" w:type="dxa"/>
                <w:tcBorders>
                  <w:top w:val="nil"/>
                  <w:left w:val="nil"/>
                  <w:bottom w:val="nil"/>
                  <w:right w:val="nil"/>
                </w:tcBorders>
                <w:shd w:val="clear" w:color="auto" w:fill="auto"/>
                <w:noWrap/>
                <w:vAlign w:val="bottom"/>
                <w:hideMark/>
              </w:tcPr>
            </w:tcPrChange>
          </w:tcPr>
          <w:p w14:paraId="7E7D13AF" w14:textId="77777777" w:rsidR="00036D0E" w:rsidRPr="00036D0E" w:rsidRDefault="00036D0E" w:rsidP="00245317">
            <w:pPr>
              <w:spacing w:after="0" w:line="240" w:lineRule="auto"/>
              <w:jc w:val="center"/>
              <w:rPr>
                <w:ins w:id="1021" w:author="David Dayan" w:date="2021-12-03T17:13:00Z"/>
                <w:rFonts w:ascii="Calibri" w:eastAsia="Times New Roman" w:hAnsi="Calibri" w:cs="Times New Roman"/>
                <w:color w:val="000000"/>
                <w:sz w:val="16"/>
                <w:szCs w:val="16"/>
              </w:rPr>
            </w:pPr>
            <w:proofErr w:type="spellStart"/>
            <w:ins w:id="102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023" w:author="David Dayan" w:date="2021-12-03T17:18:00Z">
              <w:tcPr>
                <w:tcW w:w="2876" w:type="dxa"/>
                <w:gridSpan w:val="2"/>
                <w:tcBorders>
                  <w:top w:val="nil"/>
                  <w:left w:val="nil"/>
                  <w:bottom w:val="nil"/>
                  <w:right w:val="nil"/>
                </w:tcBorders>
                <w:shd w:val="clear" w:color="auto" w:fill="auto"/>
                <w:noWrap/>
                <w:vAlign w:val="bottom"/>
                <w:hideMark/>
              </w:tcPr>
            </w:tcPrChange>
          </w:tcPr>
          <w:p w14:paraId="1F692952" w14:textId="77777777" w:rsidR="00036D0E" w:rsidRPr="00036D0E" w:rsidRDefault="00036D0E" w:rsidP="00245317">
            <w:pPr>
              <w:spacing w:after="0" w:line="240" w:lineRule="auto"/>
              <w:jc w:val="center"/>
              <w:rPr>
                <w:ins w:id="1024" w:author="David Dayan" w:date="2021-12-03T17:13:00Z"/>
                <w:rFonts w:ascii="Calibri" w:eastAsia="Times New Roman" w:hAnsi="Calibri" w:cs="Times New Roman"/>
                <w:color w:val="000000"/>
                <w:sz w:val="16"/>
                <w:szCs w:val="16"/>
              </w:rPr>
            </w:pPr>
            <w:proofErr w:type="spellStart"/>
            <w:ins w:id="102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026" w:author="David Dayan" w:date="2021-12-03T17:18:00Z">
              <w:tcPr>
                <w:tcW w:w="1426" w:type="dxa"/>
                <w:tcBorders>
                  <w:top w:val="nil"/>
                  <w:left w:val="nil"/>
                  <w:bottom w:val="nil"/>
                  <w:right w:val="nil"/>
                </w:tcBorders>
                <w:shd w:val="clear" w:color="auto" w:fill="auto"/>
                <w:noWrap/>
                <w:vAlign w:val="bottom"/>
                <w:hideMark/>
              </w:tcPr>
            </w:tcPrChange>
          </w:tcPr>
          <w:p w14:paraId="2062F54D" w14:textId="77777777" w:rsidR="00036D0E" w:rsidRPr="00036D0E" w:rsidRDefault="00036D0E" w:rsidP="00245317">
            <w:pPr>
              <w:spacing w:after="0" w:line="240" w:lineRule="auto"/>
              <w:jc w:val="center"/>
              <w:rPr>
                <w:ins w:id="1027" w:author="David Dayan" w:date="2021-12-03T17:13:00Z"/>
                <w:rFonts w:ascii="Calibri" w:eastAsia="Times New Roman" w:hAnsi="Calibri" w:cs="Times New Roman"/>
                <w:color w:val="000000"/>
                <w:sz w:val="16"/>
                <w:szCs w:val="16"/>
              </w:rPr>
            </w:pPr>
            <w:proofErr w:type="spellStart"/>
            <w:ins w:id="102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76E040C9" w14:textId="77777777" w:rsidTr="00245317">
        <w:trPr>
          <w:cantSplit/>
          <w:trHeight w:val="20"/>
          <w:ins w:id="1029" w:author="David Dayan" w:date="2021-12-03T17:13:00Z"/>
          <w:trPrChange w:id="103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031" w:author="David Dayan" w:date="2021-12-03T17:18:00Z">
              <w:tcPr>
                <w:tcW w:w="1563" w:type="dxa"/>
                <w:tcBorders>
                  <w:top w:val="nil"/>
                  <w:left w:val="nil"/>
                  <w:bottom w:val="nil"/>
                  <w:right w:val="nil"/>
                </w:tcBorders>
                <w:shd w:val="clear" w:color="auto" w:fill="auto"/>
                <w:noWrap/>
                <w:vAlign w:val="bottom"/>
                <w:hideMark/>
              </w:tcPr>
            </w:tcPrChange>
          </w:tcPr>
          <w:p w14:paraId="531D787E" w14:textId="77777777" w:rsidR="00036D0E" w:rsidRPr="00036D0E" w:rsidRDefault="00036D0E" w:rsidP="00245317">
            <w:pPr>
              <w:spacing w:after="0" w:line="240" w:lineRule="auto"/>
              <w:jc w:val="center"/>
              <w:rPr>
                <w:ins w:id="1032" w:author="David Dayan" w:date="2021-12-03T17:13:00Z"/>
                <w:rFonts w:ascii="Calibri" w:eastAsia="Times New Roman" w:hAnsi="Calibri" w:cs="Times New Roman"/>
                <w:color w:val="000000"/>
                <w:sz w:val="16"/>
                <w:szCs w:val="16"/>
              </w:rPr>
            </w:pPr>
            <w:ins w:id="1033" w:author="David Dayan" w:date="2021-12-03T17:13:00Z">
              <w:r w:rsidRPr="00036D0E">
                <w:rPr>
                  <w:rFonts w:ascii="Calibri" w:eastAsia="Times New Roman" w:hAnsi="Calibri" w:cs="Times New Roman"/>
                  <w:color w:val="000000"/>
                  <w:sz w:val="16"/>
                  <w:szCs w:val="16"/>
                </w:rPr>
                <w:t>OtsAC20ROGR_0023</w:t>
              </w:r>
            </w:ins>
          </w:p>
        </w:tc>
        <w:tc>
          <w:tcPr>
            <w:tcW w:w="746" w:type="dxa"/>
            <w:tcBorders>
              <w:top w:val="nil"/>
              <w:left w:val="nil"/>
              <w:bottom w:val="nil"/>
              <w:right w:val="nil"/>
            </w:tcBorders>
            <w:shd w:val="clear" w:color="auto" w:fill="auto"/>
            <w:noWrap/>
            <w:vAlign w:val="bottom"/>
            <w:hideMark/>
            <w:tcPrChange w:id="1034" w:author="David Dayan" w:date="2021-12-03T17:18:00Z">
              <w:tcPr>
                <w:tcW w:w="746" w:type="dxa"/>
                <w:tcBorders>
                  <w:top w:val="nil"/>
                  <w:left w:val="nil"/>
                  <w:bottom w:val="nil"/>
                  <w:right w:val="nil"/>
                </w:tcBorders>
                <w:shd w:val="clear" w:color="auto" w:fill="auto"/>
                <w:noWrap/>
                <w:vAlign w:val="bottom"/>
                <w:hideMark/>
              </w:tcPr>
            </w:tcPrChange>
          </w:tcPr>
          <w:p w14:paraId="2CA45A6F" w14:textId="77777777" w:rsidR="00036D0E" w:rsidRPr="00036D0E" w:rsidRDefault="00036D0E" w:rsidP="00245317">
            <w:pPr>
              <w:spacing w:after="0" w:line="240" w:lineRule="auto"/>
              <w:jc w:val="center"/>
              <w:rPr>
                <w:ins w:id="1035" w:author="David Dayan" w:date="2021-12-03T17:13:00Z"/>
                <w:rFonts w:ascii="Calibri" w:eastAsia="Times New Roman" w:hAnsi="Calibri" w:cs="Times New Roman"/>
                <w:color w:val="000000"/>
                <w:sz w:val="16"/>
                <w:szCs w:val="16"/>
              </w:rPr>
            </w:pPr>
            <w:ins w:id="1036" w:author="David Dayan" w:date="2021-12-03T17:13:00Z">
              <w:r w:rsidRPr="00036D0E">
                <w:rPr>
                  <w:rFonts w:ascii="Calibri" w:eastAsia="Times New Roman" w:hAnsi="Calibri" w:cs="Times New Roman"/>
                  <w:color w:val="000000"/>
                  <w:sz w:val="16"/>
                  <w:szCs w:val="16"/>
                </w:rPr>
                <w:t>5/13/20</w:t>
              </w:r>
            </w:ins>
          </w:p>
        </w:tc>
        <w:tc>
          <w:tcPr>
            <w:tcW w:w="599" w:type="dxa"/>
            <w:tcBorders>
              <w:top w:val="nil"/>
              <w:left w:val="nil"/>
              <w:bottom w:val="nil"/>
              <w:right w:val="nil"/>
            </w:tcBorders>
            <w:shd w:val="clear" w:color="auto" w:fill="auto"/>
            <w:noWrap/>
            <w:vAlign w:val="bottom"/>
            <w:hideMark/>
            <w:tcPrChange w:id="1037" w:author="David Dayan" w:date="2021-12-03T17:18:00Z">
              <w:tcPr>
                <w:tcW w:w="599" w:type="dxa"/>
                <w:tcBorders>
                  <w:top w:val="nil"/>
                  <w:left w:val="nil"/>
                  <w:bottom w:val="nil"/>
                  <w:right w:val="nil"/>
                </w:tcBorders>
                <w:shd w:val="clear" w:color="auto" w:fill="auto"/>
                <w:noWrap/>
                <w:vAlign w:val="bottom"/>
                <w:hideMark/>
              </w:tcPr>
            </w:tcPrChange>
          </w:tcPr>
          <w:p w14:paraId="382E13F0" w14:textId="77777777" w:rsidR="00036D0E" w:rsidRPr="00036D0E" w:rsidRDefault="00036D0E" w:rsidP="00245317">
            <w:pPr>
              <w:spacing w:after="0" w:line="240" w:lineRule="auto"/>
              <w:jc w:val="center"/>
              <w:rPr>
                <w:ins w:id="1038" w:author="David Dayan" w:date="2021-12-03T17:13:00Z"/>
                <w:rFonts w:ascii="Calibri" w:eastAsia="Times New Roman" w:hAnsi="Calibri" w:cs="Times New Roman"/>
                <w:color w:val="000000"/>
                <w:sz w:val="16"/>
                <w:szCs w:val="16"/>
              </w:rPr>
            </w:pPr>
            <w:ins w:id="1039" w:author="David Dayan" w:date="2021-12-03T17:13:00Z">
              <w:r w:rsidRPr="00036D0E">
                <w:rPr>
                  <w:rFonts w:ascii="Calibri" w:eastAsia="Times New Roman" w:hAnsi="Calibri" w:cs="Times New Roman"/>
                  <w:color w:val="000000"/>
                  <w:sz w:val="16"/>
                  <w:szCs w:val="16"/>
                </w:rPr>
                <w:t>134</w:t>
              </w:r>
            </w:ins>
          </w:p>
        </w:tc>
        <w:tc>
          <w:tcPr>
            <w:tcW w:w="1142" w:type="dxa"/>
            <w:tcBorders>
              <w:top w:val="nil"/>
              <w:left w:val="nil"/>
              <w:bottom w:val="nil"/>
              <w:right w:val="nil"/>
            </w:tcBorders>
            <w:shd w:val="clear" w:color="auto" w:fill="auto"/>
            <w:noWrap/>
            <w:vAlign w:val="bottom"/>
            <w:hideMark/>
            <w:tcPrChange w:id="1040" w:author="David Dayan" w:date="2021-12-03T17:18:00Z">
              <w:tcPr>
                <w:tcW w:w="1142" w:type="dxa"/>
                <w:tcBorders>
                  <w:top w:val="nil"/>
                  <w:left w:val="nil"/>
                  <w:bottom w:val="nil"/>
                  <w:right w:val="nil"/>
                </w:tcBorders>
                <w:shd w:val="clear" w:color="auto" w:fill="auto"/>
                <w:noWrap/>
                <w:vAlign w:val="bottom"/>
                <w:hideMark/>
              </w:tcPr>
            </w:tcPrChange>
          </w:tcPr>
          <w:p w14:paraId="5ABFC031" w14:textId="77777777" w:rsidR="00036D0E" w:rsidRPr="00036D0E" w:rsidRDefault="00036D0E" w:rsidP="00245317">
            <w:pPr>
              <w:spacing w:after="0" w:line="240" w:lineRule="auto"/>
              <w:jc w:val="center"/>
              <w:rPr>
                <w:ins w:id="1041" w:author="David Dayan" w:date="2021-12-03T17:13:00Z"/>
                <w:rFonts w:ascii="Calibri" w:eastAsia="Times New Roman" w:hAnsi="Calibri" w:cs="Times New Roman"/>
                <w:color w:val="000000"/>
                <w:sz w:val="16"/>
                <w:szCs w:val="16"/>
              </w:rPr>
            </w:pPr>
            <w:ins w:id="1042"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043" w:author="David Dayan" w:date="2021-12-03T17:18:00Z">
              <w:tcPr>
                <w:tcW w:w="1440" w:type="dxa"/>
                <w:tcBorders>
                  <w:top w:val="nil"/>
                  <w:left w:val="nil"/>
                  <w:bottom w:val="nil"/>
                  <w:right w:val="nil"/>
                </w:tcBorders>
                <w:shd w:val="clear" w:color="auto" w:fill="auto"/>
                <w:noWrap/>
                <w:vAlign w:val="bottom"/>
                <w:hideMark/>
              </w:tcPr>
            </w:tcPrChange>
          </w:tcPr>
          <w:p w14:paraId="093D081F" w14:textId="77777777" w:rsidR="00036D0E" w:rsidRPr="00036D0E" w:rsidRDefault="00036D0E" w:rsidP="00245317">
            <w:pPr>
              <w:spacing w:after="0" w:line="240" w:lineRule="auto"/>
              <w:jc w:val="center"/>
              <w:rPr>
                <w:ins w:id="1044" w:author="David Dayan" w:date="2021-12-03T17:13:00Z"/>
                <w:rFonts w:ascii="Calibri" w:eastAsia="Times New Roman" w:hAnsi="Calibri" w:cs="Times New Roman"/>
                <w:color w:val="000000"/>
                <w:sz w:val="16"/>
                <w:szCs w:val="16"/>
              </w:rPr>
            </w:pPr>
            <w:ins w:id="1045"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046" w:author="David Dayan" w:date="2021-12-03T17:18:00Z">
              <w:tcPr>
                <w:tcW w:w="1530" w:type="dxa"/>
                <w:tcBorders>
                  <w:top w:val="nil"/>
                  <w:left w:val="nil"/>
                  <w:bottom w:val="nil"/>
                  <w:right w:val="nil"/>
                </w:tcBorders>
                <w:shd w:val="clear" w:color="auto" w:fill="auto"/>
                <w:noWrap/>
                <w:vAlign w:val="bottom"/>
                <w:hideMark/>
              </w:tcPr>
            </w:tcPrChange>
          </w:tcPr>
          <w:p w14:paraId="056D4B75" w14:textId="77777777" w:rsidR="00036D0E" w:rsidRPr="00036D0E" w:rsidRDefault="00036D0E" w:rsidP="00245317">
            <w:pPr>
              <w:spacing w:after="0" w:line="240" w:lineRule="auto"/>
              <w:jc w:val="center"/>
              <w:rPr>
                <w:ins w:id="1047" w:author="David Dayan" w:date="2021-12-03T17:13:00Z"/>
                <w:rFonts w:ascii="Calibri" w:eastAsia="Times New Roman" w:hAnsi="Calibri" w:cs="Times New Roman"/>
                <w:color w:val="000000"/>
                <w:sz w:val="16"/>
                <w:szCs w:val="16"/>
              </w:rPr>
            </w:pPr>
            <w:ins w:id="104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049" w:author="David Dayan" w:date="2021-12-03T17:18:00Z">
              <w:tcPr>
                <w:tcW w:w="898" w:type="dxa"/>
                <w:tcBorders>
                  <w:top w:val="nil"/>
                  <w:left w:val="nil"/>
                  <w:bottom w:val="nil"/>
                  <w:right w:val="nil"/>
                </w:tcBorders>
                <w:shd w:val="clear" w:color="auto" w:fill="auto"/>
                <w:noWrap/>
                <w:vAlign w:val="bottom"/>
                <w:hideMark/>
              </w:tcPr>
            </w:tcPrChange>
          </w:tcPr>
          <w:p w14:paraId="4CF471D7" w14:textId="77777777" w:rsidR="00036D0E" w:rsidRPr="00036D0E" w:rsidRDefault="00036D0E" w:rsidP="00245317">
            <w:pPr>
              <w:spacing w:after="0" w:line="240" w:lineRule="auto"/>
              <w:jc w:val="center"/>
              <w:rPr>
                <w:ins w:id="1050" w:author="David Dayan" w:date="2021-12-03T17:13:00Z"/>
                <w:rFonts w:ascii="Calibri" w:eastAsia="Times New Roman" w:hAnsi="Calibri" w:cs="Times New Roman"/>
                <w:color w:val="000000"/>
                <w:sz w:val="16"/>
                <w:szCs w:val="16"/>
              </w:rPr>
            </w:pPr>
            <w:ins w:id="105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052" w:author="David Dayan" w:date="2021-12-03T17:18:00Z">
              <w:tcPr>
                <w:tcW w:w="902" w:type="dxa"/>
                <w:tcBorders>
                  <w:top w:val="nil"/>
                  <w:left w:val="nil"/>
                  <w:bottom w:val="nil"/>
                  <w:right w:val="nil"/>
                </w:tcBorders>
                <w:shd w:val="clear" w:color="auto" w:fill="auto"/>
                <w:noWrap/>
                <w:vAlign w:val="bottom"/>
                <w:hideMark/>
              </w:tcPr>
            </w:tcPrChange>
          </w:tcPr>
          <w:p w14:paraId="58C010A2" w14:textId="77777777" w:rsidR="00036D0E" w:rsidRPr="00036D0E" w:rsidRDefault="00036D0E" w:rsidP="00245317">
            <w:pPr>
              <w:spacing w:after="0" w:line="240" w:lineRule="auto"/>
              <w:jc w:val="center"/>
              <w:rPr>
                <w:ins w:id="1053" w:author="David Dayan" w:date="2021-12-03T17:13:00Z"/>
                <w:rFonts w:ascii="Calibri" w:eastAsia="Times New Roman" w:hAnsi="Calibri" w:cs="Times New Roman"/>
                <w:color w:val="000000"/>
                <w:sz w:val="16"/>
                <w:szCs w:val="16"/>
              </w:rPr>
            </w:pPr>
            <w:ins w:id="105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055" w:author="David Dayan" w:date="2021-12-03T17:18:00Z">
              <w:tcPr>
                <w:tcW w:w="2160" w:type="dxa"/>
                <w:tcBorders>
                  <w:top w:val="nil"/>
                  <w:left w:val="nil"/>
                  <w:bottom w:val="nil"/>
                  <w:right w:val="nil"/>
                </w:tcBorders>
                <w:shd w:val="clear" w:color="auto" w:fill="auto"/>
                <w:noWrap/>
                <w:vAlign w:val="bottom"/>
                <w:hideMark/>
              </w:tcPr>
            </w:tcPrChange>
          </w:tcPr>
          <w:p w14:paraId="5B4AF449" w14:textId="77777777" w:rsidR="00036D0E" w:rsidRPr="00036D0E" w:rsidRDefault="00036D0E" w:rsidP="00245317">
            <w:pPr>
              <w:spacing w:after="0" w:line="240" w:lineRule="auto"/>
              <w:jc w:val="center"/>
              <w:rPr>
                <w:ins w:id="1056" w:author="David Dayan" w:date="2021-12-03T17:13:00Z"/>
                <w:rFonts w:ascii="Calibri" w:eastAsia="Times New Roman" w:hAnsi="Calibri" w:cs="Times New Roman"/>
                <w:color w:val="000000"/>
                <w:sz w:val="16"/>
                <w:szCs w:val="16"/>
              </w:rPr>
            </w:pPr>
            <w:proofErr w:type="spellStart"/>
            <w:ins w:id="105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058" w:author="David Dayan" w:date="2021-12-03T17:18:00Z">
              <w:tcPr>
                <w:tcW w:w="2876" w:type="dxa"/>
                <w:gridSpan w:val="2"/>
                <w:tcBorders>
                  <w:top w:val="nil"/>
                  <w:left w:val="nil"/>
                  <w:bottom w:val="nil"/>
                  <w:right w:val="nil"/>
                </w:tcBorders>
                <w:shd w:val="clear" w:color="auto" w:fill="auto"/>
                <w:noWrap/>
                <w:vAlign w:val="bottom"/>
                <w:hideMark/>
              </w:tcPr>
            </w:tcPrChange>
          </w:tcPr>
          <w:p w14:paraId="658A81C3" w14:textId="77777777" w:rsidR="00036D0E" w:rsidRPr="00036D0E" w:rsidRDefault="00036D0E" w:rsidP="00245317">
            <w:pPr>
              <w:spacing w:after="0" w:line="240" w:lineRule="auto"/>
              <w:jc w:val="center"/>
              <w:rPr>
                <w:ins w:id="1059" w:author="David Dayan" w:date="2021-12-03T17:13:00Z"/>
                <w:rFonts w:ascii="Calibri" w:eastAsia="Times New Roman" w:hAnsi="Calibri" w:cs="Times New Roman"/>
                <w:color w:val="000000"/>
                <w:sz w:val="16"/>
                <w:szCs w:val="16"/>
              </w:rPr>
            </w:pPr>
            <w:proofErr w:type="spellStart"/>
            <w:ins w:id="106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061" w:author="David Dayan" w:date="2021-12-03T17:18:00Z">
              <w:tcPr>
                <w:tcW w:w="1426" w:type="dxa"/>
                <w:tcBorders>
                  <w:top w:val="nil"/>
                  <w:left w:val="nil"/>
                  <w:bottom w:val="nil"/>
                  <w:right w:val="nil"/>
                </w:tcBorders>
                <w:shd w:val="clear" w:color="auto" w:fill="auto"/>
                <w:noWrap/>
                <w:vAlign w:val="bottom"/>
                <w:hideMark/>
              </w:tcPr>
            </w:tcPrChange>
          </w:tcPr>
          <w:p w14:paraId="0DA10F9A" w14:textId="77777777" w:rsidR="00036D0E" w:rsidRPr="00036D0E" w:rsidRDefault="00036D0E" w:rsidP="00245317">
            <w:pPr>
              <w:spacing w:after="0" w:line="240" w:lineRule="auto"/>
              <w:jc w:val="center"/>
              <w:rPr>
                <w:ins w:id="1062" w:author="David Dayan" w:date="2021-12-03T17:13:00Z"/>
                <w:rFonts w:ascii="Calibri" w:eastAsia="Times New Roman" w:hAnsi="Calibri" w:cs="Times New Roman"/>
                <w:color w:val="000000"/>
                <w:sz w:val="16"/>
                <w:szCs w:val="16"/>
              </w:rPr>
            </w:pPr>
            <w:proofErr w:type="spellStart"/>
            <w:ins w:id="106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35422FA6" w14:textId="77777777" w:rsidTr="00245317">
        <w:trPr>
          <w:cantSplit/>
          <w:trHeight w:val="20"/>
          <w:ins w:id="1064" w:author="David Dayan" w:date="2021-12-03T17:13:00Z"/>
          <w:trPrChange w:id="106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066" w:author="David Dayan" w:date="2021-12-03T17:18:00Z">
              <w:tcPr>
                <w:tcW w:w="1563" w:type="dxa"/>
                <w:tcBorders>
                  <w:top w:val="nil"/>
                  <w:left w:val="nil"/>
                  <w:bottom w:val="nil"/>
                  <w:right w:val="nil"/>
                </w:tcBorders>
                <w:shd w:val="clear" w:color="auto" w:fill="auto"/>
                <w:noWrap/>
                <w:vAlign w:val="bottom"/>
                <w:hideMark/>
              </w:tcPr>
            </w:tcPrChange>
          </w:tcPr>
          <w:p w14:paraId="142267EB" w14:textId="77777777" w:rsidR="00036D0E" w:rsidRPr="00036D0E" w:rsidRDefault="00036D0E" w:rsidP="00245317">
            <w:pPr>
              <w:spacing w:after="0" w:line="240" w:lineRule="auto"/>
              <w:jc w:val="center"/>
              <w:rPr>
                <w:ins w:id="1067" w:author="David Dayan" w:date="2021-12-03T17:13:00Z"/>
                <w:rFonts w:ascii="Calibri" w:eastAsia="Times New Roman" w:hAnsi="Calibri" w:cs="Times New Roman"/>
                <w:color w:val="000000"/>
                <w:sz w:val="16"/>
                <w:szCs w:val="16"/>
              </w:rPr>
            </w:pPr>
            <w:ins w:id="1068" w:author="David Dayan" w:date="2021-12-03T17:13:00Z">
              <w:r w:rsidRPr="00036D0E">
                <w:rPr>
                  <w:rFonts w:ascii="Calibri" w:eastAsia="Times New Roman" w:hAnsi="Calibri" w:cs="Times New Roman"/>
                  <w:color w:val="000000"/>
                  <w:sz w:val="16"/>
                  <w:szCs w:val="16"/>
                </w:rPr>
                <w:t>OtsAC20ROGR_0024</w:t>
              </w:r>
            </w:ins>
          </w:p>
        </w:tc>
        <w:tc>
          <w:tcPr>
            <w:tcW w:w="746" w:type="dxa"/>
            <w:tcBorders>
              <w:top w:val="nil"/>
              <w:left w:val="nil"/>
              <w:bottom w:val="nil"/>
              <w:right w:val="nil"/>
            </w:tcBorders>
            <w:shd w:val="clear" w:color="auto" w:fill="auto"/>
            <w:noWrap/>
            <w:vAlign w:val="bottom"/>
            <w:hideMark/>
            <w:tcPrChange w:id="1069" w:author="David Dayan" w:date="2021-12-03T17:18:00Z">
              <w:tcPr>
                <w:tcW w:w="746" w:type="dxa"/>
                <w:tcBorders>
                  <w:top w:val="nil"/>
                  <w:left w:val="nil"/>
                  <w:bottom w:val="nil"/>
                  <w:right w:val="nil"/>
                </w:tcBorders>
                <w:shd w:val="clear" w:color="auto" w:fill="auto"/>
                <w:noWrap/>
                <w:vAlign w:val="bottom"/>
                <w:hideMark/>
              </w:tcPr>
            </w:tcPrChange>
          </w:tcPr>
          <w:p w14:paraId="06F95075" w14:textId="77777777" w:rsidR="00036D0E" w:rsidRPr="00036D0E" w:rsidRDefault="00036D0E" w:rsidP="00245317">
            <w:pPr>
              <w:spacing w:after="0" w:line="240" w:lineRule="auto"/>
              <w:jc w:val="center"/>
              <w:rPr>
                <w:ins w:id="1070" w:author="David Dayan" w:date="2021-12-03T17:13:00Z"/>
                <w:rFonts w:ascii="Calibri" w:eastAsia="Times New Roman" w:hAnsi="Calibri" w:cs="Times New Roman"/>
                <w:color w:val="000000"/>
                <w:sz w:val="16"/>
                <w:szCs w:val="16"/>
              </w:rPr>
            </w:pPr>
            <w:ins w:id="1071" w:author="David Dayan" w:date="2021-12-03T17:13:00Z">
              <w:r w:rsidRPr="00036D0E">
                <w:rPr>
                  <w:rFonts w:ascii="Calibri" w:eastAsia="Times New Roman" w:hAnsi="Calibri" w:cs="Times New Roman"/>
                  <w:color w:val="000000"/>
                  <w:sz w:val="16"/>
                  <w:szCs w:val="16"/>
                </w:rPr>
                <w:t>5/14/20</w:t>
              </w:r>
            </w:ins>
          </w:p>
        </w:tc>
        <w:tc>
          <w:tcPr>
            <w:tcW w:w="599" w:type="dxa"/>
            <w:tcBorders>
              <w:top w:val="nil"/>
              <w:left w:val="nil"/>
              <w:bottom w:val="nil"/>
              <w:right w:val="nil"/>
            </w:tcBorders>
            <w:shd w:val="clear" w:color="auto" w:fill="auto"/>
            <w:noWrap/>
            <w:vAlign w:val="bottom"/>
            <w:hideMark/>
            <w:tcPrChange w:id="1072" w:author="David Dayan" w:date="2021-12-03T17:18:00Z">
              <w:tcPr>
                <w:tcW w:w="599" w:type="dxa"/>
                <w:tcBorders>
                  <w:top w:val="nil"/>
                  <w:left w:val="nil"/>
                  <w:bottom w:val="nil"/>
                  <w:right w:val="nil"/>
                </w:tcBorders>
                <w:shd w:val="clear" w:color="auto" w:fill="auto"/>
                <w:noWrap/>
                <w:vAlign w:val="bottom"/>
                <w:hideMark/>
              </w:tcPr>
            </w:tcPrChange>
          </w:tcPr>
          <w:p w14:paraId="259040D1" w14:textId="77777777" w:rsidR="00036D0E" w:rsidRPr="00036D0E" w:rsidRDefault="00036D0E" w:rsidP="00245317">
            <w:pPr>
              <w:spacing w:after="0" w:line="240" w:lineRule="auto"/>
              <w:jc w:val="center"/>
              <w:rPr>
                <w:ins w:id="1073" w:author="David Dayan" w:date="2021-12-03T17:13:00Z"/>
                <w:rFonts w:ascii="Calibri" w:eastAsia="Times New Roman" w:hAnsi="Calibri" w:cs="Times New Roman"/>
                <w:color w:val="000000"/>
                <w:sz w:val="16"/>
                <w:szCs w:val="16"/>
              </w:rPr>
            </w:pPr>
            <w:ins w:id="1074" w:author="David Dayan" w:date="2021-12-03T17:13:00Z">
              <w:r w:rsidRPr="00036D0E">
                <w:rPr>
                  <w:rFonts w:ascii="Calibri" w:eastAsia="Times New Roman" w:hAnsi="Calibri" w:cs="Times New Roman"/>
                  <w:color w:val="000000"/>
                  <w:sz w:val="16"/>
                  <w:szCs w:val="16"/>
                </w:rPr>
                <w:t>135</w:t>
              </w:r>
            </w:ins>
          </w:p>
        </w:tc>
        <w:tc>
          <w:tcPr>
            <w:tcW w:w="1142" w:type="dxa"/>
            <w:tcBorders>
              <w:top w:val="nil"/>
              <w:left w:val="nil"/>
              <w:bottom w:val="nil"/>
              <w:right w:val="nil"/>
            </w:tcBorders>
            <w:shd w:val="clear" w:color="auto" w:fill="auto"/>
            <w:noWrap/>
            <w:vAlign w:val="bottom"/>
            <w:hideMark/>
            <w:tcPrChange w:id="1075" w:author="David Dayan" w:date="2021-12-03T17:18:00Z">
              <w:tcPr>
                <w:tcW w:w="1142" w:type="dxa"/>
                <w:tcBorders>
                  <w:top w:val="nil"/>
                  <w:left w:val="nil"/>
                  <w:bottom w:val="nil"/>
                  <w:right w:val="nil"/>
                </w:tcBorders>
                <w:shd w:val="clear" w:color="auto" w:fill="auto"/>
                <w:noWrap/>
                <w:vAlign w:val="bottom"/>
                <w:hideMark/>
              </w:tcPr>
            </w:tcPrChange>
          </w:tcPr>
          <w:p w14:paraId="2A136120" w14:textId="77777777" w:rsidR="00036D0E" w:rsidRPr="00036D0E" w:rsidRDefault="00036D0E" w:rsidP="00245317">
            <w:pPr>
              <w:spacing w:after="0" w:line="240" w:lineRule="auto"/>
              <w:jc w:val="center"/>
              <w:rPr>
                <w:ins w:id="1076" w:author="David Dayan" w:date="2021-12-03T17:13:00Z"/>
                <w:rFonts w:ascii="Calibri" w:eastAsia="Times New Roman" w:hAnsi="Calibri" w:cs="Times New Roman"/>
                <w:color w:val="000000"/>
                <w:sz w:val="16"/>
                <w:szCs w:val="16"/>
              </w:rPr>
            </w:pPr>
            <w:ins w:id="1077"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078" w:author="David Dayan" w:date="2021-12-03T17:18:00Z">
              <w:tcPr>
                <w:tcW w:w="1440" w:type="dxa"/>
                <w:tcBorders>
                  <w:top w:val="nil"/>
                  <w:left w:val="nil"/>
                  <w:bottom w:val="nil"/>
                  <w:right w:val="nil"/>
                </w:tcBorders>
                <w:shd w:val="clear" w:color="auto" w:fill="auto"/>
                <w:noWrap/>
                <w:vAlign w:val="bottom"/>
                <w:hideMark/>
              </w:tcPr>
            </w:tcPrChange>
          </w:tcPr>
          <w:p w14:paraId="4481E23D" w14:textId="77777777" w:rsidR="00036D0E" w:rsidRPr="00036D0E" w:rsidRDefault="00036D0E" w:rsidP="00245317">
            <w:pPr>
              <w:spacing w:after="0" w:line="240" w:lineRule="auto"/>
              <w:jc w:val="center"/>
              <w:rPr>
                <w:ins w:id="1079" w:author="David Dayan" w:date="2021-12-03T17:13:00Z"/>
                <w:rFonts w:ascii="Calibri" w:eastAsia="Times New Roman" w:hAnsi="Calibri" w:cs="Times New Roman"/>
                <w:color w:val="000000"/>
                <w:sz w:val="16"/>
                <w:szCs w:val="16"/>
              </w:rPr>
            </w:pPr>
            <w:ins w:id="1080"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081" w:author="David Dayan" w:date="2021-12-03T17:18:00Z">
              <w:tcPr>
                <w:tcW w:w="1530" w:type="dxa"/>
                <w:tcBorders>
                  <w:top w:val="nil"/>
                  <w:left w:val="nil"/>
                  <w:bottom w:val="nil"/>
                  <w:right w:val="nil"/>
                </w:tcBorders>
                <w:shd w:val="clear" w:color="auto" w:fill="auto"/>
                <w:noWrap/>
                <w:vAlign w:val="bottom"/>
                <w:hideMark/>
              </w:tcPr>
            </w:tcPrChange>
          </w:tcPr>
          <w:p w14:paraId="45D1214A" w14:textId="77777777" w:rsidR="00036D0E" w:rsidRPr="00036D0E" w:rsidRDefault="00036D0E" w:rsidP="00245317">
            <w:pPr>
              <w:spacing w:after="0" w:line="240" w:lineRule="auto"/>
              <w:jc w:val="center"/>
              <w:rPr>
                <w:ins w:id="1082" w:author="David Dayan" w:date="2021-12-03T17:13:00Z"/>
                <w:rFonts w:ascii="Calibri" w:eastAsia="Times New Roman" w:hAnsi="Calibri" w:cs="Times New Roman"/>
                <w:color w:val="000000"/>
                <w:sz w:val="16"/>
                <w:szCs w:val="16"/>
              </w:rPr>
            </w:pPr>
            <w:ins w:id="108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084" w:author="David Dayan" w:date="2021-12-03T17:18:00Z">
              <w:tcPr>
                <w:tcW w:w="898" w:type="dxa"/>
                <w:tcBorders>
                  <w:top w:val="nil"/>
                  <w:left w:val="nil"/>
                  <w:bottom w:val="nil"/>
                  <w:right w:val="nil"/>
                </w:tcBorders>
                <w:shd w:val="clear" w:color="auto" w:fill="auto"/>
                <w:noWrap/>
                <w:vAlign w:val="bottom"/>
                <w:hideMark/>
              </w:tcPr>
            </w:tcPrChange>
          </w:tcPr>
          <w:p w14:paraId="02F6F9A4" w14:textId="77777777" w:rsidR="00036D0E" w:rsidRPr="00036D0E" w:rsidRDefault="00036D0E" w:rsidP="00245317">
            <w:pPr>
              <w:spacing w:after="0" w:line="240" w:lineRule="auto"/>
              <w:jc w:val="center"/>
              <w:rPr>
                <w:ins w:id="1085" w:author="David Dayan" w:date="2021-12-03T17:13:00Z"/>
                <w:rFonts w:ascii="Calibri" w:eastAsia="Times New Roman" w:hAnsi="Calibri" w:cs="Times New Roman"/>
                <w:color w:val="000000"/>
                <w:sz w:val="16"/>
                <w:szCs w:val="16"/>
              </w:rPr>
            </w:pPr>
            <w:ins w:id="108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087" w:author="David Dayan" w:date="2021-12-03T17:18:00Z">
              <w:tcPr>
                <w:tcW w:w="902" w:type="dxa"/>
                <w:tcBorders>
                  <w:top w:val="nil"/>
                  <w:left w:val="nil"/>
                  <w:bottom w:val="nil"/>
                  <w:right w:val="nil"/>
                </w:tcBorders>
                <w:shd w:val="clear" w:color="auto" w:fill="auto"/>
                <w:noWrap/>
                <w:vAlign w:val="bottom"/>
                <w:hideMark/>
              </w:tcPr>
            </w:tcPrChange>
          </w:tcPr>
          <w:p w14:paraId="57D3AF51" w14:textId="77777777" w:rsidR="00036D0E" w:rsidRPr="00036D0E" w:rsidRDefault="00036D0E" w:rsidP="00245317">
            <w:pPr>
              <w:spacing w:after="0" w:line="240" w:lineRule="auto"/>
              <w:jc w:val="center"/>
              <w:rPr>
                <w:ins w:id="1088" w:author="David Dayan" w:date="2021-12-03T17:13:00Z"/>
                <w:rFonts w:ascii="Calibri" w:eastAsia="Times New Roman" w:hAnsi="Calibri" w:cs="Times New Roman"/>
                <w:color w:val="000000"/>
                <w:sz w:val="16"/>
                <w:szCs w:val="16"/>
              </w:rPr>
            </w:pPr>
            <w:ins w:id="108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090" w:author="David Dayan" w:date="2021-12-03T17:18:00Z">
              <w:tcPr>
                <w:tcW w:w="2160" w:type="dxa"/>
                <w:tcBorders>
                  <w:top w:val="nil"/>
                  <w:left w:val="nil"/>
                  <w:bottom w:val="nil"/>
                  <w:right w:val="nil"/>
                </w:tcBorders>
                <w:shd w:val="clear" w:color="auto" w:fill="auto"/>
                <w:noWrap/>
                <w:vAlign w:val="bottom"/>
                <w:hideMark/>
              </w:tcPr>
            </w:tcPrChange>
          </w:tcPr>
          <w:p w14:paraId="6EF98CBE" w14:textId="77777777" w:rsidR="00036D0E" w:rsidRPr="00036D0E" w:rsidRDefault="00036D0E" w:rsidP="00245317">
            <w:pPr>
              <w:spacing w:after="0" w:line="240" w:lineRule="auto"/>
              <w:jc w:val="center"/>
              <w:rPr>
                <w:ins w:id="1091" w:author="David Dayan" w:date="2021-12-03T17:13:00Z"/>
                <w:rFonts w:ascii="Calibri" w:eastAsia="Times New Roman" w:hAnsi="Calibri" w:cs="Times New Roman"/>
                <w:color w:val="000000"/>
                <w:sz w:val="16"/>
                <w:szCs w:val="16"/>
              </w:rPr>
            </w:pPr>
            <w:proofErr w:type="spellStart"/>
            <w:ins w:id="109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093" w:author="David Dayan" w:date="2021-12-03T17:18:00Z">
              <w:tcPr>
                <w:tcW w:w="2876" w:type="dxa"/>
                <w:gridSpan w:val="2"/>
                <w:tcBorders>
                  <w:top w:val="nil"/>
                  <w:left w:val="nil"/>
                  <w:bottom w:val="nil"/>
                  <w:right w:val="nil"/>
                </w:tcBorders>
                <w:shd w:val="clear" w:color="auto" w:fill="auto"/>
                <w:noWrap/>
                <w:vAlign w:val="bottom"/>
                <w:hideMark/>
              </w:tcPr>
            </w:tcPrChange>
          </w:tcPr>
          <w:p w14:paraId="76994F74" w14:textId="77777777" w:rsidR="00036D0E" w:rsidRPr="00036D0E" w:rsidRDefault="00036D0E" w:rsidP="00245317">
            <w:pPr>
              <w:spacing w:after="0" w:line="240" w:lineRule="auto"/>
              <w:jc w:val="center"/>
              <w:rPr>
                <w:ins w:id="1094" w:author="David Dayan" w:date="2021-12-03T17:13:00Z"/>
                <w:rFonts w:ascii="Calibri" w:eastAsia="Times New Roman" w:hAnsi="Calibri" w:cs="Times New Roman"/>
                <w:color w:val="000000"/>
                <w:sz w:val="16"/>
                <w:szCs w:val="16"/>
              </w:rPr>
            </w:pPr>
            <w:proofErr w:type="spellStart"/>
            <w:ins w:id="109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096" w:author="David Dayan" w:date="2021-12-03T17:18:00Z">
              <w:tcPr>
                <w:tcW w:w="1426" w:type="dxa"/>
                <w:tcBorders>
                  <w:top w:val="nil"/>
                  <w:left w:val="nil"/>
                  <w:bottom w:val="nil"/>
                  <w:right w:val="nil"/>
                </w:tcBorders>
                <w:shd w:val="clear" w:color="auto" w:fill="auto"/>
                <w:noWrap/>
                <w:vAlign w:val="bottom"/>
                <w:hideMark/>
              </w:tcPr>
            </w:tcPrChange>
          </w:tcPr>
          <w:p w14:paraId="728A0DD9" w14:textId="77777777" w:rsidR="00036D0E" w:rsidRPr="00036D0E" w:rsidRDefault="00036D0E" w:rsidP="00245317">
            <w:pPr>
              <w:spacing w:after="0" w:line="240" w:lineRule="auto"/>
              <w:jc w:val="center"/>
              <w:rPr>
                <w:ins w:id="1097" w:author="David Dayan" w:date="2021-12-03T17:13:00Z"/>
                <w:rFonts w:ascii="Calibri" w:eastAsia="Times New Roman" w:hAnsi="Calibri" w:cs="Times New Roman"/>
                <w:color w:val="000000"/>
                <w:sz w:val="16"/>
                <w:szCs w:val="16"/>
              </w:rPr>
            </w:pPr>
            <w:proofErr w:type="spellStart"/>
            <w:ins w:id="109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33C9DE71" w14:textId="77777777" w:rsidTr="00245317">
        <w:trPr>
          <w:cantSplit/>
          <w:trHeight w:val="20"/>
          <w:ins w:id="1099" w:author="David Dayan" w:date="2021-12-03T17:13:00Z"/>
          <w:trPrChange w:id="110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101" w:author="David Dayan" w:date="2021-12-03T17:18:00Z">
              <w:tcPr>
                <w:tcW w:w="1563" w:type="dxa"/>
                <w:tcBorders>
                  <w:top w:val="nil"/>
                  <w:left w:val="nil"/>
                  <w:bottom w:val="nil"/>
                  <w:right w:val="nil"/>
                </w:tcBorders>
                <w:shd w:val="clear" w:color="auto" w:fill="auto"/>
                <w:noWrap/>
                <w:vAlign w:val="bottom"/>
                <w:hideMark/>
              </w:tcPr>
            </w:tcPrChange>
          </w:tcPr>
          <w:p w14:paraId="472AC9D9" w14:textId="77777777" w:rsidR="00036D0E" w:rsidRPr="00036D0E" w:rsidRDefault="00036D0E" w:rsidP="00245317">
            <w:pPr>
              <w:spacing w:after="0" w:line="240" w:lineRule="auto"/>
              <w:jc w:val="center"/>
              <w:rPr>
                <w:ins w:id="1102" w:author="David Dayan" w:date="2021-12-03T17:13:00Z"/>
                <w:rFonts w:ascii="Calibri" w:eastAsia="Times New Roman" w:hAnsi="Calibri" w:cs="Times New Roman"/>
                <w:color w:val="000000"/>
                <w:sz w:val="16"/>
                <w:szCs w:val="16"/>
              </w:rPr>
            </w:pPr>
            <w:ins w:id="1103" w:author="David Dayan" w:date="2021-12-03T17:13:00Z">
              <w:r w:rsidRPr="00036D0E">
                <w:rPr>
                  <w:rFonts w:ascii="Calibri" w:eastAsia="Times New Roman" w:hAnsi="Calibri" w:cs="Times New Roman"/>
                  <w:color w:val="000000"/>
                  <w:sz w:val="16"/>
                  <w:szCs w:val="16"/>
                </w:rPr>
                <w:t>OtsAC20ROGR_0025</w:t>
              </w:r>
            </w:ins>
          </w:p>
        </w:tc>
        <w:tc>
          <w:tcPr>
            <w:tcW w:w="746" w:type="dxa"/>
            <w:tcBorders>
              <w:top w:val="nil"/>
              <w:left w:val="nil"/>
              <w:bottom w:val="nil"/>
              <w:right w:val="nil"/>
            </w:tcBorders>
            <w:shd w:val="clear" w:color="auto" w:fill="auto"/>
            <w:noWrap/>
            <w:vAlign w:val="bottom"/>
            <w:hideMark/>
            <w:tcPrChange w:id="1104" w:author="David Dayan" w:date="2021-12-03T17:18:00Z">
              <w:tcPr>
                <w:tcW w:w="746" w:type="dxa"/>
                <w:tcBorders>
                  <w:top w:val="nil"/>
                  <w:left w:val="nil"/>
                  <w:bottom w:val="nil"/>
                  <w:right w:val="nil"/>
                </w:tcBorders>
                <w:shd w:val="clear" w:color="auto" w:fill="auto"/>
                <w:noWrap/>
                <w:vAlign w:val="bottom"/>
                <w:hideMark/>
              </w:tcPr>
            </w:tcPrChange>
          </w:tcPr>
          <w:p w14:paraId="4F8E5BCE" w14:textId="77777777" w:rsidR="00036D0E" w:rsidRPr="00036D0E" w:rsidRDefault="00036D0E" w:rsidP="00245317">
            <w:pPr>
              <w:spacing w:after="0" w:line="240" w:lineRule="auto"/>
              <w:jc w:val="center"/>
              <w:rPr>
                <w:ins w:id="1105" w:author="David Dayan" w:date="2021-12-03T17:13:00Z"/>
                <w:rFonts w:ascii="Calibri" w:eastAsia="Times New Roman" w:hAnsi="Calibri" w:cs="Times New Roman"/>
                <w:color w:val="000000"/>
                <w:sz w:val="16"/>
                <w:szCs w:val="16"/>
              </w:rPr>
            </w:pPr>
            <w:ins w:id="1106" w:author="David Dayan" w:date="2021-12-03T17:13:00Z">
              <w:r w:rsidRPr="00036D0E">
                <w:rPr>
                  <w:rFonts w:ascii="Calibri" w:eastAsia="Times New Roman" w:hAnsi="Calibri" w:cs="Times New Roman"/>
                  <w:color w:val="000000"/>
                  <w:sz w:val="16"/>
                  <w:szCs w:val="16"/>
                </w:rPr>
                <w:t>5/14/20</w:t>
              </w:r>
            </w:ins>
          </w:p>
        </w:tc>
        <w:tc>
          <w:tcPr>
            <w:tcW w:w="599" w:type="dxa"/>
            <w:tcBorders>
              <w:top w:val="nil"/>
              <w:left w:val="nil"/>
              <w:bottom w:val="nil"/>
              <w:right w:val="nil"/>
            </w:tcBorders>
            <w:shd w:val="clear" w:color="auto" w:fill="auto"/>
            <w:noWrap/>
            <w:vAlign w:val="bottom"/>
            <w:hideMark/>
            <w:tcPrChange w:id="1107" w:author="David Dayan" w:date="2021-12-03T17:18:00Z">
              <w:tcPr>
                <w:tcW w:w="599" w:type="dxa"/>
                <w:tcBorders>
                  <w:top w:val="nil"/>
                  <w:left w:val="nil"/>
                  <w:bottom w:val="nil"/>
                  <w:right w:val="nil"/>
                </w:tcBorders>
                <w:shd w:val="clear" w:color="auto" w:fill="auto"/>
                <w:noWrap/>
                <w:vAlign w:val="bottom"/>
                <w:hideMark/>
              </w:tcPr>
            </w:tcPrChange>
          </w:tcPr>
          <w:p w14:paraId="2364BCBD" w14:textId="77777777" w:rsidR="00036D0E" w:rsidRPr="00036D0E" w:rsidRDefault="00036D0E" w:rsidP="00245317">
            <w:pPr>
              <w:spacing w:after="0" w:line="240" w:lineRule="auto"/>
              <w:jc w:val="center"/>
              <w:rPr>
                <w:ins w:id="1108" w:author="David Dayan" w:date="2021-12-03T17:13:00Z"/>
                <w:rFonts w:ascii="Calibri" w:eastAsia="Times New Roman" w:hAnsi="Calibri" w:cs="Times New Roman"/>
                <w:color w:val="000000"/>
                <w:sz w:val="16"/>
                <w:szCs w:val="16"/>
              </w:rPr>
            </w:pPr>
            <w:ins w:id="1109" w:author="David Dayan" w:date="2021-12-03T17:13:00Z">
              <w:r w:rsidRPr="00036D0E">
                <w:rPr>
                  <w:rFonts w:ascii="Calibri" w:eastAsia="Times New Roman" w:hAnsi="Calibri" w:cs="Times New Roman"/>
                  <w:color w:val="000000"/>
                  <w:sz w:val="16"/>
                  <w:szCs w:val="16"/>
                </w:rPr>
                <w:t>135</w:t>
              </w:r>
            </w:ins>
          </w:p>
        </w:tc>
        <w:tc>
          <w:tcPr>
            <w:tcW w:w="1142" w:type="dxa"/>
            <w:tcBorders>
              <w:top w:val="nil"/>
              <w:left w:val="nil"/>
              <w:bottom w:val="nil"/>
              <w:right w:val="nil"/>
            </w:tcBorders>
            <w:shd w:val="clear" w:color="auto" w:fill="auto"/>
            <w:noWrap/>
            <w:vAlign w:val="bottom"/>
            <w:hideMark/>
            <w:tcPrChange w:id="1110" w:author="David Dayan" w:date="2021-12-03T17:18:00Z">
              <w:tcPr>
                <w:tcW w:w="1142" w:type="dxa"/>
                <w:tcBorders>
                  <w:top w:val="nil"/>
                  <w:left w:val="nil"/>
                  <w:bottom w:val="nil"/>
                  <w:right w:val="nil"/>
                </w:tcBorders>
                <w:shd w:val="clear" w:color="auto" w:fill="auto"/>
                <w:noWrap/>
                <w:vAlign w:val="bottom"/>
                <w:hideMark/>
              </w:tcPr>
            </w:tcPrChange>
          </w:tcPr>
          <w:p w14:paraId="6AA95C66" w14:textId="77777777" w:rsidR="00036D0E" w:rsidRPr="00036D0E" w:rsidRDefault="00036D0E" w:rsidP="00245317">
            <w:pPr>
              <w:spacing w:after="0" w:line="240" w:lineRule="auto"/>
              <w:jc w:val="center"/>
              <w:rPr>
                <w:ins w:id="1111" w:author="David Dayan" w:date="2021-12-03T17:13:00Z"/>
                <w:rFonts w:ascii="Calibri" w:eastAsia="Times New Roman" w:hAnsi="Calibri" w:cs="Times New Roman"/>
                <w:color w:val="000000"/>
                <w:sz w:val="16"/>
                <w:szCs w:val="16"/>
              </w:rPr>
            </w:pPr>
            <w:ins w:id="1112"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113" w:author="David Dayan" w:date="2021-12-03T17:18:00Z">
              <w:tcPr>
                <w:tcW w:w="1440" w:type="dxa"/>
                <w:tcBorders>
                  <w:top w:val="nil"/>
                  <w:left w:val="nil"/>
                  <w:bottom w:val="nil"/>
                  <w:right w:val="nil"/>
                </w:tcBorders>
                <w:shd w:val="clear" w:color="auto" w:fill="auto"/>
                <w:noWrap/>
                <w:vAlign w:val="bottom"/>
                <w:hideMark/>
              </w:tcPr>
            </w:tcPrChange>
          </w:tcPr>
          <w:p w14:paraId="7E4AA8AA" w14:textId="77777777" w:rsidR="00036D0E" w:rsidRPr="00036D0E" w:rsidRDefault="00036D0E" w:rsidP="00245317">
            <w:pPr>
              <w:spacing w:after="0" w:line="240" w:lineRule="auto"/>
              <w:jc w:val="center"/>
              <w:rPr>
                <w:ins w:id="1114" w:author="David Dayan" w:date="2021-12-03T17:13:00Z"/>
                <w:rFonts w:ascii="Calibri" w:eastAsia="Times New Roman" w:hAnsi="Calibri" w:cs="Times New Roman"/>
                <w:color w:val="000000"/>
                <w:sz w:val="16"/>
                <w:szCs w:val="16"/>
              </w:rPr>
            </w:pPr>
            <w:ins w:id="1115"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1116" w:author="David Dayan" w:date="2021-12-03T17:18:00Z">
              <w:tcPr>
                <w:tcW w:w="1530" w:type="dxa"/>
                <w:tcBorders>
                  <w:top w:val="nil"/>
                  <w:left w:val="nil"/>
                  <w:bottom w:val="nil"/>
                  <w:right w:val="nil"/>
                </w:tcBorders>
                <w:shd w:val="clear" w:color="auto" w:fill="auto"/>
                <w:noWrap/>
                <w:vAlign w:val="bottom"/>
                <w:hideMark/>
              </w:tcPr>
            </w:tcPrChange>
          </w:tcPr>
          <w:p w14:paraId="11358C61" w14:textId="77777777" w:rsidR="00036D0E" w:rsidRPr="00036D0E" w:rsidRDefault="00036D0E" w:rsidP="00245317">
            <w:pPr>
              <w:spacing w:after="0" w:line="240" w:lineRule="auto"/>
              <w:jc w:val="center"/>
              <w:rPr>
                <w:ins w:id="1117" w:author="David Dayan" w:date="2021-12-03T17:13:00Z"/>
                <w:rFonts w:ascii="Calibri" w:eastAsia="Times New Roman" w:hAnsi="Calibri" w:cs="Times New Roman"/>
                <w:color w:val="000000"/>
                <w:sz w:val="16"/>
                <w:szCs w:val="16"/>
              </w:rPr>
            </w:pPr>
            <w:ins w:id="111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119" w:author="David Dayan" w:date="2021-12-03T17:18:00Z">
              <w:tcPr>
                <w:tcW w:w="898" w:type="dxa"/>
                <w:tcBorders>
                  <w:top w:val="nil"/>
                  <w:left w:val="nil"/>
                  <w:bottom w:val="nil"/>
                  <w:right w:val="nil"/>
                </w:tcBorders>
                <w:shd w:val="clear" w:color="auto" w:fill="auto"/>
                <w:noWrap/>
                <w:vAlign w:val="bottom"/>
                <w:hideMark/>
              </w:tcPr>
            </w:tcPrChange>
          </w:tcPr>
          <w:p w14:paraId="4E571A36" w14:textId="77777777" w:rsidR="00036D0E" w:rsidRPr="00036D0E" w:rsidRDefault="00036D0E" w:rsidP="00245317">
            <w:pPr>
              <w:spacing w:after="0" w:line="240" w:lineRule="auto"/>
              <w:jc w:val="center"/>
              <w:rPr>
                <w:ins w:id="1120" w:author="David Dayan" w:date="2021-12-03T17:13:00Z"/>
                <w:rFonts w:ascii="Calibri" w:eastAsia="Times New Roman" w:hAnsi="Calibri" w:cs="Times New Roman"/>
                <w:color w:val="000000"/>
                <w:sz w:val="16"/>
                <w:szCs w:val="16"/>
              </w:rPr>
            </w:pPr>
            <w:ins w:id="112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122" w:author="David Dayan" w:date="2021-12-03T17:18:00Z">
              <w:tcPr>
                <w:tcW w:w="902" w:type="dxa"/>
                <w:tcBorders>
                  <w:top w:val="nil"/>
                  <w:left w:val="nil"/>
                  <w:bottom w:val="nil"/>
                  <w:right w:val="nil"/>
                </w:tcBorders>
                <w:shd w:val="clear" w:color="auto" w:fill="auto"/>
                <w:noWrap/>
                <w:vAlign w:val="bottom"/>
                <w:hideMark/>
              </w:tcPr>
            </w:tcPrChange>
          </w:tcPr>
          <w:p w14:paraId="7E957390" w14:textId="77777777" w:rsidR="00036D0E" w:rsidRPr="00036D0E" w:rsidRDefault="00036D0E" w:rsidP="00245317">
            <w:pPr>
              <w:spacing w:after="0" w:line="240" w:lineRule="auto"/>
              <w:jc w:val="center"/>
              <w:rPr>
                <w:ins w:id="1123" w:author="David Dayan" w:date="2021-12-03T17:13:00Z"/>
                <w:rFonts w:ascii="Calibri" w:eastAsia="Times New Roman" w:hAnsi="Calibri" w:cs="Times New Roman"/>
                <w:color w:val="000000"/>
                <w:sz w:val="16"/>
                <w:szCs w:val="16"/>
              </w:rPr>
            </w:pPr>
            <w:ins w:id="112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125" w:author="David Dayan" w:date="2021-12-03T17:18:00Z">
              <w:tcPr>
                <w:tcW w:w="2160" w:type="dxa"/>
                <w:tcBorders>
                  <w:top w:val="nil"/>
                  <w:left w:val="nil"/>
                  <w:bottom w:val="nil"/>
                  <w:right w:val="nil"/>
                </w:tcBorders>
                <w:shd w:val="clear" w:color="auto" w:fill="auto"/>
                <w:noWrap/>
                <w:vAlign w:val="bottom"/>
                <w:hideMark/>
              </w:tcPr>
            </w:tcPrChange>
          </w:tcPr>
          <w:p w14:paraId="467F555F" w14:textId="77777777" w:rsidR="00036D0E" w:rsidRPr="00036D0E" w:rsidRDefault="00036D0E" w:rsidP="00245317">
            <w:pPr>
              <w:spacing w:after="0" w:line="240" w:lineRule="auto"/>
              <w:jc w:val="center"/>
              <w:rPr>
                <w:ins w:id="1126" w:author="David Dayan" w:date="2021-12-03T17:13:00Z"/>
                <w:rFonts w:ascii="Calibri" w:eastAsia="Times New Roman" w:hAnsi="Calibri" w:cs="Times New Roman"/>
                <w:color w:val="000000"/>
                <w:sz w:val="16"/>
                <w:szCs w:val="16"/>
              </w:rPr>
            </w:pPr>
            <w:proofErr w:type="spellStart"/>
            <w:ins w:id="112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128" w:author="David Dayan" w:date="2021-12-03T17:18:00Z">
              <w:tcPr>
                <w:tcW w:w="2876" w:type="dxa"/>
                <w:gridSpan w:val="2"/>
                <w:tcBorders>
                  <w:top w:val="nil"/>
                  <w:left w:val="nil"/>
                  <w:bottom w:val="nil"/>
                  <w:right w:val="nil"/>
                </w:tcBorders>
                <w:shd w:val="clear" w:color="auto" w:fill="auto"/>
                <w:noWrap/>
                <w:vAlign w:val="bottom"/>
                <w:hideMark/>
              </w:tcPr>
            </w:tcPrChange>
          </w:tcPr>
          <w:p w14:paraId="1DFAF34F" w14:textId="77777777" w:rsidR="00036D0E" w:rsidRPr="00036D0E" w:rsidRDefault="00036D0E" w:rsidP="00245317">
            <w:pPr>
              <w:spacing w:after="0" w:line="240" w:lineRule="auto"/>
              <w:jc w:val="center"/>
              <w:rPr>
                <w:ins w:id="1129" w:author="David Dayan" w:date="2021-12-03T17:13:00Z"/>
                <w:rFonts w:ascii="Calibri" w:eastAsia="Times New Roman" w:hAnsi="Calibri" w:cs="Times New Roman"/>
                <w:color w:val="000000"/>
                <w:sz w:val="16"/>
                <w:szCs w:val="16"/>
              </w:rPr>
            </w:pPr>
            <w:proofErr w:type="spellStart"/>
            <w:ins w:id="113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131" w:author="David Dayan" w:date="2021-12-03T17:18:00Z">
              <w:tcPr>
                <w:tcW w:w="1426" w:type="dxa"/>
                <w:tcBorders>
                  <w:top w:val="nil"/>
                  <w:left w:val="nil"/>
                  <w:bottom w:val="nil"/>
                  <w:right w:val="nil"/>
                </w:tcBorders>
                <w:shd w:val="clear" w:color="auto" w:fill="auto"/>
                <w:noWrap/>
                <w:vAlign w:val="bottom"/>
                <w:hideMark/>
              </w:tcPr>
            </w:tcPrChange>
          </w:tcPr>
          <w:p w14:paraId="3F54D05A" w14:textId="77777777" w:rsidR="00036D0E" w:rsidRPr="00036D0E" w:rsidRDefault="00036D0E" w:rsidP="00245317">
            <w:pPr>
              <w:spacing w:after="0" w:line="240" w:lineRule="auto"/>
              <w:jc w:val="center"/>
              <w:rPr>
                <w:ins w:id="1132" w:author="David Dayan" w:date="2021-12-03T17:13:00Z"/>
                <w:rFonts w:ascii="Calibri" w:eastAsia="Times New Roman" w:hAnsi="Calibri" w:cs="Times New Roman"/>
                <w:color w:val="000000"/>
                <w:sz w:val="16"/>
                <w:szCs w:val="16"/>
              </w:rPr>
            </w:pPr>
            <w:proofErr w:type="spellStart"/>
            <w:ins w:id="113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73DB391B" w14:textId="77777777" w:rsidTr="00245317">
        <w:trPr>
          <w:cantSplit/>
          <w:trHeight w:val="20"/>
          <w:ins w:id="1134" w:author="David Dayan" w:date="2021-12-03T17:13:00Z"/>
          <w:trPrChange w:id="113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136" w:author="David Dayan" w:date="2021-12-03T17:18:00Z">
              <w:tcPr>
                <w:tcW w:w="1563" w:type="dxa"/>
                <w:tcBorders>
                  <w:top w:val="nil"/>
                  <w:left w:val="nil"/>
                  <w:bottom w:val="nil"/>
                  <w:right w:val="nil"/>
                </w:tcBorders>
                <w:shd w:val="clear" w:color="auto" w:fill="auto"/>
                <w:noWrap/>
                <w:vAlign w:val="bottom"/>
                <w:hideMark/>
              </w:tcPr>
            </w:tcPrChange>
          </w:tcPr>
          <w:p w14:paraId="62677568" w14:textId="77777777" w:rsidR="00036D0E" w:rsidRPr="00036D0E" w:rsidRDefault="00036D0E" w:rsidP="00245317">
            <w:pPr>
              <w:spacing w:after="0" w:line="240" w:lineRule="auto"/>
              <w:jc w:val="center"/>
              <w:rPr>
                <w:ins w:id="1137" w:author="David Dayan" w:date="2021-12-03T17:13:00Z"/>
                <w:rFonts w:ascii="Calibri" w:eastAsia="Times New Roman" w:hAnsi="Calibri" w:cs="Times New Roman"/>
                <w:color w:val="000000"/>
                <w:sz w:val="16"/>
                <w:szCs w:val="16"/>
              </w:rPr>
            </w:pPr>
            <w:ins w:id="1138" w:author="David Dayan" w:date="2021-12-03T17:13:00Z">
              <w:r w:rsidRPr="00036D0E">
                <w:rPr>
                  <w:rFonts w:ascii="Calibri" w:eastAsia="Times New Roman" w:hAnsi="Calibri" w:cs="Times New Roman"/>
                  <w:color w:val="000000"/>
                  <w:sz w:val="16"/>
                  <w:szCs w:val="16"/>
                </w:rPr>
                <w:t>OtsAC20ROGR_0026</w:t>
              </w:r>
            </w:ins>
          </w:p>
        </w:tc>
        <w:tc>
          <w:tcPr>
            <w:tcW w:w="746" w:type="dxa"/>
            <w:tcBorders>
              <w:top w:val="nil"/>
              <w:left w:val="nil"/>
              <w:bottom w:val="nil"/>
              <w:right w:val="nil"/>
            </w:tcBorders>
            <w:shd w:val="clear" w:color="auto" w:fill="auto"/>
            <w:noWrap/>
            <w:vAlign w:val="bottom"/>
            <w:hideMark/>
            <w:tcPrChange w:id="1139" w:author="David Dayan" w:date="2021-12-03T17:18:00Z">
              <w:tcPr>
                <w:tcW w:w="746" w:type="dxa"/>
                <w:tcBorders>
                  <w:top w:val="nil"/>
                  <w:left w:val="nil"/>
                  <w:bottom w:val="nil"/>
                  <w:right w:val="nil"/>
                </w:tcBorders>
                <w:shd w:val="clear" w:color="auto" w:fill="auto"/>
                <w:noWrap/>
                <w:vAlign w:val="bottom"/>
                <w:hideMark/>
              </w:tcPr>
            </w:tcPrChange>
          </w:tcPr>
          <w:p w14:paraId="36100740" w14:textId="77777777" w:rsidR="00036D0E" w:rsidRPr="00036D0E" w:rsidRDefault="00036D0E" w:rsidP="00245317">
            <w:pPr>
              <w:spacing w:after="0" w:line="240" w:lineRule="auto"/>
              <w:jc w:val="center"/>
              <w:rPr>
                <w:ins w:id="1140" w:author="David Dayan" w:date="2021-12-03T17:13:00Z"/>
                <w:rFonts w:ascii="Calibri" w:eastAsia="Times New Roman" w:hAnsi="Calibri" w:cs="Times New Roman"/>
                <w:color w:val="000000"/>
                <w:sz w:val="16"/>
                <w:szCs w:val="16"/>
              </w:rPr>
            </w:pPr>
            <w:ins w:id="1141" w:author="David Dayan" w:date="2021-12-03T17:13:00Z">
              <w:r w:rsidRPr="00036D0E">
                <w:rPr>
                  <w:rFonts w:ascii="Calibri" w:eastAsia="Times New Roman" w:hAnsi="Calibri" w:cs="Times New Roman"/>
                  <w:color w:val="000000"/>
                  <w:sz w:val="16"/>
                  <w:szCs w:val="16"/>
                </w:rPr>
                <w:t>5/15/20</w:t>
              </w:r>
            </w:ins>
          </w:p>
        </w:tc>
        <w:tc>
          <w:tcPr>
            <w:tcW w:w="599" w:type="dxa"/>
            <w:tcBorders>
              <w:top w:val="nil"/>
              <w:left w:val="nil"/>
              <w:bottom w:val="nil"/>
              <w:right w:val="nil"/>
            </w:tcBorders>
            <w:shd w:val="clear" w:color="auto" w:fill="auto"/>
            <w:noWrap/>
            <w:vAlign w:val="bottom"/>
            <w:hideMark/>
            <w:tcPrChange w:id="1142" w:author="David Dayan" w:date="2021-12-03T17:18:00Z">
              <w:tcPr>
                <w:tcW w:w="599" w:type="dxa"/>
                <w:tcBorders>
                  <w:top w:val="nil"/>
                  <w:left w:val="nil"/>
                  <w:bottom w:val="nil"/>
                  <w:right w:val="nil"/>
                </w:tcBorders>
                <w:shd w:val="clear" w:color="auto" w:fill="auto"/>
                <w:noWrap/>
                <w:vAlign w:val="bottom"/>
                <w:hideMark/>
              </w:tcPr>
            </w:tcPrChange>
          </w:tcPr>
          <w:p w14:paraId="1FF2EE61" w14:textId="77777777" w:rsidR="00036D0E" w:rsidRPr="00036D0E" w:rsidRDefault="00036D0E" w:rsidP="00245317">
            <w:pPr>
              <w:spacing w:after="0" w:line="240" w:lineRule="auto"/>
              <w:jc w:val="center"/>
              <w:rPr>
                <w:ins w:id="1143" w:author="David Dayan" w:date="2021-12-03T17:13:00Z"/>
                <w:rFonts w:ascii="Calibri" w:eastAsia="Times New Roman" w:hAnsi="Calibri" w:cs="Times New Roman"/>
                <w:color w:val="000000"/>
                <w:sz w:val="16"/>
                <w:szCs w:val="16"/>
              </w:rPr>
            </w:pPr>
            <w:ins w:id="1144" w:author="David Dayan" w:date="2021-12-03T17:13:00Z">
              <w:r w:rsidRPr="00036D0E">
                <w:rPr>
                  <w:rFonts w:ascii="Calibri" w:eastAsia="Times New Roman" w:hAnsi="Calibri" w:cs="Times New Roman"/>
                  <w:color w:val="000000"/>
                  <w:sz w:val="16"/>
                  <w:szCs w:val="16"/>
                </w:rPr>
                <w:t>136</w:t>
              </w:r>
            </w:ins>
          </w:p>
        </w:tc>
        <w:tc>
          <w:tcPr>
            <w:tcW w:w="1142" w:type="dxa"/>
            <w:tcBorders>
              <w:top w:val="nil"/>
              <w:left w:val="nil"/>
              <w:bottom w:val="nil"/>
              <w:right w:val="nil"/>
            </w:tcBorders>
            <w:shd w:val="clear" w:color="auto" w:fill="auto"/>
            <w:noWrap/>
            <w:vAlign w:val="bottom"/>
            <w:hideMark/>
            <w:tcPrChange w:id="1145" w:author="David Dayan" w:date="2021-12-03T17:18:00Z">
              <w:tcPr>
                <w:tcW w:w="1142" w:type="dxa"/>
                <w:tcBorders>
                  <w:top w:val="nil"/>
                  <w:left w:val="nil"/>
                  <w:bottom w:val="nil"/>
                  <w:right w:val="nil"/>
                </w:tcBorders>
                <w:shd w:val="clear" w:color="auto" w:fill="auto"/>
                <w:noWrap/>
                <w:vAlign w:val="bottom"/>
                <w:hideMark/>
              </w:tcPr>
            </w:tcPrChange>
          </w:tcPr>
          <w:p w14:paraId="45AFC7B2" w14:textId="77777777" w:rsidR="00036D0E" w:rsidRPr="00036D0E" w:rsidRDefault="00036D0E" w:rsidP="00245317">
            <w:pPr>
              <w:spacing w:after="0" w:line="240" w:lineRule="auto"/>
              <w:jc w:val="center"/>
              <w:rPr>
                <w:ins w:id="1146" w:author="David Dayan" w:date="2021-12-03T17:13:00Z"/>
                <w:rFonts w:ascii="Calibri" w:eastAsia="Times New Roman" w:hAnsi="Calibri" w:cs="Times New Roman"/>
                <w:color w:val="000000"/>
                <w:sz w:val="16"/>
                <w:szCs w:val="16"/>
              </w:rPr>
            </w:pPr>
            <w:ins w:id="1147"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148" w:author="David Dayan" w:date="2021-12-03T17:18:00Z">
              <w:tcPr>
                <w:tcW w:w="1440" w:type="dxa"/>
                <w:tcBorders>
                  <w:top w:val="nil"/>
                  <w:left w:val="nil"/>
                  <w:bottom w:val="nil"/>
                  <w:right w:val="nil"/>
                </w:tcBorders>
                <w:shd w:val="clear" w:color="auto" w:fill="auto"/>
                <w:noWrap/>
                <w:vAlign w:val="bottom"/>
                <w:hideMark/>
              </w:tcPr>
            </w:tcPrChange>
          </w:tcPr>
          <w:p w14:paraId="038CC3F2" w14:textId="77777777" w:rsidR="00036D0E" w:rsidRPr="00036D0E" w:rsidRDefault="00036D0E" w:rsidP="00245317">
            <w:pPr>
              <w:spacing w:after="0" w:line="240" w:lineRule="auto"/>
              <w:jc w:val="center"/>
              <w:rPr>
                <w:ins w:id="1149" w:author="David Dayan" w:date="2021-12-03T17:13:00Z"/>
                <w:rFonts w:ascii="Calibri" w:eastAsia="Times New Roman" w:hAnsi="Calibri" w:cs="Times New Roman"/>
                <w:color w:val="000000"/>
                <w:sz w:val="16"/>
                <w:szCs w:val="16"/>
              </w:rPr>
            </w:pPr>
            <w:ins w:id="1150"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151" w:author="David Dayan" w:date="2021-12-03T17:18:00Z">
              <w:tcPr>
                <w:tcW w:w="1530" w:type="dxa"/>
                <w:tcBorders>
                  <w:top w:val="nil"/>
                  <w:left w:val="nil"/>
                  <w:bottom w:val="nil"/>
                  <w:right w:val="nil"/>
                </w:tcBorders>
                <w:shd w:val="clear" w:color="auto" w:fill="auto"/>
                <w:noWrap/>
                <w:vAlign w:val="bottom"/>
                <w:hideMark/>
              </w:tcPr>
            </w:tcPrChange>
          </w:tcPr>
          <w:p w14:paraId="4A45CAF1" w14:textId="77777777" w:rsidR="00036D0E" w:rsidRPr="00036D0E" w:rsidRDefault="00036D0E" w:rsidP="00245317">
            <w:pPr>
              <w:spacing w:after="0" w:line="240" w:lineRule="auto"/>
              <w:jc w:val="center"/>
              <w:rPr>
                <w:ins w:id="1152" w:author="David Dayan" w:date="2021-12-03T17:13:00Z"/>
                <w:rFonts w:ascii="Calibri" w:eastAsia="Times New Roman" w:hAnsi="Calibri" w:cs="Times New Roman"/>
                <w:color w:val="000000"/>
                <w:sz w:val="16"/>
                <w:szCs w:val="16"/>
              </w:rPr>
            </w:pPr>
            <w:ins w:id="115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154" w:author="David Dayan" w:date="2021-12-03T17:18:00Z">
              <w:tcPr>
                <w:tcW w:w="898" w:type="dxa"/>
                <w:tcBorders>
                  <w:top w:val="nil"/>
                  <w:left w:val="nil"/>
                  <w:bottom w:val="nil"/>
                  <w:right w:val="nil"/>
                </w:tcBorders>
                <w:shd w:val="clear" w:color="auto" w:fill="auto"/>
                <w:noWrap/>
                <w:vAlign w:val="bottom"/>
                <w:hideMark/>
              </w:tcPr>
            </w:tcPrChange>
          </w:tcPr>
          <w:p w14:paraId="728769F2" w14:textId="77777777" w:rsidR="00036D0E" w:rsidRPr="00036D0E" w:rsidRDefault="00036D0E" w:rsidP="00245317">
            <w:pPr>
              <w:spacing w:after="0" w:line="240" w:lineRule="auto"/>
              <w:jc w:val="center"/>
              <w:rPr>
                <w:ins w:id="1155" w:author="David Dayan" w:date="2021-12-03T17:13:00Z"/>
                <w:rFonts w:ascii="Calibri" w:eastAsia="Times New Roman" w:hAnsi="Calibri" w:cs="Times New Roman"/>
                <w:color w:val="000000"/>
                <w:sz w:val="16"/>
                <w:szCs w:val="16"/>
              </w:rPr>
            </w:pPr>
            <w:ins w:id="115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157" w:author="David Dayan" w:date="2021-12-03T17:18:00Z">
              <w:tcPr>
                <w:tcW w:w="902" w:type="dxa"/>
                <w:tcBorders>
                  <w:top w:val="nil"/>
                  <w:left w:val="nil"/>
                  <w:bottom w:val="nil"/>
                  <w:right w:val="nil"/>
                </w:tcBorders>
                <w:shd w:val="clear" w:color="auto" w:fill="auto"/>
                <w:noWrap/>
                <w:vAlign w:val="bottom"/>
                <w:hideMark/>
              </w:tcPr>
            </w:tcPrChange>
          </w:tcPr>
          <w:p w14:paraId="4FF8666B" w14:textId="77777777" w:rsidR="00036D0E" w:rsidRPr="00036D0E" w:rsidRDefault="00036D0E" w:rsidP="00245317">
            <w:pPr>
              <w:spacing w:after="0" w:line="240" w:lineRule="auto"/>
              <w:jc w:val="center"/>
              <w:rPr>
                <w:ins w:id="1158" w:author="David Dayan" w:date="2021-12-03T17:13:00Z"/>
                <w:rFonts w:ascii="Calibri" w:eastAsia="Times New Roman" w:hAnsi="Calibri" w:cs="Times New Roman"/>
                <w:color w:val="000000"/>
                <w:sz w:val="16"/>
                <w:szCs w:val="16"/>
              </w:rPr>
            </w:pPr>
            <w:ins w:id="115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160" w:author="David Dayan" w:date="2021-12-03T17:18:00Z">
              <w:tcPr>
                <w:tcW w:w="2160" w:type="dxa"/>
                <w:tcBorders>
                  <w:top w:val="nil"/>
                  <w:left w:val="nil"/>
                  <w:bottom w:val="nil"/>
                  <w:right w:val="nil"/>
                </w:tcBorders>
                <w:shd w:val="clear" w:color="auto" w:fill="auto"/>
                <w:noWrap/>
                <w:vAlign w:val="bottom"/>
                <w:hideMark/>
              </w:tcPr>
            </w:tcPrChange>
          </w:tcPr>
          <w:p w14:paraId="077DFA4E" w14:textId="77777777" w:rsidR="00036D0E" w:rsidRPr="00036D0E" w:rsidRDefault="00036D0E" w:rsidP="00245317">
            <w:pPr>
              <w:spacing w:after="0" w:line="240" w:lineRule="auto"/>
              <w:jc w:val="center"/>
              <w:rPr>
                <w:ins w:id="1161" w:author="David Dayan" w:date="2021-12-03T17:13:00Z"/>
                <w:rFonts w:ascii="Calibri" w:eastAsia="Times New Roman" w:hAnsi="Calibri" w:cs="Times New Roman"/>
                <w:color w:val="000000"/>
                <w:sz w:val="16"/>
                <w:szCs w:val="16"/>
              </w:rPr>
            </w:pPr>
            <w:proofErr w:type="spellStart"/>
            <w:ins w:id="116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163" w:author="David Dayan" w:date="2021-12-03T17:18:00Z">
              <w:tcPr>
                <w:tcW w:w="2876" w:type="dxa"/>
                <w:gridSpan w:val="2"/>
                <w:tcBorders>
                  <w:top w:val="nil"/>
                  <w:left w:val="nil"/>
                  <w:bottom w:val="nil"/>
                  <w:right w:val="nil"/>
                </w:tcBorders>
                <w:shd w:val="clear" w:color="auto" w:fill="auto"/>
                <w:noWrap/>
                <w:vAlign w:val="bottom"/>
                <w:hideMark/>
              </w:tcPr>
            </w:tcPrChange>
          </w:tcPr>
          <w:p w14:paraId="06F8373D" w14:textId="77777777" w:rsidR="00036D0E" w:rsidRPr="00036D0E" w:rsidRDefault="00036D0E" w:rsidP="00245317">
            <w:pPr>
              <w:spacing w:after="0" w:line="240" w:lineRule="auto"/>
              <w:jc w:val="center"/>
              <w:rPr>
                <w:ins w:id="1164" w:author="David Dayan" w:date="2021-12-03T17:13:00Z"/>
                <w:rFonts w:ascii="Calibri" w:eastAsia="Times New Roman" w:hAnsi="Calibri" w:cs="Times New Roman"/>
                <w:color w:val="000000"/>
                <w:sz w:val="16"/>
                <w:szCs w:val="16"/>
              </w:rPr>
            </w:pPr>
            <w:proofErr w:type="spellStart"/>
            <w:ins w:id="116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166" w:author="David Dayan" w:date="2021-12-03T17:18:00Z">
              <w:tcPr>
                <w:tcW w:w="1426" w:type="dxa"/>
                <w:tcBorders>
                  <w:top w:val="nil"/>
                  <w:left w:val="nil"/>
                  <w:bottom w:val="nil"/>
                  <w:right w:val="nil"/>
                </w:tcBorders>
                <w:shd w:val="clear" w:color="auto" w:fill="auto"/>
                <w:noWrap/>
                <w:vAlign w:val="bottom"/>
                <w:hideMark/>
              </w:tcPr>
            </w:tcPrChange>
          </w:tcPr>
          <w:p w14:paraId="7B6BDBC6" w14:textId="77777777" w:rsidR="00036D0E" w:rsidRPr="00036D0E" w:rsidRDefault="00036D0E" w:rsidP="00245317">
            <w:pPr>
              <w:spacing w:after="0" w:line="240" w:lineRule="auto"/>
              <w:jc w:val="center"/>
              <w:rPr>
                <w:ins w:id="1167" w:author="David Dayan" w:date="2021-12-03T17:13:00Z"/>
                <w:rFonts w:ascii="Calibri" w:eastAsia="Times New Roman" w:hAnsi="Calibri" w:cs="Times New Roman"/>
                <w:color w:val="000000"/>
                <w:sz w:val="16"/>
                <w:szCs w:val="16"/>
              </w:rPr>
            </w:pPr>
            <w:proofErr w:type="spellStart"/>
            <w:ins w:id="116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0888BA7F" w14:textId="77777777" w:rsidTr="00245317">
        <w:trPr>
          <w:cantSplit/>
          <w:trHeight w:val="20"/>
          <w:ins w:id="1169" w:author="David Dayan" w:date="2021-12-03T17:13:00Z"/>
          <w:trPrChange w:id="117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171" w:author="David Dayan" w:date="2021-12-03T17:18:00Z">
              <w:tcPr>
                <w:tcW w:w="1563" w:type="dxa"/>
                <w:tcBorders>
                  <w:top w:val="nil"/>
                  <w:left w:val="nil"/>
                  <w:bottom w:val="nil"/>
                  <w:right w:val="nil"/>
                </w:tcBorders>
                <w:shd w:val="clear" w:color="auto" w:fill="auto"/>
                <w:noWrap/>
                <w:vAlign w:val="bottom"/>
                <w:hideMark/>
              </w:tcPr>
            </w:tcPrChange>
          </w:tcPr>
          <w:p w14:paraId="3C2ABC84" w14:textId="77777777" w:rsidR="00036D0E" w:rsidRPr="00036D0E" w:rsidRDefault="00036D0E" w:rsidP="00245317">
            <w:pPr>
              <w:spacing w:after="0" w:line="240" w:lineRule="auto"/>
              <w:jc w:val="center"/>
              <w:rPr>
                <w:ins w:id="1172" w:author="David Dayan" w:date="2021-12-03T17:13:00Z"/>
                <w:rFonts w:ascii="Calibri" w:eastAsia="Times New Roman" w:hAnsi="Calibri" w:cs="Times New Roman"/>
                <w:color w:val="000000"/>
                <w:sz w:val="16"/>
                <w:szCs w:val="16"/>
              </w:rPr>
            </w:pPr>
            <w:ins w:id="1173" w:author="David Dayan" w:date="2021-12-03T17:13:00Z">
              <w:r w:rsidRPr="00036D0E">
                <w:rPr>
                  <w:rFonts w:ascii="Calibri" w:eastAsia="Times New Roman" w:hAnsi="Calibri" w:cs="Times New Roman"/>
                  <w:color w:val="000000"/>
                  <w:sz w:val="16"/>
                  <w:szCs w:val="16"/>
                </w:rPr>
                <w:t>OtsAC20ROGR_0027</w:t>
              </w:r>
            </w:ins>
          </w:p>
        </w:tc>
        <w:tc>
          <w:tcPr>
            <w:tcW w:w="746" w:type="dxa"/>
            <w:tcBorders>
              <w:top w:val="nil"/>
              <w:left w:val="nil"/>
              <w:bottom w:val="nil"/>
              <w:right w:val="nil"/>
            </w:tcBorders>
            <w:shd w:val="clear" w:color="auto" w:fill="auto"/>
            <w:noWrap/>
            <w:vAlign w:val="bottom"/>
            <w:hideMark/>
            <w:tcPrChange w:id="1174" w:author="David Dayan" w:date="2021-12-03T17:18:00Z">
              <w:tcPr>
                <w:tcW w:w="746" w:type="dxa"/>
                <w:tcBorders>
                  <w:top w:val="nil"/>
                  <w:left w:val="nil"/>
                  <w:bottom w:val="nil"/>
                  <w:right w:val="nil"/>
                </w:tcBorders>
                <w:shd w:val="clear" w:color="auto" w:fill="auto"/>
                <w:noWrap/>
                <w:vAlign w:val="bottom"/>
                <w:hideMark/>
              </w:tcPr>
            </w:tcPrChange>
          </w:tcPr>
          <w:p w14:paraId="4E8EE998" w14:textId="77777777" w:rsidR="00036D0E" w:rsidRPr="00036D0E" w:rsidRDefault="00036D0E" w:rsidP="00245317">
            <w:pPr>
              <w:spacing w:after="0" w:line="240" w:lineRule="auto"/>
              <w:jc w:val="center"/>
              <w:rPr>
                <w:ins w:id="1175" w:author="David Dayan" w:date="2021-12-03T17:13:00Z"/>
                <w:rFonts w:ascii="Calibri" w:eastAsia="Times New Roman" w:hAnsi="Calibri" w:cs="Times New Roman"/>
                <w:color w:val="000000"/>
                <w:sz w:val="16"/>
                <w:szCs w:val="16"/>
              </w:rPr>
            </w:pPr>
            <w:ins w:id="1176" w:author="David Dayan" w:date="2021-12-03T17:13:00Z">
              <w:r w:rsidRPr="00036D0E">
                <w:rPr>
                  <w:rFonts w:ascii="Calibri" w:eastAsia="Times New Roman" w:hAnsi="Calibri" w:cs="Times New Roman"/>
                  <w:color w:val="000000"/>
                  <w:sz w:val="16"/>
                  <w:szCs w:val="16"/>
                </w:rPr>
                <w:t>5/16/20</w:t>
              </w:r>
            </w:ins>
          </w:p>
        </w:tc>
        <w:tc>
          <w:tcPr>
            <w:tcW w:w="599" w:type="dxa"/>
            <w:tcBorders>
              <w:top w:val="nil"/>
              <w:left w:val="nil"/>
              <w:bottom w:val="nil"/>
              <w:right w:val="nil"/>
            </w:tcBorders>
            <w:shd w:val="clear" w:color="auto" w:fill="auto"/>
            <w:noWrap/>
            <w:vAlign w:val="bottom"/>
            <w:hideMark/>
            <w:tcPrChange w:id="1177" w:author="David Dayan" w:date="2021-12-03T17:18:00Z">
              <w:tcPr>
                <w:tcW w:w="599" w:type="dxa"/>
                <w:tcBorders>
                  <w:top w:val="nil"/>
                  <w:left w:val="nil"/>
                  <w:bottom w:val="nil"/>
                  <w:right w:val="nil"/>
                </w:tcBorders>
                <w:shd w:val="clear" w:color="auto" w:fill="auto"/>
                <w:noWrap/>
                <w:vAlign w:val="bottom"/>
                <w:hideMark/>
              </w:tcPr>
            </w:tcPrChange>
          </w:tcPr>
          <w:p w14:paraId="5BA45DA9" w14:textId="77777777" w:rsidR="00036D0E" w:rsidRPr="00036D0E" w:rsidRDefault="00036D0E" w:rsidP="00245317">
            <w:pPr>
              <w:spacing w:after="0" w:line="240" w:lineRule="auto"/>
              <w:jc w:val="center"/>
              <w:rPr>
                <w:ins w:id="1178" w:author="David Dayan" w:date="2021-12-03T17:13:00Z"/>
                <w:rFonts w:ascii="Calibri" w:eastAsia="Times New Roman" w:hAnsi="Calibri" w:cs="Times New Roman"/>
                <w:color w:val="000000"/>
                <w:sz w:val="16"/>
                <w:szCs w:val="16"/>
              </w:rPr>
            </w:pPr>
            <w:ins w:id="1179" w:author="David Dayan" w:date="2021-12-03T17:13:00Z">
              <w:r w:rsidRPr="00036D0E">
                <w:rPr>
                  <w:rFonts w:ascii="Calibri" w:eastAsia="Times New Roman" w:hAnsi="Calibri" w:cs="Times New Roman"/>
                  <w:color w:val="000000"/>
                  <w:sz w:val="16"/>
                  <w:szCs w:val="16"/>
                </w:rPr>
                <w:t>137</w:t>
              </w:r>
            </w:ins>
          </w:p>
        </w:tc>
        <w:tc>
          <w:tcPr>
            <w:tcW w:w="1142" w:type="dxa"/>
            <w:tcBorders>
              <w:top w:val="nil"/>
              <w:left w:val="nil"/>
              <w:bottom w:val="nil"/>
              <w:right w:val="nil"/>
            </w:tcBorders>
            <w:shd w:val="clear" w:color="auto" w:fill="auto"/>
            <w:noWrap/>
            <w:vAlign w:val="bottom"/>
            <w:hideMark/>
            <w:tcPrChange w:id="1180" w:author="David Dayan" w:date="2021-12-03T17:18:00Z">
              <w:tcPr>
                <w:tcW w:w="1142" w:type="dxa"/>
                <w:tcBorders>
                  <w:top w:val="nil"/>
                  <w:left w:val="nil"/>
                  <w:bottom w:val="nil"/>
                  <w:right w:val="nil"/>
                </w:tcBorders>
                <w:shd w:val="clear" w:color="auto" w:fill="auto"/>
                <w:noWrap/>
                <w:vAlign w:val="bottom"/>
                <w:hideMark/>
              </w:tcPr>
            </w:tcPrChange>
          </w:tcPr>
          <w:p w14:paraId="4BA9F662" w14:textId="77777777" w:rsidR="00036D0E" w:rsidRPr="00036D0E" w:rsidRDefault="00036D0E" w:rsidP="00245317">
            <w:pPr>
              <w:spacing w:after="0" w:line="240" w:lineRule="auto"/>
              <w:jc w:val="center"/>
              <w:rPr>
                <w:ins w:id="1181" w:author="David Dayan" w:date="2021-12-03T17:13:00Z"/>
                <w:rFonts w:ascii="Calibri" w:eastAsia="Times New Roman" w:hAnsi="Calibri" w:cs="Times New Roman"/>
                <w:color w:val="000000"/>
                <w:sz w:val="16"/>
                <w:szCs w:val="16"/>
              </w:rPr>
            </w:pPr>
            <w:ins w:id="1182"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183" w:author="David Dayan" w:date="2021-12-03T17:18:00Z">
              <w:tcPr>
                <w:tcW w:w="1440" w:type="dxa"/>
                <w:tcBorders>
                  <w:top w:val="nil"/>
                  <w:left w:val="nil"/>
                  <w:bottom w:val="nil"/>
                  <w:right w:val="nil"/>
                </w:tcBorders>
                <w:shd w:val="clear" w:color="auto" w:fill="auto"/>
                <w:noWrap/>
                <w:vAlign w:val="bottom"/>
                <w:hideMark/>
              </w:tcPr>
            </w:tcPrChange>
          </w:tcPr>
          <w:p w14:paraId="525DED36" w14:textId="77777777" w:rsidR="00036D0E" w:rsidRPr="00036D0E" w:rsidRDefault="00036D0E" w:rsidP="00245317">
            <w:pPr>
              <w:spacing w:after="0" w:line="240" w:lineRule="auto"/>
              <w:jc w:val="center"/>
              <w:rPr>
                <w:ins w:id="1184" w:author="David Dayan" w:date="2021-12-03T17:13:00Z"/>
                <w:rFonts w:ascii="Calibri" w:eastAsia="Times New Roman" w:hAnsi="Calibri" w:cs="Times New Roman"/>
                <w:color w:val="000000"/>
                <w:sz w:val="16"/>
                <w:szCs w:val="16"/>
              </w:rPr>
            </w:pPr>
            <w:ins w:id="1185"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1186" w:author="David Dayan" w:date="2021-12-03T17:18:00Z">
              <w:tcPr>
                <w:tcW w:w="1530" w:type="dxa"/>
                <w:tcBorders>
                  <w:top w:val="nil"/>
                  <w:left w:val="nil"/>
                  <w:bottom w:val="nil"/>
                  <w:right w:val="nil"/>
                </w:tcBorders>
                <w:shd w:val="clear" w:color="auto" w:fill="auto"/>
                <w:noWrap/>
                <w:vAlign w:val="bottom"/>
                <w:hideMark/>
              </w:tcPr>
            </w:tcPrChange>
          </w:tcPr>
          <w:p w14:paraId="786201C3" w14:textId="77777777" w:rsidR="00036D0E" w:rsidRPr="00036D0E" w:rsidRDefault="00036D0E" w:rsidP="00245317">
            <w:pPr>
              <w:spacing w:after="0" w:line="240" w:lineRule="auto"/>
              <w:jc w:val="center"/>
              <w:rPr>
                <w:ins w:id="1187" w:author="David Dayan" w:date="2021-12-03T17:13:00Z"/>
                <w:rFonts w:ascii="Calibri" w:eastAsia="Times New Roman" w:hAnsi="Calibri" w:cs="Times New Roman"/>
                <w:color w:val="000000"/>
                <w:sz w:val="16"/>
                <w:szCs w:val="16"/>
              </w:rPr>
            </w:pPr>
            <w:ins w:id="118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189" w:author="David Dayan" w:date="2021-12-03T17:18:00Z">
              <w:tcPr>
                <w:tcW w:w="898" w:type="dxa"/>
                <w:tcBorders>
                  <w:top w:val="nil"/>
                  <w:left w:val="nil"/>
                  <w:bottom w:val="nil"/>
                  <w:right w:val="nil"/>
                </w:tcBorders>
                <w:shd w:val="clear" w:color="auto" w:fill="auto"/>
                <w:noWrap/>
                <w:vAlign w:val="bottom"/>
                <w:hideMark/>
              </w:tcPr>
            </w:tcPrChange>
          </w:tcPr>
          <w:p w14:paraId="62EA8B2D" w14:textId="77777777" w:rsidR="00036D0E" w:rsidRPr="00036D0E" w:rsidRDefault="00036D0E" w:rsidP="00245317">
            <w:pPr>
              <w:spacing w:after="0" w:line="240" w:lineRule="auto"/>
              <w:jc w:val="center"/>
              <w:rPr>
                <w:ins w:id="1190" w:author="David Dayan" w:date="2021-12-03T17:13:00Z"/>
                <w:rFonts w:ascii="Calibri" w:eastAsia="Times New Roman" w:hAnsi="Calibri" w:cs="Times New Roman"/>
                <w:color w:val="000000"/>
                <w:sz w:val="16"/>
                <w:szCs w:val="16"/>
              </w:rPr>
            </w:pPr>
            <w:ins w:id="119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192" w:author="David Dayan" w:date="2021-12-03T17:18:00Z">
              <w:tcPr>
                <w:tcW w:w="902" w:type="dxa"/>
                <w:tcBorders>
                  <w:top w:val="nil"/>
                  <w:left w:val="nil"/>
                  <w:bottom w:val="nil"/>
                  <w:right w:val="nil"/>
                </w:tcBorders>
                <w:shd w:val="clear" w:color="auto" w:fill="auto"/>
                <w:noWrap/>
                <w:vAlign w:val="bottom"/>
                <w:hideMark/>
              </w:tcPr>
            </w:tcPrChange>
          </w:tcPr>
          <w:p w14:paraId="5AEA2892" w14:textId="77777777" w:rsidR="00036D0E" w:rsidRPr="00036D0E" w:rsidRDefault="00036D0E" w:rsidP="00245317">
            <w:pPr>
              <w:spacing w:after="0" w:line="240" w:lineRule="auto"/>
              <w:jc w:val="center"/>
              <w:rPr>
                <w:ins w:id="1193" w:author="David Dayan" w:date="2021-12-03T17:13:00Z"/>
                <w:rFonts w:ascii="Calibri" w:eastAsia="Times New Roman" w:hAnsi="Calibri" w:cs="Times New Roman"/>
                <w:color w:val="000000"/>
                <w:sz w:val="16"/>
                <w:szCs w:val="16"/>
              </w:rPr>
            </w:pPr>
            <w:ins w:id="119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195" w:author="David Dayan" w:date="2021-12-03T17:18:00Z">
              <w:tcPr>
                <w:tcW w:w="2160" w:type="dxa"/>
                <w:tcBorders>
                  <w:top w:val="nil"/>
                  <w:left w:val="nil"/>
                  <w:bottom w:val="nil"/>
                  <w:right w:val="nil"/>
                </w:tcBorders>
                <w:shd w:val="clear" w:color="auto" w:fill="auto"/>
                <w:noWrap/>
                <w:vAlign w:val="bottom"/>
                <w:hideMark/>
              </w:tcPr>
            </w:tcPrChange>
          </w:tcPr>
          <w:p w14:paraId="6423401B" w14:textId="77777777" w:rsidR="00036D0E" w:rsidRPr="00036D0E" w:rsidRDefault="00036D0E" w:rsidP="00245317">
            <w:pPr>
              <w:spacing w:after="0" w:line="240" w:lineRule="auto"/>
              <w:jc w:val="center"/>
              <w:rPr>
                <w:ins w:id="1196" w:author="David Dayan" w:date="2021-12-03T17:13:00Z"/>
                <w:rFonts w:ascii="Calibri" w:eastAsia="Times New Roman" w:hAnsi="Calibri" w:cs="Times New Roman"/>
                <w:color w:val="000000"/>
                <w:sz w:val="16"/>
                <w:szCs w:val="16"/>
              </w:rPr>
            </w:pPr>
            <w:proofErr w:type="spellStart"/>
            <w:ins w:id="119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198" w:author="David Dayan" w:date="2021-12-03T17:18:00Z">
              <w:tcPr>
                <w:tcW w:w="2876" w:type="dxa"/>
                <w:gridSpan w:val="2"/>
                <w:tcBorders>
                  <w:top w:val="nil"/>
                  <w:left w:val="nil"/>
                  <w:bottom w:val="nil"/>
                  <w:right w:val="nil"/>
                </w:tcBorders>
                <w:shd w:val="clear" w:color="auto" w:fill="auto"/>
                <w:noWrap/>
                <w:vAlign w:val="bottom"/>
                <w:hideMark/>
              </w:tcPr>
            </w:tcPrChange>
          </w:tcPr>
          <w:p w14:paraId="375F2832" w14:textId="77777777" w:rsidR="00036D0E" w:rsidRPr="00036D0E" w:rsidRDefault="00036D0E" w:rsidP="00245317">
            <w:pPr>
              <w:spacing w:after="0" w:line="240" w:lineRule="auto"/>
              <w:jc w:val="center"/>
              <w:rPr>
                <w:ins w:id="1199" w:author="David Dayan" w:date="2021-12-03T17:13:00Z"/>
                <w:rFonts w:ascii="Calibri" w:eastAsia="Times New Roman" w:hAnsi="Calibri" w:cs="Times New Roman"/>
                <w:color w:val="000000"/>
                <w:sz w:val="16"/>
                <w:szCs w:val="16"/>
              </w:rPr>
            </w:pPr>
            <w:proofErr w:type="spellStart"/>
            <w:ins w:id="120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201" w:author="David Dayan" w:date="2021-12-03T17:18:00Z">
              <w:tcPr>
                <w:tcW w:w="1426" w:type="dxa"/>
                <w:tcBorders>
                  <w:top w:val="nil"/>
                  <w:left w:val="nil"/>
                  <w:bottom w:val="nil"/>
                  <w:right w:val="nil"/>
                </w:tcBorders>
                <w:shd w:val="clear" w:color="auto" w:fill="auto"/>
                <w:noWrap/>
                <w:vAlign w:val="bottom"/>
                <w:hideMark/>
              </w:tcPr>
            </w:tcPrChange>
          </w:tcPr>
          <w:p w14:paraId="5895DE94" w14:textId="77777777" w:rsidR="00036D0E" w:rsidRPr="00036D0E" w:rsidRDefault="00036D0E" w:rsidP="00245317">
            <w:pPr>
              <w:spacing w:after="0" w:line="240" w:lineRule="auto"/>
              <w:jc w:val="center"/>
              <w:rPr>
                <w:ins w:id="1202" w:author="David Dayan" w:date="2021-12-03T17:13:00Z"/>
                <w:rFonts w:ascii="Calibri" w:eastAsia="Times New Roman" w:hAnsi="Calibri" w:cs="Times New Roman"/>
                <w:color w:val="000000"/>
                <w:sz w:val="16"/>
                <w:szCs w:val="16"/>
              </w:rPr>
            </w:pPr>
            <w:proofErr w:type="spellStart"/>
            <w:ins w:id="120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1B16E61F" w14:textId="77777777" w:rsidTr="00245317">
        <w:trPr>
          <w:cantSplit/>
          <w:trHeight w:val="20"/>
          <w:ins w:id="1204" w:author="David Dayan" w:date="2021-12-03T17:13:00Z"/>
          <w:trPrChange w:id="120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206" w:author="David Dayan" w:date="2021-12-03T17:18:00Z">
              <w:tcPr>
                <w:tcW w:w="1563" w:type="dxa"/>
                <w:tcBorders>
                  <w:top w:val="nil"/>
                  <w:left w:val="nil"/>
                  <w:bottom w:val="nil"/>
                  <w:right w:val="nil"/>
                </w:tcBorders>
                <w:shd w:val="clear" w:color="auto" w:fill="auto"/>
                <w:noWrap/>
                <w:vAlign w:val="bottom"/>
                <w:hideMark/>
              </w:tcPr>
            </w:tcPrChange>
          </w:tcPr>
          <w:p w14:paraId="00674EBE" w14:textId="77777777" w:rsidR="00036D0E" w:rsidRPr="00036D0E" w:rsidRDefault="00036D0E" w:rsidP="00245317">
            <w:pPr>
              <w:spacing w:after="0" w:line="240" w:lineRule="auto"/>
              <w:jc w:val="center"/>
              <w:rPr>
                <w:ins w:id="1207" w:author="David Dayan" w:date="2021-12-03T17:13:00Z"/>
                <w:rFonts w:ascii="Calibri" w:eastAsia="Times New Roman" w:hAnsi="Calibri" w:cs="Times New Roman"/>
                <w:color w:val="000000"/>
                <w:sz w:val="16"/>
                <w:szCs w:val="16"/>
              </w:rPr>
            </w:pPr>
            <w:ins w:id="1208" w:author="David Dayan" w:date="2021-12-03T17:13:00Z">
              <w:r w:rsidRPr="00036D0E">
                <w:rPr>
                  <w:rFonts w:ascii="Calibri" w:eastAsia="Times New Roman" w:hAnsi="Calibri" w:cs="Times New Roman"/>
                  <w:color w:val="000000"/>
                  <w:sz w:val="16"/>
                  <w:szCs w:val="16"/>
                </w:rPr>
                <w:t>OtsAC20ROGR_0028</w:t>
              </w:r>
            </w:ins>
          </w:p>
        </w:tc>
        <w:tc>
          <w:tcPr>
            <w:tcW w:w="746" w:type="dxa"/>
            <w:tcBorders>
              <w:top w:val="nil"/>
              <w:left w:val="nil"/>
              <w:bottom w:val="nil"/>
              <w:right w:val="nil"/>
            </w:tcBorders>
            <w:shd w:val="clear" w:color="auto" w:fill="auto"/>
            <w:noWrap/>
            <w:vAlign w:val="bottom"/>
            <w:hideMark/>
            <w:tcPrChange w:id="1209" w:author="David Dayan" w:date="2021-12-03T17:18:00Z">
              <w:tcPr>
                <w:tcW w:w="746" w:type="dxa"/>
                <w:tcBorders>
                  <w:top w:val="nil"/>
                  <w:left w:val="nil"/>
                  <w:bottom w:val="nil"/>
                  <w:right w:val="nil"/>
                </w:tcBorders>
                <w:shd w:val="clear" w:color="auto" w:fill="auto"/>
                <w:noWrap/>
                <w:vAlign w:val="bottom"/>
                <w:hideMark/>
              </w:tcPr>
            </w:tcPrChange>
          </w:tcPr>
          <w:p w14:paraId="16446FC5" w14:textId="77777777" w:rsidR="00036D0E" w:rsidRPr="00036D0E" w:rsidRDefault="00036D0E" w:rsidP="00245317">
            <w:pPr>
              <w:spacing w:after="0" w:line="240" w:lineRule="auto"/>
              <w:jc w:val="center"/>
              <w:rPr>
                <w:ins w:id="1210" w:author="David Dayan" w:date="2021-12-03T17:13:00Z"/>
                <w:rFonts w:ascii="Calibri" w:eastAsia="Times New Roman" w:hAnsi="Calibri" w:cs="Times New Roman"/>
                <w:color w:val="000000"/>
                <w:sz w:val="16"/>
                <w:szCs w:val="16"/>
              </w:rPr>
            </w:pPr>
            <w:ins w:id="1211" w:author="David Dayan" w:date="2021-12-03T17:13:00Z">
              <w:r w:rsidRPr="00036D0E">
                <w:rPr>
                  <w:rFonts w:ascii="Calibri" w:eastAsia="Times New Roman" w:hAnsi="Calibri" w:cs="Times New Roman"/>
                  <w:color w:val="000000"/>
                  <w:sz w:val="16"/>
                  <w:szCs w:val="16"/>
                </w:rPr>
                <w:t>5/17/20</w:t>
              </w:r>
            </w:ins>
          </w:p>
        </w:tc>
        <w:tc>
          <w:tcPr>
            <w:tcW w:w="599" w:type="dxa"/>
            <w:tcBorders>
              <w:top w:val="nil"/>
              <w:left w:val="nil"/>
              <w:bottom w:val="nil"/>
              <w:right w:val="nil"/>
            </w:tcBorders>
            <w:shd w:val="clear" w:color="auto" w:fill="auto"/>
            <w:noWrap/>
            <w:vAlign w:val="bottom"/>
            <w:hideMark/>
            <w:tcPrChange w:id="1212" w:author="David Dayan" w:date="2021-12-03T17:18:00Z">
              <w:tcPr>
                <w:tcW w:w="599" w:type="dxa"/>
                <w:tcBorders>
                  <w:top w:val="nil"/>
                  <w:left w:val="nil"/>
                  <w:bottom w:val="nil"/>
                  <w:right w:val="nil"/>
                </w:tcBorders>
                <w:shd w:val="clear" w:color="auto" w:fill="auto"/>
                <w:noWrap/>
                <w:vAlign w:val="bottom"/>
                <w:hideMark/>
              </w:tcPr>
            </w:tcPrChange>
          </w:tcPr>
          <w:p w14:paraId="5A809A81" w14:textId="77777777" w:rsidR="00036D0E" w:rsidRPr="00036D0E" w:rsidRDefault="00036D0E" w:rsidP="00245317">
            <w:pPr>
              <w:spacing w:after="0" w:line="240" w:lineRule="auto"/>
              <w:jc w:val="center"/>
              <w:rPr>
                <w:ins w:id="1213" w:author="David Dayan" w:date="2021-12-03T17:13:00Z"/>
                <w:rFonts w:ascii="Calibri" w:eastAsia="Times New Roman" w:hAnsi="Calibri" w:cs="Times New Roman"/>
                <w:color w:val="000000"/>
                <w:sz w:val="16"/>
                <w:szCs w:val="16"/>
              </w:rPr>
            </w:pPr>
            <w:ins w:id="1214" w:author="David Dayan" w:date="2021-12-03T17:13:00Z">
              <w:r w:rsidRPr="00036D0E">
                <w:rPr>
                  <w:rFonts w:ascii="Calibri" w:eastAsia="Times New Roman" w:hAnsi="Calibri" w:cs="Times New Roman"/>
                  <w:color w:val="000000"/>
                  <w:sz w:val="16"/>
                  <w:szCs w:val="16"/>
                </w:rPr>
                <w:t>138</w:t>
              </w:r>
            </w:ins>
          </w:p>
        </w:tc>
        <w:tc>
          <w:tcPr>
            <w:tcW w:w="1142" w:type="dxa"/>
            <w:tcBorders>
              <w:top w:val="nil"/>
              <w:left w:val="nil"/>
              <w:bottom w:val="nil"/>
              <w:right w:val="nil"/>
            </w:tcBorders>
            <w:shd w:val="clear" w:color="auto" w:fill="auto"/>
            <w:noWrap/>
            <w:vAlign w:val="bottom"/>
            <w:hideMark/>
            <w:tcPrChange w:id="1215" w:author="David Dayan" w:date="2021-12-03T17:18:00Z">
              <w:tcPr>
                <w:tcW w:w="1142" w:type="dxa"/>
                <w:tcBorders>
                  <w:top w:val="nil"/>
                  <w:left w:val="nil"/>
                  <w:bottom w:val="nil"/>
                  <w:right w:val="nil"/>
                </w:tcBorders>
                <w:shd w:val="clear" w:color="auto" w:fill="auto"/>
                <w:noWrap/>
                <w:vAlign w:val="bottom"/>
                <w:hideMark/>
              </w:tcPr>
            </w:tcPrChange>
          </w:tcPr>
          <w:p w14:paraId="12B42914" w14:textId="77777777" w:rsidR="00036D0E" w:rsidRPr="00036D0E" w:rsidRDefault="00036D0E" w:rsidP="00245317">
            <w:pPr>
              <w:spacing w:after="0" w:line="240" w:lineRule="auto"/>
              <w:jc w:val="center"/>
              <w:rPr>
                <w:ins w:id="1216" w:author="David Dayan" w:date="2021-12-03T17:13:00Z"/>
                <w:rFonts w:ascii="Calibri" w:eastAsia="Times New Roman" w:hAnsi="Calibri" w:cs="Times New Roman"/>
                <w:color w:val="000000"/>
                <w:sz w:val="16"/>
                <w:szCs w:val="16"/>
              </w:rPr>
            </w:pPr>
            <w:ins w:id="1217"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218" w:author="David Dayan" w:date="2021-12-03T17:18:00Z">
              <w:tcPr>
                <w:tcW w:w="1440" w:type="dxa"/>
                <w:tcBorders>
                  <w:top w:val="nil"/>
                  <w:left w:val="nil"/>
                  <w:bottom w:val="nil"/>
                  <w:right w:val="nil"/>
                </w:tcBorders>
                <w:shd w:val="clear" w:color="auto" w:fill="auto"/>
                <w:noWrap/>
                <w:vAlign w:val="bottom"/>
                <w:hideMark/>
              </w:tcPr>
            </w:tcPrChange>
          </w:tcPr>
          <w:p w14:paraId="2498A4A2" w14:textId="77777777" w:rsidR="00036D0E" w:rsidRPr="00036D0E" w:rsidRDefault="00036D0E" w:rsidP="00245317">
            <w:pPr>
              <w:spacing w:after="0" w:line="240" w:lineRule="auto"/>
              <w:jc w:val="center"/>
              <w:rPr>
                <w:ins w:id="1219" w:author="David Dayan" w:date="2021-12-03T17:13:00Z"/>
                <w:rFonts w:ascii="Calibri" w:eastAsia="Times New Roman" w:hAnsi="Calibri" w:cs="Times New Roman"/>
                <w:color w:val="000000"/>
                <w:sz w:val="16"/>
                <w:szCs w:val="16"/>
              </w:rPr>
            </w:pPr>
            <w:ins w:id="1220" w:author="David Dayan" w:date="2021-12-03T17:13:00Z">
              <w:r w:rsidRPr="00036D0E">
                <w:rPr>
                  <w:rFonts w:ascii="Calibri" w:eastAsia="Times New Roman" w:hAnsi="Calibri" w:cs="Times New Roman"/>
                  <w:color w:val="000000"/>
                  <w:sz w:val="16"/>
                  <w:szCs w:val="16"/>
                </w:rPr>
                <w:t>226</w:t>
              </w:r>
            </w:ins>
          </w:p>
        </w:tc>
        <w:tc>
          <w:tcPr>
            <w:tcW w:w="1530" w:type="dxa"/>
            <w:tcBorders>
              <w:top w:val="nil"/>
              <w:left w:val="nil"/>
              <w:bottom w:val="nil"/>
              <w:right w:val="nil"/>
            </w:tcBorders>
            <w:shd w:val="clear" w:color="auto" w:fill="auto"/>
            <w:noWrap/>
            <w:vAlign w:val="bottom"/>
            <w:hideMark/>
            <w:tcPrChange w:id="1221" w:author="David Dayan" w:date="2021-12-03T17:18:00Z">
              <w:tcPr>
                <w:tcW w:w="1530" w:type="dxa"/>
                <w:tcBorders>
                  <w:top w:val="nil"/>
                  <w:left w:val="nil"/>
                  <w:bottom w:val="nil"/>
                  <w:right w:val="nil"/>
                </w:tcBorders>
                <w:shd w:val="clear" w:color="auto" w:fill="auto"/>
                <w:noWrap/>
                <w:vAlign w:val="bottom"/>
                <w:hideMark/>
              </w:tcPr>
            </w:tcPrChange>
          </w:tcPr>
          <w:p w14:paraId="0EF08F74" w14:textId="77777777" w:rsidR="00036D0E" w:rsidRPr="00036D0E" w:rsidRDefault="00036D0E" w:rsidP="00245317">
            <w:pPr>
              <w:spacing w:after="0" w:line="240" w:lineRule="auto"/>
              <w:jc w:val="center"/>
              <w:rPr>
                <w:ins w:id="1222" w:author="David Dayan" w:date="2021-12-03T17:13:00Z"/>
                <w:rFonts w:ascii="Calibri" w:eastAsia="Times New Roman" w:hAnsi="Calibri" w:cs="Times New Roman"/>
                <w:color w:val="000000"/>
                <w:sz w:val="16"/>
                <w:szCs w:val="16"/>
              </w:rPr>
            </w:pPr>
            <w:ins w:id="122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224" w:author="David Dayan" w:date="2021-12-03T17:18:00Z">
              <w:tcPr>
                <w:tcW w:w="898" w:type="dxa"/>
                <w:tcBorders>
                  <w:top w:val="nil"/>
                  <w:left w:val="nil"/>
                  <w:bottom w:val="nil"/>
                  <w:right w:val="nil"/>
                </w:tcBorders>
                <w:shd w:val="clear" w:color="auto" w:fill="auto"/>
                <w:noWrap/>
                <w:vAlign w:val="bottom"/>
                <w:hideMark/>
              </w:tcPr>
            </w:tcPrChange>
          </w:tcPr>
          <w:p w14:paraId="3DBC1C3F" w14:textId="77777777" w:rsidR="00036D0E" w:rsidRPr="00036D0E" w:rsidRDefault="00036D0E" w:rsidP="00245317">
            <w:pPr>
              <w:spacing w:after="0" w:line="240" w:lineRule="auto"/>
              <w:jc w:val="center"/>
              <w:rPr>
                <w:ins w:id="1225" w:author="David Dayan" w:date="2021-12-03T17:13:00Z"/>
                <w:rFonts w:ascii="Calibri" w:eastAsia="Times New Roman" w:hAnsi="Calibri" w:cs="Times New Roman"/>
                <w:color w:val="000000"/>
                <w:sz w:val="16"/>
                <w:szCs w:val="16"/>
              </w:rPr>
            </w:pPr>
            <w:ins w:id="122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227" w:author="David Dayan" w:date="2021-12-03T17:18:00Z">
              <w:tcPr>
                <w:tcW w:w="902" w:type="dxa"/>
                <w:tcBorders>
                  <w:top w:val="nil"/>
                  <w:left w:val="nil"/>
                  <w:bottom w:val="nil"/>
                  <w:right w:val="nil"/>
                </w:tcBorders>
                <w:shd w:val="clear" w:color="auto" w:fill="auto"/>
                <w:noWrap/>
                <w:vAlign w:val="bottom"/>
                <w:hideMark/>
              </w:tcPr>
            </w:tcPrChange>
          </w:tcPr>
          <w:p w14:paraId="7494852F" w14:textId="77777777" w:rsidR="00036D0E" w:rsidRPr="00036D0E" w:rsidRDefault="00036D0E" w:rsidP="00245317">
            <w:pPr>
              <w:spacing w:after="0" w:line="240" w:lineRule="auto"/>
              <w:jc w:val="center"/>
              <w:rPr>
                <w:ins w:id="1228" w:author="David Dayan" w:date="2021-12-03T17:13:00Z"/>
                <w:rFonts w:ascii="Calibri" w:eastAsia="Times New Roman" w:hAnsi="Calibri" w:cs="Times New Roman"/>
                <w:color w:val="000000"/>
                <w:sz w:val="16"/>
                <w:szCs w:val="16"/>
              </w:rPr>
            </w:pPr>
            <w:ins w:id="122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230" w:author="David Dayan" w:date="2021-12-03T17:18:00Z">
              <w:tcPr>
                <w:tcW w:w="2160" w:type="dxa"/>
                <w:tcBorders>
                  <w:top w:val="nil"/>
                  <w:left w:val="nil"/>
                  <w:bottom w:val="nil"/>
                  <w:right w:val="nil"/>
                </w:tcBorders>
                <w:shd w:val="clear" w:color="auto" w:fill="auto"/>
                <w:noWrap/>
                <w:vAlign w:val="bottom"/>
                <w:hideMark/>
              </w:tcPr>
            </w:tcPrChange>
          </w:tcPr>
          <w:p w14:paraId="00C65649" w14:textId="77777777" w:rsidR="00036D0E" w:rsidRPr="00036D0E" w:rsidRDefault="00036D0E" w:rsidP="00245317">
            <w:pPr>
              <w:spacing w:after="0" w:line="240" w:lineRule="auto"/>
              <w:jc w:val="center"/>
              <w:rPr>
                <w:ins w:id="1231" w:author="David Dayan" w:date="2021-12-03T17:13:00Z"/>
                <w:rFonts w:ascii="Calibri" w:eastAsia="Times New Roman" w:hAnsi="Calibri" w:cs="Times New Roman"/>
                <w:color w:val="000000"/>
                <w:sz w:val="16"/>
                <w:szCs w:val="16"/>
              </w:rPr>
            </w:pPr>
            <w:proofErr w:type="spellStart"/>
            <w:ins w:id="123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233" w:author="David Dayan" w:date="2021-12-03T17:18:00Z">
              <w:tcPr>
                <w:tcW w:w="2876" w:type="dxa"/>
                <w:gridSpan w:val="2"/>
                <w:tcBorders>
                  <w:top w:val="nil"/>
                  <w:left w:val="nil"/>
                  <w:bottom w:val="nil"/>
                  <w:right w:val="nil"/>
                </w:tcBorders>
                <w:shd w:val="clear" w:color="auto" w:fill="auto"/>
                <w:noWrap/>
                <w:vAlign w:val="bottom"/>
                <w:hideMark/>
              </w:tcPr>
            </w:tcPrChange>
          </w:tcPr>
          <w:p w14:paraId="53E8EBE3" w14:textId="77777777" w:rsidR="00036D0E" w:rsidRPr="00036D0E" w:rsidRDefault="00036D0E" w:rsidP="00245317">
            <w:pPr>
              <w:spacing w:after="0" w:line="240" w:lineRule="auto"/>
              <w:jc w:val="center"/>
              <w:rPr>
                <w:ins w:id="1234" w:author="David Dayan" w:date="2021-12-03T17:13:00Z"/>
                <w:rFonts w:ascii="Calibri" w:eastAsia="Times New Roman" w:hAnsi="Calibri" w:cs="Times New Roman"/>
                <w:color w:val="000000"/>
                <w:sz w:val="16"/>
                <w:szCs w:val="16"/>
              </w:rPr>
            </w:pPr>
            <w:proofErr w:type="spellStart"/>
            <w:ins w:id="123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236" w:author="David Dayan" w:date="2021-12-03T17:18:00Z">
              <w:tcPr>
                <w:tcW w:w="1426" w:type="dxa"/>
                <w:tcBorders>
                  <w:top w:val="nil"/>
                  <w:left w:val="nil"/>
                  <w:bottom w:val="nil"/>
                  <w:right w:val="nil"/>
                </w:tcBorders>
                <w:shd w:val="clear" w:color="auto" w:fill="auto"/>
                <w:noWrap/>
                <w:vAlign w:val="bottom"/>
                <w:hideMark/>
              </w:tcPr>
            </w:tcPrChange>
          </w:tcPr>
          <w:p w14:paraId="29AE343E" w14:textId="77777777" w:rsidR="00036D0E" w:rsidRPr="00036D0E" w:rsidRDefault="00036D0E" w:rsidP="00245317">
            <w:pPr>
              <w:spacing w:after="0" w:line="240" w:lineRule="auto"/>
              <w:jc w:val="center"/>
              <w:rPr>
                <w:ins w:id="1237" w:author="David Dayan" w:date="2021-12-03T17:13:00Z"/>
                <w:rFonts w:ascii="Calibri" w:eastAsia="Times New Roman" w:hAnsi="Calibri" w:cs="Times New Roman"/>
                <w:color w:val="000000"/>
                <w:sz w:val="16"/>
                <w:szCs w:val="16"/>
              </w:rPr>
            </w:pPr>
            <w:proofErr w:type="spellStart"/>
            <w:ins w:id="123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7D904FF0" w14:textId="77777777" w:rsidTr="00245317">
        <w:trPr>
          <w:cantSplit/>
          <w:trHeight w:val="20"/>
          <w:ins w:id="1239" w:author="David Dayan" w:date="2021-12-03T17:13:00Z"/>
          <w:trPrChange w:id="124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241" w:author="David Dayan" w:date="2021-12-03T17:18:00Z">
              <w:tcPr>
                <w:tcW w:w="1563" w:type="dxa"/>
                <w:tcBorders>
                  <w:top w:val="nil"/>
                  <w:left w:val="nil"/>
                  <w:bottom w:val="nil"/>
                  <w:right w:val="nil"/>
                </w:tcBorders>
                <w:shd w:val="clear" w:color="auto" w:fill="auto"/>
                <w:noWrap/>
                <w:vAlign w:val="bottom"/>
                <w:hideMark/>
              </w:tcPr>
            </w:tcPrChange>
          </w:tcPr>
          <w:p w14:paraId="5887048F" w14:textId="77777777" w:rsidR="00036D0E" w:rsidRPr="00036D0E" w:rsidRDefault="00036D0E" w:rsidP="00245317">
            <w:pPr>
              <w:spacing w:after="0" w:line="240" w:lineRule="auto"/>
              <w:jc w:val="center"/>
              <w:rPr>
                <w:ins w:id="1242" w:author="David Dayan" w:date="2021-12-03T17:13:00Z"/>
                <w:rFonts w:ascii="Calibri" w:eastAsia="Times New Roman" w:hAnsi="Calibri" w:cs="Times New Roman"/>
                <w:color w:val="000000"/>
                <w:sz w:val="16"/>
                <w:szCs w:val="16"/>
              </w:rPr>
            </w:pPr>
            <w:ins w:id="1243" w:author="David Dayan" w:date="2021-12-03T17:13:00Z">
              <w:r w:rsidRPr="00036D0E">
                <w:rPr>
                  <w:rFonts w:ascii="Calibri" w:eastAsia="Times New Roman" w:hAnsi="Calibri" w:cs="Times New Roman"/>
                  <w:color w:val="000000"/>
                  <w:sz w:val="16"/>
                  <w:szCs w:val="16"/>
                </w:rPr>
                <w:t>OtsAC20ROGR_0029</w:t>
              </w:r>
            </w:ins>
          </w:p>
        </w:tc>
        <w:tc>
          <w:tcPr>
            <w:tcW w:w="746" w:type="dxa"/>
            <w:tcBorders>
              <w:top w:val="nil"/>
              <w:left w:val="nil"/>
              <w:bottom w:val="nil"/>
              <w:right w:val="nil"/>
            </w:tcBorders>
            <w:shd w:val="clear" w:color="auto" w:fill="auto"/>
            <w:noWrap/>
            <w:vAlign w:val="bottom"/>
            <w:hideMark/>
            <w:tcPrChange w:id="1244" w:author="David Dayan" w:date="2021-12-03T17:18:00Z">
              <w:tcPr>
                <w:tcW w:w="746" w:type="dxa"/>
                <w:tcBorders>
                  <w:top w:val="nil"/>
                  <w:left w:val="nil"/>
                  <w:bottom w:val="nil"/>
                  <w:right w:val="nil"/>
                </w:tcBorders>
                <w:shd w:val="clear" w:color="auto" w:fill="auto"/>
                <w:noWrap/>
                <w:vAlign w:val="bottom"/>
                <w:hideMark/>
              </w:tcPr>
            </w:tcPrChange>
          </w:tcPr>
          <w:p w14:paraId="4EC6BEDC" w14:textId="77777777" w:rsidR="00036D0E" w:rsidRPr="00036D0E" w:rsidRDefault="00036D0E" w:rsidP="00245317">
            <w:pPr>
              <w:spacing w:after="0" w:line="240" w:lineRule="auto"/>
              <w:jc w:val="center"/>
              <w:rPr>
                <w:ins w:id="1245" w:author="David Dayan" w:date="2021-12-03T17:13:00Z"/>
                <w:rFonts w:ascii="Calibri" w:eastAsia="Times New Roman" w:hAnsi="Calibri" w:cs="Times New Roman"/>
                <w:color w:val="000000"/>
                <w:sz w:val="16"/>
                <w:szCs w:val="16"/>
              </w:rPr>
            </w:pPr>
            <w:ins w:id="1246" w:author="David Dayan" w:date="2021-12-03T17:13:00Z">
              <w:r w:rsidRPr="00036D0E">
                <w:rPr>
                  <w:rFonts w:ascii="Calibri" w:eastAsia="Times New Roman" w:hAnsi="Calibri" w:cs="Times New Roman"/>
                  <w:color w:val="000000"/>
                  <w:sz w:val="16"/>
                  <w:szCs w:val="16"/>
                </w:rPr>
                <w:t>5/17/20</w:t>
              </w:r>
            </w:ins>
          </w:p>
        </w:tc>
        <w:tc>
          <w:tcPr>
            <w:tcW w:w="599" w:type="dxa"/>
            <w:tcBorders>
              <w:top w:val="nil"/>
              <w:left w:val="nil"/>
              <w:bottom w:val="nil"/>
              <w:right w:val="nil"/>
            </w:tcBorders>
            <w:shd w:val="clear" w:color="auto" w:fill="auto"/>
            <w:noWrap/>
            <w:vAlign w:val="bottom"/>
            <w:hideMark/>
            <w:tcPrChange w:id="1247" w:author="David Dayan" w:date="2021-12-03T17:18:00Z">
              <w:tcPr>
                <w:tcW w:w="599" w:type="dxa"/>
                <w:tcBorders>
                  <w:top w:val="nil"/>
                  <w:left w:val="nil"/>
                  <w:bottom w:val="nil"/>
                  <w:right w:val="nil"/>
                </w:tcBorders>
                <w:shd w:val="clear" w:color="auto" w:fill="auto"/>
                <w:noWrap/>
                <w:vAlign w:val="bottom"/>
                <w:hideMark/>
              </w:tcPr>
            </w:tcPrChange>
          </w:tcPr>
          <w:p w14:paraId="3994E0C1" w14:textId="77777777" w:rsidR="00036D0E" w:rsidRPr="00036D0E" w:rsidRDefault="00036D0E" w:rsidP="00245317">
            <w:pPr>
              <w:spacing w:after="0" w:line="240" w:lineRule="auto"/>
              <w:jc w:val="center"/>
              <w:rPr>
                <w:ins w:id="1248" w:author="David Dayan" w:date="2021-12-03T17:13:00Z"/>
                <w:rFonts w:ascii="Calibri" w:eastAsia="Times New Roman" w:hAnsi="Calibri" w:cs="Times New Roman"/>
                <w:color w:val="000000"/>
                <w:sz w:val="16"/>
                <w:szCs w:val="16"/>
              </w:rPr>
            </w:pPr>
            <w:ins w:id="1249" w:author="David Dayan" w:date="2021-12-03T17:13:00Z">
              <w:r w:rsidRPr="00036D0E">
                <w:rPr>
                  <w:rFonts w:ascii="Calibri" w:eastAsia="Times New Roman" w:hAnsi="Calibri" w:cs="Times New Roman"/>
                  <w:color w:val="000000"/>
                  <w:sz w:val="16"/>
                  <w:szCs w:val="16"/>
                </w:rPr>
                <w:t>138</w:t>
              </w:r>
            </w:ins>
          </w:p>
        </w:tc>
        <w:tc>
          <w:tcPr>
            <w:tcW w:w="1142" w:type="dxa"/>
            <w:tcBorders>
              <w:top w:val="nil"/>
              <w:left w:val="nil"/>
              <w:bottom w:val="nil"/>
              <w:right w:val="nil"/>
            </w:tcBorders>
            <w:shd w:val="clear" w:color="auto" w:fill="auto"/>
            <w:noWrap/>
            <w:vAlign w:val="bottom"/>
            <w:hideMark/>
            <w:tcPrChange w:id="1250" w:author="David Dayan" w:date="2021-12-03T17:18:00Z">
              <w:tcPr>
                <w:tcW w:w="1142" w:type="dxa"/>
                <w:tcBorders>
                  <w:top w:val="nil"/>
                  <w:left w:val="nil"/>
                  <w:bottom w:val="nil"/>
                  <w:right w:val="nil"/>
                </w:tcBorders>
                <w:shd w:val="clear" w:color="auto" w:fill="auto"/>
                <w:noWrap/>
                <w:vAlign w:val="bottom"/>
                <w:hideMark/>
              </w:tcPr>
            </w:tcPrChange>
          </w:tcPr>
          <w:p w14:paraId="1F7F15FF" w14:textId="77777777" w:rsidR="00036D0E" w:rsidRPr="00036D0E" w:rsidRDefault="00036D0E" w:rsidP="00245317">
            <w:pPr>
              <w:spacing w:after="0" w:line="240" w:lineRule="auto"/>
              <w:jc w:val="center"/>
              <w:rPr>
                <w:ins w:id="1251" w:author="David Dayan" w:date="2021-12-03T17:13:00Z"/>
                <w:rFonts w:ascii="Calibri" w:eastAsia="Times New Roman" w:hAnsi="Calibri" w:cs="Times New Roman"/>
                <w:color w:val="000000"/>
                <w:sz w:val="16"/>
                <w:szCs w:val="16"/>
              </w:rPr>
            </w:pPr>
            <w:ins w:id="1252"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253" w:author="David Dayan" w:date="2021-12-03T17:18:00Z">
              <w:tcPr>
                <w:tcW w:w="1440" w:type="dxa"/>
                <w:tcBorders>
                  <w:top w:val="nil"/>
                  <w:left w:val="nil"/>
                  <w:bottom w:val="nil"/>
                  <w:right w:val="nil"/>
                </w:tcBorders>
                <w:shd w:val="clear" w:color="auto" w:fill="auto"/>
                <w:noWrap/>
                <w:vAlign w:val="bottom"/>
                <w:hideMark/>
              </w:tcPr>
            </w:tcPrChange>
          </w:tcPr>
          <w:p w14:paraId="697B8EDB" w14:textId="77777777" w:rsidR="00036D0E" w:rsidRPr="00036D0E" w:rsidRDefault="00036D0E" w:rsidP="00245317">
            <w:pPr>
              <w:spacing w:after="0" w:line="240" w:lineRule="auto"/>
              <w:jc w:val="center"/>
              <w:rPr>
                <w:ins w:id="1254" w:author="David Dayan" w:date="2021-12-03T17:13:00Z"/>
                <w:rFonts w:ascii="Calibri" w:eastAsia="Times New Roman" w:hAnsi="Calibri" w:cs="Times New Roman"/>
                <w:color w:val="000000"/>
                <w:sz w:val="16"/>
                <w:szCs w:val="16"/>
              </w:rPr>
            </w:pPr>
            <w:ins w:id="1255"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256" w:author="David Dayan" w:date="2021-12-03T17:18:00Z">
              <w:tcPr>
                <w:tcW w:w="1530" w:type="dxa"/>
                <w:tcBorders>
                  <w:top w:val="nil"/>
                  <w:left w:val="nil"/>
                  <w:bottom w:val="nil"/>
                  <w:right w:val="nil"/>
                </w:tcBorders>
                <w:shd w:val="clear" w:color="auto" w:fill="auto"/>
                <w:noWrap/>
                <w:vAlign w:val="bottom"/>
                <w:hideMark/>
              </w:tcPr>
            </w:tcPrChange>
          </w:tcPr>
          <w:p w14:paraId="442462BE" w14:textId="77777777" w:rsidR="00036D0E" w:rsidRPr="00036D0E" w:rsidRDefault="00036D0E" w:rsidP="00245317">
            <w:pPr>
              <w:spacing w:after="0" w:line="240" w:lineRule="auto"/>
              <w:jc w:val="center"/>
              <w:rPr>
                <w:ins w:id="1257" w:author="David Dayan" w:date="2021-12-03T17:13:00Z"/>
                <w:rFonts w:ascii="Calibri" w:eastAsia="Times New Roman" w:hAnsi="Calibri" w:cs="Times New Roman"/>
                <w:color w:val="000000"/>
                <w:sz w:val="16"/>
                <w:szCs w:val="16"/>
              </w:rPr>
            </w:pPr>
            <w:ins w:id="125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259" w:author="David Dayan" w:date="2021-12-03T17:18:00Z">
              <w:tcPr>
                <w:tcW w:w="898" w:type="dxa"/>
                <w:tcBorders>
                  <w:top w:val="nil"/>
                  <w:left w:val="nil"/>
                  <w:bottom w:val="nil"/>
                  <w:right w:val="nil"/>
                </w:tcBorders>
                <w:shd w:val="clear" w:color="auto" w:fill="auto"/>
                <w:noWrap/>
                <w:vAlign w:val="bottom"/>
                <w:hideMark/>
              </w:tcPr>
            </w:tcPrChange>
          </w:tcPr>
          <w:p w14:paraId="42ECDE2D" w14:textId="77777777" w:rsidR="00036D0E" w:rsidRPr="00036D0E" w:rsidRDefault="00036D0E" w:rsidP="00245317">
            <w:pPr>
              <w:spacing w:after="0" w:line="240" w:lineRule="auto"/>
              <w:jc w:val="center"/>
              <w:rPr>
                <w:ins w:id="1260" w:author="David Dayan" w:date="2021-12-03T17:13:00Z"/>
                <w:rFonts w:ascii="Calibri" w:eastAsia="Times New Roman" w:hAnsi="Calibri" w:cs="Times New Roman"/>
                <w:color w:val="000000"/>
                <w:sz w:val="16"/>
                <w:szCs w:val="16"/>
              </w:rPr>
            </w:pPr>
            <w:ins w:id="126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262" w:author="David Dayan" w:date="2021-12-03T17:18:00Z">
              <w:tcPr>
                <w:tcW w:w="902" w:type="dxa"/>
                <w:tcBorders>
                  <w:top w:val="nil"/>
                  <w:left w:val="nil"/>
                  <w:bottom w:val="nil"/>
                  <w:right w:val="nil"/>
                </w:tcBorders>
                <w:shd w:val="clear" w:color="auto" w:fill="auto"/>
                <w:noWrap/>
                <w:vAlign w:val="bottom"/>
                <w:hideMark/>
              </w:tcPr>
            </w:tcPrChange>
          </w:tcPr>
          <w:p w14:paraId="1414454F" w14:textId="77777777" w:rsidR="00036D0E" w:rsidRPr="00036D0E" w:rsidRDefault="00036D0E" w:rsidP="00245317">
            <w:pPr>
              <w:spacing w:after="0" w:line="240" w:lineRule="auto"/>
              <w:jc w:val="center"/>
              <w:rPr>
                <w:ins w:id="1263" w:author="David Dayan" w:date="2021-12-03T17:13:00Z"/>
                <w:rFonts w:ascii="Calibri" w:eastAsia="Times New Roman" w:hAnsi="Calibri" w:cs="Times New Roman"/>
                <w:color w:val="000000"/>
                <w:sz w:val="16"/>
                <w:szCs w:val="16"/>
              </w:rPr>
            </w:pPr>
            <w:ins w:id="126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1265" w:author="David Dayan" w:date="2021-12-03T17:18:00Z">
              <w:tcPr>
                <w:tcW w:w="2160" w:type="dxa"/>
                <w:tcBorders>
                  <w:top w:val="nil"/>
                  <w:left w:val="nil"/>
                  <w:bottom w:val="nil"/>
                  <w:right w:val="nil"/>
                </w:tcBorders>
                <w:shd w:val="clear" w:color="auto" w:fill="auto"/>
                <w:noWrap/>
                <w:vAlign w:val="bottom"/>
                <w:hideMark/>
              </w:tcPr>
            </w:tcPrChange>
          </w:tcPr>
          <w:p w14:paraId="68B39CD2" w14:textId="77777777" w:rsidR="00036D0E" w:rsidRPr="00036D0E" w:rsidRDefault="00036D0E" w:rsidP="00245317">
            <w:pPr>
              <w:spacing w:after="0" w:line="240" w:lineRule="auto"/>
              <w:jc w:val="center"/>
              <w:rPr>
                <w:ins w:id="1266" w:author="David Dayan" w:date="2021-12-03T17:13:00Z"/>
                <w:rFonts w:ascii="Calibri" w:eastAsia="Times New Roman" w:hAnsi="Calibri" w:cs="Times New Roman"/>
                <w:color w:val="000000"/>
                <w:sz w:val="16"/>
                <w:szCs w:val="16"/>
              </w:rPr>
            </w:pPr>
            <w:ins w:id="126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268" w:author="David Dayan" w:date="2021-12-03T17:18:00Z">
              <w:tcPr>
                <w:tcW w:w="2876" w:type="dxa"/>
                <w:gridSpan w:val="2"/>
                <w:tcBorders>
                  <w:top w:val="nil"/>
                  <w:left w:val="nil"/>
                  <w:bottom w:val="nil"/>
                  <w:right w:val="nil"/>
                </w:tcBorders>
                <w:shd w:val="clear" w:color="auto" w:fill="auto"/>
                <w:noWrap/>
                <w:vAlign w:val="bottom"/>
                <w:hideMark/>
              </w:tcPr>
            </w:tcPrChange>
          </w:tcPr>
          <w:p w14:paraId="4D941C2C" w14:textId="77777777" w:rsidR="00036D0E" w:rsidRPr="00036D0E" w:rsidRDefault="00036D0E" w:rsidP="00245317">
            <w:pPr>
              <w:spacing w:after="0" w:line="240" w:lineRule="auto"/>
              <w:jc w:val="center"/>
              <w:rPr>
                <w:ins w:id="1269" w:author="David Dayan" w:date="2021-12-03T17:13:00Z"/>
                <w:rFonts w:ascii="Calibri" w:eastAsia="Times New Roman" w:hAnsi="Calibri" w:cs="Times New Roman"/>
                <w:color w:val="000000"/>
                <w:sz w:val="16"/>
                <w:szCs w:val="16"/>
              </w:rPr>
            </w:pPr>
            <w:ins w:id="127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1271" w:author="David Dayan" w:date="2021-12-03T17:18:00Z">
              <w:tcPr>
                <w:tcW w:w="1426" w:type="dxa"/>
                <w:tcBorders>
                  <w:top w:val="nil"/>
                  <w:left w:val="nil"/>
                  <w:bottom w:val="nil"/>
                  <w:right w:val="nil"/>
                </w:tcBorders>
                <w:shd w:val="clear" w:color="auto" w:fill="auto"/>
                <w:noWrap/>
                <w:vAlign w:val="bottom"/>
                <w:hideMark/>
              </w:tcPr>
            </w:tcPrChange>
          </w:tcPr>
          <w:p w14:paraId="4609B5CD" w14:textId="77777777" w:rsidR="00036D0E" w:rsidRPr="00036D0E" w:rsidRDefault="00036D0E" w:rsidP="00245317">
            <w:pPr>
              <w:spacing w:after="0" w:line="240" w:lineRule="auto"/>
              <w:jc w:val="center"/>
              <w:rPr>
                <w:ins w:id="1272" w:author="David Dayan" w:date="2021-12-03T17:13:00Z"/>
                <w:rFonts w:ascii="Calibri" w:eastAsia="Times New Roman" w:hAnsi="Calibri" w:cs="Times New Roman"/>
                <w:color w:val="000000"/>
                <w:sz w:val="16"/>
                <w:szCs w:val="16"/>
              </w:rPr>
            </w:pPr>
            <w:ins w:id="1273" w:author="David Dayan" w:date="2021-12-03T17:13:00Z">
              <w:r w:rsidRPr="00036D0E">
                <w:rPr>
                  <w:rFonts w:ascii="Calibri" w:eastAsia="Times New Roman" w:hAnsi="Calibri" w:cs="Times New Roman"/>
                  <w:color w:val="000000"/>
                  <w:sz w:val="16"/>
                  <w:szCs w:val="16"/>
                </w:rPr>
                <w:t>heterozygote</w:t>
              </w:r>
            </w:ins>
          </w:p>
        </w:tc>
      </w:tr>
      <w:tr w:rsidR="00036D0E" w:rsidRPr="00036D0E" w14:paraId="6C8293FD" w14:textId="77777777" w:rsidTr="00245317">
        <w:trPr>
          <w:cantSplit/>
          <w:trHeight w:val="20"/>
          <w:ins w:id="1274" w:author="David Dayan" w:date="2021-12-03T17:13:00Z"/>
          <w:trPrChange w:id="127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276" w:author="David Dayan" w:date="2021-12-03T17:18:00Z">
              <w:tcPr>
                <w:tcW w:w="1563" w:type="dxa"/>
                <w:tcBorders>
                  <w:top w:val="nil"/>
                  <w:left w:val="nil"/>
                  <w:bottom w:val="nil"/>
                  <w:right w:val="nil"/>
                </w:tcBorders>
                <w:shd w:val="clear" w:color="auto" w:fill="auto"/>
                <w:noWrap/>
                <w:vAlign w:val="bottom"/>
                <w:hideMark/>
              </w:tcPr>
            </w:tcPrChange>
          </w:tcPr>
          <w:p w14:paraId="24579B8E" w14:textId="77777777" w:rsidR="00036D0E" w:rsidRPr="00036D0E" w:rsidRDefault="00036D0E" w:rsidP="00245317">
            <w:pPr>
              <w:spacing w:after="0" w:line="240" w:lineRule="auto"/>
              <w:jc w:val="center"/>
              <w:rPr>
                <w:ins w:id="1277" w:author="David Dayan" w:date="2021-12-03T17:13:00Z"/>
                <w:rFonts w:ascii="Calibri" w:eastAsia="Times New Roman" w:hAnsi="Calibri" w:cs="Times New Roman"/>
                <w:color w:val="000000"/>
                <w:sz w:val="16"/>
                <w:szCs w:val="16"/>
              </w:rPr>
            </w:pPr>
            <w:ins w:id="1278" w:author="David Dayan" w:date="2021-12-03T17:13:00Z">
              <w:r w:rsidRPr="00036D0E">
                <w:rPr>
                  <w:rFonts w:ascii="Calibri" w:eastAsia="Times New Roman" w:hAnsi="Calibri" w:cs="Times New Roman"/>
                  <w:color w:val="000000"/>
                  <w:sz w:val="16"/>
                  <w:szCs w:val="16"/>
                </w:rPr>
                <w:t>OtsAC20ROGR_0030</w:t>
              </w:r>
            </w:ins>
          </w:p>
        </w:tc>
        <w:tc>
          <w:tcPr>
            <w:tcW w:w="746" w:type="dxa"/>
            <w:tcBorders>
              <w:top w:val="nil"/>
              <w:left w:val="nil"/>
              <w:bottom w:val="nil"/>
              <w:right w:val="nil"/>
            </w:tcBorders>
            <w:shd w:val="clear" w:color="auto" w:fill="auto"/>
            <w:noWrap/>
            <w:vAlign w:val="bottom"/>
            <w:hideMark/>
            <w:tcPrChange w:id="1279" w:author="David Dayan" w:date="2021-12-03T17:18:00Z">
              <w:tcPr>
                <w:tcW w:w="746" w:type="dxa"/>
                <w:tcBorders>
                  <w:top w:val="nil"/>
                  <w:left w:val="nil"/>
                  <w:bottom w:val="nil"/>
                  <w:right w:val="nil"/>
                </w:tcBorders>
                <w:shd w:val="clear" w:color="auto" w:fill="auto"/>
                <w:noWrap/>
                <w:vAlign w:val="bottom"/>
                <w:hideMark/>
              </w:tcPr>
            </w:tcPrChange>
          </w:tcPr>
          <w:p w14:paraId="4FF769AE" w14:textId="77777777" w:rsidR="00036D0E" w:rsidRPr="00036D0E" w:rsidRDefault="00036D0E" w:rsidP="00245317">
            <w:pPr>
              <w:spacing w:after="0" w:line="240" w:lineRule="auto"/>
              <w:jc w:val="center"/>
              <w:rPr>
                <w:ins w:id="1280" w:author="David Dayan" w:date="2021-12-03T17:13:00Z"/>
                <w:rFonts w:ascii="Calibri" w:eastAsia="Times New Roman" w:hAnsi="Calibri" w:cs="Times New Roman"/>
                <w:color w:val="000000"/>
                <w:sz w:val="16"/>
                <w:szCs w:val="16"/>
              </w:rPr>
            </w:pPr>
            <w:ins w:id="1281" w:author="David Dayan" w:date="2021-12-03T17:13:00Z">
              <w:r w:rsidRPr="00036D0E">
                <w:rPr>
                  <w:rFonts w:ascii="Calibri" w:eastAsia="Times New Roman" w:hAnsi="Calibri" w:cs="Times New Roman"/>
                  <w:color w:val="000000"/>
                  <w:sz w:val="16"/>
                  <w:szCs w:val="16"/>
                </w:rPr>
                <w:t>5/17/20</w:t>
              </w:r>
            </w:ins>
          </w:p>
        </w:tc>
        <w:tc>
          <w:tcPr>
            <w:tcW w:w="599" w:type="dxa"/>
            <w:tcBorders>
              <w:top w:val="nil"/>
              <w:left w:val="nil"/>
              <w:bottom w:val="nil"/>
              <w:right w:val="nil"/>
            </w:tcBorders>
            <w:shd w:val="clear" w:color="auto" w:fill="auto"/>
            <w:noWrap/>
            <w:vAlign w:val="bottom"/>
            <w:hideMark/>
            <w:tcPrChange w:id="1282" w:author="David Dayan" w:date="2021-12-03T17:18:00Z">
              <w:tcPr>
                <w:tcW w:w="599" w:type="dxa"/>
                <w:tcBorders>
                  <w:top w:val="nil"/>
                  <w:left w:val="nil"/>
                  <w:bottom w:val="nil"/>
                  <w:right w:val="nil"/>
                </w:tcBorders>
                <w:shd w:val="clear" w:color="auto" w:fill="auto"/>
                <w:noWrap/>
                <w:vAlign w:val="bottom"/>
                <w:hideMark/>
              </w:tcPr>
            </w:tcPrChange>
          </w:tcPr>
          <w:p w14:paraId="619E22E8" w14:textId="77777777" w:rsidR="00036D0E" w:rsidRPr="00036D0E" w:rsidRDefault="00036D0E" w:rsidP="00245317">
            <w:pPr>
              <w:spacing w:after="0" w:line="240" w:lineRule="auto"/>
              <w:jc w:val="center"/>
              <w:rPr>
                <w:ins w:id="1283" w:author="David Dayan" w:date="2021-12-03T17:13:00Z"/>
                <w:rFonts w:ascii="Calibri" w:eastAsia="Times New Roman" w:hAnsi="Calibri" w:cs="Times New Roman"/>
                <w:color w:val="000000"/>
                <w:sz w:val="16"/>
                <w:szCs w:val="16"/>
              </w:rPr>
            </w:pPr>
            <w:ins w:id="1284" w:author="David Dayan" w:date="2021-12-03T17:13:00Z">
              <w:r w:rsidRPr="00036D0E">
                <w:rPr>
                  <w:rFonts w:ascii="Calibri" w:eastAsia="Times New Roman" w:hAnsi="Calibri" w:cs="Times New Roman"/>
                  <w:color w:val="000000"/>
                  <w:sz w:val="16"/>
                  <w:szCs w:val="16"/>
                </w:rPr>
                <w:t>138</w:t>
              </w:r>
            </w:ins>
          </w:p>
        </w:tc>
        <w:tc>
          <w:tcPr>
            <w:tcW w:w="1142" w:type="dxa"/>
            <w:tcBorders>
              <w:top w:val="nil"/>
              <w:left w:val="nil"/>
              <w:bottom w:val="nil"/>
              <w:right w:val="nil"/>
            </w:tcBorders>
            <w:shd w:val="clear" w:color="auto" w:fill="auto"/>
            <w:noWrap/>
            <w:vAlign w:val="bottom"/>
            <w:hideMark/>
            <w:tcPrChange w:id="1285" w:author="David Dayan" w:date="2021-12-03T17:18:00Z">
              <w:tcPr>
                <w:tcW w:w="1142" w:type="dxa"/>
                <w:tcBorders>
                  <w:top w:val="nil"/>
                  <w:left w:val="nil"/>
                  <w:bottom w:val="nil"/>
                  <w:right w:val="nil"/>
                </w:tcBorders>
                <w:shd w:val="clear" w:color="auto" w:fill="auto"/>
                <w:noWrap/>
                <w:vAlign w:val="bottom"/>
                <w:hideMark/>
              </w:tcPr>
            </w:tcPrChange>
          </w:tcPr>
          <w:p w14:paraId="0AAE114D" w14:textId="77777777" w:rsidR="00036D0E" w:rsidRPr="00036D0E" w:rsidRDefault="00036D0E" w:rsidP="00245317">
            <w:pPr>
              <w:spacing w:after="0" w:line="240" w:lineRule="auto"/>
              <w:jc w:val="center"/>
              <w:rPr>
                <w:ins w:id="1286" w:author="David Dayan" w:date="2021-12-03T17:13:00Z"/>
                <w:rFonts w:ascii="Calibri" w:eastAsia="Times New Roman" w:hAnsi="Calibri" w:cs="Times New Roman"/>
                <w:color w:val="000000"/>
                <w:sz w:val="16"/>
                <w:szCs w:val="16"/>
              </w:rPr>
            </w:pPr>
            <w:ins w:id="1287"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288" w:author="David Dayan" w:date="2021-12-03T17:18:00Z">
              <w:tcPr>
                <w:tcW w:w="1440" w:type="dxa"/>
                <w:tcBorders>
                  <w:top w:val="nil"/>
                  <w:left w:val="nil"/>
                  <w:bottom w:val="nil"/>
                  <w:right w:val="nil"/>
                </w:tcBorders>
                <w:shd w:val="clear" w:color="auto" w:fill="auto"/>
                <w:noWrap/>
                <w:vAlign w:val="bottom"/>
                <w:hideMark/>
              </w:tcPr>
            </w:tcPrChange>
          </w:tcPr>
          <w:p w14:paraId="52DA637B" w14:textId="77777777" w:rsidR="00036D0E" w:rsidRPr="00036D0E" w:rsidRDefault="00036D0E" w:rsidP="00245317">
            <w:pPr>
              <w:spacing w:after="0" w:line="240" w:lineRule="auto"/>
              <w:jc w:val="center"/>
              <w:rPr>
                <w:ins w:id="1289" w:author="David Dayan" w:date="2021-12-03T17:13:00Z"/>
                <w:rFonts w:ascii="Calibri" w:eastAsia="Times New Roman" w:hAnsi="Calibri" w:cs="Times New Roman"/>
                <w:color w:val="000000"/>
                <w:sz w:val="16"/>
                <w:szCs w:val="16"/>
              </w:rPr>
            </w:pPr>
            <w:ins w:id="1290"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291" w:author="David Dayan" w:date="2021-12-03T17:18:00Z">
              <w:tcPr>
                <w:tcW w:w="1530" w:type="dxa"/>
                <w:tcBorders>
                  <w:top w:val="nil"/>
                  <w:left w:val="nil"/>
                  <w:bottom w:val="nil"/>
                  <w:right w:val="nil"/>
                </w:tcBorders>
                <w:shd w:val="clear" w:color="auto" w:fill="auto"/>
                <w:noWrap/>
                <w:vAlign w:val="bottom"/>
                <w:hideMark/>
              </w:tcPr>
            </w:tcPrChange>
          </w:tcPr>
          <w:p w14:paraId="1F273B7B" w14:textId="77777777" w:rsidR="00036D0E" w:rsidRPr="00036D0E" w:rsidRDefault="00036D0E" w:rsidP="00245317">
            <w:pPr>
              <w:spacing w:after="0" w:line="240" w:lineRule="auto"/>
              <w:jc w:val="center"/>
              <w:rPr>
                <w:ins w:id="1292" w:author="David Dayan" w:date="2021-12-03T17:13:00Z"/>
                <w:rFonts w:ascii="Calibri" w:eastAsia="Times New Roman" w:hAnsi="Calibri" w:cs="Times New Roman"/>
                <w:color w:val="000000"/>
                <w:sz w:val="16"/>
                <w:szCs w:val="16"/>
              </w:rPr>
            </w:pPr>
            <w:ins w:id="129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294" w:author="David Dayan" w:date="2021-12-03T17:18:00Z">
              <w:tcPr>
                <w:tcW w:w="898" w:type="dxa"/>
                <w:tcBorders>
                  <w:top w:val="nil"/>
                  <w:left w:val="nil"/>
                  <w:bottom w:val="nil"/>
                  <w:right w:val="nil"/>
                </w:tcBorders>
                <w:shd w:val="clear" w:color="auto" w:fill="auto"/>
                <w:noWrap/>
                <w:vAlign w:val="bottom"/>
                <w:hideMark/>
              </w:tcPr>
            </w:tcPrChange>
          </w:tcPr>
          <w:p w14:paraId="3F219056" w14:textId="77777777" w:rsidR="00036D0E" w:rsidRPr="00036D0E" w:rsidRDefault="00036D0E" w:rsidP="00245317">
            <w:pPr>
              <w:spacing w:after="0" w:line="240" w:lineRule="auto"/>
              <w:jc w:val="center"/>
              <w:rPr>
                <w:ins w:id="1295" w:author="David Dayan" w:date="2021-12-03T17:13:00Z"/>
                <w:rFonts w:ascii="Calibri" w:eastAsia="Times New Roman" w:hAnsi="Calibri" w:cs="Times New Roman"/>
                <w:color w:val="000000"/>
                <w:sz w:val="16"/>
                <w:szCs w:val="16"/>
              </w:rPr>
            </w:pPr>
            <w:ins w:id="129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297" w:author="David Dayan" w:date="2021-12-03T17:18:00Z">
              <w:tcPr>
                <w:tcW w:w="902" w:type="dxa"/>
                <w:tcBorders>
                  <w:top w:val="nil"/>
                  <w:left w:val="nil"/>
                  <w:bottom w:val="nil"/>
                  <w:right w:val="nil"/>
                </w:tcBorders>
                <w:shd w:val="clear" w:color="auto" w:fill="auto"/>
                <w:noWrap/>
                <w:vAlign w:val="bottom"/>
                <w:hideMark/>
              </w:tcPr>
            </w:tcPrChange>
          </w:tcPr>
          <w:p w14:paraId="05AB04FE" w14:textId="77777777" w:rsidR="00036D0E" w:rsidRPr="00036D0E" w:rsidRDefault="00036D0E" w:rsidP="00245317">
            <w:pPr>
              <w:spacing w:after="0" w:line="240" w:lineRule="auto"/>
              <w:jc w:val="center"/>
              <w:rPr>
                <w:ins w:id="1298" w:author="David Dayan" w:date="2021-12-03T17:13:00Z"/>
                <w:rFonts w:ascii="Calibri" w:eastAsia="Times New Roman" w:hAnsi="Calibri" w:cs="Times New Roman"/>
                <w:color w:val="000000"/>
                <w:sz w:val="16"/>
                <w:szCs w:val="16"/>
              </w:rPr>
            </w:pPr>
            <w:ins w:id="129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1300" w:author="David Dayan" w:date="2021-12-03T17:18:00Z">
              <w:tcPr>
                <w:tcW w:w="2160" w:type="dxa"/>
                <w:tcBorders>
                  <w:top w:val="nil"/>
                  <w:left w:val="nil"/>
                  <w:bottom w:val="nil"/>
                  <w:right w:val="nil"/>
                </w:tcBorders>
                <w:shd w:val="clear" w:color="auto" w:fill="auto"/>
                <w:noWrap/>
                <w:vAlign w:val="bottom"/>
                <w:hideMark/>
              </w:tcPr>
            </w:tcPrChange>
          </w:tcPr>
          <w:p w14:paraId="0CEB3E45" w14:textId="77777777" w:rsidR="00036D0E" w:rsidRPr="00036D0E" w:rsidRDefault="00036D0E" w:rsidP="00245317">
            <w:pPr>
              <w:spacing w:after="0" w:line="240" w:lineRule="auto"/>
              <w:jc w:val="center"/>
              <w:rPr>
                <w:ins w:id="1301" w:author="David Dayan" w:date="2021-12-03T17:13:00Z"/>
                <w:rFonts w:ascii="Calibri" w:eastAsia="Times New Roman" w:hAnsi="Calibri" w:cs="Times New Roman"/>
                <w:color w:val="000000"/>
                <w:sz w:val="16"/>
                <w:szCs w:val="16"/>
              </w:rPr>
            </w:pPr>
            <w:ins w:id="130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303" w:author="David Dayan" w:date="2021-12-03T17:18:00Z">
              <w:tcPr>
                <w:tcW w:w="2876" w:type="dxa"/>
                <w:gridSpan w:val="2"/>
                <w:tcBorders>
                  <w:top w:val="nil"/>
                  <w:left w:val="nil"/>
                  <w:bottom w:val="nil"/>
                  <w:right w:val="nil"/>
                </w:tcBorders>
                <w:shd w:val="clear" w:color="auto" w:fill="auto"/>
                <w:noWrap/>
                <w:vAlign w:val="bottom"/>
                <w:hideMark/>
              </w:tcPr>
            </w:tcPrChange>
          </w:tcPr>
          <w:p w14:paraId="37C0A72C" w14:textId="77777777" w:rsidR="00036D0E" w:rsidRPr="00036D0E" w:rsidRDefault="00036D0E" w:rsidP="00245317">
            <w:pPr>
              <w:spacing w:after="0" w:line="240" w:lineRule="auto"/>
              <w:jc w:val="center"/>
              <w:rPr>
                <w:ins w:id="1304" w:author="David Dayan" w:date="2021-12-03T17:13:00Z"/>
                <w:rFonts w:ascii="Calibri" w:eastAsia="Times New Roman" w:hAnsi="Calibri" w:cs="Times New Roman"/>
                <w:color w:val="000000"/>
                <w:sz w:val="16"/>
                <w:szCs w:val="16"/>
              </w:rPr>
            </w:pPr>
            <w:ins w:id="130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1306" w:author="David Dayan" w:date="2021-12-03T17:18:00Z">
              <w:tcPr>
                <w:tcW w:w="1426" w:type="dxa"/>
                <w:tcBorders>
                  <w:top w:val="nil"/>
                  <w:left w:val="nil"/>
                  <w:bottom w:val="nil"/>
                  <w:right w:val="nil"/>
                </w:tcBorders>
                <w:shd w:val="clear" w:color="auto" w:fill="auto"/>
                <w:noWrap/>
                <w:vAlign w:val="bottom"/>
                <w:hideMark/>
              </w:tcPr>
            </w:tcPrChange>
          </w:tcPr>
          <w:p w14:paraId="74DA0F1C" w14:textId="77777777" w:rsidR="00036D0E" w:rsidRPr="00036D0E" w:rsidRDefault="00036D0E" w:rsidP="00245317">
            <w:pPr>
              <w:spacing w:after="0" w:line="240" w:lineRule="auto"/>
              <w:jc w:val="center"/>
              <w:rPr>
                <w:ins w:id="1307" w:author="David Dayan" w:date="2021-12-03T17:13:00Z"/>
                <w:rFonts w:ascii="Calibri" w:eastAsia="Times New Roman" w:hAnsi="Calibri" w:cs="Times New Roman"/>
                <w:color w:val="000000"/>
                <w:sz w:val="16"/>
                <w:szCs w:val="16"/>
              </w:rPr>
            </w:pPr>
            <w:ins w:id="1308" w:author="David Dayan" w:date="2021-12-03T17:13:00Z">
              <w:r w:rsidRPr="00036D0E">
                <w:rPr>
                  <w:rFonts w:ascii="Calibri" w:eastAsia="Times New Roman" w:hAnsi="Calibri" w:cs="Times New Roman"/>
                  <w:color w:val="000000"/>
                  <w:sz w:val="16"/>
                  <w:szCs w:val="16"/>
                </w:rPr>
                <w:t>heterozygote</w:t>
              </w:r>
            </w:ins>
          </w:p>
        </w:tc>
      </w:tr>
      <w:tr w:rsidR="00036D0E" w:rsidRPr="00036D0E" w14:paraId="0D37526D" w14:textId="77777777" w:rsidTr="00245317">
        <w:trPr>
          <w:cantSplit/>
          <w:trHeight w:val="20"/>
          <w:ins w:id="1309" w:author="David Dayan" w:date="2021-12-03T17:13:00Z"/>
          <w:trPrChange w:id="131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311" w:author="David Dayan" w:date="2021-12-03T17:18:00Z">
              <w:tcPr>
                <w:tcW w:w="1563" w:type="dxa"/>
                <w:tcBorders>
                  <w:top w:val="nil"/>
                  <w:left w:val="nil"/>
                  <w:bottom w:val="nil"/>
                  <w:right w:val="nil"/>
                </w:tcBorders>
                <w:shd w:val="clear" w:color="auto" w:fill="auto"/>
                <w:noWrap/>
                <w:vAlign w:val="bottom"/>
                <w:hideMark/>
              </w:tcPr>
            </w:tcPrChange>
          </w:tcPr>
          <w:p w14:paraId="687443A0" w14:textId="77777777" w:rsidR="00036D0E" w:rsidRPr="00036D0E" w:rsidRDefault="00036D0E" w:rsidP="00245317">
            <w:pPr>
              <w:spacing w:after="0" w:line="240" w:lineRule="auto"/>
              <w:jc w:val="center"/>
              <w:rPr>
                <w:ins w:id="1312" w:author="David Dayan" w:date="2021-12-03T17:13:00Z"/>
                <w:rFonts w:ascii="Calibri" w:eastAsia="Times New Roman" w:hAnsi="Calibri" w:cs="Times New Roman"/>
                <w:color w:val="000000"/>
                <w:sz w:val="16"/>
                <w:szCs w:val="16"/>
              </w:rPr>
            </w:pPr>
            <w:ins w:id="1313" w:author="David Dayan" w:date="2021-12-03T17:13:00Z">
              <w:r w:rsidRPr="00036D0E">
                <w:rPr>
                  <w:rFonts w:ascii="Calibri" w:eastAsia="Times New Roman" w:hAnsi="Calibri" w:cs="Times New Roman"/>
                  <w:color w:val="000000"/>
                  <w:sz w:val="16"/>
                  <w:szCs w:val="16"/>
                </w:rPr>
                <w:t>OtsAC20ROGR_0031</w:t>
              </w:r>
            </w:ins>
          </w:p>
        </w:tc>
        <w:tc>
          <w:tcPr>
            <w:tcW w:w="746" w:type="dxa"/>
            <w:tcBorders>
              <w:top w:val="nil"/>
              <w:left w:val="nil"/>
              <w:bottom w:val="nil"/>
              <w:right w:val="nil"/>
            </w:tcBorders>
            <w:shd w:val="clear" w:color="auto" w:fill="auto"/>
            <w:noWrap/>
            <w:vAlign w:val="bottom"/>
            <w:hideMark/>
            <w:tcPrChange w:id="1314" w:author="David Dayan" w:date="2021-12-03T17:18:00Z">
              <w:tcPr>
                <w:tcW w:w="746" w:type="dxa"/>
                <w:tcBorders>
                  <w:top w:val="nil"/>
                  <w:left w:val="nil"/>
                  <w:bottom w:val="nil"/>
                  <w:right w:val="nil"/>
                </w:tcBorders>
                <w:shd w:val="clear" w:color="auto" w:fill="auto"/>
                <w:noWrap/>
                <w:vAlign w:val="bottom"/>
                <w:hideMark/>
              </w:tcPr>
            </w:tcPrChange>
          </w:tcPr>
          <w:p w14:paraId="4F532E8F" w14:textId="77777777" w:rsidR="00036D0E" w:rsidRPr="00036D0E" w:rsidRDefault="00036D0E" w:rsidP="00245317">
            <w:pPr>
              <w:spacing w:after="0" w:line="240" w:lineRule="auto"/>
              <w:jc w:val="center"/>
              <w:rPr>
                <w:ins w:id="1315" w:author="David Dayan" w:date="2021-12-03T17:13:00Z"/>
                <w:rFonts w:ascii="Calibri" w:eastAsia="Times New Roman" w:hAnsi="Calibri" w:cs="Times New Roman"/>
                <w:color w:val="000000"/>
                <w:sz w:val="16"/>
                <w:szCs w:val="16"/>
              </w:rPr>
            </w:pPr>
            <w:ins w:id="1316" w:author="David Dayan" w:date="2021-12-03T17:13:00Z">
              <w:r w:rsidRPr="00036D0E">
                <w:rPr>
                  <w:rFonts w:ascii="Calibri" w:eastAsia="Times New Roman" w:hAnsi="Calibri" w:cs="Times New Roman"/>
                  <w:color w:val="000000"/>
                  <w:sz w:val="16"/>
                  <w:szCs w:val="16"/>
                </w:rPr>
                <w:t>5/19/20</w:t>
              </w:r>
            </w:ins>
          </w:p>
        </w:tc>
        <w:tc>
          <w:tcPr>
            <w:tcW w:w="599" w:type="dxa"/>
            <w:tcBorders>
              <w:top w:val="nil"/>
              <w:left w:val="nil"/>
              <w:bottom w:val="nil"/>
              <w:right w:val="nil"/>
            </w:tcBorders>
            <w:shd w:val="clear" w:color="auto" w:fill="auto"/>
            <w:noWrap/>
            <w:vAlign w:val="bottom"/>
            <w:hideMark/>
            <w:tcPrChange w:id="1317" w:author="David Dayan" w:date="2021-12-03T17:18:00Z">
              <w:tcPr>
                <w:tcW w:w="599" w:type="dxa"/>
                <w:tcBorders>
                  <w:top w:val="nil"/>
                  <w:left w:val="nil"/>
                  <w:bottom w:val="nil"/>
                  <w:right w:val="nil"/>
                </w:tcBorders>
                <w:shd w:val="clear" w:color="auto" w:fill="auto"/>
                <w:noWrap/>
                <w:vAlign w:val="bottom"/>
                <w:hideMark/>
              </w:tcPr>
            </w:tcPrChange>
          </w:tcPr>
          <w:p w14:paraId="452E1132" w14:textId="77777777" w:rsidR="00036D0E" w:rsidRPr="00036D0E" w:rsidRDefault="00036D0E" w:rsidP="00245317">
            <w:pPr>
              <w:spacing w:after="0" w:line="240" w:lineRule="auto"/>
              <w:jc w:val="center"/>
              <w:rPr>
                <w:ins w:id="1318" w:author="David Dayan" w:date="2021-12-03T17:13:00Z"/>
                <w:rFonts w:ascii="Calibri" w:eastAsia="Times New Roman" w:hAnsi="Calibri" w:cs="Times New Roman"/>
                <w:color w:val="000000"/>
                <w:sz w:val="16"/>
                <w:szCs w:val="16"/>
              </w:rPr>
            </w:pPr>
            <w:ins w:id="1319" w:author="David Dayan" w:date="2021-12-03T17:13:00Z">
              <w:r w:rsidRPr="00036D0E">
                <w:rPr>
                  <w:rFonts w:ascii="Calibri" w:eastAsia="Times New Roman" w:hAnsi="Calibri" w:cs="Times New Roman"/>
                  <w:color w:val="000000"/>
                  <w:sz w:val="16"/>
                  <w:szCs w:val="16"/>
                </w:rPr>
                <w:t>140</w:t>
              </w:r>
            </w:ins>
          </w:p>
        </w:tc>
        <w:tc>
          <w:tcPr>
            <w:tcW w:w="1142" w:type="dxa"/>
            <w:tcBorders>
              <w:top w:val="nil"/>
              <w:left w:val="nil"/>
              <w:bottom w:val="nil"/>
              <w:right w:val="nil"/>
            </w:tcBorders>
            <w:shd w:val="clear" w:color="auto" w:fill="auto"/>
            <w:noWrap/>
            <w:vAlign w:val="bottom"/>
            <w:hideMark/>
            <w:tcPrChange w:id="1320" w:author="David Dayan" w:date="2021-12-03T17:18:00Z">
              <w:tcPr>
                <w:tcW w:w="1142" w:type="dxa"/>
                <w:tcBorders>
                  <w:top w:val="nil"/>
                  <w:left w:val="nil"/>
                  <w:bottom w:val="nil"/>
                  <w:right w:val="nil"/>
                </w:tcBorders>
                <w:shd w:val="clear" w:color="auto" w:fill="auto"/>
                <w:noWrap/>
                <w:vAlign w:val="bottom"/>
                <w:hideMark/>
              </w:tcPr>
            </w:tcPrChange>
          </w:tcPr>
          <w:p w14:paraId="13567E90" w14:textId="77777777" w:rsidR="00036D0E" w:rsidRPr="00036D0E" w:rsidRDefault="00036D0E" w:rsidP="00245317">
            <w:pPr>
              <w:spacing w:after="0" w:line="240" w:lineRule="auto"/>
              <w:jc w:val="center"/>
              <w:rPr>
                <w:ins w:id="1321" w:author="David Dayan" w:date="2021-12-03T17:13:00Z"/>
                <w:rFonts w:ascii="Calibri" w:eastAsia="Times New Roman" w:hAnsi="Calibri" w:cs="Times New Roman"/>
                <w:color w:val="000000"/>
                <w:sz w:val="16"/>
                <w:szCs w:val="16"/>
              </w:rPr>
            </w:pPr>
            <w:proofErr w:type="spellStart"/>
            <w:ins w:id="1322"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1323" w:author="David Dayan" w:date="2021-12-03T17:18:00Z">
              <w:tcPr>
                <w:tcW w:w="1440" w:type="dxa"/>
                <w:tcBorders>
                  <w:top w:val="nil"/>
                  <w:left w:val="nil"/>
                  <w:bottom w:val="nil"/>
                  <w:right w:val="nil"/>
                </w:tcBorders>
                <w:shd w:val="clear" w:color="auto" w:fill="auto"/>
                <w:noWrap/>
                <w:vAlign w:val="bottom"/>
                <w:hideMark/>
              </w:tcPr>
            </w:tcPrChange>
          </w:tcPr>
          <w:p w14:paraId="78421427" w14:textId="77777777" w:rsidR="00036D0E" w:rsidRPr="00036D0E" w:rsidRDefault="00036D0E" w:rsidP="00245317">
            <w:pPr>
              <w:spacing w:after="0" w:line="240" w:lineRule="auto"/>
              <w:jc w:val="center"/>
              <w:rPr>
                <w:ins w:id="1324" w:author="David Dayan" w:date="2021-12-03T17:13:00Z"/>
                <w:rFonts w:ascii="Calibri" w:eastAsia="Times New Roman" w:hAnsi="Calibri" w:cs="Times New Roman"/>
                <w:color w:val="000000"/>
                <w:sz w:val="16"/>
                <w:szCs w:val="16"/>
              </w:rPr>
            </w:pPr>
            <w:proofErr w:type="spellStart"/>
            <w:ins w:id="1325"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1326" w:author="David Dayan" w:date="2021-12-03T17:18:00Z">
              <w:tcPr>
                <w:tcW w:w="1530" w:type="dxa"/>
                <w:tcBorders>
                  <w:top w:val="nil"/>
                  <w:left w:val="nil"/>
                  <w:bottom w:val="nil"/>
                  <w:right w:val="nil"/>
                </w:tcBorders>
                <w:shd w:val="clear" w:color="auto" w:fill="auto"/>
                <w:noWrap/>
                <w:vAlign w:val="bottom"/>
                <w:hideMark/>
              </w:tcPr>
            </w:tcPrChange>
          </w:tcPr>
          <w:p w14:paraId="1A0C2511" w14:textId="77777777" w:rsidR="00036D0E" w:rsidRPr="00036D0E" w:rsidRDefault="00036D0E" w:rsidP="00245317">
            <w:pPr>
              <w:spacing w:after="0" w:line="240" w:lineRule="auto"/>
              <w:jc w:val="center"/>
              <w:rPr>
                <w:ins w:id="1327" w:author="David Dayan" w:date="2021-12-03T17:13:00Z"/>
                <w:rFonts w:ascii="Calibri" w:eastAsia="Times New Roman" w:hAnsi="Calibri" w:cs="Times New Roman"/>
                <w:color w:val="000000"/>
                <w:sz w:val="16"/>
                <w:szCs w:val="16"/>
              </w:rPr>
            </w:pPr>
            <w:ins w:id="132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329" w:author="David Dayan" w:date="2021-12-03T17:18:00Z">
              <w:tcPr>
                <w:tcW w:w="898" w:type="dxa"/>
                <w:tcBorders>
                  <w:top w:val="nil"/>
                  <w:left w:val="nil"/>
                  <w:bottom w:val="nil"/>
                  <w:right w:val="nil"/>
                </w:tcBorders>
                <w:shd w:val="clear" w:color="auto" w:fill="auto"/>
                <w:noWrap/>
                <w:vAlign w:val="bottom"/>
                <w:hideMark/>
              </w:tcPr>
            </w:tcPrChange>
          </w:tcPr>
          <w:p w14:paraId="5EF6AB41" w14:textId="77777777" w:rsidR="00036D0E" w:rsidRPr="00036D0E" w:rsidRDefault="00036D0E" w:rsidP="00245317">
            <w:pPr>
              <w:spacing w:after="0" w:line="240" w:lineRule="auto"/>
              <w:jc w:val="center"/>
              <w:rPr>
                <w:ins w:id="1330" w:author="David Dayan" w:date="2021-12-03T17:13:00Z"/>
                <w:rFonts w:ascii="Calibri" w:eastAsia="Times New Roman" w:hAnsi="Calibri" w:cs="Times New Roman"/>
                <w:color w:val="000000"/>
                <w:sz w:val="16"/>
                <w:szCs w:val="16"/>
              </w:rPr>
            </w:pPr>
            <w:ins w:id="133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332" w:author="David Dayan" w:date="2021-12-03T17:18:00Z">
              <w:tcPr>
                <w:tcW w:w="902" w:type="dxa"/>
                <w:tcBorders>
                  <w:top w:val="nil"/>
                  <w:left w:val="nil"/>
                  <w:bottom w:val="nil"/>
                  <w:right w:val="nil"/>
                </w:tcBorders>
                <w:shd w:val="clear" w:color="auto" w:fill="auto"/>
                <w:noWrap/>
                <w:vAlign w:val="bottom"/>
                <w:hideMark/>
              </w:tcPr>
            </w:tcPrChange>
          </w:tcPr>
          <w:p w14:paraId="3814D1A7" w14:textId="77777777" w:rsidR="00036D0E" w:rsidRPr="00036D0E" w:rsidRDefault="00036D0E" w:rsidP="00245317">
            <w:pPr>
              <w:spacing w:after="0" w:line="240" w:lineRule="auto"/>
              <w:jc w:val="center"/>
              <w:rPr>
                <w:ins w:id="1333" w:author="David Dayan" w:date="2021-12-03T17:13:00Z"/>
                <w:rFonts w:ascii="Calibri" w:eastAsia="Times New Roman" w:hAnsi="Calibri" w:cs="Times New Roman"/>
                <w:color w:val="000000"/>
                <w:sz w:val="16"/>
                <w:szCs w:val="16"/>
              </w:rPr>
            </w:pPr>
            <w:ins w:id="133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335" w:author="David Dayan" w:date="2021-12-03T17:18:00Z">
              <w:tcPr>
                <w:tcW w:w="2160" w:type="dxa"/>
                <w:tcBorders>
                  <w:top w:val="nil"/>
                  <w:left w:val="nil"/>
                  <w:bottom w:val="nil"/>
                  <w:right w:val="nil"/>
                </w:tcBorders>
                <w:shd w:val="clear" w:color="auto" w:fill="auto"/>
                <w:noWrap/>
                <w:vAlign w:val="bottom"/>
                <w:hideMark/>
              </w:tcPr>
            </w:tcPrChange>
          </w:tcPr>
          <w:p w14:paraId="11BBC2DF" w14:textId="77777777" w:rsidR="00036D0E" w:rsidRPr="00036D0E" w:rsidRDefault="00036D0E" w:rsidP="00245317">
            <w:pPr>
              <w:spacing w:after="0" w:line="240" w:lineRule="auto"/>
              <w:jc w:val="center"/>
              <w:rPr>
                <w:ins w:id="1336" w:author="David Dayan" w:date="2021-12-03T17:13:00Z"/>
                <w:rFonts w:ascii="Calibri" w:eastAsia="Times New Roman" w:hAnsi="Calibri" w:cs="Times New Roman"/>
                <w:color w:val="000000"/>
                <w:sz w:val="16"/>
                <w:szCs w:val="16"/>
              </w:rPr>
            </w:pPr>
            <w:proofErr w:type="spellStart"/>
            <w:ins w:id="133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338" w:author="David Dayan" w:date="2021-12-03T17:18:00Z">
              <w:tcPr>
                <w:tcW w:w="2876" w:type="dxa"/>
                <w:gridSpan w:val="2"/>
                <w:tcBorders>
                  <w:top w:val="nil"/>
                  <w:left w:val="nil"/>
                  <w:bottom w:val="nil"/>
                  <w:right w:val="nil"/>
                </w:tcBorders>
                <w:shd w:val="clear" w:color="auto" w:fill="auto"/>
                <w:noWrap/>
                <w:vAlign w:val="bottom"/>
                <w:hideMark/>
              </w:tcPr>
            </w:tcPrChange>
          </w:tcPr>
          <w:p w14:paraId="6B2F9843" w14:textId="77777777" w:rsidR="00036D0E" w:rsidRPr="00036D0E" w:rsidRDefault="00036D0E" w:rsidP="00245317">
            <w:pPr>
              <w:spacing w:after="0" w:line="240" w:lineRule="auto"/>
              <w:jc w:val="center"/>
              <w:rPr>
                <w:ins w:id="1339" w:author="David Dayan" w:date="2021-12-03T17:13:00Z"/>
                <w:rFonts w:ascii="Calibri" w:eastAsia="Times New Roman" w:hAnsi="Calibri" w:cs="Times New Roman"/>
                <w:color w:val="000000"/>
                <w:sz w:val="16"/>
                <w:szCs w:val="16"/>
              </w:rPr>
            </w:pPr>
            <w:proofErr w:type="spellStart"/>
            <w:ins w:id="134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341" w:author="David Dayan" w:date="2021-12-03T17:18:00Z">
              <w:tcPr>
                <w:tcW w:w="1426" w:type="dxa"/>
                <w:tcBorders>
                  <w:top w:val="nil"/>
                  <w:left w:val="nil"/>
                  <w:bottom w:val="nil"/>
                  <w:right w:val="nil"/>
                </w:tcBorders>
                <w:shd w:val="clear" w:color="auto" w:fill="auto"/>
                <w:noWrap/>
                <w:vAlign w:val="bottom"/>
                <w:hideMark/>
              </w:tcPr>
            </w:tcPrChange>
          </w:tcPr>
          <w:p w14:paraId="1BF12579" w14:textId="77777777" w:rsidR="00036D0E" w:rsidRPr="00036D0E" w:rsidRDefault="00036D0E" w:rsidP="00245317">
            <w:pPr>
              <w:spacing w:after="0" w:line="240" w:lineRule="auto"/>
              <w:jc w:val="center"/>
              <w:rPr>
                <w:ins w:id="1342" w:author="David Dayan" w:date="2021-12-03T17:13:00Z"/>
                <w:rFonts w:ascii="Calibri" w:eastAsia="Times New Roman" w:hAnsi="Calibri" w:cs="Times New Roman"/>
                <w:color w:val="000000"/>
                <w:sz w:val="16"/>
                <w:szCs w:val="16"/>
              </w:rPr>
            </w:pPr>
            <w:proofErr w:type="spellStart"/>
            <w:ins w:id="134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380F1BA6" w14:textId="77777777" w:rsidTr="00245317">
        <w:trPr>
          <w:cantSplit/>
          <w:trHeight w:val="20"/>
          <w:ins w:id="1344" w:author="David Dayan" w:date="2021-12-03T17:13:00Z"/>
          <w:trPrChange w:id="134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346" w:author="David Dayan" w:date="2021-12-03T17:18:00Z">
              <w:tcPr>
                <w:tcW w:w="1563" w:type="dxa"/>
                <w:tcBorders>
                  <w:top w:val="nil"/>
                  <w:left w:val="nil"/>
                  <w:bottom w:val="nil"/>
                  <w:right w:val="nil"/>
                </w:tcBorders>
                <w:shd w:val="clear" w:color="auto" w:fill="auto"/>
                <w:noWrap/>
                <w:vAlign w:val="bottom"/>
                <w:hideMark/>
              </w:tcPr>
            </w:tcPrChange>
          </w:tcPr>
          <w:p w14:paraId="1E61CD4E" w14:textId="77777777" w:rsidR="00036D0E" w:rsidRPr="00036D0E" w:rsidRDefault="00036D0E" w:rsidP="00245317">
            <w:pPr>
              <w:spacing w:after="0" w:line="240" w:lineRule="auto"/>
              <w:jc w:val="center"/>
              <w:rPr>
                <w:ins w:id="1347" w:author="David Dayan" w:date="2021-12-03T17:13:00Z"/>
                <w:rFonts w:ascii="Calibri" w:eastAsia="Times New Roman" w:hAnsi="Calibri" w:cs="Times New Roman"/>
                <w:color w:val="000000"/>
                <w:sz w:val="16"/>
                <w:szCs w:val="16"/>
              </w:rPr>
            </w:pPr>
            <w:ins w:id="1348" w:author="David Dayan" w:date="2021-12-03T17:13:00Z">
              <w:r w:rsidRPr="00036D0E">
                <w:rPr>
                  <w:rFonts w:ascii="Calibri" w:eastAsia="Times New Roman" w:hAnsi="Calibri" w:cs="Times New Roman"/>
                  <w:color w:val="000000"/>
                  <w:sz w:val="16"/>
                  <w:szCs w:val="16"/>
                </w:rPr>
                <w:t>OtsAC20ROGR_0032</w:t>
              </w:r>
            </w:ins>
          </w:p>
        </w:tc>
        <w:tc>
          <w:tcPr>
            <w:tcW w:w="746" w:type="dxa"/>
            <w:tcBorders>
              <w:top w:val="nil"/>
              <w:left w:val="nil"/>
              <w:bottom w:val="nil"/>
              <w:right w:val="nil"/>
            </w:tcBorders>
            <w:shd w:val="clear" w:color="auto" w:fill="auto"/>
            <w:noWrap/>
            <w:vAlign w:val="bottom"/>
            <w:hideMark/>
            <w:tcPrChange w:id="1349" w:author="David Dayan" w:date="2021-12-03T17:18:00Z">
              <w:tcPr>
                <w:tcW w:w="746" w:type="dxa"/>
                <w:tcBorders>
                  <w:top w:val="nil"/>
                  <w:left w:val="nil"/>
                  <w:bottom w:val="nil"/>
                  <w:right w:val="nil"/>
                </w:tcBorders>
                <w:shd w:val="clear" w:color="auto" w:fill="auto"/>
                <w:noWrap/>
                <w:vAlign w:val="bottom"/>
                <w:hideMark/>
              </w:tcPr>
            </w:tcPrChange>
          </w:tcPr>
          <w:p w14:paraId="290DFB89" w14:textId="77777777" w:rsidR="00036D0E" w:rsidRPr="00036D0E" w:rsidRDefault="00036D0E" w:rsidP="00245317">
            <w:pPr>
              <w:spacing w:after="0" w:line="240" w:lineRule="auto"/>
              <w:jc w:val="center"/>
              <w:rPr>
                <w:ins w:id="1350" w:author="David Dayan" w:date="2021-12-03T17:13:00Z"/>
                <w:rFonts w:ascii="Calibri" w:eastAsia="Times New Roman" w:hAnsi="Calibri" w:cs="Times New Roman"/>
                <w:color w:val="000000"/>
                <w:sz w:val="16"/>
                <w:szCs w:val="16"/>
              </w:rPr>
            </w:pPr>
            <w:ins w:id="1351" w:author="David Dayan" w:date="2021-12-03T17:13:00Z">
              <w:r w:rsidRPr="00036D0E">
                <w:rPr>
                  <w:rFonts w:ascii="Calibri" w:eastAsia="Times New Roman" w:hAnsi="Calibri" w:cs="Times New Roman"/>
                  <w:color w:val="000000"/>
                  <w:sz w:val="16"/>
                  <w:szCs w:val="16"/>
                </w:rPr>
                <w:t>5/19/20</w:t>
              </w:r>
            </w:ins>
          </w:p>
        </w:tc>
        <w:tc>
          <w:tcPr>
            <w:tcW w:w="599" w:type="dxa"/>
            <w:tcBorders>
              <w:top w:val="nil"/>
              <w:left w:val="nil"/>
              <w:bottom w:val="nil"/>
              <w:right w:val="nil"/>
            </w:tcBorders>
            <w:shd w:val="clear" w:color="auto" w:fill="auto"/>
            <w:noWrap/>
            <w:vAlign w:val="bottom"/>
            <w:hideMark/>
            <w:tcPrChange w:id="1352" w:author="David Dayan" w:date="2021-12-03T17:18:00Z">
              <w:tcPr>
                <w:tcW w:w="599" w:type="dxa"/>
                <w:tcBorders>
                  <w:top w:val="nil"/>
                  <w:left w:val="nil"/>
                  <w:bottom w:val="nil"/>
                  <w:right w:val="nil"/>
                </w:tcBorders>
                <w:shd w:val="clear" w:color="auto" w:fill="auto"/>
                <w:noWrap/>
                <w:vAlign w:val="bottom"/>
                <w:hideMark/>
              </w:tcPr>
            </w:tcPrChange>
          </w:tcPr>
          <w:p w14:paraId="18777437" w14:textId="77777777" w:rsidR="00036D0E" w:rsidRPr="00036D0E" w:rsidRDefault="00036D0E" w:rsidP="00245317">
            <w:pPr>
              <w:spacing w:after="0" w:line="240" w:lineRule="auto"/>
              <w:jc w:val="center"/>
              <w:rPr>
                <w:ins w:id="1353" w:author="David Dayan" w:date="2021-12-03T17:13:00Z"/>
                <w:rFonts w:ascii="Calibri" w:eastAsia="Times New Roman" w:hAnsi="Calibri" w:cs="Times New Roman"/>
                <w:color w:val="000000"/>
                <w:sz w:val="16"/>
                <w:szCs w:val="16"/>
              </w:rPr>
            </w:pPr>
            <w:ins w:id="1354" w:author="David Dayan" w:date="2021-12-03T17:13:00Z">
              <w:r w:rsidRPr="00036D0E">
                <w:rPr>
                  <w:rFonts w:ascii="Calibri" w:eastAsia="Times New Roman" w:hAnsi="Calibri" w:cs="Times New Roman"/>
                  <w:color w:val="000000"/>
                  <w:sz w:val="16"/>
                  <w:szCs w:val="16"/>
                </w:rPr>
                <w:t>140</w:t>
              </w:r>
            </w:ins>
          </w:p>
        </w:tc>
        <w:tc>
          <w:tcPr>
            <w:tcW w:w="1142" w:type="dxa"/>
            <w:tcBorders>
              <w:top w:val="nil"/>
              <w:left w:val="nil"/>
              <w:bottom w:val="nil"/>
              <w:right w:val="nil"/>
            </w:tcBorders>
            <w:shd w:val="clear" w:color="auto" w:fill="auto"/>
            <w:noWrap/>
            <w:vAlign w:val="bottom"/>
            <w:hideMark/>
            <w:tcPrChange w:id="1355" w:author="David Dayan" w:date="2021-12-03T17:18:00Z">
              <w:tcPr>
                <w:tcW w:w="1142" w:type="dxa"/>
                <w:tcBorders>
                  <w:top w:val="nil"/>
                  <w:left w:val="nil"/>
                  <w:bottom w:val="nil"/>
                  <w:right w:val="nil"/>
                </w:tcBorders>
                <w:shd w:val="clear" w:color="auto" w:fill="auto"/>
                <w:noWrap/>
                <w:vAlign w:val="bottom"/>
                <w:hideMark/>
              </w:tcPr>
            </w:tcPrChange>
          </w:tcPr>
          <w:p w14:paraId="39B2135C" w14:textId="77777777" w:rsidR="00036D0E" w:rsidRPr="00036D0E" w:rsidRDefault="00036D0E" w:rsidP="00245317">
            <w:pPr>
              <w:spacing w:after="0" w:line="240" w:lineRule="auto"/>
              <w:jc w:val="center"/>
              <w:rPr>
                <w:ins w:id="1356" w:author="David Dayan" w:date="2021-12-03T17:13:00Z"/>
                <w:rFonts w:ascii="Calibri" w:eastAsia="Times New Roman" w:hAnsi="Calibri" w:cs="Times New Roman"/>
                <w:color w:val="000000"/>
                <w:sz w:val="16"/>
                <w:szCs w:val="16"/>
              </w:rPr>
            </w:pPr>
            <w:ins w:id="1357" w:author="David Dayan" w:date="2021-12-03T17:13:00Z">
              <w:r w:rsidRPr="00036D0E">
                <w:rPr>
                  <w:rFonts w:ascii="Calibri" w:eastAsia="Times New Roman" w:hAnsi="Calibri" w:cs="Times New Roman"/>
                  <w:color w:val="000000"/>
                  <w:sz w:val="16"/>
                  <w:szCs w:val="16"/>
                </w:rPr>
                <w:t>Port</w:t>
              </w:r>
            </w:ins>
          </w:p>
        </w:tc>
        <w:tc>
          <w:tcPr>
            <w:tcW w:w="1440" w:type="dxa"/>
            <w:tcBorders>
              <w:top w:val="nil"/>
              <w:left w:val="nil"/>
              <w:bottom w:val="nil"/>
              <w:right w:val="nil"/>
            </w:tcBorders>
            <w:shd w:val="clear" w:color="auto" w:fill="auto"/>
            <w:noWrap/>
            <w:vAlign w:val="bottom"/>
            <w:hideMark/>
            <w:tcPrChange w:id="1358" w:author="David Dayan" w:date="2021-12-03T17:18:00Z">
              <w:tcPr>
                <w:tcW w:w="1440" w:type="dxa"/>
                <w:tcBorders>
                  <w:top w:val="nil"/>
                  <w:left w:val="nil"/>
                  <w:bottom w:val="nil"/>
                  <w:right w:val="nil"/>
                </w:tcBorders>
                <w:shd w:val="clear" w:color="auto" w:fill="auto"/>
                <w:noWrap/>
                <w:vAlign w:val="bottom"/>
                <w:hideMark/>
              </w:tcPr>
            </w:tcPrChange>
          </w:tcPr>
          <w:p w14:paraId="7F9D7ECB" w14:textId="77777777" w:rsidR="00036D0E" w:rsidRPr="00036D0E" w:rsidRDefault="00036D0E" w:rsidP="00245317">
            <w:pPr>
              <w:spacing w:after="0" w:line="240" w:lineRule="auto"/>
              <w:jc w:val="center"/>
              <w:rPr>
                <w:ins w:id="1359" w:author="David Dayan" w:date="2021-12-03T17:13:00Z"/>
                <w:rFonts w:ascii="Calibri" w:eastAsia="Times New Roman" w:hAnsi="Calibri" w:cs="Times New Roman"/>
                <w:color w:val="000000"/>
                <w:sz w:val="16"/>
                <w:szCs w:val="16"/>
              </w:rPr>
            </w:pPr>
            <w:ins w:id="1360"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361" w:author="David Dayan" w:date="2021-12-03T17:18:00Z">
              <w:tcPr>
                <w:tcW w:w="1530" w:type="dxa"/>
                <w:tcBorders>
                  <w:top w:val="nil"/>
                  <w:left w:val="nil"/>
                  <w:bottom w:val="nil"/>
                  <w:right w:val="nil"/>
                </w:tcBorders>
                <w:shd w:val="clear" w:color="auto" w:fill="auto"/>
                <w:noWrap/>
                <w:vAlign w:val="bottom"/>
                <w:hideMark/>
              </w:tcPr>
            </w:tcPrChange>
          </w:tcPr>
          <w:p w14:paraId="581631CC" w14:textId="77777777" w:rsidR="00036D0E" w:rsidRPr="00036D0E" w:rsidRDefault="00036D0E" w:rsidP="00245317">
            <w:pPr>
              <w:spacing w:after="0" w:line="240" w:lineRule="auto"/>
              <w:jc w:val="center"/>
              <w:rPr>
                <w:ins w:id="1362" w:author="David Dayan" w:date="2021-12-03T17:13:00Z"/>
                <w:rFonts w:ascii="Calibri" w:eastAsia="Times New Roman" w:hAnsi="Calibri" w:cs="Times New Roman"/>
                <w:color w:val="000000"/>
                <w:sz w:val="16"/>
                <w:szCs w:val="16"/>
              </w:rPr>
            </w:pPr>
            <w:ins w:id="136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364" w:author="David Dayan" w:date="2021-12-03T17:18:00Z">
              <w:tcPr>
                <w:tcW w:w="898" w:type="dxa"/>
                <w:tcBorders>
                  <w:top w:val="nil"/>
                  <w:left w:val="nil"/>
                  <w:bottom w:val="nil"/>
                  <w:right w:val="nil"/>
                </w:tcBorders>
                <w:shd w:val="clear" w:color="auto" w:fill="auto"/>
                <w:noWrap/>
                <w:vAlign w:val="bottom"/>
                <w:hideMark/>
              </w:tcPr>
            </w:tcPrChange>
          </w:tcPr>
          <w:p w14:paraId="66814948" w14:textId="77777777" w:rsidR="00036D0E" w:rsidRPr="00036D0E" w:rsidRDefault="00036D0E" w:rsidP="00245317">
            <w:pPr>
              <w:spacing w:after="0" w:line="240" w:lineRule="auto"/>
              <w:jc w:val="center"/>
              <w:rPr>
                <w:ins w:id="1365" w:author="David Dayan" w:date="2021-12-03T17:13:00Z"/>
                <w:rFonts w:ascii="Calibri" w:eastAsia="Times New Roman" w:hAnsi="Calibri" w:cs="Times New Roman"/>
                <w:color w:val="000000"/>
                <w:sz w:val="16"/>
                <w:szCs w:val="16"/>
              </w:rPr>
            </w:pPr>
            <w:ins w:id="136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367" w:author="David Dayan" w:date="2021-12-03T17:18:00Z">
              <w:tcPr>
                <w:tcW w:w="902" w:type="dxa"/>
                <w:tcBorders>
                  <w:top w:val="nil"/>
                  <w:left w:val="nil"/>
                  <w:bottom w:val="nil"/>
                  <w:right w:val="nil"/>
                </w:tcBorders>
                <w:shd w:val="clear" w:color="auto" w:fill="auto"/>
                <w:noWrap/>
                <w:vAlign w:val="bottom"/>
                <w:hideMark/>
              </w:tcPr>
            </w:tcPrChange>
          </w:tcPr>
          <w:p w14:paraId="08E537C3" w14:textId="77777777" w:rsidR="00036D0E" w:rsidRPr="00036D0E" w:rsidRDefault="00036D0E" w:rsidP="00245317">
            <w:pPr>
              <w:spacing w:after="0" w:line="240" w:lineRule="auto"/>
              <w:jc w:val="center"/>
              <w:rPr>
                <w:ins w:id="1368" w:author="David Dayan" w:date="2021-12-03T17:13:00Z"/>
                <w:rFonts w:ascii="Calibri" w:eastAsia="Times New Roman" w:hAnsi="Calibri" w:cs="Times New Roman"/>
                <w:color w:val="000000"/>
                <w:sz w:val="16"/>
                <w:szCs w:val="16"/>
              </w:rPr>
            </w:pPr>
            <w:ins w:id="136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370" w:author="David Dayan" w:date="2021-12-03T17:18:00Z">
              <w:tcPr>
                <w:tcW w:w="2160" w:type="dxa"/>
                <w:tcBorders>
                  <w:top w:val="nil"/>
                  <w:left w:val="nil"/>
                  <w:bottom w:val="nil"/>
                  <w:right w:val="nil"/>
                </w:tcBorders>
                <w:shd w:val="clear" w:color="auto" w:fill="auto"/>
                <w:noWrap/>
                <w:vAlign w:val="bottom"/>
                <w:hideMark/>
              </w:tcPr>
            </w:tcPrChange>
          </w:tcPr>
          <w:p w14:paraId="5C98D6D4" w14:textId="77777777" w:rsidR="00036D0E" w:rsidRPr="00036D0E" w:rsidRDefault="00036D0E" w:rsidP="00245317">
            <w:pPr>
              <w:spacing w:after="0" w:line="240" w:lineRule="auto"/>
              <w:jc w:val="center"/>
              <w:rPr>
                <w:ins w:id="1371" w:author="David Dayan" w:date="2021-12-03T17:13:00Z"/>
                <w:rFonts w:ascii="Calibri" w:eastAsia="Times New Roman" w:hAnsi="Calibri" w:cs="Times New Roman"/>
                <w:color w:val="000000"/>
                <w:sz w:val="16"/>
                <w:szCs w:val="16"/>
              </w:rPr>
            </w:pPr>
            <w:proofErr w:type="spellStart"/>
            <w:ins w:id="137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373" w:author="David Dayan" w:date="2021-12-03T17:18:00Z">
              <w:tcPr>
                <w:tcW w:w="2876" w:type="dxa"/>
                <w:gridSpan w:val="2"/>
                <w:tcBorders>
                  <w:top w:val="nil"/>
                  <w:left w:val="nil"/>
                  <w:bottom w:val="nil"/>
                  <w:right w:val="nil"/>
                </w:tcBorders>
                <w:shd w:val="clear" w:color="auto" w:fill="auto"/>
                <w:noWrap/>
                <w:vAlign w:val="bottom"/>
                <w:hideMark/>
              </w:tcPr>
            </w:tcPrChange>
          </w:tcPr>
          <w:p w14:paraId="6E767C8C" w14:textId="77777777" w:rsidR="00036D0E" w:rsidRPr="00036D0E" w:rsidRDefault="00036D0E" w:rsidP="00245317">
            <w:pPr>
              <w:spacing w:after="0" w:line="240" w:lineRule="auto"/>
              <w:jc w:val="center"/>
              <w:rPr>
                <w:ins w:id="1374" w:author="David Dayan" w:date="2021-12-03T17:13:00Z"/>
                <w:rFonts w:ascii="Calibri" w:eastAsia="Times New Roman" w:hAnsi="Calibri" w:cs="Times New Roman"/>
                <w:color w:val="000000"/>
                <w:sz w:val="16"/>
                <w:szCs w:val="16"/>
              </w:rPr>
            </w:pPr>
            <w:proofErr w:type="spellStart"/>
            <w:ins w:id="137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376" w:author="David Dayan" w:date="2021-12-03T17:18:00Z">
              <w:tcPr>
                <w:tcW w:w="1426" w:type="dxa"/>
                <w:tcBorders>
                  <w:top w:val="nil"/>
                  <w:left w:val="nil"/>
                  <w:bottom w:val="nil"/>
                  <w:right w:val="nil"/>
                </w:tcBorders>
                <w:shd w:val="clear" w:color="auto" w:fill="auto"/>
                <w:noWrap/>
                <w:vAlign w:val="bottom"/>
                <w:hideMark/>
              </w:tcPr>
            </w:tcPrChange>
          </w:tcPr>
          <w:p w14:paraId="5294F886" w14:textId="77777777" w:rsidR="00036D0E" w:rsidRPr="00036D0E" w:rsidRDefault="00036D0E" w:rsidP="00245317">
            <w:pPr>
              <w:spacing w:after="0" w:line="240" w:lineRule="auto"/>
              <w:jc w:val="center"/>
              <w:rPr>
                <w:ins w:id="1377" w:author="David Dayan" w:date="2021-12-03T17:13:00Z"/>
                <w:rFonts w:ascii="Calibri" w:eastAsia="Times New Roman" w:hAnsi="Calibri" w:cs="Times New Roman"/>
                <w:color w:val="000000"/>
                <w:sz w:val="16"/>
                <w:szCs w:val="16"/>
              </w:rPr>
            </w:pPr>
            <w:proofErr w:type="spellStart"/>
            <w:ins w:id="137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3CEBEB49" w14:textId="77777777" w:rsidTr="00245317">
        <w:trPr>
          <w:cantSplit/>
          <w:trHeight w:val="20"/>
          <w:ins w:id="1379" w:author="David Dayan" w:date="2021-12-03T17:13:00Z"/>
          <w:trPrChange w:id="138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381" w:author="David Dayan" w:date="2021-12-03T17:18:00Z">
              <w:tcPr>
                <w:tcW w:w="1563" w:type="dxa"/>
                <w:tcBorders>
                  <w:top w:val="nil"/>
                  <w:left w:val="nil"/>
                  <w:bottom w:val="nil"/>
                  <w:right w:val="nil"/>
                </w:tcBorders>
                <w:shd w:val="clear" w:color="auto" w:fill="auto"/>
                <w:noWrap/>
                <w:vAlign w:val="bottom"/>
                <w:hideMark/>
              </w:tcPr>
            </w:tcPrChange>
          </w:tcPr>
          <w:p w14:paraId="36A48985" w14:textId="77777777" w:rsidR="00036D0E" w:rsidRPr="00036D0E" w:rsidRDefault="00036D0E" w:rsidP="00245317">
            <w:pPr>
              <w:spacing w:after="0" w:line="240" w:lineRule="auto"/>
              <w:jc w:val="center"/>
              <w:rPr>
                <w:ins w:id="1382" w:author="David Dayan" w:date="2021-12-03T17:13:00Z"/>
                <w:rFonts w:ascii="Calibri" w:eastAsia="Times New Roman" w:hAnsi="Calibri" w:cs="Times New Roman"/>
                <w:color w:val="000000"/>
                <w:sz w:val="16"/>
                <w:szCs w:val="16"/>
              </w:rPr>
            </w:pPr>
            <w:ins w:id="1383" w:author="David Dayan" w:date="2021-12-03T17:13:00Z">
              <w:r w:rsidRPr="00036D0E">
                <w:rPr>
                  <w:rFonts w:ascii="Calibri" w:eastAsia="Times New Roman" w:hAnsi="Calibri" w:cs="Times New Roman"/>
                  <w:color w:val="000000"/>
                  <w:sz w:val="16"/>
                  <w:szCs w:val="16"/>
                </w:rPr>
                <w:t>OtsAC20ROGR_0033</w:t>
              </w:r>
            </w:ins>
          </w:p>
        </w:tc>
        <w:tc>
          <w:tcPr>
            <w:tcW w:w="746" w:type="dxa"/>
            <w:tcBorders>
              <w:top w:val="nil"/>
              <w:left w:val="nil"/>
              <w:bottom w:val="nil"/>
              <w:right w:val="nil"/>
            </w:tcBorders>
            <w:shd w:val="clear" w:color="auto" w:fill="auto"/>
            <w:noWrap/>
            <w:vAlign w:val="bottom"/>
            <w:hideMark/>
            <w:tcPrChange w:id="1384" w:author="David Dayan" w:date="2021-12-03T17:18:00Z">
              <w:tcPr>
                <w:tcW w:w="746" w:type="dxa"/>
                <w:tcBorders>
                  <w:top w:val="nil"/>
                  <w:left w:val="nil"/>
                  <w:bottom w:val="nil"/>
                  <w:right w:val="nil"/>
                </w:tcBorders>
                <w:shd w:val="clear" w:color="auto" w:fill="auto"/>
                <w:noWrap/>
                <w:vAlign w:val="bottom"/>
                <w:hideMark/>
              </w:tcPr>
            </w:tcPrChange>
          </w:tcPr>
          <w:p w14:paraId="613C8177" w14:textId="77777777" w:rsidR="00036D0E" w:rsidRPr="00036D0E" w:rsidRDefault="00036D0E" w:rsidP="00245317">
            <w:pPr>
              <w:spacing w:after="0" w:line="240" w:lineRule="auto"/>
              <w:jc w:val="center"/>
              <w:rPr>
                <w:ins w:id="1385" w:author="David Dayan" w:date="2021-12-03T17:13:00Z"/>
                <w:rFonts w:ascii="Calibri" w:eastAsia="Times New Roman" w:hAnsi="Calibri" w:cs="Times New Roman"/>
                <w:color w:val="000000"/>
                <w:sz w:val="16"/>
                <w:szCs w:val="16"/>
              </w:rPr>
            </w:pPr>
            <w:ins w:id="1386" w:author="David Dayan" w:date="2021-12-03T17:13:00Z">
              <w:r w:rsidRPr="00036D0E">
                <w:rPr>
                  <w:rFonts w:ascii="Calibri" w:eastAsia="Times New Roman" w:hAnsi="Calibri" w:cs="Times New Roman"/>
                  <w:color w:val="000000"/>
                  <w:sz w:val="16"/>
                  <w:szCs w:val="16"/>
                </w:rPr>
                <w:t>5/19/20</w:t>
              </w:r>
            </w:ins>
          </w:p>
        </w:tc>
        <w:tc>
          <w:tcPr>
            <w:tcW w:w="599" w:type="dxa"/>
            <w:tcBorders>
              <w:top w:val="nil"/>
              <w:left w:val="nil"/>
              <w:bottom w:val="nil"/>
              <w:right w:val="nil"/>
            </w:tcBorders>
            <w:shd w:val="clear" w:color="auto" w:fill="auto"/>
            <w:noWrap/>
            <w:vAlign w:val="bottom"/>
            <w:hideMark/>
            <w:tcPrChange w:id="1387" w:author="David Dayan" w:date="2021-12-03T17:18:00Z">
              <w:tcPr>
                <w:tcW w:w="599" w:type="dxa"/>
                <w:tcBorders>
                  <w:top w:val="nil"/>
                  <w:left w:val="nil"/>
                  <w:bottom w:val="nil"/>
                  <w:right w:val="nil"/>
                </w:tcBorders>
                <w:shd w:val="clear" w:color="auto" w:fill="auto"/>
                <w:noWrap/>
                <w:vAlign w:val="bottom"/>
                <w:hideMark/>
              </w:tcPr>
            </w:tcPrChange>
          </w:tcPr>
          <w:p w14:paraId="693F9D60" w14:textId="77777777" w:rsidR="00036D0E" w:rsidRPr="00036D0E" w:rsidRDefault="00036D0E" w:rsidP="00245317">
            <w:pPr>
              <w:spacing w:after="0" w:line="240" w:lineRule="auto"/>
              <w:jc w:val="center"/>
              <w:rPr>
                <w:ins w:id="1388" w:author="David Dayan" w:date="2021-12-03T17:13:00Z"/>
                <w:rFonts w:ascii="Calibri" w:eastAsia="Times New Roman" w:hAnsi="Calibri" w:cs="Times New Roman"/>
                <w:color w:val="000000"/>
                <w:sz w:val="16"/>
                <w:szCs w:val="16"/>
              </w:rPr>
            </w:pPr>
            <w:ins w:id="1389" w:author="David Dayan" w:date="2021-12-03T17:13:00Z">
              <w:r w:rsidRPr="00036D0E">
                <w:rPr>
                  <w:rFonts w:ascii="Calibri" w:eastAsia="Times New Roman" w:hAnsi="Calibri" w:cs="Times New Roman"/>
                  <w:color w:val="000000"/>
                  <w:sz w:val="16"/>
                  <w:szCs w:val="16"/>
                </w:rPr>
                <w:t>140</w:t>
              </w:r>
            </w:ins>
          </w:p>
        </w:tc>
        <w:tc>
          <w:tcPr>
            <w:tcW w:w="1142" w:type="dxa"/>
            <w:tcBorders>
              <w:top w:val="nil"/>
              <w:left w:val="nil"/>
              <w:bottom w:val="nil"/>
              <w:right w:val="nil"/>
            </w:tcBorders>
            <w:shd w:val="clear" w:color="auto" w:fill="auto"/>
            <w:noWrap/>
            <w:vAlign w:val="bottom"/>
            <w:hideMark/>
            <w:tcPrChange w:id="1390" w:author="David Dayan" w:date="2021-12-03T17:18:00Z">
              <w:tcPr>
                <w:tcW w:w="1142" w:type="dxa"/>
                <w:tcBorders>
                  <w:top w:val="nil"/>
                  <w:left w:val="nil"/>
                  <w:bottom w:val="nil"/>
                  <w:right w:val="nil"/>
                </w:tcBorders>
                <w:shd w:val="clear" w:color="auto" w:fill="auto"/>
                <w:noWrap/>
                <w:vAlign w:val="bottom"/>
                <w:hideMark/>
              </w:tcPr>
            </w:tcPrChange>
          </w:tcPr>
          <w:p w14:paraId="48856256" w14:textId="77777777" w:rsidR="00036D0E" w:rsidRPr="00036D0E" w:rsidRDefault="00036D0E" w:rsidP="00245317">
            <w:pPr>
              <w:spacing w:after="0" w:line="240" w:lineRule="auto"/>
              <w:jc w:val="center"/>
              <w:rPr>
                <w:ins w:id="1391" w:author="David Dayan" w:date="2021-12-03T17:13:00Z"/>
                <w:rFonts w:ascii="Calibri" w:eastAsia="Times New Roman" w:hAnsi="Calibri" w:cs="Times New Roman"/>
                <w:color w:val="000000"/>
                <w:sz w:val="16"/>
                <w:szCs w:val="16"/>
              </w:rPr>
            </w:pPr>
            <w:ins w:id="1392" w:author="David Dayan" w:date="2021-12-03T17:13:00Z">
              <w:r w:rsidRPr="00036D0E">
                <w:rPr>
                  <w:rFonts w:ascii="Calibri" w:eastAsia="Times New Roman" w:hAnsi="Calibri" w:cs="Times New Roman"/>
                  <w:color w:val="000000"/>
                  <w:sz w:val="16"/>
                  <w:szCs w:val="16"/>
                </w:rPr>
                <w:t>Port</w:t>
              </w:r>
            </w:ins>
          </w:p>
        </w:tc>
        <w:tc>
          <w:tcPr>
            <w:tcW w:w="1440" w:type="dxa"/>
            <w:tcBorders>
              <w:top w:val="nil"/>
              <w:left w:val="nil"/>
              <w:bottom w:val="nil"/>
              <w:right w:val="nil"/>
            </w:tcBorders>
            <w:shd w:val="clear" w:color="auto" w:fill="auto"/>
            <w:noWrap/>
            <w:vAlign w:val="bottom"/>
            <w:hideMark/>
            <w:tcPrChange w:id="1393" w:author="David Dayan" w:date="2021-12-03T17:18:00Z">
              <w:tcPr>
                <w:tcW w:w="1440" w:type="dxa"/>
                <w:tcBorders>
                  <w:top w:val="nil"/>
                  <w:left w:val="nil"/>
                  <w:bottom w:val="nil"/>
                  <w:right w:val="nil"/>
                </w:tcBorders>
                <w:shd w:val="clear" w:color="auto" w:fill="auto"/>
                <w:noWrap/>
                <w:vAlign w:val="bottom"/>
                <w:hideMark/>
              </w:tcPr>
            </w:tcPrChange>
          </w:tcPr>
          <w:p w14:paraId="401A5DC0" w14:textId="77777777" w:rsidR="00036D0E" w:rsidRPr="00036D0E" w:rsidRDefault="00036D0E" w:rsidP="00245317">
            <w:pPr>
              <w:spacing w:after="0" w:line="240" w:lineRule="auto"/>
              <w:jc w:val="center"/>
              <w:rPr>
                <w:ins w:id="1394" w:author="David Dayan" w:date="2021-12-03T17:13:00Z"/>
                <w:rFonts w:ascii="Calibri" w:eastAsia="Times New Roman" w:hAnsi="Calibri" w:cs="Times New Roman"/>
                <w:color w:val="000000"/>
                <w:sz w:val="16"/>
                <w:szCs w:val="16"/>
              </w:rPr>
            </w:pPr>
            <w:ins w:id="1395"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396" w:author="David Dayan" w:date="2021-12-03T17:18:00Z">
              <w:tcPr>
                <w:tcW w:w="1530" w:type="dxa"/>
                <w:tcBorders>
                  <w:top w:val="nil"/>
                  <w:left w:val="nil"/>
                  <w:bottom w:val="nil"/>
                  <w:right w:val="nil"/>
                </w:tcBorders>
                <w:shd w:val="clear" w:color="auto" w:fill="auto"/>
                <w:noWrap/>
                <w:vAlign w:val="bottom"/>
                <w:hideMark/>
              </w:tcPr>
            </w:tcPrChange>
          </w:tcPr>
          <w:p w14:paraId="4E8B66CA" w14:textId="77777777" w:rsidR="00036D0E" w:rsidRPr="00036D0E" w:rsidRDefault="00036D0E" w:rsidP="00245317">
            <w:pPr>
              <w:spacing w:after="0" w:line="240" w:lineRule="auto"/>
              <w:jc w:val="center"/>
              <w:rPr>
                <w:ins w:id="1397" w:author="David Dayan" w:date="2021-12-03T17:13:00Z"/>
                <w:rFonts w:ascii="Calibri" w:eastAsia="Times New Roman" w:hAnsi="Calibri" w:cs="Times New Roman"/>
                <w:color w:val="000000"/>
                <w:sz w:val="16"/>
                <w:szCs w:val="16"/>
              </w:rPr>
            </w:pPr>
            <w:ins w:id="139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399" w:author="David Dayan" w:date="2021-12-03T17:18:00Z">
              <w:tcPr>
                <w:tcW w:w="898" w:type="dxa"/>
                <w:tcBorders>
                  <w:top w:val="nil"/>
                  <w:left w:val="nil"/>
                  <w:bottom w:val="nil"/>
                  <w:right w:val="nil"/>
                </w:tcBorders>
                <w:shd w:val="clear" w:color="auto" w:fill="auto"/>
                <w:noWrap/>
                <w:vAlign w:val="bottom"/>
                <w:hideMark/>
              </w:tcPr>
            </w:tcPrChange>
          </w:tcPr>
          <w:p w14:paraId="54F33DA1" w14:textId="77777777" w:rsidR="00036D0E" w:rsidRPr="00036D0E" w:rsidRDefault="00036D0E" w:rsidP="00245317">
            <w:pPr>
              <w:spacing w:after="0" w:line="240" w:lineRule="auto"/>
              <w:jc w:val="center"/>
              <w:rPr>
                <w:ins w:id="1400" w:author="David Dayan" w:date="2021-12-03T17:13:00Z"/>
                <w:rFonts w:ascii="Calibri" w:eastAsia="Times New Roman" w:hAnsi="Calibri" w:cs="Times New Roman"/>
                <w:color w:val="000000"/>
                <w:sz w:val="16"/>
                <w:szCs w:val="16"/>
              </w:rPr>
            </w:pPr>
            <w:ins w:id="140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402" w:author="David Dayan" w:date="2021-12-03T17:18:00Z">
              <w:tcPr>
                <w:tcW w:w="902" w:type="dxa"/>
                <w:tcBorders>
                  <w:top w:val="nil"/>
                  <w:left w:val="nil"/>
                  <w:bottom w:val="nil"/>
                  <w:right w:val="nil"/>
                </w:tcBorders>
                <w:shd w:val="clear" w:color="auto" w:fill="auto"/>
                <w:noWrap/>
                <w:vAlign w:val="bottom"/>
                <w:hideMark/>
              </w:tcPr>
            </w:tcPrChange>
          </w:tcPr>
          <w:p w14:paraId="1290390F" w14:textId="77777777" w:rsidR="00036D0E" w:rsidRPr="00036D0E" w:rsidRDefault="00036D0E" w:rsidP="00245317">
            <w:pPr>
              <w:spacing w:after="0" w:line="240" w:lineRule="auto"/>
              <w:jc w:val="center"/>
              <w:rPr>
                <w:ins w:id="1403" w:author="David Dayan" w:date="2021-12-03T17:13:00Z"/>
                <w:rFonts w:ascii="Calibri" w:eastAsia="Times New Roman" w:hAnsi="Calibri" w:cs="Times New Roman"/>
                <w:color w:val="000000"/>
                <w:sz w:val="16"/>
                <w:szCs w:val="16"/>
              </w:rPr>
            </w:pPr>
            <w:ins w:id="140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405" w:author="David Dayan" w:date="2021-12-03T17:18:00Z">
              <w:tcPr>
                <w:tcW w:w="2160" w:type="dxa"/>
                <w:tcBorders>
                  <w:top w:val="nil"/>
                  <w:left w:val="nil"/>
                  <w:bottom w:val="nil"/>
                  <w:right w:val="nil"/>
                </w:tcBorders>
                <w:shd w:val="clear" w:color="auto" w:fill="auto"/>
                <w:noWrap/>
                <w:vAlign w:val="bottom"/>
                <w:hideMark/>
              </w:tcPr>
            </w:tcPrChange>
          </w:tcPr>
          <w:p w14:paraId="41E9B9AF" w14:textId="77777777" w:rsidR="00036D0E" w:rsidRPr="00036D0E" w:rsidRDefault="00036D0E" w:rsidP="00245317">
            <w:pPr>
              <w:spacing w:after="0" w:line="240" w:lineRule="auto"/>
              <w:jc w:val="center"/>
              <w:rPr>
                <w:ins w:id="1406" w:author="David Dayan" w:date="2021-12-03T17:13:00Z"/>
                <w:rFonts w:ascii="Calibri" w:eastAsia="Times New Roman" w:hAnsi="Calibri" w:cs="Times New Roman"/>
                <w:color w:val="000000"/>
                <w:sz w:val="16"/>
                <w:szCs w:val="16"/>
              </w:rPr>
            </w:pPr>
            <w:proofErr w:type="spellStart"/>
            <w:ins w:id="140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408" w:author="David Dayan" w:date="2021-12-03T17:18:00Z">
              <w:tcPr>
                <w:tcW w:w="2876" w:type="dxa"/>
                <w:gridSpan w:val="2"/>
                <w:tcBorders>
                  <w:top w:val="nil"/>
                  <w:left w:val="nil"/>
                  <w:bottom w:val="nil"/>
                  <w:right w:val="nil"/>
                </w:tcBorders>
                <w:shd w:val="clear" w:color="auto" w:fill="auto"/>
                <w:noWrap/>
                <w:vAlign w:val="bottom"/>
                <w:hideMark/>
              </w:tcPr>
            </w:tcPrChange>
          </w:tcPr>
          <w:p w14:paraId="3E85421F" w14:textId="77777777" w:rsidR="00036D0E" w:rsidRPr="00036D0E" w:rsidRDefault="00036D0E" w:rsidP="00245317">
            <w:pPr>
              <w:spacing w:after="0" w:line="240" w:lineRule="auto"/>
              <w:jc w:val="center"/>
              <w:rPr>
                <w:ins w:id="1409" w:author="David Dayan" w:date="2021-12-03T17:13:00Z"/>
                <w:rFonts w:ascii="Calibri" w:eastAsia="Times New Roman" w:hAnsi="Calibri" w:cs="Times New Roman"/>
                <w:color w:val="000000"/>
                <w:sz w:val="16"/>
                <w:szCs w:val="16"/>
              </w:rPr>
            </w:pPr>
            <w:proofErr w:type="spellStart"/>
            <w:ins w:id="141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411" w:author="David Dayan" w:date="2021-12-03T17:18:00Z">
              <w:tcPr>
                <w:tcW w:w="1426" w:type="dxa"/>
                <w:tcBorders>
                  <w:top w:val="nil"/>
                  <w:left w:val="nil"/>
                  <w:bottom w:val="nil"/>
                  <w:right w:val="nil"/>
                </w:tcBorders>
                <w:shd w:val="clear" w:color="auto" w:fill="auto"/>
                <w:noWrap/>
                <w:vAlign w:val="bottom"/>
                <w:hideMark/>
              </w:tcPr>
            </w:tcPrChange>
          </w:tcPr>
          <w:p w14:paraId="1946670C" w14:textId="77777777" w:rsidR="00036D0E" w:rsidRPr="00036D0E" w:rsidRDefault="00036D0E" w:rsidP="00245317">
            <w:pPr>
              <w:spacing w:after="0" w:line="240" w:lineRule="auto"/>
              <w:jc w:val="center"/>
              <w:rPr>
                <w:ins w:id="1412" w:author="David Dayan" w:date="2021-12-03T17:13:00Z"/>
                <w:rFonts w:ascii="Calibri" w:eastAsia="Times New Roman" w:hAnsi="Calibri" w:cs="Times New Roman"/>
                <w:color w:val="000000"/>
                <w:sz w:val="16"/>
                <w:szCs w:val="16"/>
              </w:rPr>
            </w:pPr>
            <w:proofErr w:type="spellStart"/>
            <w:ins w:id="141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26FAF64B" w14:textId="77777777" w:rsidTr="00245317">
        <w:trPr>
          <w:cantSplit/>
          <w:trHeight w:val="20"/>
          <w:ins w:id="1414" w:author="David Dayan" w:date="2021-12-03T17:13:00Z"/>
          <w:trPrChange w:id="141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416" w:author="David Dayan" w:date="2021-12-03T17:18:00Z">
              <w:tcPr>
                <w:tcW w:w="1563" w:type="dxa"/>
                <w:tcBorders>
                  <w:top w:val="nil"/>
                  <w:left w:val="nil"/>
                  <w:bottom w:val="nil"/>
                  <w:right w:val="nil"/>
                </w:tcBorders>
                <w:shd w:val="clear" w:color="auto" w:fill="auto"/>
                <w:noWrap/>
                <w:vAlign w:val="bottom"/>
                <w:hideMark/>
              </w:tcPr>
            </w:tcPrChange>
          </w:tcPr>
          <w:p w14:paraId="41AE24A3" w14:textId="77777777" w:rsidR="00036D0E" w:rsidRPr="00036D0E" w:rsidRDefault="00036D0E" w:rsidP="00245317">
            <w:pPr>
              <w:spacing w:after="0" w:line="240" w:lineRule="auto"/>
              <w:jc w:val="center"/>
              <w:rPr>
                <w:ins w:id="1417" w:author="David Dayan" w:date="2021-12-03T17:13:00Z"/>
                <w:rFonts w:ascii="Calibri" w:eastAsia="Times New Roman" w:hAnsi="Calibri" w:cs="Times New Roman"/>
                <w:color w:val="000000"/>
                <w:sz w:val="16"/>
                <w:szCs w:val="16"/>
              </w:rPr>
            </w:pPr>
            <w:ins w:id="1418" w:author="David Dayan" w:date="2021-12-03T17:13:00Z">
              <w:r w:rsidRPr="00036D0E">
                <w:rPr>
                  <w:rFonts w:ascii="Calibri" w:eastAsia="Times New Roman" w:hAnsi="Calibri" w:cs="Times New Roman"/>
                  <w:color w:val="000000"/>
                  <w:sz w:val="16"/>
                  <w:szCs w:val="16"/>
                </w:rPr>
                <w:t>OtsAC20ROGR_0034</w:t>
              </w:r>
            </w:ins>
          </w:p>
        </w:tc>
        <w:tc>
          <w:tcPr>
            <w:tcW w:w="746" w:type="dxa"/>
            <w:tcBorders>
              <w:top w:val="nil"/>
              <w:left w:val="nil"/>
              <w:bottom w:val="nil"/>
              <w:right w:val="nil"/>
            </w:tcBorders>
            <w:shd w:val="clear" w:color="auto" w:fill="auto"/>
            <w:noWrap/>
            <w:vAlign w:val="bottom"/>
            <w:hideMark/>
            <w:tcPrChange w:id="1419" w:author="David Dayan" w:date="2021-12-03T17:18:00Z">
              <w:tcPr>
                <w:tcW w:w="746" w:type="dxa"/>
                <w:tcBorders>
                  <w:top w:val="nil"/>
                  <w:left w:val="nil"/>
                  <w:bottom w:val="nil"/>
                  <w:right w:val="nil"/>
                </w:tcBorders>
                <w:shd w:val="clear" w:color="auto" w:fill="auto"/>
                <w:noWrap/>
                <w:vAlign w:val="bottom"/>
                <w:hideMark/>
              </w:tcPr>
            </w:tcPrChange>
          </w:tcPr>
          <w:p w14:paraId="50C0683E" w14:textId="77777777" w:rsidR="00036D0E" w:rsidRPr="00036D0E" w:rsidRDefault="00036D0E" w:rsidP="00245317">
            <w:pPr>
              <w:spacing w:after="0" w:line="240" w:lineRule="auto"/>
              <w:jc w:val="center"/>
              <w:rPr>
                <w:ins w:id="1420" w:author="David Dayan" w:date="2021-12-03T17:13:00Z"/>
                <w:rFonts w:ascii="Calibri" w:eastAsia="Times New Roman" w:hAnsi="Calibri" w:cs="Times New Roman"/>
                <w:color w:val="000000"/>
                <w:sz w:val="16"/>
                <w:szCs w:val="16"/>
              </w:rPr>
            </w:pPr>
            <w:ins w:id="1421" w:author="David Dayan" w:date="2021-12-03T17:13:00Z">
              <w:r w:rsidRPr="00036D0E">
                <w:rPr>
                  <w:rFonts w:ascii="Calibri" w:eastAsia="Times New Roman" w:hAnsi="Calibri" w:cs="Times New Roman"/>
                  <w:color w:val="000000"/>
                  <w:sz w:val="16"/>
                  <w:szCs w:val="16"/>
                </w:rPr>
                <w:t>5/19/20</w:t>
              </w:r>
            </w:ins>
          </w:p>
        </w:tc>
        <w:tc>
          <w:tcPr>
            <w:tcW w:w="599" w:type="dxa"/>
            <w:tcBorders>
              <w:top w:val="nil"/>
              <w:left w:val="nil"/>
              <w:bottom w:val="nil"/>
              <w:right w:val="nil"/>
            </w:tcBorders>
            <w:shd w:val="clear" w:color="auto" w:fill="auto"/>
            <w:noWrap/>
            <w:vAlign w:val="bottom"/>
            <w:hideMark/>
            <w:tcPrChange w:id="1422" w:author="David Dayan" w:date="2021-12-03T17:18:00Z">
              <w:tcPr>
                <w:tcW w:w="599" w:type="dxa"/>
                <w:tcBorders>
                  <w:top w:val="nil"/>
                  <w:left w:val="nil"/>
                  <w:bottom w:val="nil"/>
                  <w:right w:val="nil"/>
                </w:tcBorders>
                <w:shd w:val="clear" w:color="auto" w:fill="auto"/>
                <w:noWrap/>
                <w:vAlign w:val="bottom"/>
                <w:hideMark/>
              </w:tcPr>
            </w:tcPrChange>
          </w:tcPr>
          <w:p w14:paraId="006BE300" w14:textId="77777777" w:rsidR="00036D0E" w:rsidRPr="00036D0E" w:rsidRDefault="00036D0E" w:rsidP="00245317">
            <w:pPr>
              <w:spacing w:after="0" w:line="240" w:lineRule="auto"/>
              <w:jc w:val="center"/>
              <w:rPr>
                <w:ins w:id="1423" w:author="David Dayan" w:date="2021-12-03T17:13:00Z"/>
                <w:rFonts w:ascii="Calibri" w:eastAsia="Times New Roman" w:hAnsi="Calibri" w:cs="Times New Roman"/>
                <w:color w:val="000000"/>
                <w:sz w:val="16"/>
                <w:szCs w:val="16"/>
              </w:rPr>
            </w:pPr>
            <w:ins w:id="1424" w:author="David Dayan" w:date="2021-12-03T17:13:00Z">
              <w:r w:rsidRPr="00036D0E">
                <w:rPr>
                  <w:rFonts w:ascii="Calibri" w:eastAsia="Times New Roman" w:hAnsi="Calibri" w:cs="Times New Roman"/>
                  <w:color w:val="000000"/>
                  <w:sz w:val="16"/>
                  <w:szCs w:val="16"/>
                </w:rPr>
                <w:t>140</w:t>
              </w:r>
            </w:ins>
          </w:p>
        </w:tc>
        <w:tc>
          <w:tcPr>
            <w:tcW w:w="1142" w:type="dxa"/>
            <w:tcBorders>
              <w:top w:val="nil"/>
              <w:left w:val="nil"/>
              <w:bottom w:val="nil"/>
              <w:right w:val="nil"/>
            </w:tcBorders>
            <w:shd w:val="clear" w:color="auto" w:fill="auto"/>
            <w:noWrap/>
            <w:vAlign w:val="bottom"/>
            <w:hideMark/>
            <w:tcPrChange w:id="1425" w:author="David Dayan" w:date="2021-12-03T17:18:00Z">
              <w:tcPr>
                <w:tcW w:w="1142" w:type="dxa"/>
                <w:tcBorders>
                  <w:top w:val="nil"/>
                  <w:left w:val="nil"/>
                  <w:bottom w:val="nil"/>
                  <w:right w:val="nil"/>
                </w:tcBorders>
                <w:shd w:val="clear" w:color="auto" w:fill="auto"/>
                <w:noWrap/>
                <w:vAlign w:val="bottom"/>
                <w:hideMark/>
              </w:tcPr>
            </w:tcPrChange>
          </w:tcPr>
          <w:p w14:paraId="45F02D9F" w14:textId="77777777" w:rsidR="00036D0E" w:rsidRPr="00036D0E" w:rsidRDefault="00036D0E" w:rsidP="00245317">
            <w:pPr>
              <w:spacing w:after="0" w:line="240" w:lineRule="auto"/>
              <w:jc w:val="center"/>
              <w:rPr>
                <w:ins w:id="1426" w:author="David Dayan" w:date="2021-12-03T17:13:00Z"/>
                <w:rFonts w:ascii="Calibri" w:eastAsia="Times New Roman" w:hAnsi="Calibri" w:cs="Times New Roman"/>
                <w:color w:val="000000"/>
                <w:sz w:val="16"/>
                <w:szCs w:val="16"/>
              </w:rPr>
            </w:pPr>
            <w:ins w:id="1427"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428" w:author="David Dayan" w:date="2021-12-03T17:18:00Z">
              <w:tcPr>
                <w:tcW w:w="1440" w:type="dxa"/>
                <w:tcBorders>
                  <w:top w:val="nil"/>
                  <w:left w:val="nil"/>
                  <w:bottom w:val="nil"/>
                  <w:right w:val="nil"/>
                </w:tcBorders>
                <w:shd w:val="clear" w:color="auto" w:fill="auto"/>
                <w:noWrap/>
                <w:vAlign w:val="bottom"/>
                <w:hideMark/>
              </w:tcPr>
            </w:tcPrChange>
          </w:tcPr>
          <w:p w14:paraId="2A131690" w14:textId="77777777" w:rsidR="00036D0E" w:rsidRPr="00036D0E" w:rsidRDefault="00036D0E" w:rsidP="00245317">
            <w:pPr>
              <w:spacing w:after="0" w:line="240" w:lineRule="auto"/>
              <w:jc w:val="center"/>
              <w:rPr>
                <w:ins w:id="1429" w:author="David Dayan" w:date="2021-12-03T17:13:00Z"/>
                <w:rFonts w:ascii="Calibri" w:eastAsia="Times New Roman" w:hAnsi="Calibri" w:cs="Times New Roman"/>
                <w:color w:val="000000"/>
                <w:sz w:val="16"/>
                <w:szCs w:val="16"/>
              </w:rPr>
            </w:pPr>
            <w:ins w:id="1430"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431" w:author="David Dayan" w:date="2021-12-03T17:18:00Z">
              <w:tcPr>
                <w:tcW w:w="1530" w:type="dxa"/>
                <w:tcBorders>
                  <w:top w:val="nil"/>
                  <w:left w:val="nil"/>
                  <w:bottom w:val="nil"/>
                  <w:right w:val="nil"/>
                </w:tcBorders>
                <w:shd w:val="clear" w:color="auto" w:fill="auto"/>
                <w:noWrap/>
                <w:vAlign w:val="bottom"/>
                <w:hideMark/>
              </w:tcPr>
            </w:tcPrChange>
          </w:tcPr>
          <w:p w14:paraId="39556389" w14:textId="77777777" w:rsidR="00036D0E" w:rsidRPr="00036D0E" w:rsidRDefault="00036D0E" w:rsidP="00245317">
            <w:pPr>
              <w:spacing w:after="0" w:line="240" w:lineRule="auto"/>
              <w:jc w:val="center"/>
              <w:rPr>
                <w:ins w:id="1432" w:author="David Dayan" w:date="2021-12-03T17:13:00Z"/>
                <w:rFonts w:ascii="Calibri" w:eastAsia="Times New Roman" w:hAnsi="Calibri" w:cs="Times New Roman"/>
                <w:color w:val="000000"/>
                <w:sz w:val="16"/>
                <w:szCs w:val="16"/>
              </w:rPr>
            </w:pPr>
            <w:ins w:id="143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434" w:author="David Dayan" w:date="2021-12-03T17:18:00Z">
              <w:tcPr>
                <w:tcW w:w="898" w:type="dxa"/>
                <w:tcBorders>
                  <w:top w:val="nil"/>
                  <w:left w:val="nil"/>
                  <w:bottom w:val="nil"/>
                  <w:right w:val="nil"/>
                </w:tcBorders>
                <w:shd w:val="clear" w:color="auto" w:fill="auto"/>
                <w:noWrap/>
                <w:vAlign w:val="bottom"/>
                <w:hideMark/>
              </w:tcPr>
            </w:tcPrChange>
          </w:tcPr>
          <w:p w14:paraId="1BD854B7" w14:textId="77777777" w:rsidR="00036D0E" w:rsidRPr="00036D0E" w:rsidRDefault="00036D0E" w:rsidP="00245317">
            <w:pPr>
              <w:spacing w:after="0" w:line="240" w:lineRule="auto"/>
              <w:jc w:val="center"/>
              <w:rPr>
                <w:ins w:id="1435" w:author="David Dayan" w:date="2021-12-03T17:13:00Z"/>
                <w:rFonts w:ascii="Calibri" w:eastAsia="Times New Roman" w:hAnsi="Calibri" w:cs="Times New Roman"/>
                <w:color w:val="000000"/>
                <w:sz w:val="16"/>
                <w:szCs w:val="16"/>
              </w:rPr>
            </w:pPr>
            <w:ins w:id="143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437" w:author="David Dayan" w:date="2021-12-03T17:18:00Z">
              <w:tcPr>
                <w:tcW w:w="902" w:type="dxa"/>
                <w:tcBorders>
                  <w:top w:val="nil"/>
                  <w:left w:val="nil"/>
                  <w:bottom w:val="nil"/>
                  <w:right w:val="nil"/>
                </w:tcBorders>
                <w:shd w:val="clear" w:color="auto" w:fill="auto"/>
                <w:noWrap/>
                <w:vAlign w:val="bottom"/>
                <w:hideMark/>
              </w:tcPr>
            </w:tcPrChange>
          </w:tcPr>
          <w:p w14:paraId="5536B111" w14:textId="77777777" w:rsidR="00036D0E" w:rsidRPr="00036D0E" w:rsidRDefault="00036D0E" w:rsidP="00245317">
            <w:pPr>
              <w:spacing w:after="0" w:line="240" w:lineRule="auto"/>
              <w:jc w:val="center"/>
              <w:rPr>
                <w:ins w:id="1438" w:author="David Dayan" w:date="2021-12-03T17:13:00Z"/>
                <w:rFonts w:ascii="Calibri" w:eastAsia="Times New Roman" w:hAnsi="Calibri" w:cs="Times New Roman"/>
                <w:color w:val="000000"/>
                <w:sz w:val="16"/>
                <w:szCs w:val="16"/>
              </w:rPr>
            </w:pPr>
            <w:ins w:id="143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1440" w:author="David Dayan" w:date="2021-12-03T17:18:00Z">
              <w:tcPr>
                <w:tcW w:w="2160" w:type="dxa"/>
                <w:tcBorders>
                  <w:top w:val="nil"/>
                  <w:left w:val="nil"/>
                  <w:bottom w:val="nil"/>
                  <w:right w:val="nil"/>
                </w:tcBorders>
                <w:shd w:val="clear" w:color="auto" w:fill="auto"/>
                <w:noWrap/>
                <w:vAlign w:val="bottom"/>
                <w:hideMark/>
              </w:tcPr>
            </w:tcPrChange>
          </w:tcPr>
          <w:p w14:paraId="2E33C90C" w14:textId="77777777" w:rsidR="00036D0E" w:rsidRPr="00036D0E" w:rsidRDefault="00036D0E" w:rsidP="00245317">
            <w:pPr>
              <w:spacing w:after="0" w:line="240" w:lineRule="auto"/>
              <w:jc w:val="center"/>
              <w:rPr>
                <w:ins w:id="1441" w:author="David Dayan" w:date="2021-12-03T17:13:00Z"/>
                <w:rFonts w:ascii="Calibri" w:eastAsia="Times New Roman" w:hAnsi="Calibri" w:cs="Times New Roman"/>
                <w:color w:val="000000"/>
                <w:sz w:val="16"/>
                <w:szCs w:val="16"/>
              </w:rPr>
            </w:pPr>
            <w:ins w:id="144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443" w:author="David Dayan" w:date="2021-12-03T17:18:00Z">
              <w:tcPr>
                <w:tcW w:w="2876" w:type="dxa"/>
                <w:gridSpan w:val="2"/>
                <w:tcBorders>
                  <w:top w:val="nil"/>
                  <w:left w:val="nil"/>
                  <w:bottom w:val="nil"/>
                  <w:right w:val="nil"/>
                </w:tcBorders>
                <w:shd w:val="clear" w:color="auto" w:fill="auto"/>
                <w:noWrap/>
                <w:vAlign w:val="bottom"/>
                <w:hideMark/>
              </w:tcPr>
            </w:tcPrChange>
          </w:tcPr>
          <w:p w14:paraId="13B48C1B" w14:textId="77777777" w:rsidR="00036D0E" w:rsidRPr="00036D0E" w:rsidRDefault="00036D0E" w:rsidP="00245317">
            <w:pPr>
              <w:spacing w:after="0" w:line="240" w:lineRule="auto"/>
              <w:jc w:val="center"/>
              <w:rPr>
                <w:ins w:id="1444" w:author="David Dayan" w:date="2021-12-03T17:13:00Z"/>
                <w:rFonts w:ascii="Calibri" w:eastAsia="Times New Roman" w:hAnsi="Calibri" w:cs="Times New Roman"/>
                <w:color w:val="000000"/>
                <w:sz w:val="16"/>
                <w:szCs w:val="16"/>
              </w:rPr>
            </w:pPr>
            <w:ins w:id="144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1446" w:author="David Dayan" w:date="2021-12-03T17:18:00Z">
              <w:tcPr>
                <w:tcW w:w="1426" w:type="dxa"/>
                <w:tcBorders>
                  <w:top w:val="nil"/>
                  <w:left w:val="nil"/>
                  <w:bottom w:val="nil"/>
                  <w:right w:val="nil"/>
                </w:tcBorders>
                <w:shd w:val="clear" w:color="auto" w:fill="auto"/>
                <w:noWrap/>
                <w:vAlign w:val="bottom"/>
                <w:hideMark/>
              </w:tcPr>
            </w:tcPrChange>
          </w:tcPr>
          <w:p w14:paraId="106FAADF" w14:textId="77777777" w:rsidR="00036D0E" w:rsidRPr="00036D0E" w:rsidRDefault="00036D0E" w:rsidP="00245317">
            <w:pPr>
              <w:spacing w:after="0" w:line="240" w:lineRule="auto"/>
              <w:jc w:val="center"/>
              <w:rPr>
                <w:ins w:id="1447" w:author="David Dayan" w:date="2021-12-03T17:13:00Z"/>
                <w:rFonts w:ascii="Calibri" w:eastAsia="Times New Roman" w:hAnsi="Calibri" w:cs="Times New Roman"/>
                <w:color w:val="000000"/>
                <w:sz w:val="16"/>
                <w:szCs w:val="16"/>
              </w:rPr>
            </w:pPr>
            <w:ins w:id="1448" w:author="David Dayan" w:date="2021-12-03T17:13:00Z">
              <w:r w:rsidRPr="00036D0E">
                <w:rPr>
                  <w:rFonts w:ascii="Calibri" w:eastAsia="Times New Roman" w:hAnsi="Calibri" w:cs="Times New Roman"/>
                  <w:color w:val="000000"/>
                  <w:sz w:val="16"/>
                  <w:szCs w:val="16"/>
                </w:rPr>
                <w:t>heterozygote</w:t>
              </w:r>
            </w:ins>
          </w:p>
        </w:tc>
      </w:tr>
      <w:tr w:rsidR="00036D0E" w:rsidRPr="00036D0E" w14:paraId="3CFB17E5" w14:textId="77777777" w:rsidTr="00245317">
        <w:trPr>
          <w:cantSplit/>
          <w:trHeight w:val="20"/>
          <w:ins w:id="1449" w:author="David Dayan" w:date="2021-12-03T17:13:00Z"/>
          <w:trPrChange w:id="145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451" w:author="David Dayan" w:date="2021-12-03T17:18:00Z">
              <w:tcPr>
                <w:tcW w:w="1563" w:type="dxa"/>
                <w:tcBorders>
                  <w:top w:val="nil"/>
                  <w:left w:val="nil"/>
                  <w:bottom w:val="nil"/>
                  <w:right w:val="nil"/>
                </w:tcBorders>
                <w:shd w:val="clear" w:color="auto" w:fill="auto"/>
                <w:noWrap/>
                <w:vAlign w:val="bottom"/>
                <w:hideMark/>
              </w:tcPr>
            </w:tcPrChange>
          </w:tcPr>
          <w:p w14:paraId="04C76774" w14:textId="77777777" w:rsidR="00036D0E" w:rsidRPr="00036D0E" w:rsidRDefault="00036D0E" w:rsidP="00245317">
            <w:pPr>
              <w:spacing w:after="0" w:line="240" w:lineRule="auto"/>
              <w:jc w:val="center"/>
              <w:rPr>
                <w:ins w:id="1452" w:author="David Dayan" w:date="2021-12-03T17:13:00Z"/>
                <w:rFonts w:ascii="Calibri" w:eastAsia="Times New Roman" w:hAnsi="Calibri" w:cs="Times New Roman"/>
                <w:color w:val="000000"/>
                <w:sz w:val="16"/>
                <w:szCs w:val="16"/>
              </w:rPr>
            </w:pPr>
            <w:ins w:id="1453" w:author="David Dayan" w:date="2021-12-03T17:13:00Z">
              <w:r w:rsidRPr="00036D0E">
                <w:rPr>
                  <w:rFonts w:ascii="Calibri" w:eastAsia="Times New Roman" w:hAnsi="Calibri" w:cs="Times New Roman"/>
                  <w:color w:val="000000"/>
                  <w:sz w:val="16"/>
                  <w:szCs w:val="16"/>
                </w:rPr>
                <w:t>OtsAC20ROGR_0035</w:t>
              </w:r>
            </w:ins>
          </w:p>
        </w:tc>
        <w:tc>
          <w:tcPr>
            <w:tcW w:w="746" w:type="dxa"/>
            <w:tcBorders>
              <w:top w:val="nil"/>
              <w:left w:val="nil"/>
              <w:bottom w:val="nil"/>
              <w:right w:val="nil"/>
            </w:tcBorders>
            <w:shd w:val="clear" w:color="auto" w:fill="auto"/>
            <w:noWrap/>
            <w:vAlign w:val="bottom"/>
            <w:hideMark/>
            <w:tcPrChange w:id="1454" w:author="David Dayan" w:date="2021-12-03T17:18:00Z">
              <w:tcPr>
                <w:tcW w:w="746" w:type="dxa"/>
                <w:tcBorders>
                  <w:top w:val="nil"/>
                  <w:left w:val="nil"/>
                  <w:bottom w:val="nil"/>
                  <w:right w:val="nil"/>
                </w:tcBorders>
                <w:shd w:val="clear" w:color="auto" w:fill="auto"/>
                <w:noWrap/>
                <w:vAlign w:val="bottom"/>
                <w:hideMark/>
              </w:tcPr>
            </w:tcPrChange>
          </w:tcPr>
          <w:p w14:paraId="70D87633" w14:textId="77777777" w:rsidR="00036D0E" w:rsidRPr="00036D0E" w:rsidRDefault="00036D0E" w:rsidP="00245317">
            <w:pPr>
              <w:spacing w:after="0" w:line="240" w:lineRule="auto"/>
              <w:jc w:val="center"/>
              <w:rPr>
                <w:ins w:id="1455" w:author="David Dayan" w:date="2021-12-03T17:13:00Z"/>
                <w:rFonts w:ascii="Calibri" w:eastAsia="Times New Roman" w:hAnsi="Calibri" w:cs="Times New Roman"/>
                <w:color w:val="000000"/>
                <w:sz w:val="16"/>
                <w:szCs w:val="16"/>
              </w:rPr>
            </w:pPr>
            <w:ins w:id="1456" w:author="David Dayan" w:date="2021-12-03T17:13:00Z">
              <w:r w:rsidRPr="00036D0E">
                <w:rPr>
                  <w:rFonts w:ascii="Calibri" w:eastAsia="Times New Roman" w:hAnsi="Calibri" w:cs="Times New Roman"/>
                  <w:color w:val="000000"/>
                  <w:sz w:val="16"/>
                  <w:szCs w:val="16"/>
                </w:rPr>
                <w:t>5/20/20</w:t>
              </w:r>
            </w:ins>
          </w:p>
        </w:tc>
        <w:tc>
          <w:tcPr>
            <w:tcW w:w="599" w:type="dxa"/>
            <w:tcBorders>
              <w:top w:val="nil"/>
              <w:left w:val="nil"/>
              <w:bottom w:val="nil"/>
              <w:right w:val="nil"/>
            </w:tcBorders>
            <w:shd w:val="clear" w:color="auto" w:fill="auto"/>
            <w:noWrap/>
            <w:vAlign w:val="bottom"/>
            <w:hideMark/>
            <w:tcPrChange w:id="1457" w:author="David Dayan" w:date="2021-12-03T17:18:00Z">
              <w:tcPr>
                <w:tcW w:w="599" w:type="dxa"/>
                <w:tcBorders>
                  <w:top w:val="nil"/>
                  <w:left w:val="nil"/>
                  <w:bottom w:val="nil"/>
                  <w:right w:val="nil"/>
                </w:tcBorders>
                <w:shd w:val="clear" w:color="auto" w:fill="auto"/>
                <w:noWrap/>
                <w:vAlign w:val="bottom"/>
                <w:hideMark/>
              </w:tcPr>
            </w:tcPrChange>
          </w:tcPr>
          <w:p w14:paraId="3B3B710C" w14:textId="77777777" w:rsidR="00036D0E" w:rsidRPr="00036D0E" w:rsidRDefault="00036D0E" w:rsidP="00245317">
            <w:pPr>
              <w:spacing w:after="0" w:line="240" w:lineRule="auto"/>
              <w:jc w:val="center"/>
              <w:rPr>
                <w:ins w:id="1458" w:author="David Dayan" w:date="2021-12-03T17:13:00Z"/>
                <w:rFonts w:ascii="Calibri" w:eastAsia="Times New Roman" w:hAnsi="Calibri" w:cs="Times New Roman"/>
                <w:color w:val="000000"/>
                <w:sz w:val="16"/>
                <w:szCs w:val="16"/>
              </w:rPr>
            </w:pPr>
            <w:ins w:id="1459" w:author="David Dayan" w:date="2021-12-03T17:13:00Z">
              <w:r w:rsidRPr="00036D0E">
                <w:rPr>
                  <w:rFonts w:ascii="Calibri" w:eastAsia="Times New Roman" w:hAnsi="Calibri" w:cs="Times New Roman"/>
                  <w:color w:val="000000"/>
                  <w:sz w:val="16"/>
                  <w:szCs w:val="16"/>
                </w:rPr>
                <w:t>141</w:t>
              </w:r>
            </w:ins>
          </w:p>
        </w:tc>
        <w:tc>
          <w:tcPr>
            <w:tcW w:w="1142" w:type="dxa"/>
            <w:tcBorders>
              <w:top w:val="nil"/>
              <w:left w:val="nil"/>
              <w:bottom w:val="nil"/>
              <w:right w:val="nil"/>
            </w:tcBorders>
            <w:shd w:val="clear" w:color="auto" w:fill="auto"/>
            <w:noWrap/>
            <w:vAlign w:val="bottom"/>
            <w:hideMark/>
            <w:tcPrChange w:id="1460" w:author="David Dayan" w:date="2021-12-03T17:18:00Z">
              <w:tcPr>
                <w:tcW w:w="1142" w:type="dxa"/>
                <w:tcBorders>
                  <w:top w:val="nil"/>
                  <w:left w:val="nil"/>
                  <w:bottom w:val="nil"/>
                  <w:right w:val="nil"/>
                </w:tcBorders>
                <w:shd w:val="clear" w:color="auto" w:fill="auto"/>
                <w:noWrap/>
                <w:vAlign w:val="bottom"/>
                <w:hideMark/>
              </w:tcPr>
            </w:tcPrChange>
          </w:tcPr>
          <w:p w14:paraId="726CB033" w14:textId="77777777" w:rsidR="00036D0E" w:rsidRPr="00036D0E" w:rsidRDefault="00036D0E" w:rsidP="00245317">
            <w:pPr>
              <w:spacing w:after="0" w:line="240" w:lineRule="auto"/>
              <w:jc w:val="center"/>
              <w:rPr>
                <w:ins w:id="1461" w:author="David Dayan" w:date="2021-12-03T17:13:00Z"/>
                <w:rFonts w:ascii="Calibri" w:eastAsia="Times New Roman" w:hAnsi="Calibri" w:cs="Times New Roman"/>
                <w:color w:val="000000"/>
                <w:sz w:val="16"/>
                <w:szCs w:val="16"/>
              </w:rPr>
            </w:pPr>
            <w:ins w:id="1462"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463" w:author="David Dayan" w:date="2021-12-03T17:18:00Z">
              <w:tcPr>
                <w:tcW w:w="1440" w:type="dxa"/>
                <w:tcBorders>
                  <w:top w:val="nil"/>
                  <w:left w:val="nil"/>
                  <w:bottom w:val="nil"/>
                  <w:right w:val="nil"/>
                </w:tcBorders>
                <w:shd w:val="clear" w:color="auto" w:fill="auto"/>
                <w:noWrap/>
                <w:vAlign w:val="bottom"/>
                <w:hideMark/>
              </w:tcPr>
            </w:tcPrChange>
          </w:tcPr>
          <w:p w14:paraId="4EB0825F" w14:textId="77777777" w:rsidR="00036D0E" w:rsidRPr="00036D0E" w:rsidRDefault="00036D0E" w:rsidP="00245317">
            <w:pPr>
              <w:spacing w:after="0" w:line="240" w:lineRule="auto"/>
              <w:jc w:val="center"/>
              <w:rPr>
                <w:ins w:id="1464" w:author="David Dayan" w:date="2021-12-03T17:13:00Z"/>
                <w:rFonts w:ascii="Calibri" w:eastAsia="Times New Roman" w:hAnsi="Calibri" w:cs="Times New Roman"/>
                <w:color w:val="000000"/>
                <w:sz w:val="16"/>
                <w:szCs w:val="16"/>
              </w:rPr>
            </w:pPr>
            <w:ins w:id="1465"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466" w:author="David Dayan" w:date="2021-12-03T17:18:00Z">
              <w:tcPr>
                <w:tcW w:w="1530" w:type="dxa"/>
                <w:tcBorders>
                  <w:top w:val="nil"/>
                  <w:left w:val="nil"/>
                  <w:bottom w:val="nil"/>
                  <w:right w:val="nil"/>
                </w:tcBorders>
                <w:shd w:val="clear" w:color="auto" w:fill="auto"/>
                <w:noWrap/>
                <w:vAlign w:val="bottom"/>
                <w:hideMark/>
              </w:tcPr>
            </w:tcPrChange>
          </w:tcPr>
          <w:p w14:paraId="64865B70" w14:textId="77777777" w:rsidR="00036D0E" w:rsidRPr="00036D0E" w:rsidRDefault="00036D0E" w:rsidP="00245317">
            <w:pPr>
              <w:spacing w:after="0" w:line="240" w:lineRule="auto"/>
              <w:jc w:val="center"/>
              <w:rPr>
                <w:ins w:id="1467" w:author="David Dayan" w:date="2021-12-03T17:13:00Z"/>
                <w:rFonts w:ascii="Calibri" w:eastAsia="Times New Roman" w:hAnsi="Calibri" w:cs="Times New Roman"/>
                <w:color w:val="000000"/>
                <w:sz w:val="16"/>
                <w:szCs w:val="16"/>
              </w:rPr>
            </w:pPr>
            <w:ins w:id="146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469" w:author="David Dayan" w:date="2021-12-03T17:18:00Z">
              <w:tcPr>
                <w:tcW w:w="898" w:type="dxa"/>
                <w:tcBorders>
                  <w:top w:val="nil"/>
                  <w:left w:val="nil"/>
                  <w:bottom w:val="nil"/>
                  <w:right w:val="nil"/>
                </w:tcBorders>
                <w:shd w:val="clear" w:color="auto" w:fill="auto"/>
                <w:noWrap/>
                <w:vAlign w:val="bottom"/>
                <w:hideMark/>
              </w:tcPr>
            </w:tcPrChange>
          </w:tcPr>
          <w:p w14:paraId="116ECB3B" w14:textId="77777777" w:rsidR="00036D0E" w:rsidRPr="00036D0E" w:rsidRDefault="00036D0E" w:rsidP="00245317">
            <w:pPr>
              <w:spacing w:after="0" w:line="240" w:lineRule="auto"/>
              <w:jc w:val="center"/>
              <w:rPr>
                <w:ins w:id="1470" w:author="David Dayan" w:date="2021-12-03T17:13:00Z"/>
                <w:rFonts w:ascii="Calibri" w:eastAsia="Times New Roman" w:hAnsi="Calibri" w:cs="Times New Roman"/>
                <w:color w:val="000000"/>
                <w:sz w:val="16"/>
                <w:szCs w:val="16"/>
              </w:rPr>
            </w:pPr>
            <w:ins w:id="147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472" w:author="David Dayan" w:date="2021-12-03T17:18:00Z">
              <w:tcPr>
                <w:tcW w:w="902" w:type="dxa"/>
                <w:tcBorders>
                  <w:top w:val="nil"/>
                  <w:left w:val="nil"/>
                  <w:bottom w:val="nil"/>
                  <w:right w:val="nil"/>
                </w:tcBorders>
                <w:shd w:val="clear" w:color="auto" w:fill="auto"/>
                <w:noWrap/>
                <w:vAlign w:val="bottom"/>
                <w:hideMark/>
              </w:tcPr>
            </w:tcPrChange>
          </w:tcPr>
          <w:p w14:paraId="62774D5B" w14:textId="77777777" w:rsidR="00036D0E" w:rsidRPr="00036D0E" w:rsidRDefault="00036D0E" w:rsidP="00245317">
            <w:pPr>
              <w:spacing w:after="0" w:line="240" w:lineRule="auto"/>
              <w:jc w:val="center"/>
              <w:rPr>
                <w:ins w:id="1473" w:author="David Dayan" w:date="2021-12-03T17:13:00Z"/>
                <w:rFonts w:ascii="Calibri" w:eastAsia="Times New Roman" w:hAnsi="Calibri" w:cs="Times New Roman"/>
                <w:color w:val="000000"/>
                <w:sz w:val="16"/>
                <w:szCs w:val="16"/>
              </w:rPr>
            </w:pPr>
            <w:ins w:id="147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475" w:author="David Dayan" w:date="2021-12-03T17:18:00Z">
              <w:tcPr>
                <w:tcW w:w="2160" w:type="dxa"/>
                <w:tcBorders>
                  <w:top w:val="nil"/>
                  <w:left w:val="nil"/>
                  <w:bottom w:val="nil"/>
                  <w:right w:val="nil"/>
                </w:tcBorders>
                <w:shd w:val="clear" w:color="auto" w:fill="auto"/>
                <w:noWrap/>
                <w:vAlign w:val="bottom"/>
                <w:hideMark/>
              </w:tcPr>
            </w:tcPrChange>
          </w:tcPr>
          <w:p w14:paraId="15DF7B5F" w14:textId="77777777" w:rsidR="00036D0E" w:rsidRPr="00036D0E" w:rsidRDefault="00036D0E" w:rsidP="00245317">
            <w:pPr>
              <w:spacing w:after="0" w:line="240" w:lineRule="auto"/>
              <w:jc w:val="center"/>
              <w:rPr>
                <w:ins w:id="1476" w:author="David Dayan" w:date="2021-12-03T17:13:00Z"/>
                <w:rFonts w:ascii="Calibri" w:eastAsia="Times New Roman" w:hAnsi="Calibri" w:cs="Times New Roman"/>
                <w:color w:val="000000"/>
                <w:sz w:val="16"/>
                <w:szCs w:val="16"/>
              </w:rPr>
            </w:pPr>
            <w:proofErr w:type="spellStart"/>
            <w:ins w:id="147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478" w:author="David Dayan" w:date="2021-12-03T17:18:00Z">
              <w:tcPr>
                <w:tcW w:w="2876" w:type="dxa"/>
                <w:gridSpan w:val="2"/>
                <w:tcBorders>
                  <w:top w:val="nil"/>
                  <w:left w:val="nil"/>
                  <w:bottom w:val="nil"/>
                  <w:right w:val="nil"/>
                </w:tcBorders>
                <w:shd w:val="clear" w:color="auto" w:fill="auto"/>
                <w:noWrap/>
                <w:vAlign w:val="bottom"/>
                <w:hideMark/>
              </w:tcPr>
            </w:tcPrChange>
          </w:tcPr>
          <w:p w14:paraId="398CA0C9" w14:textId="77777777" w:rsidR="00036D0E" w:rsidRPr="00036D0E" w:rsidRDefault="00036D0E" w:rsidP="00245317">
            <w:pPr>
              <w:spacing w:after="0" w:line="240" w:lineRule="auto"/>
              <w:jc w:val="center"/>
              <w:rPr>
                <w:ins w:id="1479" w:author="David Dayan" w:date="2021-12-03T17:13:00Z"/>
                <w:rFonts w:ascii="Calibri" w:eastAsia="Times New Roman" w:hAnsi="Calibri" w:cs="Times New Roman"/>
                <w:color w:val="000000"/>
                <w:sz w:val="16"/>
                <w:szCs w:val="16"/>
              </w:rPr>
            </w:pPr>
            <w:proofErr w:type="spellStart"/>
            <w:ins w:id="148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481" w:author="David Dayan" w:date="2021-12-03T17:18:00Z">
              <w:tcPr>
                <w:tcW w:w="1426" w:type="dxa"/>
                <w:tcBorders>
                  <w:top w:val="nil"/>
                  <w:left w:val="nil"/>
                  <w:bottom w:val="nil"/>
                  <w:right w:val="nil"/>
                </w:tcBorders>
                <w:shd w:val="clear" w:color="auto" w:fill="auto"/>
                <w:noWrap/>
                <w:vAlign w:val="bottom"/>
                <w:hideMark/>
              </w:tcPr>
            </w:tcPrChange>
          </w:tcPr>
          <w:p w14:paraId="63011E7A" w14:textId="77777777" w:rsidR="00036D0E" w:rsidRPr="00036D0E" w:rsidRDefault="00036D0E" w:rsidP="00245317">
            <w:pPr>
              <w:spacing w:after="0" w:line="240" w:lineRule="auto"/>
              <w:jc w:val="center"/>
              <w:rPr>
                <w:ins w:id="1482" w:author="David Dayan" w:date="2021-12-03T17:13:00Z"/>
                <w:rFonts w:ascii="Calibri" w:eastAsia="Times New Roman" w:hAnsi="Calibri" w:cs="Times New Roman"/>
                <w:color w:val="000000"/>
                <w:sz w:val="16"/>
                <w:szCs w:val="16"/>
              </w:rPr>
            </w:pPr>
            <w:proofErr w:type="spellStart"/>
            <w:ins w:id="148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167240E6" w14:textId="77777777" w:rsidTr="00245317">
        <w:trPr>
          <w:cantSplit/>
          <w:trHeight w:val="20"/>
          <w:ins w:id="1484" w:author="David Dayan" w:date="2021-12-03T17:13:00Z"/>
          <w:trPrChange w:id="148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486" w:author="David Dayan" w:date="2021-12-03T17:18:00Z">
              <w:tcPr>
                <w:tcW w:w="1563" w:type="dxa"/>
                <w:tcBorders>
                  <w:top w:val="nil"/>
                  <w:left w:val="nil"/>
                  <w:bottom w:val="nil"/>
                  <w:right w:val="nil"/>
                </w:tcBorders>
                <w:shd w:val="clear" w:color="auto" w:fill="auto"/>
                <w:noWrap/>
                <w:vAlign w:val="bottom"/>
                <w:hideMark/>
              </w:tcPr>
            </w:tcPrChange>
          </w:tcPr>
          <w:p w14:paraId="07D08369" w14:textId="77777777" w:rsidR="00036D0E" w:rsidRPr="00036D0E" w:rsidRDefault="00036D0E" w:rsidP="00245317">
            <w:pPr>
              <w:spacing w:after="0" w:line="240" w:lineRule="auto"/>
              <w:jc w:val="center"/>
              <w:rPr>
                <w:ins w:id="1487" w:author="David Dayan" w:date="2021-12-03T17:13:00Z"/>
                <w:rFonts w:ascii="Calibri" w:eastAsia="Times New Roman" w:hAnsi="Calibri" w:cs="Times New Roman"/>
                <w:color w:val="000000"/>
                <w:sz w:val="16"/>
                <w:szCs w:val="16"/>
              </w:rPr>
            </w:pPr>
            <w:ins w:id="1488" w:author="David Dayan" w:date="2021-12-03T17:13:00Z">
              <w:r w:rsidRPr="00036D0E">
                <w:rPr>
                  <w:rFonts w:ascii="Calibri" w:eastAsia="Times New Roman" w:hAnsi="Calibri" w:cs="Times New Roman"/>
                  <w:color w:val="000000"/>
                  <w:sz w:val="16"/>
                  <w:szCs w:val="16"/>
                </w:rPr>
                <w:t>OtsAC20ROGR_0036</w:t>
              </w:r>
            </w:ins>
          </w:p>
        </w:tc>
        <w:tc>
          <w:tcPr>
            <w:tcW w:w="746" w:type="dxa"/>
            <w:tcBorders>
              <w:top w:val="nil"/>
              <w:left w:val="nil"/>
              <w:bottom w:val="nil"/>
              <w:right w:val="nil"/>
            </w:tcBorders>
            <w:shd w:val="clear" w:color="auto" w:fill="auto"/>
            <w:noWrap/>
            <w:vAlign w:val="bottom"/>
            <w:hideMark/>
            <w:tcPrChange w:id="1489" w:author="David Dayan" w:date="2021-12-03T17:18:00Z">
              <w:tcPr>
                <w:tcW w:w="746" w:type="dxa"/>
                <w:tcBorders>
                  <w:top w:val="nil"/>
                  <w:left w:val="nil"/>
                  <w:bottom w:val="nil"/>
                  <w:right w:val="nil"/>
                </w:tcBorders>
                <w:shd w:val="clear" w:color="auto" w:fill="auto"/>
                <w:noWrap/>
                <w:vAlign w:val="bottom"/>
                <w:hideMark/>
              </w:tcPr>
            </w:tcPrChange>
          </w:tcPr>
          <w:p w14:paraId="654E171A" w14:textId="77777777" w:rsidR="00036D0E" w:rsidRPr="00036D0E" w:rsidRDefault="00036D0E" w:rsidP="00245317">
            <w:pPr>
              <w:spacing w:after="0" w:line="240" w:lineRule="auto"/>
              <w:jc w:val="center"/>
              <w:rPr>
                <w:ins w:id="1490" w:author="David Dayan" w:date="2021-12-03T17:13:00Z"/>
                <w:rFonts w:ascii="Calibri" w:eastAsia="Times New Roman" w:hAnsi="Calibri" w:cs="Times New Roman"/>
                <w:color w:val="000000"/>
                <w:sz w:val="16"/>
                <w:szCs w:val="16"/>
              </w:rPr>
            </w:pPr>
            <w:ins w:id="1491" w:author="David Dayan" w:date="2021-12-03T17:13:00Z">
              <w:r w:rsidRPr="00036D0E">
                <w:rPr>
                  <w:rFonts w:ascii="Calibri" w:eastAsia="Times New Roman" w:hAnsi="Calibri" w:cs="Times New Roman"/>
                  <w:color w:val="000000"/>
                  <w:sz w:val="16"/>
                  <w:szCs w:val="16"/>
                </w:rPr>
                <w:t>5/20/20</w:t>
              </w:r>
            </w:ins>
          </w:p>
        </w:tc>
        <w:tc>
          <w:tcPr>
            <w:tcW w:w="599" w:type="dxa"/>
            <w:tcBorders>
              <w:top w:val="nil"/>
              <w:left w:val="nil"/>
              <w:bottom w:val="nil"/>
              <w:right w:val="nil"/>
            </w:tcBorders>
            <w:shd w:val="clear" w:color="auto" w:fill="auto"/>
            <w:noWrap/>
            <w:vAlign w:val="bottom"/>
            <w:hideMark/>
            <w:tcPrChange w:id="1492" w:author="David Dayan" w:date="2021-12-03T17:18:00Z">
              <w:tcPr>
                <w:tcW w:w="599" w:type="dxa"/>
                <w:tcBorders>
                  <w:top w:val="nil"/>
                  <w:left w:val="nil"/>
                  <w:bottom w:val="nil"/>
                  <w:right w:val="nil"/>
                </w:tcBorders>
                <w:shd w:val="clear" w:color="auto" w:fill="auto"/>
                <w:noWrap/>
                <w:vAlign w:val="bottom"/>
                <w:hideMark/>
              </w:tcPr>
            </w:tcPrChange>
          </w:tcPr>
          <w:p w14:paraId="7FD936FA" w14:textId="77777777" w:rsidR="00036D0E" w:rsidRPr="00036D0E" w:rsidRDefault="00036D0E" w:rsidP="00245317">
            <w:pPr>
              <w:spacing w:after="0" w:line="240" w:lineRule="auto"/>
              <w:jc w:val="center"/>
              <w:rPr>
                <w:ins w:id="1493" w:author="David Dayan" w:date="2021-12-03T17:13:00Z"/>
                <w:rFonts w:ascii="Calibri" w:eastAsia="Times New Roman" w:hAnsi="Calibri" w:cs="Times New Roman"/>
                <w:color w:val="000000"/>
                <w:sz w:val="16"/>
                <w:szCs w:val="16"/>
              </w:rPr>
            </w:pPr>
            <w:ins w:id="1494" w:author="David Dayan" w:date="2021-12-03T17:13:00Z">
              <w:r w:rsidRPr="00036D0E">
                <w:rPr>
                  <w:rFonts w:ascii="Calibri" w:eastAsia="Times New Roman" w:hAnsi="Calibri" w:cs="Times New Roman"/>
                  <w:color w:val="000000"/>
                  <w:sz w:val="16"/>
                  <w:szCs w:val="16"/>
                </w:rPr>
                <w:t>141</w:t>
              </w:r>
            </w:ins>
          </w:p>
        </w:tc>
        <w:tc>
          <w:tcPr>
            <w:tcW w:w="1142" w:type="dxa"/>
            <w:tcBorders>
              <w:top w:val="nil"/>
              <w:left w:val="nil"/>
              <w:bottom w:val="nil"/>
              <w:right w:val="nil"/>
            </w:tcBorders>
            <w:shd w:val="clear" w:color="auto" w:fill="auto"/>
            <w:noWrap/>
            <w:vAlign w:val="bottom"/>
            <w:hideMark/>
            <w:tcPrChange w:id="1495" w:author="David Dayan" w:date="2021-12-03T17:18:00Z">
              <w:tcPr>
                <w:tcW w:w="1142" w:type="dxa"/>
                <w:tcBorders>
                  <w:top w:val="nil"/>
                  <w:left w:val="nil"/>
                  <w:bottom w:val="nil"/>
                  <w:right w:val="nil"/>
                </w:tcBorders>
                <w:shd w:val="clear" w:color="auto" w:fill="auto"/>
                <w:noWrap/>
                <w:vAlign w:val="bottom"/>
                <w:hideMark/>
              </w:tcPr>
            </w:tcPrChange>
          </w:tcPr>
          <w:p w14:paraId="4B1F22A9" w14:textId="77777777" w:rsidR="00036D0E" w:rsidRPr="00036D0E" w:rsidRDefault="00036D0E" w:rsidP="00245317">
            <w:pPr>
              <w:spacing w:after="0" w:line="240" w:lineRule="auto"/>
              <w:jc w:val="center"/>
              <w:rPr>
                <w:ins w:id="1496" w:author="David Dayan" w:date="2021-12-03T17:13:00Z"/>
                <w:rFonts w:ascii="Calibri" w:eastAsia="Times New Roman" w:hAnsi="Calibri" w:cs="Times New Roman"/>
                <w:color w:val="000000"/>
                <w:sz w:val="16"/>
                <w:szCs w:val="16"/>
              </w:rPr>
            </w:pPr>
            <w:ins w:id="1497" w:author="David Dayan" w:date="2021-12-03T17:13:00Z">
              <w:r w:rsidRPr="00036D0E">
                <w:rPr>
                  <w:rFonts w:ascii="Calibri" w:eastAsia="Times New Roman" w:hAnsi="Calibri" w:cs="Times New Roman"/>
                  <w:color w:val="000000"/>
                  <w:sz w:val="16"/>
                  <w:szCs w:val="16"/>
                </w:rPr>
                <w:t>Port</w:t>
              </w:r>
            </w:ins>
          </w:p>
        </w:tc>
        <w:tc>
          <w:tcPr>
            <w:tcW w:w="1440" w:type="dxa"/>
            <w:tcBorders>
              <w:top w:val="nil"/>
              <w:left w:val="nil"/>
              <w:bottom w:val="nil"/>
              <w:right w:val="nil"/>
            </w:tcBorders>
            <w:shd w:val="clear" w:color="auto" w:fill="auto"/>
            <w:noWrap/>
            <w:vAlign w:val="bottom"/>
            <w:hideMark/>
            <w:tcPrChange w:id="1498" w:author="David Dayan" w:date="2021-12-03T17:18:00Z">
              <w:tcPr>
                <w:tcW w:w="1440" w:type="dxa"/>
                <w:tcBorders>
                  <w:top w:val="nil"/>
                  <w:left w:val="nil"/>
                  <w:bottom w:val="nil"/>
                  <w:right w:val="nil"/>
                </w:tcBorders>
                <w:shd w:val="clear" w:color="auto" w:fill="auto"/>
                <w:noWrap/>
                <w:vAlign w:val="bottom"/>
                <w:hideMark/>
              </w:tcPr>
            </w:tcPrChange>
          </w:tcPr>
          <w:p w14:paraId="04818165" w14:textId="77777777" w:rsidR="00036D0E" w:rsidRPr="00036D0E" w:rsidRDefault="00036D0E" w:rsidP="00245317">
            <w:pPr>
              <w:spacing w:after="0" w:line="240" w:lineRule="auto"/>
              <w:jc w:val="center"/>
              <w:rPr>
                <w:ins w:id="1499" w:author="David Dayan" w:date="2021-12-03T17:13:00Z"/>
                <w:rFonts w:ascii="Calibri" w:eastAsia="Times New Roman" w:hAnsi="Calibri" w:cs="Times New Roman"/>
                <w:color w:val="000000"/>
                <w:sz w:val="16"/>
                <w:szCs w:val="16"/>
              </w:rPr>
            </w:pPr>
            <w:ins w:id="1500"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501" w:author="David Dayan" w:date="2021-12-03T17:18:00Z">
              <w:tcPr>
                <w:tcW w:w="1530" w:type="dxa"/>
                <w:tcBorders>
                  <w:top w:val="nil"/>
                  <w:left w:val="nil"/>
                  <w:bottom w:val="nil"/>
                  <w:right w:val="nil"/>
                </w:tcBorders>
                <w:shd w:val="clear" w:color="auto" w:fill="auto"/>
                <w:noWrap/>
                <w:vAlign w:val="bottom"/>
                <w:hideMark/>
              </w:tcPr>
            </w:tcPrChange>
          </w:tcPr>
          <w:p w14:paraId="774DA48E" w14:textId="77777777" w:rsidR="00036D0E" w:rsidRPr="00036D0E" w:rsidRDefault="00036D0E" w:rsidP="00245317">
            <w:pPr>
              <w:spacing w:after="0" w:line="240" w:lineRule="auto"/>
              <w:jc w:val="center"/>
              <w:rPr>
                <w:ins w:id="1502" w:author="David Dayan" w:date="2021-12-03T17:13:00Z"/>
                <w:rFonts w:ascii="Calibri" w:eastAsia="Times New Roman" w:hAnsi="Calibri" w:cs="Times New Roman"/>
                <w:color w:val="000000"/>
                <w:sz w:val="16"/>
                <w:szCs w:val="16"/>
              </w:rPr>
            </w:pPr>
            <w:ins w:id="150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504" w:author="David Dayan" w:date="2021-12-03T17:18:00Z">
              <w:tcPr>
                <w:tcW w:w="898" w:type="dxa"/>
                <w:tcBorders>
                  <w:top w:val="nil"/>
                  <w:left w:val="nil"/>
                  <w:bottom w:val="nil"/>
                  <w:right w:val="nil"/>
                </w:tcBorders>
                <w:shd w:val="clear" w:color="auto" w:fill="auto"/>
                <w:noWrap/>
                <w:vAlign w:val="bottom"/>
                <w:hideMark/>
              </w:tcPr>
            </w:tcPrChange>
          </w:tcPr>
          <w:p w14:paraId="78AEC382" w14:textId="77777777" w:rsidR="00036D0E" w:rsidRPr="00036D0E" w:rsidRDefault="00036D0E" w:rsidP="00245317">
            <w:pPr>
              <w:spacing w:after="0" w:line="240" w:lineRule="auto"/>
              <w:jc w:val="center"/>
              <w:rPr>
                <w:ins w:id="1505" w:author="David Dayan" w:date="2021-12-03T17:13:00Z"/>
                <w:rFonts w:ascii="Calibri" w:eastAsia="Times New Roman" w:hAnsi="Calibri" w:cs="Times New Roman"/>
                <w:color w:val="000000"/>
                <w:sz w:val="16"/>
                <w:szCs w:val="16"/>
              </w:rPr>
            </w:pPr>
            <w:ins w:id="150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507" w:author="David Dayan" w:date="2021-12-03T17:18:00Z">
              <w:tcPr>
                <w:tcW w:w="902" w:type="dxa"/>
                <w:tcBorders>
                  <w:top w:val="nil"/>
                  <w:left w:val="nil"/>
                  <w:bottom w:val="nil"/>
                  <w:right w:val="nil"/>
                </w:tcBorders>
                <w:shd w:val="clear" w:color="auto" w:fill="auto"/>
                <w:noWrap/>
                <w:vAlign w:val="bottom"/>
                <w:hideMark/>
              </w:tcPr>
            </w:tcPrChange>
          </w:tcPr>
          <w:p w14:paraId="638F5008" w14:textId="77777777" w:rsidR="00036D0E" w:rsidRPr="00036D0E" w:rsidRDefault="00036D0E" w:rsidP="00245317">
            <w:pPr>
              <w:spacing w:after="0" w:line="240" w:lineRule="auto"/>
              <w:jc w:val="center"/>
              <w:rPr>
                <w:ins w:id="1508" w:author="David Dayan" w:date="2021-12-03T17:13:00Z"/>
                <w:rFonts w:ascii="Calibri" w:eastAsia="Times New Roman" w:hAnsi="Calibri" w:cs="Times New Roman"/>
                <w:color w:val="000000"/>
                <w:sz w:val="16"/>
                <w:szCs w:val="16"/>
              </w:rPr>
            </w:pPr>
            <w:ins w:id="150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510" w:author="David Dayan" w:date="2021-12-03T17:18:00Z">
              <w:tcPr>
                <w:tcW w:w="2160" w:type="dxa"/>
                <w:tcBorders>
                  <w:top w:val="nil"/>
                  <w:left w:val="nil"/>
                  <w:bottom w:val="nil"/>
                  <w:right w:val="nil"/>
                </w:tcBorders>
                <w:shd w:val="clear" w:color="auto" w:fill="auto"/>
                <w:noWrap/>
                <w:vAlign w:val="bottom"/>
                <w:hideMark/>
              </w:tcPr>
            </w:tcPrChange>
          </w:tcPr>
          <w:p w14:paraId="0BFE1BDA" w14:textId="77777777" w:rsidR="00036D0E" w:rsidRPr="00036D0E" w:rsidRDefault="00036D0E" w:rsidP="00245317">
            <w:pPr>
              <w:spacing w:after="0" w:line="240" w:lineRule="auto"/>
              <w:jc w:val="center"/>
              <w:rPr>
                <w:ins w:id="1511" w:author="David Dayan" w:date="2021-12-03T17:13:00Z"/>
                <w:rFonts w:ascii="Calibri" w:eastAsia="Times New Roman" w:hAnsi="Calibri" w:cs="Times New Roman"/>
                <w:color w:val="000000"/>
                <w:sz w:val="16"/>
                <w:szCs w:val="16"/>
              </w:rPr>
            </w:pPr>
            <w:proofErr w:type="spellStart"/>
            <w:ins w:id="151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513" w:author="David Dayan" w:date="2021-12-03T17:18:00Z">
              <w:tcPr>
                <w:tcW w:w="2876" w:type="dxa"/>
                <w:gridSpan w:val="2"/>
                <w:tcBorders>
                  <w:top w:val="nil"/>
                  <w:left w:val="nil"/>
                  <w:bottom w:val="nil"/>
                  <w:right w:val="nil"/>
                </w:tcBorders>
                <w:shd w:val="clear" w:color="auto" w:fill="auto"/>
                <w:noWrap/>
                <w:vAlign w:val="bottom"/>
                <w:hideMark/>
              </w:tcPr>
            </w:tcPrChange>
          </w:tcPr>
          <w:p w14:paraId="2E7F1E9D" w14:textId="77777777" w:rsidR="00036D0E" w:rsidRPr="00036D0E" w:rsidRDefault="00036D0E" w:rsidP="00245317">
            <w:pPr>
              <w:spacing w:after="0" w:line="240" w:lineRule="auto"/>
              <w:jc w:val="center"/>
              <w:rPr>
                <w:ins w:id="1514" w:author="David Dayan" w:date="2021-12-03T17:13:00Z"/>
                <w:rFonts w:ascii="Calibri" w:eastAsia="Times New Roman" w:hAnsi="Calibri" w:cs="Times New Roman"/>
                <w:color w:val="000000"/>
                <w:sz w:val="16"/>
                <w:szCs w:val="16"/>
              </w:rPr>
            </w:pPr>
            <w:proofErr w:type="spellStart"/>
            <w:ins w:id="151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516" w:author="David Dayan" w:date="2021-12-03T17:18:00Z">
              <w:tcPr>
                <w:tcW w:w="1426" w:type="dxa"/>
                <w:tcBorders>
                  <w:top w:val="nil"/>
                  <w:left w:val="nil"/>
                  <w:bottom w:val="nil"/>
                  <w:right w:val="nil"/>
                </w:tcBorders>
                <w:shd w:val="clear" w:color="auto" w:fill="auto"/>
                <w:noWrap/>
                <w:vAlign w:val="bottom"/>
                <w:hideMark/>
              </w:tcPr>
            </w:tcPrChange>
          </w:tcPr>
          <w:p w14:paraId="5DC62B26" w14:textId="77777777" w:rsidR="00036D0E" w:rsidRPr="00036D0E" w:rsidRDefault="00036D0E" w:rsidP="00245317">
            <w:pPr>
              <w:spacing w:after="0" w:line="240" w:lineRule="auto"/>
              <w:jc w:val="center"/>
              <w:rPr>
                <w:ins w:id="1517" w:author="David Dayan" w:date="2021-12-03T17:13:00Z"/>
                <w:rFonts w:ascii="Calibri" w:eastAsia="Times New Roman" w:hAnsi="Calibri" w:cs="Times New Roman"/>
                <w:color w:val="000000"/>
                <w:sz w:val="16"/>
                <w:szCs w:val="16"/>
              </w:rPr>
            </w:pPr>
            <w:proofErr w:type="spellStart"/>
            <w:ins w:id="151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1EFF3CB1" w14:textId="77777777" w:rsidTr="00245317">
        <w:trPr>
          <w:cantSplit/>
          <w:trHeight w:val="20"/>
          <w:ins w:id="1519" w:author="David Dayan" w:date="2021-12-03T17:13:00Z"/>
          <w:trPrChange w:id="152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521" w:author="David Dayan" w:date="2021-12-03T17:18:00Z">
              <w:tcPr>
                <w:tcW w:w="1563" w:type="dxa"/>
                <w:tcBorders>
                  <w:top w:val="nil"/>
                  <w:left w:val="nil"/>
                  <w:bottom w:val="nil"/>
                  <w:right w:val="nil"/>
                </w:tcBorders>
                <w:shd w:val="clear" w:color="auto" w:fill="auto"/>
                <w:noWrap/>
                <w:vAlign w:val="bottom"/>
                <w:hideMark/>
              </w:tcPr>
            </w:tcPrChange>
          </w:tcPr>
          <w:p w14:paraId="38308734" w14:textId="77777777" w:rsidR="00036D0E" w:rsidRPr="00036D0E" w:rsidRDefault="00036D0E" w:rsidP="00245317">
            <w:pPr>
              <w:spacing w:after="0" w:line="240" w:lineRule="auto"/>
              <w:jc w:val="center"/>
              <w:rPr>
                <w:ins w:id="1522" w:author="David Dayan" w:date="2021-12-03T17:13:00Z"/>
                <w:rFonts w:ascii="Calibri" w:eastAsia="Times New Roman" w:hAnsi="Calibri" w:cs="Times New Roman"/>
                <w:color w:val="000000"/>
                <w:sz w:val="16"/>
                <w:szCs w:val="16"/>
              </w:rPr>
            </w:pPr>
            <w:ins w:id="1523" w:author="David Dayan" w:date="2021-12-03T17:13:00Z">
              <w:r w:rsidRPr="00036D0E">
                <w:rPr>
                  <w:rFonts w:ascii="Calibri" w:eastAsia="Times New Roman" w:hAnsi="Calibri" w:cs="Times New Roman"/>
                  <w:color w:val="000000"/>
                  <w:sz w:val="16"/>
                  <w:szCs w:val="16"/>
                </w:rPr>
                <w:t>OtsAC20ROGR_0037</w:t>
              </w:r>
            </w:ins>
          </w:p>
        </w:tc>
        <w:tc>
          <w:tcPr>
            <w:tcW w:w="746" w:type="dxa"/>
            <w:tcBorders>
              <w:top w:val="nil"/>
              <w:left w:val="nil"/>
              <w:bottom w:val="nil"/>
              <w:right w:val="nil"/>
            </w:tcBorders>
            <w:shd w:val="clear" w:color="auto" w:fill="auto"/>
            <w:noWrap/>
            <w:vAlign w:val="bottom"/>
            <w:hideMark/>
            <w:tcPrChange w:id="1524" w:author="David Dayan" w:date="2021-12-03T17:18:00Z">
              <w:tcPr>
                <w:tcW w:w="746" w:type="dxa"/>
                <w:tcBorders>
                  <w:top w:val="nil"/>
                  <w:left w:val="nil"/>
                  <w:bottom w:val="nil"/>
                  <w:right w:val="nil"/>
                </w:tcBorders>
                <w:shd w:val="clear" w:color="auto" w:fill="auto"/>
                <w:noWrap/>
                <w:vAlign w:val="bottom"/>
                <w:hideMark/>
              </w:tcPr>
            </w:tcPrChange>
          </w:tcPr>
          <w:p w14:paraId="38BFB2F4" w14:textId="77777777" w:rsidR="00036D0E" w:rsidRPr="00036D0E" w:rsidRDefault="00036D0E" w:rsidP="00245317">
            <w:pPr>
              <w:spacing w:after="0" w:line="240" w:lineRule="auto"/>
              <w:jc w:val="center"/>
              <w:rPr>
                <w:ins w:id="1525" w:author="David Dayan" w:date="2021-12-03T17:13:00Z"/>
                <w:rFonts w:ascii="Calibri" w:eastAsia="Times New Roman" w:hAnsi="Calibri" w:cs="Times New Roman"/>
                <w:color w:val="000000"/>
                <w:sz w:val="16"/>
                <w:szCs w:val="16"/>
              </w:rPr>
            </w:pPr>
            <w:ins w:id="1526" w:author="David Dayan" w:date="2021-12-03T17:13:00Z">
              <w:r w:rsidRPr="00036D0E">
                <w:rPr>
                  <w:rFonts w:ascii="Calibri" w:eastAsia="Times New Roman" w:hAnsi="Calibri" w:cs="Times New Roman"/>
                  <w:color w:val="000000"/>
                  <w:sz w:val="16"/>
                  <w:szCs w:val="16"/>
                </w:rPr>
                <w:t>5/21/20</w:t>
              </w:r>
            </w:ins>
          </w:p>
        </w:tc>
        <w:tc>
          <w:tcPr>
            <w:tcW w:w="599" w:type="dxa"/>
            <w:tcBorders>
              <w:top w:val="nil"/>
              <w:left w:val="nil"/>
              <w:bottom w:val="nil"/>
              <w:right w:val="nil"/>
            </w:tcBorders>
            <w:shd w:val="clear" w:color="auto" w:fill="auto"/>
            <w:noWrap/>
            <w:vAlign w:val="bottom"/>
            <w:hideMark/>
            <w:tcPrChange w:id="1527" w:author="David Dayan" w:date="2021-12-03T17:18:00Z">
              <w:tcPr>
                <w:tcW w:w="599" w:type="dxa"/>
                <w:tcBorders>
                  <w:top w:val="nil"/>
                  <w:left w:val="nil"/>
                  <w:bottom w:val="nil"/>
                  <w:right w:val="nil"/>
                </w:tcBorders>
                <w:shd w:val="clear" w:color="auto" w:fill="auto"/>
                <w:noWrap/>
                <w:vAlign w:val="bottom"/>
                <w:hideMark/>
              </w:tcPr>
            </w:tcPrChange>
          </w:tcPr>
          <w:p w14:paraId="2D41050C" w14:textId="77777777" w:rsidR="00036D0E" w:rsidRPr="00036D0E" w:rsidRDefault="00036D0E" w:rsidP="00245317">
            <w:pPr>
              <w:spacing w:after="0" w:line="240" w:lineRule="auto"/>
              <w:jc w:val="center"/>
              <w:rPr>
                <w:ins w:id="1528" w:author="David Dayan" w:date="2021-12-03T17:13:00Z"/>
                <w:rFonts w:ascii="Calibri" w:eastAsia="Times New Roman" w:hAnsi="Calibri" w:cs="Times New Roman"/>
                <w:color w:val="000000"/>
                <w:sz w:val="16"/>
                <w:szCs w:val="16"/>
              </w:rPr>
            </w:pPr>
            <w:ins w:id="1529" w:author="David Dayan" w:date="2021-12-03T17:13:00Z">
              <w:r w:rsidRPr="00036D0E">
                <w:rPr>
                  <w:rFonts w:ascii="Calibri" w:eastAsia="Times New Roman" w:hAnsi="Calibri" w:cs="Times New Roman"/>
                  <w:color w:val="000000"/>
                  <w:sz w:val="16"/>
                  <w:szCs w:val="16"/>
                </w:rPr>
                <w:t>142</w:t>
              </w:r>
            </w:ins>
          </w:p>
        </w:tc>
        <w:tc>
          <w:tcPr>
            <w:tcW w:w="1142" w:type="dxa"/>
            <w:tcBorders>
              <w:top w:val="nil"/>
              <w:left w:val="nil"/>
              <w:bottom w:val="nil"/>
              <w:right w:val="nil"/>
            </w:tcBorders>
            <w:shd w:val="clear" w:color="auto" w:fill="auto"/>
            <w:noWrap/>
            <w:vAlign w:val="bottom"/>
            <w:hideMark/>
            <w:tcPrChange w:id="1530" w:author="David Dayan" w:date="2021-12-03T17:18:00Z">
              <w:tcPr>
                <w:tcW w:w="1142" w:type="dxa"/>
                <w:tcBorders>
                  <w:top w:val="nil"/>
                  <w:left w:val="nil"/>
                  <w:bottom w:val="nil"/>
                  <w:right w:val="nil"/>
                </w:tcBorders>
                <w:shd w:val="clear" w:color="auto" w:fill="auto"/>
                <w:noWrap/>
                <w:vAlign w:val="bottom"/>
                <w:hideMark/>
              </w:tcPr>
            </w:tcPrChange>
          </w:tcPr>
          <w:p w14:paraId="326B5EFF" w14:textId="77777777" w:rsidR="00036D0E" w:rsidRPr="00036D0E" w:rsidRDefault="00036D0E" w:rsidP="00245317">
            <w:pPr>
              <w:spacing w:after="0" w:line="240" w:lineRule="auto"/>
              <w:jc w:val="center"/>
              <w:rPr>
                <w:ins w:id="1531" w:author="David Dayan" w:date="2021-12-03T17:13:00Z"/>
                <w:rFonts w:ascii="Calibri" w:eastAsia="Times New Roman" w:hAnsi="Calibri" w:cs="Times New Roman"/>
                <w:color w:val="000000"/>
                <w:sz w:val="16"/>
                <w:szCs w:val="16"/>
              </w:rPr>
            </w:pPr>
            <w:ins w:id="1532"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533" w:author="David Dayan" w:date="2021-12-03T17:18:00Z">
              <w:tcPr>
                <w:tcW w:w="1440" w:type="dxa"/>
                <w:tcBorders>
                  <w:top w:val="nil"/>
                  <w:left w:val="nil"/>
                  <w:bottom w:val="nil"/>
                  <w:right w:val="nil"/>
                </w:tcBorders>
                <w:shd w:val="clear" w:color="auto" w:fill="auto"/>
                <w:noWrap/>
                <w:vAlign w:val="bottom"/>
                <w:hideMark/>
              </w:tcPr>
            </w:tcPrChange>
          </w:tcPr>
          <w:p w14:paraId="5C283AF8" w14:textId="77777777" w:rsidR="00036D0E" w:rsidRPr="00036D0E" w:rsidRDefault="00036D0E" w:rsidP="00245317">
            <w:pPr>
              <w:spacing w:after="0" w:line="240" w:lineRule="auto"/>
              <w:jc w:val="center"/>
              <w:rPr>
                <w:ins w:id="1534" w:author="David Dayan" w:date="2021-12-03T17:13:00Z"/>
                <w:rFonts w:ascii="Calibri" w:eastAsia="Times New Roman" w:hAnsi="Calibri" w:cs="Times New Roman"/>
                <w:color w:val="000000"/>
                <w:sz w:val="16"/>
                <w:szCs w:val="16"/>
              </w:rPr>
            </w:pPr>
            <w:ins w:id="1535"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1536" w:author="David Dayan" w:date="2021-12-03T17:18:00Z">
              <w:tcPr>
                <w:tcW w:w="1530" w:type="dxa"/>
                <w:tcBorders>
                  <w:top w:val="nil"/>
                  <w:left w:val="nil"/>
                  <w:bottom w:val="nil"/>
                  <w:right w:val="nil"/>
                </w:tcBorders>
                <w:shd w:val="clear" w:color="auto" w:fill="auto"/>
                <w:noWrap/>
                <w:vAlign w:val="bottom"/>
                <w:hideMark/>
              </w:tcPr>
            </w:tcPrChange>
          </w:tcPr>
          <w:p w14:paraId="0E6B303C" w14:textId="77777777" w:rsidR="00036D0E" w:rsidRPr="00036D0E" w:rsidRDefault="00036D0E" w:rsidP="00245317">
            <w:pPr>
              <w:spacing w:after="0" w:line="240" w:lineRule="auto"/>
              <w:jc w:val="center"/>
              <w:rPr>
                <w:ins w:id="1537" w:author="David Dayan" w:date="2021-12-03T17:13:00Z"/>
                <w:rFonts w:ascii="Calibri" w:eastAsia="Times New Roman" w:hAnsi="Calibri" w:cs="Times New Roman"/>
                <w:color w:val="000000"/>
                <w:sz w:val="16"/>
                <w:szCs w:val="16"/>
              </w:rPr>
            </w:pPr>
            <w:ins w:id="153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539" w:author="David Dayan" w:date="2021-12-03T17:18:00Z">
              <w:tcPr>
                <w:tcW w:w="898" w:type="dxa"/>
                <w:tcBorders>
                  <w:top w:val="nil"/>
                  <w:left w:val="nil"/>
                  <w:bottom w:val="nil"/>
                  <w:right w:val="nil"/>
                </w:tcBorders>
                <w:shd w:val="clear" w:color="auto" w:fill="auto"/>
                <w:noWrap/>
                <w:vAlign w:val="bottom"/>
                <w:hideMark/>
              </w:tcPr>
            </w:tcPrChange>
          </w:tcPr>
          <w:p w14:paraId="4126361A" w14:textId="77777777" w:rsidR="00036D0E" w:rsidRPr="00036D0E" w:rsidRDefault="00036D0E" w:rsidP="00245317">
            <w:pPr>
              <w:spacing w:after="0" w:line="240" w:lineRule="auto"/>
              <w:jc w:val="center"/>
              <w:rPr>
                <w:ins w:id="1540" w:author="David Dayan" w:date="2021-12-03T17:13:00Z"/>
                <w:rFonts w:ascii="Calibri" w:eastAsia="Times New Roman" w:hAnsi="Calibri" w:cs="Times New Roman"/>
                <w:color w:val="000000"/>
                <w:sz w:val="16"/>
                <w:szCs w:val="16"/>
              </w:rPr>
            </w:pPr>
            <w:ins w:id="154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542" w:author="David Dayan" w:date="2021-12-03T17:18:00Z">
              <w:tcPr>
                <w:tcW w:w="902" w:type="dxa"/>
                <w:tcBorders>
                  <w:top w:val="nil"/>
                  <w:left w:val="nil"/>
                  <w:bottom w:val="nil"/>
                  <w:right w:val="nil"/>
                </w:tcBorders>
                <w:shd w:val="clear" w:color="auto" w:fill="auto"/>
                <w:noWrap/>
                <w:vAlign w:val="bottom"/>
                <w:hideMark/>
              </w:tcPr>
            </w:tcPrChange>
          </w:tcPr>
          <w:p w14:paraId="71F66825" w14:textId="77777777" w:rsidR="00036D0E" w:rsidRPr="00036D0E" w:rsidRDefault="00036D0E" w:rsidP="00245317">
            <w:pPr>
              <w:spacing w:after="0" w:line="240" w:lineRule="auto"/>
              <w:jc w:val="center"/>
              <w:rPr>
                <w:ins w:id="1543" w:author="David Dayan" w:date="2021-12-03T17:13:00Z"/>
                <w:rFonts w:ascii="Calibri" w:eastAsia="Times New Roman" w:hAnsi="Calibri" w:cs="Times New Roman"/>
                <w:color w:val="000000"/>
                <w:sz w:val="16"/>
                <w:szCs w:val="16"/>
              </w:rPr>
            </w:pPr>
            <w:ins w:id="154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545" w:author="David Dayan" w:date="2021-12-03T17:18:00Z">
              <w:tcPr>
                <w:tcW w:w="2160" w:type="dxa"/>
                <w:tcBorders>
                  <w:top w:val="nil"/>
                  <w:left w:val="nil"/>
                  <w:bottom w:val="nil"/>
                  <w:right w:val="nil"/>
                </w:tcBorders>
                <w:shd w:val="clear" w:color="auto" w:fill="auto"/>
                <w:noWrap/>
                <w:vAlign w:val="bottom"/>
                <w:hideMark/>
              </w:tcPr>
            </w:tcPrChange>
          </w:tcPr>
          <w:p w14:paraId="15065871" w14:textId="77777777" w:rsidR="00036D0E" w:rsidRPr="00036D0E" w:rsidRDefault="00036D0E" w:rsidP="00245317">
            <w:pPr>
              <w:spacing w:after="0" w:line="240" w:lineRule="auto"/>
              <w:jc w:val="center"/>
              <w:rPr>
                <w:ins w:id="1546" w:author="David Dayan" w:date="2021-12-03T17:13:00Z"/>
                <w:rFonts w:ascii="Calibri" w:eastAsia="Times New Roman" w:hAnsi="Calibri" w:cs="Times New Roman"/>
                <w:color w:val="000000"/>
                <w:sz w:val="16"/>
                <w:szCs w:val="16"/>
              </w:rPr>
            </w:pPr>
            <w:proofErr w:type="spellStart"/>
            <w:ins w:id="154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548" w:author="David Dayan" w:date="2021-12-03T17:18:00Z">
              <w:tcPr>
                <w:tcW w:w="2876" w:type="dxa"/>
                <w:gridSpan w:val="2"/>
                <w:tcBorders>
                  <w:top w:val="nil"/>
                  <w:left w:val="nil"/>
                  <w:bottom w:val="nil"/>
                  <w:right w:val="nil"/>
                </w:tcBorders>
                <w:shd w:val="clear" w:color="auto" w:fill="auto"/>
                <w:noWrap/>
                <w:vAlign w:val="bottom"/>
                <w:hideMark/>
              </w:tcPr>
            </w:tcPrChange>
          </w:tcPr>
          <w:p w14:paraId="2F7BAA6A" w14:textId="77777777" w:rsidR="00036D0E" w:rsidRPr="00036D0E" w:rsidRDefault="00036D0E" w:rsidP="00245317">
            <w:pPr>
              <w:spacing w:after="0" w:line="240" w:lineRule="auto"/>
              <w:jc w:val="center"/>
              <w:rPr>
                <w:ins w:id="1549" w:author="David Dayan" w:date="2021-12-03T17:13:00Z"/>
                <w:rFonts w:ascii="Calibri" w:eastAsia="Times New Roman" w:hAnsi="Calibri" w:cs="Times New Roman"/>
                <w:color w:val="000000"/>
                <w:sz w:val="16"/>
                <w:szCs w:val="16"/>
              </w:rPr>
            </w:pPr>
            <w:proofErr w:type="spellStart"/>
            <w:ins w:id="155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551" w:author="David Dayan" w:date="2021-12-03T17:18:00Z">
              <w:tcPr>
                <w:tcW w:w="1426" w:type="dxa"/>
                <w:tcBorders>
                  <w:top w:val="nil"/>
                  <w:left w:val="nil"/>
                  <w:bottom w:val="nil"/>
                  <w:right w:val="nil"/>
                </w:tcBorders>
                <w:shd w:val="clear" w:color="auto" w:fill="auto"/>
                <w:noWrap/>
                <w:vAlign w:val="bottom"/>
                <w:hideMark/>
              </w:tcPr>
            </w:tcPrChange>
          </w:tcPr>
          <w:p w14:paraId="3645634C" w14:textId="77777777" w:rsidR="00036D0E" w:rsidRPr="00036D0E" w:rsidRDefault="00036D0E" w:rsidP="00245317">
            <w:pPr>
              <w:spacing w:after="0" w:line="240" w:lineRule="auto"/>
              <w:jc w:val="center"/>
              <w:rPr>
                <w:ins w:id="1552" w:author="David Dayan" w:date="2021-12-03T17:13:00Z"/>
                <w:rFonts w:ascii="Calibri" w:eastAsia="Times New Roman" w:hAnsi="Calibri" w:cs="Times New Roman"/>
                <w:color w:val="000000"/>
                <w:sz w:val="16"/>
                <w:szCs w:val="16"/>
              </w:rPr>
            </w:pPr>
            <w:proofErr w:type="spellStart"/>
            <w:ins w:id="155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5B5D56B4" w14:textId="77777777" w:rsidTr="00245317">
        <w:trPr>
          <w:cantSplit/>
          <w:trHeight w:val="20"/>
          <w:ins w:id="1554" w:author="David Dayan" w:date="2021-12-03T17:13:00Z"/>
          <w:trPrChange w:id="155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556" w:author="David Dayan" w:date="2021-12-03T17:18:00Z">
              <w:tcPr>
                <w:tcW w:w="1563" w:type="dxa"/>
                <w:tcBorders>
                  <w:top w:val="nil"/>
                  <w:left w:val="nil"/>
                  <w:bottom w:val="nil"/>
                  <w:right w:val="nil"/>
                </w:tcBorders>
                <w:shd w:val="clear" w:color="auto" w:fill="auto"/>
                <w:noWrap/>
                <w:vAlign w:val="bottom"/>
                <w:hideMark/>
              </w:tcPr>
            </w:tcPrChange>
          </w:tcPr>
          <w:p w14:paraId="40C82339" w14:textId="77777777" w:rsidR="00036D0E" w:rsidRPr="00036D0E" w:rsidRDefault="00036D0E" w:rsidP="00245317">
            <w:pPr>
              <w:spacing w:after="0" w:line="240" w:lineRule="auto"/>
              <w:jc w:val="center"/>
              <w:rPr>
                <w:ins w:id="1557" w:author="David Dayan" w:date="2021-12-03T17:13:00Z"/>
                <w:rFonts w:ascii="Calibri" w:eastAsia="Times New Roman" w:hAnsi="Calibri" w:cs="Times New Roman"/>
                <w:color w:val="000000"/>
                <w:sz w:val="16"/>
                <w:szCs w:val="16"/>
              </w:rPr>
            </w:pPr>
            <w:ins w:id="1558" w:author="David Dayan" w:date="2021-12-03T17:13:00Z">
              <w:r w:rsidRPr="00036D0E">
                <w:rPr>
                  <w:rFonts w:ascii="Calibri" w:eastAsia="Times New Roman" w:hAnsi="Calibri" w:cs="Times New Roman"/>
                  <w:color w:val="000000"/>
                  <w:sz w:val="16"/>
                  <w:szCs w:val="16"/>
                </w:rPr>
                <w:t>OtsAC20ROGR_0038</w:t>
              </w:r>
            </w:ins>
          </w:p>
        </w:tc>
        <w:tc>
          <w:tcPr>
            <w:tcW w:w="746" w:type="dxa"/>
            <w:tcBorders>
              <w:top w:val="nil"/>
              <w:left w:val="nil"/>
              <w:bottom w:val="nil"/>
              <w:right w:val="nil"/>
            </w:tcBorders>
            <w:shd w:val="clear" w:color="auto" w:fill="auto"/>
            <w:noWrap/>
            <w:vAlign w:val="bottom"/>
            <w:hideMark/>
            <w:tcPrChange w:id="1559" w:author="David Dayan" w:date="2021-12-03T17:18:00Z">
              <w:tcPr>
                <w:tcW w:w="746" w:type="dxa"/>
                <w:tcBorders>
                  <w:top w:val="nil"/>
                  <w:left w:val="nil"/>
                  <w:bottom w:val="nil"/>
                  <w:right w:val="nil"/>
                </w:tcBorders>
                <w:shd w:val="clear" w:color="auto" w:fill="auto"/>
                <w:noWrap/>
                <w:vAlign w:val="bottom"/>
                <w:hideMark/>
              </w:tcPr>
            </w:tcPrChange>
          </w:tcPr>
          <w:p w14:paraId="58FC2223" w14:textId="77777777" w:rsidR="00036D0E" w:rsidRPr="00036D0E" w:rsidRDefault="00036D0E" w:rsidP="00245317">
            <w:pPr>
              <w:spacing w:after="0" w:line="240" w:lineRule="auto"/>
              <w:jc w:val="center"/>
              <w:rPr>
                <w:ins w:id="1560" w:author="David Dayan" w:date="2021-12-03T17:13:00Z"/>
                <w:rFonts w:ascii="Calibri" w:eastAsia="Times New Roman" w:hAnsi="Calibri" w:cs="Times New Roman"/>
                <w:color w:val="000000"/>
                <w:sz w:val="16"/>
                <w:szCs w:val="16"/>
              </w:rPr>
            </w:pPr>
            <w:ins w:id="1561"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562" w:author="David Dayan" w:date="2021-12-03T17:18:00Z">
              <w:tcPr>
                <w:tcW w:w="599" w:type="dxa"/>
                <w:tcBorders>
                  <w:top w:val="nil"/>
                  <w:left w:val="nil"/>
                  <w:bottom w:val="nil"/>
                  <w:right w:val="nil"/>
                </w:tcBorders>
                <w:shd w:val="clear" w:color="auto" w:fill="auto"/>
                <w:noWrap/>
                <w:vAlign w:val="bottom"/>
                <w:hideMark/>
              </w:tcPr>
            </w:tcPrChange>
          </w:tcPr>
          <w:p w14:paraId="5BB69026" w14:textId="77777777" w:rsidR="00036D0E" w:rsidRPr="00036D0E" w:rsidRDefault="00036D0E" w:rsidP="00245317">
            <w:pPr>
              <w:spacing w:after="0" w:line="240" w:lineRule="auto"/>
              <w:jc w:val="center"/>
              <w:rPr>
                <w:ins w:id="1563" w:author="David Dayan" w:date="2021-12-03T17:13:00Z"/>
                <w:rFonts w:ascii="Calibri" w:eastAsia="Times New Roman" w:hAnsi="Calibri" w:cs="Times New Roman"/>
                <w:color w:val="000000"/>
                <w:sz w:val="16"/>
                <w:szCs w:val="16"/>
              </w:rPr>
            </w:pPr>
            <w:ins w:id="1564"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565" w:author="David Dayan" w:date="2021-12-03T17:18:00Z">
              <w:tcPr>
                <w:tcW w:w="1142" w:type="dxa"/>
                <w:tcBorders>
                  <w:top w:val="nil"/>
                  <w:left w:val="nil"/>
                  <w:bottom w:val="nil"/>
                  <w:right w:val="nil"/>
                </w:tcBorders>
                <w:shd w:val="clear" w:color="auto" w:fill="auto"/>
                <w:noWrap/>
                <w:vAlign w:val="bottom"/>
                <w:hideMark/>
              </w:tcPr>
            </w:tcPrChange>
          </w:tcPr>
          <w:p w14:paraId="05C4F02E" w14:textId="77777777" w:rsidR="00036D0E" w:rsidRPr="00036D0E" w:rsidRDefault="00036D0E" w:rsidP="00245317">
            <w:pPr>
              <w:spacing w:after="0" w:line="240" w:lineRule="auto"/>
              <w:jc w:val="center"/>
              <w:rPr>
                <w:ins w:id="1566" w:author="David Dayan" w:date="2021-12-03T17:13:00Z"/>
                <w:rFonts w:ascii="Calibri" w:eastAsia="Times New Roman" w:hAnsi="Calibri" w:cs="Times New Roman"/>
                <w:color w:val="000000"/>
                <w:sz w:val="16"/>
                <w:szCs w:val="16"/>
              </w:rPr>
            </w:pPr>
            <w:ins w:id="1567"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568" w:author="David Dayan" w:date="2021-12-03T17:18:00Z">
              <w:tcPr>
                <w:tcW w:w="1440" w:type="dxa"/>
                <w:tcBorders>
                  <w:top w:val="nil"/>
                  <w:left w:val="nil"/>
                  <w:bottom w:val="nil"/>
                  <w:right w:val="nil"/>
                </w:tcBorders>
                <w:shd w:val="clear" w:color="auto" w:fill="auto"/>
                <w:noWrap/>
                <w:vAlign w:val="bottom"/>
                <w:hideMark/>
              </w:tcPr>
            </w:tcPrChange>
          </w:tcPr>
          <w:p w14:paraId="6F3EB72D" w14:textId="77777777" w:rsidR="00036D0E" w:rsidRPr="00036D0E" w:rsidRDefault="00036D0E" w:rsidP="00245317">
            <w:pPr>
              <w:spacing w:after="0" w:line="240" w:lineRule="auto"/>
              <w:jc w:val="center"/>
              <w:rPr>
                <w:ins w:id="1569" w:author="David Dayan" w:date="2021-12-03T17:13:00Z"/>
                <w:rFonts w:ascii="Calibri" w:eastAsia="Times New Roman" w:hAnsi="Calibri" w:cs="Times New Roman"/>
                <w:color w:val="000000"/>
                <w:sz w:val="16"/>
                <w:szCs w:val="16"/>
              </w:rPr>
            </w:pPr>
            <w:ins w:id="1570"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571" w:author="David Dayan" w:date="2021-12-03T17:18:00Z">
              <w:tcPr>
                <w:tcW w:w="1530" w:type="dxa"/>
                <w:tcBorders>
                  <w:top w:val="nil"/>
                  <w:left w:val="nil"/>
                  <w:bottom w:val="nil"/>
                  <w:right w:val="nil"/>
                </w:tcBorders>
                <w:shd w:val="clear" w:color="auto" w:fill="auto"/>
                <w:noWrap/>
                <w:vAlign w:val="bottom"/>
                <w:hideMark/>
              </w:tcPr>
            </w:tcPrChange>
          </w:tcPr>
          <w:p w14:paraId="54062877" w14:textId="77777777" w:rsidR="00036D0E" w:rsidRPr="00036D0E" w:rsidRDefault="00036D0E" w:rsidP="00245317">
            <w:pPr>
              <w:spacing w:after="0" w:line="240" w:lineRule="auto"/>
              <w:jc w:val="center"/>
              <w:rPr>
                <w:ins w:id="1572" w:author="David Dayan" w:date="2021-12-03T17:13:00Z"/>
                <w:rFonts w:ascii="Calibri" w:eastAsia="Times New Roman" w:hAnsi="Calibri" w:cs="Times New Roman"/>
                <w:color w:val="000000"/>
                <w:sz w:val="16"/>
                <w:szCs w:val="16"/>
              </w:rPr>
            </w:pPr>
            <w:ins w:id="157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574" w:author="David Dayan" w:date="2021-12-03T17:18:00Z">
              <w:tcPr>
                <w:tcW w:w="898" w:type="dxa"/>
                <w:tcBorders>
                  <w:top w:val="nil"/>
                  <w:left w:val="nil"/>
                  <w:bottom w:val="nil"/>
                  <w:right w:val="nil"/>
                </w:tcBorders>
                <w:shd w:val="clear" w:color="auto" w:fill="auto"/>
                <w:noWrap/>
                <w:vAlign w:val="bottom"/>
                <w:hideMark/>
              </w:tcPr>
            </w:tcPrChange>
          </w:tcPr>
          <w:p w14:paraId="0B4B4576" w14:textId="77777777" w:rsidR="00036D0E" w:rsidRPr="00036D0E" w:rsidRDefault="00036D0E" w:rsidP="00245317">
            <w:pPr>
              <w:spacing w:after="0" w:line="240" w:lineRule="auto"/>
              <w:jc w:val="center"/>
              <w:rPr>
                <w:ins w:id="1575" w:author="David Dayan" w:date="2021-12-03T17:13:00Z"/>
                <w:rFonts w:ascii="Calibri" w:eastAsia="Times New Roman" w:hAnsi="Calibri" w:cs="Times New Roman"/>
                <w:color w:val="000000"/>
                <w:sz w:val="16"/>
                <w:szCs w:val="16"/>
              </w:rPr>
            </w:pPr>
            <w:ins w:id="157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577" w:author="David Dayan" w:date="2021-12-03T17:18:00Z">
              <w:tcPr>
                <w:tcW w:w="902" w:type="dxa"/>
                <w:tcBorders>
                  <w:top w:val="nil"/>
                  <w:left w:val="nil"/>
                  <w:bottom w:val="nil"/>
                  <w:right w:val="nil"/>
                </w:tcBorders>
                <w:shd w:val="clear" w:color="auto" w:fill="auto"/>
                <w:noWrap/>
                <w:vAlign w:val="bottom"/>
                <w:hideMark/>
              </w:tcPr>
            </w:tcPrChange>
          </w:tcPr>
          <w:p w14:paraId="61B46661" w14:textId="77777777" w:rsidR="00036D0E" w:rsidRPr="00036D0E" w:rsidRDefault="00036D0E" w:rsidP="00245317">
            <w:pPr>
              <w:spacing w:after="0" w:line="240" w:lineRule="auto"/>
              <w:jc w:val="center"/>
              <w:rPr>
                <w:ins w:id="1578" w:author="David Dayan" w:date="2021-12-03T17:13:00Z"/>
                <w:rFonts w:ascii="Calibri" w:eastAsia="Times New Roman" w:hAnsi="Calibri" w:cs="Times New Roman"/>
                <w:color w:val="000000"/>
                <w:sz w:val="16"/>
                <w:szCs w:val="16"/>
              </w:rPr>
            </w:pPr>
            <w:ins w:id="157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580" w:author="David Dayan" w:date="2021-12-03T17:18:00Z">
              <w:tcPr>
                <w:tcW w:w="2160" w:type="dxa"/>
                <w:tcBorders>
                  <w:top w:val="nil"/>
                  <w:left w:val="nil"/>
                  <w:bottom w:val="nil"/>
                  <w:right w:val="nil"/>
                </w:tcBorders>
                <w:shd w:val="clear" w:color="auto" w:fill="auto"/>
                <w:noWrap/>
                <w:vAlign w:val="bottom"/>
                <w:hideMark/>
              </w:tcPr>
            </w:tcPrChange>
          </w:tcPr>
          <w:p w14:paraId="60C87F03" w14:textId="77777777" w:rsidR="00036D0E" w:rsidRPr="00036D0E" w:rsidRDefault="00036D0E" w:rsidP="00245317">
            <w:pPr>
              <w:spacing w:after="0" w:line="240" w:lineRule="auto"/>
              <w:jc w:val="center"/>
              <w:rPr>
                <w:ins w:id="1581" w:author="David Dayan" w:date="2021-12-03T17:13:00Z"/>
                <w:rFonts w:ascii="Calibri" w:eastAsia="Times New Roman" w:hAnsi="Calibri" w:cs="Times New Roman"/>
                <w:color w:val="000000"/>
                <w:sz w:val="16"/>
                <w:szCs w:val="16"/>
              </w:rPr>
            </w:pPr>
            <w:proofErr w:type="spellStart"/>
            <w:ins w:id="158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583" w:author="David Dayan" w:date="2021-12-03T17:18:00Z">
              <w:tcPr>
                <w:tcW w:w="2876" w:type="dxa"/>
                <w:gridSpan w:val="2"/>
                <w:tcBorders>
                  <w:top w:val="nil"/>
                  <w:left w:val="nil"/>
                  <w:bottom w:val="nil"/>
                  <w:right w:val="nil"/>
                </w:tcBorders>
                <w:shd w:val="clear" w:color="auto" w:fill="auto"/>
                <w:noWrap/>
                <w:vAlign w:val="bottom"/>
                <w:hideMark/>
              </w:tcPr>
            </w:tcPrChange>
          </w:tcPr>
          <w:p w14:paraId="06BD85E3" w14:textId="77777777" w:rsidR="00036D0E" w:rsidRPr="00036D0E" w:rsidRDefault="00036D0E" w:rsidP="00245317">
            <w:pPr>
              <w:spacing w:after="0" w:line="240" w:lineRule="auto"/>
              <w:jc w:val="center"/>
              <w:rPr>
                <w:ins w:id="1584" w:author="David Dayan" w:date="2021-12-03T17:13:00Z"/>
                <w:rFonts w:ascii="Calibri" w:eastAsia="Times New Roman" w:hAnsi="Calibri" w:cs="Times New Roman"/>
                <w:color w:val="000000"/>
                <w:sz w:val="16"/>
                <w:szCs w:val="16"/>
              </w:rPr>
            </w:pPr>
            <w:proofErr w:type="spellStart"/>
            <w:ins w:id="158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586" w:author="David Dayan" w:date="2021-12-03T17:18:00Z">
              <w:tcPr>
                <w:tcW w:w="1426" w:type="dxa"/>
                <w:tcBorders>
                  <w:top w:val="nil"/>
                  <w:left w:val="nil"/>
                  <w:bottom w:val="nil"/>
                  <w:right w:val="nil"/>
                </w:tcBorders>
                <w:shd w:val="clear" w:color="auto" w:fill="auto"/>
                <w:noWrap/>
                <w:vAlign w:val="bottom"/>
                <w:hideMark/>
              </w:tcPr>
            </w:tcPrChange>
          </w:tcPr>
          <w:p w14:paraId="2FC6093E" w14:textId="77777777" w:rsidR="00036D0E" w:rsidRPr="00036D0E" w:rsidRDefault="00036D0E" w:rsidP="00245317">
            <w:pPr>
              <w:spacing w:after="0" w:line="240" w:lineRule="auto"/>
              <w:jc w:val="center"/>
              <w:rPr>
                <w:ins w:id="1587" w:author="David Dayan" w:date="2021-12-03T17:13:00Z"/>
                <w:rFonts w:ascii="Calibri" w:eastAsia="Times New Roman" w:hAnsi="Calibri" w:cs="Times New Roman"/>
                <w:color w:val="000000"/>
                <w:sz w:val="16"/>
                <w:szCs w:val="16"/>
              </w:rPr>
            </w:pPr>
            <w:proofErr w:type="spellStart"/>
            <w:ins w:id="158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4FF81AC5" w14:textId="77777777" w:rsidTr="00245317">
        <w:trPr>
          <w:cantSplit/>
          <w:trHeight w:val="20"/>
          <w:ins w:id="1589" w:author="David Dayan" w:date="2021-12-03T17:13:00Z"/>
          <w:trPrChange w:id="159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591" w:author="David Dayan" w:date="2021-12-03T17:18:00Z">
              <w:tcPr>
                <w:tcW w:w="1563" w:type="dxa"/>
                <w:tcBorders>
                  <w:top w:val="nil"/>
                  <w:left w:val="nil"/>
                  <w:bottom w:val="nil"/>
                  <w:right w:val="nil"/>
                </w:tcBorders>
                <w:shd w:val="clear" w:color="auto" w:fill="auto"/>
                <w:noWrap/>
                <w:vAlign w:val="bottom"/>
                <w:hideMark/>
              </w:tcPr>
            </w:tcPrChange>
          </w:tcPr>
          <w:p w14:paraId="26D426A9" w14:textId="77777777" w:rsidR="00036D0E" w:rsidRPr="00036D0E" w:rsidRDefault="00036D0E" w:rsidP="00245317">
            <w:pPr>
              <w:spacing w:after="0" w:line="240" w:lineRule="auto"/>
              <w:jc w:val="center"/>
              <w:rPr>
                <w:ins w:id="1592" w:author="David Dayan" w:date="2021-12-03T17:13:00Z"/>
                <w:rFonts w:ascii="Calibri" w:eastAsia="Times New Roman" w:hAnsi="Calibri" w:cs="Times New Roman"/>
                <w:color w:val="000000"/>
                <w:sz w:val="16"/>
                <w:szCs w:val="16"/>
              </w:rPr>
            </w:pPr>
            <w:ins w:id="1593" w:author="David Dayan" w:date="2021-12-03T17:13:00Z">
              <w:r w:rsidRPr="00036D0E">
                <w:rPr>
                  <w:rFonts w:ascii="Calibri" w:eastAsia="Times New Roman" w:hAnsi="Calibri" w:cs="Times New Roman"/>
                  <w:color w:val="000000"/>
                  <w:sz w:val="16"/>
                  <w:szCs w:val="16"/>
                </w:rPr>
                <w:t>OtsAC20ROGR_0039</w:t>
              </w:r>
            </w:ins>
          </w:p>
        </w:tc>
        <w:tc>
          <w:tcPr>
            <w:tcW w:w="746" w:type="dxa"/>
            <w:tcBorders>
              <w:top w:val="nil"/>
              <w:left w:val="nil"/>
              <w:bottom w:val="nil"/>
              <w:right w:val="nil"/>
            </w:tcBorders>
            <w:shd w:val="clear" w:color="auto" w:fill="auto"/>
            <w:noWrap/>
            <w:vAlign w:val="bottom"/>
            <w:hideMark/>
            <w:tcPrChange w:id="1594" w:author="David Dayan" w:date="2021-12-03T17:18:00Z">
              <w:tcPr>
                <w:tcW w:w="746" w:type="dxa"/>
                <w:tcBorders>
                  <w:top w:val="nil"/>
                  <w:left w:val="nil"/>
                  <w:bottom w:val="nil"/>
                  <w:right w:val="nil"/>
                </w:tcBorders>
                <w:shd w:val="clear" w:color="auto" w:fill="auto"/>
                <w:noWrap/>
                <w:vAlign w:val="bottom"/>
                <w:hideMark/>
              </w:tcPr>
            </w:tcPrChange>
          </w:tcPr>
          <w:p w14:paraId="33DBF11F" w14:textId="77777777" w:rsidR="00036D0E" w:rsidRPr="00036D0E" w:rsidRDefault="00036D0E" w:rsidP="00245317">
            <w:pPr>
              <w:spacing w:after="0" w:line="240" w:lineRule="auto"/>
              <w:jc w:val="center"/>
              <w:rPr>
                <w:ins w:id="1595" w:author="David Dayan" w:date="2021-12-03T17:13:00Z"/>
                <w:rFonts w:ascii="Calibri" w:eastAsia="Times New Roman" w:hAnsi="Calibri" w:cs="Times New Roman"/>
                <w:color w:val="000000"/>
                <w:sz w:val="16"/>
                <w:szCs w:val="16"/>
              </w:rPr>
            </w:pPr>
            <w:ins w:id="1596"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597" w:author="David Dayan" w:date="2021-12-03T17:18:00Z">
              <w:tcPr>
                <w:tcW w:w="599" w:type="dxa"/>
                <w:tcBorders>
                  <w:top w:val="nil"/>
                  <w:left w:val="nil"/>
                  <w:bottom w:val="nil"/>
                  <w:right w:val="nil"/>
                </w:tcBorders>
                <w:shd w:val="clear" w:color="auto" w:fill="auto"/>
                <w:noWrap/>
                <w:vAlign w:val="bottom"/>
                <w:hideMark/>
              </w:tcPr>
            </w:tcPrChange>
          </w:tcPr>
          <w:p w14:paraId="17BDEFEE" w14:textId="77777777" w:rsidR="00036D0E" w:rsidRPr="00036D0E" w:rsidRDefault="00036D0E" w:rsidP="00245317">
            <w:pPr>
              <w:spacing w:after="0" w:line="240" w:lineRule="auto"/>
              <w:jc w:val="center"/>
              <w:rPr>
                <w:ins w:id="1598" w:author="David Dayan" w:date="2021-12-03T17:13:00Z"/>
                <w:rFonts w:ascii="Calibri" w:eastAsia="Times New Roman" w:hAnsi="Calibri" w:cs="Times New Roman"/>
                <w:color w:val="000000"/>
                <w:sz w:val="16"/>
                <w:szCs w:val="16"/>
              </w:rPr>
            </w:pPr>
            <w:ins w:id="1599"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600" w:author="David Dayan" w:date="2021-12-03T17:18:00Z">
              <w:tcPr>
                <w:tcW w:w="1142" w:type="dxa"/>
                <w:tcBorders>
                  <w:top w:val="nil"/>
                  <w:left w:val="nil"/>
                  <w:bottom w:val="nil"/>
                  <w:right w:val="nil"/>
                </w:tcBorders>
                <w:shd w:val="clear" w:color="auto" w:fill="auto"/>
                <w:noWrap/>
                <w:vAlign w:val="bottom"/>
                <w:hideMark/>
              </w:tcPr>
            </w:tcPrChange>
          </w:tcPr>
          <w:p w14:paraId="6CAA43BE" w14:textId="77777777" w:rsidR="00036D0E" w:rsidRPr="00036D0E" w:rsidRDefault="00036D0E" w:rsidP="00245317">
            <w:pPr>
              <w:spacing w:after="0" w:line="240" w:lineRule="auto"/>
              <w:jc w:val="center"/>
              <w:rPr>
                <w:ins w:id="1601" w:author="David Dayan" w:date="2021-12-03T17:13:00Z"/>
                <w:rFonts w:ascii="Calibri" w:eastAsia="Times New Roman" w:hAnsi="Calibri" w:cs="Times New Roman"/>
                <w:color w:val="000000"/>
                <w:sz w:val="16"/>
                <w:szCs w:val="16"/>
              </w:rPr>
            </w:pPr>
            <w:ins w:id="1602"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603" w:author="David Dayan" w:date="2021-12-03T17:18:00Z">
              <w:tcPr>
                <w:tcW w:w="1440" w:type="dxa"/>
                <w:tcBorders>
                  <w:top w:val="nil"/>
                  <w:left w:val="nil"/>
                  <w:bottom w:val="nil"/>
                  <w:right w:val="nil"/>
                </w:tcBorders>
                <w:shd w:val="clear" w:color="auto" w:fill="auto"/>
                <w:noWrap/>
                <w:vAlign w:val="bottom"/>
                <w:hideMark/>
              </w:tcPr>
            </w:tcPrChange>
          </w:tcPr>
          <w:p w14:paraId="5AF5B866" w14:textId="77777777" w:rsidR="00036D0E" w:rsidRPr="00036D0E" w:rsidRDefault="00036D0E" w:rsidP="00245317">
            <w:pPr>
              <w:spacing w:after="0" w:line="240" w:lineRule="auto"/>
              <w:jc w:val="center"/>
              <w:rPr>
                <w:ins w:id="1604" w:author="David Dayan" w:date="2021-12-03T17:13:00Z"/>
                <w:rFonts w:ascii="Calibri" w:eastAsia="Times New Roman" w:hAnsi="Calibri" w:cs="Times New Roman"/>
                <w:color w:val="000000"/>
                <w:sz w:val="16"/>
                <w:szCs w:val="16"/>
              </w:rPr>
            </w:pPr>
            <w:ins w:id="1605"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606" w:author="David Dayan" w:date="2021-12-03T17:18:00Z">
              <w:tcPr>
                <w:tcW w:w="1530" w:type="dxa"/>
                <w:tcBorders>
                  <w:top w:val="nil"/>
                  <w:left w:val="nil"/>
                  <w:bottom w:val="nil"/>
                  <w:right w:val="nil"/>
                </w:tcBorders>
                <w:shd w:val="clear" w:color="auto" w:fill="auto"/>
                <w:noWrap/>
                <w:vAlign w:val="bottom"/>
                <w:hideMark/>
              </w:tcPr>
            </w:tcPrChange>
          </w:tcPr>
          <w:p w14:paraId="1FAFFBF2" w14:textId="77777777" w:rsidR="00036D0E" w:rsidRPr="00036D0E" w:rsidRDefault="00036D0E" w:rsidP="00245317">
            <w:pPr>
              <w:spacing w:after="0" w:line="240" w:lineRule="auto"/>
              <w:jc w:val="center"/>
              <w:rPr>
                <w:ins w:id="1607" w:author="David Dayan" w:date="2021-12-03T17:13:00Z"/>
                <w:rFonts w:ascii="Calibri" w:eastAsia="Times New Roman" w:hAnsi="Calibri" w:cs="Times New Roman"/>
                <w:color w:val="000000"/>
                <w:sz w:val="16"/>
                <w:szCs w:val="16"/>
              </w:rPr>
            </w:pPr>
            <w:ins w:id="160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609" w:author="David Dayan" w:date="2021-12-03T17:18:00Z">
              <w:tcPr>
                <w:tcW w:w="898" w:type="dxa"/>
                <w:tcBorders>
                  <w:top w:val="nil"/>
                  <w:left w:val="nil"/>
                  <w:bottom w:val="nil"/>
                  <w:right w:val="nil"/>
                </w:tcBorders>
                <w:shd w:val="clear" w:color="auto" w:fill="auto"/>
                <w:noWrap/>
                <w:vAlign w:val="bottom"/>
                <w:hideMark/>
              </w:tcPr>
            </w:tcPrChange>
          </w:tcPr>
          <w:p w14:paraId="3D61330E" w14:textId="77777777" w:rsidR="00036D0E" w:rsidRPr="00036D0E" w:rsidRDefault="00036D0E" w:rsidP="00245317">
            <w:pPr>
              <w:spacing w:after="0" w:line="240" w:lineRule="auto"/>
              <w:jc w:val="center"/>
              <w:rPr>
                <w:ins w:id="1610" w:author="David Dayan" w:date="2021-12-03T17:13:00Z"/>
                <w:rFonts w:ascii="Calibri" w:eastAsia="Times New Roman" w:hAnsi="Calibri" w:cs="Times New Roman"/>
                <w:color w:val="000000"/>
                <w:sz w:val="16"/>
                <w:szCs w:val="16"/>
              </w:rPr>
            </w:pPr>
            <w:ins w:id="161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612" w:author="David Dayan" w:date="2021-12-03T17:18:00Z">
              <w:tcPr>
                <w:tcW w:w="902" w:type="dxa"/>
                <w:tcBorders>
                  <w:top w:val="nil"/>
                  <w:left w:val="nil"/>
                  <w:bottom w:val="nil"/>
                  <w:right w:val="nil"/>
                </w:tcBorders>
                <w:shd w:val="clear" w:color="auto" w:fill="auto"/>
                <w:noWrap/>
                <w:vAlign w:val="bottom"/>
                <w:hideMark/>
              </w:tcPr>
            </w:tcPrChange>
          </w:tcPr>
          <w:p w14:paraId="54F06625" w14:textId="77777777" w:rsidR="00036D0E" w:rsidRPr="00036D0E" w:rsidRDefault="00036D0E" w:rsidP="00245317">
            <w:pPr>
              <w:spacing w:after="0" w:line="240" w:lineRule="auto"/>
              <w:jc w:val="center"/>
              <w:rPr>
                <w:ins w:id="1613" w:author="David Dayan" w:date="2021-12-03T17:13:00Z"/>
                <w:rFonts w:ascii="Calibri" w:eastAsia="Times New Roman" w:hAnsi="Calibri" w:cs="Times New Roman"/>
                <w:color w:val="000000"/>
                <w:sz w:val="16"/>
                <w:szCs w:val="16"/>
              </w:rPr>
            </w:pPr>
            <w:ins w:id="161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615" w:author="David Dayan" w:date="2021-12-03T17:18:00Z">
              <w:tcPr>
                <w:tcW w:w="2160" w:type="dxa"/>
                <w:tcBorders>
                  <w:top w:val="nil"/>
                  <w:left w:val="nil"/>
                  <w:bottom w:val="nil"/>
                  <w:right w:val="nil"/>
                </w:tcBorders>
                <w:shd w:val="clear" w:color="auto" w:fill="auto"/>
                <w:noWrap/>
                <w:vAlign w:val="bottom"/>
                <w:hideMark/>
              </w:tcPr>
            </w:tcPrChange>
          </w:tcPr>
          <w:p w14:paraId="258B6CEA" w14:textId="77777777" w:rsidR="00036D0E" w:rsidRPr="00036D0E" w:rsidRDefault="00036D0E" w:rsidP="00245317">
            <w:pPr>
              <w:spacing w:after="0" w:line="240" w:lineRule="auto"/>
              <w:jc w:val="center"/>
              <w:rPr>
                <w:ins w:id="1616" w:author="David Dayan" w:date="2021-12-03T17:13:00Z"/>
                <w:rFonts w:ascii="Calibri" w:eastAsia="Times New Roman" w:hAnsi="Calibri" w:cs="Times New Roman"/>
                <w:color w:val="000000"/>
                <w:sz w:val="16"/>
                <w:szCs w:val="16"/>
              </w:rPr>
            </w:pPr>
            <w:proofErr w:type="spellStart"/>
            <w:ins w:id="161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618" w:author="David Dayan" w:date="2021-12-03T17:18:00Z">
              <w:tcPr>
                <w:tcW w:w="2876" w:type="dxa"/>
                <w:gridSpan w:val="2"/>
                <w:tcBorders>
                  <w:top w:val="nil"/>
                  <w:left w:val="nil"/>
                  <w:bottom w:val="nil"/>
                  <w:right w:val="nil"/>
                </w:tcBorders>
                <w:shd w:val="clear" w:color="auto" w:fill="auto"/>
                <w:noWrap/>
                <w:vAlign w:val="bottom"/>
                <w:hideMark/>
              </w:tcPr>
            </w:tcPrChange>
          </w:tcPr>
          <w:p w14:paraId="70DE0DD1" w14:textId="77777777" w:rsidR="00036D0E" w:rsidRPr="00036D0E" w:rsidRDefault="00036D0E" w:rsidP="00245317">
            <w:pPr>
              <w:spacing w:after="0" w:line="240" w:lineRule="auto"/>
              <w:jc w:val="center"/>
              <w:rPr>
                <w:ins w:id="1619" w:author="David Dayan" w:date="2021-12-03T17:13:00Z"/>
                <w:rFonts w:ascii="Calibri" w:eastAsia="Times New Roman" w:hAnsi="Calibri" w:cs="Times New Roman"/>
                <w:color w:val="000000"/>
                <w:sz w:val="16"/>
                <w:szCs w:val="16"/>
              </w:rPr>
            </w:pPr>
            <w:proofErr w:type="spellStart"/>
            <w:ins w:id="162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621" w:author="David Dayan" w:date="2021-12-03T17:18:00Z">
              <w:tcPr>
                <w:tcW w:w="1426" w:type="dxa"/>
                <w:tcBorders>
                  <w:top w:val="nil"/>
                  <w:left w:val="nil"/>
                  <w:bottom w:val="nil"/>
                  <w:right w:val="nil"/>
                </w:tcBorders>
                <w:shd w:val="clear" w:color="auto" w:fill="auto"/>
                <w:noWrap/>
                <w:vAlign w:val="bottom"/>
                <w:hideMark/>
              </w:tcPr>
            </w:tcPrChange>
          </w:tcPr>
          <w:p w14:paraId="11C50FB4" w14:textId="77777777" w:rsidR="00036D0E" w:rsidRPr="00036D0E" w:rsidRDefault="00036D0E" w:rsidP="00245317">
            <w:pPr>
              <w:spacing w:after="0" w:line="240" w:lineRule="auto"/>
              <w:jc w:val="center"/>
              <w:rPr>
                <w:ins w:id="1622" w:author="David Dayan" w:date="2021-12-03T17:13:00Z"/>
                <w:rFonts w:ascii="Calibri" w:eastAsia="Times New Roman" w:hAnsi="Calibri" w:cs="Times New Roman"/>
                <w:color w:val="000000"/>
                <w:sz w:val="16"/>
                <w:szCs w:val="16"/>
              </w:rPr>
            </w:pPr>
            <w:proofErr w:type="spellStart"/>
            <w:ins w:id="162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7BDDB19B" w14:textId="77777777" w:rsidTr="00245317">
        <w:trPr>
          <w:cantSplit/>
          <w:trHeight w:val="20"/>
          <w:ins w:id="1624" w:author="David Dayan" w:date="2021-12-03T17:13:00Z"/>
          <w:trPrChange w:id="162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626" w:author="David Dayan" w:date="2021-12-03T17:18:00Z">
              <w:tcPr>
                <w:tcW w:w="1563" w:type="dxa"/>
                <w:tcBorders>
                  <w:top w:val="nil"/>
                  <w:left w:val="nil"/>
                  <w:bottom w:val="nil"/>
                  <w:right w:val="nil"/>
                </w:tcBorders>
                <w:shd w:val="clear" w:color="auto" w:fill="auto"/>
                <w:noWrap/>
                <w:vAlign w:val="bottom"/>
                <w:hideMark/>
              </w:tcPr>
            </w:tcPrChange>
          </w:tcPr>
          <w:p w14:paraId="7C27E21C" w14:textId="77777777" w:rsidR="00036D0E" w:rsidRPr="00036D0E" w:rsidRDefault="00036D0E" w:rsidP="00245317">
            <w:pPr>
              <w:spacing w:after="0" w:line="240" w:lineRule="auto"/>
              <w:jc w:val="center"/>
              <w:rPr>
                <w:ins w:id="1627" w:author="David Dayan" w:date="2021-12-03T17:13:00Z"/>
                <w:rFonts w:ascii="Calibri" w:eastAsia="Times New Roman" w:hAnsi="Calibri" w:cs="Times New Roman"/>
                <w:color w:val="000000"/>
                <w:sz w:val="16"/>
                <w:szCs w:val="16"/>
              </w:rPr>
            </w:pPr>
            <w:ins w:id="1628" w:author="David Dayan" w:date="2021-12-03T17:13:00Z">
              <w:r w:rsidRPr="00036D0E">
                <w:rPr>
                  <w:rFonts w:ascii="Calibri" w:eastAsia="Times New Roman" w:hAnsi="Calibri" w:cs="Times New Roman"/>
                  <w:color w:val="000000"/>
                  <w:sz w:val="16"/>
                  <w:szCs w:val="16"/>
                </w:rPr>
                <w:t>OtsAC20ROGR_0040</w:t>
              </w:r>
            </w:ins>
          </w:p>
        </w:tc>
        <w:tc>
          <w:tcPr>
            <w:tcW w:w="746" w:type="dxa"/>
            <w:tcBorders>
              <w:top w:val="nil"/>
              <w:left w:val="nil"/>
              <w:bottom w:val="nil"/>
              <w:right w:val="nil"/>
            </w:tcBorders>
            <w:shd w:val="clear" w:color="auto" w:fill="auto"/>
            <w:noWrap/>
            <w:vAlign w:val="bottom"/>
            <w:hideMark/>
            <w:tcPrChange w:id="1629" w:author="David Dayan" w:date="2021-12-03T17:18:00Z">
              <w:tcPr>
                <w:tcW w:w="746" w:type="dxa"/>
                <w:tcBorders>
                  <w:top w:val="nil"/>
                  <w:left w:val="nil"/>
                  <w:bottom w:val="nil"/>
                  <w:right w:val="nil"/>
                </w:tcBorders>
                <w:shd w:val="clear" w:color="auto" w:fill="auto"/>
                <w:noWrap/>
                <w:vAlign w:val="bottom"/>
                <w:hideMark/>
              </w:tcPr>
            </w:tcPrChange>
          </w:tcPr>
          <w:p w14:paraId="211A579E" w14:textId="77777777" w:rsidR="00036D0E" w:rsidRPr="00036D0E" w:rsidRDefault="00036D0E" w:rsidP="00245317">
            <w:pPr>
              <w:spacing w:after="0" w:line="240" w:lineRule="auto"/>
              <w:jc w:val="center"/>
              <w:rPr>
                <w:ins w:id="1630" w:author="David Dayan" w:date="2021-12-03T17:13:00Z"/>
                <w:rFonts w:ascii="Calibri" w:eastAsia="Times New Roman" w:hAnsi="Calibri" w:cs="Times New Roman"/>
                <w:color w:val="000000"/>
                <w:sz w:val="16"/>
                <w:szCs w:val="16"/>
              </w:rPr>
            </w:pPr>
            <w:ins w:id="1631"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632" w:author="David Dayan" w:date="2021-12-03T17:18:00Z">
              <w:tcPr>
                <w:tcW w:w="599" w:type="dxa"/>
                <w:tcBorders>
                  <w:top w:val="nil"/>
                  <w:left w:val="nil"/>
                  <w:bottom w:val="nil"/>
                  <w:right w:val="nil"/>
                </w:tcBorders>
                <w:shd w:val="clear" w:color="auto" w:fill="auto"/>
                <w:noWrap/>
                <w:vAlign w:val="bottom"/>
                <w:hideMark/>
              </w:tcPr>
            </w:tcPrChange>
          </w:tcPr>
          <w:p w14:paraId="0A9FFD3A" w14:textId="77777777" w:rsidR="00036D0E" w:rsidRPr="00036D0E" w:rsidRDefault="00036D0E" w:rsidP="00245317">
            <w:pPr>
              <w:spacing w:after="0" w:line="240" w:lineRule="auto"/>
              <w:jc w:val="center"/>
              <w:rPr>
                <w:ins w:id="1633" w:author="David Dayan" w:date="2021-12-03T17:13:00Z"/>
                <w:rFonts w:ascii="Calibri" w:eastAsia="Times New Roman" w:hAnsi="Calibri" w:cs="Times New Roman"/>
                <w:color w:val="000000"/>
                <w:sz w:val="16"/>
                <w:szCs w:val="16"/>
              </w:rPr>
            </w:pPr>
            <w:ins w:id="1634"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635" w:author="David Dayan" w:date="2021-12-03T17:18:00Z">
              <w:tcPr>
                <w:tcW w:w="1142" w:type="dxa"/>
                <w:tcBorders>
                  <w:top w:val="nil"/>
                  <w:left w:val="nil"/>
                  <w:bottom w:val="nil"/>
                  <w:right w:val="nil"/>
                </w:tcBorders>
                <w:shd w:val="clear" w:color="auto" w:fill="auto"/>
                <w:noWrap/>
                <w:vAlign w:val="bottom"/>
                <w:hideMark/>
              </w:tcPr>
            </w:tcPrChange>
          </w:tcPr>
          <w:p w14:paraId="36C24FB8" w14:textId="77777777" w:rsidR="00036D0E" w:rsidRPr="00036D0E" w:rsidRDefault="00036D0E" w:rsidP="00245317">
            <w:pPr>
              <w:spacing w:after="0" w:line="240" w:lineRule="auto"/>
              <w:jc w:val="center"/>
              <w:rPr>
                <w:ins w:id="1636" w:author="David Dayan" w:date="2021-12-03T17:13:00Z"/>
                <w:rFonts w:ascii="Calibri" w:eastAsia="Times New Roman" w:hAnsi="Calibri" w:cs="Times New Roman"/>
                <w:color w:val="000000"/>
                <w:sz w:val="16"/>
                <w:szCs w:val="16"/>
              </w:rPr>
            </w:pPr>
            <w:ins w:id="1637"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638" w:author="David Dayan" w:date="2021-12-03T17:18:00Z">
              <w:tcPr>
                <w:tcW w:w="1440" w:type="dxa"/>
                <w:tcBorders>
                  <w:top w:val="nil"/>
                  <w:left w:val="nil"/>
                  <w:bottom w:val="nil"/>
                  <w:right w:val="nil"/>
                </w:tcBorders>
                <w:shd w:val="clear" w:color="auto" w:fill="auto"/>
                <w:noWrap/>
                <w:vAlign w:val="bottom"/>
                <w:hideMark/>
              </w:tcPr>
            </w:tcPrChange>
          </w:tcPr>
          <w:p w14:paraId="577921C8" w14:textId="77777777" w:rsidR="00036D0E" w:rsidRPr="00036D0E" w:rsidRDefault="00036D0E" w:rsidP="00245317">
            <w:pPr>
              <w:spacing w:after="0" w:line="240" w:lineRule="auto"/>
              <w:jc w:val="center"/>
              <w:rPr>
                <w:ins w:id="1639" w:author="David Dayan" w:date="2021-12-03T17:13:00Z"/>
                <w:rFonts w:ascii="Calibri" w:eastAsia="Times New Roman" w:hAnsi="Calibri" w:cs="Times New Roman"/>
                <w:color w:val="000000"/>
                <w:sz w:val="16"/>
                <w:szCs w:val="16"/>
              </w:rPr>
            </w:pPr>
            <w:ins w:id="1640"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1641" w:author="David Dayan" w:date="2021-12-03T17:18:00Z">
              <w:tcPr>
                <w:tcW w:w="1530" w:type="dxa"/>
                <w:tcBorders>
                  <w:top w:val="nil"/>
                  <w:left w:val="nil"/>
                  <w:bottom w:val="nil"/>
                  <w:right w:val="nil"/>
                </w:tcBorders>
                <w:shd w:val="clear" w:color="auto" w:fill="auto"/>
                <w:noWrap/>
                <w:vAlign w:val="bottom"/>
                <w:hideMark/>
              </w:tcPr>
            </w:tcPrChange>
          </w:tcPr>
          <w:p w14:paraId="5D11CAA0" w14:textId="77777777" w:rsidR="00036D0E" w:rsidRPr="00036D0E" w:rsidRDefault="00036D0E" w:rsidP="00245317">
            <w:pPr>
              <w:spacing w:after="0" w:line="240" w:lineRule="auto"/>
              <w:jc w:val="center"/>
              <w:rPr>
                <w:ins w:id="1642" w:author="David Dayan" w:date="2021-12-03T17:13:00Z"/>
                <w:rFonts w:ascii="Calibri" w:eastAsia="Times New Roman" w:hAnsi="Calibri" w:cs="Times New Roman"/>
                <w:color w:val="000000"/>
                <w:sz w:val="16"/>
                <w:szCs w:val="16"/>
              </w:rPr>
            </w:pPr>
            <w:ins w:id="164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644" w:author="David Dayan" w:date="2021-12-03T17:18:00Z">
              <w:tcPr>
                <w:tcW w:w="898" w:type="dxa"/>
                <w:tcBorders>
                  <w:top w:val="nil"/>
                  <w:left w:val="nil"/>
                  <w:bottom w:val="nil"/>
                  <w:right w:val="nil"/>
                </w:tcBorders>
                <w:shd w:val="clear" w:color="auto" w:fill="auto"/>
                <w:noWrap/>
                <w:vAlign w:val="bottom"/>
                <w:hideMark/>
              </w:tcPr>
            </w:tcPrChange>
          </w:tcPr>
          <w:p w14:paraId="0E973538" w14:textId="77777777" w:rsidR="00036D0E" w:rsidRPr="00036D0E" w:rsidRDefault="00036D0E" w:rsidP="00245317">
            <w:pPr>
              <w:spacing w:after="0" w:line="240" w:lineRule="auto"/>
              <w:jc w:val="center"/>
              <w:rPr>
                <w:ins w:id="1645" w:author="David Dayan" w:date="2021-12-03T17:13:00Z"/>
                <w:rFonts w:ascii="Calibri" w:eastAsia="Times New Roman" w:hAnsi="Calibri" w:cs="Times New Roman"/>
                <w:color w:val="000000"/>
                <w:sz w:val="16"/>
                <w:szCs w:val="16"/>
              </w:rPr>
            </w:pPr>
            <w:ins w:id="164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647" w:author="David Dayan" w:date="2021-12-03T17:18:00Z">
              <w:tcPr>
                <w:tcW w:w="902" w:type="dxa"/>
                <w:tcBorders>
                  <w:top w:val="nil"/>
                  <w:left w:val="nil"/>
                  <w:bottom w:val="nil"/>
                  <w:right w:val="nil"/>
                </w:tcBorders>
                <w:shd w:val="clear" w:color="auto" w:fill="auto"/>
                <w:noWrap/>
                <w:vAlign w:val="bottom"/>
                <w:hideMark/>
              </w:tcPr>
            </w:tcPrChange>
          </w:tcPr>
          <w:p w14:paraId="59E157B2" w14:textId="77777777" w:rsidR="00036D0E" w:rsidRPr="00036D0E" w:rsidRDefault="00036D0E" w:rsidP="00245317">
            <w:pPr>
              <w:spacing w:after="0" w:line="240" w:lineRule="auto"/>
              <w:jc w:val="center"/>
              <w:rPr>
                <w:ins w:id="1648" w:author="David Dayan" w:date="2021-12-03T17:13:00Z"/>
                <w:rFonts w:ascii="Calibri" w:eastAsia="Times New Roman" w:hAnsi="Calibri" w:cs="Times New Roman"/>
                <w:color w:val="000000"/>
                <w:sz w:val="16"/>
                <w:szCs w:val="16"/>
              </w:rPr>
            </w:pPr>
            <w:ins w:id="164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650" w:author="David Dayan" w:date="2021-12-03T17:18:00Z">
              <w:tcPr>
                <w:tcW w:w="2160" w:type="dxa"/>
                <w:tcBorders>
                  <w:top w:val="nil"/>
                  <w:left w:val="nil"/>
                  <w:bottom w:val="nil"/>
                  <w:right w:val="nil"/>
                </w:tcBorders>
                <w:shd w:val="clear" w:color="auto" w:fill="auto"/>
                <w:noWrap/>
                <w:vAlign w:val="bottom"/>
                <w:hideMark/>
              </w:tcPr>
            </w:tcPrChange>
          </w:tcPr>
          <w:p w14:paraId="34EE23E7" w14:textId="77777777" w:rsidR="00036D0E" w:rsidRPr="00036D0E" w:rsidRDefault="00036D0E" w:rsidP="00245317">
            <w:pPr>
              <w:spacing w:after="0" w:line="240" w:lineRule="auto"/>
              <w:jc w:val="center"/>
              <w:rPr>
                <w:ins w:id="1651" w:author="David Dayan" w:date="2021-12-03T17:13:00Z"/>
                <w:rFonts w:ascii="Calibri" w:eastAsia="Times New Roman" w:hAnsi="Calibri" w:cs="Times New Roman"/>
                <w:color w:val="000000"/>
                <w:sz w:val="16"/>
                <w:szCs w:val="16"/>
              </w:rPr>
            </w:pPr>
            <w:proofErr w:type="spellStart"/>
            <w:ins w:id="165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653" w:author="David Dayan" w:date="2021-12-03T17:18:00Z">
              <w:tcPr>
                <w:tcW w:w="2876" w:type="dxa"/>
                <w:gridSpan w:val="2"/>
                <w:tcBorders>
                  <w:top w:val="nil"/>
                  <w:left w:val="nil"/>
                  <w:bottom w:val="nil"/>
                  <w:right w:val="nil"/>
                </w:tcBorders>
                <w:shd w:val="clear" w:color="auto" w:fill="auto"/>
                <w:noWrap/>
                <w:vAlign w:val="bottom"/>
                <w:hideMark/>
              </w:tcPr>
            </w:tcPrChange>
          </w:tcPr>
          <w:p w14:paraId="2EE41F66" w14:textId="77777777" w:rsidR="00036D0E" w:rsidRPr="00036D0E" w:rsidRDefault="00036D0E" w:rsidP="00245317">
            <w:pPr>
              <w:spacing w:after="0" w:line="240" w:lineRule="auto"/>
              <w:jc w:val="center"/>
              <w:rPr>
                <w:ins w:id="1654" w:author="David Dayan" w:date="2021-12-03T17:13:00Z"/>
                <w:rFonts w:ascii="Calibri" w:eastAsia="Times New Roman" w:hAnsi="Calibri" w:cs="Times New Roman"/>
                <w:color w:val="000000"/>
                <w:sz w:val="16"/>
                <w:szCs w:val="16"/>
              </w:rPr>
            </w:pPr>
            <w:proofErr w:type="spellStart"/>
            <w:ins w:id="165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656" w:author="David Dayan" w:date="2021-12-03T17:18:00Z">
              <w:tcPr>
                <w:tcW w:w="1426" w:type="dxa"/>
                <w:tcBorders>
                  <w:top w:val="nil"/>
                  <w:left w:val="nil"/>
                  <w:bottom w:val="nil"/>
                  <w:right w:val="nil"/>
                </w:tcBorders>
                <w:shd w:val="clear" w:color="auto" w:fill="auto"/>
                <w:noWrap/>
                <w:vAlign w:val="bottom"/>
                <w:hideMark/>
              </w:tcPr>
            </w:tcPrChange>
          </w:tcPr>
          <w:p w14:paraId="009554AA" w14:textId="77777777" w:rsidR="00036D0E" w:rsidRPr="00036D0E" w:rsidRDefault="00036D0E" w:rsidP="00245317">
            <w:pPr>
              <w:spacing w:after="0" w:line="240" w:lineRule="auto"/>
              <w:jc w:val="center"/>
              <w:rPr>
                <w:ins w:id="1657" w:author="David Dayan" w:date="2021-12-03T17:13:00Z"/>
                <w:rFonts w:ascii="Calibri" w:eastAsia="Times New Roman" w:hAnsi="Calibri" w:cs="Times New Roman"/>
                <w:color w:val="000000"/>
                <w:sz w:val="16"/>
                <w:szCs w:val="16"/>
              </w:rPr>
            </w:pPr>
            <w:proofErr w:type="spellStart"/>
            <w:ins w:id="165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1574B40C" w14:textId="77777777" w:rsidTr="00245317">
        <w:trPr>
          <w:cantSplit/>
          <w:trHeight w:val="20"/>
          <w:ins w:id="1659" w:author="David Dayan" w:date="2021-12-03T17:13:00Z"/>
          <w:trPrChange w:id="166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661" w:author="David Dayan" w:date="2021-12-03T17:18:00Z">
              <w:tcPr>
                <w:tcW w:w="1563" w:type="dxa"/>
                <w:tcBorders>
                  <w:top w:val="nil"/>
                  <w:left w:val="nil"/>
                  <w:bottom w:val="nil"/>
                  <w:right w:val="nil"/>
                </w:tcBorders>
                <w:shd w:val="clear" w:color="auto" w:fill="auto"/>
                <w:noWrap/>
                <w:vAlign w:val="bottom"/>
                <w:hideMark/>
              </w:tcPr>
            </w:tcPrChange>
          </w:tcPr>
          <w:p w14:paraId="02F37BD4" w14:textId="77777777" w:rsidR="00036D0E" w:rsidRPr="00036D0E" w:rsidRDefault="00036D0E" w:rsidP="00245317">
            <w:pPr>
              <w:spacing w:after="0" w:line="240" w:lineRule="auto"/>
              <w:jc w:val="center"/>
              <w:rPr>
                <w:ins w:id="1662" w:author="David Dayan" w:date="2021-12-03T17:13:00Z"/>
                <w:rFonts w:ascii="Calibri" w:eastAsia="Times New Roman" w:hAnsi="Calibri" w:cs="Times New Roman"/>
                <w:color w:val="000000"/>
                <w:sz w:val="16"/>
                <w:szCs w:val="16"/>
              </w:rPr>
            </w:pPr>
            <w:ins w:id="1663" w:author="David Dayan" w:date="2021-12-03T17:13:00Z">
              <w:r w:rsidRPr="00036D0E">
                <w:rPr>
                  <w:rFonts w:ascii="Calibri" w:eastAsia="Times New Roman" w:hAnsi="Calibri" w:cs="Times New Roman"/>
                  <w:color w:val="000000"/>
                  <w:sz w:val="16"/>
                  <w:szCs w:val="16"/>
                </w:rPr>
                <w:t>OtsAC20ROGR_0041</w:t>
              </w:r>
            </w:ins>
          </w:p>
        </w:tc>
        <w:tc>
          <w:tcPr>
            <w:tcW w:w="746" w:type="dxa"/>
            <w:tcBorders>
              <w:top w:val="nil"/>
              <w:left w:val="nil"/>
              <w:bottom w:val="nil"/>
              <w:right w:val="nil"/>
            </w:tcBorders>
            <w:shd w:val="clear" w:color="auto" w:fill="auto"/>
            <w:noWrap/>
            <w:vAlign w:val="bottom"/>
            <w:hideMark/>
            <w:tcPrChange w:id="1664" w:author="David Dayan" w:date="2021-12-03T17:18:00Z">
              <w:tcPr>
                <w:tcW w:w="746" w:type="dxa"/>
                <w:tcBorders>
                  <w:top w:val="nil"/>
                  <w:left w:val="nil"/>
                  <w:bottom w:val="nil"/>
                  <w:right w:val="nil"/>
                </w:tcBorders>
                <w:shd w:val="clear" w:color="auto" w:fill="auto"/>
                <w:noWrap/>
                <w:vAlign w:val="bottom"/>
                <w:hideMark/>
              </w:tcPr>
            </w:tcPrChange>
          </w:tcPr>
          <w:p w14:paraId="51E21E0D" w14:textId="77777777" w:rsidR="00036D0E" w:rsidRPr="00036D0E" w:rsidRDefault="00036D0E" w:rsidP="00245317">
            <w:pPr>
              <w:spacing w:after="0" w:line="240" w:lineRule="auto"/>
              <w:jc w:val="center"/>
              <w:rPr>
                <w:ins w:id="1665" w:author="David Dayan" w:date="2021-12-03T17:13:00Z"/>
                <w:rFonts w:ascii="Calibri" w:eastAsia="Times New Roman" w:hAnsi="Calibri" w:cs="Times New Roman"/>
                <w:color w:val="000000"/>
                <w:sz w:val="16"/>
                <w:szCs w:val="16"/>
              </w:rPr>
            </w:pPr>
            <w:ins w:id="1666"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667" w:author="David Dayan" w:date="2021-12-03T17:18:00Z">
              <w:tcPr>
                <w:tcW w:w="599" w:type="dxa"/>
                <w:tcBorders>
                  <w:top w:val="nil"/>
                  <w:left w:val="nil"/>
                  <w:bottom w:val="nil"/>
                  <w:right w:val="nil"/>
                </w:tcBorders>
                <w:shd w:val="clear" w:color="auto" w:fill="auto"/>
                <w:noWrap/>
                <w:vAlign w:val="bottom"/>
                <w:hideMark/>
              </w:tcPr>
            </w:tcPrChange>
          </w:tcPr>
          <w:p w14:paraId="6AA7AEBE" w14:textId="77777777" w:rsidR="00036D0E" w:rsidRPr="00036D0E" w:rsidRDefault="00036D0E" w:rsidP="00245317">
            <w:pPr>
              <w:spacing w:after="0" w:line="240" w:lineRule="auto"/>
              <w:jc w:val="center"/>
              <w:rPr>
                <w:ins w:id="1668" w:author="David Dayan" w:date="2021-12-03T17:13:00Z"/>
                <w:rFonts w:ascii="Calibri" w:eastAsia="Times New Roman" w:hAnsi="Calibri" w:cs="Times New Roman"/>
                <w:color w:val="000000"/>
                <w:sz w:val="16"/>
                <w:szCs w:val="16"/>
              </w:rPr>
            </w:pPr>
            <w:ins w:id="1669"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670" w:author="David Dayan" w:date="2021-12-03T17:18:00Z">
              <w:tcPr>
                <w:tcW w:w="1142" w:type="dxa"/>
                <w:tcBorders>
                  <w:top w:val="nil"/>
                  <w:left w:val="nil"/>
                  <w:bottom w:val="nil"/>
                  <w:right w:val="nil"/>
                </w:tcBorders>
                <w:shd w:val="clear" w:color="auto" w:fill="auto"/>
                <w:noWrap/>
                <w:vAlign w:val="bottom"/>
                <w:hideMark/>
              </w:tcPr>
            </w:tcPrChange>
          </w:tcPr>
          <w:p w14:paraId="3DE78D95" w14:textId="77777777" w:rsidR="00036D0E" w:rsidRPr="00036D0E" w:rsidRDefault="00036D0E" w:rsidP="00245317">
            <w:pPr>
              <w:spacing w:after="0" w:line="240" w:lineRule="auto"/>
              <w:jc w:val="center"/>
              <w:rPr>
                <w:ins w:id="1671" w:author="David Dayan" w:date="2021-12-03T17:13:00Z"/>
                <w:rFonts w:ascii="Calibri" w:eastAsia="Times New Roman" w:hAnsi="Calibri" w:cs="Times New Roman"/>
                <w:color w:val="000000"/>
                <w:sz w:val="16"/>
                <w:szCs w:val="16"/>
              </w:rPr>
            </w:pPr>
            <w:proofErr w:type="spellStart"/>
            <w:ins w:id="1672"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1673" w:author="David Dayan" w:date="2021-12-03T17:18:00Z">
              <w:tcPr>
                <w:tcW w:w="1440" w:type="dxa"/>
                <w:tcBorders>
                  <w:top w:val="nil"/>
                  <w:left w:val="nil"/>
                  <w:bottom w:val="nil"/>
                  <w:right w:val="nil"/>
                </w:tcBorders>
                <w:shd w:val="clear" w:color="auto" w:fill="auto"/>
                <w:noWrap/>
                <w:vAlign w:val="bottom"/>
                <w:hideMark/>
              </w:tcPr>
            </w:tcPrChange>
          </w:tcPr>
          <w:p w14:paraId="772F6FCE" w14:textId="77777777" w:rsidR="00036D0E" w:rsidRPr="00036D0E" w:rsidRDefault="00036D0E" w:rsidP="00245317">
            <w:pPr>
              <w:spacing w:after="0" w:line="240" w:lineRule="auto"/>
              <w:jc w:val="center"/>
              <w:rPr>
                <w:ins w:id="1674" w:author="David Dayan" w:date="2021-12-03T17:13:00Z"/>
                <w:rFonts w:ascii="Calibri" w:eastAsia="Times New Roman" w:hAnsi="Calibri" w:cs="Times New Roman"/>
                <w:color w:val="000000"/>
                <w:sz w:val="16"/>
                <w:szCs w:val="16"/>
              </w:rPr>
            </w:pPr>
            <w:proofErr w:type="spellStart"/>
            <w:ins w:id="1675"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1676" w:author="David Dayan" w:date="2021-12-03T17:18:00Z">
              <w:tcPr>
                <w:tcW w:w="1530" w:type="dxa"/>
                <w:tcBorders>
                  <w:top w:val="nil"/>
                  <w:left w:val="nil"/>
                  <w:bottom w:val="nil"/>
                  <w:right w:val="nil"/>
                </w:tcBorders>
                <w:shd w:val="clear" w:color="auto" w:fill="auto"/>
                <w:noWrap/>
                <w:vAlign w:val="bottom"/>
                <w:hideMark/>
              </w:tcPr>
            </w:tcPrChange>
          </w:tcPr>
          <w:p w14:paraId="71E13A81" w14:textId="77777777" w:rsidR="00036D0E" w:rsidRPr="00036D0E" w:rsidRDefault="00036D0E" w:rsidP="00245317">
            <w:pPr>
              <w:spacing w:after="0" w:line="240" w:lineRule="auto"/>
              <w:jc w:val="center"/>
              <w:rPr>
                <w:ins w:id="1677" w:author="David Dayan" w:date="2021-12-03T17:13:00Z"/>
                <w:rFonts w:ascii="Calibri" w:eastAsia="Times New Roman" w:hAnsi="Calibri" w:cs="Times New Roman"/>
                <w:color w:val="000000"/>
                <w:sz w:val="16"/>
                <w:szCs w:val="16"/>
              </w:rPr>
            </w:pPr>
            <w:ins w:id="167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679" w:author="David Dayan" w:date="2021-12-03T17:18:00Z">
              <w:tcPr>
                <w:tcW w:w="898" w:type="dxa"/>
                <w:tcBorders>
                  <w:top w:val="nil"/>
                  <w:left w:val="nil"/>
                  <w:bottom w:val="nil"/>
                  <w:right w:val="nil"/>
                </w:tcBorders>
                <w:shd w:val="clear" w:color="auto" w:fill="auto"/>
                <w:noWrap/>
                <w:vAlign w:val="bottom"/>
                <w:hideMark/>
              </w:tcPr>
            </w:tcPrChange>
          </w:tcPr>
          <w:p w14:paraId="688E4CB0" w14:textId="77777777" w:rsidR="00036D0E" w:rsidRPr="00036D0E" w:rsidRDefault="00036D0E" w:rsidP="00245317">
            <w:pPr>
              <w:spacing w:after="0" w:line="240" w:lineRule="auto"/>
              <w:jc w:val="center"/>
              <w:rPr>
                <w:ins w:id="1680" w:author="David Dayan" w:date="2021-12-03T17:13:00Z"/>
                <w:rFonts w:ascii="Calibri" w:eastAsia="Times New Roman" w:hAnsi="Calibri" w:cs="Times New Roman"/>
                <w:color w:val="000000"/>
                <w:sz w:val="16"/>
                <w:szCs w:val="16"/>
              </w:rPr>
            </w:pPr>
            <w:ins w:id="168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682" w:author="David Dayan" w:date="2021-12-03T17:18:00Z">
              <w:tcPr>
                <w:tcW w:w="902" w:type="dxa"/>
                <w:tcBorders>
                  <w:top w:val="nil"/>
                  <w:left w:val="nil"/>
                  <w:bottom w:val="nil"/>
                  <w:right w:val="nil"/>
                </w:tcBorders>
                <w:shd w:val="clear" w:color="auto" w:fill="auto"/>
                <w:noWrap/>
                <w:vAlign w:val="bottom"/>
                <w:hideMark/>
              </w:tcPr>
            </w:tcPrChange>
          </w:tcPr>
          <w:p w14:paraId="3620F672" w14:textId="77777777" w:rsidR="00036D0E" w:rsidRPr="00036D0E" w:rsidRDefault="00036D0E" w:rsidP="00245317">
            <w:pPr>
              <w:spacing w:after="0" w:line="240" w:lineRule="auto"/>
              <w:jc w:val="center"/>
              <w:rPr>
                <w:ins w:id="1683" w:author="David Dayan" w:date="2021-12-03T17:13:00Z"/>
                <w:rFonts w:ascii="Calibri" w:eastAsia="Times New Roman" w:hAnsi="Calibri" w:cs="Times New Roman"/>
                <w:color w:val="000000"/>
                <w:sz w:val="16"/>
                <w:szCs w:val="16"/>
              </w:rPr>
            </w:pPr>
            <w:ins w:id="168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1685" w:author="David Dayan" w:date="2021-12-03T17:18:00Z">
              <w:tcPr>
                <w:tcW w:w="2160" w:type="dxa"/>
                <w:tcBorders>
                  <w:top w:val="nil"/>
                  <w:left w:val="nil"/>
                  <w:bottom w:val="nil"/>
                  <w:right w:val="nil"/>
                </w:tcBorders>
                <w:shd w:val="clear" w:color="auto" w:fill="auto"/>
                <w:noWrap/>
                <w:vAlign w:val="bottom"/>
                <w:hideMark/>
              </w:tcPr>
            </w:tcPrChange>
          </w:tcPr>
          <w:p w14:paraId="299B4C95" w14:textId="77777777" w:rsidR="00036D0E" w:rsidRPr="00036D0E" w:rsidRDefault="00036D0E" w:rsidP="00245317">
            <w:pPr>
              <w:spacing w:after="0" w:line="240" w:lineRule="auto"/>
              <w:jc w:val="center"/>
              <w:rPr>
                <w:ins w:id="1686" w:author="David Dayan" w:date="2021-12-03T17:13:00Z"/>
                <w:rFonts w:ascii="Calibri" w:eastAsia="Times New Roman" w:hAnsi="Calibri" w:cs="Times New Roman"/>
                <w:color w:val="000000"/>
                <w:sz w:val="16"/>
                <w:szCs w:val="16"/>
              </w:rPr>
            </w:pPr>
            <w:ins w:id="168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688" w:author="David Dayan" w:date="2021-12-03T17:18:00Z">
              <w:tcPr>
                <w:tcW w:w="2876" w:type="dxa"/>
                <w:gridSpan w:val="2"/>
                <w:tcBorders>
                  <w:top w:val="nil"/>
                  <w:left w:val="nil"/>
                  <w:bottom w:val="nil"/>
                  <w:right w:val="nil"/>
                </w:tcBorders>
                <w:shd w:val="clear" w:color="auto" w:fill="auto"/>
                <w:noWrap/>
                <w:vAlign w:val="bottom"/>
                <w:hideMark/>
              </w:tcPr>
            </w:tcPrChange>
          </w:tcPr>
          <w:p w14:paraId="45D5A973" w14:textId="77777777" w:rsidR="00036D0E" w:rsidRPr="00036D0E" w:rsidRDefault="00036D0E" w:rsidP="00245317">
            <w:pPr>
              <w:spacing w:after="0" w:line="240" w:lineRule="auto"/>
              <w:jc w:val="center"/>
              <w:rPr>
                <w:ins w:id="1689" w:author="David Dayan" w:date="2021-12-03T17:13:00Z"/>
                <w:rFonts w:ascii="Calibri" w:eastAsia="Times New Roman" w:hAnsi="Calibri" w:cs="Times New Roman"/>
                <w:color w:val="000000"/>
                <w:sz w:val="16"/>
                <w:szCs w:val="16"/>
              </w:rPr>
            </w:pPr>
            <w:ins w:id="169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1691" w:author="David Dayan" w:date="2021-12-03T17:18:00Z">
              <w:tcPr>
                <w:tcW w:w="1426" w:type="dxa"/>
                <w:tcBorders>
                  <w:top w:val="nil"/>
                  <w:left w:val="nil"/>
                  <w:bottom w:val="nil"/>
                  <w:right w:val="nil"/>
                </w:tcBorders>
                <w:shd w:val="clear" w:color="auto" w:fill="auto"/>
                <w:noWrap/>
                <w:vAlign w:val="bottom"/>
                <w:hideMark/>
              </w:tcPr>
            </w:tcPrChange>
          </w:tcPr>
          <w:p w14:paraId="30D278E5" w14:textId="77777777" w:rsidR="00036D0E" w:rsidRPr="00036D0E" w:rsidRDefault="00036D0E" w:rsidP="00245317">
            <w:pPr>
              <w:spacing w:after="0" w:line="240" w:lineRule="auto"/>
              <w:jc w:val="center"/>
              <w:rPr>
                <w:ins w:id="1692" w:author="David Dayan" w:date="2021-12-03T17:13:00Z"/>
                <w:rFonts w:ascii="Calibri" w:eastAsia="Times New Roman" w:hAnsi="Calibri" w:cs="Times New Roman"/>
                <w:color w:val="000000"/>
                <w:sz w:val="16"/>
                <w:szCs w:val="16"/>
              </w:rPr>
            </w:pPr>
            <w:ins w:id="1693" w:author="David Dayan" w:date="2021-12-03T17:13:00Z">
              <w:r w:rsidRPr="00036D0E">
                <w:rPr>
                  <w:rFonts w:ascii="Calibri" w:eastAsia="Times New Roman" w:hAnsi="Calibri" w:cs="Times New Roman"/>
                  <w:color w:val="000000"/>
                  <w:sz w:val="16"/>
                  <w:szCs w:val="16"/>
                </w:rPr>
                <w:t>heterozygote</w:t>
              </w:r>
            </w:ins>
          </w:p>
        </w:tc>
      </w:tr>
      <w:tr w:rsidR="00036D0E" w:rsidRPr="00036D0E" w14:paraId="6FC5F415" w14:textId="77777777" w:rsidTr="00245317">
        <w:trPr>
          <w:cantSplit/>
          <w:trHeight w:val="20"/>
          <w:ins w:id="1694" w:author="David Dayan" w:date="2021-12-03T17:13:00Z"/>
          <w:trPrChange w:id="169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696" w:author="David Dayan" w:date="2021-12-03T17:18:00Z">
              <w:tcPr>
                <w:tcW w:w="1563" w:type="dxa"/>
                <w:tcBorders>
                  <w:top w:val="nil"/>
                  <w:left w:val="nil"/>
                  <w:bottom w:val="nil"/>
                  <w:right w:val="nil"/>
                </w:tcBorders>
                <w:shd w:val="clear" w:color="auto" w:fill="auto"/>
                <w:noWrap/>
                <w:vAlign w:val="bottom"/>
                <w:hideMark/>
              </w:tcPr>
            </w:tcPrChange>
          </w:tcPr>
          <w:p w14:paraId="392BF572" w14:textId="77777777" w:rsidR="00036D0E" w:rsidRPr="00036D0E" w:rsidRDefault="00036D0E" w:rsidP="00245317">
            <w:pPr>
              <w:spacing w:after="0" w:line="240" w:lineRule="auto"/>
              <w:jc w:val="center"/>
              <w:rPr>
                <w:ins w:id="1697" w:author="David Dayan" w:date="2021-12-03T17:13:00Z"/>
                <w:rFonts w:ascii="Calibri" w:eastAsia="Times New Roman" w:hAnsi="Calibri" w:cs="Times New Roman"/>
                <w:color w:val="000000"/>
                <w:sz w:val="16"/>
                <w:szCs w:val="16"/>
              </w:rPr>
            </w:pPr>
            <w:ins w:id="1698" w:author="David Dayan" w:date="2021-12-03T17:13:00Z">
              <w:r w:rsidRPr="00036D0E">
                <w:rPr>
                  <w:rFonts w:ascii="Calibri" w:eastAsia="Times New Roman" w:hAnsi="Calibri" w:cs="Times New Roman"/>
                  <w:color w:val="000000"/>
                  <w:sz w:val="16"/>
                  <w:szCs w:val="16"/>
                </w:rPr>
                <w:t>OtsAC20ROGR_0042</w:t>
              </w:r>
            </w:ins>
          </w:p>
        </w:tc>
        <w:tc>
          <w:tcPr>
            <w:tcW w:w="746" w:type="dxa"/>
            <w:tcBorders>
              <w:top w:val="nil"/>
              <w:left w:val="nil"/>
              <w:bottom w:val="nil"/>
              <w:right w:val="nil"/>
            </w:tcBorders>
            <w:shd w:val="clear" w:color="auto" w:fill="auto"/>
            <w:noWrap/>
            <w:vAlign w:val="bottom"/>
            <w:hideMark/>
            <w:tcPrChange w:id="1699" w:author="David Dayan" w:date="2021-12-03T17:18:00Z">
              <w:tcPr>
                <w:tcW w:w="746" w:type="dxa"/>
                <w:tcBorders>
                  <w:top w:val="nil"/>
                  <w:left w:val="nil"/>
                  <w:bottom w:val="nil"/>
                  <w:right w:val="nil"/>
                </w:tcBorders>
                <w:shd w:val="clear" w:color="auto" w:fill="auto"/>
                <w:noWrap/>
                <w:vAlign w:val="bottom"/>
                <w:hideMark/>
              </w:tcPr>
            </w:tcPrChange>
          </w:tcPr>
          <w:p w14:paraId="6673DC05" w14:textId="77777777" w:rsidR="00036D0E" w:rsidRPr="00036D0E" w:rsidRDefault="00036D0E" w:rsidP="00245317">
            <w:pPr>
              <w:spacing w:after="0" w:line="240" w:lineRule="auto"/>
              <w:jc w:val="center"/>
              <w:rPr>
                <w:ins w:id="1700" w:author="David Dayan" w:date="2021-12-03T17:13:00Z"/>
                <w:rFonts w:ascii="Calibri" w:eastAsia="Times New Roman" w:hAnsi="Calibri" w:cs="Times New Roman"/>
                <w:color w:val="000000"/>
                <w:sz w:val="16"/>
                <w:szCs w:val="16"/>
              </w:rPr>
            </w:pPr>
            <w:ins w:id="1701"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702" w:author="David Dayan" w:date="2021-12-03T17:18:00Z">
              <w:tcPr>
                <w:tcW w:w="599" w:type="dxa"/>
                <w:tcBorders>
                  <w:top w:val="nil"/>
                  <w:left w:val="nil"/>
                  <w:bottom w:val="nil"/>
                  <w:right w:val="nil"/>
                </w:tcBorders>
                <w:shd w:val="clear" w:color="auto" w:fill="auto"/>
                <w:noWrap/>
                <w:vAlign w:val="bottom"/>
                <w:hideMark/>
              </w:tcPr>
            </w:tcPrChange>
          </w:tcPr>
          <w:p w14:paraId="05CCA235" w14:textId="77777777" w:rsidR="00036D0E" w:rsidRPr="00036D0E" w:rsidRDefault="00036D0E" w:rsidP="00245317">
            <w:pPr>
              <w:spacing w:after="0" w:line="240" w:lineRule="auto"/>
              <w:jc w:val="center"/>
              <w:rPr>
                <w:ins w:id="1703" w:author="David Dayan" w:date="2021-12-03T17:13:00Z"/>
                <w:rFonts w:ascii="Calibri" w:eastAsia="Times New Roman" w:hAnsi="Calibri" w:cs="Times New Roman"/>
                <w:color w:val="000000"/>
                <w:sz w:val="16"/>
                <w:szCs w:val="16"/>
              </w:rPr>
            </w:pPr>
            <w:ins w:id="1704"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705" w:author="David Dayan" w:date="2021-12-03T17:18:00Z">
              <w:tcPr>
                <w:tcW w:w="1142" w:type="dxa"/>
                <w:tcBorders>
                  <w:top w:val="nil"/>
                  <w:left w:val="nil"/>
                  <w:bottom w:val="nil"/>
                  <w:right w:val="nil"/>
                </w:tcBorders>
                <w:shd w:val="clear" w:color="auto" w:fill="auto"/>
                <w:noWrap/>
                <w:vAlign w:val="bottom"/>
                <w:hideMark/>
              </w:tcPr>
            </w:tcPrChange>
          </w:tcPr>
          <w:p w14:paraId="16777E6F" w14:textId="77777777" w:rsidR="00036D0E" w:rsidRPr="00036D0E" w:rsidRDefault="00036D0E" w:rsidP="00245317">
            <w:pPr>
              <w:spacing w:after="0" w:line="240" w:lineRule="auto"/>
              <w:jc w:val="center"/>
              <w:rPr>
                <w:ins w:id="1706" w:author="David Dayan" w:date="2021-12-03T17:13:00Z"/>
                <w:rFonts w:ascii="Calibri" w:eastAsia="Times New Roman" w:hAnsi="Calibri" w:cs="Times New Roman"/>
                <w:color w:val="000000"/>
                <w:sz w:val="16"/>
                <w:szCs w:val="16"/>
              </w:rPr>
            </w:pPr>
            <w:ins w:id="1707"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708" w:author="David Dayan" w:date="2021-12-03T17:18:00Z">
              <w:tcPr>
                <w:tcW w:w="1440" w:type="dxa"/>
                <w:tcBorders>
                  <w:top w:val="nil"/>
                  <w:left w:val="nil"/>
                  <w:bottom w:val="nil"/>
                  <w:right w:val="nil"/>
                </w:tcBorders>
                <w:shd w:val="clear" w:color="auto" w:fill="auto"/>
                <w:noWrap/>
                <w:vAlign w:val="bottom"/>
                <w:hideMark/>
              </w:tcPr>
            </w:tcPrChange>
          </w:tcPr>
          <w:p w14:paraId="013A1E20" w14:textId="77777777" w:rsidR="00036D0E" w:rsidRPr="00036D0E" w:rsidRDefault="00036D0E" w:rsidP="00245317">
            <w:pPr>
              <w:spacing w:after="0" w:line="240" w:lineRule="auto"/>
              <w:jc w:val="center"/>
              <w:rPr>
                <w:ins w:id="1709" w:author="David Dayan" w:date="2021-12-03T17:13:00Z"/>
                <w:rFonts w:ascii="Calibri" w:eastAsia="Times New Roman" w:hAnsi="Calibri" w:cs="Times New Roman"/>
                <w:color w:val="000000"/>
                <w:sz w:val="16"/>
                <w:szCs w:val="16"/>
              </w:rPr>
            </w:pPr>
            <w:ins w:id="1710"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711" w:author="David Dayan" w:date="2021-12-03T17:18:00Z">
              <w:tcPr>
                <w:tcW w:w="1530" w:type="dxa"/>
                <w:tcBorders>
                  <w:top w:val="nil"/>
                  <w:left w:val="nil"/>
                  <w:bottom w:val="nil"/>
                  <w:right w:val="nil"/>
                </w:tcBorders>
                <w:shd w:val="clear" w:color="auto" w:fill="auto"/>
                <w:noWrap/>
                <w:vAlign w:val="bottom"/>
                <w:hideMark/>
              </w:tcPr>
            </w:tcPrChange>
          </w:tcPr>
          <w:p w14:paraId="2DA27523" w14:textId="77777777" w:rsidR="00036D0E" w:rsidRPr="00036D0E" w:rsidRDefault="00036D0E" w:rsidP="00245317">
            <w:pPr>
              <w:spacing w:after="0" w:line="240" w:lineRule="auto"/>
              <w:jc w:val="center"/>
              <w:rPr>
                <w:ins w:id="1712" w:author="David Dayan" w:date="2021-12-03T17:13:00Z"/>
                <w:rFonts w:ascii="Calibri" w:eastAsia="Times New Roman" w:hAnsi="Calibri" w:cs="Times New Roman"/>
                <w:color w:val="000000"/>
                <w:sz w:val="16"/>
                <w:szCs w:val="16"/>
              </w:rPr>
            </w:pPr>
            <w:ins w:id="171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714" w:author="David Dayan" w:date="2021-12-03T17:18:00Z">
              <w:tcPr>
                <w:tcW w:w="898" w:type="dxa"/>
                <w:tcBorders>
                  <w:top w:val="nil"/>
                  <w:left w:val="nil"/>
                  <w:bottom w:val="nil"/>
                  <w:right w:val="nil"/>
                </w:tcBorders>
                <w:shd w:val="clear" w:color="auto" w:fill="auto"/>
                <w:noWrap/>
                <w:vAlign w:val="bottom"/>
                <w:hideMark/>
              </w:tcPr>
            </w:tcPrChange>
          </w:tcPr>
          <w:p w14:paraId="4C748C71" w14:textId="77777777" w:rsidR="00036D0E" w:rsidRPr="00036D0E" w:rsidRDefault="00036D0E" w:rsidP="00245317">
            <w:pPr>
              <w:spacing w:after="0" w:line="240" w:lineRule="auto"/>
              <w:jc w:val="center"/>
              <w:rPr>
                <w:ins w:id="1715" w:author="David Dayan" w:date="2021-12-03T17:13:00Z"/>
                <w:rFonts w:ascii="Calibri" w:eastAsia="Times New Roman" w:hAnsi="Calibri" w:cs="Times New Roman"/>
                <w:color w:val="000000"/>
                <w:sz w:val="16"/>
                <w:szCs w:val="16"/>
              </w:rPr>
            </w:pPr>
            <w:ins w:id="171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717" w:author="David Dayan" w:date="2021-12-03T17:18:00Z">
              <w:tcPr>
                <w:tcW w:w="902" w:type="dxa"/>
                <w:tcBorders>
                  <w:top w:val="nil"/>
                  <w:left w:val="nil"/>
                  <w:bottom w:val="nil"/>
                  <w:right w:val="nil"/>
                </w:tcBorders>
                <w:shd w:val="clear" w:color="auto" w:fill="auto"/>
                <w:noWrap/>
                <w:vAlign w:val="bottom"/>
                <w:hideMark/>
              </w:tcPr>
            </w:tcPrChange>
          </w:tcPr>
          <w:p w14:paraId="2E3CB065" w14:textId="77777777" w:rsidR="00036D0E" w:rsidRPr="00036D0E" w:rsidRDefault="00036D0E" w:rsidP="00245317">
            <w:pPr>
              <w:spacing w:after="0" w:line="240" w:lineRule="auto"/>
              <w:jc w:val="center"/>
              <w:rPr>
                <w:ins w:id="1718" w:author="David Dayan" w:date="2021-12-03T17:13:00Z"/>
                <w:rFonts w:ascii="Calibri" w:eastAsia="Times New Roman" w:hAnsi="Calibri" w:cs="Times New Roman"/>
                <w:color w:val="000000"/>
                <w:sz w:val="16"/>
                <w:szCs w:val="16"/>
              </w:rPr>
            </w:pPr>
            <w:ins w:id="171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720" w:author="David Dayan" w:date="2021-12-03T17:18:00Z">
              <w:tcPr>
                <w:tcW w:w="2160" w:type="dxa"/>
                <w:tcBorders>
                  <w:top w:val="nil"/>
                  <w:left w:val="nil"/>
                  <w:bottom w:val="nil"/>
                  <w:right w:val="nil"/>
                </w:tcBorders>
                <w:shd w:val="clear" w:color="auto" w:fill="auto"/>
                <w:noWrap/>
                <w:vAlign w:val="bottom"/>
                <w:hideMark/>
              </w:tcPr>
            </w:tcPrChange>
          </w:tcPr>
          <w:p w14:paraId="6947CCAF" w14:textId="77777777" w:rsidR="00036D0E" w:rsidRPr="00036D0E" w:rsidRDefault="00036D0E" w:rsidP="00245317">
            <w:pPr>
              <w:spacing w:after="0" w:line="240" w:lineRule="auto"/>
              <w:jc w:val="center"/>
              <w:rPr>
                <w:ins w:id="1721" w:author="David Dayan" w:date="2021-12-03T17:13:00Z"/>
                <w:rFonts w:ascii="Calibri" w:eastAsia="Times New Roman" w:hAnsi="Calibri" w:cs="Times New Roman"/>
                <w:color w:val="000000"/>
                <w:sz w:val="16"/>
                <w:szCs w:val="16"/>
              </w:rPr>
            </w:pPr>
            <w:proofErr w:type="spellStart"/>
            <w:ins w:id="172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723" w:author="David Dayan" w:date="2021-12-03T17:18:00Z">
              <w:tcPr>
                <w:tcW w:w="2876" w:type="dxa"/>
                <w:gridSpan w:val="2"/>
                <w:tcBorders>
                  <w:top w:val="nil"/>
                  <w:left w:val="nil"/>
                  <w:bottom w:val="nil"/>
                  <w:right w:val="nil"/>
                </w:tcBorders>
                <w:shd w:val="clear" w:color="auto" w:fill="auto"/>
                <w:noWrap/>
                <w:vAlign w:val="bottom"/>
                <w:hideMark/>
              </w:tcPr>
            </w:tcPrChange>
          </w:tcPr>
          <w:p w14:paraId="0284460C" w14:textId="77777777" w:rsidR="00036D0E" w:rsidRPr="00036D0E" w:rsidRDefault="00036D0E" w:rsidP="00245317">
            <w:pPr>
              <w:spacing w:after="0" w:line="240" w:lineRule="auto"/>
              <w:jc w:val="center"/>
              <w:rPr>
                <w:ins w:id="1724" w:author="David Dayan" w:date="2021-12-03T17:13:00Z"/>
                <w:rFonts w:ascii="Calibri" w:eastAsia="Times New Roman" w:hAnsi="Calibri" w:cs="Times New Roman"/>
                <w:color w:val="000000"/>
                <w:sz w:val="16"/>
                <w:szCs w:val="16"/>
              </w:rPr>
            </w:pPr>
            <w:proofErr w:type="spellStart"/>
            <w:ins w:id="172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726" w:author="David Dayan" w:date="2021-12-03T17:18:00Z">
              <w:tcPr>
                <w:tcW w:w="1426" w:type="dxa"/>
                <w:tcBorders>
                  <w:top w:val="nil"/>
                  <w:left w:val="nil"/>
                  <w:bottom w:val="nil"/>
                  <w:right w:val="nil"/>
                </w:tcBorders>
                <w:shd w:val="clear" w:color="auto" w:fill="auto"/>
                <w:noWrap/>
                <w:vAlign w:val="bottom"/>
                <w:hideMark/>
              </w:tcPr>
            </w:tcPrChange>
          </w:tcPr>
          <w:p w14:paraId="277FE020" w14:textId="77777777" w:rsidR="00036D0E" w:rsidRPr="00036D0E" w:rsidRDefault="00036D0E" w:rsidP="00245317">
            <w:pPr>
              <w:spacing w:after="0" w:line="240" w:lineRule="auto"/>
              <w:jc w:val="center"/>
              <w:rPr>
                <w:ins w:id="1727" w:author="David Dayan" w:date="2021-12-03T17:13:00Z"/>
                <w:rFonts w:ascii="Calibri" w:eastAsia="Times New Roman" w:hAnsi="Calibri" w:cs="Times New Roman"/>
                <w:color w:val="000000"/>
                <w:sz w:val="16"/>
                <w:szCs w:val="16"/>
              </w:rPr>
            </w:pPr>
            <w:proofErr w:type="spellStart"/>
            <w:ins w:id="172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55E44480" w14:textId="77777777" w:rsidTr="00245317">
        <w:trPr>
          <w:cantSplit/>
          <w:trHeight w:val="20"/>
          <w:ins w:id="1729" w:author="David Dayan" w:date="2021-12-03T17:13:00Z"/>
          <w:trPrChange w:id="173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731" w:author="David Dayan" w:date="2021-12-03T17:18:00Z">
              <w:tcPr>
                <w:tcW w:w="1563" w:type="dxa"/>
                <w:tcBorders>
                  <w:top w:val="nil"/>
                  <w:left w:val="nil"/>
                  <w:bottom w:val="nil"/>
                  <w:right w:val="nil"/>
                </w:tcBorders>
                <w:shd w:val="clear" w:color="auto" w:fill="auto"/>
                <w:noWrap/>
                <w:vAlign w:val="bottom"/>
                <w:hideMark/>
              </w:tcPr>
            </w:tcPrChange>
          </w:tcPr>
          <w:p w14:paraId="1831ACE9" w14:textId="77777777" w:rsidR="00036D0E" w:rsidRPr="00036D0E" w:rsidRDefault="00036D0E" w:rsidP="00245317">
            <w:pPr>
              <w:spacing w:after="0" w:line="240" w:lineRule="auto"/>
              <w:jc w:val="center"/>
              <w:rPr>
                <w:ins w:id="1732" w:author="David Dayan" w:date="2021-12-03T17:13:00Z"/>
                <w:rFonts w:ascii="Calibri" w:eastAsia="Times New Roman" w:hAnsi="Calibri" w:cs="Times New Roman"/>
                <w:color w:val="000000"/>
                <w:sz w:val="16"/>
                <w:szCs w:val="16"/>
              </w:rPr>
            </w:pPr>
            <w:ins w:id="1733" w:author="David Dayan" w:date="2021-12-03T17:13:00Z">
              <w:r w:rsidRPr="00036D0E">
                <w:rPr>
                  <w:rFonts w:ascii="Calibri" w:eastAsia="Times New Roman" w:hAnsi="Calibri" w:cs="Times New Roman"/>
                  <w:color w:val="000000"/>
                  <w:sz w:val="16"/>
                  <w:szCs w:val="16"/>
                </w:rPr>
                <w:t>OtsAC20ROGR_0043</w:t>
              </w:r>
            </w:ins>
          </w:p>
        </w:tc>
        <w:tc>
          <w:tcPr>
            <w:tcW w:w="746" w:type="dxa"/>
            <w:tcBorders>
              <w:top w:val="nil"/>
              <w:left w:val="nil"/>
              <w:bottom w:val="nil"/>
              <w:right w:val="nil"/>
            </w:tcBorders>
            <w:shd w:val="clear" w:color="auto" w:fill="auto"/>
            <w:noWrap/>
            <w:vAlign w:val="bottom"/>
            <w:hideMark/>
            <w:tcPrChange w:id="1734" w:author="David Dayan" w:date="2021-12-03T17:18:00Z">
              <w:tcPr>
                <w:tcW w:w="746" w:type="dxa"/>
                <w:tcBorders>
                  <w:top w:val="nil"/>
                  <w:left w:val="nil"/>
                  <w:bottom w:val="nil"/>
                  <w:right w:val="nil"/>
                </w:tcBorders>
                <w:shd w:val="clear" w:color="auto" w:fill="auto"/>
                <w:noWrap/>
                <w:vAlign w:val="bottom"/>
                <w:hideMark/>
              </w:tcPr>
            </w:tcPrChange>
          </w:tcPr>
          <w:p w14:paraId="44C3340C" w14:textId="77777777" w:rsidR="00036D0E" w:rsidRPr="00036D0E" w:rsidRDefault="00036D0E" w:rsidP="00245317">
            <w:pPr>
              <w:spacing w:after="0" w:line="240" w:lineRule="auto"/>
              <w:jc w:val="center"/>
              <w:rPr>
                <w:ins w:id="1735" w:author="David Dayan" w:date="2021-12-03T17:13:00Z"/>
                <w:rFonts w:ascii="Calibri" w:eastAsia="Times New Roman" w:hAnsi="Calibri" w:cs="Times New Roman"/>
                <w:color w:val="000000"/>
                <w:sz w:val="16"/>
                <w:szCs w:val="16"/>
              </w:rPr>
            </w:pPr>
            <w:ins w:id="1736"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737" w:author="David Dayan" w:date="2021-12-03T17:18:00Z">
              <w:tcPr>
                <w:tcW w:w="599" w:type="dxa"/>
                <w:tcBorders>
                  <w:top w:val="nil"/>
                  <w:left w:val="nil"/>
                  <w:bottom w:val="nil"/>
                  <w:right w:val="nil"/>
                </w:tcBorders>
                <w:shd w:val="clear" w:color="auto" w:fill="auto"/>
                <w:noWrap/>
                <w:vAlign w:val="bottom"/>
                <w:hideMark/>
              </w:tcPr>
            </w:tcPrChange>
          </w:tcPr>
          <w:p w14:paraId="0FB07C31" w14:textId="77777777" w:rsidR="00036D0E" w:rsidRPr="00036D0E" w:rsidRDefault="00036D0E" w:rsidP="00245317">
            <w:pPr>
              <w:spacing w:after="0" w:line="240" w:lineRule="auto"/>
              <w:jc w:val="center"/>
              <w:rPr>
                <w:ins w:id="1738" w:author="David Dayan" w:date="2021-12-03T17:13:00Z"/>
                <w:rFonts w:ascii="Calibri" w:eastAsia="Times New Roman" w:hAnsi="Calibri" w:cs="Times New Roman"/>
                <w:color w:val="000000"/>
                <w:sz w:val="16"/>
                <w:szCs w:val="16"/>
              </w:rPr>
            </w:pPr>
            <w:ins w:id="1739"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740" w:author="David Dayan" w:date="2021-12-03T17:18:00Z">
              <w:tcPr>
                <w:tcW w:w="1142" w:type="dxa"/>
                <w:tcBorders>
                  <w:top w:val="nil"/>
                  <w:left w:val="nil"/>
                  <w:bottom w:val="nil"/>
                  <w:right w:val="nil"/>
                </w:tcBorders>
                <w:shd w:val="clear" w:color="auto" w:fill="auto"/>
                <w:noWrap/>
                <w:vAlign w:val="bottom"/>
                <w:hideMark/>
              </w:tcPr>
            </w:tcPrChange>
          </w:tcPr>
          <w:p w14:paraId="00991063" w14:textId="77777777" w:rsidR="00036D0E" w:rsidRPr="00036D0E" w:rsidRDefault="00036D0E" w:rsidP="00245317">
            <w:pPr>
              <w:spacing w:after="0" w:line="240" w:lineRule="auto"/>
              <w:jc w:val="center"/>
              <w:rPr>
                <w:ins w:id="1741" w:author="David Dayan" w:date="2021-12-03T17:13:00Z"/>
                <w:rFonts w:ascii="Calibri" w:eastAsia="Times New Roman" w:hAnsi="Calibri" w:cs="Times New Roman"/>
                <w:color w:val="000000"/>
                <w:sz w:val="16"/>
                <w:szCs w:val="16"/>
              </w:rPr>
            </w:pPr>
            <w:ins w:id="1742"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743" w:author="David Dayan" w:date="2021-12-03T17:18:00Z">
              <w:tcPr>
                <w:tcW w:w="1440" w:type="dxa"/>
                <w:tcBorders>
                  <w:top w:val="nil"/>
                  <w:left w:val="nil"/>
                  <w:bottom w:val="nil"/>
                  <w:right w:val="nil"/>
                </w:tcBorders>
                <w:shd w:val="clear" w:color="auto" w:fill="auto"/>
                <w:noWrap/>
                <w:vAlign w:val="bottom"/>
                <w:hideMark/>
              </w:tcPr>
            </w:tcPrChange>
          </w:tcPr>
          <w:p w14:paraId="0B165C5E" w14:textId="77777777" w:rsidR="00036D0E" w:rsidRPr="00036D0E" w:rsidRDefault="00036D0E" w:rsidP="00245317">
            <w:pPr>
              <w:spacing w:after="0" w:line="240" w:lineRule="auto"/>
              <w:jc w:val="center"/>
              <w:rPr>
                <w:ins w:id="1744" w:author="David Dayan" w:date="2021-12-03T17:13:00Z"/>
                <w:rFonts w:ascii="Calibri" w:eastAsia="Times New Roman" w:hAnsi="Calibri" w:cs="Times New Roman"/>
                <w:color w:val="000000"/>
                <w:sz w:val="16"/>
                <w:szCs w:val="16"/>
              </w:rPr>
            </w:pPr>
            <w:ins w:id="1745"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746" w:author="David Dayan" w:date="2021-12-03T17:18:00Z">
              <w:tcPr>
                <w:tcW w:w="1530" w:type="dxa"/>
                <w:tcBorders>
                  <w:top w:val="nil"/>
                  <w:left w:val="nil"/>
                  <w:bottom w:val="nil"/>
                  <w:right w:val="nil"/>
                </w:tcBorders>
                <w:shd w:val="clear" w:color="auto" w:fill="auto"/>
                <w:noWrap/>
                <w:vAlign w:val="bottom"/>
                <w:hideMark/>
              </w:tcPr>
            </w:tcPrChange>
          </w:tcPr>
          <w:p w14:paraId="73E230AD" w14:textId="77777777" w:rsidR="00036D0E" w:rsidRPr="00036D0E" w:rsidRDefault="00036D0E" w:rsidP="00245317">
            <w:pPr>
              <w:spacing w:after="0" w:line="240" w:lineRule="auto"/>
              <w:jc w:val="center"/>
              <w:rPr>
                <w:ins w:id="1747" w:author="David Dayan" w:date="2021-12-03T17:13:00Z"/>
                <w:rFonts w:ascii="Calibri" w:eastAsia="Times New Roman" w:hAnsi="Calibri" w:cs="Times New Roman"/>
                <w:color w:val="000000"/>
                <w:sz w:val="16"/>
                <w:szCs w:val="16"/>
              </w:rPr>
            </w:pPr>
            <w:ins w:id="174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749" w:author="David Dayan" w:date="2021-12-03T17:18:00Z">
              <w:tcPr>
                <w:tcW w:w="898" w:type="dxa"/>
                <w:tcBorders>
                  <w:top w:val="nil"/>
                  <w:left w:val="nil"/>
                  <w:bottom w:val="nil"/>
                  <w:right w:val="nil"/>
                </w:tcBorders>
                <w:shd w:val="clear" w:color="auto" w:fill="auto"/>
                <w:noWrap/>
                <w:vAlign w:val="bottom"/>
                <w:hideMark/>
              </w:tcPr>
            </w:tcPrChange>
          </w:tcPr>
          <w:p w14:paraId="477260D5" w14:textId="77777777" w:rsidR="00036D0E" w:rsidRPr="00036D0E" w:rsidRDefault="00036D0E" w:rsidP="00245317">
            <w:pPr>
              <w:spacing w:after="0" w:line="240" w:lineRule="auto"/>
              <w:jc w:val="center"/>
              <w:rPr>
                <w:ins w:id="1750" w:author="David Dayan" w:date="2021-12-03T17:13:00Z"/>
                <w:rFonts w:ascii="Calibri" w:eastAsia="Times New Roman" w:hAnsi="Calibri" w:cs="Times New Roman"/>
                <w:color w:val="000000"/>
                <w:sz w:val="16"/>
                <w:szCs w:val="16"/>
              </w:rPr>
            </w:pPr>
            <w:ins w:id="175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752" w:author="David Dayan" w:date="2021-12-03T17:18:00Z">
              <w:tcPr>
                <w:tcW w:w="902" w:type="dxa"/>
                <w:tcBorders>
                  <w:top w:val="nil"/>
                  <w:left w:val="nil"/>
                  <w:bottom w:val="nil"/>
                  <w:right w:val="nil"/>
                </w:tcBorders>
                <w:shd w:val="clear" w:color="auto" w:fill="auto"/>
                <w:noWrap/>
                <w:vAlign w:val="bottom"/>
                <w:hideMark/>
              </w:tcPr>
            </w:tcPrChange>
          </w:tcPr>
          <w:p w14:paraId="09F9B6E8" w14:textId="77777777" w:rsidR="00036D0E" w:rsidRPr="00036D0E" w:rsidRDefault="00036D0E" w:rsidP="00245317">
            <w:pPr>
              <w:spacing w:after="0" w:line="240" w:lineRule="auto"/>
              <w:jc w:val="center"/>
              <w:rPr>
                <w:ins w:id="1753" w:author="David Dayan" w:date="2021-12-03T17:13:00Z"/>
                <w:rFonts w:ascii="Calibri" w:eastAsia="Times New Roman" w:hAnsi="Calibri" w:cs="Times New Roman"/>
                <w:color w:val="000000"/>
                <w:sz w:val="16"/>
                <w:szCs w:val="16"/>
              </w:rPr>
            </w:pPr>
            <w:ins w:id="175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755" w:author="David Dayan" w:date="2021-12-03T17:18:00Z">
              <w:tcPr>
                <w:tcW w:w="2160" w:type="dxa"/>
                <w:tcBorders>
                  <w:top w:val="nil"/>
                  <w:left w:val="nil"/>
                  <w:bottom w:val="nil"/>
                  <w:right w:val="nil"/>
                </w:tcBorders>
                <w:shd w:val="clear" w:color="auto" w:fill="auto"/>
                <w:noWrap/>
                <w:vAlign w:val="bottom"/>
                <w:hideMark/>
              </w:tcPr>
            </w:tcPrChange>
          </w:tcPr>
          <w:p w14:paraId="4BEA887F" w14:textId="77777777" w:rsidR="00036D0E" w:rsidRPr="00036D0E" w:rsidRDefault="00036D0E" w:rsidP="00245317">
            <w:pPr>
              <w:spacing w:after="0" w:line="240" w:lineRule="auto"/>
              <w:jc w:val="center"/>
              <w:rPr>
                <w:ins w:id="1756" w:author="David Dayan" w:date="2021-12-03T17:13:00Z"/>
                <w:rFonts w:ascii="Calibri" w:eastAsia="Times New Roman" w:hAnsi="Calibri" w:cs="Times New Roman"/>
                <w:color w:val="000000"/>
                <w:sz w:val="16"/>
                <w:szCs w:val="16"/>
              </w:rPr>
            </w:pPr>
            <w:proofErr w:type="spellStart"/>
            <w:ins w:id="175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758" w:author="David Dayan" w:date="2021-12-03T17:18:00Z">
              <w:tcPr>
                <w:tcW w:w="2876" w:type="dxa"/>
                <w:gridSpan w:val="2"/>
                <w:tcBorders>
                  <w:top w:val="nil"/>
                  <w:left w:val="nil"/>
                  <w:bottom w:val="nil"/>
                  <w:right w:val="nil"/>
                </w:tcBorders>
                <w:shd w:val="clear" w:color="auto" w:fill="auto"/>
                <w:noWrap/>
                <w:vAlign w:val="bottom"/>
                <w:hideMark/>
              </w:tcPr>
            </w:tcPrChange>
          </w:tcPr>
          <w:p w14:paraId="7F833C09" w14:textId="77777777" w:rsidR="00036D0E" w:rsidRPr="00036D0E" w:rsidRDefault="00036D0E" w:rsidP="00245317">
            <w:pPr>
              <w:spacing w:after="0" w:line="240" w:lineRule="auto"/>
              <w:jc w:val="center"/>
              <w:rPr>
                <w:ins w:id="1759" w:author="David Dayan" w:date="2021-12-03T17:13:00Z"/>
                <w:rFonts w:ascii="Calibri" w:eastAsia="Times New Roman" w:hAnsi="Calibri" w:cs="Times New Roman"/>
                <w:color w:val="000000"/>
                <w:sz w:val="16"/>
                <w:szCs w:val="16"/>
              </w:rPr>
            </w:pPr>
            <w:proofErr w:type="spellStart"/>
            <w:ins w:id="176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761" w:author="David Dayan" w:date="2021-12-03T17:18:00Z">
              <w:tcPr>
                <w:tcW w:w="1426" w:type="dxa"/>
                <w:tcBorders>
                  <w:top w:val="nil"/>
                  <w:left w:val="nil"/>
                  <w:bottom w:val="nil"/>
                  <w:right w:val="nil"/>
                </w:tcBorders>
                <w:shd w:val="clear" w:color="auto" w:fill="auto"/>
                <w:noWrap/>
                <w:vAlign w:val="bottom"/>
                <w:hideMark/>
              </w:tcPr>
            </w:tcPrChange>
          </w:tcPr>
          <w:p w14:paraId="68A3258B" w14:textId="77777777" w:rsidR="00036D0E" w:rsidRPr="00036D0E" w:rsidRDefault="00036D0E" w:rsidP="00245317">
            <w:pPr>
              <w:spacing w:after="0" w:line="240" w:lineRule="auto"/>
              <w:jc w:val="center"/>
              <w:rPr>
                <w:ins w:id="1762" w:author="David Dayan" w:date="2021-12-03T17:13:00Z"/>
                <w:rFonts w:ascii="Calibri" w:eastAsia="Times New Roman" w:hAnsi="Calibri" w:cs="Times New Roman"/>
                <w:color w:val="000000"/>
                <w:sz w:val="16"/>
                <w:szCs w:val="16"/>
              </w:rPr>
            </w:pPr>
            <w:proofErr w:type="spellStart"/>
            <w:ins w:id="176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3F078789" w14:textId="77777777" w:rsidTr="00245317">
        <w:trPr>
          <w:cantSplit/>
          <w:trHeight w:val="20"/>
          <w:ins w:id="1764" w:author="David Dayan" w:date="2021-12-03T17:13:00Z"/>
          <w:trPrChange w:id="176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766" w:author="David Dayan" w:date="2021-12-03T17:18:00Z">
              <w:tcPr>
                <w:tcW w:w="1563" w:type="dxa"/>
                <w:tcBorders>
                  <w:top w:val="nil"/>
                  <w:left w:val="nil"/>
                  <w:bottom w:val="nil"/>
                  <w:right w:val="nil"/>
                </w:tcBorders>
                <w:shd w:val="clear" w:color="auto" w:fill="auto"/>
                <w:noWrap/>
                <w:vAlign w:val="bottom"/>
                <w:hideMark/>
              </w:tcPr>
            </w:tcPrChange>
          </w:tcPr>
          <w:p w14:paraId="3124B7C5" w14:textId="77777777" w:rsidR="00036D0E" w:rsidRPr="00036D0E" w:rsidRDefault="00036D0E" w:rsidP="00245317">
            <w:pPr>
              <w:spacing w:after="0" w:line="240" w:lineRule="auto"/>
              <w:jc w:val="center"/>
              <w:rPr>
                <w:ins w:id="1767" w:author="David Dayan" w:date="2021-12-03T17:13:00Z"/>
                <w:rFonts w:ascii="Calibri" w:eastAsia="Times New Roman" w:hAnsi="Calibri" w:cs="Times New Roman"/>
                <w:color w:val="000000"/>
                <w:sz w:val="16"/>
                <w:szCs w:val="16"/>
              </w:rPr>
            </w:pPr>
            <w:ins w:id="1768" w:author="David Dayan" w:date="2021-12-03T17:13:00Z">
              <w:r w:rsidRPr="00036D0E">
                <w:rPr>
                  <w:rFonts w:ascii="Calibri" w:eastAsia="Times New Roman" w:hAnsi="Calibri" w:cs="Times New Roman"/>
                  <w:color w:val="000000"/>
                  <w:sz w:val="16"/>
                  <w:szCs w:val="16"/>
                </w:rPr>
                <w:t>OtsAC20ROGR_0044</w:t>
              </w:r>
            </w:ins>
          </w:p>
        </w:tc>
        <w:tc>
          <w:tcPr>
            <w:tcW w:w="746" w:type="dxa"/>
            <w:tcBorders>
              <w:top w:val="nil"/>
              <w:left w:val="nil"/>
              <w:bottom w:val="nil"/>
              <w:right w:val="nil"/>
            </w:tcBorders>
            <w:shd w:val="clear" w:color="auto" w:fill="auto"/>
            <w:noWrap/>
            <w:vAlign w:val="bottom"/>
            <w:hideMark/>
            <w:tcPrChange w:id="1769" w:author="David Dayan" w:date="2021-12-03T17:18:00Z">
              <w:tcPr>
                <w:tcW w:w="746" w:type="dxa"/>
                <w:tcBorders>
                  <w:top w:val="nil"/>
                  <w:left w:val="nil"/>
                  <w:bottom w:val="nil"/>
                  <w:right w:val="nil"/>
                </w:tcBorders>
                <w:shd w:val="clear" w:color="auto" w:fill="auto"/>
                <w:noWrap/>
                <w:vAlign w:val="bottom"/>
                <w:hideMark/>
              </w:tcPr>
            </w:tcPrChange>
          </w:tcPr>
          <w:p w14:paraId="68AACF2A" w14:textId="77777777" w:rsidR="00036D0E" w:rsidRPr="00036D0E" w:rsidRDefault="00036D0E" w:rsidP="00245317">
            <w:pPr>
              <w:spacing w:after="0" w:line="240" w:lineRule="auto"/>
              <w:jc w:val="center"/>
              <w:rPr>
                <w:ins w:id="1770" w:author="David Dayan" w:date="2021-12-03T17:13:00Z"/>
                <w:rFonts w:ascii="Calibri" w:eastAsia="Times New Roman" w:hAnsi="Calibri" w:cs="Times New Roman"/>
                <w:color w:val="000000"/>
                <w:sz w:val="16"/>
                <w:szCs w:val="16"/>
              </w:rPr>
            </w:pPr>
            <w:ins w:id="1771"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772" w:author="David Dayan" w:date="2021-12-03T17:18:00Z">
              <w:tcPr>
                <w:tcW w:w="599" w:type="dxa"/>
                <w:tcBorders>
                  <w:top w:val="nil"/>
                  <w:left w:val="nil"/>
                  <w:bottom w:val="nil"/>
                  <w:right w:val="nil"/>
                </w:tcBorders>
                <w:shd w:val="clear" w:color="auto" w:fill="auto"/>
                <w:noWrap/>
                <w:vAlign w:val="bottom"/>
                <w:hideMark/>
              </w:tcPr>
            </w:tcPrChange>
          </w:tcPr>
          <w:p w14:paraId="7BDA6CD9" w14:textId="77777777" w:rsidR="00036D0E" w:rsidRPr="00036D0E" w:rsidRDefault="00036D0E" w:rsidP="00245317">
            <w:pPr>
              <w:spacing w:after="0" w:line="240" w:lineRule="auto"/>
              <w:jc w:val="center"/>
              <w:rPr>
                <w:ins w:id="1773" w:author="David Dayan" w:date="2021-12-03T17:13:00Z"/>
                <w:rFonts w:ascii="Calibri" w:eastAsia="Times New Roman" w:hAnsi="Calibri" w:cs="Times New Roman"/>
                <w:color w:val="000000"/>
                <w:sz w:val="16"/>
                <w:szCs w:val="16"/>
              </w:rPr>
            </w:pPr>
            <w:ins w:id="1774"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775" w:author="David Dayan" w:date="2021-12-03T17:18:00Z">
              <w:tcPr>
                <w:tcW w:w="1142" w:type="dxa"/>
                <w:tcBorders>
                  <w:top w:val="nil"/>
                  <w:left w:val="nil"/>
                  <w:bottom w:val="nil"/>
                  <w:right w:val="nil"/>
                </w:tcBorders>
                <w:shd w:val="clear" w:color="auto" w:fill="auto"/>
                <w:noWrap/>
                <w:vAlign w:val="bottom"/>
                <w:hideMark/>
              </w:tcPr>
            </w:tcPrChange>
          </w:tcPr>
          <w:p w14:paraId="058EC4EF" w14:textId="77777777" w:rsidR="00036D0E" w:rsidRPr="00036D0E" w:rsidRDefault="00036D0E" w:rsidP="00245317">
            <w:pPr>
              <w:spacing w:after="0" w:line="240" w:lineRule="auto"/>
              <w:jc w:val="center"/>
              <w:rPr>
                <w:ins w:id="1776" w:author="David Dayan" w:date="2021-12-03T17:13:00Z"/>
                <w:rFonts w:ascii="Calibri" w:eastAsia="Times New Roman" w:hAnsi="Calibri" w:cs="Times New Roman"/>
                <w:color w:val="000000"/>
                <w:sz w:val="16"/>
                <w:szCs w:val="16"/>
              </w:rPr>
            </w:pPr>
            <w:ins w:id="1777"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778" w:author="David Dayan" w:date="2021-12-03T17:18:00Z">
              <w:tcPr>
                <w:tcW w:w="1440" w:type="dxa"/>
                <w:tcBorders>
                  <w:top w:val="nil"/>
                  <w:left w:val="nil"/>
                  <w:bottom w:val="nil"/>
                  <w:right w:val="nil"/>
                </w:tcBorders>
                <w:shd w:val="clear" w:color="auto" w:fill="auto"/>
                <w:noWrap/>
                <w:vAlign w:val="bottom"/>
                <w:hideMark/>
              </w:tcPr>
            </w:tcPrChange>
          </w:tcPr>
          <w:p w14:paraId="5125C14A" w14:textId="77777777" w:rsidR="00036D0E" w:rsidRPr="00036D0E" w:rsidRDefault="00036D0E" w:rsidP="00245317">
            <w:pPr>
              <w:spacing w:after="0" w:line="240" w:lineRule="auto"/>
              <w:jc w:val="center"/>
              <w:rPr>
                <w:ins w:id="1779" w:author="David Dayan" w:date="2021-12-03T17:13:00Z"/>
                <w:rFonts w:ascii="Calibri" w:eastAsia="Times New Roman" w:hAnsi="Calibri" w:cs="Times New Roman"/>
                <w:color w:val="000000"/>
                <w:sz w:val="16"/>
                <w:szCs w:val="16"/>
              </w:rPr>
            </w:pPr>
            <w:ins w:id="1780"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781" w:author="David Dayan" w:date="2021-12-03T17:18:00Z">
              <w:tcPr>
                <w:tcW w:w="1530" w:type="dxa"/>
                <w:tcBorders>
                  <w:top w:val="nil"/>
                  <w:left w:val="nil"/>
                  <w:bottom w:val="nil"/>
                  <w:right w:val="nil"/>
                </w:tcBorders>
                <w:shd w:val="clear" w:color="auto" w:fill="auto"/>
                <w:noWrap/>
                <w:vAlign w:val="bottom"/>
                <w:hideMark/>
              </w:tcPr>
            </w:tcPrChange>
          </w:tcPr>
          <w:p w14:paraId="30752420" w14:textId="77777777" w:rsidR="00036D0E" w:rsidRPr="00036D0E" w:rsidRDefault="00036D0E" w:rsidP="00245317">
            <w:pPr>
              <w:spacing w:after="0" w:line="240" w:lineRule="auto"/>
              <w:jc w:val="center"/>
              <w:rPr>
                <w:ins w:id="1782" w:author="David Dayan" w:date="2021-12-03T17:13:00Z"/>
                <w:rFonts w:ascii="Calibri" w:eastAsia="Times New Roman" w:hAnsi="Calibri" w:cs="Times New Roman"/>
                <w:color w:val="000000"/>
                <w:sz w:val="16"/>
                <w:szCs w:val="16"/>
              </w:rPr>
            </w:pPr>
            <w:ins w:id="178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784" w:author="David Dayan" w:date="2021-12-03T17:18:00Z">
              <w:tcPr>
                <w:tcW w:w="898" w:type="dxa"/>
                <w:tcBorders>
                  <w:top w:val="nil"/>
                  <w:left w:val="nil"/>
                  <w:bottom w:val="nil"/>
                  <w:right w:val="nil"/>
                </w:tcBorders>
                <w:shd w:val="clear" w:color="auto" w:fill="auto"/>
                <w:noWrap/>
                <w:vAlign w:val="bottom"/>
                <w:hideMark/>
              </w:tcPr>
            </w:tcPrChange>
          </w:tcPr>
          <w:p w14:paraId="18F7BD37" w14:textId="77777777" w:rsidR="00036D0E" w:rsidRPr="00036D0E" w:rsidRDefault="00036D0E" w:rsidP="00245317">
            <w:pPr>
              <w:spacing w:after="0" w:line="240" w:lineRule="auto"/>
              <w:jc w:val="center"/>
              <w:rPr>
                <w:ins w:id="1785" w:author="David Dayan" w:date="2021-12-03T17:13:00Z"/>
                <w:rFonts w:ascii="Calibri" w:eastAsia="Times New Roman" w:hAnsi="Calibri" w:cs="Times New Roman"/>
                <w:color w:val="000000"/>
                <w:sz w:val="16"/>
                <w:szCs w:val="16"/>
              </w:rPr>
            </w:pPr>
            <w:ins w:id="178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787" w:author="David Dayan" w:date="2021-12-03T17:18:00Z">
              <w:tcPr>
                <w:tcW w:w="902" w:type="dxa"/>
                <w:tcBorders>
                  <w:top w:val="nil"/>
                  <w:left w:val="nil"/>
                  <w:bottom w:val="nil"/>
                  <w:right w:val="nil"/>
                </w:tcBorders>
                <w:shd w:val="clear" w:color="auto" w:fill="auto"/>
                <w:noWrap/>
                <w:vAlign w:val="bottom"/>
                <w:hideMark/>
              </w:tcPr>
            </w:tcPrChange>
          </w:tcPr>
          <w:p w14:paraId="7322956F" w14:textId="77777777" w:rsidR="00036D0E" w:rsidRPr="00036D0E" w:rsidRDefault="00036D0E" w:rsidP="00245317">
            <w:pPr>
              <w:spacing w:after="0" w:line="240" w:lineRule="auto"/>
              <w:jc w:val="center"/>
              <w:rPr>
                <w:ins w:id="1788" w:author="David Dayan" w:date="2021-12-03T17:13:00Z"/>
                <w:rFonts w:ascii="Calibri" w:eastAsia="Times New Roman" w:hAnsi="Calibri" w:cs="Times New Roman"/>
                <w:color w:val="000000"/>
                <w:sz w:val="16"/>
                <w:szCs w:val="16"/>
              </w:rPr>
            </w:pPr>
            <w:ins w:id="178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790" w:author="David Dayan" w:date="2021-12-03T17:18:00Z">
              <w:tcPr>
                <w:tcW w:w="2160" w:type="dxa"/>
                <w:tcBorders>
                  <w:top w:val="nil"/>
                  <w:left w:val="nil"/>
                  <w:bottom w:val="nil"/>
                  <w:right w:val="nil"/>
                </w:tcBorders>
                <w:shd w:val="clear" w:color="auto" w:fill="auto"/>
                <w:noWrap/>
                <w:vAlign w:val="bottom"/>
                <w:hideMark/>
              </w:tcPr>
            </w:tcPrChange>
          </w:tcPr>
          <w:p w14:paraId="10CBB4D8" w14:textId="77777777" w:rsidR="00036D0E" w:rsidRPr="00036D0E" w:rsidRDefault="00036D0E" w:rsidP="00245317">
            <w:pPr>
              <w:spacing w:after="0" w:line="240" w:lineRule="auto"/>
              <w:jc w:val="center"/>
              <w:rPr>
                <w:ins w:id="1791" w:author="David Dayan" w:date="2021-12-03T17:13:00Z"/>
                <w:rFonts w:ascii="Calibri" w:eastAsia="Times New Roman" w:hAnsi="Calibri" w:cs="Times New Roman"/>
                <w:color w:val="000000"/>
                <w:sz w:val="16"/>
                <w:szCs w:val="16"/>
              </w:rPr>
            </w:pPr>
            <w:proofErr w:type="spellStart"/>
            <w:ins w:id="179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793" w:author="David Dayan" w:date="2021-12-03T17:18:00Z">
              <w:tcPr>
                <w:tcW w:w="2876" w:type="dxa"/>
                <w:gridSpan w:val="2"/>
                <w:tcBorders>
                  <w:top w:val="nil"/>
                  <w:left w:val="nil"/>
                  <w:bottom w:val="nil"/>
                  <w:right w:val="nil"/>
                </w:tcBorders>
                <w:shd w:val="clear" w:color="auto" w:fill="auto"/>
                <w:noWrap/>
                <w:vAlign w:val="bottom"/>
                <w:hideMark/>
              </w:tcPr>
            </w:tcPrChange>
          </w:tcPr>
          <w:p w14:paraId="71E57D23" w14:textId="77777777" w:rsidR="00036D0E" w:rsidRPr="00036D0E" w:rsidRDefault="00036D0E" w:rsidP="00245317">
            <w:pPr>
              <w:spacing w:after="0" w:line="240" w:lineRule="auto"/>
              <w:jc w:val="center"/>
              <w:rPr>
                <w:ins w:id="1794" w:author="David Dayan" w:date="2021-12-03T17:13:00Z"/>
                <w:rFonts w:ascii="Calibri" w:eastAsia="Times New Roman" w:hAnsi="Calibri" w:cs="Times New Roman"/>
                <w:color w:val="000000"/>
                <w:sz w:val="16"/>
                <w:szCs w:val="16"/>
              </w:rPr>
            </w:pPr>
            <w:proofErr w:type="spellStart"/>
            <w:ins w:id="179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796" w:author="David Dayan" w:date="2021-12-03T17:18:00Z">
              <w:tcPr>
                <w:tcW w:w="1426" w:type="dxa"/>
                <w:tcBorders>
                  <w:top w:val="nil"/>
                  <w:left w:val="nil"/>
                  <w:bottom w:val="nil"/>
                  <w:right w:val="nil"/>
                </w:tcBorders>
                <w:shd w:val="clear" w:color="auto" w:fill="auto"/>
                <w:noWrap/>
                <w:vAlign w:val="bottom"/>
                <w:hideMark/>
              </w:tcPr>
            </w:tcPrChange>
          </w:tcPr>
          <w:p w14:paraId="0BFE8A2D" w14:textId="77777777" w:rsidR="00036D0E" w:rsidRPr="00036D0E" w:rsidRDefault="00036D0E" w:rsidP="00245317">
            <w:pPr>
              <w:spacing w:after="0" w:line="240" w:lineRule="auto"/>
              <w:jc w:val="center"/>
              <w:rPr>
                <w:ins w:id="1797" w:author="David Dayan" w:date="2021-12-03T17:13:00Z"/>
                <w:rFonts w:ascii="Calibri" w:eastAsia="Times New Roman" w:hAnsi="Calibri" w:cs="Times New Roman"/>
                <w:color w:val="000000"/>
                <w:sz w:val="16"/>
                <w:szCs w:val="16"/>
              </w:rPr>
            </w:pPr>
            <w:proofErr w:type="spellStart"/>
            <w:ins w:id="179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45340B7D" w14:textId="77777777" w:rsidTr="00245317">
        <w:trPr>
          <w:cantSplit/>
          <w:trHeight w:val="20"/>
          <w:ins w:id="1799" w:author="David Dayan" w:date="2021-12-03T17:13:00Z"/>
          <w:trPrChange w:id="180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801" w:author="David Dayan" w:date="2021-12-03T17:18:00Z">
              <w:tcPr>
                <w:tcW w:w="1563" w:type="dxa"/>
                <w:tcBorders>
                  <w:top w:val="nil"/>
                  <w:left w:val="nil"/>
                  <w:bottom w:val="nil"/>
                  <w:right w:val="nil"/>
                </w:tcBorders>
                <w:shd w:val="clear" w:color="auto" w:fill="auto"/>
                <w:noWrap/>
                <w:vAlign w:val="bottom"/>
                <w:hideMark/>
              </w:tcPr>
            </w:tcPrChange>
          </w:tcPr>
          <w:p w14:paraId="1EE76C89" w14:textId="77777777" w:rsidR="00036D0E" w:rsidRPr="00036D0E" w:rsidRDefault="00036D0E" w:rsidP="00245317">
            <w:pPr>
              <w:spacing w:after="0" w:line="240" w:lineRule="auto"/>
              <w:jc w:val="center"/>
              <w:rPr>
                <w:ins w:id="1802" w:author="David Dayan" w:date="2021-12-03T17:13:00Z"/>
                <w:rFonts w:ascii="Calibri" w:eastAsia="Times New Roman" w:hAnsi="Calibri" w:cs="Times New Roman"/>
                <w:color w:val="000000"/>
                <w:sz w:val="16"/>
                <w:szCs w:val="16"/>
              </w:rPr>
            </w:pPr>
            <w:ins w:id="1803" w:author="David Dayan" w:date="2021-12-03T17:13:00Z">
              <w:r w:rsidRPr="00036D0E">
                <w:rPr>
                  <w:rFonts w:ascii="Calibri" w:eastAsia="Times New Roman" w:hAnsi="Calibri" w:cs="Times New Roman"/>
                  <w:color w:val="000000"/>
                  <w:sz w:val="16"/>
                  <w:szCs w:val="16"/>
                </w:rPr>
                <w:t>OtsAC20ROGR_0045</w:t>
              </w:r>
            </w:ins>
          </w:p>
        </w:tc>
        <w:tc>
          <w:tcPr>
            <w:tcW w:w="746" w:type="dxa"/>
            <w:tcBorders>
              <w:top w:val="nil"/>
              <w:left w:val="nil"/>
              <w:bottom w:val="nil"/>
              <w:right w:val="nil"/>
            </w:tcBorders>
            <w:shd w:val="clear" w:color="auto" w:fill="auto"/>
            <w:noWrap/>
            <w:vAlign w:val="bottom"/>
            <w:hideMark/>
            <w:tcPrChange w:id="1804" w:author="David Dayan" w:date="2021-12-03T17:18:00Z">
              <w:tcPr>
                <w:tcW w:w="746" w:type="dxa"/>
                <w:tcBorders>
                  <w:top w:val="nil"/>
                  <w:left w:val="nil"/>
                  <w:bottom w:val="nil"/>
                  <w:right w:val="nil"/>
                </w:tcBorders>
                <w:shd w:val="clear" w:color="auto" w:fill="auto"/>
                <w:noWrap/>
                <w:vAlign w:val="bottom"/>
                <w:hideMark/>
              </w:tcPr>
            </w:tcPrChange>
          </w:tcPr>
          <w:p w14:paraId="2F3B8E79" w14:textId="77777777" w:rsidR="00036D0E" w:rsidRPr="00036D0E" w:rsidRDefault="00036D0E" w:rsidP="00245317">
            <w:pPr>
              <w:spacing w:after="0" w:line="240" w:lineRule="auto"/>
              <w:jc w:val="center"/>
              <w:rPr>
                <w:ins w:id="1805" w:author="David Dayan" w:date="2021-12-03T17:13:00Z"/>
                <w:rFonts w:ascii="Calibri" w:eastAsia="Times New Roman" w:hAnsi="Calibri" w:cs="Times New Roman"/>
                <w:color w:val="000000"/>
                <w:sz w:val="16"/>
                <w:szCs w:val="16"/>
              </w:rPr>
            </w:pPr>
            <w:ins w:id="1806" w:author="David Dayan" w:date="2021-12-03T17:13:00Z">
              <w:r w:rsidRPr="00036D0E">
                <w:rPr>
                  <w:rFonts w:ascii="Calibri" w:eastAsia="Times New Roman" w:hAnsi="Calibri" w:cs="Times New Roman"/>
                  <w:color w:val="000000"/>
                  <w:sz w:val="16"/>
                  <w:szCs w:val="16"/>
                </w:rPr>
                <w:t>5/24/20</w:t>
              </w:r>
            </w:ins>
          </w:p>
        </w:tc>
        <w:tc>
          <w:tcPr>
            <w:tcW w:w="599" w:type="dxa"/>
            <w:tcBorders>
              <w:top w:val="nil"/>
              <w:left w:val="nil"/>
              <w:bottom w:val="nil"/>
              <w:right w:val="nil"/>
            </w:tcBorders>
            <w:shd w:val="clear" w:color="auto" w:fill="auto"/>
            <w:noWrap/>
            <w:vAlign w:val="bottom"/>
            <w:hideMark/>
            <w:tcPrChange w:id="1807" w:author="David Dayan" w:date="2021-12-03T17:18:00Z">
              <w:tcPr>
                <w:tcW w:w="599" w:type="dxa"/>
                <w:tcBorders>
                  <w:top w:val="nil"/>
                  <w:left w:val="nil"/>
                  <w:bottom w:val="nil"/>
                  <w:right w:val="nil"/>
                </w:tcBorders>
                <w:shd w:val="clear" w:color="auto" w:fill="auto"/>
                <w:noWrap/>
                <w:vAlign w:val="bottom"/>
                <w:hideMark/>
              </w:tcPr>
            </w:tcPrChange>
          </w:tcPr>
          <w:p w14:paraId="1AD59578" w14:textId="77777777" w:rsidR="00036D0E" w:rsidRPr="00036D0E" w:rsidRDefault="00036D0E" w:rsidP="00245317">
            <w:pPr>
              <w:spacing w:after="0" w:line="240" w:lineRule="auto"/>
              <w:jc w:val="center"/>
              <w:rPr>
                <w:ins w:id="1808" w:author="David Dayan" w:date="2021-12-03T17:13:00Z"/>
                <w:rFonts w:ascii="Calibri" w:eastAsia="Times New Roman" w:hAnsi="Calibri" w:cs="Times New Roman"/>
                <w:color w:val="000000"/>
                <w:sz w:val="16"/>
                <w:szCs w:val="16"/>
              </w:rPr>
            </w:pPr>
            <w:ins w:id="1809" w:author="David Dayan" w:date="2021-12-03T17:13:00Z">
              <w:r w:rsidRPr="00036D0E">
                <w:rPr>
                  <w:rFonts w:ascii="Calibri" w:eastAsia="Times New Roman" w:hAnsi="Calibri" w:cs="Times New Roman"/>
                  <w:color w:val="000000"/>
                  <w:sz w:val="16"/>
                  <w:szCs w:val="16"/>
                </w:rPr>
                <w:t>145</w:t>
              </w:r>
            </w:ins>
          </w:p>
        </w:tc>
        <w:tc>
          <w:tcPr>
            <w:tcW w:w="1142" w:type="dxa"/>
            <w:tcBorders>
              <w:top w:val="nil"/>
              <w:left w:val="nil"/>
              <w:bottom w:val="nil"/>
              <w:right w:val="nil"/>
            </w:tcBorders>
            <w:shd w:val="clear" w:color="auto" w:fill="auto"/>
            <w:noWrap/>
            <w:vAlign w:val="bottom"/>
            <w:hideMark/>
            <w:tcPrChange w:id="1810" w:author="David Dayan" w:date="2021-12-03T17:18:00Z">
              <w:tcPr>
                <w:tcW w:w="1142" w:type="dxa"/>
                <w:tcBorders>
                  <w:top w:val="nil"/>
                  <w:left w:val="nil"/>
                  <w:bottom w:val="nil"/>
                  <w:right w:val="nil"/>
                </w:tcBorders>
                <w:shd w:val="clear" w:color="auto" w:fill="auto"/>
                <w:noWrap/>
                <w:vAlign w:val="bottom"/>
                <w:hideMark/>
              </w:tcPr>
            </w:tcPrChange>
          </w:tcPr>
          <w:p w14:paraId="0ED3EA73" w14:textId="77777777" w:rsidR="00036D0E" w:rsidRPr="00036D0E" w:rsidRDefault="00036D0E" w:rsidP="00245317">
            <w:pPr>
              <w:spacing w:after="0" w:line="240" w:lineRule="auto"/>
              <w:jc w:val="center"/>
              <w:rPr>
                <w:ins w:id="1811" w:author="David Dayan" w:date="2021-12-03T17:13:00Z"/>
                <w:rFonts w:ascii="Calibri" w:eastAsia="Times New Roman" w:hAnsi="Calibri" w:cs="Times New Roman"/>
                <w:color w:val="000000"/>
                <w:sz w:val="16"/>
                <w:szCs w:val="16"/>
              </w:rPr>
            </w:pPr>
            <w:ins w:id="1812"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813" w:author="David Dayan" w:date="2021-12-03T17:18:00Z">
              <w:tcPr>
                <w:tcW w:w="1440" w:type="dxa"/>
                <w:tcBorders>
                  <w:top w:val="nil"/>
                  <w:left w:val="nil"/>
                  <w:bottom w:val="nil"/>
                  <w:right w:val="nil"/>
                </w:tcBorders>
                <w:shd w:val="clear" w:color="auto" w:fill="auto"/>
                <w:noWrap/>
                <w:vAlign w:val="bottom"/>
                <w:hideMark/>
              </w:tcPr>
            </w:tcPrChange>
          </w:tcPr>
          <w:p w14:paraId="72D5E6AF" w14:textId="77777777" w:rsidR="00036D0E" w:rsidRPr="00036D0E" w:rsidRDefault="00036D0E" w:rsidP="00245317">
            <w:pPr>
              <w:spacing w:after="0" w:line="240" w:lineRule="auto"/>
              <w:jc w:val="center"/>
              <w:rPr>
                <w:ins w:id="1814" w:author="David Dayan" w:date="2021-12-03T17:13:00Z"/>
                <w:rFonts w:ascii="Calibri" w:eastAsia="Times New Roman" w:hAnsi="Calibri" w:cs="Times New Roman"/>
                <w:color w:val="000000"/>
                <w:sz w:val="16"/>
                <w:szCs w:val="16"/>
              </w:rPr>
            </w:pPr>
            <w:ins w:id="1815"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1816" w:author="David Dayan" w:date="2021-12-03T17:18:00Z">
              <w:tcPr>
                <w:tcW w:w="1530" w:type="dxa"/>
                <w:tcBorders>
                  <w:top w:val="nil"/>
                  <w:left w:val="nil"/>
                  <w:bottom w:val="nil"/>
                  <w:right w:val="nil"/>
                </w:tcBorders>
                <w:shd w:val="clear" w:color="auto" w:fill="auto"/>
                <w:noWrap/>
                <w:vAlign w:val="bottom"/>
                <w:hideMark/>
              </w:tcPr>
            </w:tcPrChange>
          </w:tcPr>
          <w:p w14:paraId="12FFCE86" w14:textId="77777777" w:rsidR="00036D0E" w:rsidRPr="00036D0E" w:rsidRDefault="00036D0E" w:rsidP="00245317">
            <w:pPr>
              <w:spacing w:after="0" w:line="240" w:lineRule="auto"/>
              <w:jc w:val="center"/>
              <w:rPr>
                <w:ins w:id="1817" w:author="David Dayan" w:date="2021-12-03T17:13:00Z"/>
                <w:rFonts w:ascii="Calibri" w:eastAsia="Times New Roman" w:hAnsi="Calibri" w:cs="Times New Roman"/>
                <w:color w:val="000000"/>
                <w:sz w:val="16"/>
                <w:szCs w:val="16"/>
              </w:rPr>
            </w:pPr>
            <w:ins w:id="181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819" w:author="David Dayan" w:date="2021-12-03T17:18:00Z">
              <w:tcPr>
                <w:tcW w:w="898" w:type="dxa"/>
                <w:tcBorders>
                  <w:top w:val="nil"/>
                  <w:left w:val="nil"/>
                  <w:bottom w:val="nil"/>
                  <w:right w:val="nil"/>
                </w:tcBorders>
                <w:shd w:val="clear" w:color="auto" w:fill="auto"/>
                <w:noWrap/>
                <w:vAlign w:val="bottom"/>
                <w:hideMark/>
              </w:tcPr>
            </w:tcPrChange>
          </w:tcPr>
          <w:p w14:paraId="7AA2A366" w14:textId="77777777" w:rsidR="00036D0E" w:rsidRPr="00036D0E" w:rsidRDefault="00036D0E" w:rsidP="00245317">
            <w:pPr>
              <w:spacing w:after="0" w:line="240" w:lineRule="auto"/>
              <w:jc w:val="center"/>
              <w:rPr>
                <w:ins w:id="1820" w:author="David Dayan" w:date="2021-12-03T17:13:00Z"/>
                <w:rFonts w:ascii="Calibri" w:eastAsia="Times New Roman" w:hAnsi="Calibri" w:cs="Times New Roman"/>
                <w:color w:val="000000"/>
                <w:sz w:val="16"/>
                <w:szCs w:val="16"/>
              </w:rPr>
            </w:pPr>
            <w:ins w:id="182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822" w:author="David Dayan" w:date="2021-12-03T17:18:00Z">
              <w:tcPr>
                <w:tcW w:w="902" w:type="dxa"/>
                <w:tcBorders>
                  <w:top w:val="nil"/>
                  <w:left w:val="nil"/>
                  <w:bottom w:val="nil"/>
                  <w:right w:val="nil"/>
                </w:tcBorders>
                <w:shd w:val="clear" w:color="auto" w:fill="auto"/>
                <w:noWrap/>
                <w:vAlign w:val="bottom"/>
                <w:hideMark/>
              </w:tcPr>
            </w:tcPrChange>
          </w:tcPr>
          <w:p w14:paraId="4C636D26" w14:textId="77777777" w:rsidR="00036D0E" w:rsidRPr="00036D0E" w:rsidRDefault="00036D0E" w:rsidP="00245317">
            <w:pPr>
              <w:spacing w:after="0" w:line="240" w:lineRule="auto"/>
              <w:jc w:val="center"/>
              <w:rPr>
                <w:ins w:id="1823" w:author="David Dayan" w:date="2021-12-03T17:13:00Z"/>
                <w:rFonts w:ascii="Calibri" w:eastAsia="Times New Roman" w:hAnsi="Calibri" w:cs="Times New Roman"/>
                <w:color w:val="000000"/>
                <w:sz w:val="16"/>
                <w:szCs w:val="16"/>
              </w:rPr>
            </w:pPr>
            <w:ins w:id="182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825" w:author="David Dayan" w:date="2021-12-03T17:18:00Z">
              <w:tcPr>
                <w:tcW w:w="2160" w:type="dxa"/>
                <w:tcBorders>
                  <w:top w:val="nil"/>
                  <w:left w:val="nil"/>
                  <w:bottom w:val="nil"/>
                  <w:right w:val="nil"/>
                </w:tcBorders>
                <w:shd w:val="clear" w:color="auto" w:fill="auto"/>
                <w:noWrap/>
                <w:vAlign w:val="bottom"/>
                <w:hideMark/>
              </w:tcPr>
            </w:tcPrChange>
          </w:tcPr>
          <w:p w14:paraId="1D5F36A1" w14:textId="77777777" w:rsidR="00036D0E" w:rsidRPr="00036D0E" w:rsidRDefault="00036D0E" w:rsidP="00245317">
            <w:pPr>
              <w:spacing w:after="0" w:line="240" w:lineRule="auto"/>
              <w:jc w:val="center"/>
              <w:rPr>
                <w:ins w:id="1826" w:author="David Dayan" w:date="2021-12-03T17:13:00Z"/>
                <w:rFonts w:ascii="Calibri" w:eastAsia="Times New Roman" w:hAnsi="Calibri" w:cs="Times New Roman"/>
                <w:color w:val="000000"/>
                <w:sz w:val="16"/>
                <w:szCs w:val="16"/>
              </w:rPr>
            </w:pPr>
            <w:proofErr w:type="spellStart"/>
            <w:ins w:id="182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828" w:author="David Dayan" w:date="2021-12-03T17:18:00Z">
              <w:tcPr>
                <w:tcW w:w="2876" w:type="dxa"/>
                <w:gridSpan w:val="2"/>
                <w:tcBorders>
                  <w:top w:val="nil"/>
                  <w:left w:val="nil"/>
                  <w:bottom w:val="nil"/>
                  <w:right w:val="nil"/>
                </w:tcBorders>
                <w:shd w:val="clear" w:color="auto" w:fill="auto"/>
                <w:noWrap/>
                <w:vAlign w:val="bottom"/>
                <w:hideMark/>
              </w:tcPr>
            </w:tcPrChange>
          </w:tcPr>
          <w:p w14:paraId="68BF8093" w14:textId="77777777" w:rsidR="00036D0E" w:rsidRPr="00036D0E" w:rsidRDefault="00036D0E" w:rsidP="00245317">
            <w:pPr>
              <w:spacing w:after="0" w:line="240" w:lineRule="auto"/>
              <w:jc w:val="center"/>
              <w:rPr>
                <w:ins w:id="1829" w:author="David Dayan" w:date="2021-12-03T17:13:00Z"/>
                <w:rFonts w:ascii="Calibri" w:eastAsia="Times New Roman" w:hAnsi="Calibri" w:cs="Times New Roman"/>
                <w:color w:val="000000"/>
                <w:sz w:val="16"/>
                <w:szCs w:val="16"/>
              </w:rPr>
            </w:pPr>
            <w:proofErr w:type="spellStart"/>
            <w:ins w:id="183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831" w:author="David Dayan" w:date="2021-12-03T17:18:00Z">
              <w:tcPr>
                <w:tcW w:w="1426" w:type="dxa"/>
                <w:tcBorders>
                  <w:top w:val="nil"/>
                  <w:left w:val="nil"/>
                  <w:bottom w:val="nil"/>
                  <w:right w:val="nil"/>
                </w:tcBorders>
                <w:shd w:val="clear" w:color="auto" w:fill="auto"/>
                <w:noWrap/>
                <w:vAlign w:val="bottom"/>
                <w:hideMark/>
              </w:tcPr>
            </w:tcPrChange>
          </w:tcPr>
          <w:p w14:paraId="15B46930" w14:textId="77777777" w:rsidR="00036D0E" w:rsidRPr="00036D0E" w:rsidRDefault="00036D0E" w:rsidP="00245317">
            <w:pPr>
              <w:spacing w:after="0" w:line="240" w:lineRule="auto"/>
              <w:jc w:val="center"/>
              <w:rPr>
                <w:ins w:id="1832" w:author="David Dayan" w:date="2021-12-03T17:13:00Z"/>
                <w:rFonts w:ascii="Calibri" w:eastAsia="Times New Roman" w:hAnsi="Calibri" w:cs="Times New Roman"/>
                <w:color w:val="000000"/>
                <w:sz w:val="16"/>
                <w:szCs w:val="16"/>
              </w:rPr>
            </w:pPr>
            <w:proofErr w:type="spellStart"/>
            <w:ins w:id="183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4F02A432" w14:textId="77777777" w:rsidTr="00245317">
        <w:trPr>
          <w:cantSplit/>
          <w:trHeight w:val="20"/>
          <w:ins w:id="1834" w:author="David Dayan" w:date="2021-12-03T17:13:00Z"/>
          <w:trPrChange w:id="183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836" w:author="David Dayan" w:date="2021-12-03T17:18:00Z">
              <w:tcPr>
                <w:tcW w:w="1563" w:type="dxa"/>
                <w:tcBorders>
                  <w:top w:val="nil"/>
                  <w:left w:val="nil"/>
                  <w:bottom w:val="nil"/>
                  <w:right w:val="nil"/>
                </w:tcBorders>
                <w:shd w:val="clear" w:color="auto" w:fill="auto"/>
                <w:noWrap/>
                <w:vAlign w:val="bottom"/>
                <w:hideMark/>
              </w:tcPr>
            </w:tcPrChange>
          </w:tcPr>
          <w:p w14:paraId="78A984F6" w14:textId="77777777" w:rsidR="00036D0E" w:rsidRPr="00036D0E" w:rsidRDefault="00036D0E" w:rsidP="00245317">
            <w:pPr>
              <w:spacing w:after="0" w:line="240" w:lineRule="auto"/>
              <w:jc w:val="center"/>
              <w:rPr>
                <w:ins w:id="1837" w:author="David Dayan" w:date="2021-12-03T17:13:00Z"/>
                <w:rFonts w:ascii="Calibri" w:eastAsia="Times New Roman" w:hAnsi="Calibri" w:cs="Times New Roman"/>
                <w:color w:val="000000"/>
                <w:sz w:val="16"/>
                <w:szCs w:val="16"/>
              </w:rPr>
            </w:pPr>
            <w:ins w:id="1838" w:author="David Dayan" w:date="2021-12-03T17:13:00Z">
              <w:r w:rsidRPr="00036D0E">
                <w:rPr>
                  <w:rFonts w:ascii="Calibri" w:eastAsia="Times New Roman" w:hAnsi="Calibri" w:cs="Times New Roman"/>
                  <w:color w:val="000000"/>
                  <w:sz w:val="16"/>
                  <w:szCs w:val="16"/>
                </w:rPr>
                <w:t>OtsAC20ROGR_0046</w:t>
              </w:r>
            </w:ins>
          </w:p>
        </w:tc>
        <w:tc>
          <w:tcPr>
            <w:tcW w:w="746" w:type="dxa"/>
            <w:tcBorders>
              <w:top w:val="nil"/>
              <w:left w:val="nil"/>
              <w:bottom w:val="nil"/>
              <w:right w:val="nil"/>
            </w:tcBorders>
            <w:shd w:val="clear" w:color="auto" w:fill="auto"/>
            <w:noWrap/>
            <w:vAlign w:val="bottom"/>
            <w:hideMark/>
            <w:tcPrChange w:id="1839" w:author="David Dayan" w:date="2021-12-03T17:18:00Z">
              <w:tcPr>
                <w:tcW w:w="746" w:type="dxa"/>
                <w:tcBorders>
                  <w:top w:val="nil"/>
                  <w:left w:val="nil"/>
                  <w:bottom w:val="nil"/>
                  <w:right w:val="nil"/>
                </w:tcBorders>
                <w:shd w:val="clear" w:color="auto" w:fill="auto"/>
                <w:noWrap/>
                <w:vAlign w:val="bottom"/>
                <w:hideMark/>
              </w:tcPr>
            </w:tcPrChange>
          </w:tcPr>
          <w:p w14:paraId="1A5EC74F" w14:textId="77777777" w:rsidR="00036D0E" w:rsidRPr="00036D0E" w:rsidRDefault="00036D0E" w:rsidP="00245317">
            <w:pPr>
              <w:spacing w:after="0" w:line="240" w:lineRule="auto"/>
              <w:jc w:val="center"/>
              <w:rPr>
                <w:ins w:id="1840" w:author="David Dayan" w:date="2021-12-03T17:13:00Z"/>
                <w:rFonts w:ascii="Calibri" w:eastAsia="Times New Roman" w:hAnsi="Calibri" w:cs="Times New Roman"/>
                <w:color w:val="000000"/>
                <w:sz w:val="16"/>
                <w:szCs w:val="16"/>
              </w:rPr>
            </w:pPr>
            <w:ins w:id="1841" w:author="David Dayan" w:date="2021-12-03T17:13:00Z">
              <w:r w:rsidRPr="00036D0E">
                <w:rPr>
                  <w:rFonts w:ascii="Calibri" w:eastAsia="Times New Roman" w:hAnsi="Calibri" w:cs="Times New Roman"/>
                  <w:color w:val="000000"/>
                  <w:sz w:val="16"/>
                  <w:szCs w:val="16"/>
                </w:rPr>
                <w:t>5/26/20</w:t>
              </w:r>
            </w:ins>
          </w:p>
        </w:tc>
        <w:tc>
          <w:tcPr>
            <w:tcW w:w="599" w:type="dxa"/>
            <w:tcBorders>
              <w:top w:val="nil"/>
              <w:left w:val="nil"/>
              <w:bottom w:val="nil"/>
              <w:right w:val="nil"/>
            </w:tcBorders>
            <w:shd w:val="clear" w:color="auto" w:fill="auto"/>
            <w:noWrap/>
            <w:vAlign w:val="bottom"/>
            <w:hideMark/>
            <w:tcPrChange w:id="1842" w:author="David Dayan" w:date="2021-12-03T17:18:00Z">
              <w:tcPr>
                <w:tcW w:w="599" w:type="dxa"/>
                <w:tcBorders>
                  <w:top w:val="nil"/>
                  <w:left w:val="nil"/>
                  <w:bottom w:val="nil"/>
                  <w:right w:val="nil"/>
                </w:tcBorders>
                <w:shd w:val="clear" w:color="auto" w:fill="auto"/>
                <w:noWrap/>
                <w:vAlign w:val="bottom"/>
                <w:hideMark/>
              </w:tcPr>
            </w:tcPrChange>
          </w:tcPr>
          <w:p w14:paraId="4110D194" w14:textId="77777777" w:rsidR="00036D0E" w:rsidRPr="00036D0E" w:rsidRDefault="00036D0E" w:rsidP="00245317">
            <w:pPr>
              <w:spacing w:after="0" w:line="240" w:lineRule="auto"/>
              <w:jc w:val="center"/>
              <w:rPr>
                <w:ins w:id="1843" w:author="David Dayan" w:date="2021-12-03T17:13:00Z"/>
                <w:rFonts w:ascii="Calibri" w:eastAsia="Times New Roman" w:hAnsi="Calibri" w:cs="Times New Roman"/>
                <w:color w:val="000000"/>
                <w:sz w:val="16"/>
                <w:szCs w:val="16"/>
              </w:rPr>
            </w:pPr>
            <w:ins w:id="1844" w:author="David Dayan" w:date="2021-12-03T17:13:00Z">
              <w:r w:rsidRPr="00036D0E">
                <w:rPr>
                  <w:rFonts w:ascii="Calibri" w:eastAsia="Times New Roman" w:hAnsi="Calibri" w:cs="Times New Roman"/>
                  <w:color w:val="000000"/>
                  <w:sz w:val="16"/>
                  <w:szCs w:val="16"/>
                </w:rPr>
                <w:t>147</w:t>
              </w:r>
            </w:ins>
          </w:p>
        </w:tc>
        <w:tc>
          <w:tcPr>
            <w:tcW w:w="1142" w:type="dxa"/>
            <w:tcBorders>
              <w:top w:val="nil"/>
              <w:left w:val="nil"/>
              <w:bottom w:val="nil"/>
              <w:right w:val="nil"/>
            </w:tcBorders>
            <w:shd w:val="clear" w:color="auto" w:fill="auto"/>
            <w:noWrap/>
            <w:vAlign w:val="bottom"/>
            <w:hideMark/>
            <w:tcPrChange w:id="1845" w:author="David Dayan" w:date="2021-12-03T17:18:00Z">
              <w:tcPr>
                <w:tcW w:w="1142" w:type="dxa"/>
                <w:tcBorders>
                  <w:top w:val="nil"/>
                  <w:left w:val="nil"/>
                  <w:bottom w:val="nil"/>
                  <w:right w:val="nil"/>
                </w:tcBorders>
                <w:shd w:val="clear" w:color="auto" w:fill="auto"/>
                <w:noWrap/>
                <w:vAlign w:val="bottom"/>
                <w:hideMark/>
              </w:tcPr>
            </w:tcPrChange>
          </w:tcPr>
          <w:p w14:paraId="3D44F73A" w14:textId="77777777" w:rsidR="00036D0E" w:rsidRPr="00036D0E" w:rsidRDefault="00036D0E" w:rsidP="00245317">
            <w:pPr>
              <w:spacing w:after="0" w:line="240" w:lineRule="auto"/>
              <w:jc w:val="center"/>
              <w:rPr>
                <w:ins w:id="1846" w:author="David Dayan" w:date="2021-12-03T17:13:00Z"/>
                <w:rFonts w:ascii="Calibri" w:eastAsia="Times New Roman" w:hAnsi="Calibri" w:cs="Times New Roman"/>
                <w:color w:val="000000"/>
                <w:sz w:val="16"/>
                <w:szCs w:val="16"/>
              </w:rPr>
            </w:pPr>
            <w:proofErr w:type="spellStart"/>
            <w:ins w:id="1847"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1848" w:author="David Dayan" w:date="2021-12-03T17:18:00Z">
              <w:tcPr>
                <w:tcW w:w="1440" w:type="dxa"/>
                <w:tcBorders>
                  <w:top w:val="nil"/>
                  <w:left w:val="nil"/>
                  <w:bottom w:val="nil"/>
                  <w:right w:val="nil"/>
                </w:tcBorders>
                <w:shd w:val="clear" w:color="auto" w:fill="auto"/>
                <w:noWrap/>
                <w:vAlign w:val="bottom"/>
                <w:hideMark/>
              </w:tcPr>
            </w:tcPrChange>
          </w:tcPr>
          <w:p w14:paraId="19CD4B75" w14:textId="77777777" w:rsidR="00036D0E" w:rsidRPr="00036D0E" w:rsidRDefault="00036D0E" w:rsidP="00245317">
            <w:pPr>
              <w:spacing w:after="0" w:line="240" w:lineRule="auto"/>
              <w:jc w:val="center"/>
              <w:rPr>
                <w:ins w:id="1849" w:author="David Dayan" w:date="2021-12-03T17:13:00Z"/>
                <w:rFonts w:ascii="Calibri" w:eastAsia="Times New Roman" w:hAnsi="Calibri" w:cs="Times New Roman"/>
                <w:color w:val="000000"/>
                <w:sz w:val="16"/>
                <w:szCs w:val="16"/>
              </w:rPr>
            </w:pPr>
            <w:proofErr w:type="spellStart"/>
            <w:ins w:id="1850"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1851" w:author="David Dayan" w:date="2021-12-03T17:18:00Z">
              <w:tcPr>
                <w:tcW w:w="1530" w:type="dxa"/>
                <w:tcBorders>
                  <w:top w:val="nil"/>
                  <w:left w:val="nil"/>
                  <w:bottom w:val="nil"/>
                  <w:right w:val="nil"/>
                </w:tcBorders>
                <w:shd w:val="clear" w:color="auto" w:fill="auto"/>
                <w:noWrap/>
                <w:vAlign w:val="bottom"/>
                <w:hideMark/>
              </w:tcPr>
            </w:tcPrChange>
          </w:tcPr>
          <w:p w14:paraId="73D483BE" w14:textId="77777777" w:rsidR="00036D0E" w:rsidRPr="00036D0E" w:rsidRDefault="00036D0E" w:rsidP="00245317">
            <w:pPr>
              <w:spacing w:after="0" w:line="240" w:lineRule="auto"/>
              <w:jc w:val="center"/>
              <w:rPr>
                <w:ins w:id="1852" w:author="David Dayan" w:date="2021-12-03T17:13:00Z"/>
                <w:rFonts w:ascii="Calibri" w:eastAsia="Times New Roman" w:hAnsi="Calibri" w:cs="Times New Roman"/>
                <w:color w:val="000000"/>
                <w:sz w:val="16"/>
                <w:szCs w:val="16"/>
              </w:rPr>
            </w:pPr>
            <w:ins w:id="185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854" w:author="David Dayan" w:date="2021-12-03T17:18:00Z">
              <w:tcPr>
                <w:tcW w:w="898" w:type="dxa"/>
                <w:tcBorders>
                  <w:top w:val="nil"/>
                  <w:left w:val="nil"/>
                  <w:bottom w:val="nil"/>
                  <w:right w:val="nil"/>
                </w:tcBorders>
                <w:shd w:val="clear" w:color="auto" w:fill="auto"/>
                <w:noWrap/>
                <w:vAlign w:val="bottom"/>
                <w:hideMark/>
              </w:tcPr>
            </w:tcPrChange>
          </w:tcPr>
          <w:p w14:paraId="3ACF11BA" w14:textId="77777777" w:rsidR="00036D0E" w:rsidRPr="00036D0E" w:rsidRDefault="00036D0E" w:rsidP="00245317">
            <w:pPr>
              <w:spacing w:after="0" w:line="240" w:lineRule="auto"/>
              <w:jc w:val="center"/>
              <w:rPr>
                <w:ins w:id="1855" w:author="David Dayan" w:date="2021-12-03T17:13:00Z"/>
                <w:rFonts w:ascii="Calibri" w:eastAsia="Times New Roman" w:hAnsi="Calibri" w:cs="Times New Roman"/>
                <w:color w:val="000000"/>
                <w:sz w:val="16"/>
                <w:szCs w:val="16"/>
              </w:rPr>
            </w:pPr>
            <w:ins w:id="185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857" w:author="David Dayan" w:date="2021-12-03T17:18:00Z">
              <w:tcPr>
                <w:tcW w:w="902" w:type="dxa"/>
                <w:tcBorders>
                  <w:top w:val="nil"/>
                  <w:left w:val="nil"/>
                  <w:bottom w:val="nil"/>
                  <w:right w:val="nil"/>
                </w:tcBorders>
                <w:shd w:val="clear" w:color="auto" w:fill="auto"/>
                <w:noWrap/>
                <w:vAlign w:val="bottom"/>
                <w:hideMark/>
              </w:tcPr>
            </w:tcPrChange>
          </w:tcPr>
          <w:p w14:paraId="34E7D03B" w14:textId="77777777" w:rsidR="00036D0E" w:rsidRPr="00036D0E" w:rsidRDefault="00036D0E" w:rsidP="00245317">
            <w:pPr>
              <w:spacing w:after="0" w:line="240" w:lineRule="auto"/>
              <w:jc w:val="center"/>
              <w:rPr>
                <w:ins w:id="1858" w:author="David Dayan" w:date="2021-12-03T17:13:00Z"/>
                <w:rFonts w:ascii="Calibri" w:eastAsia="Times New Roman" w:hAnsi="Calibri" w:cs="Times New Roman"/>
                <w:color w:val="000000"/>
                <w:sz w:val="16"/>
                <w:szCs w:val="16"/>
              </w:rPr>
            </w:pPr>
            <w:ins w:id="185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1860" w:author="David Dayan" w:date="2021-12-03T17:18:00Z">
              <w:tcPr>
                <w:tcW w:w="2160" w:type="dxa"/>
                <w:tcBorders>
                  <w:top w:val="nil"/>
                  <w:left w:val="nil"/>
                  <w:bottom w:val="nil"/>
                  <w:right w:val="nil"/>
                </w:tcBorders>
                <w:shd w:val="clear" w:color="auto" w:fill="auto"/>
                <w:noWrap/>
                <w:vAlign w:val="bottom"/>
                <w:hideMark/>
              </w:tcPr>
            </w:tcPrChange>
          </w:tcPr>
          <w:p w14:paraId="3C2C4219" w14:textId="77777777" w:rsidR="00036D0E" w:rsidRPr="00036D0E" w:rsidRDefault="00036D0E" w:rsidP="00245317">
            <w:pPr>
              <w:spacing w:after="0" w:line="240" w:lineRule="auto"/>
              <w:jc w:val="center"/>
              <w:rPr>
                <w:ins w:id="1861" w:author="David Dayan" w:date="2021-12-03T17:13:00Z"/>
                <w:rFonts w:ascii="Calibri" w:eastAsia="Times New Roman" w:hAnsi="Calibri" w:cs="Times New Roman"/>
                <w:color w:val="000000"/>
                <w:sz w:val="16"/>
                <w:szCs w:val="16"/>
              </w:rPr>
            </w:pPr>
            <w:ins w:id="186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863" w:author="David Dayan" w:date="2021-12-03T17:18:00Z">
              <w:tcPr>
                <w:tcW w:w="2876" w:type="dxa"/>
                <w:gridSpan w:val="2"/>
                <w:tcBorders>
                  <w:top w:val="nil"/>
                  <w:left w:val="nil"/>
                  <w:bottom w:val="nil"/>
                  <w:right w:val="nil"/>
                </w:tcBorders>
                <w:shd w:val="clear" w:color="auto" w:fill="auto"/>
                <w:noWrap/>
                <w:vAlign w:val="bottom"/>
                <w:hideMark/>
              </w:tcPr>
            </w:tcPrChange>
          </w:tcPr>
          <w:p w14:paraId="08F08AAF" w14:textId="77777777" w:rsidR="00036D0E" w:rsidRPr="00036D0E" w:rsidRDefault="00036D0E" w:rsidP="00245317">
            <w:pPr>
              <w:spacing w:after="0" w:line="240" w:lineRule="auto"/>
              <w:jc w:val="center"/>
              <w:rPr>
                <w:ins w:id="1864" w:author="David Dayan" w:date="2021-12-03T17:13:00Z"/>
                <w:rFonts w:ascii="Calibri" w:eastAsia="Times New Roman" w:hAnsi="Calibri" w:cs="Times New Roman"/>
                <w:color w:val="000000"/>
                <w:sz w:val="16"/>
                <w:szCs w:val="16"/>
              </w:rPr>
            </w:pPr>
            <w:ins w:id="186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1866" w:author="David Dayan" w:date="2021-12-03T17:18:00Z">
              <w:tcPr>
                <w:tcW w:w="1426" w:type="dxa"/>
                <w:tcBorders>
                  <w:top w:val="nil"/>
                  <w:left w:val="nil"/>
                  <w:bottom w:val="nil"/>
                  <w:right w:val="nil"/>
                </w:tcBorders>
                <w:shd w:val="clear" w:color="auto" w:fill="auto"/>
                <w:noWrap/>
                <w:vAlign w:val="bottom"/>
                <w:hideMark/>
              </w:tcPr>
            </w:tcPrChange>
          </w:tcPr>
          <w:p w14:paraId="0F0507A3" w14:textId="77777777" w:rsidR="00036D0E" w:rsidRPr="00036D0E" w:rsidRDefault="00036D0E" w:rsidP="00245317">
            <w:pPr>
              <w:spacing w:after="0" w:line="240" w:lineRule="auto"/>
              <w:jc w:val="center"/>
              <w:rPr>
                <w:ins w:id="1867" w:author="David Dayan" w:date="2021-12-03T17:13:00Z"/>
                <w:rFonts w:ascii="Calibri" w:eastAsia="Times New Roman" w:hAnsi="Calibri" w:cs="Times New Roman"/>
                <w:color w:val="000000"/>
                <w:sz w:val="16"/>
                <w:szCs w:val="16"/>
              </w:rPr>
            </w:pPr>
            <w:ins w:id="1868" w:author="David Dayan" w:date="2021-12-03T17:13:00Z">
              <w:r w:rsidRPr="00036D0E">
                <w:rPr>
                  <w:rFonts w:ascii="Calibri" w:eastAsia="Times New Roman" w:hAnsi="Calibri" w:cs="Times New Roman"/>
                  <w:color w:val="000000"/>
                  <w:sz w:val="16"/>
                  <w:szCs w:val="16"/>
                </w:rPr>
                <w:t>heterozygote</w:t>
              </w:r>
            </w:ins>
          </w:p>
        </w:tc>
      </w:tr>
      <w:tr w:rsidR="00036D0E" w:rsidRPr="00036D0E" w14:paraId="0288FD64" w14:textId="77777777" w:rsidTr="00245317">
        <w:trPr>
          <w:cantSplit/>
          <w:trHeight w:val="20"/>
          <w:ins w:id="1869" w:author="David Dayan" w:date="2021-12-03T17:13:00Z"/>
          <w:trPrChange w:id="187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871" w:author="David Dayan" w:date="2021-12-03T17:18:00Z">
              <w:tcPr>
                <w:tcW w:w="1563" w:type="dxa"/>
                <w:tcBorders>
                  <w:top w:val="nil"/>
                  <w:left w:val="nil"/>
                  <w:bottom w:val="nil"/>
                  <w:right w:val="nil"/>
                </w:tcBorders>
                <w:shd w:val="clear" w:color="auto" w:fill="auto"/>
                <w:noWrap/>
                <w:vAlign w:val="bottom"/>
                <w:hideMark/>
              </w:tcPr>
            </w:tcPrChange>
          </w:tcPr>
          <w:p w14:paraId="336203E8" w14:textId="77777777" w:rsidR="00036D0E" w:rsidRPr="00036D0E" w:rsidRDefault="00036D0E" w:rsidP="00245317">
            <w:pPr>
              <w:spacing w:after="0" w:line="240" w:lineRule="auto"/>
              <w:jc w:val="center"/>
              <w:rPr>
                <w:ins w:id="1872" w:author="David Dayan" w:date="2021-12-03T17:13:00Z"/>
                <w:rFonts w:ascii="Calibri" w:eastAsia="Times New Roman" w:hAnsi="Calibri" w:cs="Times New Roman"/>
                <w:color w:val="000000"/>
                <w:sz w:val="16"/>
                <w:szCs w:val="16"/>
              </w:rPr>
            </w:pPr>
            <w:ins w:id="1873" w:author="David Dayan" w:date="2021-12-03T17:13:00Z">
              <w:r w:rsidRPr="00036D0E">
                <w:rPr>
                  <w:rFonts w:ascii="Calibri" w:eastAsia="Times New Roman" w:hAnsi="Calibri" w:cs="Times New Roman"/>
                  <w:color w:val="000000"/>
                  <w:sz w:val="16"/>
                  <w:szCs w:val="16"/>
                </w:rPr>
                <w:t>OtsAC20ROGR_0047</w:t>
              </w:r>
            </w:ins>
          </w:p>
        </w:tc>
        <w:tc>
          <w:tcPr>
            <w:tcW w:w="746" w:type="dxa"/>
            <w:tcBorders>
              <w:top w:val="nil"/>
              <w:left w:val="nil"/>
              <w:bottom w:val="nil"/>
              <w:right w:val="nil"/>
            </w:tcBorders>
            <w:shd w:val="clear" w:color="auto" w:fill="auto"/>
            <w:noWrap/>
            <w:vAlign w:val="bottom"/>
            <w:hideMark/>
            <w:tcPrChange w:id="1874" w:author="David Dayan" w:date="2021-12-03T17:18:00Z">
              <w:tcPr>
                <w:tcW w:w="746" w:type="dxa"/>
                <w:tcBorders>
                  <w:top w:val="nil"/>
                  <w:left w:val="nil"/>
                  <w:bottom w:val="nil"/>
                  <w:right w:val="nil"/>
                </w:tcBorders>
                <w:shd w:val="clear" w:color="auto" w:fill="auto"/>
                <w:noWrap/>
                <w:vAlign w:val="bottom"/>
                <w:hideMark/>
              </w:tcPr>
            </w:tcPrChange>
          </w:tcPr>
          <w:p w14:paraId="523CAAC8" w14:textId="77777777" w:rsidR="00036D0E" w:rsidRPr="00036D0E" w:rsidRDefault="00036D0E" w:rsidP="00245317">
            <w:pPr>
              <w:spacing w:after="0" w:line="240" w:lineRule="auto"/>
              <w:jc w:val="center"/>
              <w:rPr>
                <w:ins w:id="1875" w:author="David Dayan" w:date="2021-12-03T17:13:00Z"/>
                <w:rFonts w:ascii="Calibri" w:eastAsia="Times New Roman" w:hAnsi="Calibri" w:cs="Times New Roman"/>
                <w:color w:val="000000"/>
                <w:sz w:val="16"/>
                <w:szCs w:val="16"/>
              </w:rPr>
            </w:pPr>
            <w:ins w:id="1876" w:author="David Dayan" w:date="2021-12-03T17:13:00Z">
              <w:r w:rsidRPr="00036D0E">
                <w:rPr>
                  <w:rFonts w:ascii="Calibri" w:eastAsia="Times New Roman" w:hAnsi="Calibri" w:cs="Times New Roman"/>
                  <w:color w:val="000000"/>
                  <w:sz w:val="16"/>
                  <w:szCs w:val="16"/>
                </w:rPr>
                <w:t>5/26/20</w:t>
              </w:r>
            </w:ins>
          </w:p>
        </w:tc>
        <w:tc>
          <w:tcPr>
            <w:tcW w:w="599" w:type="dxa"/>
            <w:tcBorders>
              <w:top w:val="nil"/>
              <w:left w:val="nil"/>
              <w:bottom w:val="nil"/>
              <w:right w:val="nil"/>
            </w:tcBorders>
            <w:shd w:val="clear" w:color="auto" w:fill="auto"/>
            <w:noWrap/>
            <w:vAlign w:val="bottom"/>
            <w:hideMark/>
            <w:tcPrChange w:id="1877" w:author="David Dayan" w:date="2021-12-03T17:18:00Z">
              <w:tcPr>
                <w:tcW w:w="599" w:type="dxa"/>
                <w:tcBorders>
                  <w:top w:val="nil"/>
                  <w:left w:val="nil"/>
                  <w:bottom w:val="nil"/>
                  <w:right w:val="nil"/>
                </w:tcBorders>
                <w:shd w:val="clear" w:color="auto" w:fill="auto"/>
                <w:noWrap/>
                <w:vAlign w:val="bottom"/>
                <w:hideMark/>
              </w:tcPr>
            </w:tcPrChange>
          </w:tcPr>
          <w:p w14:paraId="7C7089C7" w14:textId="77777777" w:rsidR="00036D0E" w:rsidRPr="00036D0E" w:rsidRDefault="00036D0E" w:rsidP="00245317">
            <w:pPr>
              <w:spacing w:after="0" w:line="240" w:lineRule="auto"/>
              <w:jc w:val="center"/>
              <w:rPr>
                <w:ins w:id="1878" w:author="David Dayan" w:date="2021-12-03T17:13:00Z"/>
                <w:rFonts w:ascii="Calibri" w:eastAsia="Times New Roman" w:hAnsi="Calibri" w:cs="Times New Roman"/>
                <w:color w:val="000000"/>
                <w:sz w:val="16"/>
                <w:szCs w:val="16"/>
              </w:rPr>
            </w:pPr>
            <w:ins w:id="1879" w:author="David Dayan" w:date="2021-12-03T17:13:00Z">
              <w:r w:rsidRPr="00036D0E">
                <w:rPr>
                  <w:rFonts w:ascii="Calibri" w:eastAsia="Times New Roman" w:hAnsi="Calibri" w:cs="Times New Roman"/>
                  <w:color w:val="000000"/>
                  <w:sz w:val="16"/>
                  <w:szCs w:val="16"/>
                </w:rPr>
                <w:t>147</w:t>
              </w:r>
            </w:ins>
          </w:p>
        </w:tc>
        <w:tc>
          <w:tcPr>
            <w:tcW w:w="1142" w:type="dxa"/>
            <w:tcBorders>
              <w:top w:val="nil"/>
              <w:left w:val="nil"/>
              <w:bottom w:val="nil"/>
              <w:right w:val="nil"/>
            </w:tcBorders>
            <w:shd w:val="clear" w:color="auto" w:fill="auto"/>
            <w:noWrap/>
            <w:vAlign w:val="bottom"/>
            <w:hideMark/>
            <w:tcPrChange w:id="1880" w:author="David Dayan" w:date="2021-12-03T17:18:00Z">
              <w:tcPr>
                <w:tcW w:w="1142" w:type="dxa"/>
                <w:tcBorders>
                  <w:top w:val="nil"/>
                  <w:left w:val="nil"/>
                  <w:bottom w:val="nil"/>
                  <w:right w:val="nil"/>
                </w:tcBorders>
                <w:shd w:val="clear" w:color="auto" w:fill="auto"/>
                <w:noWrap/>
                <w:vAlign w:val="bottom"/>
                <w:hideMark/>
              </w:tcPr>
            </w:tcPrChange>
          </w:tcPr>
          <w:p w14:paraId="0462904E" w14:textId="77777777" w:rsidR="00036D0E" w:rsidRPr="00036D0E" w:rsidRDefault="00036D0E" w:rsidP="00245317">
            <w:pPr>
              <w:spacing w:after="0" w:line="240" w:lineRule="auto"/>
              <w:jc w:val="center"/>
              <w:rPr>
                <w:ins w:id="1881" w:author="David Dayan" w:date="2021-12-03T17:13:00Z"/>
                <w:rFonts w:ascii="Calibri" w:eastAsia="Times New Roman" w:hAnsi="Calibri" w:cs="Times New Roman"/>
                <w:color w:val="000000"/>
                <w:sz w:val="16"/>
                <w:szCs w:val="16"/>
              </w:rPr>
            </w:pPr>
            <w:ins w:id="1882"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883" w:author="David Dayan" w:date="2021-12-03T17:18:00Z">
              <w:tcPr>
                <w:tcW w:w="1440" w:type="dxa"/>
                <w:tcBorders>
                  <w:top w:val="nil"/>
                  <w:left w:val="nil"/>
                  <w:bottom w:val="nil"/>
                  <w:right w:val="nil"/>
                </w:tcBorders>
                <w:shd w:val="clear" w:color="auto" w:fill="auto"/>
                <w:noWrap/>
                <w:vAlign w:val="bottom"/>
                <w:hideMark/>
              </w:tcPr>
            </w:tcPrChange>
          </w:tcPr>
          <w:p w14:paraId="5446C14C" w14:textId="77777777" w:rsidR="00036D0E" w:rsidRPr="00036D0E" w:rsidRDefault="00036D0E" w:rsidP="00245317">
            <w:pPr>
              <w:spacing w:after="0" w:line="240" w:lineRule="auto"/>
              <w:jc w:val="center"/>
              <w:rPr>
                <w:ins w:id="1884" w:author="David Dayan" w:date="2021-12-03T17:13:00Z"/>
                <w:rFonts w:ascii="Calibri" w:eastAsia="Times New Roman" w:hAnsi="Calibri" w:cs="Times New Roman"/>
                <w:color w:val="000000"/>
                <w:sz w:val="16"/>
                <w:szCs w:val="16"/>
              </w:rPr>
            </w:pPr>
            <w:ins w:id="1885" w:author="David Dayan" w:date="2021-12-03T17:13:00Z">
              <w:r w:rsidRPr="00036D0E">
                <w:rPr>
                  <w:rFonts w:ascii="Calibri" w:eastAsia="Times New Roman" w:hAnsi="Calibri" w:cs="Times New Roman"/>
                  <w:color w:val="000000"/>
                  <w:sz w:val="16"/>
                  <w:szCs w:val="16"/>
                </w:rPr>
                <w:t>Clay Banks</w:t>
              </w:r>
            </w:ins>
          </w:p>
        </w:tc>
        <w:tc>
          <w:tcPr>
            <w:tcW w:w="1530" w:type="dxa"/>
            <w:tcBorders>
              <w:top w:val="nil"/>
              <w:left w:val="nil"/>
              <w:bottom w:val="nil"/>
              <w:right w:val="nil"/>
            </w:tcBorders>
            <w:shd w:val="clear" w:color="auto" w:fill="auto"/>
            <w:noWrap/>
            <w:vAlign w:val="bottom"/>
            <w:hideMark/>
            <w:tcPrChange w:id="1886" w:author="David Dayan" w:date="2021-12-03T17:18:00Z">
              <w:tcPr>
                <w:tcW w:w="1530" w:type="dxa"/>
                <w:tcBorders>
                  <w:top w:val="nil"/>
                  <w:left w:val="nil"/>
                  <w:bottom w:val="nil"/>
                  <w:right w:val="nil"/>
                </w:tcBorders>
                <w:shd w:val="clear" w:color="auto" w:fill="auto"/>
                <w:noWrap/>
                <w:vAlign w:val="bottom"/>
                <w:hideMark/>
              </w:tcPr>
            </w:tcPrChange>
          </w:tcPr>
          <w:p w14:paraId="39726CF5" w14:textId="77777777" w:rsidR="00036D0E" w:rsidRPr="00036D0E" w:rsidRDefault="00036D0E" w:rsidP="00245317">
            <w:pPr>
              <w:spacing w:after="0" w:line="240" w:lineRule="auto"/>
              <w:jc w:val="center"/>
              <w:rPr>
                <w:ins w:id="1887" w:author="David Dayan" w:date="2021-12-03T17:13:00Z"/>
                <w:rFonts w:ascii="Calibri" w:eastAsia="Times New Roman" w:hAnsi="Calibri" w:cs="Times New Roman"/>
                <w:color w:val="000000"/>
                <w:sz w:val="16"/>
                <w:szCs w:val="16"/>
              </w:rPr>
            </w:pPr>
            <w:ins w:id="188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889" w:author="David Dayan" w:date="2021-12-03T17:18:00Z">
              <w:tcPr>
                <w:tcW w:w="898" w:type="dxa"/>
                <w:tcBorders>
                  <w:top w:val="nil"/>
                  <w:left w:val="nil"/>
                  <w:bottom w:val="nil"/>
                  <w:right w:val="nil"/>
                </w:tcBorders>
                <w:shd w:val="clear" w:color="auto" w:fill="auto"/>
                <w:noWrap/>
                <w:vAlign w:val="bottom"/>
                <w:hideMark/>
              </w:tcPr>
            </w:tcPrChange>
          </w:tcPr>
          <w:p w14:paraId="75CABF81" w14:textId="77777777" w:rsidR="00036D0E" w:rsidRPr="00036D0E" w:rsidRDefault="00036D0E" w:rsidP="00245317">
            <w:pPr>
              <w:spacing w:after="0" w:line="240" w:lineRule="auto"/>
              <w:jc w:val="center"/>
              <w:rPr>
                <w:ins w:id="1890" w:author="David Dayan" w:date="2021-12-03T17:13:00Z"/>
                <w:rFonts w:ascii="Calibri" w:eastAsia="Times New Roman" w:hAnsi="Calibri" w:cs="Times New Roman"/>
                <w:color w:val="000000"/>
                <w:sz w:val="16"/>
                <w:szCs w:val="16"/>
              </w:rPr>
            </w:pPr>
            <w:ins w:id="189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892" w:author="David Dayan" w:date="2021-12-03T17:18:00Z">
              <w:tcPr>
                <w:tcW w:w="902" w:type="dxa"/>
                <w:tcBorders>
                  <w:top w:val="nil"/>
                  <w:left w:val="nil"/>
                  <w:bottom w:val="nil"/>
                  <w:right w:val="nil"/>
                </w:tcBorders>
                <w:shd w:val="clear" w:color="auto" w:fill="auto"/>
                <w:noWrap/>
                <w:vAlign w:val="bottom"/>
                <w:hideMark/>
              </w:tcPr>
            </w:tcPrChange>
          </w:tcPr>
          <w:p w14:paraId="7E21A328" w14:textId="77777777" w:rsidR="00036D0E" w:rsidRPr="00036D0E" w:rsidRDefault="00036D0E" w:rsidP="00245317">
            <w:pPr>
              <w:spacing w:after="0" w:line="240" w:lineRule="auto"/>
              <w:jc w:val="center"/>
              <w:rPr>
                <w:ins w:id="1893" w:author="David Dayan" w:date="2021-12-03T17:13:00Z"/>
                <w:rFonts w:ascii="Calibri" w:eastAsia="Times New Roman" w:hAnsi="Calibri" w:cs="Times New Roman"/>
                <w:color w:val="000000"/>
                <w:sz w:val="16"/>
                <w:szCs w:val="16"/>
              </w:rPr>
            </w:pPr>
            <w:ins w:id="189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895" w:author="David Dayan" w:date="2021-12-03T17:18:00Z">
              <w:tcPr>
                <w:tcW w:w="2160" w:type="dxa"/>
                <w:tcBorders>
                  <w:top w:val="nil"/>
                  <w:left w:val="nil"/>
                  <w:bottom w:val="nil"/>
                  <w:right w:val="nil"/>
                </w:tcBorders>
                <w:shd w:val="clear" w:color="auto" w:fill="auto"/>
                <w:noWrap/>
                <w:vAlign w:val="bottom"/>
                <w:hideMark/>
              </w:tcPr>
            </w:tcPrChange>
          </w:tcPr>
          <w:p w14:paraId="6B7D39ED" w14:textId="77777777" w:rsidR="00036D0E" w:rsidRPr="00036D0E" w:rsidRDefault="00036D0E" w:rsidP="00245317">
            <w:pPr>
              <w:spacing w:after="0" w:line="240" w:lineRule="auto"/>
              <w:jc w:val="center"/>
              <w:rPr>
                <w:ins w:id="1896" w:author="David Dayan" w:date="2021-12-03T17:13:00Z"/>
                <w:rFonts w:ascii="Calibri" w:eastAsia="Times New Roman" w:hAnsi="Calibri" w:cs="Times New Roman"/>
                <w:color w:val="000000"/>
                <w:sz w:val="16"/>
                <w:szCs w:val="16"/>
              </w:rPr>
            </w:pPr>
            <w:proofErr w:type="spellStart"/>
            <w:ins w:id="189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898" w:author="David Dayan" w:date="2021-12-03T17:18:00Z">
              <w:tcPr>
                <w:tcW w:w="2876" w:type="dxa"/>
                <w:gridSpan w:val="2"/>
                <w:tcBorders>
                  <w:top w:val="nil"/>
                  <w:left w:val="nil"/>
                  <w:bottom w:val="nil"/>
                  <w:right w:val="nil"/>
                </w:tcBorders>
                <w:shd w:val="clear" w:color="auto" w:fill="auto"/>
                <w:noWrap/>
                <w:vAlign w:val="bottom"/>
                <w:hideMark/>
              </w:tcPr>
            </w:tcPrChange>
          </w:tcPr>
          <w:p w14:paraId="3E2437CD" w14:textId="77777777" w:rsidR="00036D0E" w:rsidRPr="00036D0E" w:rsidRDefault="00036D0E" w:rsidP="00245317">
            <w:pPr>
              <w:spacing w:after="0" w:line="240" w:lineRule="auto"/>
              <w:jc w:val="center"/>
              <w:rPr>
                <w:ins w:id="1899" w:author="David Dayan" w:date="2021-12-03T17:13:00Z"/>
                <w:rFonts w:ascii="Calibri" w:eastAsia="Times New Roman" w:hAnsi="Calibri" w:cs="Times New Roman"/>
                <w:color w:val="000000"/>
                <w:sz w:val="16"/>
                <w:szCs w:val="16"/>
              </w:rPr>
            </w:pPr>
            <w:proofErr w:type="spellStart"/>
            <w:ins w:id="190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901" w:author="David Dayan" w:date="2021-12-03T17:18:00Z">
              <w:tcPr>
                <w:tcW w:w="1426" w:type="dxa"/>
                <w:tcBorders>
                  <w:top w:val="nil"/>
                  <w:left w:val="nil"/>
                  <w:bottom w:val="nil"/>
                  <w:right w:val="nil"/>
                </w:tcBorders>
                <w:shd w:val="clear" w:color="auto" w:fill="auto"/>
                <w:noWrap/>
                <w:vAlign w:val="bottom"/>
                <w:hideMark/>
              </w:tcPr>
            </w:tcPrChange>
          </w:tcPr>
          <w:p w14:paraId="0E7D934F" w14:textId="77777777" w:rsidR="00036D0E" w:rsidRPr="00036D0E" w:rsidRDefault="00036D0E" w:rsidP="00245317">
            <w:pPr>
              <w:spacing w:after="0" w:line="240" w:lineRule="auto"/>
              <w:jc w:val="center"/>
              <w:rPr>
                <w:ins w:id="1902" w:author="David Dayan" w:date="2021-12-03T17:13:00Z"/>
                <w:rFonts w:ascii="Calibri" w:eastAsia="Times New Roman" w:hAnsi="Calibri" w:cs="Times New Roman"/>
                <w:color w:val="000000"/>
                <w:sz w:val="16"/>
                <w:szCs w:val="16"/>
              </w:rPr>
            </w:pPr>
            <w:proofErr w:type="spellStart"/>
            <w:ins w:id="190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2E0CC1FA" w14:textId="77777777" w:rsidTr="00245317">
        <w:trPr>
          <w:cantSplit/>
          <w:trHeight w:val="20"/>
          <w:ins w:id="1904" w:author="David Dayan" w:date="2021-12-03T17:13:00Z"/>
          <w:trPrChange w:id="190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906" w:author="David Dayan" w:date="2021-12-03T17:18:00Z">
              <w:tcPr>
                <w:tcW w:w="1563" w:type="dxa"/>
                <w:tcBorders>
                  <w:top w:val="nil"/>
                  <w:left w:val="nil"/>
                  <w:bottom w:val="nil"/>
                  <w:right w:val="nil"/>
                </w:tcBorders>
                <w:shd w:val="clear" w:color="auto" w:fill="auto"/>
                <w:noWrap/>
                <w:vAlign w:val="bottom"/>
                <w:hideMark/>
              </w:tcPr>
            </w:tcPrChange>
          </w:tcPr>
          <w:p w14:paraId="5C6DA7F0" w14:textId="77777777" w:rsidR="00036D0E" w:rsidRPr="00036D0E" w:rsidRDefault="00036D0E" w:rsidP="00245317">
            <w:pPr>
              <w:spacing w:after="0" w:line="240" w:lineRule="auto"/>
              <w:jc w:val="center"/>
              <w:rPr>
                <w:ins w:id="1907" w:author="David Dayan" w:date="2021-12-03T17:13:00Z"/>
                <w:rFonts w:ascii="Calibri" w:eastAsia="Times New Roman" w:hAnsi="Calibri" w:cs="Times New Roman"/>
                <w:color w:val="000000"/>
                <w:sz w:val="16"/>
                <w:szCs w:val="16"/>
              </w:rPr>
            </w:pPr>
            <w:ins w:id="1908" w:author="David Dayan" w:date="2021-12-03T17:13:00Z">
              <w:r w:rsidRPr="00036D0E">
                <w:rPr>
                  <w:rFonts w:ascii="Calibri" w:eastAsia="Times New Roman" w:hAnsi="Calibri" w:cs="Times New Roman"/>
                  <w:color w:val="000000"/>
                  <w:sz w:val="16"/>
                  <w:szCs w:val="16"/>
                </w:rPr>
                <w:t>OtsAC20ROGR_0048</w:t>
              </w:r>
            </w:ins>
          </w:p>
        </w:tc>
        <w:tc>
          <w:tcPr>
            <w:tcW w:w="746" w:type="dxa"/>
            <w:tcBorders>
              <w:top w:val="nil"/>
              <w:left w:val="nil"/>
              <w:bottom w:val="nil"/>
              <w:right w:val="nil"/>
            </w:tcBorders>
            <w:shd w:val="clear" w:color="auto" w:fill="auto"/>
            <w:noWrap/>
            <w:vAlign w:val="bottom"/>
            <w:hideMark/>
            <w:tcPrChange w:id="1909" w:author="David Dayan" w:date="2021-12-03T17:18:00Z">
              <w:tcPr>
                <w:tcW w:w="746" w:type="dxa"/>
                <w:tcBorders>
                  <w:top w:val="nil"/>
                  <w:left w:val="nil"/>
                  <w:bottom w:val="nil"/>
                  <w:right w:val="nil"/>
                </w:tcBorders>
                <w:shd w:val="clear" w:color="auto" w:fill="auto"/>
                <w:noWrap/>
                <w:vAlign w:val="bottom"/>
                <w:hideMark/>
              </w:tcPr>
            </w:tcPrChange>
          </w:tcPr>
          <w:p w14:paraId="75D08E62" w14:textId="77777777" w:rsidR="00036D0E" w:rsidRPr="00036D0E" w:rsidRDefault="00036D0E" w:rsidP="00245317">
            <w:pPr>
              <w:spacing w:after="0" w:line="240" w:lineRule="auto"/>
              <w:jc w:val="center"/>
              <w:rPr>
                <w:ins w:id="1910" w:author="David Dayan" w:date="2021-12-03T17:13:00Z"/>
                <w:rFonts w:ascii="Calibri" w:eastAsia="Times New Roman" w:hAnsi="Calibri" w:cs="Times New Roman"/>
                <w:color w:val="000000"/>
                <w:sz w:val="16"/>
                <w:szCs w:val="16"/>
              </w:rPr>
            </w:pPr>
            <w:ins w:id="1911" w:author="David Dayan" w:date="2021-12-03T17:13:00Z">
              <w:r w:rsidRPr="00036D0E">
                <w:rPr>
                  <w:rFonts w:ascii="Calibri" w:eastAsia="Times New Roman" w:hAnsi="Calibri" w:cs="Times New Roman"/>
                  <w:color w:val="000000"/>
                  <w:sz w:val="16"/>
                  <w:szCs w:val="16"/>
                </w:rPr>
                <w:t>6/2/20</w:t>
              </w:r>
            </w:ins>
          </w:p>
        </w:tc>
        <w:tc>
          <w:tcPr>
            <w:tcW w:w="599" w:type="dxa"/>
            <w:tcBorders>
              <w:top w:val="nil"/>
              <w:left w:val="nil"/>
              <w:bottom w:val="nil"/>
              <w:right w:val="nil"/>
            </w:tcBorders>
            <w:shd w:val="clear" w:color="auto" w:fill="auto"/>
            <w:noWrap/>
            <w:vAlign w:val="bottom"/>
            <w:hideMark/>
            <w:tcPrChange w:id="1912" w:author="David Dayan" w:date="2021-12-03T17:18:00Z">
              <w:tcPr>
                <w:tcW w:w="599" w:type="dxa"/>
                <w:tcBorders>
                  <w:top w:val="nil"/>
                  <w:left w:val="nil"/>
                  <w:bottom w:val="nil"/>
                  <w:right w:val="nil"/>
                </w:tcBorders>
                <w:shd w:val="clear" w:color="auto" w:fill="auto"/>
                <w:noWrap/>
                <w:vAlign w:val="bottom"/>
                <w:hideMark/>
              </w:tcPr>
            </w:tcPrChange>
          </w:tcPr>
          <w:p w14:paraId="5CF34188" w14:textId="77777777" w:rsidR="00036D0E" w:rsidRPr="00036D0E" w:rsidRDefault="00036D0E" w:rsidP="00245317">
            <w:pPr>
              <w:spacing w:after="0" w:line="240" w:lineRule="auto"/>
              <w:jc w:val="center"/>
              <w:rPr>
                <w:ins w:id="1913" w:author="David Dayan" w:date="2021-12-03T17:13:00Z"/>
                <w:rFonts w:ascii="Calibri" w:eastAsia="Times New Roman" w:hAnsi="Calibri" w:cs="Times New Roman"/>
                <w:color w:val="000000"/>
                <w:sz w:val="16"/>
                <w:szCs w:val="16"/>
              </w:rPr>
            </w:pPr>
            <w:ins w:id="1914" w:author="David Dayan" w:date="2021-12-03T17:13:00Z">
              <w:r w:rsidRPr="00036D0E">
                <w:rPr>
                  <w:rFonts w:ascii="Calibri" w:eastAsia="Times New Roman" w:hAnsi="Calibri" w:cs="Times New Roman"/>
                  <w:color w:val="000000"/>
                  <w:sz w:val="16"/>
                  <w:szCs w:val="16"/>
                </w:rPr>
                <w:t>154</w:t>
              </w:r>
            </w:ins>
          </w:p>
        </w:tc>
        <w:tc>
          <w:tcPr>
            <w:tcW w:w="1142" w:type="dxa"/>
            <w:tcBorders>
              <w:top w:val="nil"/>
              <w:left w:val="nil"/>
              <w:bottom w:val="nil"/>
              <w:right w:val="nil"/>
            </w:tcBorders>
            <w:shd w:val="clear" w:color="auto" w:fill="auto"/>
            <w:noWrap/>
            <w:vAlign w:val="bottom"/>
            <w:hideMark/>
            <w:tcPrChange w:id="1915" w:author="David Dayan" w:date="2021-12-03T17:18:00Z">
              <w:tcPr>
                <w:tcW w:w="1142" w:type="dxa"/>
                <w:tcBorders>
                  <w:top w:val="nil"/>
                  <w:left w:val="nil"/>
                  <w:bottom w:val="nil"/>
                  <w:right w:val="nil"/>
                </w:tcBorders>
                <w:shd w:val="clear" w:color="auto" w:fill="auto"/>
                <w:noWrap/>
                <w:vAlign w:val="bottom"/>
                <w:hideMark/>
              </w:tcPr>
            </w:tcPrChange>
          </w:tcPr>
          <w:p w14:paraId="7B25E907" w14:textId="77777777" w:rsidR="00036D0E" w:rsidRPr="00036D0E" w:rsidRDefault="00036D0E" w:rsidP="00245317">
            <w:pPr>
              <w:spacing w:after="0" w:line="240" w:lineRule="auto"/>
              <w:jc w:val="center"/>
              <w:rPr>
                <w:ins w:id="1916" w:author="David Dayan" w:date="2021-12-03T17:13:00Z"/>
                <w:rFonts w:ascii="Calibri" w:eastAsia="Times New Roman" w:hAnsi="Calibri" w:cs="Times New Roman"/>
                <w:color w:val="000000"/>
                <w:sz w:val="16"/>
                <w:szCs w:val="16"/>
              </w:rPr>
            </w:pPr>
            <w:ins w:id="1917"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918" w:author="David Dayan" w:date="2021-12-03T17:18:00Z">
              <w:tcPr>
                <w:tcW w:w="1440" w:type="dxa"/>
                <w:tcBorders>
                  <w:top w:val="nil"/>
                  <w:left w:val="nil"/>
                  <w:bottom w:val="nil"/>
                  <w:right w:val="nil"/>
                </w:tcBorders>
                <w:shd w:val="clear" w:color="auto" w:fill="auto"/>
                <w:noWrap/>
                <w:vAlign w:val="bottom"/>
                <w:hideMark/>
              </w:tcPr>
            </w:tcPrChange>
          </w:tcPr>
          <w:p w14:paraId="78699D96" w14:textId="77777777" w:rsidR="00036D0E" w:rsidRPr="00036D0E" w:rsidRDefault="00036D0E" w:rsidP="00245317">
            <w:pPr>
              <w:spacing w:after="0" w:line="240" w:lineRule="auto"/>
              <w:jc w:val="center"/>
              <w:rPr>
                <w:ins w:id="1919" w:author="David Dayan" w:date="2021-12-03T17:13:00Z"/>
                <w:rFonts w:ascii="Calibri" w:eastAsia="Times New Roman" w:hAnsi="Calibri" w:cs="Times New Roman"/>
                <w:color w:val="000000"/>
                <w:sz w:val="16"/>
                <w:szCs w:val="16"/>
              </w:rPr>
            </w:pPr>
            <w:ins w:id="1920"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921" w:author="David Dayan" w:date="2021-12-03T17:18:00Z">
              <w:tcPr>
                <w:tcW w:w="1530" w:type="dxa"/>
                <w:tcBorders>
                  <w:top w:val="nil"/>
                  <w:left w:val="nil"/>
                  <w:bottom w:val="nil"/>
                  <w:right w:val="nil"/>
                </w:tcBorders>
                <w:shd w:val="clear" w:color="auto" w:fill="auto"/>
                <w:noWrap/>
                <w:vAlign w:val="bottom"/>
                <w:hideMark/>
              </w:tcPr>
            </w:tcPrChange>
          </w:tcPr>
          <w:p w14:paraId="06CF8100" w14:textId="77777777" w:rsidR="00036D0E" w:rsidRPr="00036D0E" w:rsidRDefault="00036D0E" w:rsidP="00245317">
            <w:pPr>
              <w:spacing w:after="0" w:line="240" w:lineRule="auto"/>
              <w:jc w:val="center"/>
              <w:rPr>
                <w:ins w:id="1922" w:author="David Dayan" w:date="2021-12-03T17:13:00Z"/>
                <w:rFonts w:ascii="Calibri" w:eastAsia="Times New Roman" w:hAnsi="Calibri" w:cs="Times New Roman"/>
                <w:color w:val="000000"/>
                <w:sz w:val="16"/>
                <w:szCs w:val="16"/>
              </w:rPr>
            </w:pPr>
            <w:ins w:id="192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924" w:author="David Dayan" w:date="2021-12-03T17:18:00Z">
              <w:tcPr>
                <w:tcW w:w="898" w:type="dxa"/>
                <w:tcBorders>
                  <w:top w:val="nil"/>
                  <w:left w:val="nil"/>
                  <w:bottom w:val="nil"/>
                  <w:right w:val="nil"/>
                </w:tcBorders>
                <w:shd w:val="clear" w:color="auto" w:fill="auto"/>
                <w:noWrap/>
                <w:vAlign w:val="bottom"/>
                <w:hideMark/>
              </w:tcPr>
            </w:tcPrChange>
          </w:tcPr>
          <w:p w14:paraId="61949A11" w14:textId="77777777" w:rsidR="00036D0E" w:rsidRPr="00036D0E" w:rsidRDefault="00036D0E" w:rsidP="00245317">
            <w:pPr>
              <w:spacing w:after="0" w:line="240" w:lineRule="auto"/>
              <w:jc w:val="center"/>
              <w:rPr>
                <w:ins w:id="1925" w:author="David Dayan" w:date="2021-12-03T17:13:00Z"/>
                <w:rFonts w:ascii="Calibri" w:eastAsia="Times New Roman" w:hAnsi="Calibri" w:cs="Times New Roman"/>
                <w:color w:val="000000"/>
                <w:sz w:val="16"/>
                <w:szCs w:val="16"/>
              </w:rPr>
            </w:pPr>
            <w:ins w:id="192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927" w:author="David Dayan" w:date="2021-12-03T17:18:00Z">
              <w:tcPr>
                <w:tcW w:w="902" w:type="dxa"/>
                <w:tcBorders>
                  <w:top w:val="nil"/>
                  <w:left w:val="nil"/>
                  <w:bottom w:val="nil"/>
                  <w:right w:val="nil"/>
                </w:tcBorders>
                <w:shd w:val="clear" w:color="auto" w:fill="auto"/>
                <w:noWrap/>
                <w:vAlign w:val="bottom"/>
                <w:hideMark/>
              </w:tcPr>
            </w:tcPrChange>
          </w:tcPr>
          <w:p w14:paraId="1CE75971" w14:textId="77777777" w:rsidR="00036D0E" w:rsidRPr="00036D0E" w:rsidRDefault="00036D0E" w:rsidP="00245317">
            <w:pPr>
              <w:spacing w:after="0" w:line="240" w:lineRule="auto"/>
              <w:jc w:val="center"/>
              <w:rPr>
                <w:ins w:id="1928" w:author="David Dayan" w:date="2021-12-03T17:13:00Z"/>
                <w:rFonts w:ascii="Calibri" w:eastAsia="Times New Roman" w:hAnsi="Calibri" w:cs="Times New Roman"/>
                <w:color w:val="000000"/>
                <w:sz w:val="16"/>
                <w:szCs w:val="16"/>
              </w:rPr>
            </w:pPr>
            <w:ins w:id="192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930" w:author="David Dayan" w:date="2021-12-03T17:18:00Z">
              <w:tcPr>
                <w:tcW w:w="2160" w:type="dxa"/>
                <w:tcBorders>
                  <w:top w:val="nil"/>
                  <w:left w:val="nil"/>
                  <w:bottom w:val="nil"/>
                  <w:right w:val="nil"/>
                </w:tcBorders>
                <w:shd w:val="clear" w:color="auto" w:fill="auto"/>
                <w:noWrap/>
                <w:vAlign w:val="bottom"/>
                <w:hideMark/>
              </w:tcPr>
            </w:tcPrChange>
          </w:tcPr>
          <w:p w14:paraId="725F00AA" w14:textId="77777777" w:rsidR="00036D0E" w:rsidRPr="00036D0E" w:rsidRDefault="00036D0E" w:rsidP="00245317">
            <w:pPr>
              <w:spacing w:after="0" w:line="240" w:lineRule="auto"/>
              <w:jc w:val="center"/>
              <w:rPr>
                <w:ins w:id="1931" w:author="David Dayan" w:date="2021-12-03T17:13:00Z"/>
                <w:rFonts w:ascii="Calibri" w:eastAsia="Times New Roman" w:hAnsi="Calibri" w:cs="Times New Roman"/>
                <w:color w:val="000000"/>
                <w:sz w:val="16"/>
                <w:szCs w:val="16"/>
              </w:rPr>
            </w:pPr>
            <w:proofErr w:type="spellStart"/>
            <w:ins w:id="193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933" w:author="David Dayan" w:date="2021-12-03T17:18:00Z">
              <w:tcPr>
                <w:tcW w:w="2876" w:type="dxa"/>
                <w:gridSpan w:val="2"/>
                <w:tcBorders>
                  <w:top w:val="nil"/>
                  <w:left w:val="nil"/>
                  <w:bottom w:val="nil"/>
                  <w:right w:val="nil"/>
                </w:tcBorders>
                <w:shd w:val="clear" w:color="auto" w:fill="auto"/>
                <w:noWrap/>
                <w:vAlign w:val="bottom"/>
                <w:hideMark/>
              </w:tcPr>
            </w:tcPrChange>
          </w:tcPr>
          <w:p w14:paraId="41A977F0" w14:textId="77777777" w:rsidR="00036D0E" w:rsidRPr="00036D0E" w:rsidRDefault="00036D0E" w:rsidP="00245317">
            <w:pPr>
              <w:spacing w:after="0" w:line="240" w:lineRule="auto"/>
              <w:jc w:val="center"/>
              <w:rPr>
                <w:ins w:id="1934" w:author="David Dayan" w:date="2021-12-03T17:13:00Z"/>
                <w:rFonts w:ascii="Calibri" w:eastAsia="Times New Roman" w:hAnsi="Calibri" w:cs="Times New Roman"/>
                <w:color w:val="000000"/>
                <w:sz w:val="16"/>
                <w:szCs w:val="16"/>
              </w:rPr>
            </w:pPr>
            <w:proofErr w:type="spellStart"/>
            <w:ins w:id="193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936" w:author="David Dayan" w:date="2021-12-03T17:18:00Z">
              <w:tcPr>
                <w:tcW w:w="1426" w:type="dxa"/>
                <w:tcBorders>
                  <w:top w:val="nil"/>
                  <w:left w:val="nil"/>
                  <w:bottom w:val="nil"/>
                  <w:right w:val="nil"/>
                </w:tcBorders>
                <w:shd w:val="clear" w:color="auto" w:fill="auto"/>
                <w:noWrap/>
                <w:vAlign w:val="bottom"/>
                <w:hideMark/>
              </w:tcPr>
            </w:tcPrChange>
          </w:tcPr>
          <w:p w14:paraId="1D6B0789" w14:textId="77777777" w:rsidR="00036D0E" w:rsidRPr="00036D0E" w:rsidRDefault="00036D0E" w:rsidP="00245317">
            <w:pPr>
              <w:spacing w:after="0" w:line="240" w:lineRule="auto"/>
              <w:jc w:val="center"/>
              <w:rPr>
                <w:ins w:id="1937" w:author="David Dayan" w:date="2021-12-03T17:13:00Z"/>
                <w:rFonts w:ascii="Calibri" w:eastAsia="Times New Roman" w:hAnsi="Calibri" w:cs="Times New Roman"/>
                <w:color w:val="000000"/>
                <w:sz w:val="16"/>
                <w:szCs w:val="16"/>
              </w:rPr>
            </w:pPr>
            <w:proofErr w:type="spellStart"/>
            <w:ins w:id="193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112BAC12" w14:textId="77777777" w:rsidTr="00245317">
        <w:trPr>
          <w:cantSplit/>
          <w:trHeight w:val="20"/>
          <w:ins w:id="1939" w:author="David Dayan" w:date="2021-12-03T17:13:00Z"/>
          <w:trPrChange w:id="194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941" w:author="David Dayan" w:date="2021-12-03T17:18:00Z">
              <w:tcPr>
                <w:tcW w:w="1563" w:type="dxa"/>
                <w:tcBorders>
                  <w:top w:val="nil"/>
                  <w:left w:val="nil"/>
                  <w:bottom w:val="nil"/>
                  <w:right w:val="nil"/>
                </w:tcBorders>
                <w:shd w:val="clear" w:color="auto" w:fill="auto"/>
                <w:noWrap/>
                <w:vAlign w:val="bottom"/>
                <w:hideMark/>
              </w:tcPr>
            </w:tcPrChange>
          </w:tcPr>
          <w:p w14:paraId="3A7A57EE" w14:textId="77777777" w:rsidR="00036D0E" w:rsidRPr="00036D0E" w:rsidRDefault="00036D0E" w:rsidP="00245317">
            <w:pPr>
              <w:spacing w:after="0" w:line="240" w:lineRule="auto"/>
              <w:jc w:val="center"/>
              <w:rPr>
                <w:ins w:id="1942" w:author="David Dayan" w:date="2021-12-03T17:13:00Z"/>
                <w:rFonts w:ascii="Calibri" w:eastAsia="Times New Roman" w:hAnsi="Calibri" w:cs="Times New Roman"/>
                <w:color w:val="000000"/>
                <w:sz w:val="16"/>
                <w:szCs w:val="16"/>
              </w:rPr>
            </w:pPr>
            <w:ins w:id="1943" w:author="David Dayan" w:date="2021-12-03T17:13:00Z">
              <w:r w:rsidRPr="00036D0E">
                <w:rPr>
                  <w:rFonts w:ascii="Calibri" w:eastAsia="Times New Roman" w:hAnsi="Calibri" w:cs="Times New Roman"/>
                  <w:color w:val="000000"/>
                  <w:sz w:val="16"/>
                  <w:szCs w:val="16"/>
                </w:rPr>
                <w:lastRenderedPageBreak/>
                <w:t>OtsAC20ROGR_0049</w:t>
              </w:r>
            </w:ins>
          </w:p>
        </w:tc>
        <w:tc>
          <w:tcPr>
            <w:tcW w:w="746" w:type="dxa"/>
            <w:tcBorders>
              <w:top w:val="nil"/>
              <w:left w:val="nil"/>
              <w:bottom w:val="nil"/>
              <w:right w:val="nil"/>
            </w:tcBorders>
            <w:shd w:val="clear" w:color="auto" w:fill="auto"/>
            <w:noWrap/>
            <w:vAlign w:val="bottom"/>
            <w:hideMark/>
            <w:tcPrChange w:id="1944" w:author="David Dayan" w:date="2021-12-03T17:18:00Z">
              <w:tcPr>
                <w:tcW w:w="746" w:type="dxa"/>
                <w:tcBorders>
                  <w:top w:val="nil"/>
                  <w:left w:val="nil"/>
                  <w:bottom w:val="nil"/>
                  <w:right w:val="nil"/>
                </w:tcBorders>
                <w:shd w:val="clear" w:color="auto" w:fill="auto"/>
                <w:noWrap/>
                <w:vAlign w:val="bottom"/>
                <w:hideMark/>
              </w:tcPr>
            </w:tcPrChange>
          </w:tcPr>
          <w:p w14:paraId="028C2393" w14:textId="77777777" w:rsidR="00036D0E" w:rsidRPr="00036D0E" w:rsidRDefault="00036D0E" w:rsidP="00245317">
            <w:pPr>
              <w:spacing w:after="0" w:line="240" w:lineRule="auto"/>
              <w:jc w:val="center"/>
              <w:rPr>
                <w:ins w:id="1945" w:author="David Dayan" w:date="2021-12-03T17:13:00Z"/>
                <w:rFonts w:ascii="Calibri" w:eastAsia="Times New Roman" w:hAnsi="Calibri" w:cs="Times New Roman"/>
                <w:color w:val="000000"/>
                <w:sz w:val="16"/>
                <w:szCs w:val="16"/>
              </w:rPr>
            </w:pPr>
            <w:ins w:id="1946" w:author="David Dayan" w:date="2021-12-03T17:13:00Z">
              <w:r w:rsidRPr="00036D0E">
                <w:rPr>
                  <w:rFonts w:ascii="Calibri" w:eastAsia="Times New Roman" w:hAnsi="Calibri" w:cs="Times New Roman"/>
                  <w:color w:val="000000"/>
                  <w:sz w:val="16"/>
                  <w:szCs w:val="16"/>
                </w:rPr>
                <w:t>6/2/20</w:t>
              </w:r>
            </w:ins>
          </w:p>
        </w:tc>
        <w:tc>
          <w:tcPr>
            <w:tcW w:w="599" w:type="dxa"/>
            <w:tcBorders>
              <w:top w:val="nil"/>
              <w:left w:val="nil"/>
              <w:bottom w:val="nil"/>
              <w:right w:val="nil"/>
            </w:tcBorders>
            <w:shd w:val="clear" w:color="auto" w:fill="auto"/>
            <w:noWrap/>
            <w:vAlign w:val="bottom"/>
            <w:hideMark/>
            <w:tcPrChange w:id="1947" w:author="David Dayan" w:date="2021-12-03T17:18:00Z">
              <w:tcPr>
                <w:tcW w:w="599" w:type="dxa"/>
                <w:tcBorders>
                  <w:top w:val="nil"/>
                  <w:left w:val="nil"/>
                  <w:bottom w:val="nil"/>
                  <w:right w:val="nil"/>
                </w:tcBorders>
                <w:shd w:val="clear" w:color="auto" w:fill="auto"/>
                <w:noWrap/>
                <w:vAlign w:val="bottom"/>
                <w:hideMark/>
              </w:tcPr>
            </w:tcPrChange>
          </w:tcPr>
          <w:p w14:paraId="553D7746" w14:textId="77777777" w:rsidR="00036D0E" w:rsidRPr="00036D0E" w:rsidRDefault="00036D0E" w:rsidP="00245317">
            <w:pPr>
              <w:spacing w:after="0" w:line="240" w:lineRule="auto"/>
              <w:jc w:val="center"/>
              <w:rPr>
                <w:ins w:id="1948" w:author="David Dayan" w:date="2021-12-03T17:13:00Z"/>
                <w:rFonts w:ascii="Calibri" w:eastAsia="Times New Roman" w:hAnsi="Calibri" w:cs="Times New Roman"/>
                <w:color w:val="000000"/>
                <w:sz w:val="16"/>
                <w:szCs w:val="16"/>
              </w:rPr>
            </w:pPr>
            <w:ins w:id="1949" w:author="David Dayan" w:date="2021-12-03T17:13:00Z">
              <w:r w:rsidRPr="00036D0E">
                <w:rPr>
                  <w:rFonts w:ascii="Calibri" w:eastAsia="Times New Roman" w:hAnsi="Calibri" w:cs="Times New Roman"/>
                  <w:color w:val="000000"/>
                  <w:sz w:val="16"/>
                  <w:szCs w:val="16"/>
                </w:rPr>
                <w:t>154</w:t>
              </w:r>
            </w:ins>
          </w:p>
        </w:tc>
        <w:tc>
          <w:tcPr>
            <w:tcW w:w="1142" w:type="dxa"/>
            <w:tcBorders>
              <w:top w:val="nil"/>
              <w:left w:val="nil"/>
              <w:bottom w:val="nil"/>
              <w:right w:val="nil"/>
            </w:tcBorders>
            <w:shd w:val="clear" w:color="auto" w:fill="auto"/>
            <w:noWrap/>
            <w:vAlign w:val="bottom"/>
            <w:hideMark/>
            <w:tcPrChange w:id="1950" w:author="David Dayan" w:date="2021-12-03T17:18:00Z">
              <w:tcPr>
                <w:tcW w:w="1142" w:type="dxa"/>
                <w:tcBorders>
                  <w:top w:val="nil"/>
                  <w:left w:val="nil"/>
                  <w:bottom w:val="nil"/>
                  <w:right w:val="nil"/>
                </w:tcBorders>
                <w:shd w:val="clear" w:color="auto" w:fill="auto"/>
                <w:noWrap/>
                <w:vAlign w:val="bottom"/>
                <w:hideMark/>
              </w:tcPr>
            </w:tcPrChange>
          </w:tcPr>
          <w:p w14:paraId="32158D1A" w14:textId="77777777" w:rsidR="00036D0E" w:rsidRPr="00036D0E" w:rsidRDefault="00036D0E" w:rsidP="00245317">
            <w:pPr>
              <w:spacing w:after="0" w:line="240" w:lineRule="auto"/>
              <w:jc w:val="center"/>
              <w:rPr>
                <w:ins w:id="1951" w:author="David Dayan" w:date="2021-12-03T17:13:00Z"/>
                <w:rFonts w:ascii="Calibri" w:eastAsia="Times New Roman" w:hAnsi="Calibri" w:cs="Times New Roman"/>
                <w:color w:val="000000"/>
                <w:sz w:val="16"/>
                <w:szCs w:val="16"/>
              </w:rPr>
            </w:pPr>
            <w:ins w:id="1952"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953" w:author="David Dayan" w:date="2021-12-03T17:18:00Z">
              <w:tcPr>
                <w:tcW w:w="1440" w:type="dxa"/>
                <w:tcBorders>
                  <w:top w:val="nil"/>
                  <w:left w:val="nil"/>
                  <w:bottom w:val="nil"/>
                  <w:right w:val="nil"/>
                </w:tcBorders>
                <w:shd w:val="clear" w:color="auto" w:fill="auto"/>
                <w:noWrap/>
                <w:vAlign w:val="bottom"/>
                <w:hideMark/>
              </w:tcPr>
            </w:tcPrChange>
          </w:tcPr>
          <w:p w14:paraId="7FD2F2A9" w14:textId="77777777" w:rsidR="00036D0E" w:rsidRPr="00036D0E" w:rsidRDefault="00036D0E" w:rsidP="00245317">
            <w:pPr>
              <w:spacing w:after="0" w:line="240" w:lineRule="auto"/>
              <w:jc w:val="center"/>
              <w:rPr>
                <w:ins w:id="1954" w:author="David Dayan" w:date="2021-12-03T17:13:00Z"/>
                <w:rFonts w:ascii="Calibri" w:eastAsia="Times New Roman" w:hAnsi="Calibri" w:cs="Times New Roman"/>
                <w:color w:val="000000"/>
                <w:sz w:val="16"/>
                <w:szCs w:val="16"/>
              </w:rPr>
            </w:pPr>
            <w:ins w:id="1955"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956" w:author="David Dayan" w:date="2021-12-03T17:18:00Z">
              <w:tcPr>
                <w:tcW w:w="1530" w:type="dxa"/>
                <w:tcBorders>
                  <w:top w:val="nil"/>
                  <w:left w:val="nil"/>
                  <w:bottom w:val="nil"/>
                  <w:right w:val="nil"/>
                </w:tcBorders>
                <w:shd w:val="clear" w:color="auto" w:fill="auto"/>
                <w:noWrap/>
                <w:vAlign w:val="bottom"/>
                <w:hideMark/>
              </w:tcPr>
            </w:tcPrChange>
          </w:tcPr>
          <w:p w14:paraId="5AB443E4" w14:textId="77777777" w:rsidR="00036D0E" w:rsidRPr="00036D0E" w:rsidRDefault="00036D0E" w:rsidP="00245317">
            <w:pPr>
              <w:spacing w:after="0" w:line="240" w:lineRule="auto"/>
              <w:jc w:val="center"/>
              <w:rPr>
                <w:ins w:id="1957" w:author="David Dayan" w:date="2021-12-03T17:13:00Z"/>
                <w:rFonts w:ascii="Calibri" w:eastAsia="Times New Roman" w:hAnsi="Calibri" w:cs="Times New Roman"/>
                <w:color w:val="000000"/>
                <w:sz w:val="16"/>
                <w:szCs w:val="16"/>
              </w:rPr>
            </w:pPr>
            <w:ins w:id="195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959" w:author="David Dayan" w:date="2021-12-03T17:18:00Z">
              <w:tcPr>
                <w:tcW w:w="898" w:type="dxa"/>
                <w:tcBorders>
                  <w:top w:val="nil"/>
                  <w:left w:val="nil"/>
                  <w:bottom w:val="nil"/>
                  <w:right w:val="nil"/>
                </w:tcBorders>
                <w:shd w:val="clear" w:color="auto" w:fill="auto"/>
                <w:noWrap/>
                <w:vAlign w:val="bottom"/>
                <w:hideMark/>
              </w:tcPr>
            </w:tcPrChange>
          </w:tcPr>
          <w:p w14:paraId="509D5D77" w14:textId="77777777" w:rsidR="00036D0E" w:rsidRPr="00036D0E" w:rsidRDefault="00036D0E" w:rsidP="00245317">
            <w:pPr>
              <w:spacing w:after="0" w:line="240" w:lineRule="auto"/>
              <w:jc w:val="center"/>
              <w:rPr>
                <w:ins w:id="1960" w:author="David Dayan" w:date="2021-12-03T17:13:00Z"/>
                <w:rFonts w:ascii="Calibri" w:eastAsia="Times New Roman" w:hAnsi="Calibri" w:cs="Times New Roman"/>
                <w:color w:val="000000"/>
                <w:sz w:val="16"/>
                <w:szCs w:val="16"/>
              </w:rPr>
            </w:pPr>
            <w:ins w:id="196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962" w:author="David Dayan" w:date="2021-12-03T17:18:00Z">
              <w:tcPr>
                <w:tcW w:w="902" w:type="dxa"/>
                <w:tcBorders>
                  <w:top w:val="nil"/>
                  <w:left w:val="nil"/>
                  <w:bottom w:val="nil"/>
                  <w:right w:val="nil"/>
                </w:tcBorders>
                <w:shd w:val="clear" w:color="auto" w:fill="auto"/>
                <w:noWrap/>
                <w:vAlign w:val="bottom"/>
                <w:hideMark/>
              </w:tcPr>
            </w:tcPrChange>
          </w:tcPr>
          <w:p w14:paraId="40177DB0" w14:textId="77777777" w:rsidR="00036D0E" w:rsidRPr="00036D0E" w:rsidRDefault="00036D0E" w:rsidP="00245317">
            <w:pPr>
              <w:spacing w:after="0" w:line="240" w:lineRule="auto"/>
              <w:jc w:val="center"/>
              <w:rPr>
                <w:ins w:id="1963" w:author="David Dayan" w:date="2021-12-03T17:13:00Z"/>
                <w:rFonts w:ascii="Calibri" w:eastAsia="Times New Roman" w:hAnsi="Calibri" w:cs="Times New Roman"/>
                <w:color w:val="000000"/>
                <w:sz w:val="16"/>
                <w:szCs w:val="16"/>
              </w:rPr>
            </w:pPr>
            <w:ins w:id="196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965" w:author="David Dayan" w:date="2021-12-03T17:18:00Z">
              <w:tcPr>
                <w:tcW w:w="2160" w:type="dxa"/>
                <w:tcBorders>
                  <w:top w:val="nil"/>
                  <w:left w:val="nil"/>
                  <w:bottom w:val="nil"/>
                  <w:right w:val="nil"/>
                </w:tcBorders>
                <w:shd w:val="clear" w:color="auto" w:fill="auto"/>
                <w:noWrap/>
                <w:vAlign w:val="bottom"/>
                <w:hideMark/>
              </w:tcPr>
            </w:tcPrChange>
          </w:tcPr>
          <w:p w14:paraId="603DB283" w14:textId="77777777" w:rsidR="00036D0E" w:rsidRPr="00036D0E" w:rsidRDefault="00036D0E" w:rsidP="00245317">
            <w:pPr>
              <w:spacing w:after="0" w:line="240" w:lineRule="auto"/>
              <w:jc w:val="center"/>
              <w:rPr>
                <w:ins w:id="1966" w:author="David Dayan" w:date="2021-12-03T17:13:00Z"/>
                <w:rFonts w:ascii="Calibri" w:eastAsia="Times New Roman" w:hAnsi="Calibri" w:cs="Times New Roman"/>
                <w:color w:val="000000"/>
                <w:sz w:val="16"/>
                <w:szCs w:val="16"/>
              </w:rPr>
            </w:pPr>
            <w:proofErr w:type="spellStart"/>
            <w:ins w:id="196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1968" w:author="David Dayan" w:date="2021-12-03T17:18:00Z">
              <w:tcPr>
                <w:tcW w:w="2876" w:type="dxa"/>
                <w:gridSpan w:val="2"/>
                <w:tcBorders>
                  <w:top w:val="nil"/>
                  <w:left w:val="nil"/>
                  <w:bottom w:val="nil"/>
                  <w:right w:val="nil"/>
                </w:tcBorders>
                <w:shd w:val="clear" w:color="auto" w:fill="auto"/>
                <w:noWrap/>
                <w:vAlign w:val="bottom"/>
                <w:hideMark/>
              </w:tcPr>
            </w:tcPrChange>
          </w:tcPr>
          <w:p w14:paraId="39F622CF" w14:textId="77777777" w:rsidR="00036D0E" w:rsidRPr="00036D0E" w:rsidRDefault="00036D0E" w:rsidP="00245317">
            <w:pPr>
              <w:spacing w:after="0" w:line="240" w:lineRule="auto"/>
              <w:jc w:val="center"/>
              <w:rPr>
                <w:ins w:id="1969" w:author="David Dayan" w:date="2021-12-03T17:13:00Z"/>
                <w:rFonts w:ascii="Calibri" w:eastAsia="Times New Roman" w:hAnsi="Calibri" w:cs="Times New Roman"/>
                <w:color w:val="000000"/>
                <w:sz w:val="16"/>
                <w:szCs w:val="16"/>
              </w:rPr>
            </w:pPr>
            <w:proofErr w:type="spellStart"/>
            <w:ins w:id="197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1971" w:author="David Dayan" w:date="2021-12-03T17:18:00Z">
              <w:tcPr>
                <w:tcW w:w="1426" w:type="dxa"/>
                <w:tcBorders>
                  <w:top w:val="nil"/>
                  <w:left w:val="nil"/>
                  <w:bottom w:val="nil"/>
                  <w:right w:val="nil"/>
                </w:tcBorders>
                <w:shd w:val="clear" w:color="auto" w:fill="auto"/>
                <w:noWrap/>
                <w:vAlign w:val="bottom"/>
                <w:hideMark/>
              </w:tcPr>
            </w:tcPrChange>
          </w:tcPr>
          <w:p w14:paraId="32A22329" w14:textId="77777777" w:rsidR="00036D0E" w:rsidRPr="00036D0E" w:rsidRDefault="00036D0E" w:rsidP="00245317">
            <w:pPr>
              <w:spacing w:after="0" w:line="240" w:lineRule="auto"/>
              <w:jc w:val="center"/>
              <w:rPr>
                <w:ins w:id="1972" w:author="David Dayan" w:date="2021-12-03T17:13:00Z"/>
                <w:rFonts w:ascii="Calibri" w:eastAsia="Times New Roman" w:hAnsi="Calibri" w:cs="Times New Roman"/>
                <w:color w:val="000000"/>
                <w:sz w:val="16"/>
                <w:szCs w:val="16"/>
              </w:rPr>
            </w:pPr>
            <w:proofErr w:type="spellStart"/>
            <w:ins w:id="197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3252D9BF" w14:textId="77777777" w:rsidTr="00245317">
        <w:trPr>
          <w:cantSplit/>
          <w:trHeight w:val="20"/>
          <w:ins w:id="1974" w:author="David Dayan" w:date="2021-12-03T17:13:00Z"/>
          <w:trPrChange w:id="197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976" w:author="David Dayan" w:date="2021-12-03T17:18:00Z">
              <w:tcPr>
                <w:tcW w:w="1563" w:type="dxa"/>
                <w:tcBorders>
                  <w:top w:val="nil"/>
                  <w:left w:val="nil"/>
                  <w:bottom w:val="nil"/>
                  <w:right w:val="nil"/>
                </w:tcBorders>
                <w:shd w:val="clear" w:color="auto" w:fill="auto"/>
                <w:noWrap/>
                <w:vAlign w:val="bottom"/>
                <w:hideMark/>
              </w:tcPr>
            </w:tcPrChange>
          </w:tcPr>
          <w:p w14:paraId="5374EFA7" w14:textId="77777777" w:rsidR="00036D0E" w:rsidRPr="00036D0E" w:rsidRDefault="00036D0E" w:rsidP="00245317">
            <w:pPr>
              <w:spacing w:after="0" w:line="240" w:lineRule="auto"/>
              <w:jc w:val="center"/>
              <w:rPr>
                <w:ins w:id="1977" w:author="David Dayan" w:date="2021-12-03T17:13:00Z"/>
                <w:rFonts w:ascii="Calibri" w:eastAsia="Times New Roman" w:hAnsi="Calibri" w:cs="Times New Roman"/>
                <w:color w:val="000000"/>
                <w:sz w:val="16"/>
                <w:szCs w:val="16"/>
              </w:rPr>
            </w:pPr>
            <w:ins w:id="1978" w:author="David Dayan" w:date="2021-12-03T17:13:00Z">
              <w:r w:rsidRPr="00036D0E">
                <w:rPr>
                  <w:rFonts w:ascii="Calibri" w:eastAsia="Times New Roman" w:hAnsi="Calibri" w:cs="Times New Roman"/>
                  <w:color w:val="000000"/>
                  <w:sz w:val="16"/>
                  <w:szCs w:val="16"/>
                </w:rPr>
                <w:t>OtsAC20ROGR_0050</w:t>
              </w:r>
            </w:ins>
          </w:p>
        </w:tc>
        <w:tc>
          <w:tcPr>
            <w:tcW w:w="746" w:type="dxa"/>
            <w:tcBorders>
              <w:top w:val="nil"/>
              <w:left w:val="nil"/>
              <w:bottom w:val="nil"/>
              <w:right w:val="nil"/>
            </w:tcBorders>
            <w:shd w:val="clear" w:color="auto" w:fill="auto"/>
            <w:noWrap/>
            <w:vAlign w:val="bottom"/>
            <w:hideMark/>
            <w:tcPrChange w:id="1979" w:author="David Dayan" w:date="2021-12-03T17:18:00Z">
              <w:tcPr>
                <w:tcW w:w="746" w:type="dxa"/>
                <w:tcBorders>
                  <w:top w:val="nil"/>
                  <w:left w:val="nil"/>
                  <w:bottom w:val="nil"/>
                  <w:right w:val="nil"/>
                </w:tcBorders>
                <w:shd w:val="clear" w:color="auto" w:fill="auto"/>
                <w:noWrap/>
                <w:vAlign w:val="bottom"/>
                <w:hideMark/>
              </w:tcPr>
            </w:tcPrChange>
          </w:tcPr>
          <w:p w14:paraId="481AAD96" w14:textId="77777777" w:rsidR="00036D0E" w:rsidRPr="00036D0E" w:rsidRDefault="00036D0E" w:rsidP="00245317">
            <w:pPr>
              <w:spacing w:after="0" w:line="240" w:lineRule="auto"/>
              <w:jc w:val="center"/>
              <w:rPr>
                <w:ins w:id="1980" w:author="David Dayan" w:date="2021-12-03T17:13:00Z"/>
                <w:rFonts w:ascii="Calibri" w:eastAsia="Times New Roman" w:hAnsi="Calibri" w:cs="Times New Roman"/>
                <w:color w:val="000000"/>
                <w:sz w:val="16"/>
                <w:szCs w:val="16"/>
              </w:rPr>
            </w:pPr>
            <w:ins w:id="1981" w:author="David Dayan" w:date="2021-12-03T17:13:00Z">
              <w:r w:rsidRPr="00036D0E">
                <w:rPr>
                  <w:rFonts w:ascii="Calibri" w:eastAsia="Times New Roman" w:hAnsi="Calibri" w:cs="Times New Roman"/>
                  <w:color w:val="000000"/>
                  <w:sz w:val="16"/>
                  <w:szCs w:val="16"/>
                </w:rPr>
                <w:t>6/4/20</w:t>
              </w:r>
            </w:ins>
          </w:p>
        </w:tc>
        <w:tc>
          <w:tcPr>
            <w:tcW w:w="599" w:type="dxa"/>
            <w:tcBorders>
              <w:top w:val="nil"/>
              <w:left w:val="nil"/>
              <w:bottom w:val="nil"/>
              <w:right w:val="nil"/>
            </w:tcBorders>
            <w:shd w:val="clear" w:color="auto" w:fill="auto"/>
            <w:noWrap/>
            <w:vAlign w:val="bottom"/>
            <w:hideMark/>
            <w:tcPrChange w:id="1982" w:author="David Dayan" w:date="2021-12-03T17:18:00Z">
              <w:tcPr>
                <w:tcW w:w="599" w:type="dxa"/>
                <w:tcBorders>
                  <w:top w:val="nil"/>
                  <w:left w:val="nil"/>
                  <w:bottom w:val="nil"/>
                  <w:right w:val="nil"/>
                </w:tcBorders>
                <w:shd w:val="clear" w:color="auto" w:fill="auto"/>
                <w:noWrap/>
                <w:vAlign w:val="bottom"/>
                <w:hideMark/>
              </w:tcPr>
            </w:tcPrChange>
          </w:tcPr>
          <w:p w14:paraId="42823E1E" w14:textId="77777777" w:rsidR="00036D0E" w:rsidRPr="00036D0E" w:rsidRDefault="00036D0E" w:rsidP="00245317">
            <w:pPr>
              <w:spacing w:after="0" w:line="240" w:lineRule="auto"/>
              <w:jc w:val="center"/>
              <w:rPr>
                <w:ins w:id="1983" w:author="David Dayan" w:date="2021-12-03T17:13:00Z"/>
                <w:rFonts w:ascii="Calibri" w:eastAsia="Times New Roman" w:hAnsi="Calibri" w:cs="Times New Roman"/>
                <w:color w:val="000000"/>
                <w:sz w:val="16"/>
                <w:szCs w:val="16"/>
              </w:rPr>
            </w:pPr>
            <w:ins w:id="1984" w:author="David Dayan" w:date="2021-12-03T17:13:00Z">
              <w:r w:rsidRPr="00036D0E">
                <w:rPr>
                  <w:rFonts w:ascii="Calibri" w:eastAsia="Times New Roman" w:hAnsi="Calibri" w:cs="Times New Roman"/>
                  <w:color w:val="000000"/>
                  <w:sz w:val="16"/>
                  <w:szCs w:val="16"/>
                </w:rPr>
                <w:t>156</w:t>
              </w:r>
            </w:ins>
          </w:p>
        </w:tc>
        <w:tc>
          <w:tcPr>
            <w:tcW w:w="1142" w:type="dxa"/>
            <w:tcBorders>
              <w:top w:val="nil"/>
              <w:left w:val="nil"/>
              <w:bottom w:val="nil"/>
              <w:right w:val="nil"/>
            </w:tcBorders>
            <w:shd w:val="clear" w:color="auto" w:fill="auto"/>
            <w:noWrap/>
            <w:vAlign w:val="bottom"/>
            <w:hideMark/>
            <w:tcPrChange w:id="1985" w:author="David Dayan" w:date="2021-12-03T17:18:00Z">
              <w:tcPr>
                <w:tcW w:w="1142" w:type="dxa"/>
                <w:tcBorders>
                  <w:top w:val="nil"/>
                  <w:left w:val="nil"/>
                  <w:bottom w:val="nil"/>
                  <w:right w:val="nil"/>
                </w:tcBorders>
                <w:shd w:val="clear" w:color="auto" w:fill="auto"/>
                <w:noWrap/>
                <w:vAlign w:val="bottom"/>
                <w:hideMark/>
              </w:tcPr>
            </w:tcPrChange>
          </w:tcPr>
          <w:p w14:paraId="1995CA96" w14:textId="77777777" w:rsidR="00036D0E" w:rsidRPr="00036D0E" w:rsidRDefault="00036D0E" w:rsidP="00245317">
            <w:pPr>
              <w:spacing w:after="0" w:line="240" w:lineRule="auto"/>
              <w:jc w:val="center"/>
              <w:rPr>
                <w:ins w:id="1986" w:author="David Dayan" w:date="2021-12-03T17:13:00Z"/>
                <w:rFonts w:ascii="Calibri" w:eastAsia="Times New Roman" w:hAnsi="Calibri" w:cs="Times New Roman"/>
                <w:color w:val="000000"/>
                <w:sz w:val="16"/>
                <w:szCs w:val="16"/>
              </w:rPr>
            </w:pPr>
            <w:ins w:id="1987"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988" w:author="David Dayan" w:date="2021-12-03T17:18:00Z">
              <w:tcPr>
                <w:tcW w:w="1440" w:type="dxa"/>
                <w:tcBorders>
                  <w:top w:val="nil"/>
                  <w:left w:val="nil"/>
                  <w:bottom w:val="nil"/>
                  <w:right w:val="nil"/>
                </w:tcBorders>
                <w:shd w:val="clear" w:color="auto" w:fill="auto"/>
                <w:noWrap/>
                <w:vAlign w:val="bottom"/>
                <w:hideMark/>
              </w:tcPr>
            </w:tcPrChange>
          </w:tcPr>
          <w:p w14:paraId="22898D1F" w14:textId="77777777" w:rsidR="00036D0E" w:rsidRPr="00036D0E" w:rsidRDefault="00036D0E" w:rsidP="00245317">
            <w:pPr>
              <w:spacing w:after="0" w:line="240" w:lineRule="auto"/>
              <w:jc w:val="center"/>
              <w:rPr>
                <w:ins w:id="1989" w:author="David Dayan" w:date="2021-12-03T17:13:00Z"/>
                <w:rFonts w:ascii="Calibri" w:eastAsia="Times New Roman" w:hAnsi="Calibri" w:cs="Times New Roman"/>
                <w:color w:val="000000"/>
                <w:sz w:val="16"/>
                <w:szCs w:val="16"/>
              </w:rPr>
            </w:pPr>
            <w:ins w:id="1990"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991" w:author="David Dayan" w:date="2021-12-03T17:18:00Z">
              <w:tcPr>
                <w:tcW w:w="1530" w:type="dxa"/>
                <w:tcBorders>
                  <w:top w:val="nil"/>
                  <w:left w:val="nil"/>
                  <w:bottom w:val="nil"/>
                  <w:right w:val="nil"/>
                </w:tcBorders>
                <w:shd w:val="clear" w:color="auto" w:fill="auto"/>
                <w:noWrap/>
                <w:vAlign w:val="bottom"/>
                <w:hideMark/>
              </w:tcPr>
            </w:tcPrChange>
          </w:tcPr>
          <w:p w14:paraId="11F7B3AF" w14:textId="77777777" w:rsidR="00036D0E" w:rsidRPr="00036D0E" w:rsidRDefault="00036D0E" w:rsidP="00245317">
            <w:pPr>
              <w:spacing w:after="0" w:line="240" w:lineRule="auto"/>
              <w:jc w:val="center"/>
              <w:rPr>
                <w:ins w:id="1992" w:author="David Dayan" w:date="2021-12-03T17:13:00Z"/>
                <w:rFonts w:ascii="Calibri" w:eastAsia="Times New Roman" w:hAnsi="Calibri" w:cs="Times New Roman"/>
                <w:color w:val="000000"/>
                <w:sz w:val="16"/>
                <w:szCs w:val="16"/>
              </w:rPr>
            </w:pPr>
            <w:ins w:id="199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994" w:author="David Dayan" w:date="2021-12-03T17:18:00Z">
              <w:tcPr>
                <w:tcW w:w="898" w:type="dxa"/>
                <w:tcBorders>
                  <w:top w:val="nil"/>
                  <w:left w:val="nil"/>
                  <w:bottom w:val="nil"/>
                  <w:right w:val="nil"/>
                </w:tcBorders>
                <w:shd w:val="clear" w:color="auto" w:fill="auto"/>
                <w:noWrap/>
                <w:vAlign w:val="bottom"/>
                <w:hideMark/>
              </w:tcPr>
            </w:tcPrChange>
          </w:tcPr>
          <w:p w14:paraId="66B4F6BF" w14:textId="77777777" w:rsidR="00036D0E" w:rsidRPr="00036D0E" w:rsidRDefault="00036D0E" w:rsidP="00245317">
            <w:pPr>
              <w:spacing w:after="0" w:line="240" w:lineRule="auto"/>
              <w:jc w:val="center"/>
              <w:rPr>
                <w:ins w:id="1995" w:author="David Dayan" w:date="2021-12-03T17:13:00Z"/>
                <w:rFonts w:ascii="Calibri" w:eastAsia="Times New Roman" w:hAnsi="Calibri" w:cs="Times New Roman"/>
                <w:color w:val="000000"/>
                <w:sz w:val="16"/>
                <w:szCs w:val="16"/>
              </w:rPr>
            </w:pPr>
            <w:ins w:id="199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997" w:author="David Dayan" w:date="2021-12-03T17:18:00Z">
              <w:tcPr>
                <w:tcW w:w="902" w:type="dxa"/>
                <w:tcBorders>
                  <w:top w:val="nil"/>
                  <w:left w:val="nil"/>
                  <w:bottom w:val="nil"/>
                  <w:right w:val="nil"/>
                </w:tcBorders>
                <w:shd w:val="clear" w:color="auto" w:fill="auto"/>
                <w:noWrap/>
                <w:vAlign w:val="bottom"/>
                <w:hideMark/>
              </w:tcPr>
            </w:tcPrChange>
          </w:tcPr>
          <w:p w14:paraId="476AE3BD" w14:textId="77777777" w:rsidR="00036D0E" w:rsidRPr="00036D0E" w:rsidRDefault="00036D0E" w:rsidP="00245317">
            <w:pPr>
              <w:spacing w:after="0" w:line="240" w:lineRule="auto"/>
              <w:jc w:val="center"/>
              <w:rPr>
                <w:ins w:id="1998" w:author="David Dayan" w:date="2021-12-03T17:13:00Z"/>
                <w:rFonts w:ascii="Calibri" w:eastAsia="Times New Roman" w:hAnsi="Calibri" w:cs="Times New Roman"/>
                <w:color w:val="000000"/>
                <w:sz w:val="16"/>
                <w:szCs w:val="16"/>
              </w:rPr>
            </w:pPr>
            <w:ins w:id="199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000" w:author="David Dayan" w:date="2021-12-03T17:18:00Z">
              <w:tcPr>
                <w:tcW w:w="2160" w:type="dxa"/>
                <w:tcBorders>
                  <w:top w:val="nil"/>
                  <w:left w:val="nil"/>
                  <w:bottom w:val="nil"/>
                  <w:right w:val="nil"/>
                </w:tcBorders>
                <w:shd w:val="clear" w:color="auto" w:fill="auto"/>
                <w:noWrap/>
                <w:vAlign w:val="bottom"/>
                <w:hideMark/>
              </w:tcPr>
            </w:tcPrChange>
          </w:tcPr>
          <w:p w14:paraId="6AAFA824" w14:textId="77777777" w:rsidR="00036D0E" w:rsidRPr="00036D0E" w:rsidRDefault="00036D0E" w:rsidP="00245317">
            <w:pPr>
              <w:spacing w:after="0" w:line="240" w:lineRule="auto"/>
              <w:jc w:val="center"/>
              <w:rPr>
                <w:ins w:id="2001" w:author="David Dayan" w:date="2021-12-03T17:13:00Z"/>
                <w:rFonts w:ascii="Calibri" w:eastAsia="Times New Roman" w:hAnsi="Calibri" w:cs="Times New Roman"/>
                <w:color w:val="000000"/>
                <w:sz w:val="16"/>
                <w:szCs w:val="16"/>
              </w:rPr>
            </w:pPr>
            <w:ins w:id="200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003" w:author="David Dayan" w:date="2021-12-03T17:18:00Z">
              <w:tcPr>
                <w:tcW w:w="2876" w:type="dxa"/>
                <w:gridSpan w:val="2"/>
                <w:tcBorders>
                  <w:top w:val="nil"/>
                  <w:left w:val="nil"/>
                  <w:bottom w:val="nil"/>
                  <w:right w:val="nil"/>
                </w:tcBorders>
                <w:shd w:val="clear" w:color="auto" w:fill="auto"/>
                <w:noWrap/>
                <w:vAlign w:val="bottom"/>
                <w:hideMark/>
              </w:tcPr>
            </w:tcPrChange>
          </w:tcPr>
          <w:p w14:paraId="6FD26F27" w14:textId="77777777" w:rsidR="00036D0E" w:rsidRPr="00036D0E" w:rsidRDefault="00036D0E" w:rsidP="00245317">
            <w:pPr>
              <w:spacing w:after="0" w:line="240" w:lineRule="auto"/>
              <w:jc w:val="center"/>
              <w:rPr>
                <w:ins w:id="2004" w:author="David Dayan" w:date="2021-12-03T17:13:00Z"/>
                <w:rFonts w:ascii="Calibri" w:eastAsia="Times New Roman" w:hAnsi="Calibri" w:cs="Times New Roman"/>
                <w:color w:val="000000"/>
                <w:sz w:val="16"/>
                <w:szCs w:val="16"/>
              </w:rPr>
            </w:pPr>
            <w:ins w:id="200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006" w:author="David Dayan" w:date="2021-12-03T17:18:00Z">
              <w:tcPr>
                <w:tcW w:w="1426" w:type="dxa"/>
                <w:tcBorders>
                  <w:top w:val="nil"/>
                  <w:left w:val="nil"/>
                  <w:bottom w:val="nil"/>
                  <w:right w:val="nil"/>
                </w:tcBorders>
                <w:shd w:val="clear" w:color="auto" w:fill="auto"/>
                <w:noWrap/>
                <w:vAlign w:val="bottom"/>
                <w:hideMark/>
              </w:tcPr>
            </w:tcPrChange>
          </w:tcPr>
          <w:p w14:paraId="76FF1198" w14:textId="77777777" w:rsidR="00036D0E" w:rsidRPr="00036D0E" w:rsidRDefault="00036D0E" w:rsidP="00245317">
            <w:pPr>
              <w:spacing w:after="0" w:line="240" w:lineRule="auto"/>
              <w:jc w:val="center"/>
              <w:rPr>
                <w:ins w:id="2007" w:author="David Dayan" w:date="2021-12-03T17:13:00Z"/>
                <w:rFonts w:ascii="Calibri" w:eastAsia="Times New Roman" w:hAnsi="Calibri" w:cs="Times New Roman"/>
                <w:color w:val="000000"/>
                <w:sz w:val="16"/>
                <w:szCs w:val="16"/>
              </w:rPr>
            </w:pPr>
            <w:ins w:id="2008" w:author="David Dayan" w:date="2021-12-03T17:13:00Z">
              <w:r w:rsidRPr="00036D0E">
                <w:rPr>
                  <w:rFonts w:ascii="Calibri" w:eastAsia="Times New Roman" w:hAnsi="Calibri" w:cs="Times New Roman"/>
                  <w:color w:val="000000"/>
                  <w:sz w:val="16"/>
                  <w:szCs w:val="16"/>
                </w:rPr>
                <w:t>heterozygote</w:t>
              </w:r>
            </w:ins>
          </w:p>
        </w:tc>
      </w:tr>
      <w:tr w:rsidR="00036D0E" w:rsidRPr="00036D0E" w14:paraId="7C812409" w14:textId="77777777" w:rsidTr="00245317">
        <w:trPr>
          <w:cantSplit/>
          <w:trHeight w:val="20"/>
          <w:ins w:id="2009" w:author="David Dayan" w:date="2021-12-03T17:13:00Z"/>
          <w:trPrChange w:id="201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011" w:author="David Dayan" w:date="2021-12-03T17:18:00Z">
              <w:tcPr>
                <w:tcW w:w="1563" w:type="dxa"/>
                <w:tcBorders>
                  <w:top w:val="nil"/>
                  <w:left w:val="nil"/>
                  <w:bottom w:val="nil"/>
                  <w:right w:val="nil"/>
                </w:tcBorders>
                <w:shd w:val="clear" w:color="auto" w:fill="auto"/>
                <w:noWrap/>
                <w:vAlign w:val="bottom"/>
                <w:hideMark/>
              </w:tcPr>
            </w:tcPrChange>
          </w:tcPr>
          <w:p w14:paraId="2F785306" w14:textId="77777777" w:rsidR="00036D0E" w:rsidRPr="00036D0E" w:rsidRDefault="00036D0E" w:rsidP="00245317">
            <w:pPr>
              <w:spacing w:after="0" w:line="240" w:lineRule="auto"/>
              <w:jc w:val="center"/>
              <w:rPr>
                <w:ins w:id="2012" w:author="David Dayan" w:date="2021-12-03T17:13:00Z"/>
                <w:rFonts w:ascii="Calibri" w:eastAsia="Times New Roman" w:hAnsi="Calibri" w:cs="Times New Roman"/>
                <w:color w:val="000000"/>
                <w:sz w:val="16"/>
                <w:szCs w:val="16"/>
              </w:rPr>
            </w:pPr>
            <w:ins w:id="2013" w:author="David Dayan" w:date="2021-12-03T17:13:00Z">
              <w:r w:rsidRPr="00036D0E">
                <w:rPr>
                  <w:rFonts w:ascii="Calibri" w:eastAsia="Times New Roman" w:hAnsi="Calibri" w:cs="Times New Roman"/>
                  <w:color w:val="000000"/>
                  <w:sz w:val="16"/>
                  <w:szCs w:val="16"/>
                </w:rPr>
                <w:t>OtsAC20ROGR_0051</w:t>
              </w:r>
            </w:ins>
          </w:p>
        </w:tc>
        <w:tc>
          <w:tcPr>
            <w:tcW w:w="746" w:type="dxa"/>
            <w:tcBorders>
              <w:top w:val="nil"/>
              <w:left w:val="nil"/>
              <w:bottom w:val="nil"/>
              <w:right w:val="nil"/>
            </w:tcBorders>
            <w:shd w:val="clear" w:color="auto" w:fill="auto"/>
            <w:noWrap/>
            <w:vAlign w:val="bottom"/>
            <w:hideMark/>
            <w:tcPrChange w:id="2014" w:author="David Dayan" w:date="2021-12-03T17:18:00Z">
              <w:tcPr>
                <w:tcW w:w="746" w:type="dxa"/>
                <w:tcBorders>
                  <w:top w:val="nil"/>
                  <w:left w:val="nil"/>
                  <w:bottom w:val="nil"/>
                  <w:right w:val="nil"/>
                </w:tcBorders>
                <w:shd w:val="clear" w:color="auto" w:fill="auto"/>
                <w:noWrap/>
                <w:vAlign w:val="bottom"/>
                <w:hideMark/>
              </w:tcPr>
            </w:tcPrChange>
          </w:tcPr>
          <w:p w14:paraId="3615D077" w14:textId="77777777" w:rsidR="00036D0E" w:rsidRPr="00036D0E" w:rsidRDefault="00036D0E" w:rsidP="00245317">
            <w:pPr>
              <w:spacing w:after="0" w:line="240" w:lineRule="auto"/>
              <w:jc w:val="center"/>
              <w:rPr>
                <w:ins w:id="2015" w:author="David Dayan" w:date="2021-12-03T17:13:00Z"/>
                <w:rFonts w:ascii="Calibri" w:eastAsia="Times New Roman" w:hAnsi="Calibri" w:cs="Times New Roman"/>
                <w:color w:val="000000"/>
                <w:sz w:val="16"/>
                <w:szCs w:val="16"/>
              </w:rPr>
            </w:pPr>
            <w:ins w:id="2016" w:author="David Dayan" w:date="2021-12-03T17:13:00Z">
              <w:r w:rsidRPr="00036D0E">
                <w:rPr>
                  <w:rFonts w:ascii="Calibri" w:eastAsia="Times New Roman" w:hAnsi="Calibri" w:cs="Times New Roman"/>
                  <w:color w:val="000000"/>
                  <w:sz w:val="16"/>
                  <w:szCs w:val="16"/>
                </w:rPr>
                <w:t>6/7/20</w:t>
              </w:r>
            </w:ins>
          </w:p>
        </w:tc>
        <w:tc>
          <w:tcPr>
            <w:tcW w:w="599" w:type="dxa"/>
            <w:tcBorders>
              <w:top w:val="nil"/>
              <w:left w:val="nil"/>
              <w:bottom w:val="nil"/>
              <w:right w:val="nil"/>
            </w:tcBorders>
            <w:shd w:val="clear" w:color="auto" w:fill="auto"/>
            <w:noWrap/>
            <w:vAlign w:val="bottom"/>
            <w:hideMark/>
            <w:tcPrChange w:id="2017" w:author="David Dayan" w:date="2021-12-03T17:18:00Z">
              <w:tcPr>
                <w:tcW w:w="599" w:type="dxa"/>
                <w:tcBorders>
                  <w:top w:val="nil"/>
                  <w:left w:val="nil"/>
                  <w:bottom w:val="nil"/>
                  <w:right w:val="nil"/>
                </w:tcBorders>
                <w:shd w:val="clear" w:color="auto" w:fill="auto"/>
                <w:noWrap/>
                <w:vAlign w:val="bottom"/>
                <w:hideMark/>
              </w:tcPr>
            </w:tcPrChange>
          </w:tcPr>
          <w:p w14:paraId="7DEB4369" w14:textId="77777777" w:rsidR="00036D0E" w:rsidRPr="00036D0E" w:rsidRDefault="00036D0E" w:rsidP="00245317">
            <w:pPr>
              <w:spacing w:after="0" w:line="240" w:lineRule="auto"/>
              <w:jc w:val="center"/>
              <w:rPr>
                <w:ins w:id="2018" w:author="David Dayan" w:date="2021-12-03T17:13:00Z"/>
                <w:rFonts w:ascii="Calibri" w:eastAsia="Times New Roman" w:hAnsi="Calibri" w:cs="Times New Roman"/>
                <w:color w:val="000000"/>
                <w:sz w:val="16"/>
                <w:szCs w:val="16"/>
              </w:rPr>
            </w:pPr>
            <w:ins w:id="2019" w:author="David Dayan" w:date="2021-12-03T17:13:00Z">
              <w:r w:rsidRPr="00036D0E">
                <w:rPr>
                  <w:rFonts w:ascii="Calibri" w:eastAsia="Times New Roman" w:hAnsi="Calibri" w:cs="Times New Roman"/>
                  <w:color w:val="000000"/>
                  <w:sz w:val="16"/>
                  <w:szCs w:val="16"/>
                </w:rPr>
                <w:t>159</w:t>
              </w:r>
            </w:ins>
          </w:p>
        </w:tc>
        <w:tc>
          <w:tcPr>
            <w:tcW w:w="1142" w:type="dxa"/>
            <w:tcBorders>
              <w:top w:val="nil"/>
              <w:left w:val="nil"/>
              <w:bottom w:val="nil"/>
              <w:right w:val="nil"/>
            </w:tcBorders>
            <w:shd w:val="clear" w:color="auto" w:fill="auto"/>
            <w:noWrap/>
            <w:vAlign w:val="bottom"/>
            <w:hideMark/>
            <w:tcPrChange w:id="2020" w:author="David Dayan" w:date="2021-12-03T17:18:00Z">
              <w:tcPr>
                <w:tcW w:w="1142" w:type="dxa"/>
                <w:tcBorders>
                  <w:top w:val="nil"/>
                  <w:left w:val="nil"/>
                  <w:bottom w:val="nil"/>
                  <w:right w:val="nil"/>
                </w:tcBorders>
                <w:shd w:val="clear" w:color="auto" w:fill="auto"/>
                <w:noWrap/>
                <w:vAlign w:val="bottom"/>
                <w:hideMark/>
              </w:tcPr>
            </w:tcPrChange>
          </w:tcPr>
          <w:p w14:paraId="45861FB6" w14:textId="77777777" w:rsidR="00036D0E" w:rsidRPr="00036D0E" w:rsidRDefault="00036D0E" w:rsidP="00245317">
            <w:pPr>
              <w:spacing w:after="0" w:line="240" w:lineRule="auto"/>
              <w:jc w:val="center"/>
              <w:rPr>
                <w:ins w:id="2021" w:author="David Dayan" w:date="2021-12-03T17:13:00Z"/>
                <w:rFonts w:ascii="Calibri" w:eastAsia="Times New Roman" w:hAnsi="Calibri" w:cs="Times New Roman"/>
                <w:color w:val="000000"/>
                <w:sz w:val="16"/>
                <w:szCs w:val="16"/>
              </w:rPr>
            </w:pPr>
            <w:proofErr w:type="spellStart"/>
            <w:ins w:id="2022"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023" w:author="David Dayan" w:date="2021-12-03T17:18:00Z">
              <w:tcPr>
                <w:tcW w:w="1440" w:type="dxa"/>
                <w:tcBorders>
                  <w:top w:val="nil"/>
                  <w:left w:val="nil"/>
                  <w:bottom w:val="nil"/>
                  <w:right w:val="nil"/>
                </w:tcBorders>
                <w:shd w:val="clear" w:color="auto" w:fill="auto"/>
                <w:noWrap/>
                <w:vAlign w:val="bottom"/>
                <w:hideMark/>
              </w:tcPr>
            </w:tcPrChange>
          </w:tcPr>
          <w:p w14:paraId="457B59AA" w14:textId="77777777" w:rsidR="00036D0E" w:rsidRPr="00036D0E" w:rsidRDefault="00036D0E" w:rsidP="00245317">
            <w:pPr>
              <w:spacing w:after="0" w:line="240" w:lineRule="auto"/>
              <w:jc w:val="center"/>
              <w:rPr>
                <w:ins w:id="2024" w:author="David Dayan" w:date="2021-12-03T17:13:00Z"/>
                <w:rFonts w:ascii="Calibri" w:eastAsia="Times New Roman" w:hAnsi="Calibri" w:cs="Times New Roman"/>
                <w:color w:val="000000"/>
                <w:sz w:val="16"/>
                <w:szCs w:val="16"/>
              </w:rPr>
            </w:pPr>
            <w:proofErr w:type="spellStart"/>
            <w:ins w:id="2025"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026" w:author="David Dayan" w:date="2021-12-03T17:18:00Z">
              <w:tcPr>
                <w:tcW w:w="1530" w:type="dxa"/>
                <w:tcBorders>
                  <w:top w:val="nil"/>
                  <w:left w:val="nil"/>
                  <w:bottom w:val="nil"/>
                  <w:right w:val="nil"/>
                </w:tcBorders>
                <w:shd w:val="clear" w:color="auto" w:fill="auto"/>
                <w:noWrap/>
                <w:vAlign w:val="bottom"/>
                <w:hideMark/>
              </w:tcPr>
            </w:tcPrChange>
          </w:tcPr>
          <w:p w14:paraId="282BB2B7" w14:textId="77777777" w:rsidR="00036D0E" w:rsidRPr="00036D0E" w:rsidRDefault="00036D0E" w:rsidP="00245317">
            <w:pPr>
              <w:spacing w:after="0" w:line="240" w:lineRule="auto"/>
              <w:jc w:val="center"/>
              <w:rPr>
                <w:ins w:id="2027" w:author="David Dayan" w:date="2021-12-03T17:13:00Z"/>
                <w:rFonts w:ascii="Calibri" w:eastAsia="Times New Roman" w:hAnsi="Calibri" w:cs="Times New Roman"/>
                <w:color w:val="000000"/>
                <w:sz w:val="16"/>
                <w:szCs w:val="16"/>
              </w:rPr>
            </w:pPr>
            <w:ins w:id="202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029" w:author="David Dayan" w:date="2021-12-03T17:18:00Z">
              <w:tcPr>
                <w:tcW w:w="898" w:type="dxa"/>
                <w:tcBorders>
                  <w:top w:val="nil"/>
                  <w:left w:val="nil"/>
                  <w:bottom w:val="nil"/>
                  <w:right w:val="nil"/>
                </w:tcBorders>
                <w:shd w:val="clear" w:color="auto" w:fill="auto"/>
                <w:noWrap/>
                <w:vAlign w:val="bottom"/>
                <w:hideMark/>
              </w:tcPr>
            </w:tcPrChange>
          </w:tcPr>
          <w:p w14:paraId="2F73D5CC" w14:textId="77777777" w:rsidR="00036D0E" w:rsidRPr="00036D0E" w:rsidRDefault="00036D0E" w:rsidP="00245317">
            <w:pPr>
              <w:spacing w:after="0" w:line="240" w:lineRule="auto"/>
              <w:jc w:val="center"/>
              <w:rPr>
                <w:ins w:id="2030" w:author="David Dayan" w:date="2021-12-03T17:13:00Z"/>
                <w:rFonts w:ascii="Calibri" w:eastAsia="Times New Roman" w:hAnsi="Calibri" w:cs="Times New Roman"/>
                <w:color w:val="000000"/>
                <w:sz w:val="16"/>
                <w:szCs w:val="16"/>
              </w:rPr>
            </w:pPr>
            <w:ins w:id="203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032" w:author="David Dayan" w:date="2021-12-03T17:18:00Z">
              <w:tcPr>
                <w:tcW w:w="902" w:type="dxa"/>
                <w:tcBorders>
                  <w:top w:val="nil"/>
                  <w:left w:val="nil"/>
                  <w:bottom w:val="nil"/>
                  <w:right w:val="nil"/>
                </w:tcBorders>
                <w:shd w:val="clear" w:color="auto" w:fill="auto"/>
                <w:noWrap/>
                <w:vAlign w:val="bottom"/>
                <w:hideMark/>
              </w:tcPr>
            </w:tcPrChange>
          </w:tcPr>
          <w:p w14:paraId="09DDB93F" w14:textId="77777777" w:rsidR="00036D0E" w:rsidRPr="00036D0E" w:rsidRDefault="00036D0E" w:rsidP="00245317">
            <w:pPr>
              <w:spacing w:after="0" w:line="240" w:lineRule="auto"/>
              <w:jc w:val="center"/>
              <w:rPr>
                <w:ins w:id="2033" w:author="David Dayan" w:date="2021-12-03T17:13:00Z"/>
                <w:rFonts w:ascii="Calibri" w:eastAsia="Times New Roman" w:hAnsi="Calibri" w:cs="Times New Roman"/>
                <w:color w:val="000000"/>
                <w:sz w:val="16"/>
                <w:szCs w:val="16"/>
              </w:rPr>
            </w:pPr>
            <w:ins w:id="203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035" w:author="David Dayan" w:date="2021-12-03T17:18:00Z">
              <w:tcPr>
                <w:tcW w:w="2160" w:type="dxa"/>
                <w:tcBorders>
                  <w:top w:val="nil"/>
                  <w:left w:val="nil"/>
                  <w:bottom w:val="nil"/>
                  <w:right w:val="nil"/>
                </w:tcBorders>
                <w:shd w:val="clear" w:color="auto" w:fill="auto"/>
                <w:noWrap/>
                <w:vAlign w:val="bottom"/>
                <w:hideMark/>
              </w:tcPr>
            </w:tcPrChange>
          </w:tcPr>
          <w:p w14:paraId="1A1859F7" w14:textId="77777777" w:rsidR="00036D0E" w:rsidRPr="00036D0E" w:rsidRDefault="00036D0E" w:rsidP="00245317">
            <w:pPr>
              <w:spacing w:after="0" w:line="240" w:lineRule="auto"/>
              <w:jc w:val="center"/>
              <w:rPr>
                <w:ins w:id="2036" w:author="David Dayan" w:date="2021-12-03T17:13:00Z"/>
                <w:rFonts w:ascii="Calibri" w:eastAsia="Times New Roman" w:hAnsi="Calibri" w:cs="Times New Roman"/>
                <w:color w:val="000000"/>
                <w:sz w:val="16"/>
                <w:szCs w:val="16"/>
              </w:rPr>
            </w:pPr>
            <w:proofErr w:type="spellStart"/>
            <w:ins w:id="203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2038" w:author="David Dayan" w:date="2021-12-03T17:18:00Z">
              <w:tcPr>
                <w:tcW w:w="2876" w:type="dxa"/>
                <w:gridSpan w:val="2"/>
                <w:tcBorders>
                  <w:top w:val="nil"/>
                  <w:left w:val="nil"/>
                  <w:bottom w:val="nil"/>
                  <w:right w:val="nil"/>
                </w:tcBorders>
                <w:shd w:val="clear" w:color="auto" w:fill="auto"/>
                <w:noWrap/>
                <w:vAlign w:val="bottom"/>
                <w:hideMark/>
              </w:tcPr>
            </w:tcPrChange>
          </w:tcPr>
          <w:p w14:paraId="3340156C" w14:textId="77777777" w:rsidR="00036D0E" w:rsidRPr="00036D0E" w:rsidRDefault="00036D0E" w:rsidP="00245317">
            <w:pPr>
              <w:spacing w:after="0" w:line="240" w:lineRule="auto"/>
              <w:jc w:val="center"/>
              <w:rPr>
                <w:ins w:id="2039" w:author="David Dayan" w:date="2021-12-03T17:13:00Z"/>
                <w:rFonts w:ascii="Calibri" w:eastAsia="Times New Roman" w:hAnsi="Calibri" w:cs="Times New Roman"/>
                <w:color w:val="000000"/>
                <w:sz w:val="16"/>
                <w:szCs w:val="16"/>
              </w:rPr>
            </w:pPr>
            <w:ins w:id="204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041" w:author="David Dayan" w:date="2021-12-03T17:18:00Z">
              <w:tcPr>
                <w:tcW w:w="1426" w:type="dxa"/>
                <w:tcBorders>
                  <w:top w:val="nil"/>
                  <w:left w:val="nil"/>
                  <w:bottom w:val="nil"/>
                  <w:right w:val="nil"/>
                </w:tcBorders>
                <w:shd w:val="clear" w:color="auto" w:fill="auto"/>
                <w:noWrap/>
                <w:vAlign w:val="bottom"/>
                <w:hideMark/>
              </w:tcPr>
            </w:tcPrChange>
          </w:tcPr>
          <w:p w14:paraId="3C82AF05" w14:textId="77777777" w:rsidR="00036D0E" w:rsidRPr="00036D0E" w:rsidRDefault="00036D0E" w:rsidP="00245317">
            <w:pPr>
              <w:spacing w:after="0" w:line="240" w:lineRule="auto"/>
              <w:jc w:val="center"/>
              <w:rPr>
                <w:ins w:id="2042" w:author="David Dayan" w:date="2021-12-03T17:13:00Z"/>
                <w:rFonts w:ascii="Calibri" w:eastAsia="Times New Roman" w:hAnsi="Calibri" w:cs="Times New Roman"/>
                <w:color w:val="000000"/>
                <w:sz w:val="16"/>
                <w:szCs w:val="16"/>
              </w:rPr>
            </w:pPr>
            <w:ins w:id="2043" w:author="David Dayan" w:date="2021-12-03T17:13:00Z">
              <w:r w:rsidRPr="00036D0E">
                <w:rPr>
                  <w:rFonts w:ascii="Calibri" w:eastAsia="Times New Roman" w:hAnsi="Calibri" w:cs="Times New Roman"/>
                  <w:color w:val="000000"/>
                  <w:sz w:val="16"/>
                  <w:szCs w:val="16"/>
                </w:rPr>
                <w:t>discordant</w:t>
              </w:r>
            </w:ins>
          </w:p>
        </w:tc>
      </w:tr>
      <w:tr w:rsidR="00036D0E" w:rsidRPr="00036D0E" w14:paraId="700673EF" w14:textId="77777777" w:rsidTr="00245317">
        <w:trPr>
          <w:cantSplit/>
          <w:trHeight w:val="20"/>
          <w:ins w:id="2044" w:author="David Dayan" w:date="2021-12-03T17:13:00Z"/>
          <w:trPrChange w:id="204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046" w:author="David Dayan" w:date="2021-12-03T17:18:00Z">
              <w:tcPr>
                <w:tcW w:w="1563" w:type="dxa"/>
                <w:tcBorders>
                  <w:top w:val="nil"/>
                  <w:left w:val="nil"/>
                  <w:bottom w:val="nil"/>
                  <w:right w:val="nil"/>
                </w:tcBorders>
                <w:shd w:val="clear" w:color="auto" w:fill="auto"/>
                <w:noWrap/>
                <w:vAlign w:val="bottom"/>
                <w:hideMark/>
              </w:tcPr>
            </w:tcPrChange>
          </w:tcPr>
          <w:p w14:paraId="01506994" w14:textId="77777777" w:rsidR="00036D0E" w:rsidRPr="00036D0E" w:rsidRDefault="00036D0E" w:rsidP="00245317">
            <w:pPr>
              <w:spacing w:after="0" w:line="240" w:lineRule="auto"/>
              <w:jc w:val="center"/>
              <w:rPr>
                <w:ins w:id="2047" w:author="David Dayan" w:date="2021-12-03T17:13:00Z"/>
                <w:rFonts w:ascii="Calibri" w:eastAsia="Times New Roman" w:hAnsi="Calibri" w:cs="Times New Roman"/>
                <w:color w:val="000000"/>
                <w:sz w:val="16"/>
                <w:szCs w:val="16"/>
              </w:rPr>
            </w:pPr>
            <w:ins w:id="2048" w:author="David Dayan" w:date="2021-12-03T17:13:00Z">
              <w:r w:rsidRPr="00036D0E">
                <w:rPr>
                  <w:rFonts w:ascii="Calibri" w:eastAsia="Times New Roman" w:hAnsi="Calibri" w:cs="Times New Roman"/>
                  <w:color w:val="000000"/>
                  <w:sz w:val="16"/>
                  <w:szCs w:val="16"/>
                </w:rPr>
                <w:t>OtsAC20ROGR_0052</w:t>
              </w:r>
            </w:ins>
          </w:p>
        </w:tc>
        <w:tc>
          <w:tcPr>
            <w:tcW w:w="746" w:type="dxa"/>
            <w:tcBorders>
              <w:top w:val="nil"/>
              <w:left w:val="nil"/>
              <w:bottom w:val="nil"/>
              <w:right w:val="nil"/>
            </w:tcBorders>
            <w:shd w:val="clear" w:color="auto" w:fill="auto"/>
            <w:noWrap/>
            <w:vAlign w:val="bottom"/>
            <w:hideMark/>
            <w:tcPrChange w:id="2049" w:author="David Dayan" w:date="2021-12-03T17:18:00Z">
              <w:tcPr>
                <w:tcW w:w="746" w:type="dxa"/>
                <w:tcBorders>
                  <w:top w:val="nil"/>
                  <w:left w:val="nil"/>
                  <w:bottom w:val="nil"/>
                  <w:right w:val="nil"/>
                </w:tcBorders>
                <w:shd w:val="clear" w:color="auto" w:fill="auto"/>
                <w:noWrap/>
                <w:vAlign w:val="bottom"/>
                <w:hideMark/>
              </w:tcPr>
            </w:tcPrChange>
          </w:tcPr>
          <w:p w14:paraId="04EF136F" w14:textId="77777777" w:rsidR="00036D0E" w:rsidRPr="00036D0E" w:rsidRDefault="00036D0E" w:rsidP="00245317">
            <w:pPr>
              <w:spacing w:after="0" w:line="240" w:lineRule="auto"/>
              <w:jc w:val="center"/>
              <w:rPr>
                <w:ins w:id="2050" w:author="David Dayan" w:date="2021-12-03T17:13:00Z"/>
                <w:rFonts w:ascii="Calibri" w:eastAsia="Times New Roman" w:hAnsi="Calibri" w:cs="Times New Roman"/>
                <w:color w:val="000000"/>
                <w:sz w:val="16"/>
                <w:szCs w:val="16"/>
              </w:rPr>
            </w:pPr>
            <w:ins w:id="2051" w:author="David Dayan" w:date="2021-12-03T17:13:00Z">
              <w:r w:rsidRPr="00036D0E">
                <w:rPr>
                  <w:rFonts w:ascii="Calibri" w:eastAsia="Times New Roman" w:hAnsi="Calibri" w:cs="Times New Roman"/>
                  <w:color w:val="000000"/>
                  <w:sz w:val="16"/>
                  <w:szCs w:val="16"/>
                </w:rPr>
                <w:t>6/9/20</w:t>
              </w:r>
            </w:ins>
          </w:p>
        </w:tc>
        <w:tc>
          <w:tcPr>
            <w:tcW w:w="599" w:type="dxa"/>
            <w:tcBorders>
              <w:top w:val="nil"/>
              <w:left w:val="nil"/>
              <w:bottom w:val="nil"/>
              <w:right w:val="nil"/>
            </w:tcBorders>
            <w:shd w:val="clear" w:color="auto" w:fill="auto"/>
            <w:noWrap/>
            <w:vAlign w:val="bottom"/>
            <w:hideMark/>
            <w:tcPrChange w:id="2052" w:author="David Dayan" w:date="2021-12-03T17:18:00Z">
              <w:tcPr>
                <w:tcW w:w="599" w:type="dxa"/>
                <w:tcBorders>
                  <w:top w:val="nil"/>
                  <w:left w:val="nil"/>
                  <w:bottom w:val="nil"/>
                  <w:right w:val="nil"/>
                </w:tcBorders>
                <w:shd w:val="clear" w:color="auto" w:fill="auto"/>
                <w:noWrap/>
                <w:vAlign w:val="bottom"/>
                <w:hideMark/>
              </w:tcPr>
            </w:tcPrChange>
          </w:tcPr>
          <w:p w14:paraId="62C9336F" w14:textId="77777777" w:rsidR="00036D0E" w:rsidRPr="00036D0E" w:rsidRDefault="00036D0E" w:rsidP="00245317">
            <w:pPr>
              <w:spacing w:after="0" w:line="240" w:lineRule="auto"/>
              <w:jc w:val="center"/>
              <w:rPr>
                <w:ins w:id="2053" w:author="David Dayan" w:date="2021-12-03T17:13:00Z"/>
                <w:rFonts w:ascii="Calibri" w:eastAsia="Times New Roman" w:hAnsi="Calibri" w:cs="Times New Roman"/>
                <w:color w:val="000000"/>
                <w:sz w:val="16"/>
                <w:szCs w:val="16"/>
              </w:rPr>
            </w:pPr>
            <w:ins w:id="2054" w:author="David Dayan" w:date="2021-12-03T17:13:00Z">
              <w:r w:rsidRPr="00036D0E">
                <w:rPr>
                  <w:rFonts w:ascii="Calibri" w:eastAsia="Times New Roman" w:hAnsi="Calibri" w:cs="Times New Roman"/>
                  <w:color w:val="000000"/>
                  <w:sz w:val="16"/>
                  <w:szCs w:val="16"/>
                </w:rPr>
                <w:t>161</w:t>
              </w:r>
            </w:ins>
          </w:p>
        </w:tc>
        <w:tc>
          <w:tcPr>
            <w:tcW w:w="1142" w:type="dxa"/>
            <w:tcBorders>
              <w:top w:val="nil"/>
              <w:left w:val="nil"/>
              <w:bottom w:val="nil"/>
              <w:right w:val="nil"/>
            </w:tcBorders>
            <w:shd w:val="clear" w:color="auto" w:fill="auto"/>
            <w:noWrap/>
            <w:vAlign w:val="bottom"/>
            <w:hideMark/>
            <w:tcPrChange w:id="2055" w:author="David Dayan" w:date="2021-12-03T17:18:00Z">
              <w:tcPr>
                <w:tcW w:w="1142" w:type="dxa"/>
                <w:tcBorders>
                  <w:top w:val="nil"/>
                  <w:left w:val="nil"/>
                  <w:bottom w:val="nil"/>
                  <w:right w:val="nil"/>
                </w:tcBorders>
                <w:shd w:val="clear" w:color="auto" w:fill="auto"/>
                <w:noWrap/>
                <w:vAlign w:val="bottom"/>
                <w:hideMark/>
              </w:tcPr>
            </w:tcPrChange>
          </w:tcPr>
          <w:p w14:paraId="5BC711CE" w14:textId="77777777" w:rsidR="00036D0E" w:rsidRPr="00036D0E" w:rsidRDefault="00036D0E" w:rsidP="00245317">
            <w:pPr>
              <w:spacing w:after="0" w:line="240" w:lineRule="auto"/>
              <w:jc w:val="center"/>
              <w:rPr>
                <w:ins w:id="2056" w:author="David Dayan" w:date="2021-12-03T17:13:00Z"/>
                <w:rFonts w:ascii="Calibri" w:eastAsia="Times New Roman" w:hAnsi="Calibri" w:cs="Times New Roman"/>
                <w:color w:val="000000"/>
                <w:sz w:val="16"/>
                <w:szCs w:val="16"/>
              </w:rPr>
            </w:pPr>
            <w:ins w:id="2057"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058" w:author="David Dayan" w:date="2021-12-03T17:18:00Z">
              <w:tcPr>
                <w:tcW w:w="1440" w:type="dxa"/>
                <w:tcBorders>
                  <w:top w:val="nil"/>
                  <w:left w:val="nil"/>
                  <w:bottom w:val="nil"/>
                  <w:right w:val="nil"/>
                </w:tcBorders>
                <w:shd w:val="clear" w:color="auto" w:fill="auto"/>
                <w:noWrap/>
                <w:vAlign w:val="bottom"/>
                <w:hideMark/>
              </w:tcPr>
            </w:tcPrChange>
          </w:tcPr>
          <w:p w14:paraId="7F02FCAD" w14:textId="77777777" w:rsidR="00036D0E" w:rsidRPr="00036D0E" w:rsidRDefault="00036D0E" w:rsidP="00245317">
            <w:pPr>
              <w:spacing w:after="0" w:line="240" w:lineRule="auto"/>
              <w:jc w:val="center"/>
              <w:rPr>
                <w:ins w:id="2059" w:author="David Dayan" w:date="2021-12-03T17:13:00Z"/>
                <w:rFonts w:ascii="Calibri" w:eastAsia="Times New Roman" w:hAnsi="Calibri" w:cs="Times New Roman"/>
                <w:color w:val="000000"/>
                <w:sz w:val="16"/>
                <w:szCs w:val="16"/>
              </w:rPr>
            </w:pPr>
            <w:ins w:id="2060"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2061" w:author="David Dayan" w:date="2021-12-03T17:18:00Z">
              <w:tcPr>
                <w:tcW w:w="1530" w:type="dxa"/>
                <w:tcBorders>
                  <w:top w:val="nil"/>
                  <w:left w:val="nil"/>
                  <w:bottom w:val="nil"/>
                  <w:right w:val="nil"/>
                </w:tcBorders>
                <w:shd w:val="clear" w:color="auto" w:fill="auto"/>
                <w:noWrap/>
                <w:vAlign w:val="bottom"/>
                <w:hideMark/>
              </w:tcPr>
            </w:tcPrChange>
          </w:tcPr>
          <w:p w14:paraId="30A467D1" w14:textId="77777777" w:rsidR="00036D0E" w:rsidRPr="00036D0E" w:rsidRDefault="00036D0E" w:rsidP="00245317">
            <w:pPr>
              <w:spacing w:after="0" w:line="240" w:lineRule="auto"/>
              <w:jc w:val="center"/>
              <w:rPr>
                <w:ins w:id="2062" w:author="David Dayan" w:date="2021-12-03T17:13:00Z"/>
                <w:rFonts w:ascii="Calibri" w:eastAsia="Times New Roman" w:hAnsi="Calibri" w:cs="Times New Roman"/>
                <w:color w:val="000000"/>
                <w:sz w:val="16"/>
                <w:szCs w:val="16"/>
              </w:rPr>
            </w:pPr>
            <w:ins w:id="206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064" w:author="David Dayan" w:date="2021-12-03T17:18:00Z">
              <w:tcPr>
                <w:tcW w:w="898" w:type="dxa"/>
                <w:tcBorders>
                  <w:top w:val="nil"/>
                  <w:left w:val="nil"/>
                  <w:bottom w:val="nil"/>
                  <w:right w:val="nil"/>
                </w:tcBorders>
                <w:shd w:val="clear" w:color="auto" w:fill="auto"/>
                <w:noWrap/>
                <w:vAlign w:val="bottom"/>
                <w:hideMark/>
              </w:tcPr>
            </w:tcPrChange>
          </w:tcPr>
          <w:p w14:paraId="2E2F9737" w14:textId="77777777" w:rsidR="00036D0E" w:rsidRPr="00036D0E" w:rsidRDefault="00036D0E" w:rsidP="00245317">
            <w:pPr>
              <w:spacing w:after="0" w:line="240" w:lineRule="auto"/>
              <w:jc w:val="center"/>
              <w:rPr>
                <w:ins w:id="2065" w:author="David Dayan" w:date="2021-12-03T17:13:00Z"/>
                <w:rFonts w:ascii="Calibri" w:eastAsia="Times New Roman" w:hAnsi="Calibri" w:cs="Times New Roman"/>
                <w:color w:val="000000"/>
                <w:sz w:val="16"/>
                <w:szCs w:val="16"/>
              </w:rPr>
            </w:pPr>
            <w:ins w:id="206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2067" w:author="David Dayan" w:date="2021-12-03T17:18:00Z">
              <w:tcPr>
                <w:tcW w:w="902" w:type="dxa"/>
                <w:tcBorders>
                  <w:top w:val="nil"/>
                  <w:left w:val="nil"/>
                  <w:bottom w:val="nil"/>
                  <w:right w:val="nil"/>
                </w:tcBorders>
                <w:shd w:val="clear" w:color="auto" w:fill="auto"/>
                <w:noWrap/>
                <w:vAlign w:val="bottom"/>
                <w:hideMark/>
              </w:tcPr>
            </w:tcPrChange>
          </w:tcPr>
          <w:p w14:paraId="72C8EE19" w14:textId="77777777" w:rsidR="00036D0E" w:rsidRPr="00036D0E" w:rsidRDefault="00036D0E" w:rsidP="00245317">
            <w:pPr>
              <w:spacing w:after="0" w:line="240" w:lineRule="auto"/>
              <w:jc w:val="center"/>
              <w:rPr>
                <w:ins w:id="2068" w:author="David Dayan" w:date="2021-12-03T17:13:00Z"/>
                <w:rFonts w:ascii="Calibri" w:eastAsia="Times New Roman" w:hAnsi="Calibri" w:cs="Times New Roman"/>
                <w:color w:val="000000"/>
                <w:sz w:val="16"/>
                <w:szCs w:val="16"/>
              </w:rPr>
            </w:pPr>
            <w:ins w:id="206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2070" w:author="David Dayan" w:date="2021-12-03T17:18:00Z">
              <w:tcPr>
                <w:tcW w:w="2160" w:type="dxa"/>
                <w:tcBorders>
                  <w:top w:val="nil"/>
                  <w:left w:val="nil"/>
                  <w:bottom w:val="nil"/>
                  <w:right w:val="nil"/>
                </w:tcBorders>
                <w:shd w:val="clear" w:color="auto" w:fill="auto"/>
                <w:noWrap/>
                <w:vAlign w:val="bottom"/>
                <w:hideMark/>
              </w:tcPr>
            </w:tcPrChange>
          </w:tcPr>
          <w:p w14:paraId="21631C1C" w14:textId="77777777" w:rsidR="00036D0E" w:rsidRPr="00036D0E" w:rsidRDefault="00036D0E" w:rsidP="00245317">
            <w:pPr>
              <w:spacing w:after="0" w:line="240" w:lineRule="auto"/>
              <w:jc w:val="center"/>
              <w:rPr>
                <w:ins w:id="2071" w:author="David Dayan" w:date="2021-12-03T17:13:00Z"/>
                <w:rFonts w:ascii="Calibri" w:eastAsia="Times New Roman" w:hAnsi="Calibri" w:cs="Times New Roman"/>
                <w:color w:val="000000"/>
                <w:sz w:val="16"/>
                <w:szCs w:val="16"/>
              </w:rPr>
            </w:pPr>
            <w:proofErr w:type="spellStart"/>
            <w:ins w:id="207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2073" w:author="David Dayan" w:date="2021-12-03T17:18:00Z">
              <w:tcPr>
                <w:tcW w:w="2876" w:type="dxa"/>
                <w:gridSpan w:val="2"/>
                <w:tcBorders>
                  <w:top w:val="nil"/>
                  <w:left w:val="nil"/>
                  <w:bottom w:val="nil"/>
                  <w:right w:val="nil"/>
                </w:tcBorders>
                <w:shd w:val="clear" w:color="auto" w:fill="auto"/>
                <w:noWrap/>
                <w:vAlign w:val="bottom"/>
                <w:hideMark/>
              </w:tcPr>
            </w:tcPrChange>
          </w:tcPr>
          <w:p w14:paraId="723A2EB8" w14:textId="77777777" w:rsidR="00036D0E" w:rsidRPr="00036D0E" w:rsidRDefault="00036D0E" w:rsidP="00245317">
            <w:pPr>
              <w:spacing w:after="0" w:line="240" w:lineRule="auto"/>
              <w:jc w:val="center"/>
              <w:rPr>
                <w:ins w:id="2074" w:author="David Dayan" w:date="2021-12-03T17:13:00Z"/>
                <w:rFonts w:ascii="Calibri" w:eastAsia="Times New Roman" w:hAnsi="Calibri" w:cs="Times New Roman"/>
                <w:color w:val="000000"/>
                <w:sz w:val="16"/>
                <w:szCs w:val="16"/>
              </w:rPr>
            </w:pPr>
            <w:proofErr w:type="spellStart"/>
            <w:ins w:id="207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2076" w:author="David Dayan" w:date="2021-12-03T17:18:00Z">
              <w:tcPr>
                <w:tcW w:w="1426" w:type="dxa"/>
                <w:tcBorders>
                  <w:top w:val="nil"/>
                  <w:left w:val="nil"/>
                  <w:bottom w:val="nil"/>
                  <w:right w:val="nil"/>
                </w:tcBorders>
                <w:shd w:val="clear" w:color="auto" w:fill="auto"/>
                <w:noWrap/>
                <w:vAlign w:val="bottom"/>
                <w:hideMark/>
              </w:tcPr>
            </w:tcPrChange>
          </w:tcPr>
          <w:p w14:paraId="3D1F2CCC" w14:textId="77777777" w:rsidR="00036D0E" w:rsidRPr="00036D0E" w:rsidRDefault="00036D0E" w:rsidP="00245317">
            <w:pPr>
              <w:spacing w:after="0" w:line="240" w:lineRule="auto"/>
              <w:jc w:val="center"/>
              <w:rPr>
                <w:ins w:id="2077" w:author="David Dayan" w:date="2021-12-03T17:13:00Z"/>
                <w:rFonts w:ascii="Calibri" w:eastAsia="Times New Roman" w:hAnsi="Calibri" w:cs="Times New Roman"/>
                <w:color w:val="000000"/>
                <w:sz w:val="16"/>
                <w:szCs w:val="16"/>
              </w:rPr>
            </w:pPr>
            <w:proofErr w:type="spellStart"/>
            <w:ins w:id="207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B7C8CAF" w14:textId="77777777" w:rsidTr="00245317">
        <w:trPr>
          <w:cantSplit/>
          <w:trHeight w:val="20"/>
          <w:ins w:id="2079" w:author="David Dayan" w:date="2021-12-03T17:13:00Z"/>
          <w:trPrChange w:id="208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081" w:author="David Dayan" w:date="2021-12-03T17:18:00Z">
              <w:tcPr>
                <w:tcW w:w="1563" w:type="dxa"/>
                <w:tcBorders>
                  <w:top w:val="nil"/>
                  <w:left w:val="nil"/>
                  <w:bottom w:val="nil"/>
                  <w:right w:val="nil"/>
                </w:tcBorders>
                <w:shd w:val="clear" w:color="auto" w:fill="auto"/>
                <w:noWrap/>
                <w:vAlign w:val="bottom"/>
                <w:hideMark/>
              </w:tcPr>
            </w:tcPrChange>
          </w:tcPr>
          <w:p w14:paraId="429A9242" w14:textId="77777777" w:rsidR="00036D0E" w:rsidRPr="00036D0E" w:rsidRDefault="00036D0E" w:rsidP="00245317">
            <w:pPr>
              <w:spacing w:after="0" w:line="240" w:lineRule="auto"/>
              <w:jc w:val="center"/>
              <w:rPr>
                <w:ins w:id="2082" w:author="David Dayan" w:date="2021-12-03T17:13:00Z"/>
                <w:rFonts w:ascii="Calibri" w:eastAsia="Times New Roman" w:hAnsi="Calibri" w:cs="Times New Roman"/>
                <w:color w:val="000000"/>
                <w:sz w:val="16"/>
                <w:szCs w:val="16"/>
              </w:rPr>
            </w:pPr>
            <w:ins w:id="2083" w:author="David Dayan" w:date="2021-12-03T17:13:00Z">
              <w:r w:rsidRPr="00036D0E">
                <w:rPr>
                  <w:rFonts w:ascii="Calibri" w:eastAsia="Times New Roman" w:hAnsi="Calibri" w:cs="Times New Roman"/>
                  <w:color w:val="000000"/>
                  <w:sz w:val="16"/>
                  <w:szCs w:val="16"/>
                </w:rPr>
                <w:t>OtsAC20ROGR_0053</w:t>
              </w:r>
            </w:ins>
          </w:p>
        </w:tc>
        <w:tc>
          <w:tcPr>
            <w:tcW w:w="746" w:type="dxa"/>
            <w:tcBorders>
              <w:top w:val="nil"/>
              <w:left w:val="nil"/>
              <w:bottom w:val="nil"/>
              <w:right w:val="nil"/>
            </w:tcBorders>
            <w:shd w:val="clear" w:color="auto" w:fill="auto"/>
            <w:noWrap/>
            <w:vAlign w:val="bottom"/>
            <w:hideMark/>
            <w:tcPrChange w:id="2084" w:author="David Dayan" w:date="2021-12-03T17:18:00Z">
              <w:tcPr>
                <w:tcW w:w="746" w:type="dxa"/>
                <w:tcBorders>
                  <w:top w:val="nil"/>
                  <w:left w:val="nil"/>
                  <w:bottom w:val="nil"/>
                  <w:right w:val="nil"/>
                </w:tcBorders>
                <w:shd w:val="clear" w:color="auto" w:fill="auto"/>
                <w:noWrap/>
                <w:vAlign w:val="bottom"/>
                <w:hideMark/>
              </w:tcPr>
            </w:tcPrChange>
          </w:tcPr>
          <w:p w14:paraId="3EE9C053" w14:textId="77777777" w:rsidR="00036D0E" w:rsidRPr="00036D0E" w:rsidRDefault="00036D0E" w:rsidP="00245317">
            <w:pPr>
              <w:spacing w:after="0" w:line="240" w:lineRule="auto"/>
              <w:jc w:val="center"/>
              <w:rPr>
                <w:ins w:id="2085" w:author="David Dayan" w:date="2021-12-03T17:13:00Z"/>
                <w:rFonts w:ascii="Calibri" w:eastAsia="Times New Roman" w:hAnsi="Calibri" w:cs="Times New Roman"/>
                <w:color w:val="000000"/>
                <w:sz w:val="16"/>
                <w:szCs w:val="16"/>
              </w:rPr>
            </w:pPr>
            <w:ins w:id="2086"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087" w:author="David Dayan" w:date="2021-12-03T17:18:00Z">
              <w:tcPr>
                <w:tcW w:w="599" w:type="dxa"/>
                <w:tcBorders>
                  <w:top w:val="nil"/>
                  <w:left w:val="nil"/>
                  <w:bottom w:val="nil"/>
                  <w:right w:val="nil"/>
                </w:tcBorders>
                <w:shd w:val="clear" w:color="auto" w:fill="auto"/>
                <w:noWrap/>
                <w:vAlign w:val="bottom"/>
                <w:hideMark/>
              </w:tcPr>
            </w:tcPrChange>
          </w:tcPr>
          <w:p w14:paraId="2883FB88" w14:textId="77777777" w:rsidR="00036D0E" w:rsidRPr="00036D0E" w:rsidRDefault="00036D0E" w:rsidP="00245317">
            <w:pPr>
              <w:spacing w:after="0" w:line="240" w:lineRule="auto"/>
              <w:jc w:val="center"/>
              <w:rPr>
                <w:ins w:id="2088" w:author="David Dayan" w:date="2021-12-03T17:13:00Z"/>
                <w:rFonts w:ascii="Calibri" w:eastAsia="Times New Roman" w:hAnsi="Calibri" w:cs="Times New Roman"/>
                <w:color w:val="000000"/>
                <w:sz w:val="16"/>
                <w:szCs w:val="16"/>
              </w:rPr>
            </w:pPr>
            <w:ins w:id="2089"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090" w:author="David Dayan" w:date="2021-12-03T17:18:00Z">
              <w:tcPr>
                <w:tcW w:w="1142" w:type="dxa"/>
                <w:tcBorders>
                  <w:top w:val="nil"/>
                  <w:left w:val="nil"/>
                  <w:bottom w:val="nil"/>
                  <w:right w:val="nil"/>
                </w:tcBorders>
                <w:shd w:val="clear" w:color="auto" w:fill="auto"/>
                <w:noWrap/>
                <w:vAlign w:val="bottom"/>
                <w:hideMark/>
              </w:tcPr>
            </w:tcPrChange>
          </w:tcPr>
          <w:p w14:paraId="6A555FE7" w14:textId="77777777" w:rsidR="00036D0E" w:rsidRPr="00036D0E" w:rsidRDefault="00036D0E" w:rsidP="00245317">
            <w:pPr>
              <w:spacing w:after="0" w:line="240" w:lineRule="auto"/>
              <w:jc w:val="center"/>
              <w:rPr>
                <w:ins w:id="2091" w:author="David Dayan" w:date="2021-12-03T17:13:00Z"/>
                <w:rFonts w:ascii="Calibri" w:eastAsia="Times New Roman" w:hAnsi="Calibri" w:cs="Times New Roman"/>
                <w:color w:val="000000"/>
                <w:sz w:val="16"/>
                <w:szCs w:val="16"/>
              </w:rPr>
            </w:pPr>
            <w:ins w:id="2092"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2093" w:author="David Dayan" w:date="2021-12-03T17:18:00Z">
              <w:tcPr>
                <w:tcW w:w="1440" w:type="dxa"/>
                <w:tcBorders>
                  <w:top w:val="nil"/>
                  <w:left w:val="nil"/>
                  <w:bottom w:val="nil"/>
                  <w:right w:val="nil"/>
                </w:tcBorders>
                <w:shd w:val="clear" w:color="auto" w:fill="auto"/>
                <w:noWrap/>
                <w:vAlign w:val="bottom"/>
                <w:hideMark/>
              </w:tcPr>
            </w:tcPrChange>
          </w:tcPr>
          <w:p w14:paraId="684D1667" w14:textId="77777777" w:rsidR="00036D0E" w:rsidRPr="00036D0E" w:rsidRDefault="00036D0E" w:rsidP="00245317">
            <w:pPr>
              <w:spacing w:after="0" w:line="240" w:lineRule="auto"/>
              <w:jc w:val="center"/>
              <w:rPr>
                <w:ins w:id="2094" w:author="David Dayan" w:date="2021-12-03T17:13:00Z"/>
                <w:rFonts w:ascii="Calibri" w:eastAsia="Times New Roman" w:hAnsi="Calibri" w:cs="Times New Roman"/>
                <w:color w:val="000000"/>
                <w:sz w:val="16"/>
                <w:szCs w:val="16"/>
              </w:rPr>
            </w:pPr>
            <w:ins w:id="2095" w:author="David Dayan" w:date="2021-12-03T17:13:00Z">
              <w:r w:rsidRPr="00036D0E">
                <w:rPr>
                  <w:rFonts w:ascii="Calibri" w:eastAsia="Times New Roman" w:hAnsi="Calibri" w:cs="Times New Roman"/>
                  <w:color w:val="000000"/>
                  <w:sz w:val="16"/>
                  <w:szCs w:val="16"/>
                </w:rPr>
                <w:t>Upper Rogue</w:t>
              </w:r>
            </w:ins>
          </w:p>
        </w:tc>
        <w:tc>
          <w:tcPr>
            <w:tcW w:w="1530" w:type="dxa"/>
            <w:tcBorders>
              <w:top w:val="nil"/>
              <w:left w:val="nil"/>
              <w:bottom w:val="nil"/>
              <w:right w:val="nil"/>
            </w:tcBorders>
            <w:shd w:val="clear" w:color="auto" w:fill="auto"/>
            <w:noWrap/>
            <w:vAlign w:val="bottom"/>
            <w:hideMark/>
            <w:tcPrChange w:id="2096" w:author="David Dayan" w:date="2021-12-03T17:18:00Z">
              <w:tcPr>
                <w:tcW w:w="1530" w:type="dxa"/>
                <w:tcBorders>
                  <w:top w:val="nil"/>
                  <w:left w:val="nil"/>
                  <w:bottom w:val="nil"/>
                  <w:right w:val="nil"/>
                </w:tcBorders>
                <w:shd w:val="clear" w:color="auto" w:fill="auto"/>
                <w:noWrap/>
                <w:vAlign w:val="bottom"/>
                <w:hideMark/>
              </w:tcPr>
            </w:tcPrChange>
          </w:tcPr>
          <w:p w14:paraId="7061666D" w14:textId="77777777" w:rsidR="00036D0E" w:rsidRPr="00036D0E" w:rsidRDefault="00036D0E" w:rsidP="00245317">
            <w:pPr>
              <w:spacing w:after="0" w:line="240" w:lineRule="auto"/>
              <w:jc w:val="center"/>
              <w:rPr>
                <w:ins w:id="2097" w:author="David Dayan" w:date="2021-12-03T17:13:00Z"/>
                <w:rFonts w:ascii="Calibri" w:eastAsia="Times New Roman" w:hAnsi="Calibri" w:cs="Times New Roman"/>
                <w:color w:val="000000"/>
                <w:sz w:val="16"/>
                <w:szCs w:val="16"/>
              </w:rPr>
            </w:pPr>
            <w:ins w:id="209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099" w:author="David Dayan" w:date="2021-12-03T17:18:00Z">
              <w:tcPr>
                <w:tcW w:w="898" w:type="dxa"/>
                <w:tcBorders>
                  <w:top w:val="nil"/>
                  <w:left w:val="nil"/>
                  <w:bottom w:val="nil"/>
                  <w:right w:val="nil"/>
                </w:tcBorders>
                <w:shd w:val="clear" w:color="auto" w:fill="auto"/>
                <w:noWrap/>
                <w:vAlign w:val="bottom"/>
                <w:hideMark/>
              </w:tcPr>
            </w:tcPrChange>
          </w:tcPr>
          <w:p w14:paraId="63A34AD9" w14:textId="77777777" w:rsidR="00036D0E" w:rsidRPr="00036D0E" w:rsidRDefault="00036D0E" w:rsidP="00245317">
            <w:pPr>
              <w:spacing w:after="0" w:line="240" w:lineRule="auto"/>
              <w:jc w:val="center"/>
              <w:rPr>
                <w:ins w:id="2100" w:author="David Dayan" w:date="2021-12-03T17:13:00Z"/>
                <w:rFonts w:ascii="Calibri" w:eastAsia="Times New Roman" w:hAnsi="Calibri" w:cs="Times New Roman"/>
                <w:color w:val="000000"/>
                <w:sz w:val="16"/>
                <w:szCs w:val="16"/>
              </w:rPr>
            </w:pPr>
            <w:ins w:id="210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102" w:author="David Dayan" w:date="2021-12-03T17:18:00Z">
              <w:tcPr>
                <w:tcW w:w="902" w:type="dxa"/>
                <w:tcBorders>
                  <w:top w:val="nil"/>
                  <w:left w:val="nil"/>
                  <w:bottom w:val="nil"/>
                  <w:right w:val="nil"/>
                </w:tcBorders>
                <w:shd w:val="clear" w:color="auto" w:fill="auto"/>
                <w:noWrap/>
                <w:vAlign w:val="bottom"/>
                <w:hideMark/>
              </w:tcPr>
            </w:tcPrChange>
          </w:tcPr>
          <w:p w14:paraId="0A7B4C5D" w14:textId="77777777" w:rsidR="00036D0E" w:rsidRPr="00036D0E" w:rsidRDefault="00036D0E" w:rsidP="00245317">
            <w:pPr>
              <w:spacing w:after="0" w:line="240" w:lineRule="auto"/>
              <w:jc w:val="center"/>
              <w:rPr>
                <w:ins w:id="2103" w:author="David Dayan" w:date="2021-12-03T17:13:00Z"/>
                <w:rFonts w:ascii="Calibri" w:eastAsia="Times New Roman" w:hAnsi="Calibri" w:cs="Times New Roman"/>
                <w:color w:val="000000"/>
                <w:sz w:val="16"/>
                <w:szCs w:val="16"/>
              </w:rPr>
            </w:pPr>
            <w:ins w:id="210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105" w:author="David Dayan" w:date="2021-12-03T17:18:00Z">
              <w:tcPr>
                <w:tcW w:w="2160" w:type="dxa"/>
                <w:tcBorders>
                  <w:top w:val="nil"/>
                  <w:left w:val="nil"/>
                  <w:bottom w:val="nil"/>
                  <w:right w:val="nil"/>
                </w:tcBorders>
                <w:shd w:val="clear" w:color="auto" w:fill="auto"/>
                <w:noWrap/>
                <w:vAlign w:val="bottom"/>
                <w:hideMark/>
              </w:tcPr>
            </w:tcPrChange>
          </w:tcPr>
          <w:p w14:paraId="372D43FB" w14:textId="77777777" w:rsidR="00036D0E" w:rsidRPr="00036D0E" w:rsidRDefault="00036D0E" w:rsidP="00245317">
            <w:pPr>
              <w:spacing w:after="0" w:line="240" w:lineRule="auto"/>
              <w:jc w:val="center"/>
              <w:rPr>
                <w:ins w:id="2106" w:author="David Dayan" w:date="2021-12-03T17:13:00Z"/>
                <w:rFonts w:ascii="Calibri" w:eastAsia="Times New Roman" w:hAnsi="Calibri" w:cs="Times New Roman"/>
                <w:color w:val="000000"/>
                <w:sz w:val="16"/>
                <w:szCs w:val="16"/>
              </w:rPr>
            </w:pPr>
            <w:ins w:id="210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108" w:author="David Dayan" w:date="2021-12-03T17:18:00Z">
              <w:tcPr>
                <w:tcW w:w="2876" w:type="dxa"/>
                <w:gridSpan w:val="2"/>
                <w:tcBorders>
                  <w:top w:val="nil"/>
                  <w:left w:val="nil"/>
                  <w:bottom w:val="nil"/>
                  <w:right w:val="nil"/>
                </w:tcBorders>
                <w:shd w:val="clear" w:color="auto" w:fill="auto"/>
                <w:noWrap/>
                <w:vAlign w:val="bottom"/>
                <w:hideMark/>
              </w:tcPr>
            </w:tcPrChange>
          </w:tcPr>
          <w:p w14:paraId="5E95D6DD" w14:textId="77777777" w:rsidR="00036D0E" w:rsidRPr="00036D0E" w:rsidRDefault="00036D0E" w:rsidP="00245317">
            <w:pPr>
              <w:spacing w:after="0" w:line="240" w:lineRule="auto"/>
              <w:jc w:val="center"/>
              <w:rPr>
                <w:ins w:id="2109" w:author="David Dayan" w:date="2021-12-03T17:13:00Z"/>
                <w:rFonts w:ascii="Calibri" w:eastAsia="Times New Roman" w:hAnsi="Calibri" w:cs="Times New Roman"/>
                <w:color w:val="000000"/>
                <w:sz w:val="16"/>
                <w:szCs w:val="16"/>
              </w:rPr>
            </w:pPr>
            <w:ins w:id="211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111" w:author="David Dayan" w:date="2021-12-03T17:18:00Z">
              <w:tcPr>
                <w:tcW w:w="1426" w:type="dxa"/>
                <w:tcBorders>
                  <w:top w:val="nil"/>
                  <w:left w:val="nil"/>
                  <w:bottom w:val="nil"/>
                  <w:right w:val="nil"/>
                </w:tcBorders>
                <w:shd w:val="clear" w:color="auto" w:fill="auto"/>
                <w:noWrap/>
                <w:vAlign w:val="bottom"/>
                <w:hideMark/>
              </w:tcPr>
            </w:tcPrChange>
          </w:tcPr>
          <w:p w14:paraId="3560BE98" w14:textId="77777777" w:rsidR="00036D0E" w:rsidRPr="00036D0E" w:rsidRDefault="00036D0E" w:rsidP="00245317">
            <w:pPr>
              <w:spacing w:after="0" w:line="240" w:lineRule="auto"/>
              <w:jc w:val="center"/>
              <w:rPr>
                <w:ins w:id="2112" w:author="David Dayan" w:date="2021-12-03T17:13:00Z"/>
                <w:rFonts w:ascii="Calibri" w:eastAsia="Times New Roman" w:hAnsi="Calibri" w:cs="Times New Roman"/>
                <w:color w:val="000000"/>
                <w:sz w:val="16"/>
                <w:szCs w:val="16"/>
              </w:rPr>
            </w:pPr>
            <w:ins w:id="2113" w:author="David Dayan" w:date="2021-12-03T17:13:00Z">
              <w:r w:rsidRPr="00036D0E">
                <w:rPr>
                  <w:rFonts w:ascii="Calibri" w:eastAsia="Times New Roman" w:hAnsi="Calibri" w:cs="Times New Roman"/>
                  <w:color w:val="000000"/>
                  <w:sz w:val="16"/>
                  <w:szCs w:val="16"/>
                </w:rPr>
                <w:t>heterozygote</w:t>
              </w:r>
            </w:ins>
          </w:p>
        </w:tc>
      </w:tr>
      <w:tr w:rsidR="00036D0E" w:rsidRPr="00036D0E" w14:paraId="48301FC6" w14:textId="77777777" w:rsidTr="00245317">
        <w:trPr>
          <w:cantSplit/>
          <w:trHeight w:val="20"/>
          <w:ins w:id="2114" w:author="David Dayan" w:date="2021-12-03T17:13:00Z"/>
          <w:trPrChange w:id="211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116" w:author="David Dayan" w:date="2021-12-03T17:18:00Z">
              <w:tcPr>
                <w:tcW w:w="1563" w:type="dxa"/>
                <w:tcBorders>
                  <w:top w:val="nil"/>
                  <w:left w:val="nil"/>
                  <w:bottom w:val="nil"/>
                  <w:right w:val="nil"/>
                </w:tcBorders>
                <w:shd w:val="clear" w:color="auto" w:fill="auto"/>
                <w:noWrap/>
                <w:vAlign w:val="bottom"/>
                <w:hideMark/>
              </w:tcPr>
            </w:tcPrChange>
          </w:tcPr>
          <w:p w14:paraId="542DE9A5" w14:textId="77777777" w:rsidR="00036D0E" w:rsidRPr="00036D0E" w:rsidRDefault="00036D0E" w:rsidP="00245317">
            <w:pPr>
              <w:spacing w:after="0" w:line="240" w:lineRule="auto"/>
              <w:jc w:val="center"/>
              <w:rPr>
                <w:ins w:id="2117" w:author="David Dayan" w:date="2021-12-03T17:13:00Z"/>
                <w:rFonts w:ascii="Calibri" w:eastAsia="Times New Roman" w:hAnsi="Calibri" w:cs="Times New Roman"/>
                <w:color w:val="000000"/>
                <w:sz w:val="16"/>
                <w:szCs w:val="16"/>
              </w:rPr>
            </w:pPr>
            <w:ins w:id="2118" w:author="David Dayan" w:date="2021-12-03T17:13:00Z">
              <w:r w:rsidRPr="00036D0E">
                <w:rPr>
                  <w:rFonts w:ascii="Calibri" w:eastAsia="Times New Roman" w:hAnsi="Calibri" w:cs="Times New Roman"/>
                  <w:color w:val="000000"/>
                  <w:sz w:val="16"/>
                  <w:szCs w:val="16"/>
                </w:rPr>
                <w:t>OtsAC20ROGR_0054</w:t>
              </w:r>
            </w:ins>
          </w:p>
        </w:tc>
        <w:tc>
          <w:tcPr>
            <w:tcW w:w="746" w:type="dxa"/>
            <w:tcBorders>
              <w:top w:val="nil"/>
              <w:left w:val="nil"/>
              <w:bottom w:val="nil"/>
              <w:right w:val="nil"/>
            </w:tcBorders>
            <w:shd w:val="clear" w:color="auto" w:fill="auto"/>
            <w:noWrap/>
            <w:vAlign w:val="bottom"/>
            <w:hideMark/>
            <w:tcPrChange w:id="2119" w:author="David Dayan" w:date="2021-12-03T17:18:00Z">
              <w:tcPr>
                <w:tcW w:w="746" w:type="dxa"/>
                <w:tcBorders>
                  <w:top w:val="nil"/>
                  <w:left w:val="nil"/>
                  <w:bottom w:val="nil"/>
                  <w:right w:val="nil"/>
                </w:tcBorders>
                <w:shd w:val="clear" w:color="auto" w:fill="auto"/>
                <w:noWrap/>
                <w:vAlign w:val="bottom"/>
                <w:hideMark/>
              </w:tcPr>
            </w:tcPrChange>
          </w:tcPr>
          <w:p w14:paraId="00693124" w14:textId="77777777" w:rsidR="00036D0E" w:rsidRPr="00036D0E" w:rsidRDefault="00036D0E" w:rsidP="00245317">
            <w:pPr>
              <w:spacing w:after="0" w:line="240" w:lineRule="auto"/>
              <w:jc w:val="center"/>
              <w:rPr>
                <w:ins w:id="2120" w:author="David Dayan" w:date="2021-12-03T17:13:00Z"/>
                <w:rFonts w:ascii="Calibri" w:eastAsia="Times New Roman" w:hAnsi="Calibri" w:cs="Times New Roman"/>
                <w:color w:val="000000"/>
                <w:sz w:val="16"/>
                <w:szCs w:val="16"/>
              </w:rPr>
            </w:pPr>
            <w:ins w:id="2121"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122" w:author="David Dayan" w:date="2021-12-03T17:18:00Z">
              <w:tcPr>
                <w:tcW w:w="599" w:type="dxa"/>
                <w:tcBorders>
                  <w:top w:val="nil"/>
                  <w:left w:val="nil"/>
                  <w:bottom w:val="nil"/>
                  <w:right w:val="nil"/>
                </w:tcBorders>
                <w:shd w:val="clear" w:color="auto" w:fill="auto"/>
                <w:noWrap/>
                <w:vAlign w:val="bottom"/>
                <w:hideMark/>
              </w:tcPr>
            </w:tcPrChange>
          </w:tcPr>
          <w:p w14:paraId="5E8EEF85" w14:textId="77777777" w:rsidR="00036D0E" w:rsidRPr="00036D0E" w:rsidRDefault="00036D0E" w:rsidP="00245317">
            <w:pPr>
              <w:spacing w:after="0" w:line="240" w:lineRule="auto"/>
              <w:jc w:val="center"/>
              <w:rPr>
                <w:ins w:id="2123" w:author="David Dayan" w:date="2021-12-03T17:13:00Z"/>
                <w:rFonts w:ascii="Calibri" w:eastAsia="Times New Roman" w:hAnsi="Calibri" w:cs="Times New Roman"/>
                <w:color w:val="000000"/>
                <w:sz w:val="16"/>
                <w:szCs w:val="16"/>
              </w:rPr>
            </w:pPr>
            <w:ins w:id="2124"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125" w:author="David Dayan" w:date="2021-12-03T17:18:00Z">
              <w:tcPr>
                <w:tcW w:w="1142" w:type="dxa"/>
                <w:tcBorders>
                  <w:top w:val="nil"/>
                  <w:left w:val="nil"/>
                  <w:bottom w:val="nil"/>
                  <w:right w:val="nil"/>
                </w:tcBorders>
                <w:shd w:val="clear" w:color="auto" w:fill="auto"/>
                <w:noWrap/>
                <w:vAlign w:val="bottom"/>
                <w:hideMark/>
              </w:tcPr>
            </w:tcPrChange>
          </w:tcPr>
          <w:p w14:paraId="2C87990F" w14:textId="77777777" w:rsidR="00036D0E" w:rsidRPr="00036D0E" w:rsidRDefault="00036D0E" w:rsidP="00245317">
            <w:pPr>
              <w:spacing w:after="0" w:line="240" w:lineRule="auto"/>
              <w:jc w:val="center"/>
              <w:rPr>
                <w:ins w:id="2126" w:author="David Dayan" w:date="2021-12-03T17:13:00Z"/>
                <w:rFonts w:ascii="Calibri" w:eastAsia="Times New Roman" w:hAnsi="Calibri" w:cs="Times New Roman"/>
                <w:color w:val="000000"/>
                <w:sz w:val="16"/>
                <w:szCs w:val="16"/>
              </w:rPr>
            </w:pPr>
            <w:proofErr w:type="spellStart"/>
            <w:ins w:id="2127"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128" w:author="David Dayan" w:date="2021-12-03T17:18:00Z">
              <w:tcPr>
                <w:tcW w:w="1440" w:type="dxa"/>
                <w:tcBorders>
                  <w:top w:val="nil"/>
                  <w:left w:val="nil"/>
                  <w:bottom w:val="nil"/>
                  <w:right w:val="nil"/>
                </w:tcBorders>
                <w:shd w:val="clear" w:color="auto" w:fill="auto"/>
                <w:noWrap/>
                <w:vAlign w:val="bottom"/>
                <w:hideMark/>
              </w:tcPr>
            </w:tcPrChange>
          </w:tcPr>
          <w:p w14:paraId="6907B135" w14:textId="77777777" w:rsidR="00036D0E" w:rsidRPr="00036D0E" w:rsidRDefault="00036D0E" w:rsidP="00245317">
            <w:pPr>
              <w:spacing w:after="0" w:line="240" w:lineRule="auto"/>
              <w:jc w:val="center"/>
              <w:rPr>
                <w:ins w:id="2129" w:author="David Dayan" w:date="2021-12-03T17:13:00Z"/>
                <w:rFonts w:ascii="Calibri" w:eastAsia="Times New Roman" w:hAnsi="Calibri" w:cs="Times New Roman"/>
                <w:color w:val="000000"/>
                <w:sz w:val="16"/>
                <w:szCs w:val="16"/>
              </w:rPr>
            </w:pPr>
            <w:proofErr w:type="spellStart"/>
            <w:ins w:id="2130"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131" w:author="David Dayan" w:date="2021-12-03T17:18:00Z">
              <w:tcPr>
                <w:tcW w:w="1530" w:type="dxa"/>
                <w:tcBorders>
                  <w:top w:val="nil"/>
                  <w:left w:val="nil"/>
                  <w:bottom w:val="nil"/>
                  <w:right w:val="nil"/>
                </w:tcBorders>
                <w:shd w:val="clear" w:color="auto" w:fill="auto"/>
                <w:noWrap/>
                <w:vAlign w:val="bottom"/>
                <w:hideMark/>
              </w:tcPr>
            </w:tcPrChange>
          </w:tcPr>
          <w:p w14:paraId="67263982" w14:textId="77777777" w:rsidR="00036D0E" w:rsidRPr="00036D0E" w:rsidRDefault="00036D0E" w:rsidP="00245317">
            <w:pPr>
              <w:spacing w:after="0" w:line="240" w:lineRule="auto"/>
              <w:jc w:val="center"/>
              <w:rPr>
                <w:ins w:id="2132" w:author="David Dayan" w:date="2021-12-03T17:13:00Z"/>
                <w:rFonts w:ascii="Calibri" w:eastAsia="Times New Roman" w:hAnsi="Calibri" w:cs="Times New Roman"/>
                <w:color w:val="000000"/>
                <w:sz w:val="16"/>
                <w:szCs w:val="16"/>
              </w:rPr>
            </w:pPr>
            <w:ins w:id="213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134" w:author="David Dayan" w:date="2021-12-03T17:18:00Z">
              <w:tcPr>
                <w:tcW w:w="898" w:type="dxa"/>
                <w:tcBorders>
                  <w:top w:val="nil"/>
                  <w:left w:val="nil"/>
                  <w:bottom w:val="nil"/>
                  <w:right w:val="nil"/>
                </w:tcBorders>
                <w:shd w:val="clear" w:color="auto" w:fill="auto"/>
                <w:noWrap/>
                <w:vAlign w:val="bottom"/>
                <w:hideMark/>
              </w:tcPr>
            </w:tcPrChange>
          </w:tcPr>
          <w:p w14:paraId="407928B6" w14:textId="77777777" w:rsidR="00036D0E" w:rsidRPr="00036D0E" w:rsidRDefault="00036D0E" w:rsidP="00245317">
            <w:pPr>
              <w:spacing w:after="0" w:line="240" w:lineRule="auto"/>
              <w:jc w:val="center"/>
              <w:rPr>
                <w:ins w:id="2135" w:author="David Dayan" w:date="2021-12-03T17:13:00Z"/>
                <w:rFonts w:ascii="Calibri" w:eastAsia="Times New Roman" w:hAnsi="Calibri" w:cs="Times New Roman"/>
                <w:color w:val="000000"/>
                <w:sz w:val="16"/>
                <w:szCs w:val="16"/>
              </w:rPr>
            </w:pPr>
            <w:ins w:id="213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137" w:author="David Dayan" w:date="2021-12-03T17:18:00Z">
              <w:tcPr>
                <w:tcW w:w="902" w:type="dxa"/>
                <w:tcBorders>
                  <w:top w:val="nil"/>
                  <w:left w:val="nil"/>
                  <w:bottom w:val="nil"/>
                  <w:right w:val="nil"/>
                </w:tcBorders>
                <w:shd w:val="clear" w:color="auto" w:fill="auto"/>
                <w:noWrap/>
                <w:vAlign w:val="bottom"/>
                <w:hideMark/>
              </w:tcPr>
            </w:tcPrChange>
          </w:tcPr>
          <w:p w14:paraId="031BAAF5" w14:textId="77777777" w:rsidR="00036D0E" w:rsidRPr="00036D0E" w:rsidRDefault="00036D0E" w:rsidP="00245317">
            <w:pPr>
              <w:spacing w:after="0" w:line="240" w:lineRule="auto"/>
              <w:jc w:val="center"/>
              <w:rPr>
                <w:ins w:id="2138" w:author="David Dayan" w:date="2021-12-03T17:13:00Z"/>
                <w:rFonts w:ascii="Calibri" w:eastAsia="Times New Roman" w:hAnsi="Calibri" w:cs="Times New Roman"/>
                <w:color w:val="000000"/>
                <w:sz w:val="16"/>
                <w:szCs w:val="16"/>
              </w:rPr>
            </w:pPr>
            <w:ins w:id="213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140" w:author="David Dayan" w:date="2021-12-03T17:18:00Z">
              <w:tcPr>
                <w:tcW w:w="2160" w:type="dxa"/>
                <w:tcBorders>
                  <w:top w:val="nil"/>
                  <w:left w:val="nil"/>
                  <w:bottom w:val="nil"/>
                  <w:right w:val="nil"/>
                </w:tcBorders>
                <w:shd w:val="clear" w:color="auto" w:fill="auto"/>
                <w:noWrap/>
                <w:vAlign w:val="bottom"/>
                <w:hideMark/>
              </w:tcPr>
            </w:tcPrChange>
          </w:tcPr>
          <w:p w14:paraId="577A2E80" w14:textId="77777777" w:rsidR="00036D0E" w:rsidRPr="00036D0E" w:rsidRDefault="00036D0E" w:rsidP="00245317">
            <w:pPr>
              <w:spacing w:after="0" w:line="240" w:lineRule="auto"/>
              <w:jc w:val="center"/>
              <w:rPr>
                <w:ins w:id="2141" w:author="David Dayan" w:date="2021-12-03T17:13:00Z"/>
                <w:rFonts w:ascii="Calibri" w:eastAsia="Times New Roman" w:hAnsi="Calibri" w:cs="Times New Roman"/>
                <w:color w:val="000000"/>
                <w:sz w:val="16"/>
                <w:szCs w:val="16"/>
              </w:rPr>
            </w:pPr>
            <w:proofErr w:type="spellStart"/>
            <w:ins w:id="214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2143" w:author="David Dayan" w:date="2021-12-03T17:18:00Z">
              <w:tcPr>
                <w:tcW w:w="2876" w:type="dxa"/>
                <w:gridSpan w:val="2"/>
                <w:tcBorders>
                  <w:top w:val="nil"/>
                  <w:left w:val="nil"/>
                  <w:bottom w:val="nil"/>
                  <w:right w:val="nil"/>
                </w:tcBorders>
                <w:shd w:val="clear" w:color="auto" w:fill="auto"/>
                <w:noWrap/>
                <w:vAlign w:val="bottom"/>
                <w:hideMark/>
              </w:tcPr>
            </w:tcPrChange>
          </w:tcPr>
          <w:p w14:paraId="0556D8DF" w14:textId="77777777" w:rsidR="00036D0E" w:rsidRPr="00036D0E" w:rsidRDefault="00036D0E" w:rsidP="00245317">
            <w:pPr>
              <w:spacing w:after="0" w:line="240" w:lineRule="auto"/>
              <w:jc w:val="center"/>
              <w:rPr>
                <w:ins w:id="2144" w:author="David Dayan" w:date="2021-12-03T17:13:00Z"/>
                <w:rFonts w:ascii="Calibri" w:eastAsia="Times New Roman" w:hAnsi="Calibri" w:cs="Times New Roman"/>
                <w:color w:val="000000"/>
                <w:sz w:val="16"/>
                <w:szCs w:val="16"/>
              </w:rPr>
            </w:pPr>
            <w:proofErr w:type="spellStart"/>
            <w:ins w:id="214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2146" w:author="David Dayan" w:date="2021-12-03T17:18:00Z">
              <w:tcPr>
                <w:tcW w:w="1426" w:type="dxa"/>
                <w:tcBorders>
                  <w:top w:val="nil"/>
                  <w:left w:val="nil"/>
                  <w:bottom w:val="nil"/>
                  <w:right w:val="nil"/>
                </w:tcBorders>
                <w:shd w:val="clear" w:color="auto" w:fill="auto"/>
                <w:noWrap/>
                <w:vAlign w:val="bottom"/>
                <w:hideMark/>
              </w:tcPr>
            </w:tcPrChange>
          </w:tcPr>
          <w:p w14:paraId="6FCA8A7F" w14:textId="77777777" w:rsidR="00036D0E" w:rsidRPr="00036D0E" w:rsidRDefault="00036D0E" w:rsidP="00245317">
            <w:pPr>
              <w:spacing w:after="0" w:line="240" w:lineRule="auto"/>
              <w:jc w:val="center"/>
              <w:rPr>
                <w:ins w:id="2147" w:author="David Dayan" w:date="2021-12-03T17:13:00Z"/>
                <w:rFonts w:ascii="Calibri" w:eastAsia="Times New Roman" w:hAnsi="Calibri" w:cs="Times New Roman"/>
                <w:color w:val="000000"/>
                <w:sz w:val="16"/>
                <w:szCs w:val="16"/>
              </w:rPr>
            </w:pPr>
            <w:proofErr w:type="spellStart"/>
            <w:ins w:id="214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4D7AD364" w14:textId="77777777" w:rsidTr="00245317">
        <w:trPr>
          <w:cantSplit/>
          <w:trHeight w:val="20"/>
          <w:ins w:id="2149" w:author="David Dayan" w:date="2021-12-03T17:13:00Z"/>
          <w:trPrChange w:id="215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151" w:author="David Dayan" w:date="2021-12-03T17:18:00Z">
              <w:tcPr>
                <w:tcW w:w="1563" w:type="dxa"/>
                <w:tcBorders>
                  <w:top w:val="nil"/>
                  <w:left w:val="nil"/>
                  <w:bottom w:val="nil"/>
                  <w:right w:val="nil"/>
                </w:tcBorders>
                <w:shd w:val="clear" w:color="auto" w:fill="auto"/>
                <w:noWrap/>
                <w:vAlign w:val="bottom"/>
                <w:hideMark/>
              </w:tcPr>
            </w:tcPrChange>
          </w:tcPr>
          <w:p w14:paraId="793FCFA9" w14:textId="77777777" w:rsidR="00036D0E" w:rsidRPr="00036D0E" w:rsidRDefault="00036D0E" w:rsidP="00245317">
            <w:pPr>
              <w:spacing w:after="0" w:line="240" w:lineRule="auto"/>
              <w:jc w:val="center"/>
              <w:rPr>
                <w:ins w:id="2152" w:author="David Dayan" w:date="2021-12-03T17:13:00Z"/>
                <w:rFonts w:ascii="Calibri" w:eastAsia="Times New Roman" w:hAnsi="Calibri" w:cs="Times New Roman"/>
                <w:color w:val="000000"/>
                <w:sz w:val="16"/>
                <w:szCs w:val="16"/>
              </w:rPr>
            </w:pPr>
            <w:ins w:id="2153" w:author="David Dayan" w:date="2021-12-03T17:13:00Z">
              <w:r w:rsidRPr="00036D0E">
                <w:rPr>
                  <w:rFonts w:ascii="Calibri" w:eastAsia="Times New Roman" w:hAnsi="Calibri" w:cs="Times New Roman"/>
                  <w:color w:val="000000"/>
                  <w:sz w:val="16"/>
                  <w:szCs w:val="16"/>
                </w:rPr>
                <w:t>OtsAC20ROGR_0055</w:t>
              </w:r>
            </w:ins>
          </w:p>
        </w:tc>
        <w:tc>
          <w:tcPr>
            <w:tcW w:w="746" w:type="dxa"/>
            <w:tcBorders>
              <w:top w:val="nil"/>
              <w:left w:val="nil"/>
              <w:bottom w:val="nil"/>
              <w:right w:val="nil"/>
            </w:tcBorders>
            <w:shd w:val="clear" w:color="auto" w:fill="auto"/>
            <w:noWrap/>
            <w:vAlign w:val="bottom"/>
            <w:hideMark/>
            <w:tcPrChange w:id="2154" w:author="David Dayan" w:date="2021-12-03T17:18:00Z">
              <w:tcPr>
                <w:tcW w:w="746" w:type="dxa"/>
                <w:tcBorders>
                  <w:top w:val="nil"/>
                  <w:left w:val="nil"/>
                  <w:bottom w:val="nil"/>
                  <w:right w:val="nil"/>
                </w:tcBorders>
                <w:shd w:val="clear" w:color="auto" w:fill="auto"/>
                <w:noWrap/>
                <w:vAlign w:val="bottom"/>
                <w:hideMark/>
              </w:tcPr>
            </w:tcPrChange>
          </w:tcPr>
          <w:p w14:paraId="200E7358" w14:textId="77777777" w:rsidR="00036D0E" w:rsidRPr="00036D0E" w:rsidRDefault="00036D0E" w:rsidP="00245317">
            <w:pPr>
              <w:spacing w:after="0" w:line="240" w:lineRule="auto"/>
              <w:jc w:val="center"/>
              <w:rPr>
                <w:ins w:id="2155" w:author="David Dayan" w:date="2021-12-03T17:13:00Z"/>
                <w:rFonts w:ascii="Calibri" w:eastAsia="Times New Roman" w:hAnsi="Calibri" w:cs="Times New Roman"/>
                <w:color w:val="000000"/>
                <w:sz w:val="16"/>
                <w:szCs w:val="16"/>
              </w:rPr>
            </w:pPr>
            <w:ins w:id="2156"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157" w:author="David Dayan" w:date="2021-12-03T17:18:00Z">
              <w:tcPr>
                <w:tcW w:w="599" w:type="dxa"/>
                <w:tcBorders>
                  <w:top w:val="nil"/>
                  <w:left w:val="nil"/>
                  <w:bottom w:val="nil"/>
                  <w:right w:val="nil"/>
                </w:tcBorders>
                <w:shd w:val="clear" w:color="auto" w:fill="auto"/>
                <w:noWrap/>
                <w:vAlign w:val="bottom"/>
                <w:hideMark/>
              </w:tcPr>
            </w:tcPrChange>
          </w:tcPr>
          <w:p w14:paraId="656BAEA3" w14:textId="77777777" w:rsidR="00036D0E" w:rsidRPr="00036D0E" w:rsidRDefault="00036D0E" w:rsidP="00245317">
            <w:pPr>
              <w:spacing w:after="0" w:line="240" w:lineRule="auto"/>
              <w:jc w:val="center"/>
              <w:rPr>
                <w:ins w:id="2158" w:author="David Dayan" w:date="2021-12-03T17:13:00Z"/>
                <w:rFonts w:ascii="Calibri" w:eastAsia="Times New Roman" w:hAnsi="Calibri" w:cs="Times New Roman"/>
                <w:color w:val="000000"/>
                <w:sz w:val="16"/>
                <w:szCs w:val="16"/>
              </w:rPr>
            </w:pPr>
            <w:ins w:id="2159"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160" w:author="David Dayan" w:date="2021-12-03T17:18:00Z">
              <w:tcPr>
                <w:tcW w:w="1142" w:type="dxa"/>
                <w:tcBorders>
                  <w:top w:val="nil"/>
                  <w:left w:val="nil"/>
                  <w:bottom w:val="nil"/>
                  <w:right w:val="nil"/>
                </w:tcBorders>
                <w:shd w:val="clear" w:color="auto" w:fill="auto"/>
                <w:noWrap/>
                <w:vAlign w:val="bottom"/>
                <w:hideMark/>
              </w:tcPr>
            </w:tcPrChange>
          </w:tcPr>
          <w:p w14:paraId="6F17A1D7" w14:textId="77777777" w:rsidR="00036D0E" w:rsidRPr="00036D0E" w:rsidRDefault="00036D0E" w:rsidP="00245317">
            <w:pPr>
              <w:spacing w:after="0" w:line="240" w:lineRule="auto"/>
              <w:jc w:val="center"/>
              <w:rPr>
                <w:ins w:id="2161" w:author="David Dayan" w:date="2021-12-03T17:13:00Z"/>
                <w:rFonts w:ascii="Calibri" w:eastAsia="Times New Roman" w:hAnsi="Calibri" w:cs="Times New Roman"/>
                <w:color w:val="000000"/>
                <w:sz w:val="16"/>
                <w:szCs w:val="16"/>
              </w:rPr>
            </w:pPr>
            <w:proofErr w:type="spellStart"/>
            <w:ins w:id="2162"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163" w:author="David Dayan" w:date="2021-12-03T17:18:00Z">
              <w:tcPr>
                <w:tcW w:w="1440" w:type="dxa"/>
                <w:tcBorders>
                  <w:top w:val="nil"/>
                  <w:left w:val="nil"/>
                  <w:bottom w:val="nil"/>
                  <w:right w:val="nil"/>
                </w:tcBorders>
                <w:shd w:val="clear" w:color="auto" w:fill="auto"/>
                <w:noWrap/>
                <w:vAlign w:val="bottom"/>
                <w:hideMark/>
              </w:tcPr>
            </w:tcPrChange>
          </w:tcPr>
          <w:p w14:paraId="78A8B441" w14:textId="77777777" w:rsidR="00036D0E" w:rsidRPr="00036D0E" w:rsidRDefault="00036D0E" w:rsidP="00245317">
            <w:pPr>
              <w:spacing w:after="0" w:line="240" w:lineRule="auto"/>
              <w:jc w:val="center"/>
              <w:rPr>
                <w:ins w:id="2164" w:author="David Dayan" w:date="2021-12-03T17:13:00Z"/>
                <w:rFonts w:ascii="Calibri" w:eastAsia="Times New Roman" w:hAnsi="Calibri" w:cs="Times New Roman"/>
                <w:color w:val="000000"/>
                <w:sz w:val="16"/>
                <w:szCs w:val="16"/>
              </w:rPr>
            </w:pPr>
            <w:proofErr w:type="spellStart"/>
            <w:ins w:id="2165"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166" w:author="David Dayan" w:date="2021-12-03T17:18:00Z">
              <w:tcPr>
                <w:tcW w:w="1530" w:type="dxa"/>
                <w:tcBorders>
                  <w:top w:val="nil"/>
                  <w:left w:val="nil"/>
                  <w:bottom w:val="nil"/>
                  <w:right w:val="nil"/>
                </w:tcBorders>
                <w:shd w:val="clear" w:color="auto" w:fill="auto"/>
                <w:noWrap/>
                <w:vAlign w:val="bottom"/>
                <w:hideMark/>
              </w:tcPr>
            </w:tcPrChange>
          </w:tcPr>
          <w:p w14:paraId="7B182B41" w14:textId="77777777" w:rsidR="00036D0E" w:rsidRPr="00036D0E" w:rsidRDefault="00036D0E" w:rsidP="00245317">
            <w:pPr>
              <w:spacing w:after="0" w:line="240" w:lineRule="auto"/>
              <w:jc w:val="center"/>
              <w:rPr>
                <w:ins w:id="2167" w:author="David Dayan" w:date="2021-12-03T17:13:00Z"/>
                <w:rFonts w:ascii="Calibri" w:eastAsia="Times New Roman" w:hAnsi="Calibri" w:cs="Times New Roman"/>
                <w:color w:val="000000"/>
                <w:sz w:val="16"/>
                <w:szCs w:val="16"/>
              </w:rPr>
            </w:pPr>
            <w:ins w:id="216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169" w:author="David Dayan" w:date="2021-12-03T17:18:00Z">
              <w:tcPr>
                <w:tcW w:w="898" w:type="dxa"/>
                <w:tcBorders>
                  <w:top w:val="nil"/>
                  <w:left w:val="nil"/>
                  <w:bottom w:val="nil"/>
                  <w:right w:val="nil"/>
                </w:tcBorders>
                <w:shd w:val="clear" w:color="auto" w:fill="auto"/>
                <w:noWrap/>
                <w:vAlign w:val="bottom"/>
                <w:hideMark/>
              </w:tcPr>
            </w:tcPrChange>
          </w:tcPr>
          <w:p w14:paraId="69405060" w14:textId="77777777" w:rsidR="00036D0E" w:rsidRPr="00036D0E" w:rsidRDefault="00036D0E" w:rsidP="00245317">
            <w:pPr>
              <w:spacing w:after="0" w:line="240" w:lineRule="auto"/>
              <w:jc w:val="center"/>
              <w:rPr>
                <w:ins w:id="2170" w:author="David Dayan" w:date="2021-12-03T17:13:00Z"/>
                <w:rFonts w:ascii="Calibri" w:eastAsia="Times New Roman" w:hAnsi="Calibri" w:cs="Times New Roman"/>
                <w:color w:val="000000"/>
                <w:sz w:val="16"/>
                <w:szCs w:val="16"/>
              </w:rPr>
            </w:pPr>
            <w:ins w:id="217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172" w:author="David Dayan" w:date="2021-12-03T17:18:00Z">
              <w:tcPr>
                <w:tcW w:w="902" w:type="dxa"/>
                <w:tcBorders>
                  <w:top w:val="nil"/>
                  <w:left w:val="nil"/>
                  <w:bottom w:val="nil"/>
                  <w:right w:val="nil"/>
                </w:tcBorders>
                <w:shd w:val="clear" w:color="auto" w:fill="auto"/>
                <w:noWrap/>
                <w:vAlign w:val="bottom"/>
                <w:hideMark/>
              </w:tcPr>
            </w:tcPrChange>
          </w:tcPr>
          <w:p w14:paraId="63586524" w14:textId="77777777" w:rsidR="00036D0E" w:rsidRPr="00036D0E" w:rsidRDefault="00036D0E" w:rsidP="00245317">
            <w:pPr>
              <w:spacing w:after="0" w:line="240" w:lineRule="auto"/>
              <w:jc w:val="center"/>
              <w:rPr>
                <w:ins w:id="2173" w:author="David Dayan" w:date="2021-12-03T17:13:00Z"/>
                <w:rFonts w:ascii="Calibri" w:eastAsia="Times New Roman" w:hAnsi="Calibri" w:cs="Times New Roman"/>
                <w:color w:val="000000"/>
                <w:sz w:val="16"/>
                <w:szCs w:val="16"/>
              </w:rPr>
            </w:pPr>
            <w:ins w:id="217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175" w:author="David Dayan" w:date="2021-12-03T17:18:00Z">
              <w:tcPr>
                <w:tcW w:w="2160" w:type="dxa"/>
                <w:tcBorders>
                  <w:top w:val="nil"/>
                  <w:left w:val="nil"/>
                  <w:bottom w:val="nil"/>
                  <w:right w:val="nil"/>
                </w:tcBorders>
                <w:shd w:val="clear" w:color="auto" w:fill="auto"/>
                <w:noWrap/>
                <w:vAlign w:val="bottom"/>
                <w:hideMark/>
              </w:tcPr>
            </w:tcPrChange>
          </w:tcPr>
          <w:p w14:paraId="512CEFFE" w14:textId="77777777" w:rsidR="00036D0E" w:rsidRPr="00036D0E" w:rsidRDefault="00036D0E" w:rsidP="00245317">
            <w:pPr>
              <w:spacing w:after="0" w:line="240" w:lineRule="auto"/>
              <w:jc w:val="center"/>
              <w:rPr>
                <w:ins w:id="2176" w:author="David Dayan" w:date="2021-12-03T17:13:00Z"/>
                <w:rFonts w:ascii="Calibri" w:eastAsia="Times New Roman" w:hAnsi="Calibri" w:cs="Times New Roman"/>
                <w:color w:val="000000"/>
                <w:sz w:val="16"/>
                <w:szCs w:val="16"/>
              </w:rPr>
            </w:pPr>
            <w:ins w:id="217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178" w:author="David Dayan" w:date="2021-12-03T17:18:00Z">
              <w:tcPr>
                <w:tcW w:w="2876" w:type="dxa"/>
                <w:gridSpan w:val="2"/>
                <w:tcBorders>
                  <w:top w:val="nil"/>
                  <w:left w:val="nil"/>
                  <w:bottom w:val="nil"/>
                  <w:right w:val="nil"/>
                </w:tcBorders>
                <w:shd w:val="clear" w:color="auto" w:fill="auto"/>
                <w:noWrap/>
                <w:vAlign w:val="bottom"/>
                <w:hideMark/>
              </w:tcPr>
            </w:tcPrChange>
          </w:tcPr>
          <w:p w14:paraId="43FFBBEA" w14:textId="77777777" w:rsidR="00036D0E" w:rsidRPr="00036D0E" w:rsidRDefault="00036D0E" w:rsidP="00245317">
            <w:pPr>
              <w:spacing w:after="0" w:line="240" w:lineRule="auto"/>
              <w:jc w:val="center"/>
              <w:rPr>
                <w:ins w:id="2179" w:author="David Dayan" w:date="2021-12-03T17:13:00Z"/>
                <w:rFonts w:ascii="Calibri" w:eastAsia="Times New Roman" w:hAnsi="Calibri" w:cs="Times New Roman"/>
                <w:color w:val="000000"/>
                <w:sz w:val="16"/>
                <w:szCs w:val="16"/>
              </w:rPr>
            </w:pPr>
            <w:ins w:id="218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181" w:author="David Dayan" w:date="2021-12-03T17:18:00Z">
              <w:tcPr>
                <w:tcW w:w="1426" w:type="dxa"/>
                <w:tcBorders>
                  <w:top w:val="nil"/>
                  <w:left w:val="nil"/>
                  <w:bottom w:val="nil"/>
                  <w:right w:val="nil"/>
                </w:tcBorders>
                <w:shd w:val="clear" w:color="auto" w:fill="auto"/>
                <w:noWrap/>
                <w:vAlign w:val="bottom"/>
                <w:hideMark/>
              </w:tcPr>
            </w:tcPrChange>
          </w:tcPr>
          <w:p w14:paraId="44D8D547" w14:textId="77777777" w:rsidR="00036D0E" w:rsidRPr="00036D0E" w:rsidRDefault="00036D0E" w:rsidP="00245317">
            <w:pPr>
              <w:spacing w:after="0" w:line="240" w:lineRule="auto"/>
              <w:jc w:val="center"/>
              <w:rPr>
                <w:ins w:id="2182" w:author="David Dayan" w:date="2021-12-03T17:13:00Z"/>
                <w:rFonts w:ascii="Calibri" w:eastAsia="Times New Roman" w:hAnsi="Calibri" w:cs="Times New Roman"/>
                <w:color w:val="000000"/>
                <w:sz w:val="16"/>
                <w:szCs w:val="16"/>
              </w:rPr>
            </w:pPr>
            <w:ins w:id="2183" w:author="David Dayan" w:date="2021-12-03T17:13:00Z">
              <w:r w:rsidRPr="00036D0E">
                <w:rPr>
                  <w:rFonts w:ascii="Calibri" w:eastAsia="Times New Roman" w:hAnsi="Calibri" w:cs="Times New Roman"/>
                  <w:color w:val="000000"/>
                  <w:sz w:val="16"/>
                  <w:szCs w:val="16"/>
                </w:rPr>
                <w:t>heterozygote</w:t>
              </w:r>
            </w:ins>
          </w:p>
        </w:tc>
      </w:tr>
      <w:tr w:rsidR="00036D0E" w:rsidRPr="00036D0E" w14:paraId="326932FD" w14:textId="77777777" w:rsidTr="00245317">
        <w:trPr>
          <w:cantSplit/>
          <w:trHeight w:val="20"/>
          <w:ins w:id="2184" w:author="David Dayan" w:date="2021-12-03T17:13:00Z"/>
          <w:trPrChange w:id="218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186" w:author="David Dayan" w:date="2021-12-03T17:18:00Z">
              <w:tcPr>
                <w:tcW w:w="1563" w:type="dxa"/>
                <w:tcBorders>
                  <w:top w:val="nil"/>
                  <w:left w:val="nil"/>
                  <w:bottom w:val="nil"/>
                  <w:right w:val="nil"/>
                </w:tcBorders>
                <w:shd w:val="clear" w:color="auto" w:fill="auto"/>
                <w:noWrap/>
                <w:vAlign w:val="bottom"/>
                <w:hideMark/>
              </w:tcPr>
            </w:tcPrChange>
          </w:tcPr>
          <w:p w14:paraId="7C0C91EB" w14:textId="77777777" w:rsidR="00036D0E" w:rsidRPr="00036D0E" w:rsidRDefault="00036D0E" w:rsidP="00245317">
            <w:pPr>
              <w:spacing w:after="0" w:line="240" w:lineRule="auto"/>
              <w:jc w:val="center"/>
              <w:rPr>
                <w:ins w:id="2187" w:author="David Dayan" w:date="2021-12-03T17:13:00Z"/>
                <w:rFonts w:ascii="Calibri" w:eastAsia="Times New Roman" w:hAnsi="Calibri" w:cs="Times New Roman"/>
                <w:color w:val="000000"/>
                <w:sz w:val="16"/>
                <w:szCs w:val="16"/>
              </w:rPr>
            </w:pPr>
            <w:ins w:id="2188" w:author="David Dayan" w:date="2021-12-03T17:13:00Z">
              <w:r w:rsidRPr="00036D0E">
                <w:rPr>
                  <w:rFonts w:ascii="Calibri" w:eastAsia="Times New Roman" w:hAnsi="Calibri" w:cs="Times New Roman"/>
                  <w:color w:val="000000"/>
                  <w:sz w:val="16"/>
                  <w:szCs w:val="16"/>
                </w:rPr>
                <w:t>OtsAC20ROGR_0056</w:t>
              </w:r>
            </w:ins>
          </w:p>
        </w:tc>
        <w:tc>
          <w:tcPr>
            <w:tcW w:w="746" w:type="dxa"/>
            <w:tcBorders>
              <w:top w:val="nil"/>
              <w:left w:val="nil"/>
              <w:bottom w:val="nil"/>
              <w:right w:val="nil"/>
            </w:tcBorders>
            <w:shd w:val="clear" w:color="auto" w:fill="auto"/>
            <w:noWrap/>
            <w:vAlign w:val="bottom"/>
            <w:hideMark/>
            <w:tcPrChange w:id="2189" w:author="David Dayan" w:date="2021-12-03T17:18:00Z">
              <w:tcPr>
                <w:tcW w:w="746" w:type="dxa"/>
                <w:tcBorders>
                  <w:top w:val="nil"/>
                  <w:left w:val="nil"/>
                  <w:bottom w:val="nil"/>
                  <w:right w:val="nil"/>
                </w:tcBorders>
                <w:shd w:val="clear" w:color="auto" w:fill="auto"/>
                <w:noWrap/>
                <w:vAlign w:val="bottom"/>
                <w:hideMark/>
              </w:tcPr>
            </w:tcPrChange>
          </w:tcPr>
          <w:p w14:paraId="0946E879" w14:textId="77777777" w:rsidR="00036D0E" w:rsidRPr="00036D0E" w:rsidRDefault="00036D0E" w:rsidP="00245317">
            <w:pPr>
              <w:spacing w:after="0" w:line="240" w:lineRule="auto"/>
              <w:jc w:val="center"/>
              <w:rPr>
                <w:ins w:id="2190" w:author="David Dayan" w:date="2021-12-03T17:13:00Z"/>
                <w:rFonts w:ascii="Calibri" w:eastAsia="Times New Roman" w:hAnsi="Calibri" w:cs="Times New Roman"/>
                <w:color w:val="000000"/>
                <w:sz w:val="16"/>
                <w:szCs w:val="16"/>
              </w:rPr>
            </w:pPr>
            <w:ins w:id="2191"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192" w:author="David Dayan" w:date="2021-12-03T17:18:00Z">
              <w:tcPr>
                <w:tcW w:w="599" w:type="dxa"/>
                <w:tcBorders>
                  <w:top w:val="nil"/>
                  <w:left w:val="nil"/>
                  <w:bottom w:val="nil"/>
                  <w:right w:val="nil"/>
                </w:tcBorders>
                <w:shd w:val="clear" w:color="auto" w:fill="auto"/>
                <w:noWrap/>
                <w:vAlign w:val="bottom"/>
                <w:hideMark/>
              </w:tcPr>
            </w:tcPrChange>
          </w:tcPr>
          <w:p w14:paraId="0051266E" w14:textId="77777777" w:rsidR="00036D0E" w:rsidRPr="00036D0E" w:rsidRDefault="00036D0E" w:rsidP="00245317">
            <w:pPr>
              <w:spacing w:after="0" w:line="240" w:lineRule="auto"/>
              <w:jc w:val="center"/>
              <w:rPr>
                <w:ins w:id="2193" w:author="David Dayan" w:date="2021-12-03T17:13:00Z"/>
                <w:rFonts w:ascii="Calibri" w:eastAsia="Times New Roman" w:hAnsi="Calibri" w:cs="Times New Roman"/>
                <w:color w:val="000000"/>
                <w:sz w:val="16"/>
                <w:szCs w:val="16"/>
              </w:rPr>
            </w:pPr>
            <w:ins w:id="2194"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195" w:author="David Dayan" w:date="2021-12-03T17:18:00Z">
              <w:tcPr>
                <w:tcW w:w="1142" w:type="dxa"/>
                <w:tcBorders>
                  <w:top w:val="nil"/>
                  <w:left w:val="nil"/>
                  <w:bottom w:val="nil"/>
                  <w:right w:val="nil"/>
                </w:tcBorders>
                <w:shd w:val="clear" w:color="auto" w:fill="auto"/>
                <w:noWrap/>
                <w:vAlign w:val="bottom"/>
                <w:hideMark/>
              </w:tcPr>
            </w:tcPrChange>
          </w:tcPr>
          <w:p w14:paraId="443BED7A" w14:textId="77777777" w:rsidR="00036D0E" w:rsidRPr="00036D0E" w:rsidRDefault="00036D0E" w:rsidP="00245317">
            <w:pPr>
              <w:spacing w:after="0" w:line="240" w:lineRule="auto"/>
              <w:jc w:val="center"/>
              <w:rPr>
                <w:ins w:id="2196" w:author="David Dayan" w:date="2021-12-03T17:13:00Z"/>
                <w:rFonts w:ascii="Calibri" w:eastAsia="Times New Roman" w:hAnsi="Calibri" w:cs="Times New Roman"/>
                <w:color w:val="000000"/>
                <w:sz w:val="16"/>
                <w:szCs w:val="16"/>
              </w:rPr>
            </w:pPr>
            <w:ins w:id="2197"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198" w:author="David Dayan" w:date="2021-12-03T17:18:00Z">
              <w:tcPr>
                <w:tcW w:w="1440" w:type="dxa"/>
                <w:tcBorders>
                  <w:top w:val="nil"/>
                  <w:left w:val="nil"/>
                  <w:bottom w:val="nil"/>
                  <w:right w:val="nil"/>
                </w:tcBorders>
                <w:shd w:val="clear" w:color="auto" w:fill="auto"/>
                <w:noWrap/>
                <w:vAlign w:val="bottom"/>
                <w:hideMark/>
              </w:tcPr>
            </w:tcPrChange>
          </w:tcPr>
          <w:p w14:paraId="4A123EE8" w14:textId="77777777" w:rsidR="00036D0E" w:rsidRPr="00036D0E" w:rsidRDefault="00036D0E" w:rsidP="00245317">
            <w:pPr>
              <w:spacing w:after="0" w:line="240" w:lineRule="auto"/>
              <w:jc w:val="center"/>
              <w:rPr>
                <w:ins w:id="2199" w:author="David Dayan" w:date="2021-12-03T17:13:00Z"/>
                <w:rFonts w:ascii="Calibri" w:eastAsia="Times New Roman" w:hAnsi="Calibri" w:cs="Times New Roman"/>
                <w:color w:val="000000"/>
                <w:sz w:val="16"/>
                <w:szCs w:val="16"/>
              </w:rPr>
            </w:pPr>
            <w:ins w:id="2200"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201" w:author="David Dayan" w:date="2021-12-03T17:18:00Z">
              <w:tcPr>
                <w:tcW w:w="1530" w:type="dxa"/>
                <w:tcBorders>
                  <w:top w:val="nil"/>
                  <w:left w:val="nil"/>
                  <w:bottom w:val="nil"/>
                  <w:right w:val="nil"/>
                </w:tcBorders>
                <w:shd w:val="clear" w:color="auto" w:fill="auto"/>
                <w:noWrap/>
                <w:vAlign w:val="bottom"/>
                <w:hideMark/>
              </w:tcPr>
            </w:tcPrChange>
          </w:tcPr>
          <w:p w14:paraId="39042D7D" w14:textId="77777777" w:rsidR="00036D0E" w:rsidRPr="00036D0E" w:rsidRDefault="00036D0E" w:rsidP="00245317">
            <w:pPr>
              <w:spacing w:after="0" w:line="240" w:lineRule="auto"/>
              <w:jc w:val="center"/>
              <w:rPr>
                <w:ins w:id="2202" w:author="David Dayan" w:date="2021-12-03T17:13:00Z"/>
                <w:rFonts w:ascii="Calibri" w:eastAsia="Times New Roman" w:hAnsi="Calibri" w:cs="Times New Roman"/>
                <w:color w:val="000000"/>
                <w:sz w:val="16"/>
                <w:szCs w:val="16"/>
              </w:rPr>
            </w:pPr>
            <w:ins w:id="220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204" w:author="David Dayan" w:date="2021-12-03T17:18:00Z">
              <w:tcPr>
                <w:tcW w:w="898" w:type="dxa"/>
                <w:tcBorders>
                  <w:top w:val="nil"/>
                  <w:left w:val="nil"/>
                  <w:bottom w:val="nil"/>
                  <w:right w:val="nil"/>
                </w:tcBorders>
                <w:shd w:val="clear" w:color="auto" w:fill="auto"/>
                <w:noWrap/>
                <w:vAlign w:val="bottom"/>
                <w:hideMark/>
              </w:tcPr>
            </w:tcPrChange>
          </w:tcPr>
          <w:p w14:paraId="7051DAC4" w14:textId="77777777" w:rsidR="00036D0E" w:rsidRPr="00036D0E" w:rsidRDefault="00036D0E" w:rsidP="00245317">
            <w:pPr>
              <w:spacing w:after="0" w:line="240" w:lineRule="auto"/>
              <w:jc w:val="center"/>
              <w:rPr>
                <w:ins w:id="2205" w:author="David Dayan" w:date="2021-12-03T17:13:00Z"/>
                <w:rFonts w:ascii="Calibri" w:eastAsia="Times New Roman" w:hAnsi="Calibri" w:cs="Times New Roman"/>
                <w:color w:val="000000"/>
                <w:sz w:val="16"/>
                <w:szCs w:val="16"/>
              </w:rPr>
            </w:pPr>
            <w:ins w:id="220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207" w:author="David Dayan" w:date="2021-12-03T17:18:00Z">
              <w:tcPr>
                <w:tcW w:w="902" w:type="dxa"/>
                <w:tcBorders>
                  <w:top w:val="nil"/>
                  <w:left w:val="nil"/>
                  <w:bottom w:val="nil"/>
                  <w:right w:val="nil"/>
                </w:tcBorders>
                <w:shd w:val="clear" w:color="auto" w:fill="auto"/>
                <w:noWrap/>
                <w:vAlign w:val="bottom"/>
                <w:hideMark/>
              </w:tcPr>
            </w:tcPrChange>
          </w:tcPr>
          <w:p w14:paraId="0F42808D" w14:textId="77777777" w:rsidR="00036D0E" w:rsidRPr="00036D0E" w:rsidRDefault="00036D0E" w:rsidP="00245317">
            <w:pPr>
              <w:spacing w:after="0" w:line="240" w:lineRule="auto"/>
              <w:jc w:val="center"/>
              <w:rPr>
                <w:ins w:id="2208" w:author="David Dayan" w:date="2021-12-03T17:13:00Z"/>
                <w:rFonts w:ascii="Calibri" w:eastAsia="Times New Roman" w:hAnsi="Calibri" w:cs="Times New Roman"/>
                <w:color w:val="000000"/>
                <w:sz w:val="16"/>
                <w:szCs w:val="16"/>
              </w:rPr>
            </w:pPr>
            <w:ins w:id="220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210" w:author="David Dayan" w:date="2021-12-03T17:18:00Z">
              <w:tcPr>
                <w:tcW w:w="2160" w:type="dxa"/>
                <w:tcBorders>
                  <w:top w:val="nil"/>
                  <w:left w:val="nil"/>
                  <w:bottom w:val="nil"/>
                  <w:right w:val="nil"/>
                </w:tcBorders>
                <w:shd w:val="clear" w:color="auto" w:fill="auto"/>
                <w:noWrap/>
                <w:vAlign w:val="bottom"/>
                <w:hideMark/>
              </w:tcPr>
            </w:tcPrChange>
          </w:tcPr>
          <w:p w14:paraId="054A51B5" w14:textId="77777777" w:rsidR="00036D0E" w:rsidRPr="00036D0E" w:rsidRDefault="00036D0E" w:rsidP="00245317">
            <w:pPr>
              <w:spacing w:after="0" w:line="240" w:lineRule="auto"/>
              <w:jc w:val="center"/>
              <w:rPr>
                <w:ins w:id="2211" w:author="David Dayan" w:date="2021-12-03T17:13:00Z"/>
                <w:rFonts w:ascii="Calibri" w:eastAsia="Times New Roman" w:hAnsi="Calibri" w:cs="Times New Roman"/>
                <w:color w:val="000000"/>
                <w:sz w:val="16"/>
                <w:szCs w:val="16"/>
              </w:rPr>
            </w:pPr>
            <w:ins w:id="221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213" w:author="David Dayan" w:date="2021-12-03T17:18:00Z">
              <w:tcPr>
                <w:tcW w:w="2876" w:type="dxa"/>
                <w:gridSpan w:val="2"/>
                <w:tcBorders>
                  <w:top w:val="nil"/>
                  <w:left w:val="nil"/>
                  <w:bottom w:val="nil"/>
                  <w:right w:val="nil"/>
                </w:tcBorders>
                <w:shd w:val="clear" w:color="auto" w:fill="auto"/>
                <w:noWrap/>
                <w:vAlign w:val="bottom"/>
                <w:hideMark/>
              </w:tcPr>
            </w:tcPrChange>
          </w:tcPr>
          <w:p w14:paraId="0F2D2DE0" w14:textId="77777777" w:rsidR="00036D0E" w:rsidRPr="00036D0E" w:rsidRDefault="00036D0E" w:rsidP="00245317">
            <w:pPr>
              <w:spacing w:after="0" w:line="240" w:lineRule="auto"/>
              <w:jc w:val="center"/>
              <w:rPr>
                <w:ins w:id="2214" w:author="David Dayan" w:date="2021-12-03T17:13:00Z"/>
                <w:rFonts w:ascii="Calibri" w:eastAsia="Times New Roman" w:hAnsi="Calibri" w:cs="Times New Roman"/>
                <w:color w:val="000000"/>
                <w:sz w:val="16"/>
                <w:szCs w:val="16"/>
              </w:rPr>
            </w:pPr>
            <w:ins w:id="221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216" w:author="David Dayan" w:date="2021-12-03T17:18:00Z">
              <w:tcPr>
                <w:tcW w:w="1426" w:type="dxa"/>
                <w:tcBorders>
                  <w:top w:val="nil"/>
                  <w:left w:val="nil"/>
                  <w:bottom w:val="nil"/>
                  <w:right w:val="nil"/>
                </w:tcBorders>
                <w:shd w:val="clear" w:color="auto" w:fill="auto"/>
                <w:noWrap/>
                <w:vAlign w:val="bottom"/>
                <w:hideMark/>
              </w:tcPr>
            </w:tcPrChange>
          </w:tcPr>
          <w:p w14:paraId="5345A8CA" w14:textId="77777777" w:rsidR="00036D0E" w:rsidRPr="00036D0E" w:rsidRDefault="00036D0E" w:rsidP="00245317">
            <w:pPr>
              <w:spacing w:after="0" w:line="240" w:lineRule="auto"/>
              <w:jc w:val="center"/>
              <w:rPr>
                <w:ins w:id="2217" w:author="David Dayan" w:date="2021-12-03T17:13:00Z"/>
                <w:rFonts w:ascii="Calibri" w:eastAsia="Times New Roman" w:hAnsi="Calibri" w:cs="Times New Roman"/>
                <w:color w:val="000000"/>
                <w:sz w:val="16"/>
                <w:szCs w:val="16"/>
              </w:rPr>
            </w:pPr>
            <w:ins w:id="2218" w:author="David Dayan" w:date="2021-12-03T17:13:00Z">
              <w:r w:rsidRPr="00036D0E">
                <w:rPr>
                  <w:rFonts w:ascii="Calibri" w:eastAsia="Times New Roman" w:hAnsi="Calibri" w:cs="Times New Roman"/>
                  <w:color w:val="000000"/>
                  <w:sz w:val="16"/>
                  <w:szCs w:val="16"/>
                </w:rPr>
                <w:t>heterozygote</w:t>
              </w:r>
            </w:ins>
          </w:p>
        </w:tc>
      </w:tr>
      <w:tr w:rsidR="00036D0E" w:rsidRPr="00036D0E" w14:paraId="4633976E" w14:textId="77777777" w:rsidTr="00245317">
        <w:trPr>
          <w:cantSplit/>
          <w:trHeight w:val="20"/>
          <w:ins w:id="2219" w:author="David Dayan" w:date="2021-12-03T17:13:00Z"/>
          <w:trPrChange w:id="222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221" w:author="David Dayan" w:date="2021-12-03T17:18:00Z">
              <w:tcPr>
                <w:tcW w:w="1563" w:type="dxa"/>
                <w:tcBorders>
                  <w:top w:val="nil"/>
                  <w:left w:val="nil"/>
                  <w:bottom w:val="nil"/>
                  <w:right w:val="nil"/>
                </w:tcBorders>
                <w:shd w:val="clear" w:color="auto" w:fill="auto"/>
                <w:noWrap/>
                <w:vAlign w:val="bottom"/>
                <w:hideMark/>
              </w:tcPr>
            </w:tcPrChange>
          </w:tcPr>
          <w:p w14:paraId="08D5D314" w14:textId="77777777" w:rsidR="00036D0E" w:rsidRPr="00036D0E" w:rsidRDefault="00036D0E" w:rsidP="00245317">
            <w:pPr>
              <w:spacing w:after="0" w:line="240" w:lineRule="auto"/>
              <w:jc w:val="center"/>
              <w:rPr>
                <w:ins w:id="2222" w:author="David Dayan" w:date="2021-12-03T17:13:00Z"/>
                <w:rFonts w:ascii="Calibri" w:eastAsia="Times New Roman" w:hAnsi="Calibri" w:cs="Times New Roman"/>
                <w:color w:val="000000"/>
                <w:sz w:val="16"/>
                <w:szCs w:val="16"/>
              </w:rPr>
            </w:pPr>
            <w:ins w:id="2223" w:author="David Dayan" w:date="2021-12-03T17:13:00Z">
              <w:r w:rsidRPr="00036D0E">
                <w:rPr>
                  <w:rFonts w:ascii="Calibri" w:eastAsia="Times New Roman" w:hAnsi="Calibri" w:cs="Times New Roman"/>
                  <w:color w:val="000000"/>
                  <w:sz w:val="16"/>
                  <w:szCs w:val="16"/>
                </w:rPr>
                <w:t>OtsAC20ROGR_0057</w:t>
              </w:r>
            </w:ins>
          </w:p>
        </w:tc>
        <w:tc>
          <w:tcPr>
            <w:tcW w:w="746" w:type="dxa"/>
            <w:tcBorders>
              <w:top w:val="nil"/>
              <w:left w:val="nil"/>
              <w:bottom w:val="nil"/>
              <w:right w:val="nil"/>
            </w:tcBorders>
            <w:shd w:val="clear" w:color="auto" w:fill="auto"/>
            <w:noWrap/>
            <w:vAlign w:val="bottom"/>
            <w:hideMark/>
            <w:tcPrChange w:id="2224" w:author="David Dayan" w:date="2021-12-03T17:18:00Z">
              <w:tcPr>
                <w:tcW w:w="746" w:type="dxa"/>
                <w:tcBorders>
                  <w:top w:val="nil"/>
                  <w:left w:val="nil"/>
                  <w:bottom w:val="nil"/>
                  <w:right w:val="nil"/>
                </w:tcBorders>
                <w:shd w:val="clear" w:color="auto" w:fill="auto"/>
                <w:noWrap/>
                <w:vAlign w:val="bottom"/>
                <w:hideMark/>
              </w:tcPr>
            </w:tcPrChange>
          </w:tcPr>
          <w:p w14:paraId="0E0F5E77" w14:textId="77777777" w:rsidR="00036D0E" w:rsidRPr="00036D0E" w:rsidRDefault="00036D0E" w:rsidP="00245317">
            <w:pPr>
              <w:spacing w:after="0" w:line="240" w:lineRule="auto"/>
              <w:jc w:val="center"/>
              <w:rPr>
                <w:ins w:id="2225" w:author="David Dayan" w:date="2021-12-03T17:13:00Z"/>
                <w:rFonts w:ascii="Calibri" w:eastAsia="Times New Roman" w:hAnsi="Calibri" w:cs="Times New Roman"/>
                <w:color w:val="000000"/>
                <w:sz w:val="16"/>
                <w:szCs w:val="16"/>
              </w:rPr>
            </w:pPr>
            <w:ins w:id="2226"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227" w:author="David Dayan" w:date="2021-12-03T17:18:00Z">
              <w:tcPr>
                <w:tcW w:w="599" w:type="dxa"/>
                <w:tcBorders>
                  <w:top w:val="nil"/>
                  <w:left w:val="nil"/>
                  <w:bottom w:val="nil"/>
                  <w:right w:val="nil"/>
                </w:tcBorders>
                <w:shd w:val="clear" w:color="auto" w:fill="auto"/>
                <w:noWrap/>
                <w:vAlign w:val="bottom"/>
                <w:hideMark/>
              </w:tcPr>
            </w:tcPrChange>
          </w:tcPr>
          <w:p w14:paraId="7EA7B78B" w14:textId="77777777" w:rsidR="00036D0E" w:rsidRPr="00036D0E" w:rsidRDefault="00036D0E" w:rsidP="00245317">
            <w:pPr>
              <w:spacing w:after="0" w:line="240" w:lineRule="auto"/>
              <w:jc w:val="center"/>
              <w:rPr>
                <w:ins w:id="2228" w:author="David Dayan" w:date="2021-12-03T17:13:00Z"/>
                <w:rFonts w:ascii="Calibri" w:eastAsia="Times New Roman" w:hAnsi="Calibri" w:cs="Times New Roman"/>
                <w:color w:val="000000"/>
                <w:sz w:val="16"/>
                <w:szCs w:val="16"/>
              </w:rPr>
            </w:pPr>
            <w:ins w:id="2229"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230" w:author="David Dayan" w:date="2021-12-03T17:18:00Z">
              <w:tcPr>
                <w:tcW w:w="1142" w:type="dxa"/>
                <w:tcBorders>
                  <w:top w:val="nil"/>
                  <w:left w:val="nil"/>
                  <w:bottom w:val="nil"/>
                  <w:right w:val="nil"/>
                </w:tcBorders>
                <w:shd w:val="clear" w:color="auto" w:fill="auto"/>
                <w:noWrap/>
                <w:vAlign w:val="bottom"/>
                <w:hideMark/>
              </w:tcPr>
            </w:tcPrChange>
          </w:tcPr>
          <w:p w14:paraId="0339582B" w14:textId="77777777" w:rsidR="00036D0E" w:rsidRPr="00036D0E" w:rsidRDefault="00036D0E" w:rsidP="00245317">
            <w:pPr>
              <w:spacing w:after="0" w:line="240" w:lineRule="auto"/>
              <w:jc w:val="center"/>
              <w:rPr>
                <w:ins w:id="2231" w:author="David Dayan" w:date="2021-12-03T17:13:00Z"/>
                <w:rFonts w:ascii="Calibri" w:eastAsia="Times New Roman" w:hAnsi="Calibri" w:cs="Times New Roman"/>
                <w:color w:val="000000"/>
                <w:sz w:val="16"/>
                <w:szCs w:val="16"/>
              </w:rPr>
            </w:pPr>
            <w:ins w:id="2232"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233" w:author="David Dayan" w:date="2021-12-03T17:18:00Z">
              <w:tcPr>
                <w:tcW w:w="1440" w:type="dxa"/>
                <w:tcBorders>
                  <w:top w:val="nil"/>
                  <w:left w:val="nil"/>
                  <w:bottom w:val="nil"/>
                  <w:right w:val="nil"/>
                </w:tcBorders>
                <w:shd w:val="clear" w:color="auto" w:fill="auto"/>
                <w:noWrap/>
                <w:vAlign w:val="bottom"/>
                <w:hideMark/>
              </w:tcPr>
            </w:tcPrChange>
          </w:tcPr>
          <w:p w14:paraId="49F82916" w14:textId="77777777" w:rsidR="00036D0E" w:rsidRPr="00036D0E" w:rsidRDefault="00036D0E" w:rsidP="00245317">
            <w:pPr>
              <w:spacing w:after="0" w:line="240" w:lineRule="auto"/>
              <w:jc w:val="center"/>
              <w:rPr>
                <w:ins w:id="2234" w:author="David Dayan" w:date="2021-12-03T17:13:00Z"/>
                <w:rFonts w:ascii="Calibri" w:eastAsia="Times New Roman" w:hAnsi="Calibri" w:cs="Times New Roman"/>
                <w:color w:val="000000"/>
                <w:sz w:val="16"/>
                <w:szCs w:val="16"/>
              </w:rPr>
            </w:pPr>
            <w:ins w:id="2235"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236" w:author="David Dayan" w:date="2021-12-03T17:18:00Z">
              <w:tcPr>
                <w:tcW w:w="1530" w:type="dxa"/>
                <w:tcBorders>
                  <w:top w:val="nil"/>
                  <w:left w:val="nil"/>
                  <w:bottom w:val="nil"/>
                  <w:right w:val="nil"/>
                </w:tcBorders>
                <w:shd w:val="clear" w:color="auto" w:fill="auto"/>
                <w:noWrap/>
                <w:vAlign w:val="bottom"/>
                <w:hideMark/>
              </w:tcPr>
            </w:tcPrChange>
          </w:tcPr>
          <w:p w14:paraId="504D0510" w14:textId="77777777" w:rsidR="00036D0E" w:rsidRPr="00036D0E" w:rsidRDefault="00036D0E" w:rsidP="00245317">
            <w:pPr>
              <w:spacing w:after="0" w:line="240" w:lineRule="auto"/>
              <w:jc w:val="center"/>
              <w:rPr>
                <w:ins w:id="2237" w:author="David Dayan" w:date="2021-12-03T17:13:00Z"/>
                <w:rFonts w:ascii="Calibri" w:eastAsia="Times New Roman" w:hAnsi="Calibri" w:cs="Times New Roman"/>
                <w:color w:val="000000"/>
                <w:sz w:val="16"/>
                <w:szCs w:val="16"/>
              </w:rPr>
            </w:pPr>
            <w:ins w:id="223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239" w:author="David Dayan" w:date="2021-12-03T17:18:00Z">
              <w:tcPr>
                <w:tcW w:w="898" w:type="dxa"/>
                <w:tcBorders>
                  <w:top w:val="nil"/>
                  <w:left w:val="nil"/>
                  <w:bottom w:val="nil"/>
                  <w:right w:val="nil"/>
                </w:tcBorders>
                <w:shd w:val="clear" w:color="auto" w:fill="auto"/>
                <w:noWrap/>
                <w:vAlign w:val="bottom"/>
                <w:hideMark/>
              </w:tcPr>
            </w:tcPrChange>
          </w:tcPr>
          <w:p w14:paraId="35C82003" w14:textId="77777777" w:rsidR="00036D0E" w:rsidRPr="00036D0E" w:rsidRDefault="00036D0E" w:rsidP="00245317">
            <w:pPr>
              <w:spacing w:after="0" w:line="240" w:lineRule="auto"/>
              <w:jc w:val="center"/>
              <w:rPr>
                <w:ins w:id="2240" w:author="David Dayan" w:date="2021-12-03T17:13:00Z"/>
                <w:rFonts w:ascii="Calibri" w:eastAsia="Times New Roman" w:hAnsi="Calibri" w:cs="Times New Roman"/>
                <w:color w:val="000000"/>
                <w:sz w:val="16"/>
                <w:szCs w:val="16"/>
              </w:rPr>
            </w:pPr>
            <w:ins w:id="224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242" w:author="David Dayan" w:date="2021-12-03T17:18:00Z">
              <w:tcPr>
                <w:tcW w:w="902" w:type="dxa"/>
                <w:tcBorders>
                  <w:top w:val="nil"/>
                  <w:left w:val="nil"/>
                  <w:bottom w:val="nil"/>
                  <w:right w:val="nil"/>
                </w:tcBorders>
                <w:shd w:val="clear" w:color="auto" w:fill="auto"/>
                <w:noWrap/>
                <w:vAlign w:val="bottom"/>
                <w:hideMark/>
              </w:tcPr>
            </w:tcPrChange>
          </w:tcPr>
          <w:p w14:paraId="5980EDD4" w14:textId="77777777" w:rsidR="00036D0E" w:rsidRPr="00036D0E" w:rsidRDefault="00036D0E" w:rsidP="00245317">
            <w:pPr>
              <w:spacing w:after="0" w:line="240" w:lineRule="auto"/>
              <w:jc w:val="center"/>
              <w:rPr>
                <w:ins w:id="2243" w:author="David Dayan" w:date="2021-12-03T17:13:00Z"/>
                <w:rFonts w:ascii="Calibri" w:eastAsia="Times New Roman" w:hAnsi="Calibri" w:cs="Times New Roman"/>
                <w:color w:val="000000"/>
                <w:sz w:val="16"/>
                <w:szCs w:val="16"/>
              </w:rPr>
            </w:pPr>
            <w:ins w:id="224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245" w:author="David Dayan" w:date="2021-12-03T17:18:00Z">
              <w:tcPr>
                <w:tcW w:w="2160" w:type="dxa"/>
                <w:tcBorders>
                  <w:top w:val="nil"/>
                  <w:left w:val="nil"/>
                  <w:bottom w:val="nil"/>
                  <w:right w:val="nil"/>
                </w:tcBorders>
                <w:shd w:val="clear" w:color="auto" w:fill="auto"/>
                <w:noWrap/>
                <w:vAlign w:val="bottom"/>
                <w:hideMark/>
              </w:tcPr>
            </w:tcPrChange>
          </w:tcPr>
          <w:p w14:paraId="4230B695" w14:textId="77777777" w:rsidR="00036D0E" w:rsidRPr="00036D0E" w:rsidRDefault="00036D0E" w:rsidP="00245317">
            <w:pPr>
              <w:spacing w:after="0" w:line="240" w:lineRule="auto"/>
              <w:jc w:val="center"/>
              <w:rPr>
                <w:ins w:id="2246" w:author="David Dayan" w:date="2021-12-03T17:13:00Z"/>
                <w:rFonts w:ascii="Calibri" w:eastAsia="Times New Roman" w:hAnsi="Calibri" w:cs="Times New Roman"/>
                <w:color w:val="000000"/>
                <w:sz w:val="16"/>
                <w:szCs w:val="16"/>
              </w:rPr>
            </w:pPr>
            <w:ins w:id="224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248" w:author="David Dayan" w:date="2021-12-03T17:18:00Z">
              <w:tcPr>
                <w:tcW w:w="2876" w:type="dxa"/>
                <w:gridSpan w:val="2"/>
                <w:tcBorders>
                  <w:top w:val="nil"/>
                  <w:left w:val="nil"/>
                  <w:bottom w:val="nil"/>
                  <w:right w:val="nil"/>
                </w:tcBorders>
                <w:shd w:val="clear" w:color="auto" w:fill="auto"/>
                <w:noWrap/>
                <w:vAlign w:val="bottom"/>
                <w:hideMark/>
              </w:tcPr>
            </w:tcPrChange>
          </w:tcPr>
          <w:p w14:paraId="61D9406D" w14:textId="77777777" w:rsidR="00036D0E" w:rsidRPr="00036D0E" w:rsidRDefault="00036D0E" w:rsidP="00245317">
            <w:pPr>
              <w:spacing w:after="0" w:line="240" w:lineRule="auto"/>
              <w:jc w:val="center"/>
              <w:rPr>
                <w:ins w:id="2249" w:author="David Dayan" w:date="2021-12-03T17:13:00Z"/>
                <w:rFonts w:ascii="Calibri" w:eastAsia="Times New Roman" w:hAnsi="Calibri" w:cs="Times New Roman"/>
                <w:color w:val="000000"/>
                <w:sz w:val="16"/>
                <w:szCs w:val="16"/>
              </w:rPr>
            </w:pPr>
            <w:ins w:id="225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251" w:author="David Dayan" w:date="2021-12-03T17:18:00Z">
              <w:tcPr>
                <w:tcW w:w="1426" w:type="dxa"/>
                <w:tcBorders>
                  <w:top w:val="nil"/>
                  <w:left w:val="nil"/>
                  <w:bottom w:val="nil"/>
                  <w:right w:val="nil"/>
                </w:tcBorders>
                <w:shd w:val="clear" w:color="auto" w:fill="auto"/>
                <w:noWrap/>
                <w:vAlign w:val="bottom"/>
                <w:hideMark/>
              </w:tcPr>
            </w:tcPrChange>
          </w:tcPr>
          <w:p w14:paraId="66898EAE" w14:textId="77777777" w:rsidR="00036D0E" w:rsidRPr="00036D0E" w:rsidRDefault="00036D0E" w:rsidP="00245317">
            <w:pPr>
              <w:spacing w:after="0" w:line="240" w:lineRule="auto"/>
              <w:jc w:val="center"/>
              <w:rPr>
                <w:ins w:id="2252" w:author="David Dayan" w:date="2021-12-03T17:13:00Z"/>
                <w:rFonts w:ascii="Calibri" w:eastAsia="Times New Roman" w:hAnsi="Calibri" w:cs="Times New Roman"/>
                <w:color w:val="000000"/>
                <w:sz w:val="16"/>
                <w:szCs w:val="16"/>
              </w:rPr>
            </w:pPr>
            <w:ins w:id="2253" w:author="David Dayan" w:date="2021-12-03T17:13:00Z">
              <w:r w:rsidRPr="00036D0E">
                <w:rPr>
                  <w:rFonts w:ascii="Calibri" w:eastAsia="Times New Roman" w:hAnsi="Calibri" w:cs="Times New Roman"/>
                  <w:color w:val="000000"/>
                  <w:sz w:val="16"/>
                  <w:szCs w:val="16"/>
                </w:rPr>
                <w:t>heterozygote</w:t>
              </w:r>
            </w:ins>
          </w:p>
        </w:tc>
      </w:tr>
      <w:tr w:rsidR="00036D0E" w:rsidRPr="00036D0E" w14:paraId="7BACBD4B" w14:textId="77777777" w:rsidTr="00245317">
        <w:trPr>
          <w:cantSplit/>
          <w:trHeight w:val="20"/>
          <w:ins w:id="2254" w:author="David Dayan" w:date="2021-12-03T17:13:00Z"/>
          <w:trPrChange w:id="225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256" w:author="David Dayan" w:date="2021-12-03T17:18:00Z">
              <w:tcPr>
                <w:tcW w:w="1563" w:type="dxa"/>
                <w:tcBorders>
                  <w:top w:val="nil"/>
                  <w:left w:val="nil"/>
                  <w:bottom w:val="nil"/>
                  <w:right w:val="nil"/>
                </w:tcBorders>
                <w:shd w:val="clear" w:color="auto" w:fill="auto"/>
                <w:noWrap/>
                <w:vAlign w:val="bottom"/>
                <w:hideMark/>
              </w:tcPr>
            </w:tcPrChange>
          </w:tcPr>
          <w:p w14:paraId="44453838" w14:textId="77777777" w:rsidR="00036D0E" w:rsidRPr="00036D0E" w:rsidRDefault="00036D0E" w:rsidP="00245317">
            <w:pPr>
              <w:spacing w:after="0" w:line="240" w:lineRule="auto"/>
              <w:jc w:val="center"/>
              <w:rPr>
                <w:ins w:id="2257" w:author="David Dayan" w:date="2021-12-03T17:13:00Z"/>
                <w:rFonts w:ascii="Calibri" w:eastAsia="Times New Roman" w:hAnsi="Calibri" w:cs="Times New Roman"/>
                <w:color w:val="000000"/>
                <w:sz w:val="16"/>
                <w:szCs w:val="16"/>
              </w:rPr>
            </w:pPr>
            <w:ins w:id="2258" w:author="David Dayan" w:date="2021-12-03T17:13:00Z">
              <w:r w:rsidRPr="00036D0E">
                <w:rPr>
                  <w:rFonts w:ascii="Calibri" w:eastAsia="Times New Roman" w:hAnsi="Calibri" w:cs="Times New Roman"/>
                  <w:color w:val="000000"/>
                  <w:sz w:val="16"/>
                  <w:szCs w:val="16"/>
                </w:rPr>
                <w:t>OtsAC20ROGR_0058</w:t>
              </w:r>
            </w:ins>
          </w:p>
        </w:tc>
        <w:tc>
          <w:tcPr>
            <w:tcW w:w="746" w:type="dxa"/>
            <w:tcBorders>
              <w:top w:val="nil"/>
              <w:left w:val="nil"/>
              <w:bottom w:val="nil"/>
              <w:right w:val="nil"/>
            </w:tcBorders>
            <w:shd w:val="clear" w:color="auto" w:fill="auto"/>
            <w:noWrap/>
            <w:vAlign w:val="bottom"/>
            <w:hideMark/>
            <w:tcPrChange w:id="2259" w:author="David Dayan" w:date="2021-12-03T17:18:00Z">
              <w:tcPr>
                <w:tcW w:w="746" w:type="dxa"/>
                <w:tcBorders>
                  <w:top w:val="nil"/>
                  <w:left w:val="nil"/>
                  <w:bottom w:val="nil"/>
                  <w:right w:val="nil"/>
                </w:tcBorders>
                <w:shd w:val="clear" w:color="auto" w:fill="auto"/>
                <w:noWrap/>
                <w:vAlign w:val="bottom"/>
                <w:hideMark/>
              </w:tcPr>
            </w:tcPrChange>
          </w:tcPr>
          <w:p w14:paraId="2E8A8D58" w14:textId="77777777" w:rsidR="00036D0E" w:rsidRPr="00036D0E" w:rsidRDefault="00036D0E" w:rsidP="00245317">
            <w:pPr>
              <w:spacing w:after="0" w:line="240" w:lineRule="auto"/>
              <w:jc w:val="center"/>
              <w:rPr>
                <w:ins w:id="2260" w:author="David Dayan" w:date="2021-12-03T17:13:00Z"/>
                <w:rFonts w:ascii="Calibri" w:eastAsia="Times New Roman" w:hAnsi="Calibri" w:cs="Times New Roman"/>
                <w:color w:val="000000"/>
                <w:sz w:val="16"/>
                <w:szCs w:val="16"/>
              </w:rPr>
            </w:pPr>
            <w:ins w:id="2261"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262" w:author="David Dayan" w:date="2021-12-03T17:18:00Z">
              <w:tcPr>
                <w:tcW w:w="599" w:type="dxa"/>
                <w:tcBorders>
                  <w:top w:val="nil"/>
                  <w:left w:val="nil"/>
                  <w:bottom w:val="nil"/>
                  <w:right w:val="nil"/>
                </w:tcBorders>
                <w:shd w:val="clear" w:color="auto" w:fill="auto"/>
                <w:noWrap/>
                <w:vAlign w:val="bottom"/>
                <w:hideMark/>
              </w:tcPr>
            </w:tcPrChange>
          </w:tcPr>
          <w:p w14:paraId="145D2A02" w14:textId="77777777" w:rsidR="00036D0E" w:rsidRPr="00036D0E" w:rsidRDefault="00036D0E" w:rsidP="00245317">
            <w:pPr>
              <w:spacing w:after="0" w:line="240" w:lineRule="auto"/>
              <w:jc w:val="center"/>
              <w:rPr>
                <w:ins w:id="2263" w:author="David Dayan" w:date="2021-12-03T17:13:00Z"/>
                <w:rFonts w:ascii="Calibri" w:eastAsia="Times New Roman" w:hAnsi="Calibri" w:cs="Times New Roman"/>
                <w:color w:val="000000"/>
                <w:sz w:val="16"/>
                <w:szCs w:val="16"/>
              </w:rPr>
            </w:pPr>
            <w:ins w:id="2264"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265" w:author="David Dayan" w:date="2021-12-03T17:18:00Z">
              <w:tcPr>
                <w:tcW w:w="1142" w:type="dxa"/>
                <w:tcBorders>
                  <w:top w:val="nil"/>
                  <w:left w:val="nil"/>
                  <w:bottom w:val="nil"/>
                  <w:right w:val="nil"/>
                </w:tcBorders>
                <w:shd w:val="clear" w:color="auto" w:fill="auto"/>
                <w:noWrap/>
                <w:vAlign w:val="bottom"/>
                <w:hideMark/>
              </w:tcPr>
            </w:tcPrChange>
          </w:tcPr>
          <w:p w14:paraId="55215BAD" w14:textId="77777777" w:rsidR="00036D0E" w:rsidRPr="00036D0E" w:rsidRDefault="00036D0E" w:rsidP="00245317">
            <w:pPr>
              <w:spacing w:after="0" w:line="240" w:lineRule="auto"/>
              <w:jc w:val="center"/>
              <w:rPr>
                <w:ins w:id="2266" w:author="David Dayan" w:date="2021-12-03T17:13:00Z"/>
                <w:rFonts w:ascii="Calibri" w:eastAsia="Times New Roman" w:hAnsi="Calibri" w:cs="Times New Roman"/>
                <w:color w:val="000000"/>
                <w:sz w:val="16"/>
                <w:szCs w:val="16"/>
              </w:rPr>
            </w:pPr>
            <w:ins w:id="2267"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268" w:author="David Dayan" w:date="2021-12-03T17:18:00Z">
              <w:tcPr>
                <w:tcW w:w="1440" w:type="dxa"/>
                <w:tcBorders>
                  <w:top w:val="nil"/>
                  <w:left w:val="nil"/>
                  <w:bottom w:val="nil"/>
                  <w:right w:val="nil"/>
                </w:tcBorders>
                <w:shd w:val="clear" w:color="auto" w:fill="auto"/>
                <w:noWrap/>
                <w:vAlign w:val="bottom"/>
                <w:hideMark/>
              </w:tcPr>
            </w:tcPrChange>
          </w:tcPr>
          <w:p w14:paraId="7BC6EA97" w14:textId="77777777" w:rsidR="00036D0E" w:rsidRPr="00036D0E" w:rsidRDefault="00036D0E" w:rsidP="00245317">
            <w:pPr>
              <w:spacing w:after="0" w:line="240" w:lineRule="auto"/>
              <w:jc w:val="center"/>
              <w:rPr>
                <w:ins w:id="2269" w:author="David Dayan" w:date="2021-12-03T17:13:00Z"/>
                <w:rFonts w:ascii="Calibri" w:eastAsia="Times New Roman" w:hAnsi="Calibri" w:cs="Times New Roman"/>
                <w:color w:val="000000"/>
                <w:sz w:val="16"/>
                <w:szCs w:val="16"/>
              </w:rPr>
            </w:pPr>
            <w:ins w:id="2270"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271" w:author="David Dayan" w:date="2021-12-03T17:18:00Z">
              <w:tcPr>
                <w:tcW w:w="1530" w:type="dxa"/>
                <w:tcBorders>
                  <w:top w:val="nil"/>
                  <w:left w:val="nil"/>
                  <w:bottom w:val="nil"/>
                  <w:right w:val="nil"/>
                </w:tcBorders>
                <w:shd w:val="clear" w:color="auto" w:fill="auto"/>
                <w:noWrap/>
                <w:vAlign w:val="bottom"/>
                <w:hideMark/>
              </w:tcPr>
            </w:tcPrChange>
          </w:tcPr>
          <w:p w14:paraId="19228E88" w14:textId="77777777" w:rsidR="00036D0E" w:rsidRPr="00036D0E" w:rsidRDefault="00036D0E" w:rsidP="00245317">
            <w:pPr>
              <w:spacing w:after="0" w:line="240" w:lineRule="auto"/>
              <w:jc w:val="center"/>
              <w:rPr>
                <w:ins w:id="2272" w:author="David Dayan" w:date="2021-12-03T17:13:00Z"/>
                <w:rFonts w:ascii="Calibri" w:eastAsia="Times New Roman" w:hAnsi="Calibri" w:cs="Times New Roman"/>
                <w:color w:val="000000"/>
                <w:sz w:val="16"/>
                <w:szCs w:val="16"/>
              </w:rPr>
            </w:pPr>
            <w:ins w:id="227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274" w:author="David Dayan" w:date="2021-12-03T17:18:00Z">
              <w:tcPr>
                <w:tcW w:w="898" w:type="dxa"/>
                <w:tcBorders>
                  <w:top w:val="nil"/>
                  <w:left w:val="nil"/>
                  <w:bottom w:val="nil"/>
                  <w:right w:val="nil"/>
                </w:tcBorders>
                <w:shd w:val="clear" w:color="auto" w:fill="auto"/>
                <w:noWrap/>
                <w:vAlign w:val="bottom"/>
                <w:hideMark/>
              </w:tcPr>
            </w:tcPrChange>
          </w:tcPr>
          <w:p w14:paraId="5DC2ABA1" w14:textId="77777777" w:rsidR="00036D0E" w:rsidRPr="00036D0E" w:rsidRDefault="00036D0E" w:rsidP="00245317">
            <w:pPr>
              <w:spacing w:after="0" w:line="240" w:lineRule="auto"/>
              <w:jc w:val="center"/>
              <w:rPr>
                <w:ins w:id="2275" w:author="David Dayan" w:date="2021-12-03T17:13:00Z"/>
                <w:rFonts w:ascii="Calibri" w:eastAsia="Times New Roman" w:hAnsi="Calibri" w:cs="Times New Roman"/>
                <w:color w:val="000000"/>
                <w:sz w:val="16"/>
                <w:szCs w:val="16"/>
              </w:rPr>
            </w:pPr>
            <w:ins w:id="227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277" w:author="David Dayan" w:date="2021-12-03T17:18:00Z">
              <w:tcPr>
                <w:tcW w:w="902" w:type="dxa"/>
                <w:tcBorders>
                  <w:top w:val="nil"/>
                  <w:left w:val="nil"/>
                  <w:bottom w:val="nil"/>
                  <w:right w:val="nil"/>
                </w:tcBorders>
                <w:shd w:val="clear" w:color="auto" w:fill="auto"/>
                <w:noWrap/>
                <w:vAlign w:val="bottom"/>
                <w:hideMark/>
              </w:tcPr>
            </w:tcPrChange>
          </w:tcPr>
          <w:p w14:paraId="103F307C" w14:textId="77777777" w:rsidR="00036D0E" w:rsidRPr="00036D0E" w:rsidRDefault="00036D0E" w:rsidP="00245317">
            <w:pPr>
              <w:spacing w:after="0" w:line="240" w:lineRule="auto"/>
              <w:jc w:val="center"/>
              <w:rPr>
                <w:ins w:id="2278" w:author="David Dayan" w:date="2021-12-03T17:13:00Z"/>
                <w:rFonts w:ascii="Calibri" w:eastAsia="Times New Roman" w:hAnsi="Calibri" w:cs="Times New Roman"/>
                <w:color w:val="000000"/>
                <w:sz w:val="16"/>
                <w:szCs w:val="16"/>
              </w:rPr>
            </w:pPr>
            <w:ins w:id="227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280" w:author="David Dayan" w:date="2021-12-03T17:18:00Z">
              <w:tcPr>
                <w:tcW w:w="2160" w:type="dxa"/>
                <w:tcBorders>
                  <w:top w:val="nil"/>
                  <w:left w:val="nil"/>
                  <w:bottom w:val="nil"/>
                  <w:right w:val="nil"/>
                </w:tcBorders>
                <w:shd w:val="clear" w:color="auto" w:fill="auto"/>
                <w:noWrap/>
                <w:vAlign w:val="bottom"/>
                <w:hideMark/>
              </w:tcPr>
            </w:tcPrChange>
          </w:tcPr>
          <w:p w14:paraId="6333B539" w14:textId="77777777" w:rsidR="00036D0E" w:rsidRPr="00036D0E" w:rsidRDefault="00036D0E" w:rsidP="00245317">
            <w:pPr>
              <w:spacing w:after="0" w:line="240" w:lineRule="auto"/>
              <w:jc w:val="center"/>
              <w:rPr>
                <w:ins w:id="2281" w:author="David Dayan" w:date="2021-12-03T17:13:00Z"/>
                <w:rFonts w:ascii="Calibri" w:eastAsia="Times New Roman" w:hAnsi="Calibri" w:cs="Times New Roman"/>
                <w:color w:val="000000"/>
                <w:sz w:val="16"/>
                <w:szCs w:val="16"/>
              </w:rPr>
            </w:pPr>
            <w:ins w:id="228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283" w:author="David Dayan" w:date="2021-12-03T17:18:00Z">
              <w:tcPr>
                <w:tcW w:w="2876" w:type="dxa"/>
                <w:gridSpan w:val="2"/>
                <w:tcBorders>
                  <w:top w:val="nil"/>
                  <w:left w:val="nil"/>
                  <w:bottom w:val="nil"/>
                  <w:right w:val="nil"/>
                </w:tcBorders>
                <w:shd w:val="clear" w:color="auto" w:fill="auto"/>
                <w:noWrap/>
                <w:vAlign w:val="bottom"/>
                <w:hideMark/>
              </w:tcPr>
            </w:tcPrChange>
          </w:tcPr>
          <w:p w14:paraId="51BC440B" w14:textId="77777777" w:rsidR="00036D0E" w:rsidRPr="00036D0E" w:rsidRDefault="00036D0E" w:rsidP="00245317">
            <w:pPr>
              <w:spacing w:after="0" w:line="240" w:lineRule="auto"/>
              <w:jc w:val="center"/>
              <w:rPr>
                <w:ins w:id="2284" w:author="David Dayan" w:date="2021-12-03T17:13:00Z"/>
                <w:rFonts w:ascii="Calibri" w:eastAsia="Times New Roman" w:hAnsi="Calibri" w:cs="Times New Roman"/>
                <w:color w:val="000000"/>
                <w:sz w:val="16"/>
                <w:szCs w:val="16"/>
              </w:rPr>
            </w:pPr>
            <w:ins w:id="228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286" w:author="David Dayan" w:date="2021-12-03T17:18:00Z">
              <w:tcPr>
                <w:tcW w:w="1426" w:type="dxa"/>
                <w:tcBorders>
                  <w:top w:val="nil"/>
                  <w:left w:val="nil"/>
                  <w:bottom w:val="nil"/>
                  <w:right w:val="nil"/>
                </w:tcBorders>
                <w:shd w:val="clear" w:color="auto" w:fill="auto"/>
                <w:noWrap/>
                <w:vAlign w:val="bottom"/>
                <w:hideMark/>
              </w:tcPr>
            </w:tcPrChange>
          </w:tcPr>
          <w:p w14:paraId="3E8B28E5" w14:textId="77777777" w:rsidR="00036D0E" w:rsidRPr="00036D0E" w:rsidRDefault="00036D0E" w:rsidP="00245317">
            <w:pPr>
              <w:spacing w:after="0" w:line="240" w:lineRule="auto"/>
              <w:jc w:val="center"/>
              <w:rPr>
                <w:ins w:id="2287" w:author="David Dayan" w:date="2021-12-03T17:13:00Z"/>
                <w:rFonts w:ascii="Calibri" w:eastAsia="Times New Roman" w:hAnsi="Calibri" w:cs="Times New Roman"/>
                <w:color w:val="000000"/>
                <w:sz w:val="16"/>
                <w:szCs w:val="16"/>
              </w:rPr>
            </w:pPr>
            <w:ins w:id="2288" w:author="David Dayan" w:date="2021-12-03T17:13:00Z">
              <w:r w:rsidRPr="00036D0E">
                <w:rPr>
                  <w:rFonts w:ascii="Calibri" w:eastAsia="Times New Roman" w:hAnsi="Calibri" w:cs="Times New Roman"/>
                  <w:color w:val="000000"/>
                  <w:sz w:val="16"/>
                  <w:szCs w:val="16"/>
                </w:rPr>
                <w:t>heterozygote</w:t>
              </w:r>
            </w:ins>
          </w:p>
        </w:tc>
      </w:tr>
      <w:tr w:rsidR="00036D0E" w:rsidRPr="00036D0E" w14:paraId="754F76AD" w14:textId="77777777" w:rsidTr="00245317">
        <w:trPr>
          <w:cantSplit/>
          <w:trHeight w:val="20"/>
          <w:ins w:id="2289" w:author="David Dayan" w:date="2021-12-03T17:13:00Z"/>
          <w:trPrChange w:id="229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291" w:author="David Dayan" w:date="2021-12-03T17:18:00Z">
              <w:tcPr>
                <w:tcW w:w="1563" w:type="dxa"/>
                <w:tcBorders>
                  <w:top w:val="nil"/>
                  <w:left w:val="nil"/>
                  <w:bottom w:val="nil"/>
                  <w:right w:val="nil"/>
                </w:tcBorders>
                <w:shd w:val="clear" w:color="auto" w:fill="auto"/>
                <w:noWrap/>
                <w:vAlign w:val="bottom"/>
                <w:hideMark/>
              </w:tcPr>
            </w:tcPrChange>
          </w:tcPr>
          <w:p w14:paraId="2CE6D9DD" w14:textId="77777777" w:rsidR="00036D0E" w:rsidRPr="00036D0E" w:rsidRDefault="00036D0E" w:rsidP="00245317">
            <w:pPr>
              <w:spacing w:after="0" w:line="240" w:lineRule="auto"/>
              <w:jc w:val="center"/>
              <w:rPr>
                <w:ins w:id="2292" w:author="David Dayan" w:date="2021-12-03T17:13:00Z"/>
                <w:rFonts w:ascii="Calibri" w:eastAsia="Times New Roman" w:hAnsi="Calibri" w:cs="Times New Roman"/>
                <w:color w:val="000000"/>
                <w:sz w:val="16"/>
                <w:szCs w:val="16"/>
              </w:rPr>
            </w:pPr>
            <w:ins w:id="2293" w:author="David Dayan" w:date="2021-12-03T17:13:00Z">
              <w:r w:rsidRPr="00036D0E">
                <w:rPr>
                  <w:rFonts w:ascii="Calibri" w:eastAsia="Times New Roman" w:hAnsi="Calibri" w:cs="Times New Roman"/>
                  <w:color w:val="000000"/>
                  <w:sz w:val="16"/>
                  <w:szCs w:val="16"/>
                </w:rPr>
                <w:t>OtsAC20ROGR_0059</w:t>
              </w:r>
            </w:ins>
          </w:p>
        </w:tc>
        <w:tc>
          <w:tcPr>
            <w:tcW w:w="746" w:type="dxa"/>
            <w:tcBorders>
              <w:top w:val="nil"/>
              <w:left w:val="nil"/>
              <w:bottom w:val="nil"/>
              <w:right w:val="nil"/>
            </w:tcBorders>
            <w:shd w:val="clear" w:color="auto" w:fill="auto"/>
            <w:noWrap/>
            <w:vAlign w:val="bottom"/>
            <w:hideMark/>
            <w:tcPrChange w:id="2294" w:author="David Dayan" w:date="2021-12-03T17:18:00Z">
              <w:tcPr>
                <w:tcW w:w="746" w:type="dxa"/>
                <w:tcBorders>
                  <w:top w:val="nil"/>
                  <w:left w:val="nil"/>
                  <w:bottom w:val="nil"/>
                  <w:right w:val="nil"/>
                </w:tcBorders>
                <w:shd w:val="clear" w:color="auto" w:fill="auto"/>
                <w:noWrap/>
                <w:vAlign w:val="bottom"/>
                <w:hideMark/>
              </w:tcPr>
            </w:tcPrChange>
          </w:tcPr>
          <w:p w14:paraId="2F40B141" w14:textId="77777777" w:rsidR="00036D0E" w:rsidRPr="00036D0E" w:rsidRDefault="00036D0E" w:rsidP="00245317">
            <w:pPr>
              <w:spacing w:after="0" w:line="240" w:lineRule="auto"/>
              <w:jc w:val="center"/>
              <w:rPr>
                <w:ins w:id="2295" w:author="David Dayan" w:date="2021-12-03T17:13:00Z"/>
                <w:rFonts w:ascii="Calibri" w:eastAsia="Times New Roman" w:hAnsi="Calibri" w:cs="Times New Roman"/>
                <w:color w:val="000000"/>
                <w:sz w:val="16"/>
                <w:szCs w:val="16"/>
              </w:rPr>
            </w:pPr>
            <w:ins w:id="2296" w:author="David Dayan" w:date="2021-12-03T17:13:00Z">
              <w:r w:rsidRPr="00036D0E">
                <w:rPr>
                  <w:rFonts w:ascii="Calibri" w:eastAsia="Times New Roman" w:hAnsi="Calibri" w:cs="Times New Roman"/>
                  <w:color w:val="000000"/>
                  <w:sz w:val="16"/>
                  <w:szCs w:val="16"/>
                </w:rPr>
                <w:t>6/13/20</w:t>
              </w:r>
            </w:ins>
          </w:p>
        </w:tc>
        <w:tc>
          <w:tcPr>
            <w:tcW w:w="599" w:type="dxa"/>
            <w:tcBorders>
              <w:top w:val="nil"/>
              <w:left w:val="nil"/>
              <w:bottom w:val="nil"/>
              <w:right w:val="nil"/>
            </w:tcBorders>
            <w:shd w:val="clear" w:color="auto" w:fill="auto"/>
            <w:noWrap/>
            <w:vAlign w:val="bottom"/>
            <w:hideMark/>
            <w:tcPrChange w:id="2297" w:author="David Dayan" w:date="2021-12-03T17:18:00Z">
              <w:tcPr>
                <w:tcW w:w="599" w:type="dxa"/>
                <w:tcBorders>
                  <w:top w:val="nil"/>
                  <w:left w:val="nil"/>
                  <w:bottom w:val="nil"/>
                  <w:right w:val="nil"/>
                </w:tcBorders>
                <w:shd w:val="clear" w:color="auto" w:fill="auto"/>
                <w:noWrap/>
                <w:vAlign w:val="bottom"/>
                <w:hideMark/>
              </w:tcPr>
            </w:tcPrChange>
          </w:tcPr>
          <w:p w14:paraId="5FDCC668" w14:textId="77777777" w:rsidR="00036D0E" w:rsidRPr="00036D0E" w:rsidRDefault="00036D0E" w:rsidP="00245317">
            <w:pPr>
              <w:spacing w:after="0" w:line="240" w:lineRule="auto"/>
              <w:jc w:val="center"/>
              <w:rPr>
                <w:ins w:id="2298" w:author="David Dayan" w:date="2021-12-03T17:13:00Z"/>
                <w:rFonts w:ascii="Calibri" w:eastAsia="Times New Roman" w:hAnsi="Calibri" w:cs="Times New Roman"/>
                <w:color w:val="000000"/>
                <w:sz w:val="16"/>
                <w:szCs w:val="16"/>
              </w:rPr>
            </w:pPr>
            <w:ins w:id="2299" w:author="David Dayan" w:date="2021-12-03T17:13:00Z">
              <w:r w:rsidRPr="00036D0E">
                <w:rPr>
                  <w:rFonts w:ascii="Calibri" w:eastAsia="Times New Roman" w:hAnsi="Calibri" w:cs="Times New Roman"/>
                  <w:color w:val="000000"/>
                  <w:sz w:val="16"/>
                  <w:szCs w:val="16"/>
                </w:rPr>
                <w:t>165</w:t>
              </w:r>
            </w:ins>
          </w:p>
        </w:tc>
        <w:tc>
          <w:tcPr>
            <w:tcW w:w="1142" w:type="dxa"/>
            <w:tcBorders>
              <w:top w:val="nil"/>
              <w:left w:val="nil"/>
              <w:bottom w:val="nil"/>
              <w:right w:val="nil"/>
            </w:tcBorders>
            <w:shd w:val="clear" w:color="auto" w:fill="auto"/>
            <w:noWrap/>
            <w:vAlign w:val="bottom"/>
            <w:hideMark/>
            <w:tcPrChange w:id="2300" w:author="David Dayan" w:date="2021-12-03T17:18:00Z">
              <w:tcPr>
                <w:tcW w:w="1142" w:type="dxa"/>
                <w:tcBorders>
                  <w:top w:val="nil"/>
                  <w:left w:val="nil"/>
                  <w:bottom w:val="nil"/>
                  <w:right w:val="nil"/>
                </w:tcBorders>
                <w:shd w:val="clear" w:color="auto" w:fill="auto"/>
                <w:noWrap/>
                <w:vAlign w:val="bottom"/>
                <w:hideMark/>
              </w:tcPr>
            </w:tcPrChange>
          </w:tcPr>
          <w:p w14:paraId="33B45BAC" w14:textId="77777777" w:rsidR="00036D0E" w:rsidRPr="00036D0E" w:rsidRDefault="00036D0E" w:rsidP="00245317">
            <w:pPr>
              <w:spacing w:after="0" w:line="240" w:lineRule="auto"/>
              <w:jc w:val="center"/>
              <w:rPr>
                <w:ins w:id="2301" w:author="David Dayan" w:date="2021-12-03T17:13:00Z"/>
                <w:rFonts w:ascii="Calibri" w:eastAsia="Times New Roman" w:hAnsi="Calibri" w:cs="Times New Roman"/>
                <w:color w:val="000000"/>
                <w:sz w:val="16"/>
                <w:szCs w:val="16"/>
              </w:rPr>
            </w:pPr>
            <w:proofErr w:type="spellStart"/>
            <w:ins w:id="2302"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303" w:author="David Dayan" w:date="2021-12-03T17:18:00Z">
              <w:tcPr>
                <w:tcW w:w="1440" w:type="dxa"/>
                <w:tcBorders>
                  <w:top w:val="nil"/>
                  <w:left w:val="nil"/>
                  <w:bottom w:val="nil"/>
                  <w:right w:val="nil"/>
                </w:tcBorders>
                <w:shd w:val="clear" w:color="auto" w:fill="auto"/>
                <w:noWrap/>
                <w:vAlign w:val="bottom"/>
                <w:hideMark/>
              </w:tcPr>
            </w:tcPrChange>
          </w:tcPr>
          <w:p w14:paraId="292DB1CC" w14:textId="77777777" w:rsidR="00036D0E" w:rsidRPr="00036D0E" w:rsidRDefault="00036D0E" w:rsidP="00245317">
            <w:pPr>
              <w:spacing w:after="0" w:line="240" w:lineRule="auto"/>
              <w:jc w:val="center"/>
              <w:rPr>
                <w:ins w:id="2304" w:author="David Dayan" w:date="2021-12-03T17:13:00Z"/>
                <w:rFonts w:ascii="Calibri" w:eastAsia="Times New Roman" w:hAnsi="Calibri" w:cs="Times New Roman"/>
                <w:color w:val="000000"/>
                <w:sz w:val="16"/>
                <w:szCs w:val="16"/>
              </w:rPr>
            </w:pPr>
            <w:proofErr w:type="spellStart"/>
            <w:ins w:id="2305"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306" w:author="David Dayan" w:date="2021-12-03T17:18:00Z">
              <w:tcPr>
                <w:tcW w:w="1530" w:type="dxa"/>
                <w:tcBorders>
                  <w:top w:val="nil"/>
                  <w:left w:val="nil"/>
                  <w:bottom w:val="nil"/>
                  <w:right w:val="nil"/>
                </w:tcBorders>
                <w:shd w:val="clear" w:color="auto" w:fill="auto"/>
                <w:noWrap/>
                <w:vAlign w:val="bottom"/>
                <w:hideMark/>
              </w:tcPr>
            </w:tcPrChange>
          </w:tcPr>
          <w:p w14:paraId="590AB08E" w14:textId="77777777" w:rsidR="00036D0E" w:rsidRPr="00036D0E" w:rsidRDefault="00036D0E" w:rsidP="00245317">
            <w:pPr>
              <w:spacing w:after="0" w:line="240" w:lineRule="auto"/>
              <w:jc w:val="center"/>
              <w:rPr>
                <w:ins w:id="2307" w:author="David Dayan" w:date="2021-12-03T17:13:00Z"/>
                <w:rFonts w:ascii="Calibri" w:eastAsia="Times New Roman" w:hAnsi="Calibri" w:cs="Times New Roman"/>
                <w:color w:val="000000"/>
                <w:sz w:val="16"/>
                <w:szCs w:val="16"/>
              </w:rPr>
            </w:pPr>
            <w:ins w:id="230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309" w:author="David Dayan" w:date="2021-12-03T17:18:00Z">
              <w:tcPr>
                <w:tcW w:w="898" w:type="dxa"/>
                <w:tcBorders>
                  <w:top w:val="nil"/>
                  <w:left w:val="nil"/>
                  <w:bottom w:val="nil"/>
                  <w:right w:val="nil"/>
                </w:tcBorders>
                <w:shd w:val="clear" w:color="auto" w:fill="auto"/>
                <w:noWrap/>
                <w:vAlign w:val="bottom"/>
                <w:hideMark/>
              </w:tcPr>
            </w:tcPrChange>
          </w:tcPr>
          <w:p w14:paraId="0A242270" w14:textId="77777777" w:rsidR="00036D0E" w:rsidRPr="00036D0E" w:rsidRDefault="00036D0E" w:rsidP="00245317">
            <w:pPr>
              <w:spacing w:after="0" w:line="240" w:lineRule="auto"/>
              <w:jc w:val="center"/>
              <w:rPr>
                <w:ins w:id="2310" w:author="David Dayan" w:date="2021-12-03T17:13:00Z"/>
                <w:rFonts w:ascii="Calibri" w:eastAsia="Times New Roman" w:hAnsi="Calibri" w:cs="Times New Roman"/>
                <w:color w:val="000000"/>
                <w:sz w:val="16"/>
                <w:szCs w:val="16"/>
              </w:rPr>
            </w:pPr>
            <w:ins w:id="231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312" w:author="David Dayan" w:date="2021-12-03T17:18:00Z">
              <w:tcPr>
                <w:tcW w:w="902" w:type="dxa"/>
                <w:tcBorders>
                  <w:top w:val="nil"/>
                  <w:left w:val="nil"/>
                  <w:bottom w:val="nil"/>
                  <w:right w:val="nil"/>
                </w:tcBorders>
                <w:shd w:val="clear" w:color="auto" w:fill="auto"/>
                <w:noWrap/>
                <w:vAlign w:val="bottom"/>
                <w:hideMark/>
              </w:tcPr>
            </w:tcPrChange>
          </w:tcPr>
          <w:p w14:paraId="2749D6EA" w14:textId="77777777" w:rsidR="00036D0E" w:rsidRPr="00036D0E" w:rsidRDefault="00036D0E" w:rsidP="00245317">
            <w:pPr>
              <w:spacing w:after="0" w:line="240" w:lineRule="auto"/>
              <w:jc w:val="center"/>
              <w:rPr>
                <w:ins w:id="2313" w:author="David Dayan" w:date="2021-12-03T17:13:00Z"/>
                <w:rFonts w:ascii="Calibri" w:eastAsia="Times New Roman" w:hAnsi="Calibri" w:cs="Times New Roman"/>
                <w:color w:val="000000"/>
                <w:sz w:val="16"/>
                <w:szCs w:val="16"/>
              </w:rPr>
            </w:pPr>
            <w:ins w:id="231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315" w:author="David Dayan" w:date="2021-12-03T17:18:00Z">
              <w:tcPr>
                <w:tcW w:w="2160" w:type="dxa"/>
                <w:tcBorders>
                  <w:top w:val="nil"/>
                  <w:left w:val="nil"/>
                  <w:bottom w:val="nil"/>
                  <w:right w:val="nil"/>
                </w:tcBorders>
                <w:shd w:val="clear" w:color="auto" w:fill="auto"/>
                <w:noWrap/>
                <w:vAlign w:val="bottom"/>
                <w:hideMark/>
              </w:tcPr>
            </w:tcPrChange>
          </w:tcPr>
          <w:p w14:paraId="56C699A3" w14:textId="77777777" w:rsidR="00036D0E" w:rsidRPr="00036D0E" w:rsidRDefault="00036D0E" w:rsidP="00245317">
            <w:pPr>
              <w:spacing w:after="0" w:line="240" w:lineRule="auto"/>
              <w:jc w:val="center"/>
              <w:rPr>
                <w:ins w:id="2316" w:author="David Dayan" w:date="2021-12-03T17:13:00Z"/>
                <w:rFonts w:ascii="Calibri" w:eastAsia="Times New Roman" w:hAnsi="Calibri" w:cs="Times New Roman"/>
                <w:color w:val="000000"/>
                <w:sz w:val="16"/>
                <w:szCs w:val="16"/>
              </w:rPr>
            </w:pPr>
            <w:proofErr w:type="spellStart"/>
            <w:ins w:id="231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2318" w:author="David Dayan" w:date="2021-12-03T17:18:00Z">
              <w:tcPr>
                <w:tcW w:w="2876" w:type="dxa"/>
                <w:gridSpan w:val="2"/>
                <w:tcBorders>
                  <w:top w:val="nil"/>
                  <w:left w:val="nil"/>
                  <w:bottom w:val="nil"/>
                  <w:right w:val="nil"/>
                </w:tcBorders>
                <w:shd w:val="clear" w:color="auto" w:fill="auto"/>
                <w:noWrap/>
                <w:vAlign w:val="bottom"/>
                <w:hideMark/>
              </w:tcPr>
            </w:tcPrChange>
          </w:tcPr>
          <w:p w14:paraId="1C00D8C2" w14:textId="77777777" w:rsidR="00036D0E" w:rsidRPr="00036D0E" w:rsidRDefault="00036D0E" w:rsidP="00245317">
            <w:pPr>
              <w:spacing w:after="0" w:line="240" w:lineRule="auto"/>
              <w:jc w:val="center"/>
              <w:rPr>
                <w:ins w:id="2319" w:author="David Dayan" w:date="2021-12-03T17:13:00Z"/>
                <w:rFonts w:ascii="Calibri" w:eastAsia="Times New Roman" w:hAnsi="Calibri" w:cs="Times New Roman"/>
                <w:color w:val="000000"/>
                <w:sz w:val="16"/>
                <w:szCs w:val="16"/>
              </w:rPr>
            </w:pPr>
            <w:proofErr w:type="spellStart"/>
            <w:ins w:id="232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2321" w:author="David Dayan" w:date="2021-12-03T17:18:00Z">
              <w:tcPr>
                <w:tcW w:w="1426" w:type="dxa"/>
                <w:tcBorders>
                  <w:top w:val="nil"/>
                  <w:left w:val="nil"/>
                  <w:bottom w:val="nil"/>
                  <w:right w:val="nil"/>
                </w:tcBorders>
                <w:shd w:val="clear" w:color="auto" w:fill="auto"/>
                <w:noWrap/>
                <w:vAlign w:val="bottom"/>
                <w:hideMark/>
              </w:tcPr>
            </w:tcPrChange>
          </w:tcPr>
          <w:p w14:paraId="67885C72" w14:textId="77777777" w:rsidR="00036D0E" w:rsidRPr="00036D0E" w:rsidRDefault="00036D0E" w:rsidP="00245317">
            <w:pPr>
              <w:spacing w:after="0" w:line="240" w:lineRule="auto"/>
              <w:jc w:val="center"/>
              <w:rPr>
                <w:ins w:id="2322" w:author="David Dayan" w:date="2021-12-03T17:13:00Z"/>
                <w:rFonts w:ascii="Calibri" w:eastAsia="Times New Roman" w:hAnsi="Calibri" w:cs="Times New Roman"/>
                <w:color w:val="000000"/>
                <w:sz w:val="16"/>
                <w:szCs w:val="16"/>
              </w:rPr>
            </w:pPr>
            <w:proofErr w:type="spellStart"/>
            <w:ins w:id="232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161B7568" w14:textId="77777777" w:rsidTr="00245317">
        <w:trPr>
          <w:cantSplit/>
          <w:trHeight w:val="20"/>
          <w:ins w:id="2324" w:author="David Dayan" w:date="2021-12-03T17:13:00Z"/>
          <w:trPrChange w:id="232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326" w:author="David Dayan" w:date="2021-12-03T17:18:00Z">
              <w:tcPr>
                <w:tcW w:w="1563" w:type="dxa"/>
                <w:tcBorders>
                  <w:top w:val="nil"/>
                  <w:left w:val="nil"/>
                  <w:bottom w:val="nil"/>
                  <w:right w:val="nil"/>
                </w:tcBorders>
                <w:shd w:val="clear" w:color="auto" w:fill="auto"/>
                <w:noWrap/>
                <w:vAlign w:val="bottom"/>
                <w:hideMark/>
              </w:tcPr>
            </w:tcPrChange>
          </w:tcPr>
          <w:p w14:paraId="0488AEF5" w14:textId="77777777" w:rsidR="00036D0E" w:rsidRPr="00036D0E" w:rsidRDefault="00036D0E" w:rsidP="00245317">
            <w:pPr>
              <w:spacing w:after="0" w:line="240" w:lineRule="auto"/>
              <w:jc w:val="center"/>
              <w:rPr>
                <w:ins w:id="2327" w:author="David Dayan" w:date="2021-12-03T17:13:00Z"/>
                <w:rFonts w:ascii="Calibri" w:eastAsia="Times New Roman" w:hAnsi="Calibri" w:cs="Times New Roman"/>
                <w:color w:val="000000"/>
                <w:sz w:val="16"/>
                <w:szCs w:val="16"/>
              </w:rPr>
            </w:pPr>
            <w:ins w:id="2328" w:author="David Dayan" w:date="2021-12-03T17:13:00Z">
              <w:r w:rsidRPr="00036D0E">
                <w:rPr>
                  <w:rFonts w:ascii="Calibri" w:eastAsia="Times New Roman" w:hAnsi="Calibri" w:cs="Times New Roman"/>
                  <w:color w:val="000000"/>
                  <w:sz w:val="16"/>
                  <w:szCs w:val="16"/>
                </w:rPr>
                <w:t>OtsAC20ROGR_0060</w:t>
              </w:r>
            </w:ins>
          </w:p>
        </w:tc>
        <w:tc>
          <w:tcPr>
            <w:tcW w:w="746" w:type="dxa"/>
            <w:tcBorders>
              <w:top w:val="nil"/>
              <w:left w:val="nil"/>
              <w:bottom w:val="nil"/>
              <w:right w:val="nil"/>
            </w:tcBorders>
            <w:shd w:val="clear" w:color="auto" w:fill="auto"/>
            <w:noWrap/>
            <w:vAlign w:val="bottom"/>
            <w:hideMark/>
            <w:tcPrChange w:id="2329" w:author="David Dayan" w:date="2021-12-03T17:18:00Z">
              <w:tcPr>
                <w:tcW w:w="746" w:type="dxa"/>
                <w:tcBorders>
                  <w:top w:val="nil"/>
                  <w:left w:val="nil"/>
                  <w:bottom w:val="nil"/>
                  <w:right w:val="nil"/>
                </w:tcBorders>
                <w:shd w:val="clear" w:color="auto" w:fill="auto"/>
                <w:noWrap/>
                <w:vAlign w:val="bottom"/>
                <w:hideMark/>
              </w:tcPr>
            </w:tcPrChange>
          </w:tcPr>
          <w:p w14:paraId="0AAC93E5" w14:textId="77777777" w:rsidR="00036D0E" w:rsidRPr="00036D0E" w:rsidRDefault="00036D0E" w:rsidP="00245317">
            <w:pPr>
              <w:spacing w:after="0" w:line="240" w:lineRule="auto"/>
              <w:jc w:val="center"/>
              <w:rPr>
                <w:ins w:id="2330" w:author="David Dayan" w:date="2021-12-03T17:13:00Z"/>
                <w:rFonts w:ascii="Calibri" w:eastAsia="Times New Roman" w:hAnsi="Calibri" w:cs="Times New Roman"/>
                <w:color w:val="000000"/>
                <w:sz w:val="16"/>
                <w:szCs w:val="16"/>
              </w:rPr>
            </w:pPr>
            <w:ins w:id="2331" w:author="David Dayan" w:date="2021-12-03T17:13:00Z">
              <w:r w:rsidRPr="00036D0E">
                <w:rPr>
                  <w:rFonts w:ascii="Calibri" w:eastAsia="Times New Roman" w:hAnsi="Calibri" w:cs="Times New Roman"/>
                  <w:color w:val="000000"/>
                  <w:sz w:val="16"/>
                  <w:szCs w:val="16"/>
                </w:rPr>
                <w:t>6/14/20</w:t>
              </w:r>
            </w:ins>
          </w:p>
        </w:tc>
        <w:tc>
          <w:tcPr>
            <w:tcW w:w="599" w:type="dxa"/>
            <w:tcBorders>
              <w:top w:val="nil"/>
              <w:left w:val="nil"/>
              <w:bottom w:val="nil"/>
              <w:right w:val="nil"/>
            </w:tcBorders>
            <w:shd w:val="clear" w:color="auto" w:fill="auto"/>
            <w:noWrap/>
            <w:vAlign w:val="bottom"/>
            <w:hideMark/>
            <w:tcPrChange w:id="2332" w:author="David Dayan" w:date="2021-12-03T17:18:00Z">
              <w:tcPr>
                <w:tcW w:w="599" w:type="dxa"/>
                <w:tcBorders>
                  <w:top w:val="nil"/>
                  <w:left w:val="nil"/>
                  <w:bottom w:val="nil"/>
                  <w:right w:val="nil"/>
                </w:tcBorders>
                <w:shd w:val="clear" w:color="auto" w:fill="auto"/>
                <w:noWrap/>
                <w:vAlign w:val="bottom"/>
                <w:hideMark/>
              </w:tcPr>
            </w:tcPrChange>
          </w:tcPr>
          <w:p w14:paraId="19B27616" w14:textId="77777777" w:rsidR="00036D0E" w:rsidRPr="00036D0E" w:rsidRDefault="00036D0E" w:rsidP="00245317">
            <w:pPr>
              <w:spacing w:after="0" w:line="240" w:lineRule="auto"/>
              <w:jc w:val="center"/>
              <w:rPr>
                <w:ins w:id="2333" w:author="David Dayan" w:date="2021-12-03T17:13:00Z"/>
                <w:rFonts w:ascii="Calibri" w:eastAsia="Times New Roman" w:hAnsi="Calibri" w:cs="Times New Roman"/>
                <w:color w:val="000000"/>
                <w:sz w:val="16"/>
                <w:szCs w:val="16"/>
              </w:rPr>
            </w:pPr>
            <w:ins w:id="2334" w:author="David Dayan" w:date="2021-12-03T17:13:00Z">
              <w:r w:rsidRPr="00036D0E">
                <w:rPr>
                  <w:rFonts w:ascii="Calibri" w:eastAsia="Times New Roman" w:hAnsi="Calibri" w:cs="Times New Roman"/>
                  <w:color w:val="000000"/>
                  <w:sz w:val="16"/>
                  <w:szCs w:val="16"/>
                </w:rPr>
                <w:t>166</w:t>
              </w:r>
            </w:ins>
          </w:p>
        </w:tc>
        <w:tc>
          <w:tcPr>
            <w:tcW w:w="1142" w:type="dxa"/>
            <w:tcBorders>
              <w:top w:val="nil"/>
              <w:left w:val="nil"/>
              <w:bottom w:val="nil"/>
              <w:right w:val="nil"/>
            </w:tcBorders>
            <w:shd w:val="clear" w:color="auto" w:fill="auto"/>
            <w:noWrap/>
            <w:vAlign w:val="bottom"/>
            <w:hideMark/>
            <w:tcPrChange w:id="2335" w:author="David Dayan" w:date="2021-12-03T17:18:00Z">
              <w:tcPr>
                <w:tcW w:w="1142" w:type="dxa"/>
                <w:tcBorders>
                  <w:top w:val="nil"/>
                  <w:left w:val="nil"/>
                  <w:bottom w:val="nil"/>
                  <w:right w:val="nil"/>
                </w:tcBorders>
                <w:shd w:val="clear" w:color="auto" w:fill="auto"/>
                <w:noWrap/>
                <w:vAlign w:val="bottom"/>
                <w:hideMark/>
              </w:tcPr>
            </w:tcPrChange>
          </w:tcPr>
          <w:p w14:paraId="6E68DED0" w14:textId="77777777" w:rsidR="00036D0E" w:rsidRPr="00036D0E" w:rsidRDefault="00036D0E" w:rsidP="00245317">
            <w:pPr>
              <w:spacing w:after="0" w:line="240" w:lineRule="auto"/>
              <w:jc w:val="center"/>
              <w:rPr>
                <w:ins w:id="2336" w:author="David Dayan" w:date="2021-12-03T17:13:00Z"/>
                <w:rFonts w:ascii="Calibri" w:eastAsia="Times New Roman" w:hAnsi="Calibri" w:cs="Times New Roman"/>
                <w:color w:val="000000"/>
                <w:sz w:val="16"/>
                <w:szCs w:val="16"/>
              </w:rPr>
            </w:pPr>
            <w:proofErr w:type="spellStart"/>
            <w:ins w:id="2337"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338" w:author="David Dayan" w:date="2021-12-03T17:18:00Z">
              <w:tcPr>
                <w:tcW w:w="1440" w:type="dxa"/>
                <w:tcBorders>
                  <w:top w:val="nil"/>
                  <w:left w:val="nil"/>
                  <w:bottom w:val="nil"/>
                  <w:right w:val="nil"/>
                </w:tcBorders>
                <w:shd w:val="clear" w:color="auto" w:fill="auto"/>
                <w:noWrap/>
                <w:vAlign w:val="bottom"/>
                <w:hideMark/>
              </w:tcPr>
            </w:tcPrChange>
          </w:tcPr>
          <w:p w14:paraId="4838D3F0" w14:textId="77777777" w:rsidR="00036D0E" w:rsidRPr="00036D0E" w:rsidRDefault="00036D0E" w:rsidP="00245317">
            <w:pPr>
              <w:spacing w:after="0" w:line="240" w:lineRule="auto"/>
              <w:jc w:val="center"/>
              <w:rPr>
                <w:ins w:id="2339" w:author="David Dayan" w:date="2021-12-03T17:13:00Z"/>
                <w:rFonts w:ascii="Calibri" w:eastAsia="Times New Roman" w:hAnsi="Calibri" w:cs="Times New Roman"/>
                <w:color w:val="000000"/>
                <w:sz w:val="16"/>
                <w:szCs w:val="16"/>
              </w:rPr>
            </w:pPr>
            <w:proofErr w:type="spellStart"/>
            <w:ins w:id="2340"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341" w:author="David Dayan" w:date="2021-12-03T17:18:00Z">
              <w:tcPr>
                <w:tcW w:w="1530" w:type="dxa"/>
                <w:tcBorders>
                  <w:top w:val="nil"/>
                  <w:left w:val="nil"/>
                  <w:bottom w:val="nil"/>
                  <w:right w:val="nil"/>
                </w:tcBorders>
                <w:shd w:val="clear" w:color="auto" w:fill="auto"/>
                <w:noWrap/>
                <w:vAlign w:val="bottom"/>
                <w:hideMark/>
              </w:tcPr>
            </w:tcPrChange>
          </w:tcPr>
          <w:p w14:paraId="47277A20" w14:textId="77777777" w:rsidR="00036D0E" w:rsidRPr="00036D0E" w:rsidRDefault="00036D0E" w:rsidP="00245317">
            <w:pPr>
              <w:spacing w:after="0" w:line="240" w:lineRule="auto"/>
              <w:jc w:val="center"/>
              <w:rPr>
                <w:ins w:id="2342" w:author="David Dayan" w:date="2021-12-03T17:13:00Z"/>
                <w:rFonts w:ascii="Calibri" w:eastAsia="Times New Roman" w:hAnsi="Calibri" w:cs="Times New Roman"/>
                <w:color w:val="000000"/>
                <w:sz w:val="16"/>
                <w:szCs w:val="16"/>
              </w:rPr>
            </w:pPr>
            <w:ins w:id="234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344" w:author="David Dayan" w:date="2021-12-03T17:18:00Z">
              <w:tcPr>
                <w:tcW w:w="898" w:type="dxa"/>
                <w:tcBorders>
                  <w:top w:val="nil"/>
                  <w:left w:val="nil"/>
                  <w:bottom w:val="nil"/>
                  <w:right w:val="nil"/>
                </w:tcBorders>
                <w:shd w:val="clear" w:color="auto" w:fill="auto"/>
                <w:noWrap/>
                <w:vAlign w:val="bottom"/>
                <w:hideMark/>
              </w:tcPr>
            </w:tcPrChange>
          </w:tcPr>
          <w:p w14:paraId="5084F298" w14:textId="77777777" w:rsidR="00036D0E" w:rsidRPr="00036D0E" w:rsidRDefault="00036D0E" w:rsidP="00245317">
            <w:pPr>
              <w:spacing w:after="0" w:line="240" w:lineRule="auto"/>
              <w:jc w:val="center"/>
              <w:rPr>
                <w:ins w:id="2345" w:author="David Dayan" w:date="2021-12-03T17:13:00Z"/>
                <w:rFonts w:ascii="Calibri" w:eastAsia="Times New Roman" w:hAnsi="Calibri" w:cs="Times New Roman"/>
                <w:color w:val="000000"/>
                <w:sz w:val="16"/>
                <w:szCs w:val="16"/>
              </w:rPr>
            </w:pPr>
            <w:ins w:id="234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347" w:author="David Dayan" w:date="2021-12-03T17:18:00Z">
              <w:tcPr>
                <w:tcW w:w="902" w:type="dxa"/>
                <w:tcBorders>
                  <w:top w:val="nil"/>
                  <w:left w:val="nil"/>
                  <w:bottom w:val="nil"/>
                  <w:right w:val="nil"/>
                </w:tcBorders>
                <w:shd w:val="clear" w:color="auto" w:fill="auto"/>
                <w:noWrap/>
                <w:vAlign w:val="bottom"/>
                <w:hideMark/>
              </w:tcPr>
            </w:tcPrChange>
          </w:tcPr>
          <w:p w14:paraId="175B8A50" w14:textId="77777777" w:rsidR="00036D0E" w:rsidRPr="00036D0E" w:rsidRDefault="00036D0E" w:rsidP="00245317">
            <w:pPr>
              <w:spacing w:after="0" w:line="240" w:lineRule="auto"/>
              <w:jc w:val="center"/>
              <w:rPr>
                <w:ins w:id="2348" w:author="David Dayan" w:date="2021-12-03T17:13:00Z"/>
                <w:rFonts w:ascii="Calibri" w:eastAsia="Times New Roman" w:hAnsi="Calibri" w:cs="Times New Roman"/>
                <w:color w:val="000000"/>
                <w:sz w:val="16"/>
                <w:szCs w:val="16"/>
              </w:rPr>
            </w:pPr>
            <w:ins w:id="234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350" w:author="David Dayan" w:date="2021-12-03T17:18:00Z">
              <w:tcPr>
                <w:tcW w:w="2160" w:type="dxa"/>
                <w:tcBorders>
                  <w:top w:val="nil"/>
                  <w:left w:val="nil"/>
                  <w:bottom w:val="nil"/>
                  <w:right w:val="nil"/>
                </w:tcBorders>
                <w:shd w:val="clear" w:color="auto" w:fill="auto"/>
                <w:noWrap/>
                <w:vAlign w:val="bottom"/>
                <w:hideMark/>
              </w:tcPr>
            </w:tcPrChange>
          </w:tcPr>
          <w:p w14:paraId="2DD5D16A" w14:textId="77777777" w:rsidR="00036D0E" w:rsidRPr="00036D0E" w:rsidRDefault="00036D0E" w:rsidP="00245317">
            <w:pPr>
              <w:spacing w:after="0" w:line="240" w:lineRule="auto"/>
              <w:jc w:val="center"/>
              <w:rPr>
                <w:ins w:id="2351" w:author="David Dayan" w:date="2021-12-03T17:13:00Z"/>
                <w:rFonts w:ascii="Calibri" w:eastAsia="Times New Roman" w:hAnsi="Calibri" w:cs="Times New Roman"/>
                <w:color w:val="000000"/>
                <w:sz w:val="16"/>
                <w:szCs w:val="16"/>
              </w:rPr>
            </w:pPr>
            <w:ins w:id="235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353" w:author="David Dayan" w:date="2021-12-03T17:18:00Z">
              <w:tcPr>
                <w:tcW w:w="2876" w:type="dxa"/>
                <w:gridSpan w:val="2"/>
                <w:tcBorders>
                  <w:top w:val="nil"/>
                  <w:left w:val="nil"/>
                  <w:bottom w:val="nil"/>
                  <w:right w:val="nil"/>
                </w:tcBorders>
                <w:shd w:val="clear" w:color="auto" w:fill="auto"/>
                <w:noWrap/>
                <w:vAlign w:val="bottom"/>
                <w:hideMark/>
              </w:tcPr>
            </w:tcPrChange>
          </w:tcPr>
          <w:p w14:paraId="7ECFABBE" w14:textId="77777777" w:rsidR="00036D0E" w:rsidRPr="00036D0E" w:rsidRDefault="00036D0E" w:rsidP="00245317">
            <w:pPr>
              <w:spacing w:after="0" w:line="240" w:lineRule="auto"/>
              <w:jc w:val="center"/>
              <w:rPr>
                <w:ins w:id="2354" w:author="David Dayan" w:date="2021-12-03T17:13:00Z"/>
                <w:rFonts w:ascii="Calibri" w:eastAsia="Times New Roman" w:hAnsi="Calibri" w:cs="Times New Roman"/>
                <w:color w:val="000000"/>
                <w:sz w:val="16"/>
                <w:szCs w:val="16"/>
              </w:rPr>
            </w:pPr>
            <w:ins w:id="235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356" w:author="David Dayan" w:date="2021-12-03T17:18:00Z">
              <w:tcPr>
                <w:tcW w:w="1426" w:type="dxa"/>
                <w:tcBorders>
                  <w:top w:val="nil"/>
                  <w:left w:val="nil"/>
                  <w:bottom w:val="nil"/>
                  <w:right w:val="nil"/>
                </w:tcBorders>
                <w:shd w:val="clear" w:color="auto" w:fill="auto"/>
                <w:noWrap/>
                <w:vAlign w:val="bottom"/>
                <w:hideMark/>
              </w:tcPr>
            </w:tcPrChange>
          </w:tcPr>
          <w:p w14:paraId="7FFC88DD" w14:textId="77777777" w:rsidR="00036D0E" w:rsidRPr="00036D0E" w:rsidRDefault="00036D0E" w:rsidP="00245317">
            <w:pPr>
              <w:spacing w:after="0" w:line="240" w:lineRule="auto"/>
              <w:jc w:val="center"/>
              <w:rPr>
                <w:ins w:id="2357" w:author="David Dayan" w:date="2021-12-03T17:13:00Z"/>
                <w:rFonts w:ascii="Calibri" w:eastAsia="Times New Roman" w:hAnsi="Calibri" w:cs="Times New Roman"/>
                <w:color w:val="000000"/>
                <w:sz w:val="16"/>
                <w:szCs w:val="16"/>
              </w:rPr>
            </w:pPr>
            <w:ins w:id="2358" w:author="David Dayan" w:date="2021-12-03T17:13:00Z">
              <w:r w:rsidRPr="00036D0E">
                <w:rPr>
                  <w:rFonts w:ascii="Calibri" w:eastAsia="Times New Roman" w:hAnsi="Calibri" w:cs="Times New Roman"/>
                  <w:color w:val="000000"/>
                  <w:sz w:val="16"/>
                  <w:szCs w:val="16"/>
                </w:rPr>
                <w:t>heterozygote</w:t>
              </w:r>
            </w:ins>
          </w:p>
        </w:tc>
      </w:tr>
      <w:tr w:rsidR="00036D0E" w:rsidRPr="00036D0E" w14:paraId="4DAC919F" w14:textId="77777777" w:rsidTr="00245317">
        <w:trPr>
          <w:cantSplit/>
          <w:trHeight w:val="20"/>
          <w:ins w:id="2359" w:author="David Dayan" w:date="2021-12-03T17:13:00Z"/>
          <w:trPrChange w:id="236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361" w:author="David Dayan" w:date="2021-12-03T17:18:00Z">
              <w:tcPr>
                <w:tcW w:w="1563" w:type="dxa"/>
                <w:tcBorders>
                  <w:top w:val="nil"/>
                  <w:left w:val="nil"/>
                  <w:bottom w:val="nil"/>
                  <w:right w:val="nil"/>
                </w:tcBorders>
                <w:shd w:val="clear" w:color="auto" w:fill="auto"/>
                <w:noWrap/>
                <w:vAlign w:val="bottom"/>
                <w:hideMark/>
              </w:tcPr>
            </w:tcPrChange>
          </w:tcPr>
          <w:p w14:paraId="3673D8A5" w14:textId="77777777" w:rsidR="00036D0E" w:rsidRPr="00036D0E" w:rsidRDefault="00036D0E" w:rsidP="00245317">
            <w:pPr>
              <w:spacing w:after="0" w:line="240" w:lineRule="auto"/>
              <w:jc w:val="center"/>
              <w:rPr>
                <w:ins w:id="2362" w:author="David Dayan" w:date="2021-12-03T17:13:00Z"/>
                <w:rFonts w:ascii="Calibri" w:eastAsia="Times New Roman" w:hAnsi="Calibri" w:cs="Times New Roman"/>
                <w:color w:val="000000"/>
                <w:sz w:val="16"/>
                <w:szCs w:val="16"/>
              </w:rPr>
            </w:pPr>
            <w:ins w:id="2363" w:author="David Dayan" w:date="2021-12-03T17:13:00Z">
              <w:r w:rsidRPr="00036D0E">
                <w:rPr>
                  <w:rFonts w:ascii="Calibri" w:eastAsia="Times New Roman" w:hAnsi="Calibri" w:cs="Times New Roman"/>
                  <w:color w:val="000000"/>
                  <w:sz w:val="16"/>
                  <w:szCs w:val="16"/>
                </w:rPr>
                <w:t>OtsAC20ROGR_0061</w:t>
              </w:r>
            </w:ins>
          </w:p>
        </w:tc>
        <w:tc>
          <w:tcPr>
            <w:tcW w:w="746" w:type="dxa"/>
            <w:tcBorders>
              <w:top w:val="nil"/>
              <w:left w:val="nil"/>
              <w:bottom w:val="nil"/>
              <w:right w:val="nil"/>
            </w:tcBorders>
            <w:shd w:val="clear" w:color="auto" w:fill="auto"/>
            <w:noWrap/>
            <w:vAlign w:val="bottom"/>
            <w:hideMark/>
            <w:tcPrChange w:id="2364" w:author="David Dayan" w:date="2021-12-03T17:18:00Z">
              <w:tcPr>
                <w:tcW w:w="746" w:type="dxa"/>
                <w:tcBorders>
                  <w:top w:val="nil"/>
                  <w:left w:val="nil"/>
                  <w:bottom w:val="nil"/>
                  <w:right w:val="nil"/>
                </w:tcBorders>
                <w:shd w:val="clear" w:color="auto" w:fill="auto"/>
                <w:noWrap/>
                <w:vAlign w:val="bottom"/>
                <w:hideMark/>
              </w:tcPr>
            </w:tcPrChange>
          </w:tcPr>
          <w:p w14:paraId="154AFED2" w14:textId="77777777" w:rsidR="00036D0E" w:rsidRPr="00036D0E" w:rsidRDefault="00036D0E" w:rsidP="00245317">
            <w:pPr>
              <w:spacing w:after="0" w:line="240" w:lineRule="auto"/>
              <w:jc w:val="center"/>
              <w:rPr>
                <w:ins w:id="2365" w:author="David Dayan" w:date="2021-12-03T17:13:00Z"/>
                <w:rFonts w:ascii="Calibri" w:eastAsia="Times New Roman" w:hAnsi="Calibri" w:cs="Times New Roman"/>
                <w:color w:val="000000"/>
                <w:sz w:val="16"/>
                <w:szCs w:val="16"/>
              </w:rPr>
            </w:pPr>
            <w:ins w:id="2366" w:author="David Dayan" w:date="2021-12-03T17:13:00Z">
              <w:r w:rsidRPr="00036D0E">
                <w:rPr>
                  <w:rFonts w:ascii="Calibri" w:eastAsia="Times New Roman" w:hAnsi="Calibri" w:cs="Times New Roman"/>
                  <w:color w:val="000000"/>
                  <w:sz w:val="16"/>
                  <w:szCs w:val="16"/>
                </w:rPr>
                <w:t>6/14/20</w:t>
              </w:r>
            </w:ins>
          </w:p>
        </w:tc>
        <w:tc>
          <w:tcPr>
            <w:tcW w:w="599" w:type="dxa"/>
            <w:tcBorders>
              <w:top w:val="nil"/>
              <w:left w:val="nil"/>
              <w:bottom w:val="nil"/>
              <w:right w:val="nil"/>
            </w:tcBorders>
            <w:shd w:val="clear" w:color="auto" w:fill="auto"/>
            <w:noWrap/>
            <w:vAlign w:val="bottom"/>
            <w:hideMark/>
            <w:tcPrChange w:id="2367" w:author="David Dayan" w:date="2021-12-03T17:18:00Z">
              <w:tcPr>
                <w:tcW w:w="599" w:type="dxa"/>
                <w:tcBorders>
                  <w:top w:val="nil"/>
                  <w:left w:val="nil"/>
                  <w:bottom w:val="nil"/>
                  <w:right w:val="nil"/>
                </w:tcBorders>
                <w:shd w:val="clear" w:color="auto" w:fill="auto"/>
                <w:noWrap/>
                <w:vAlign w:val="bottom"/>
                <w:hideMark/>
              </w:tcPr>
            </w:tcPrChange>
          </w:tcPr>
          <w:p w14:paraId="791E7FB3" w14:textId="77777777" w:rsidR="00036D0E" w:rsidRPr="00036D0E" w:rsidRDefault="00036D0E" w:rsidP="00245317">
            <w:pPr>
              <w:spacing w:after="0" w:line="240" w:lineRule="auto"/>
              <w:jc w:val="center"/>
              <w:rPr>
                <w:ins w:id="2368" w:author="David Dayan" w:date="2021-12-03T17:13:00Z"/>
                <w:rFonts w:ascii="Calibri" w:eastAsia="Times New Roman" w:hAnsi="Calibri" w:cs="Times New Roman"/>
                <w:color w:val="000000"/>
                <w:sz w:val="16"/>
                <w:szCs w:val="16"/>
              </w:rPr>
            </w:pPr>
            <w:ins w:id="2369" w:author="David Dayan" w:date="2021-12-03T17:13:00Z">
              <w:r w:rsidRPr="00036D0E">
                <w:rPr>
                  <w:rFonts w:ascii="Calibri" w:eastAsia="Times New Roman" w:hAnsi="Calibri" w:cs="Times New Roman"/>
                  <w:color w:val="000000"/>
                  <w:sz w:val="16"/>
                  <w:szCs w:val="16"/>
                </w:rPr>
                <w:t>166</w:t>
              </w:r>
            </w:ins>
          </w:p>
        </w:tc>
        <w:tc>
          <w:tcPr>
            <w:tcW w:w="1142" w:type="dxa"/>
            <w:tcBorders>
              <w:top w:val="nil"/>
              <w:left w:val="nil"/>
              <w:bottom w:val="nil"/>
              <w:right w:val="nil"/>
            </w:tcBorders>
            <w:shd w:val="clear" w:color="auto" w:fill="auto"/>
            <w:noWrap/>
            <w:vAlign w:val="bottom"/>
            <w:hideMark/>
            <w:tcPrChange w:id="2370" w:author="David Dayan" w:date="2021-12-03T17:18:00Z">
              <w:tcPr>
                <w:tcW w:w="1142" w:type="dxa"/>
                <w:tcBorders>
                  <w:top w:val="nil"/>
                  <w:left w:val="nil"/>
                  <w:bottom w:val="nil"/>
                  <w:right w:val="nil"/>
                </w:tcBorders>
                <w:shd w:val="clear" w:color="auto" w:fill="auto"/>
                <w:noWrap/>
                <w:vAlign w:val="bottom"/>
                <w:hideMark/>
              </w:tcPr>
            </w:tcPrChange>
          </w:tcPr>
          <w:p w14:paraId="2215E5D3" w14:textId="77777777" w:rsidR="00036D0E" w:rsidRPr="00036D0E" w:rsidRDefault="00036D0E" w:rsidP="00245317">
            <w:pPr>
              <w:spacing w:after="0" w:line="240" w:lineRule="auto"/>
              <w:jc w:val="center"/>
              <w:rPr>
                <w:ins w:id="2371" w:author="David Dayan" w:date="2021-12-03T17:13:00Z"/>
                <w:rFonts w:ascii="Calibri" w:eastAsia="Times New Roman" w:hAnsi="Calibri" w:cs="Times New Roman"/>
                <w:color w:val="000000"/>
                <w:sz w:val="16"/>
                <w:szCs w:val="16"/>
              </w:rPr>
            </w:pPr>
            <w:proofErr w:type="spellStart"/>
            <w:ins w:id="2372"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373" w:author="David Dayan" w:date="2021-12-03T17:18:00Z">
              <w:tcPr>
                <w:tcW w:w="1440" w:type="dxa"/>
                <w:tcBorders>
                  <w:top w:val="nil"/>
                  <w:left w:val="nil"/>
                  <w:bottom w:val="nil"/>
                  <w:right w:val="nil"/>
                </w:tcBorders>
                <w:shd w:val="clear" w:color="auto" w:fill="auto"/>
                <w:noWrap/>
                <w:vAlign w:val="bottom"/>
                <w:hideMark/>
              </w:tcPr>
            </w:tcPrChange>
          </w:tcPr>
          <w:p w14:paraId="3D1E836E" w14:textId="77777777" w:rsidR="00036D0E" w:rsidRPr="00036D0E" w:rsidRDefault="00036D0E" w:rsidP="00245317">
            <w:pPr>
              <w:spacing w:after="0" w:line="240" w:lineRule="auto"/>
              <w:jc w:val="center"/>
              <w:rPr>
                <w:ins w:id="2374" w:author="David Dayan" w:date="2021-12-03T17:13:00Z"/>
                <w:rFonts w:ascii="Calibri" w:eastAsia="Times New Roman" w:hAnsi="Calibri" w:cs="Times New Roman"/>
                <w:color w:val="000000"/>
                <w:sz w:val="16"/>
                <w:szCs w:val="16"/>
              </w:rPr>
            </w:pPr>
            <w:proofErr w:type="spellStart"/>
            <w:ins w:id="2375"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376" w:author="David Dayan" w:date="2021-12-03T17:18:00Z">
              <w:tcPr>
                <w:tcW w:w="1530" w:type="dxa"/>
                <w:tcBorders>
                  <w:top w:val="nil"/>
                  <w:left w:val="nil"/>
                  <w:bottom w:val="nil"/>
                  <w:right w:val="nil"/>
                </w:tcBorders>
                <w:shd w:val="clear" w:color="auto" w:fill="auto"/>
                <w:noWrap/>
                <w:vAlign w:val="bottom"/>
                <w:hideMark/>
              </w:tcPr>
            </w:tcPrChange>
          </w:tcPr>
          <w:p w14:paraId="56A4DA24" w14:textId="77777777" w:rsidR="00036D0E" w:rsidRPr="00036D0E" w:rsidRDefault="00036D0E" w:rsidP="00245317">
            <w:pPr>
              <w:spacing w:after="0" w:line="240" w:lineRule="auto"/>
              <w:jc w:val="center"/>
              <w:rPr>
                <w:ins w:id="2377" w:author="David Dayan" w:date="2021-12-03T17:13:00Z"/>
                <w:rFonts w:ascii="Calibri" w:eastAsia="Times New Roman" w:hAnsi="Calibri" w:cs="Times New Roman"/>
                <w:color w:val="000000"/>
                <w:sz w:val="16"/>
                <w:szCs w:val="16"/>
              </w:rPr>
            </w:pPr>
            <w:ins w:id="237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379" w:author="David Dayan" w:date="2021-12-03T17:18:00Z">
              <w:tcPr>
                <w:tcW w:w="898" w:type="dxa"/>
                <w:tcBorders>
                  <w:top w:val="nil"/>
                  <w:left w:val="nil"/>
                  <w:bottom w:val="nil"/>
                  <w:right w:val="nil"/>
                </w:tcBorders>
                <w:shd w:val="clear" w:color="auto" w:fill="auto"/>
                <w:noWrap/>
                <w:vAlign w:val="bottom"/>
                <w:hideMark/>
              </w:tcPr>
            </w:tcPrChange>
          </w:tcPr>
          <w:p w14:paraId="0D51865A" w14:textId="77777777" w:rsidR="00036D0E" w:rsidRPr="00036D0E" w:rsidRDefault="00036D0E" w:rsidP="00245317">
            <w:pPr>
              <w:spacing w:after="0" w:line="240" w:lineRule="auto"/>
              <w:jc w:val="center"/>
              <w:rPr>
                <w:ins w:id="2380" w:author="David Dayan" w:date="2021-12-03T17:13:00Z"/>
                <w:rFonts w:ascii="Calibri" w:eastAsia="Times New Roman" w:hAnsi="Calibri" w:cs="Times New Roman"/>
                <w:color w:val="000000"/>
                <w:sz w:val="16"/>
                <w:szCs w:val="16"/>
              </w:rPr>
            </w:pPr>
            <w:ins w:id="238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382" w:author="David Dayan" w:date="2021-12-03T17:18:00Z">
              <w:tcPr>
                <w:tcW w:w="902" w:type="dxa"/>
                <w:tcBorders>
                  <w:top w:val="nil"/>
                  <w:left w:val="nil"/>
                  <w:bottom w:val="nil"/>
                  <w:right w:val="nil"/>
                </w:tcBorders>
                <w:shd w:val="clear" w:color="auto" w:fill="auto"/>
                <w:noWrap/>
                <w:vAlign w:val="bottom"/>
                <w:hideMark/>
              </w:tcPr>
            </w:tcPrChange>
          </w:tcPr>
          <w:p w14:paraId="0B9BD40F" w14:textId="77777777" w:rsidR="00036D0E" w:rsidRPr="00036D0E" w:rsidRDefault="00036D0E" w:rsidP="00245317">
            <w:pPr>
              <w:spacing w:after="0" w:line="240" w:lineRule="auto"/>
              <w:jc w:val="center"/>
              <w:rPr>
                <w:ins w:id="2383" w:author="David Dayan" w:date="2021-12-03T17:13:00Z"/>
                <w:rFonts w:ascii="Calibri" w:eastAsia="Times New Roman" w:hAnsi="Calibri" w:cs="Times New Roman"/>
                <w:color w:val="000000"/>
                <w:sz w:val="16"/>
                <w:szCs w:val="16"/>
              </w:rPr>
            </w:pPr>
            <w:ins w:id="238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385" w:author="David Dayan" w:date="2021-12-03T17:18:00Z">
              <w:tcPr>
                <w:tcW w:w="2160" w:type="dxa"/>
                <w:tcBorders>
                  <w:top w:val="nil"/>
                  <w:left w:val="nil"/>
                  <w:bottom w:val="nil"/>
                  <w:right w:val="nil"/>
                </w:tcBorders>
                <w:shd w:val="clear" w:color="auto" w:fill="auto"/>
                <w:noWrap/>
                <w:vAlign w:val="bottom"/>
                <w:hideMark/>
              </w:tcPr>
            </w:tcPrChange>
          </w:tcPr>
          <w:p w14:paraId="7423011D" w14:textId="77777777" w:rsidR="00036D0E" w:rsidRPr="00036D0E" w:rsidRDefault="00036D0E" w:rsidP="00245317">
            <w:pPr>
              <w:spacing w:after="0" w:line="240" w:lineRule="auto"/>
              <w:jc w:val="center"/>
              <w:rPr>
                <w:ins w:id="2386" w:author="David Dayan" w:date="2021-12-03T17:13:00Z"/>
                <w:rFonts w:ascii="Calibri" w:eastAsia="Times New Roman" w:hAnsi="Calibri" w:cs="Times New Roman"/>
                <w:color w:val="000000"/>
                <w:sz w:val="16"/>
                <w:szCs w:val="16"/>
              </w:rPr>
            </w:pPr>
            <w:proofErr w:type="spellStart"/>
            <w:ins w:id="238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2388" w:author="David Dayan" w:date="2021-12-03T17:18:00Z">
              <w:tcPr>
                <w:tcW w:w="2876" w:type="dxa"/>
                <w:gridSpan w:val="2"/>
                <w:tcBorders>
                  <w:top w:val="nil"/>
                  <w:left w:val="nil"/>
                  <w:bottom w:val="nil"/>
                  <w:right w:val="nil"/>
                </w:tcBorders>
                <w:shd w:val="clear" w:color="auto" w:fill="auto"/>
                <w:noWrap/>
                <w:vAlign w:val="bottom"/>
                <w:hideMark/>
              </w:tcPr>
            </w:tcPrChange>
          </w:tcPr>
          <w:p w14:paraId="7DEEA22E" w14:textId="77777777" w:rsidR="00036D0E" w:rsidRPr="00036D0E" w:rsidRDefault="00036D0E" w:rsidP="00245317">
            <w:pPr>
              <w:spacing w:after="0" w:line="240" w:lineRule="auto"/>
              <w:jc w:val="center"/>
              <w:rPr>
                <w:ins w:id="2389" w:author="David Dayan" w:date="2021-12-03T17:13:00Z"/>
                <w:rFonts w:ascii="Calibri" w:eastAsia="Times New Roman" w:hAnsi="Calibri" w:cs="Times New Roman"/>
                <w:color w:val="000000"/>
                <w:sz w:val="16"/>
                <w:szCs w:val="16"/>
              </w:rPr>
            </w:pPr>
            <w:proofErr w:type="spellStart"/>
            <w:ins w:id="239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2391" w:author="David Dayan" w:date="2021-12-03T17:18:00Z">
              <w:tcPr>
                <w:tcW w:w="1426" w:type="dxa"/>
                <w:tcBorders>
                  <w:top w:val="nil"/>
                  <w:left w:val="nil"/>
                  <w:bottom w:val="nil"/>
                  <w:right w:val="nil"/>
                </w:tcBorders>
                <w:shd w:val="clear" w:color="auto" w:fill="auto"/>
                <w:noWrap/>
                <w:vAlign w:val="bottom"/>
                <w:hideMark/>
              </w:tcPr>
            </w:tcPrChange>
          </w:tcPr>
          <w:p w14:paraId="46D0A73C" w14:textId="77777777" w:rsidR="00036D0E" w:rsidRPr="00036D0E" w:rsidRDefault="00036D0E" w:rsidP="00245317">
            <w:pPr>
              <w:spacing w:after="0" w:line="240" w:lineRule="auto"/>
              <w:jc w:val="center"/>
              <w:rPr>
                <w:ins w:id="2392" w:author="David Dayan" w:date="2021-12-03T17:13:00Z"/>
                <w:rFonts w:ascii="Calibri" w:eastAsia="Times New Roman" w:hAnsi="Calibri" w:cs="Times New Roman"/>
                <w:color w:val="000000"/>
                <w:sz w:val="16"/>
                <w:szCs w:val="16"/>
              </w:rPr>
            </w:pPr>
            <w:proofErr w:type="spellStart"/>
            <w:ins w:id="239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4D1BE9C0" w14:textId="77777777" w:rsidTr="00245317">
        <w:trPr>
          <w:cantSplit/>
          <w:trHeight w:val="20"/>
          <w:ins w:id="2394" w:author="David Dayan" w:date="2021-12-03T17:13:00Z"/>
          <w:trPrChange w:id="239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396" w:author="David Dayan" w:date="2021-12-03T17:18:00Z">
              <w:tcPr>
                <w:tcW w:w="1563" w:type="dxa"/>
                <w:tcBorders>
                  <w:top w:val="nil"/>
                  <w:left w:val="nil"/>
                  <w:bottom w:val="nil"/>
                  <w:right w:val="nil"/>
                </w:tcBorders>
                <w:shd w:val="clear" w:color="auto" w:fill="auto"/>
                <w:noWrap/>
                <w:vAlign w:val="bottom"/>
                <w:hideMark/>
              </w:tcPr>
            </w:tcPrChange>
          </w:tcPr>
          <w:p w14:paraId="705B5F05" w14:textId="77777777" w:rsidR="00036D0E" w:rsidRPr="00036D0E" w:rsidRDefault="00036D0E" w:rsidP="00245317">
            <w:pPr>
              <w:spacing w:after="0" w:line="240" w:lineRule="auto"/>
              <w:jc w:val="center"/>
              <w:rPr>
                <w:ins w:id="2397" w:author="David Dayan" w:date="2021-12-03T17:13:00Z"/>
                <w:rFonts w:ascii="Calibri" w:eastAsia="Times New Roman" w:hAnsi="Calibri" w:cs="Times New Roman"/>
                <w:color w:val="000000"/>
                <w:sz w:val="16"/>
                <w:szCs w:val="16"/>
              </w:rPr>
            </w:pPr>
            <w:ins w:id="2398" w:author="David Dayan" w:date="2021-12-03T17:13:00Z">
              <w:r w:rsidRPr="00036D0E">
                <w:rPr>
                  <w:rFonts w:ascii="Calibri" w:eastAsia="Times New Roman" w:hAnsi="Calibri" w:cs="Times New Roman"/>
                  <w:color w:val="000000"/>
                  <w:sz w:val="16"/>
                  <w:szCs w:val="16"/>
                </w:rPr>
                <w:t>OtsAC20ROGR_0062</w:t>
              </w:r>
            </w:ins>
          </w:p>
        </w:tc>
        <w:tc>
          <w:tcPr>
            <w:tcW w:w="746" w:type="dxa"/>
            <w:tcBorders>
              <w:top w:val="nil"/>
              <w:left w:val="nil"/>
              <w:bottom w:val="nil"/>
              <w:right w:val="nil"/>
            </w:tcBorders>
            <w:shd w:val="clear" w:color="auto" w:fill="auto"/>
            <w:noWrap/>
            <w:vAlign w:val="bottom"/>
            <w:hideMark/>
            <w:tcPrChange w:id="2399" w:author="David Dayan" w:date="2021-12-03T17:18:00Z">
              <w:tcPr>
                <w:tcW w:w="746" w:type="dxa"/>
                <w:tcBorders>
                  <w:top w:val="nil"/>
                  <w:left w:val="nil"/>
                  <w:bottom w:val="nil"/>
                  <w:right w:val="nil"/>
                </w:tcBorders>
                <w:shd w:val="clear" w:color="auto" w:fill="auto"/>
                <w:noWrap/>
                <w:vAlign w:val="bottom"/>
                <w:hideMark/>
              </w:tcPr>
            </w:tcPrChange>
          </w:tcPr>
          <w:p w14:paraId="7C592FFC" w14:textId="77777777" w:rsidR="00036D0E" w:rsidRPr="00036D0E" w:rsidRDefault="00036D0E" w:rsidP="00245317">
            <w:pPr>
              <w:spacing w:after="0" w:line="240" w:lineRule="auto"/>
              <w:jc w:val="center"/>
              <w:rPr>
                <w:ins w:id="2400" w:author="David Dayan" w:date="2021-12-03T17:13:00Z"/>
                <w:rFonts w:ascii="Calibri" w:eastAsia="Times New Roman" w:hAnsi="Calibri" w:cs="Times New Roman"/>
                <w:color w:val="000000"/>
                <w:sz w:val="16"/>
                <w:szCs w:val="16"/>
              </w:rPr>
            </w:pPr>
            <w:ins w:id="2401" w:author="David Dayan" w:date="2021-12-03T17:13:00Z">
              <w:r w:rsidRPr="00036D0E">
                <w:rPr>
                  <w:rFonts w:ascii="Calibri" w:eastAsia="Times New Roman" w:hAnsi="Calibri" w:cs="Times New Roman"/>
                  <w:color w:val="000000"/>
                  <w:sz w:val="16"/>
                  <w:szCs w:val="16"/>
                </w:rPr>
                <w:t>6/17/20</w:t>
              </w:r>
            </w:ins>
          </w:p>
        </w:tc>
        <w:tc>
          <w:tcPr>
            <w:tcW w:w="599" w:type="dxa"/>
            <w:tcBorders>
              <w:top w:val="nil"/>
              <w:left w:val="nil"/>
              <w:bottom w:val="nil"/>
              <w:right w:val="nil"/>
            </w:tcBorders>
            <w:shd w:val="clear" w:color="auto" w:fill="auto"/>
            <w:noWrap/>
            <w:vAlign w:val="bottom"/>
            <w:hideMark/>
            <w:tcPrChange w:id="2402" w:author="David Dayan" w:date="2021-12-03T17:18:00Z">
              <w:tcPr>
                <w:tcW w:w="599" w:type="dxa"/>
                <w:tcBorders>
                  <w:top w:val="nil"/>
                  <w:left w:val="nil"/>
                  <w:bottom w:val="nil"/>
                  <w:right w:val="nil"/>
                </w:tcBorders>
                <w:shd w:val="clear" w:color="auto" w:fill="auto"/>
                <w:noWrap/>
                <w:vAlign w:val="bottom"/>
                <w:hideMark/>
              </w:tcPr>
            </w:tcPrChange>
          </w:tcPr>
          <w:p w14:paraId="0492C96A" w14:textId="77777777" w:rsidR="00036D0E" w:rsidRPr="00036D0E" w:rsidRDefault="00036D0E" w:rsidP="00245317">
            <w:pPr>
              <w:spacing w:after="0" w:line="240" w:lineRule="auto"/>
              <w:jc w:val="center"/>
              <w:rPr>
                <w:ins w:id="2403" w:author="David Dayan" w:date="2021-12-03T17:13:00Z"/>
                <w:rFonts w:ascii="Calibri" w:eastAsia="Times New Roman" w:hAnsi="Calibri" w:cs="Times New Roman"/>
                <w:color w:val="000000"/>
                <w:sz w:val="16"/>
                <w:szCs w:val="16"/>
              </w:rPr>
            </w:pPr>
            <w:ins w:id="2404" w:author="David Dayan" w:date="2021-12-03T17:13:00Z">
              <w:r w:rsidRPr="00036D0E">
                <w:rPr>
                  <w:rFonts w:ascii="Calibri" w:eastAsia="Times New Roman" w:hAnsi="Calibri" w:cs="Times New Roman"/>
                  <w:color w:val="000000"/>
                  <w:sz w:val="16"/>
                  <w:szCs w:val="16"/>
                </w:rPr>
                <w:t>169</w:t>
              </w:r>
            </w:ins>
          </w:p>
        </w:tc>
        <w:tc>
          <w:tcPr>
            <w:tcW w:w="1142" w:type="dxa"/>
            <w:tcBorders>
              <w:top w:val="nil"/>
              <w:left w:val="nil"/>
              <w:bottom w:val="nil"/>
              <w:right w:val="nil"/>
            </w:tcBorders>
            <w:shd w:val="clear" w:color="auto" w:fill="auto"/>
            <w:noWrap/>
            <w:vAlign w:val="bottom"/>
            <w:hideMark/>
            <w:tcPrChange w:id="2405" w:author="David Dayan" w:date="2021-12-03T17:18:00Z">
              <w:tcPr>
                <w:tcW w:w="1142" w:type="dxa"/>
                <w:tcBorders>
                  <w:top w:val="nil"/>
                  <w:left w:val="nil"/>
                  <w:bottom w:val="nil"/>
                  <w:right w:val="nil"/>
                </w:tcBorders>
                <w:shd w:val="clear" w:color="auto" w:fill="auto"/>
                <w:noWrap/>
                <w:vAlign w:val="bottom"/>
                <w:hideMark/>
              </w:tcPr>
            </w:tcPrChange>
          </w:tcPr>
          <w:p w14:paraId="0E45AC85" w14:textId="77777777" w:rsidR="00036D0E" w:rsidRPr="00036D0E" w:rsidRDefault="00036D0E" w:rsidP="00245317">
            <w:pPr>
              <w:spacing w:after="0" w:line="240" w:lineRule="auto"/>
              <w:jc w:val="center"/>
              <w:rPr>
                <w:ins w:id="2406" w:author="David Dayan" w:date="2021-12-03T17:13:00Z"/>
                <w:rFonts w:ascii="Calibri" w:eastAsia="Times New Roman" w:hAnsi="Calibri" w:cs="Times New Roman"/>
                <w:color w:val="000000"/>
                <w:sz w:val="16"/>
                <w:szCs w:val="16"/>
              </w:rPr>
            </w:pPr>
            <w:proofErr w:type="spellStart"/>
            <w:ins w:id="2407"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408" w:author="David Dayan" w:date="2021-12-03T17:18:00Z">
              <w:tcPr>
                <w:tcW w:w="1440" w:type="dxa"/>
                <w:tcBorders>
                  <w:top w:val="nil"/>
                  <w:left w:val="nil"/>
                  <w:bottom w:val="nil"/>
                  <w:right w:val="nil"/>
                </w:tcBorders>
                <w:shd w:val="clear" w:color="auto" w:fill="auto"/>
                <w:noWrap/>
                <w:vAlign w:val="bottom"/>
                <w:hideMark/>
              </w:tcPr>
            </w:tcPrChange>
          </w:tcPr>
          <w:p w14:paraId="21F828F5" w14:textId="77777777" w:rsidR="00036D0E" w:rsidRPr="00036D0E" w:rsidRDefault="00036D0E" w:rsidP="00245317">
            <w:pPr>
              <w:spacing w:after="0" w:line="240" w:lineRule="auto"/>
              <w:jc w:val="center"/>
              <w:rPr>
                <w:ins w:id="2409" w:author="David Dayan" w:date="2021-12-03T17:13:00Z"/>
                <w:rFonts w:ascii="Calibri" w:eastAsia="Times New Roman" w:hAnsi="Calibri" w:cs="Times New Roman"/>
                <w:color w:val="000000"/>
                <w:sz w:val="16"/>
                <w:szCs w:val="16"/>
              </w:rPr>
            </w:pPr>
            <w:proofErr w:type="spellStart"/>
            <w:ins w:id="2410"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411" w:author="David Dayan" w:date="2021-12-03T17:18:00Z">
              <w:tcPr>
                <w:tcW w:w="1530" w:type="dxa"/>
                <w:tcBorders>
                  <w:top w:val="nil"/>
                  <w:left w:val="nil"/>
                  <w:bottom w:val="nil"/>
                  <w:right w:val="nil"/>
                </w:tcBorders>
                <w:shd w:val="clear" w:color="auto" w:fill="auto"/>
                <w:noWrap/>
                <w:vAlign w:val="bottom"/>
                <w:hideMark/>
              </w:tcPr>
            </w:tcPrChange>
          </w:tcPr>
          <w:p w14:paraId="48481326" w14:textId="77777777" w:rsidR="00036D0E" w:rsidRPr="00036D0E" w:rsidRDefault="00036D0E" w:rsidP="00245317">
            <w:pPr>
              <w:spacing w:after="0" w:line="240" w:lineRule="auto"/>
              <w:jc w:val="center"/>
              <w:rPr>
                <w:ins w:id="2412" w:author="David Dayan" w:date="2021-12-03T17:13:00Z"/>
                <w:rFonts w:ascii="Calibri" w:eastAsia="Times New Roman" w:hAnsi="Calibri" w:cs="Times New Roman"/>
                <w:color w:val="000000"/>
                <w:sz w:val="16"/>
                <w:szCs w:val="16"/>
              </w:rPr>
            </w:pPr>
            <w:ins w:id="241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414" w:author="David Dayan" w:date="2021-12-03T17:18:00Z">
              <w:tcPr>
                <w:tcW w:w="898" w:type="dxa"/>
                <w:tcBorders>
                  <w:top w:val="nil"/>
                  <w:left w:val="nil"/>
                  <w:bottom w:val="nil"/>
                  <w:right w:val="nil"/>
                </w:tcBorders>
                <w:shd w:val="clear" w:color="auto" w:fill="auto"/>
                <w:noWrap/>
                <w:vAlign w:val="bottom"/>
                <w:hideMark/>
              </w:tcPr>
            </w:tcPrChange>
          </w:tcPr>
          <w:p w14:paraId="101371F9" w14:textId="77777777" w:rsidR="00036D0E" w:rsidRPr="00036D0E" w:rsidRDefault="00036D0E" w:rsidP="00245317">
            <w:pPr>
              <w:spacing w:after="0" w:line="240" w:lineRule="auto"/>
              <w:jc w:val="center"/>
              <w:rPr>
                <w:ins w:id="2415" w:author="David Dayan" w:date="2021-12-03T17:13:00Z"/>
                <w:rFonts w:ascii="Calibri" w:eastAsia="Times New Roman" w:hAnsi="Calibri" w:cs="Times New Roman"/>
                <w:color w:val="000000"/>
                <w:sz w:val="16"/>
                <w:szCs w:val="16"/>
              </w:rPr>
            </w:pPr>
            <w:ins w:id="241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417" w:author="David Dayan" w:date="2021-12-03T17:18:00Z">
              <w:tcPr>
                <w:tcW w:w="902" w:type="dxa"/>
                <w:tcBorders>
                  <w:top w:val="nil"/>
                  <w:left w:val="nil"/>
                  <w:bottom w:val="nil"/>
                  <w:right w:val="nil"/>
                </w:tcBorders>
                <w:shd w:val="clear" w:color="auto" w:fill="auto"/>
                <w:noWrap/>
                <w:vAlign w:val="bottom"/>
                <w:hideMark/>
              </w:tcPr>
            </w:tcPrChange>
          </w:tcPr>
          <w:p w14:paraId="550816C7" w14:textId="77777777" w:rsidR="00036D0E" w:rsidRPr="00036D0E" w:rsidRDefault="00036D0E" w:rsidP="00245317">
            <w:pPr>
              <w:spacing w:after="0" w:line="240" w:lineRule="auto"/>
              <w:jc w:val="center"/>
              <w:rPr>
                <w:ins w:id="2418" w:author="David Dayan" w:date="2021-12-03T17:13:00Z"/>
                <w:rFonts w:ascii="Calibri" w:eastAsia="Times New Roman" w:hAnsi="Calibri" w:cs="Times New Roman"/>
                <w:color w:val="000000"/>
                <w:sz w:val="16"/>
                <w:szCs w:val="16"/>
              </w:rPr>
            </w:pPr>
            <w:ins w:id="241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420" w:author="David Dayan" w:date="2021-12-03T17:18:00Z">
              <w:tcPr>
                <w:tcW w:w="2160" w:type="dxa"/>
                <w:tcBorders>
                  <w:top w:val="nil"/>
                  <w:left w:val="nil"/>
                  <w:bottom w:val="nil"/>
                  <w:right w:val="nil"/>
                </w:tcBorders>
                <w:shd w:val="clear" w:color="auto" w:fill="auto"/>
                <w:noWrap/>
                <w:vAlign w:val="bottom"/>
                <w:hideMark/>
              </w:tcPr>
            </w:tcPrChange>
          </w:tcPr>
          <w:p w14:paraId="325EA869" w14:textId="77777777" w:rsidR="00036D0E" w:rsidRPr="00036D0E" w:rsidRDefault="00036D0E" w:rsidP="00245317">
            <w:pPr>
              <w:spacing w:after="0" w:line="240" w:lineRule="auto"/>
              <w:jc w:val="center"/>
              <w:rPr>
                <w:ins w:id="2421" w:author="David Dayan" w:date="2021-12-03T17:13:00Z"/>
                <w:rFonts w:ascii="Calibri" w:eastAsia="Times New Roman" w:hAnsi="Calibri" w:cs="Times New Roman"/>
                <w:color w:val="000000"/>
                <w:sz w:val="16"/>
                <w:szCs w:val="16"/>
              </w:rPr>
            </w:pPr>
            <w:proofErr w:type="spellStart"/>
            <w:ins w:id="242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2423" w:author="David Dayan" w:date="2021-12-03T17:18:00Z">
              <w:tcPr>
                <w:tcW w:w="2876" w:type="dxa"/>
                <w:gridSpan w:val="2"/>
                <w:tcBorders>
                  <w:top w:val="nil"/>
                  <w:left w:val="nil"/>
                  <w:bottom w:val="nil"/>
                  <w:right w:val="nil"/>
                </w:tcBorders>
                <w:shd w:val="clear" w:color="auto" w:fill="auto"/>
                <w:noWrap/>
                <w:vAlign w:val="bottom"/>
                <w:hideMark/>
              </w:tcPr>
            </w:tcPrChange>
          </w:tcPr>
          <w:p w14:paraId="746F8EFF" w14:textId="77777777" w:rsidR="00036D0E" w:rsidRPr="00036D0E" w:rsidRDefault="00036D0E" w:rsidP="00245317">
            <w:pPr>
              <w:spacing w:after="0" w:line="240" w:lineRule="auto"/>
              <w:jc w:val="center"/>
              <w:rPr>
                <w:ins w:id="2424" w:author="David Dayan" w:date="2021-12-03T17:13:00Z"/>
                <w:rFonts w:ascii="Calibri" w:eastAsia="Times New Roman" w:hAnsi="Calibri" w:cs="Times New Roman"/>
                <w:color w:val="000000"/>
                <w:sz w:val="16"/>
                <w:szCs w:val="16"/>
              </w:rPr>
            </w:pPr>
            <w:proofErr w:type="spellStart"/>
            <w:ins w:id="242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2426" w:author="David Dayan" w:date="2021-12-03T17:18:00Z">
              <w:tcPr>
                <w:tcW w:w="1426" w:type="dxa"/>
                <w:tcBorders>
                  <w:top w:val="nil"/>
                  <w:left w:val="nil"/>
                  <w:bottom w:val="nil"/>
                  <w:right w:val="nil"/>
                </w:tcBorders>
                <w:shd w:val="clear" w:color="auto" w:fill="auto"/>
                <w:noWrap/>
                <w:vAlign w:val="bottom"/>
                <w:hideMark/>
              </w:tcPr>
            </w:tcPrChange>
          </w:tcPr>
          <w:p w14:paraId="76CDB815" w14:textId="77777777" w:rsidR="00036D0E" w:rsidRPr="00036D0E" w:rsidRDefault="00036D0E" w:rsidP="00245317">
            <w:pPr>
              <w:spacing w:after="0" w:line="240" w:lineRule="auto"/>
              <w:jc w:val="center"/>
              <w:rPr>
                <w:ins w:id="2427" w:author="David Dayan" w:date="2021-12-03T17:13:00Z"/>
                <w:rFonts w:ascii="Calibri" w:eastAsia="Times New Roman" w:hAnsi="Calibri" w:cs="Times New Roman"/>
                <w:color w:val="000000"/>
                <w:sz w:val="16"/>
                <w:szCs w:val="16"/>
              </w:rPr>
            </w:pPr>
            <w:proofErr w:type="spellStart"/>
            <w:ins w:id="242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06382351" w14:textId="77777777" w:rsidTr="00245317">
        <w:trPr>
          <w:cantSplit/>
          <w:trHeight w:val="20"/>
          <w:ins w:id="2429" w:author="David Dayan" w:date="2021-12-03T17:13:00Z"/>
          <w:trPrChange w:id="243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431" w:author="David Dayan" w:date="2021-12-03T17:18:00Z">
              <w:tcPr>
                <w:tcW w:w="1563" w:type="dxa"/>
                <w:tcBorders>
                  <w:top w:val="nil"/>
                  <w:left w:val="nil"/>
                  <w:bottom w:val="nil"/>
                  <w:right w:val="nil"/>
                </w:tcBorders>
                <w:shd w:val="clear" w:color="auto" w:fill="auto"/>
                <w:noWrap/>
                <w:vAlign w:val="bottom"/>
                <w:hideMark/>
              </w:tcPr>
            </w:tcPrChange>
          </w:tcPr>
          <w:p w14:paraId="42E348C9" w14:textId="77777777" w:rsidR="00036D0E" w:rsidRPr="00036D0E" w:rsidRDefault="00036D0E" w:rsidP="00245317">
            <w:pPr>
              <w:spacing w:after="0" w:line="240" w:lineRule="auto"/>
              <w:jc w:val="center"/>
              <w:rPr>
                <w:ins w:id="2432" w:author="David Dayan" w:date="2021-12-03T17:13:00Z"/>
                <w:rFonts w:ascii="Calibri" w:eastAsia="Times New Roman" w:hAnsi="Calibri" w:cs="Times New Roman"/>
                <w:color w:val="000000"/>
                <w:sz w:val="16"/>
                <w:szCs w:val="16"/>
              </w:rPr>
            </w:pPr>
            <w:ins w:id="2433" w:author="David Dayan" w:date="2021-12-03T17:13:00Z">
              <w:r w:rsidRPr="00036D0E">
                <w:rPr>
                  <w:rFonts w:ascii="Calibri" w:eastAsia="Times New Roman" w:hAnsi="Calibri" w:cs="Times New Roman"/>
                  <w:color w:val="000000"/>
                  <w:sz w:val="16"/>
                  <w:szCs w:val="16"/>
                </w:rPr>
                <w:t>OtsAC20ROGR_0063</w:t>
              </w:r>
            </w:ins>
          </w:p>
        </w:tc>
        <w:tc>
          <w:tcPr>
            <w:tcW w:w="746" w:type="dxa"/>
            <w:tcBorders>
              <w:top w:val="nil"/>
              <w:left w:val="nil"/>
              <w:bottom w:val="nil"/>
              <w:right w:val="nil"/>
            </w:tcBorders>
            <w:shd w:val="clear" w:color="auto" w:fill="auto"/>
            <w:noWrap/>
            <w:vAlign w:val="bottom"/>
            <w:hideMark/>
            <w:tcPrChange w:id="2434" w:author="David Dayan" w:date="2021-12-03T17:18:00Z">
              <w:tcPr>
                <w:tcW w:w="746" w:type="dxa"/>
                <w:tcBorders>
                  <w:top w:val="nil"/>
                  <w:left w:val="nil"/>
                  <w:bottom w:val="nil"/>
                  <w:right w:val="nil"/>
                </w:tcBorders>
                <w:shd w:val="clear" w:color="auto" w:fill="auto"/>
                <w:noWrap/>
                <w:vAlign w:val="bottom"/>
                <w:hideMark/>
              </w:tcPr>
            </w:tcPrChange>
          </w:tcPr>
          <w:p w14:paraId="246C1F49" w14:textId="77777777" w:rsidR="00036D0E" w:rsidRPr="00036D0E" w:rsidRDefault="00036D0E" w:rsidP="00245317">
            <w:pPr>
              <w:spacing w:after="0" w:line="240" w:lineRule="auto"/>
              <w:jc w:val="center"/>
              <w:rPr>
                <w:ins w:id="2435" w:author="David Dayan" w:date="2021-12-03T17:13:00Z"/>
                <w:rFonts w:ascii="Calibri" w:eastAsia="Times New Roman" w:hAnsi="Calibri" w:cs="Times New Roman"/>
                <w:color w:val="000000"/>
                <w:sz w:val="16"/>
                <w:szCs w:val="16"/>
              </w:rPr>
            </w:pPr>
            <w:ins w:id="2436" w:author="David Dayan" w:date="2021-12-03T17:13:00Z">
              <w:r w:rsidRPr="00036D0E">
                <w:rPr>
                  <w:rFonts w:ascii="Calibri" w:eastAsia="Times New Roman" w:hAnsi="Calibri" w:cs="Times New Roman"/>
                  <w:color w:val="000000"/>
                  <w:sz w:val="16"/>
                  <w:szCs w:val="16"/>
                </w:rPr>
                <w:t>6/17/20</w:t>
              </w:r>
            </w:ins>
          </w:p>
        </w:tc>
        <w:tc>
          <w:tcPr>
            <w:tcW w:w="599" w:type="dxa"/>
            <w:tcBorders>
              <w:top w:val="nil"/>
              <w:left w:val="nil"/>
              <w:bottom w:val="nil"/>
              <w:right w:val="nil"/>
            </w:tcBorders>
            <w:shd w:val="clear" w:color="auto" w:fill="auto"/>
            <w:noWrap/>
            <w:vAlign w:val="bottom"/>
            <w:hideMark/>
            <w:tcPrChange w:id="2437" w:author="David Dayan" w:date="2021-12-03T17:18:00Z">
              <w:tcPr>
                <w:tcW w:w="599" w:type="dxa"/>
                <w:tcBorders>
                  <w:top w:val="nil"/>
                  <w:left w:val="nil"/>
                  <w:bottom w:val="nil"/>
                  <w:right w:val="nil"/>
                </w:tcBorders>
                <w:shd w:val="clear" w:color="auto" w:fill="auto"/>
                <w:noWrap/>
                <w:vAlign w:val="bottom"/>
                <w:hideMark/>
              </w:tcPr>
            </w:tcPrChange>
          </w:tcPr>
          <w:p w14:paraId="62F90C4F" w14:textId="77777777" w:rsidR="00036D0E" w:rsidRPr="00036D0E" w:rsidRDefault="00036D0E" w:rsidP="00245317">
            <w:pPr>
              <w:spacing w:after="0" w:line="240" w:lineRule="auto"/>
              <w:jc w:val="center"/>
              <w:rPr>
                <w:ins w:id="2438" w:author="David Dayan" w:date="2021-12-03T17:13:00Z"/>
                <w:rFonts w:ascii="Calibri" w:eastAsia="Times New Roman" w:hAnsi="Calibri" w:cs="Times New Roman"/>
                <w:color w:val="000000"/>
                <w:sz w:val="16"/>
                <w:szCs w:val="16"/>
              </w:rPr>
            </w:pPr>
            <w:ins w:id="2439" w:author="David Dayan" w:date="2021-12-03T17:13:00Z">
              <w:r w:rsidRPr="00036D0E">
                <w:rPr>
                  <w:rFonts w:ascii="Calibri" w:eastAsia="Times New Roman" w:hAnsi="Calibri" w:cs="Times New Roman"/>
                  <w:color w:val="000000"/>
                  <w:sz w:val="16"/>
                  <w:szCs w:val="16"/>
                </w:rPr>
                <w:t>169</w:t>
              </w:r>
            </w:ins>
          </w:p>
        </w:tc>
        <w:tc>
          <w:tcPr>
            <w:tcW w:w="1142" w:type="dxa"/>
            <w:tcBorders>
              <w:top w:val="nil"/>
              <w:left w:val="nil"/>
              <w:bottom w:val="nil"/>
              <w:right w:val="nil"/>
            </w:tcBorders>
            <w:shd w:val="clear" w:color="auto" w:fill="auto"/>
            <w:noWrap/>
            <w:vAlign w:val="bottom"/>
            <w:hideMark/>
            <w:tcPrChange w:id="2440" w:author="David Dayan" w:date="2021-12-03T17:18:00Z">
              <w:tcPr>
                <w:tcW w:w="1142" w:type="dxa"/>
                <w:tcBorders>
                  <w:top w:val="nil"/>
                  <w:left w:val="nil"/>
                  <w:bottom w:val="nil"/>
                  <w:right w:val="nil"/>
                </w:tcBorders>
                <w:shd w:val="clear" w:color="auto" w:fill="auto"/>
                <w:noWrap/>
                <w:vAlign w:val="bottom"/>
                <w:hideMark/>
              </w:tcPr>
            </w:tcPrChange>
          </w:tcPr>
          <w:p w14:paraId="075A15E8" w14:textId="77777777" w:rsidR="00036D0E" w:rsidRPr="00036D0E" w:rsidRDefault="00036D0E" w:rsidP="00245317">
            <w:pPr>
              <w:spacing w:after="0" w:line="240" w:lineRule="auto"/>
              <w:jc w:val="center"/>
              <w:rPr>
                <w:ins w:id="2441" w:author="David Dayan" w:date="2021-12-03T17:13:00Z"/>
                <w:rFonts w:ascii="Calibri" w:eastAsia="Times New Roman" w:hAnsi="Calibri" w:cs="Times New Roman"/>
                <w:color w:val="000000"/>
                <w:sz w:val="16"/>
                <w:szCs w:val="16"/>
              </w:rPr>
            </w:pPr>
            <w:proofErr w:type="spellStart"/>
            <w:ins w:id="2442"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443" w:author="David Dayan" w:date="2021-12-03T17:18:00Z">
              <w:tcPr>
                <w:tcW w:w="1440" w:type="dxa"/>
                <w:tcBorders>
                  <w:top w:val="nil"/>
                  <w:left w:val="nil"/>
                  <w:bottom w:val="nil"/>
                  <w:right w:val="nil"/>
                </w:tcBorders>
                <w:shd w:val="clear" w:color="auto" w:fill="auto"/>
                <w:noWrap/>
                <w:vAlign w:val="bottom"/>
                <w:hideMark/>
              </w:tcPr>
            </w:tcPrChange>
          </w:tcPr>
          <w:p w14:paraId="26072BA4" w14:textId="77777777" w:rsidR="00036D0E" w:rsidRPr="00036D0E" w:rsidRDefault="00036D0E" w:rsidP="00245317">
            <w:pPr>
              <w:spacing w:after="0" w:line="240" w:lineRule="auto"/>
              <w:jc w:val="center"/>
              <w:rPr>
                <w:ins w:id="2444" w:author="David Dayan" w:date="2021-12-03T17:13:00Z"/>
                <w:rFonts w:ascii="Calibri" w:eastAsia="Times New Roman" w:hAnsi="Calibri" w:cs="Times New Roman"/>
                <w:color w:val="000000"/>
                <w:sz w:val="16"/>
                <w:szCs w:val="16"/>
              </w:rPr>
            </w:pPr>
            <w:proofErr w:type="spellStart"/>
            <w:ins w:id="2445"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446" w:author="David Dayan" w:date="2021-12-03T17:18:00Z">
              <w:tcPr>
                <w:tcW w:w="1530" w:type="dxa"/>
                <w:tcBorders>
                  <w:top w:val="nil"/>
                  <w:left w:val="nil"/>
                  <w:bottom w:val="nil"/>
                  <w:right w:val="nil"/>
                </w:tcBorders>
                <w:shd w:val="clear" w:color="auto" w:fill="auto"/>
                <w:noWrap/>
                <w:vAlign w:val="bottom"/>
                <w:hideMark/>
              </w:tcPr>
            </w:tcPrChange>
          </w:tcPr>
          <w:p w14:paraId="7C21FB8E" w14:textId="77777777" w:rsidR="00036D0E" w:rsidRPr="00036D0E" w:rsidRDefault="00036D0E" w:rsidP="00245317">
            <w:pPr>
              <w:spacing w:after="0" w:line="240" w:lineRule="auto"/>
              <w:jc w:val="center"/>
              <w:rPr>
                <w:ins w:id="2447" w:author="David Dayan" w:date="2021-12-03T17:13:00Z"/>
                <w:rFonts w:ascii="Calibri" w:eastAsia="Times New Roman" w:hAnsi="Calibri" w:cs="Times New Roman"/>
                <w:color w:val="000000"/>
                <w:sz w:val="16"/>
                <w:szCs w:val="16"/>
              </w:rPr>
            </w:pPr>
            <w:ins w:id="244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449" w:author="David Dayan" w:date="2021-12-03T17:18:00Z">
              <w:tcPr>
                <w:tcW w:w="898" w:type="dxa"/>
                <w:tcBorders>
                  <w:top w:val="nil"/>
                  <w:left w:val="nil"/>
                  <w:bottom w:val="nil"/>
                  <w:right w:val="nil"/>
                </w:tcBorders>
                <w:shd w:val="clear" w:color="auto" w:fill="auto"/>
                <w:noWrap/>
                <w:vAlign w:val="bottom"/>
                <w:hideMark/>
              </w:tcPr>
            </w:tcPrChange>
          </w:tcPr>
          <w:p w14:paraId="3EBC73A4" w14:textId="77777777" w:rsidR="00036D0E" w:rsidRPr="00036D0E" w:rsidRDefault="00036D0E" w:rsidP="00245317">
            <w:pPr>
              <w:spacing w:after="0" w:line="240" w:lineRule="auto"/>
              <w:jc w:val="center"/>
              <w:rPr>
                <w:ins w:id="2450" w:author="David Dayan" w:date="2021-12-03T17:13:00Z"/>
                <w:rFonts w:ascii="Calibri" w:eastAsia="Times New Roman" w:hAnsi="Calibri" w:cs="Times New Roman"/>
                <w:color w:val="000000"/>
                <w:sz w:val="16"/>
                <w:szCs w:val="16"/>
              </w:rPr>
            </w:pPr>
            <w:ins w:id="245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452" w:author="David Dayan" w:date="2021-12-03T17:18:00Z">
              <w:tcPr>
                <w:tcW w:w="902" w:type="dxa"/>
                <w:tcBorders>
                  <w:top w:val="nil"/>
                  <w:left w:val="nil"/>
                  <w:bottom w:val="nil"/>
                  <w:right w:val="nil"/>
                </w:tcBorders>
                <w:shd w:val="clear" w:color="auto" w:fill="auto"/>
                <w:noWrap/>
                <w:vAlign w:val="bottom"/>
                <w:hideMark/>
              </w:tcPr>
            </w:tcPrChange>
          </w:tcPr>
          <w:p w14:paraId="5EAD3A8F" w14:textId="77777777" w:rsidR="00036D0E" w:rsidRPr="00036D0E" w:rsidRDefault="00036D0E" w:rsidP="00245317">
            <w:pPr>
              <w:spacing w:after="0" w:line="240" w:lineRule="auto"/>
              <w:jc w:val="center"/>
              <w:rPr>
                <w:ins w:id="2453" w:author="David Dayan" w:date="2021-12-03T17:13:00Z"/>
                <w:rFonts w:ascii="Calibri" w:eastAsia="Times New Roman" w:hAnsi="Calibri" w:cs="Times New Roman"/>
                <w:color w:val="000000"/>
                <w:sz w:val="16"/>
                <w:szCs w:val="16"/>
              </w:rPr>
            </w:pPr>
            <w:ins w:id="245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455" w:author="David Dayan" w:date="2021-12-03T17:18:00Z">
              <w:tcPr>
                <w:tcW w:w="2160" w:type="dxa"/>
                <w:tcBorders>
                  <w:top w:val="nil"/>
                  <w:left w:val="nil"/>
                  <w:bottom w:val="nil"/>
                  <w:right w:val="nil"/>
                </w:tcBorders>
                <w:shd w:val="clear" w:color="auto" w:fill="auto"/>
                <w:noWrap/>
                <w:vAlign w:val="bottom"/>
                <w:hideMark/>
              </w:tcPr>
            </w:tcPrChange>
          </w:tcPr>
          <w:p w14:paraId="36AC73F0" w14:textId="77777777" w:rsidR="00036D0E" w:rsidRPr="00036D0E" w:rsidRDefault="00036D0E" w:rsidP="00245317">
            <w:pPr>
              <w:spacing w:after="0" w:line="240" w:lineRule="auto"/>
              <w:jc w:val="center"/>
              <w:rPr>
                <w:ins w:id="2456" w:author="David Dayan" w:date="2021-12-03T17:13:00Z"/>
                <w:rFonts w:ascii="Calibri" w:eastAsia="Times New Roman" w:hAnsi="Calibri" w:cs="Times New Roman"/>
                <w:color w:val="000000"/>
                <w:sz w:val="16"/>
                <w:szCs w:val="16"/>
              </w:rPr>
            </w:pPr>
            <w:ins w:id="245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458" w:author="David Dayan" w:date="2021-12-03T17:18:00Z">
              <w:tcPr>
                <w:tcW w:w="2876" w:type="dxa"/>
                <w:gridSpan w:val="2"/>
                <w:tcBorders>
                  <w:top w:val="nil"/>
                  <w:left w:val="nil"/>
                  <w:bottom w:val="nil"/>
                  <w:right w:val="nil"/>
                </w:tcBorders>
                <w:shd w:val="clear" w:color="auto" w:fill="auto"/>
                <w:noWrap/>
                <w:vAlign w:val="bottom"/>
                <w:hideMark/>
              </w:tcPr>
            </w:tcPrChange>
          </w:tcPr>
          <w:p w14:paraId="10E89EEC" w14:textId="77777777" w:rsidR="00036D0E" w:rsidRPr="00036D0E" w:rsidRDefault="00036D0E" w:rsidP="00245317">
            <w:pPr>
              <w:spacing w:after="0" w:line="240" w:lineRule="auto"/>
              <w:jc w:val="center"/>
              <w:rPr>
                <w:ins w:id="2459" w:author="David Dayan" w:date="2021-12-03T17:13:00Z"/>
                <w:rFonts w:ascii="Calibri" w:eastAsia="Times New Roman" w:hAnsi="Calibri" w:cs="Times New Roman"/>
                <w:color w:val="000000"/>
                <w:sz w:val="16"/>
                <w:szCs w:val="16"/>
              </w:rPr>
            </w:pPr>
            <w:ins w:id="246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461" w:author="David Dayan" w:date="2021-12-03T17:18:00Z">
              <w:tcPr>
                <w:tcW w:w="1426" w:type="dxa"/>
                <w:tcBorders>
                  <w:top w:val="nil"/>
                  <w:left w:val="nil"/>
                  <w:bottom w:val="nil"/>
                  <w:right w:val="nil"/>
                </w:tcBorders>
                <w:shd w:val="clear" w:color="auto" w:fill="auto"/>
                <w:noWrap/>
                <w:vAlign w:val="bottom"/>
                <w:hideMark/>
              </w:tcPr>
            </w:tcPrChange>
          </w:tcPr>
          <w:p w14:paraId="47258A51" w14:textId="77777777" w:rsidR="00036D0E" w:rsidRPr="00036D0E" w:rsidRDefault="00036D0E" w:rsidP="00245317">
            <w:pPr>
              <w:spacing w:after="0" w:line="240" w:lineRule="auto"/>
              <w:jc w:val="center"/>
              <w:rPr>
                <w:ins w:id="2462" w:author="David Dayan" w:date="2021-12-03T17:13:00Z"/>
                <w:rFonts w:ascii="Calibri" w:eastAsia="Times New Roman" w:hAnsi="Calibri" w:cs="Times New Roman"/>
                <w:color w:val="000000"/>
                <w:sz w:val="16"/>
                <w:szCs w:val="16"/>
              </w:rPr>
            </w:pPr>
            <w:ins w:id="2463" w:author="David Dayan" w:date="2021-12-03T17:13:00Z">
              <w:r w:rsidRPr="00036D0E">
                <w:rPr>
                  <w:rFonts w:ascii="Calibri" w:eastAsia="Times New Roman" w:hAnsi="Calibri" w:cs="Times New Roman"/>
                  <w:color w:val="000000"/>
                  <w:sz w:val="16"/>
                  <w:szCs w:val="16"/>
                </w:rPr>
                <w:t>heterozygote</w:t>
              </w:r>
            </w:ins>
          </w:p>
        </w:tc>
      </w:tr>
      <w:tr w:rsidR="00036D0E" w:rsidRPr="00036D0E" w14:paraId="3EE84148" w14:textId="77777777" w:rsidTr="00245317">
        <w:trPr>
          <w:cantSplit/>
          <w:trHeight w:val="20"/>
          <w:ins w:id="2464" w:author="David Dayan" w:date="2021-12-03T17:13:00Z"/>
          <w:trPrChange w:id="246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466" w:author="David Dayan" w:date="2021-12-03T17:18:00Z">
              <w:tcPr>
                <w:tcW w:w="1563" w:type="dxa"/>
                <w:tcBorders>
                  <w:top w:val="nil"/>
                  <w:left w:val="nil"/>
                  <w:bottom w:val="nil"/>
                  <w:right w:val="nil"/>
                </w:tcBorders>
                <w:shd w:val="clear" w:color="auto" w:fill="auto"/>
                <w:noWrap/>
                <w:vAlign w:val="bottom"/>
                <w:hideMark/>
              </w:tcPr>
            </w:tcPrChange>
          </w:tcPr>
          <w:p w14:paraId="32AF7E64" w14:textId="77777777" w:rsidR="00036D0E" w:rsidRPr="00036D0E" w:rsidRDefault="00036D0E" w:rsidP="00245317">
            <w:pPr>
              <w:spacing w:after="0" w:line="240" w:lineRule="auto"/>
              <w:jc w:val="center"/>
              <w:rPr>
                <w:ins w:id="2467" w:author="David Dayan" w:date="2021-12-03T17:13:00Z"/>
                <w:rFonts w:ascii="Calibri" w:eastAsia="Times New Roman" w:hAnsi="Calibri" w:cs="Times New Roman"/>
                <w:color w:val="000000"/>
                <w:sz w:val="16"/>
                <w:szCs w:val="16"/>
              </w:rPr>
            </w:pPr>
            <w:ins w:id="2468" w:author="David Dayan" w:date="2021-12-03T17:13:00Z">
              <w:r w:rsidRPr="00036D0E">
                <w:rPr>
                  <w:rFonts w:ascii="Calibri" w:eastAsia="Times New Roman" w:hAnsi="Calibri" w:cs="Times New Roman"/>
                  <w:color w:val="000000"/>
                  <w:sz w:val="16"/>
                  <w:szCs w:val="16"/>
                </w:rPr>
                <w:t>OtsAC20ROGR_0064</w:t>
              </w:r>
            </w:ins>
          </w:p>
        </w:tc>
        <w:tc>
          <w:tcPr>
            <w:tcW w:w="746" w:type="dxa"/>
            <w:tcBorders>
              <w:top w:val="nil"/>
              <w:left w:val="nil"/>
              <w:bottom w:val="nil"/>
              <w:right w:val="nil"/>
            </w:tcBorders>
            <w:shd w:val="clear" w:color="auto" w:fill="auto"/>
            <w:noWrap/>
            <w:vAlign w:val="bottom"/>
            <w:hideMark/>
            <w:tcPrChange w:id="2469" w:author="David Dayan" w:date="2021-12-03T17:18:00Z">
              <w:tcPr>
                <w:tcW w:w="746" w:type="dxa"/>
                <w:tcBorders>
                  <w:top w:val="nil"/>
                  <w:left w:val="nil"/>
                  <w:bottom w:val="nil"/>
                  <w:right w:val="nil"/>
                </w:tcBorders>
                <w:shd w:val="clear" w:color="auto" w:fill="auto"/>
                <w:noWrap/>
                <w:vAlign w:val="bottom"/>
                <w:hideMark/>
              </w:tcPr>
            </w:tcPrChange>
          </w:tcPr>
          <w:p w14:paraId="1190A35D" w14:textId="77777777" w:rsidR="00036D0E" w:rsidRPr="00036D0E" w:rsidRDefault="00036D0E" w:rsidP="00245317">
            <w:pPr>
              <w:spacing w:after="0" w:line="240" w:lineRule="auto"/>
              <w:jc w:val="center"/>
              <w:rPr>
                <w:ins w:id="2470" w:author="David Dayan" w:date="2021-12-03T17:13:00Z"/>
                <w:rFonts w:ascii="Calibri" w:eastAsia="Times New Roman" w:hAnsi="Calibri" w:cs="Times New Roman"/>
                <w:color w:val="000000"/>
                <w:sz w:val="16"/>
                <w:szCs w:val="16"/>
              </w:rPr>
            </w:pPr>
            <w:ins w:id="2471" w:author="David Dayan" w:date="2021-12-03T17:13:00Z">
              <w:r w:rsidRPr="00036D0E">
                <w:rPr>
                  <w:rFonts w:ascii="Calibri" w:eastAsia="Times New Roman" w:hAnsi="Calibri" w:cs="Times New Roman"/>
                  <w:color w:val="000000"/>
                  <w:sz w:val="16"/>
                  <w:szCs w:val="16"/>
                </w:rPr>
                <w:t>6/17/20</w:t>
              </w:r>
            </w:ins>
          </w:p>
        </w:tc>
        <w:tc>
          <w:tcPr>
            <w:tcW w:w="599" w:type="dxa"/>
            <w:tcBorders>
              <w:top w:val="nil"/>
              <w:left w:val="nil"/>
              <w:bottom w:val="nil"/>
              <w:right w:val="nil"/>
            </w:tcBorders>
            <w:shd w:val="clear" w:color="auto" w:fill="auto"/>
            <w:noWrap/>
            <w:vAlign w:val="bottom"/>
            <w:hideMark/>
            <w:tcPrChange w:id="2472" w:author="David Dayan" w:date="2021-12-03T17:18:00Z">
              <w:tcPr>
                <w:tcW w:w="599" w:type="dxa"/>
                <w:tcBorders>
                  <w:top w:val="nil"/>
                  <w:left w:val="nil"/>
                  <w:bottom w:val="nil"/>
                  <w:right w:val="nil"/>
                </w:tcBorders>
                <w:shd w:val="clear" w:color="auto" w:fill="auto"/>
                <w:noWrap/>
                <w:vAlign w:val="bottom"/>
                <w:hideMark/>
              </w:tcPr>
            </w:tcPrChange>
          </w:tcPr>
          <w:p w14:paraId="74D7E2E0" w14:textId="77777777" w:rsidR="00036D0E" w:rsidRPr="00036D0E" w:rsidRDefault="00036D0E" w:rsidP="00245317">
            <w:pPr>
              <w:spacing w:after="0" w:line="240" w:lineRule="auto"/>
              <w:jc w:val="center"/>
              <w:rPr>
                <w:ins w:id="2473" w:author="David Dayan" w:date="2021-12-03T17:13:00Z"/>
                <w:rFonts w:ascii="Calibri" w:eastAsia="Times New Roman" w:hAnsi="Calibri" w:cs="Times New Roman"/>
                <w:color w:val="000000"/>
                <w:sz w:val="16"/>
                <w:szCs w:val="16"/>
              </w:rPr>
            </w:pPr>
            <w:ins w:id="2474" w:author="David Dayan" w:date="2021-12-03T17:13:00Z">
              <w:r w:rsidRPr="00036D0E">
                <w:rPr>
                  <w:rFonts w:ascii="Calibri" w:eastAsia="Times New Roman" w:hAnsi="Calibri" w:cs="Times New Roman"/>
                  <w:color w:val="000000"/>
                  <w:sz w:val="16"/>
                  <w:szCs w:val="16"/>
                </w:rPr>
                <w:t>169</w:t>
              </w:r>
            </w:ins>
          </w:p>
        </w:tc>
        <w:tc>
          <w:tcPr>
            <w:tcW w:w="1142" w:type="dxa"/>
            <w:tcBorders>
              <w:top w:val="nil"/>
              <w:left w:val="nil"/>
              <w:bottom w:val="nil"/>
              <w:right w:val="nil"/>
            </w:tcBorders>
            <w:shd w:val="clear" w:color="auto" w:fill="auto"/>
            <w:noWrap/>
            <w:vAlign w:val="bottom"/>
            <w:hideMark/>
            <w:tcPrChange w:id="2475" w:author="David Dayan" w:date="2021-12-03T17:18:00Z">
              <w:tcPr>
                <w:tcW w:w="1142" w:type="dxa"/>
                <w:tcBorders>
                  <w:top w:val="nil"/>
                  <w:left w:val="nil"/>
                  <w:bottom w:val="nil"/>
                  <w:right w:val="nil"/>
                </w:tcBorders>
                <w:shd w:val="clear" w:color="auto" w:fill="auto"/>
                <w:noWrap/>
                <w:vAlign w:val="bottom"/>
                <w:hideMark/>
              </w:tcPr>
            </w:tcPrChange>
          </w:tcPr>
          <w:p w14:paraId="19279F24" w14:textId="77777777" w:rsidR="00036D0E" w:rsidRPr="00036D0E" w:rsidRDefault="00036D0E" w:rsidP="00245317">
            <w:pPr>
              <w:spacing w:after="0" w:line="240" w:lineRule="auto"/>
              <w:jc w:val="center"/>
              <w:rPr>
                <w:ins w:id="2476" w:author="David Dayan" w:date="2021-12-03T17:13:00Z"/>
                <w:rFonts w:ascii="Calibri" w:eastAsia="Times New Roman" w:hAnsi="Calibri" w:cs="Times New Roman"/>
                <w:color w:val="000000"/>
                <w:sz w:val="16"/>
                <w:szCs w:val="16"/>
              </w:rPr>
            </w:pPr>
            <w:proofErr w:type="spellStart"/>
            <w:ins w:id="2477"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478" w:author="David Dayan" w:date="2021-12-03T17:18:00Z">
              <w:tcPr>
                <w:tcW w:w="1440" w:type="dxa"/>
                <w:tcBorders>
                  <w:top w:val="nil"/>
                  <w:left w:val="nil"/>
                  <w:bottom w:val="nil"/>
                  <w:right w:val="nil"/>
                </w:tcBorders>
                <w:shd w:val="clear" w:color="auto" w:fill="auto"/>
                <w:noWrap/>
                <w:vAlign w:val="bottom"/>
                <w:hideMark/>
              </w:tcPr>
            </w:tcPrChange>
          </w:tcPr>
          <w:p w14:paraId="2010F3FC" w14:textId="77777777" w:rsidR="00036D0E" w:rsidRPr="00036D0E" w:rsidRDefault="00036D0E" w:rsidP="00245317">
            <w:pPr>
              <w:spacing w:after="0" w:line="240" w:lineRule="auto"/>
              <w:jc w:val="center"/>
              <w:rPr>
                <w:ins w:id="2479" w:author="David Dayan" w:date="2021-12-03T17:13:00Z"/>
                <w:rFonts w:ascii="Calibri" w:eastAsia="Times New Roman" w:hAnsi="Calibri" w:cs="Times New Roman"/>
                <w:color w:val="000000"/>
                <w:sz w:val="16"/>
                <w:szCs w:val="16"/>
              </w:rPr>
            </w:pPr>
            <w:proofErr w:type="spellStart"/>
            <w:ins w:id="2480"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481" w:author="David Dayan" w:date="2021-12-03T17:18:00Z">
              <w:tcPr>
                <w:tcW w:w="1530" w:type="dxa"/>
                <w:tcBorders>
                  <w:top w:val="nil"/>
                  <w:left w:val="nil"/>
                  <w:bottom w:val="nil"/>
                  <w:right w:val="nil"/>
                </w:tcBorders>
                <w:shd w:val="clear" w:color="auto" w:fill="auto"/>
                <w:noWrap/>
                <w:vAlign w:val="bottom"/>
                <w:hideMark/>
              </w:tcPr>
            </w:tcPrChange>
          </w:tcPr>
          <w:p w14:paraId="456CBE19" w14:textId="77777777" w:rsidR="00036D0E" w:rsidRPr="00036D0E" w:rsidRDefault="00036D0E" w:rsidP="00245317">
            <w:pPr>
              <w:spacing w:after="0" w:line="240" w:lineRule="auto"/>
              <w:jc w:val="center"/>
              <w:rPr>
                <w:ins w:id="2482" w:author="David Dayan" w:date="2021-12-03T17:13:00Z"/>
                <w:rFonts w:ascii="Calibri" w:eastAsia="Times New Roman" w:hAnsi="Calibri" w:cs="Times New Roman"/>
                <w:color w:val="000000"/>
                <w:sz w:val="16"/>
                <w:szCs w:val="16"/>
              </w:rPr>
            </w:pPr>
            <w:ins w:id="248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484" w:author="David Dayan" w:date="2021-12-03T17:18:00Z">
              <w:tcPr>
                <w:tcW w:w="898" w:type="dxa"/>
                <w:tcBorders>
                  <w:top w:val="nil"/>
                  <w:left w:val="nil"/>
                  <w:bottom w:val="nil"/>
                  <w:right w:val="nil"/>
                </w:tcBorders>
                <w:shd w:val="clear" w:color="auto" w:fill="auto"/>
                <w:noWrap/>
                <w:vAlign w:val="bottom"/>
                <w:hideMark/>
              </w:tcPr>
            </w:tcPrChange>
          </w:tcPr>
          <w:p w14:paraId="77C59DB8" w14:textId="77777777" w:rsidR="00036D0E" w:rsidRPr="00036D0E" w:rsidRDefault="00036D0E" w:rsidP="00245317">
            <w:pPr>
              <w:spacing w:after="0" w:line="240" w:lineRule="auto"/>
              <w:jc w:val="center"/>
              <w:rPr>
                <w:ins w:id="2485" w:author="David Dayan" w:date="2021-12-03T17:13:00Z"/>
                <w:rFonts w:ascii="Calibri" w:eastAsia="Times New Roman" w:hAnsi="Calibri" w:cs="Times New Roman"/>
                <w:color w:val="000000"/>
                <w:sz w:val="16"/>
                <w:szCs w:val="16"/>
              </w:rPr>
            </w:pPr>
            <w:ins w:id="2486"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487" w:author="David Dayan" w:date="2021-12-03T17:18:00Z">
              <w:tcPr>
                <w:tcW w:w="902" w:type="dxa"/>
                <w:tcBorders>
                  <w:top w:val="nil"/>
                  <w:left w:val="nil"/>
                  <w:bottom w:val="nil"/>
                  <w:right w:val="nil"/>
                </w:tcBorders>
                <w:shd w:val="clear" w:color="auto" w:fill="auto"/>
                <w:noWrap/>
                <w:vAlign w:val="bottom"/>
                <w:hideMark/>
              </w:tcPr>
            </w:tcPrChange>
          </w:tcPr>
          <w:p w14:paraId="73409779" w14:textId="77777777" w:rsidR="00036D0E" w:rsidRPr="00036D0E" w:rsidRDefault="00036D0E" w:rsidP="00245317">
            <w:pPr>
              <w:spacing w:after="0" w:line="240" w:lineRule="auto"/>
              <w:jc w:val="center"/>
              <w:rPr>
                <w:ins w:id="2488" w:author="David Dayan" w:date="2021-12-03T17:13:00Z"/>
                <w:rFonts w:ascii="Calibri" w:eastAsia="Times New Roman" w:hAnsi="Calibri" w:cs="Times New Roman"/>
                <w:color w:val="000000"/>
                <w:sz w:val="16"/>
                <w:szCs w:val="16"/>
              </w:rPr>
            </w:pPr>
            <w:ins w:id="2489"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490" w:author="David Dayan" w:date="2021-12-03T17:18:00Z">
              <w:tcPr>
                <w:tcW w:w="2160" w:type="dxa"/>
                <w:tcBorders>
                  <w:top w:val="nil"/>
                  <w:left w:val="nil"/>
                  <w:bottom w:val="nil"/>
                  <w:right w:val="nil"/>
                </w:tcBorders>
                <w:shd w:val="clear" w:color="auto" w:fill="auto"/>
                <w:noWrap/>
                <w:vAlign w:val="bottom"/>
                <w:hideMark/>
              </w:tcPr>
            </w:tcPrChange>
          </w:tcPr>
          <w:p w14:paraId="0FFFF213" w14:textId="77777777" w:rsidR="00036D0E" w:rsidRPr="00036D0E" w:rsidRDefault="00036D0E" w:rsidP="00245317">
            <w:pPr>
              <w:spacing w:after="0" w:line="240" w:lineRule="auto"/>
              <w:jc w:val="center"/>
              <w:rPr>
                <w:ins w:id="2491" w:author="David Dayan" w:date="2021-12-03T17:13:00Z"/>
                <w:rFonts w:ascii="Calibri" w:eastAsia="Times New Roman" w:hAnsi="Calibri" w:cs="Times New Roman"/>
                <w:color w:val="000000"/>
                <w:sz w:val="16"/>
                <w:szCs w:val="16"/>
              </w:rPr>
            </w:pPr>
            <w:proofErr w:type="spellStart"/>
            <w:ins w:id="2492"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2493" w:author="David Dayan" w:date="2021-12-03T17:18:00Z">
              <w:tcPr>
                <w:tcW w:w="2876" w:type="dxa"/>
                <w:gridSpan w:val="2"/>
                <w:tcBorders>
                  <w:top w:val="nil"/>
                  <w:left w:val="nil"/>
                  <w:bottom w:val="nil"/>
                  <w:right w:val="nil"/>
                </w:tcBorders>
                <w:shd w:val="clear" w:color="auto" w:fill="auto"/>
                <w:noWrap/>
                <w:vAlign w:val="bottom"/>
                <w:hideMark/>
              </w:tcPr>
            </w:tcPrChange>
          </w:tcPr>
          <w:p w14:paraId="68F672C8" w14:textId="77777777" w:rsidR="00036D0E" w:rsidRPr="00036D0E" w:rsidRDefault="00036D0E" w:rsidP="00245317">
            <w:pPr>
              <w:spacing w:after="0" w:line="240" w:lineRule="auto"/>
              <w:jc w:val="center"/>
              <w:rPr>
                <w:ins w:id="2494" w:author="David Dayan" w:date="2021-12-03T17:13:00Z"/>
                <w:rFonts w:ascii="Calibri" w:eastAsia="Times New Roman" w:hAnsi="Calibri" w:cs="Times New Roman"/>
                <w:color w:val="000000"/>
                <w:sz w:val="16"/>
                <w:szCs w:val="16"/>
              </w:rPr>
            </w:pPr>
            <w:proofErr w:type="spellStart"/>
            <w:ins w:id="2495"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2496" w:author="David Dayan" w:date="2021-12-03T17:18:00Z">
              <w:tcPr>
                <w:tcW w:w="1426" w:type="dxa"/>
                <w:tcBorders>
                  <w:top w:val="nil"/>
                  <w:left w:val="nil"/>
                  <w:bottom w:val="nil"/>
                  <w:right w:val="nil"/>
                </w:tcBorders>
                <w:shd w:val="clear" w:color="auto" w:fill="auto"/>
                <w:noWrap/>
                <w:vAlign w:val="bottom"/>
                <w:hideMark/>
              </w:tcPr>
            </w:tcPrChange>
          </w:tcPr>
          <w:p w14:paraId="519E3F1E" w14:textId="77777777" w:rsidR="00036D0E" w:rsidRPr="00036D0E" w:rsidRDefault="00036D0E" w:rsidP="00245317">
            <w:pPr>
              <w:spacing w:after="0" w:line="240" w:lineRule="auto"/>
              <w:jc w:val="center"/>
              <w:rPr>
                <w:ins w:id="2497" w:author="David Dayan" w:date="2021-12-03T17:13:00Z"/>
                <w:rFonts w:ascii="Calibri" w:eastAsia="Times New Roman" w:hAnsi="Calibri" w:cs="Times New Roman"/>
                <w:color w:val="000000"/>
                <w:sz w:val="16"/>
                <w:szCs w:val="16"/>
              </w:rPr>
            </w:pPr>
            <w:proofErr w:type="spellStart"/>
            <w:ins w:id="2498"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352BD5B2" w14:textId="77777777" w:rsidTr="00245317">
        <w:trPr>
          <w:cantSplit/>
          <w:trHeight w:val="20"/>
          <w:ins w:id="2499" w:author="David Dayan" w:date="2021-12-03T17:13:00Z"/>
          <w:trPrChange w:id="250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501" w:author="David Dayan" w:date="2021-12-03T17:18:00Z">
              <w:tcPr>
                <w:tcW w:w="1563" w:type="dxa"/>
                <w:tcBorders>
                  <w:top w:val="nil"/>
                  <w:left w:val="nil"/>
                  <w:bottom w:val="nil"/>
                  <w:right w:val="nil"/>
                </w:tcBorders>
                <w:shd w:val="clear" w:color="auto" w:fill="auto"/>
                <w:noWrap/>
                <w:vAlign w:val="bottom"/>
                <w:hideMark/>
              </w:tcPr>
            </w:tcPrChange>
          </w:tcPr>
          <w:p w14:paraId="6F1D49C2" w14:textId="77777777" w:rsidR="00036D0E" w:rsidRPr="00036D0E" w:rsidRDefault="00036D0E" w:rsidP="00245317">
            <w:pPr>
              <w:spacing w:after="0" w:line="240" w:lineRule="auto"/>
              <w:jc w:val="center"/>
              <w:rPr>
                <w:ins w:id="2502" w:author="David Dayan" w:date="2021-12-03T17:13:00Z"/>
                <w:rFonts w:ascii="Calibri" w:eastAsia="Times New Roman" w:hAnsi="Calibri" w:cs="Times New Roman"/>
                <w:color w:val="000000"/>
                <w:sz w:val="16"/>
                <w:szCs w:val="16"/>
              </w:rPr>
            </w:pPr>
            <w:ins w:id="2503" w:author="David Dayan" w:date="2021-12-03T17:13:00Z">
              <w:r w:rsidRPr="00036D0E">
                <w:rPr>
                  <w:rFonts w:ascii="Calibri" w:eastAsia="Times New Roman" w:hAnsi="Calibri" w:cs="Times New Roman"/>
                  <w:color w:val="000000"/>
                  <w:sz w:val="16"/>
                  <w:szCs w:val="16"/>
                </w:rPr>
                <w:t>OtsAC20ROGR_0065</w:t>
              </w:r>
            </w:ins>
          </w:p>
        </w:tc>
        <w:tc>
          <w:tcPr>
            <w:tcW w:w="746" w:type="dxa"/>
            <w:tcBorders>
              <w:top w:val="nil"/>
              <w:left w:val="nil"/>
              <w:bottom w:val="nil"/>
              <w:right w:val="nil"/>
            </w:tcBorders>
            <w:shd w:val="clear" w:color="auto" w:fill="auto"/>
            <w:noWrap/>
            <w:vAlign w:val="bottom"/>
            <w:hideMark/>
            <w:tcPrChange w:id="2504" w:author="David Dayan" w:date="2021-12-03T17:18:00Z">
              <w:tcPr>
                <w:tcW w:w="746" w:type="dxa"/>
                <w:tcBorders>
                  <w:top w:val="nil"/>
                  <w:left w:val="nil"/>
                  <w:bottom w:val="nil"/>
                  <w:right w:val="nil"/>
                </w:tcBorders>
                <w:shd w:val="clear" w:color="auto" w:fill="auto"/>
                <w:noWrap/>
                <w:vAlign w:val="bottom"/>
                <w:hideMark/>
              </w:tcPr>
            </w:tcPrChange>
          </w:tcPr>
          <w:p w14:paraId="51A3992D" w14:textId="77777777" w:rsidR="00036D0E" w:rsidRPr="00036D0E" w:rsidRDefault="00036D0E" w:rsidP="00245317">
            <w:pPr>
              <w:spacing w:after="0" w:line="240" w:lineRule="auto"/>
              <w:jc w:val="center"/>
              <w:rPr>
                <w:ins w:id="2505" w:author="David Dayan" w:date="2021-12-03T17:13:00Z"/>
                <w:rFonts w:ascii="Calibri" w:eastAsia="Times New Roman" w:hAnsi="Calibri" w:cs="Times New Roman"/>
                <w:color w:val="000000"/>
                <w:sz w:val="16"/>
                <w:szCs w:val="16"/>
              </w:rPr>
            </w:pPr>
            <w:ins w:id="2506" w:author="David Dayan" w:date="2021-12-03T17:13:00Z">
              <w:r w:rsidRPr="00036D0E">
                <w:rPr>
                  <w:rFonts w:ascii="Calibri" w:eastAsia="Times New Roman" w:hAnsi="Calibri" w:cs="Times New Roman"/>
                  <w:color w:val="000000"/>
                  <w:sz w:val="16"/>
                  <w:szCs w:val="16"/>
                </w:rPr>
                <w:t>6/19/20</w:t>
              </w:r>
            </w:ins>
          </w:p>
        </w:tc>
        <w:tc>
          <w:tcPr>
            <w:tcW w:w="599" w:type="dxa"/>
            <w:tcBorders>
              <w:top w:val="nil"/>
              <w:left w:val="nil"/>
              <w:bottom w:val="nil"/>
              <w:right w:val="nil"/>
            </w:tcBorders>
            <w:shd w:val="clear" w:color="auto" w:fill="auto"/>
            <w:noWrap/>
            <w:vAlign w:val="bottom"/>
            <w:hideMark/>
            <w:tcPrChange w:id="2507" w:author="David Dayan" w:date="2021-12-03T17:18:00Z">
              <w:tcPr>
                <w:tcW w:w="599" w:type="dxa"/>
                <w:tcBorders>
                  <w:top w:val="nil"/>
                  <w:left w:val="nil"/>
                  <w:bottom w:val="nil"/>
                  <w:right w:val="nil"/>
                </w:tcBorders>
                <w:shd w:val="clear" w:color="auto" w:fill="auto"/>
                <w:noWrap/>
                <w:vAlign w:val="bottom"/>
                <w:hideMark/>
              </w:tcPr>
            </w:tcPrChange>
          </w:tcPr>
          <w:p w14:paraId="0C383D60" w14:textId="77777777" w:rsidR="00036D0E" w:rsidRPr="00036D0E" w:rsidRDefault="00036D0E" w:rsidP="00245317">
            <w:pPr>
              <w:spacing w:after="0" w:line="240" w:lineRule="auto"/>
              <w:jc w:val="center"/>
              <w:rPr>
                <w:ins w:id="2508" w:author="David Dayan" w:date="2021-12-03T17:13:00Z"/>
                <w:rFonts w:ascii="Calibri" w:eastAsia="Times New Roman" w:hAnsi="Calibri" w:cs="Times New Roman"/>
                <w:color w:val="000000"/>
                <w:sz w:val="16"/>
                <w:szCs w:val="16"/>
              </w:rPr>
            </w:pPr>
            <w:ins w:id="2509" w:author="David Dayan" w:date="2021-12-03T17:13:00Z">
              <w:r w:rsidRPr="00036D0E">
                <w:rPr>
                  <w:rFonts w:ascii="Calibri" w:eastAsia="Times New Roman" w:hAnsi="Calibri" w:cs="Times New Roman"/>
                  <w:color w:val="000000"/>
                  <w:sz w:val="16"/>
                  <w:szCs w:val="16"/>
                </w:rPr>
                <w:t>171</w:t>
              </w:r>
            </w:ins>
          </w:p>
        </w:tc>
        <w:tc>
          <w:tcPr>
            <w:tcW w:w="1142" w:type="dxa"/>
            <w:tcBorders>
              <w:top w:val="nil"/>
              <w:left w:val="nil"/>
              <w:bottom w:val="nil"/>
              <w:right w:val="nil"/>
            </w:tcBorders>
            <w:shd w:val="clear" w:color="auto" w:fill="auto"/>
            <w:noWrap/>
            <w:vAlign w:val="bottom"/>
            <w:hideMark/>
            <w:tcPrChange w:id="2510" w:author="David Dayan" w:date="2021-12-03T17:18:00Z">
              <w:tcPr>
                <w:tcW w:w="1142" w:type="dxa"/>
                <w:tcBorders>
                  <w:top w:val="nil"/>
                  <w:left w:val="nil"/>
                  <w:bottom w:val="nil"/>
                  <w:right w:val="nil"/>
                </w:tcBorders>
                <w:shd w:val="clear" w:color="auto" w:fill="auto"/>
                <w:noWrap/>
                <w:vAlign w:val="bottom"/>
                <w:hideMark/>
              </w:tcPr>
            </w:tcPrChange>
          </w:tcPr>
          <w:p w14:paraId="6497402C" w14:textId="77777777" w:rsidR="00036D0E" w:rsidRPr="00036D0E" w:rsidRDefault="00036D0E" w:rsidP="00245317">
            <w:pPr>
              <w:spacing w:after="0" w:line="240" w:lineRule="auto"/>
              <w:jc w:val="center"/>
              <w:rPr>
                <w:ins w:id="2511" w:author="David Dayan" w:date="2021-12-03T17:13:00Z"/>
                <w:rFonts w:ascii="Calibri" w:eastAsia="Times New Roman" w:hAnsi="Calibri" w:cs="Times New Roman"/>
                <w:color w:val="000000"/>
                <w:sz w:val="16"/>
                <w:szCs w:val="16"/>
              </w:rPr>
            </w:pPr>
            <w:proofErr w:type="spellStart"/>
            <w:ins w:id="2512"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513" w:author="David Dayan" w:date="2021-12-03T17:18:00Z">
              <w:tcPr>
                <w:tcW w:w="1440" w:type="dxa"/>
                <w:tcBorders>
                  <w:top w:val="nil"/>
                  <w:left w:val="nil"/>
                  <w:bottom w:val="nil"/>
                  <w:right w:val="nil"/>
                </w:tcBorders>
                <w:shd w:val="clear" w:color="auto" w:fill="auto"/>
                <w:noWrap/>
                <w:vAlign w:val="bottom"/>
                <w:hideMark/>
              </w:tcPr>
            </w:tcPrChange>
          </w:tcPr>
          <w:p w14:paraId="1985CFF2" w14:textId="77777777" w:rsidR="00036D0E" w:rsidRPr="00036D0E" w:rsidRDefault="00036D0E" w:rsidP="00245317">
            <w:pPr>
              <w:spacing w:after="0" w:line="240" w:lineRule="auto"/>
              <w:jc w:val="center"/>
              <w:rPr>
                <w:ins w:id="2514" w:author="David Dayan" w:date="2021-12-03T17:13:00Z"/>
                <w:rFonts w:ascii="Calibri" w:eastAsia="Times New Roman" w:hAnsi="Calibri" w:cs="Times New Roman"/>
                <w:color w:val="000000"/>
                <w:sz w:val="16"/>
                <w:szCs w:val="16"/>
              </w:rPr>
            </w:pPr>
            <w:proofErr w:type="spellStart"/>
            <w:ins w:id="2515"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516" w:author="David Dayan" w:date="2021-12-03T17:18:00Z">
              <w:tcPr>
                <w:tcW w:w="1530" w:type="dxa"/>
                <w:tcBorders>
                  <w:top w:val="nil"/>
                  <w:left w:val="nil"/>
                  <w:bottom w:val="nil"/>
                  <w:right w:val="nil"/>
                </w:tcBorders>
                <w:shd w:val="clear" w:color="auto" w:fill="auto"/>
                <w:noWrap/>
                <w:vAlign w:val="bottom"/>
                <w:hideMark/>
              </w:tcPr>
            </w:tcPrChange>
          </w:tcPr>
          <w:p w14:paraId="3D874956" w14:textId="77777777" w:rsidR="00036D0E" w:rsidRPr="00036D0E" w:rsidRDefault="00036D0E" w:rsidP="00245317">
            <w:pPr>
              <w:spacing w:after="0" w:line="240" w:lineRule="auto"/>
              <w:jc w:val="center"/>
              <w:rPr>
                <w:ins w:id="2517" w:author="David Dayan" w:date="2021-12-03T17:13:00Z"/>
                <w:rFonts w:ascii="Calibri" w:eastAsia="Times New Roman" w:hAnsi="Calibri" w:cs="Times New Roman"/>
                <w:color w:val="000000"/>
                <w:sz w:val="16"/>
                <w:szCs w:val="16"/>
              </w:rPr>
            </w:pPr>
            <w:ins w:id="251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519" w:author="David Dayan" w:date="2021-12-03T17:18:00Z">
              <w:tcPr>
                <w:tcW w:w="898" w:type="dxa"/>
                <w:tcBorders>
                  <w:top w:val="nil"/>
                  <w:left w:val="nil"/>
                  <w:bottom w:val="nil"/>
                  <w:right w:val="nil"/>
                </w:tcBorders>
                <w:shd w:val="clear" w:color="auto" w:fill="auto"/>
                <w:noWrap/>
                <w:vAlign w:val="bottom"/>
                <w:hideMark/>
              </w:tcPr>
            </w:tcPrChange>
          </w:tcPr>
          <w:p w14:paraId="0A153A98" w14:textId="77777777" w:rsidR="00036D0E" w:rsidRPr="00036D0E" w:rsidRDefault="00036D0E" w:rsidP="00245317">
            <w:pPr>
              <w:spacing w:after="0" w:line="240" w:lineRule="auto"/>
              <w:jc w:val="center"/>
              <w:rPr>
                <w:ins w:id="2520" w:author="David Dayan" w:date="2021-12-03T17:13:00Z"/>
                <w:rFonts w:ascii="Calibri" w:eastAsia="Times New Roman" w:hAnsi="Calibri" w:cs="Times New Roman"/>
                <w:color w:val="000000"/>
                <w:sz w:val="16"/>
                <w:szCs w:val="16"/>
              </w:rPr>
            </w:pPr>
            <w:ins w:id="252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522" w:author="David Dayan" w:date="2021-12-03T17:18:00Z">
              <w:tcPr>
                <w:tcW w:w="902" w:type="dxa"/>
                <w:tcBorders>
                  <w:top w:val="nil"/>
                  <w:left w:val="nil"/>
                  <w:bottom w:val="nil"/>
                  <w:right w:val="nil"/>
                </w:tcBorders>
                <w:shd w:val="clear" w:color="auto" w:fill="auto"/>
                <w:noWrap/>
                <w:vAlign w:val="bottom"/>
                <w:hideMark/>
              </w:tcPr>
            </w:tcPrChange>
          </w:tcPr>
          <w:p w14:paraId="6B757E3B" w14:textId="77777777" w:rsidR="00036D0E" w:rsidRPr="00036D0E" w:rsidRDefault="00036D0E" w:rsidP="00245317">
            <w:pPr>
              <w:spacing w:after="0" w:line="240" w:lineRule="auto"/>
              <w:jc w:val="center"/>
              <w:rPr>
                <w:ins w:id="2523" w:author="David Dayan" w:date="2021-12-03T17:13:00Z"/>
                <w:rFonts w:ascii="Calibri" w:eastAsia="Times New Roman" w:hAnsi="Calibri" w:cs="Times New Roman"/>
                <w:color w:val="000000"/>
                <w:sz w:val="16"/>
                <w:szCs w:val="16"/>
              </w:rPr>
            </w:pPr>
            <w:ins w:id="252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525" w:author="David Dayan" w:date="2021-12-03T17:18:00Z">
              <w:tcPr>
                <w:tcW w:w="2160" w:type="dxa"/>
                <w:tcBorders>
                  <w:top w:val="nil"/>
                  <w:left w:val="nil"/>
                  <w:bottom w:val="nil"/>
                  <w:right w:val="nil"/>
                </w:tcBorders>
                <w:shd w:val="clear" w:color="auto" w:fill="auto"/>
                <w:noWrap/>
                <w:vAlign w:val="bottom"/>
                <w:hideMark/>
              </w:tcPr>
            </w:tcPrChange>
          </w:tcPr>
          <w:p w14:paraId="1578934C" w14:textId="77777777" w:rsidR="00036D0E" w:rsidRPr="00036D0E" w:rsidRDefault="00036D0E" w:rsidP="00245317">
            <w:pPr>
              <w:spacing w:after="0" w:line="240" w:lineRule="auto"/>
              <w:jc w:val="center"/>
              <w:rPr>
                <w:ins w:id="2526" w:author="David Dayan" w:date="2021-12-03T17:13:00Z"/>
                <w:rFonts w:ascii="Calibri" w:eastAsia="Times New Roman" w:hAnsi="Calibri" w:cs="Times New Roman"/>
                <w:color w:val="000000"/>
                <w:sz w:val="16"/>
                <w:szCs w:val="16"/>
              </w:rPr>
            </w:pPr>
            <w:ins w:id="252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528" w:author="David Dayan" w:date="2021-12-03T17:18:00Z">
              <w:tcPr>
                <w:tcW w:w="2876" w:type="dxa"/>
                <w:gridSpan w:val="2"/>
                <w:tcBorders>
                  <w:top w:val="nil"/>
                  <w:left w:val="nil"/>
                  <w:bottom w:val="nil"/>
                  <w:right w:val="nil"/>
                </w:tcBorders>
                <w:shd w:val="clear" w:color="auto" w:fill="auto"/>
                <w:noWrap/>
                <w:vAlign w:val="bottom"/>
                <w:hideMark/>
              </w:tcPr>
            </w:tcPrChange>
          </w:tcPr>
          <w:p w14:paraId="4DB799CF" w14:textId="77777777" w:rsidR="00036D0E" w:rsidRPr="00036D0E" w:rsidRDefault="00036D0E" w:rsidP="00245317">
            <w:pPr>
              <w:spacing w:after="0" w:line="240" w:lineRule="auto"/>
              <w:jc w:val="center"/>
              <w:rPr>
                <w:ins w:id="2529" w:author="David Dayan" w:date="2021-12-03T17:13:00Z"/>
                <w:rFonts w:ascii="Calibri" w:eastAsia="Times New Roman" w:hAnsi="Calibri" w:cs="Times New Roman"/>
                <w:color w:val="000000"/>
                <w:sz w:val="16"/>
                <w:szCs w:val="16"/>
              </w:rPr>
            </w:pPr>
            <w:ins w:id="253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531" w:author="David Dayan" w:date="2021-12-03T17:18:00Z">
              <w:tcPr>
                <w:tcW w:w="1426" w:type="dxa"/>
                <w:tcBorders>
                  <w:top w:val="nil"/>
                  <w:left w:val="nil"/>
                  <w:bottom w:val="nil"/>
                  <w:right w:val="nil"/>
                </w:tcBorders>
                <w:shd w:val="clear" w:color="auto" w:fill="auto"/>
                <w:noWrap/>
                <w:vAlign w:val="bottom"/>
                <w:hideMark/>
              </w:tcPr>
            </w:tcPrChange>
          </w:tcPr>
          <w:p w14:paraId="179473D1" w14:textId="77777777" w:rsidR="00036D0E" w:rsidRPr="00036D0E" w:rsidRDefault="00036D0E" w:rsidP="00245317">
            <w:pPr>
              <w:spacing w:after="0" w:line="240" w:lineRule="auto"/>
              <w:jc w:val="center"/>
              <w:rPr>
                <w:ins w:id="2532" w:author="David Dayan" w:date="2021-12-03T17:13:00Z"/>
                <w:rFonts w:ascii="Calibri" w:eastAsia="Times New Roman" w:hAnsi="Calibri" w:cs="Times New Roman"/>
                <w:color w:val="000000"/>
                <w:sz w:val="16"/>
                <w:szCs w:val="16"/>
              </w:rPr>
            </w:pPr>
            <w:ins w:id="2533" w:author="David Dayan" w:date="2021-12-03T17:13:00Z">
              <w:r w:rsidRPr="00036D0E">
                <w:rPr>
                  <w:rFonts w:ascii="Calibri" w:eastAsia="Times New Roman" w:hAnsi="Calibri" w:cs="Times New Roman"/>
                  <w:color w:val="000000"/>
                  <w:sz w:val="16"/>
                  <w:szCs w:val="16"/>
                </w:rPr>
                <w:t>heterozygote</w:t>
              </w:r>
            </w:ins>
          </w:p>
        </w:tc>
      </w:tr>
      <w:tr w:rsidR="00036D0E" w:rsidRPr="00036D0E" w14:paraId="5236A15D" w14:textId="77777777" w:rsidTr="00245317">
        <w:trPr>
          <w:cantSplit/>
          <w:trHeight w:val="20"/>
          <w:ins w:id="2534" w:author="David Dayan" w:date="2021-12-03T17:13:00Z"/>
          <w:trPrChange w:id="253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536" w:author="David Dayan" w:date="2021-12-03T17:18:00Z">
              <w:tcPr>
                <w:tcW w:w="1563" w:type="dxa"/>
                <w:tcBorders>
                  <w:top w:val="nil"/>
                  <w:left w:val="nil"/>
                  <w:bottom w:val="nil"/>
                  <w:right w:val="nil"/>
                </w:tcBorders>
                <w:shd w:val="clear" w:color="auto" w:fill="auto"/>
                <w:noWrap/>
                <w:vAlign w:val="bottom"/>
                <w:hideMark/>
              </w:tcPr>
            </w:tcPrChange>
          </w:tcPr>
          <w:p w14:paraId="6DB1CD0D" w14:textId="77777777" w:rsidR="00036D0E" w:rsidRPr="00036D0E" w:rsidRDefault="00036D0E" w:rsidP="00245317">
            <w:pPr>
              <w:spacing w:after="0" w:line="240" w:lineRule="auto"/>
              <w:jc w:val="center"/>
              <w:rPr>
                <w:ins w:id="2537" w:author="David Dayan" w:date="2021-12-03T17:13:00Z"/>
                <w:rFonts w:ascii="Calibri" w:eastAsia="Times New Roman" w:hAnsi="Calibri" w:cs="Times New Roman"/>
                <w:color w:val="000000"/>
                <w:sz w:val="16"/>
                <w:szCs w:val="16"/>
              </w:rPr>
            </w:pPr>
            <w:ins w:id="2538" w:author="David Dayan" w:date="2021-12-03T17:13:00Z">
              <w:r w:rsidRPr="00036D0E">
                <w:rPr>
                  <w:rFonts w:ascii="Calibri" w:eastAsia="Times New Roman" w:hAnsi="Calibri" w:cs="Times New Roman"/>
                  <w:color w:val="000000"/>
                  <w:sz w:val="16"/>
                  <w:szCs w:val="16"/>
                </w:rPr>
                <w:t>OtsAC20ROGR_0066</w:t>
              </w:r>
            </w:ins>
          </w:p>
        </w:tc>
        <w:tc>
          <w:tcPr>
            <w:tcW w:w="746" w:type="dxa"/>
            <w:tcBorders>
              <w:top w:val="nil"/>
              <w:left w:val="nil"/>
              <w:bottom w:val="nil"/>
              <w:right w:val="nil"/>
            </w:tcBorders>
            <w:shd w:val="clear" w:color="auto" w:fill="auto"/>
            <w:noWrap/>
            <w:vAlign w:val="bottom"/>
            <w:hideMark/>
            <w:tcPrChange w:id="2539" w:author="David Dayan" w:date="2021-12-03T17:18:00Z">
              <w:tcPr>
                <w:tcW w:w="746" w:type="dxa"/>
                <w:tcBorders>
                  <w:top w:val="nil"/>
                  <w:left w:val="nil"/>
                  <w:bottom w:val="nil"/>
                  <w:right w:val="nil"/>
                </w:tcBorders>
                <w:shd w:val="clear" w:color="auto" w:fill="auto"/>
                <w:noWrap/>
                <w:vAlign w:val="bottom"/>
                <w:hideMark/>
              </w:tcPr>
            </w:tcPrChange>
          </w:tcPr>
          <w:p w14:paraId="59145F30" w14:textId="77777777" w:rsidR="00036D0E" w:rsidRPr="00036D0E" w:rsidRDefault="00036D0E" w:rsidP="00245317">
            <w:pPr>
              <w:spacing w:after="0" w:line="240" w:lineRule="auto"/>
              <w:jc w:val="center"/>
              <w:rPr>
                <w:ins w:id="2540" w:author="David Dayan" w:date="2021-12-03T17:13:00Z"/>
                <w:rFonts w:ascii="Calibri" w:eastAsia="Times New Roman" w:hAnsi="Calibri" w:cs="Times New Roman"/>
                <w:color w:val="000000"/>
                <w:sz w:val="16"/>
                <w:szCs w:val="16"/>
              </w:rPr>
            </w:pPr>
            <w:ins w:id="2541" w:author="David Dayan" w:date="2021-12-03T17:13:00Z">
              <w:r w:rsidRPr="00036D0E">
                <w:rPr>
                  <w:rFonts w:ascii="Calibri" w:eastAsia="Times New Roman" w:hAnsi="Calibri" w:cs="Times New Roman"/>
                  <w:color w:val="000000"/>
                  <w:sz w:val="16"/>
                  <w:szCs w:val="16"/>
                </w:rPr>
                <w:t>6/19/20</w:t>
              </w:r>
            </w:ins>
          </w:p>
        </w:tc>
        <w:tc>
          <w:tcPr>
            <w:tcW w:w="599" w:type="dxa"/>
            <w:tcBorders>
              <w:top w:val="nil"/>
              <w:left w:val="nil"/>
              <w:bottom w:val="nil"/>
              <w:right w:val="nil"/>
            </w:tcBorders>
            <w:shd w:val="clear" w:color="auto" w:fill="auto"/>
            <w:noWrap/>
            <w:vAlign w:val="bottom"/>
            <w:hideMark/>
            <w:tcPrChange w:id="2542" w:author="David Dayan" w:date="2021-12-03T17:18:00Z">
              <w:tcPr>
                <w:tcW w:w="599" w:type="dxa"/>
                <w:tcBorders>
                  <w:top w:val="nil"/>
                  <w:left w:val="nil"/>
                  <w:bottom w:val="nil"/>
                  <w:right w:val="nil"/>
                </w:tcBorders>
                <w:shd w:val="clear" w:color="auto" w:fill="auto"/>
                <w:noWrap/>
                <w:vAlign w:val="bottom"/>
                <w:hideMark/>
              </w:tcPr>
            </w:tcPrChange>
          </w:tcPr>
          <w:p w14:paraId="7D948AD4" w14:textId="77777777" w:rsidR="00036D0E" w:rsidRPr="00036D0E" w:rsidRDefault="00036D0E" w:rsidP="00245317">
            <w:pPr>
              <w:spacing w:after="0" w:line="240" w:lineRule="auto"/>
              <w:jc w:val="center"/>
              <w:rPr>
                <w:ins w:id="2543" w:author="David Dayan" w:date="2021-12-03T17:13:00Z"/>
                <w:rFonts w:ascii="Calibri" w:eastAsia="Times New Roman" w:hAnsi="Calibri" w:cs="Times New Roman"/>
                <w:color w:val="000000"/>
                <w:sz w:val="16"/>
                <w:szCs w:val="16"/>
              </w:rPr>
            </w:pPr>
            <w:ins w:id="2544" w:author="David Dayan" w:date="2021-12-03T17:13:00Z">
              <w:r w:rsidRPr="00036D0E">
                <w:rPr>
                  <w:rFonts w:ascii="Calibri" w:eastAsia="Times New Roman" w:hAnsi="Calibri" w:cs="Times New Roman"/>
                  <w:color w:val="000000"/>
                  <w:sz w:val="16"/>
                  <w:szCs w:val="16"/>
                </w:rPr>
                <w:t>171</w:t>
              </w:r>
            </w:ins>
          </w:p>
        </w:tc>
        <w:tc>
          <w:tcPr>
            <w:tcW w:w="1142" w:type="dxa"/>
            <w:tcBorders>
              <w:top w:val="nil"/>
              <w:left w:val="nil"/>
              <w:bottom w:val="nil"/>
              <w:right w:val="nil"/>
            </w:tcBorders>
            <w:shd w:val="clear" w:color="auto" w:fill="auto"/>
            <w:noWrap/>
            <w:vAlign w:val="bottom"/>
            <w:hideMark/>
            <w:tcPrChange w:id="2545" w:author="David Dayan" w:date="2021-12-03T17:18:00Z">
              <w:tcPr>
                <w:tcW w:w="1142" w:type="dxa"/>
                <w:tcBorders>
                  <w:top w:val="nil"/>
                  <w:left w:val="nil"/>
                  <w:bottom w:val="nil"/>
                  <w:right w:val="nil"/>
                </w:tcBorders>
                <w:shd w:val="clear" w:color="auto" w:fill="auto"/>
                <w:noWrap/>
                <w:vAlign w:val="bottom"/>
                <w:hideMark/>
              </w:tcPr>
            </w:tcPrChange>
          </w:tcPr>
          <w:p w14:paraId="469ED16A" w14:textId="77777777" w:rsidR="00036D0E" w:rsidRPr="00036D0E" w:rsidRDefault="00036D0E" w:rsidP="00245317">
            <w:pPr>
              <w:spacing w:after="0" w:line="240" w:lineRule="auto"/>
              <w:jc w:val="center"/>
              <w:rPr>
                <w:ins w:id="2546" w:author="David Dayan" w:date="2021-12-03T17:13:00Z"/>
                <w:rFonts w:ascii="Calibri" w:eastAsia="Times New Roman" w:hAnsi="Calibri" w:cs="Times New Roman"/>
                <w:color w:val="000000"/>
                <w:sz w:val="16"/>
                <w:szCs w:val="16"/>
              </w:rPr>
            </w:pPr>
            <w:proofErr w:type="spellStart"/>
            <w:ins w:id="2547"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548" w:author="David Dayan" w:date="2021-12-03T17:18:00Z">
              <w:tcPr>
                <w:tcW w:w="1440" w:type="dxa"/>
                <w:tcBorders>
                  <w:top w:val="nil"/>
                  <w:left w:val="nil"/>
                  <w:bottom w:val="nil"/>
                  <w:right w:val="nil"/>
                </w:tcBorders>
                <w:shd w:val="clear" w:color="auto" w:fill="auto"/>
                <w:noWrap/>
                <w:vAlign w:val="bottom"/>
                <w:hideMark/>
              </w:tcPr>
            </w:tcPrChange>
          </w:tcPr>
          <w:p w14:paraId="55D4A6A6" w14:textId="77777777" w:rsidR="00036D0E" w:rsidRPr="00036D0E" w:rsidRDefault="00036D0E" w:rsidP="00245317">
            <w:pPr>
              <w:spacing w:after="0" w:line="240" w:lineRule="auto"/>
              <w:jc w:val="center"/>
              <w:rPr>
                <w:ins w:id="2549" w:author="David Dayan" w:date="2021-12-03T17:13:00Z"/>
                <w:rFonts w:ascii="Calibri" w:eastAsia="Times New Roman" w:hAnsi="Calibri" w:cs="Times New Roman"/>
                <w:color w:val="000000"/>
                <w:sz w:val="16"/>
                <w:szCs w:val="16"/>
              </w:rPr>
            </w:pPr>
            <w:proofErr w:type="spellStart"/>
            <w:ins w:id="2550"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551" w:author="David Dayan" w:date="2021-12-03T17:18:00Z">
              <w:tcPr>
                <w:tcW w:w="1530" w:type="dxa"/>
                <w:tcBorders>
                  <w:top w:val="nil"/>
                  <w:left w:val="nil"/>
                  <w:bottom w:val="nil"/>
                  <w:right w:val="nil"/>
                </w:tcBorders>
                <w:shd w:val="clear" w:color="auto" w:fill="auto"/>
                <w:noWrap/>
                <w:vAlign w:val="bottom"/>
                <w:hideMark/>
              </w:tcPr>
            </w:tcPrChange>
          </w:tcPr>
          <w:p w14:paraId="5A0A11A9" w14:textId="77777777" w:rsidR="00036D0E" w:rsidRPr="00036D0E" w:rsidRDefault="00036D0E" w:rsidP="00245317">
            <w:pPr>
              <w:spacing w:after="0" w:line="240" w:lineRule="auto"/>
              <w:jc w:val="center"/>
              <w:rPr>
                <w:ins w:id="2552" w:author="David Dayan" w:date="2021-12-03T17:13:00Z"/>
                <w:rFonts w:ascii="Calibri" w:eastAsia="Times New Roman" w:hAnsi="Calibri" w:cs="Times New Roman"/>
                <w:color w:val="000000"/>
                <w:sz w:val="16"/>
                <w:szCs w:val="16"/>
              </w:rPr>
            </w:pPr>
            <w:ins w:id="2553"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554" w:author="David Dayan" w:date="2021-12-03T17:18:00Z">
              <w:tcPr>
                <w:tcW w:w="898" w:type="dxa"/>
                <w:tcBorders>
                  <w:top w:val="nil"/>
                  <w:left w:val="nil"/>
                  <w:bottom w:val="nil"/>
                  <w:right w:val="nil"/>
                </w:tcBorders>
                <w:shd w:val="clear" w:color="auto" w:fill="auto"/>
                <w:noWrap/>
                <w:vAlign w:val="bottom"/>
                <w:hideMark/>
              </w:tcPr>
            </w:tcPrChange>
          </w:tcPr>
          <w:p w14:paraId="4F5454B0" w14:textId="77777777" w:rsidR="00036D0E" w:rsidRPr="00036D0E" w:rsidRDefault="00036D0E" w:rsidP="00245317">
            <w:pPr>
              <w:spacing w:after="0" w:line="240" w:lineRule="auto"/>
              <w:jc w:val="center"/>
              <w:rPr>
                <w:ins w:id="2555" w:author="David Dayan" w:date="2021-12-03T17:13:00Z"/>
                <w:rFonts w:ascii="Calibri" w:eastAsia="Times New Roman" w:hAnsi="Calibri" w:cs="Times New Roman"/>
                <w:color w:val="000000"/>
                <w:sz w:val="16"/>
                <w:szCs w:val="16"/>
              </w:rPr>
            </w:pPr>
            <w:ins w:id="255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557" w:author="David Dayan" w:date="2021-12-03T17:18:00Z">
              <w:tcPr>
                <w:tcW w:w="902" w:type="dxa"/>
                <w:tcBorders>
                  <w:top w:val="nil"/>
                  <w:left w:val="nil"/>
                  <w:bottom w:val="nil"/>
                  <w:right w:val="nil"/>
                </w:tcBorders>
                <w:shd w:val="clear" w:color="auto" w:fill="auto"/>
                <w:noWrap/>
                <w:vAlign w:val="bottom"/>
                <w:hideMark/>
              </w:tcPr>
            </w:tcPrChange>
          </w:tcPr>
          <w:p w14:paraId="7141CB09" w14:textId="77777777" w:rsidR="00036D0E" w:rsidRPr="00036D0E" w:rsidRDefault="00036D0E" w:rsidP="00245317">
            <w:pPr>
              <w:spacing w:after="0" w:line="240" w:lineRule="auto"/>
              <w:jc w:val="center"/>
              <w:rPr>
                <w:ins w:id="2558" w:author="David Dayan" w:date="2021-12-03T17:13:00Z"/>
                <w:rFonts w:ascii="Calibri" w:eastAsia="Times New Roman" w:hAnsi="Calibri" w:cs="Times New Roman"/>
                <w:color w:val="000000"/>
                <w:sz w:val="16"/>
                <w:szCs w:val="16"/>
              </w:rPr>
            </w:pPr>
            <w:ins w:id="255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560" w:author="David Dayan" w:date="2021-12-03T17:18:00Z">
              <w:tcPr>
                <w:tcW w:w="2160" w:type="dxa"/>
                <w:tcBorders>
                  <w:top w:val="nil"/>
                  <w:left w:val="nil"/>
                  <w:bottom w:val="nil"/>
                  <w:right w:val="nil"/>
                </w:tcBorders>
                <w:shd w:val="clear" w:color="auto" w:fill="auto"/>
                <w:noWrap/>
                <w:vAlign w:val="bottom"/>
                <w:hideMark/>
              </w:tcPr>
            </w:tcPrChange>
          </w:tcPr>
          <w:p w14:paraId="04171614" w14:textId="77777777" w:rsidR="00036D0E" w:rsidRPr="00036D0E" w:rsidRDefault="00036D0E" w:rsidP="00245317">
            <w:pPr>
              <w:spacing w:after="0" w:line="240" w:lineRule="auto"/>
              <w:jc w:val="center"/>
              <w:rPr>
                <w:ins w:id="2561" w:author="David Dayan" w:date="2021-12-03T17:13:00Z"/>
                <w:rFonts w:ascii="Calibri" w:eastAsia="Times New Roman" w:hAnsi="Calibri" w:cs="Times New Roman"/>
                <w:color w:val="000000"/>
                <w:sz w:val="16"/>
                <w:szCs w:val="16"/>
              </w:rPr>
            </w:pPr>
            <w:ins w:id="256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563" w:author="David Dayan" w:date="2021-12-03T17:18:00Z">
              <w:tcPr>
                <w:tcW w:w="2876" w:type="dxa"/>
                <w:gridSpan w:val="2"/>
                <w:tcBorders>
                  <w:top w:val="nil"/>
                  <w:left w:val="nil"/>
                  <w:bottom w:val="nil"/>
                  <w:right w:val="nil"/>
                </w:tcBorders>
                <w:shd w:val="clear" w:color="auto" w:fill="auto"/>
                <w:noWrap/>
                <w:vAlign w:val="bottom"/>
                <w:hideMark/>
              </w:tcPr>
            </w:tcPrChange>
          </w:tcPr>
          <w:p w14:paraId="04B6AFD9" w14:textId="77777777" w:rsidR="00036D0E" w:rsidRPr="00036D0E" w:rsidRDefault="00036D0E" w:rsidP="00245317">
            <w:pPr>
              <w:spacing w:after="0" w:line="240" w:lineRule="auto"/>
              <w:jc w:val="center"/>
              <w:rPr>
                <w:ins w:id="2564" w:author="David Dayan" w:date="2021-12-03T17:13:00Z"/>
                <w:rFonts w:ascii="Calibri" w:eastAsia="Times New Roman" w:hAnsi="Calibri" w:cs="Times New Roman"/>
                <w:color w:val="000000"/>
                <w:sz w:val="16"/>
                <w:szCs w:val="16"/>
              </w:rPr>
            </w:pPr>
            <w:ins w:id="256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566" w:author="David Dayan" w:date="2021-12-03T17:18:00Z">
              <w:tcPr>
                <w:tcW w:w="1426" w:type="dxa"/>
                <w:tcBorders>
                  <w:top w:val="nil"/>
                  <w:left w:val="nil"/>
                  <w:bottom w:val="nil"/>
                  <w:right w:val="nil"/>
                </w:tcBorders>
                <w:shd w:val="clear" w:color="auto" w:fill="auto"/>
                <w:noWrap/>
                <w:vAlign w:val="bottom"/>
                <w:hideMark/>
              </w:tcPr>
            </w:tcPrChange>
          </w:tcPr>
          <w:p w14:paraId="6F84BC3F" w14:textId="77777777" w:rsidR="00036D0E" w:rsidRPr="00036D0E" w:rsidRDefault="00036D0E" w:rsidP="00245317">
            <w:pPr>
              <w:spacing w:after="0" w:line="240" w:lineRule="auto"/>
              <w:jc w:val="center"/>
              <w:rPr>
                <w:ins w:id="2567" w:author="David Dayan" w:date="2021-12-03T17:13:00Z"/>
                <w:rFonts w:ascii="Calibri" w:eastAsia="Times New Roman" w:hAnsi="Calibri" w:cs="Times New Roman"/>
                <w:color w:val="000000"/>
                <w:sz w:val="16"/>
                <w:szCs w:val="16"/>
              </w:rPr>
            </w:pPr>
            <w:ins w:id="2568" w:author="David Dayan" w:date="2021-12-03T17:13:00Z">
              <w:r w:rsidRPr="00036D0E">
                <w:rPr>
                  <w:rFonts w:ascii="Calibri" w:eastAsia="Times New Roman" w:hAnsi="Calibri" w:cs="Times New Roman"/>
                  <w:color w:val="000000"/>
                  <w:sz w:val="16"/>
                  <w:szCs w:val="16"/>
                </w:rPr>
                <w:t>heterozygote</w:t>
              </w:r>
            </w:ins>
          </w:p>
        </w:tc>
      </w:tr>
      <w:tr w:rsidR="00036D0E" w:rsidRPr="00036D0E" w14:paraId="52EAA39E" w14:textId="77777777" w:rsidTr="00245317">
        <w:trPr>
          <w:cantSplit/>
          <w:trHeight w:val="20"/>
          <w:ins w:id="2569" w:author="David Dayan" w:date="2021-12-03T17:13:00Z"/>
          <w:trPrChange w:id="257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571" w:author="David Dayan" w:date="2021-12-03T17:18:00Z">
              <w:tcPr>
                <w:tcW w:w="1563" w:type="dxa"/>
                <w:tcBorders>
                  <w:top w:val="nil"/>
                  <w:left w:val="nil"/>
                  <w:bottom w:val="nil"/>
                  <w:right w:val="nil"/>
                </w:tcBorders>
                <w:shd w:val="clear" w:color="auto" w:fill="auto"/>
                <w:noWrap/>
                <w:vAlign w:val="bottom"/>
                <w:hideMark/>
              </w:tcPr>
            </w:tcPrChange>
          </w:tcPr>
          <w:p w14:paraId="14D95CF5" w14:textId="77777777" w:rsidR="00036D0E" w:rsidRPr="00036D0E" w:rsidRDefault="00036D0E" w:rsidP="00245317">
            <w:pPr>
              <w:spacing w:after="0" w:line="240" w:lineRule="auto"/>
              <w:jc w:val="center"/>
              <w:rPr>
                <w:ins w:id="2572" w:author="David Dayan" w:date="2021-12-03T17:13:00Z"/>
                <w:rFonts w:ascii="Calibri" w:eastAsia="Times New Roman" w:hAnsi="Calibri" w:cs="Times New Roman"/>
                <w:color w:val="000000"/>
                <w:sz w:val="16"/>
                <w:szCs w:val="16"/>
              </w:rPr>
            </w:pPr>
            <w:ins w:id="2573" w:author="David Dayan" w:date="2021-12-03T17:13:00Z">
              <w:r w:rsidRPr="00036D0E">
                <w:rPr>
                  <w:rFonts w:ascii="Calibri" w:eastAsia="Times New Roman" w:hAnsi="Calibri" w:cs="Times New Roman"/>
                  <w:color w:val="000000"/>
                  <w:sz w:val="16"/>
                  <w:szCs w:val="16"/>
                </w:rPr>
                <w:t>OtsAC20ROGR_0067</w:t>
              </w:r>
            </w:ins>
          </w:p>
        </w:tc>
        <w:tc>
          <w:tcPr>
            <w:tcW w:w="746" w:type="dxa"/>
            <w:tcBorders>
              <w:top w:val="nil"/>
              <w:left w:val="nil"/>
              <w:bottom w:val="nil"/>
              <w:right w:val="nil"/>
            </w:tcBorders>
            <w:shd w:val="clear" w:color="auto" w:fill="auto"/>
            <w:noWrap/>
            <w:vAlign w:val="bottom"/>
            <w:hideMark/>
            <w:tcPrChange w:id="2574" w:author="David Dayan" w:date="2021-12-03T17:18:00Z">
              <w:tcPr>
                <w:tcW w:w="746" w:type="dxa"/>
                <w:tcBorders>
                  <w:top w:val="nil"/>
                  <w:left w:val="nil"/>
                  <w:bottom w:val="nil"/>
                  <w:right w:val="nil"/>
                </w:tcBorders>
                <w:shd w:val="clear" w:color="auto" w:fill="auto"/>
                <w:noWrap/>
                <w:vAlign w:val="bottom"/>
                <w:hideMark/>
              </w:tcPr>
            </w:tcPrChange>
          </w:tcPr>
          <w:p w14:paraId="71CFD341" w14:textId="77777777" w:rsidR="00036D0E" w:rsidRPr="00036D0E" w:rsidRDefault="00036D0E" w:rsidP="00245317">
            <w:pPr>
              <w:spacing w:after="0" w:line="240" w:lineRule="auto"/>
              <w:jc w:val="center"/>
              <w:rPr>
                <w:ins w:id="2575" w:author="David Dayan" w:date="2021-12-03T17:13:00Z"/>
                <w:rFonts w:ascii="Calibri" w:eastAsia="Times New Roman" w:hAnsi="Calibri" w:cs="Times New Roman"/>
                <w:color w:val="000000"/>
                <w:sz w:val="16"/>
                <w:szCs w:val="16"/>
              </w:rPr>
            </w:pPr>
            <w:ins w:id="2576" w:author="David Dayan" w:date="2021-12-03T17:13:00Z">
              <w:r w:rsidRPr="00036D0E">
                <w:rPr>
                  <w:rFonts w:ascii="Calibri" w:eastAsia="Times New Roman" w:hAnsi="Calibri" w:cs="Times New Roman"/>
                  <w:color w:val="000000"/>
                  <w:sz w:val="16"/>
                  <w:szCs w:val="16"/>
                </w:rPr>
                <w:t>6/20/20</w:t>
              </w:r>
            </w:ins>
          </w:p>
        </w:tc>
        <w:tc>
          <w:tcPr>
            <w:tcW w:w="599" w:type="dxa"/>
            <w:tcBorders>
              <w:top w:val="nil"/>
              <w:left w:val="nil"/>
              <w:bottom w:val="nil"/>
              <w:right w:val="nil"/>
            </w:tcBorders>
            <w:shd w:val="clear" w:color="auto" w:fill="auto"/>
            <w:noWrap/>
            <w:vAlign w:val="bottom"/>
            <w:hideMark/>
            <w:tcPrChange w:id="2577" w:author="David Dayan" w:date="2021-12-03T17:18:00Z">
              <w:tcPr>
                <w:tcW w:w="599" w:type="dxa"/>
                <w:tcBorders>
                  <w:top w:val="nil"/>
                  <w:left w:val="nil"/>
                  <w:bottom w:val="nil"/>
                  <w:right w:val="nil"/>
                </w:tcBorders>
                <w:shd w:val="clear" w:color="auto" w:fill="auto"/>
                <w:noWrap/>
                <w:vAlign w:val="bottom"/>
                <w:hideMark/>
              </w:tcPr>
            </w:tcPrChange>
          </w:tcPr>
          <w:p w14:paraId="4CE863EA" w14:textId="77777777" w:rsidR="00036D0E" w:rsidRPr="00036D0E" w:rsidRDefault="00036D0E" w:rsidP="00245317">
            <w:pPr>
              <w:spacing w:after="0" w:line="240" w:lineRule="auto"/>
              <w:jc w:val="center"/>
              <w:rPr>
                <w:ins w:id="2578" w:author="David Dayan" w:date="2021-12-03T17:13:00Z"/>
                <w:rFonts w:ascii="Calibri" w:eastAsia="Times New Roman" w:hAnsi="Calibri" w:cs="Times New Roman"/>
                <w:color w:val="000000"/>
                <w:sz w:val="16"/>
                <w:szCs w:val="16"/>
              </w:rPr>
            </w:pPr>
            <w:ins w:id="2579" w:author="David Dayan" w:date="2021-12-03T17:13:00Z">
              <w:r w:rsidRPr="00036D0E">
                <w:rPr>
                  <w:rFonts w:ascii="Calibri" w:eastAsia="Times New Roman" w:hAnsi="Calibri" w:cs="Times New Roman"/>
                  <w:color w:val="000000"/>
                  <w:sz w:val="16"/>
                  <w:szCs w:val="16"/>
                </w:rPr>
                <w:t>172</w:t>
              </w:r>
            </w:ins>
          </w:p>
        </w:tc>
        <w:tc>
          <w:tcPr>
            <w:tcW w:w="1142" w:type="dxa"/>
            <w:tcBorders>
              <w:top w:val="nil"/>
              <w:left w:val="nil"/>
              <w:bottom w:val="nil"/>
              <w:right w:val="nil"/>
            </w:tcBorders>
            <w:shd w:val="clear" w:color="auto" w:fill="auto"/>
            <w:noWrap/>
            <w:vAlign w:val="bottom"/>
            <w:hideMark/>
            <w:tcPrChange w:id="2580" w:author="David Dayan" w:date="2021-12-03T17:18:00Z">
              <w:tcPr>
                <w:tcW w:w="1142" w:type="dxa"/>
                <w:tcBorders>
                  <w:top w:val="nil"/>
                  <w:left w:val="nil"/>
                  <w:bottom w:val="nil"/>
                  <w:right w:val="nil"/>
                </w:tcBorders>
                <w:shd w:val="clear" w:color="auto" w:fill="auto"/>
                <w:noWrap/>
                <w:vAlign w:val="bottom"/>
                <w:hideMark/>
              </w:tcPr>
            </w:tcPrChange>
          </w:tcPr>
          <w:p w14:paraId="0A4DF93A" w14:textId="77777777" w:rsidR="00036D0E" w:rsidRPr="00036D0E" w:rsidRDefault="00036D0E" w:rsidP="00245317">
            <w:pPr>
              <w:spacing w:after="0" w:line="240" w:lineRule="auto"/>
              <w:jc w:val="center"/>
              <w:rPr>
                <w:ins w:id="2581" w:author="David Dayan" w:date="2021-12-03T17:13:00Z"/>
                <w:rFonts w:ascii="Calibri" w:eastAsia="Times New Roman" w:hAnsi="Calibri" w:cs="Times New Roman"/>
                <w:color w:val="000000"/>
                <w:sz w:val="16"/>
                <w:szCs w:val="16"/>
              </w:rPr>
            </w:pPr>
            <w:proofErr w:type="spellStart"/>
            <w:ins w:id="2582"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583" w:author="David Dayan" w:date="2021-12-03T17:18:00Z">
              <w:tcPr>
                <w:tcW w:w="1440" w:type="dxa"/>
                <w:tcBorders>
                  <w:top w:val="nil"/>
                  <w:left w:val="nil"/>
                  <w:bottom w:val="nil"/>
                  <w:right w:val="nil"/>
                </w:tcBorders>
                <w:shd w:val="clear" w:color="auto" w:fill="auto"/>
                <w:noWrap/>
                <w:vAlign w:val="bottom"/>
                <w:hideMark/>
              </w:tcPr>
            </w:tcPrChange>
          </w:tcPr>
          <w:p w14:paraId="6C5EEB27" w14:textId="77777777" w:rsidR="00036D0E" w:rsidRPr="00036D0E" w:rsidRDefault="00036D0E" w:rsidP="00245317">
            <w:pPr>
              <w:spacing w:after="0" w:line="240" w:lineRule="auto"/>
              <w:jc w:val="center"/>
              <w:rPr>
                <w:ins w:id="2584" w:author="David Dayan" w:date="2021-12-03T17:13:00Z"/>
                <w:rFonts w:ascii="Calibri" w:eastAsia="Times New Roman" w:hAnsi="Calibri" w:cs="Times New Roman"/>
                <w:color w:val="000000"/>
                <w:sz w:val="16"/>
                <w:szCs w:val="16"/>
              </w:rPr>
            </w:pPr>
            <w:proofErr w:type="spellStart"/>
            <w:ins w:id="2585"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586" w:author="David Dayan" w:date="2021-12-03T17:18:00Z">
              <w:tcPr>
                <w:tcW w:w="1530" w:type="dxa"/>
                <w:tcBorders>
                  <w:top w:val="nil"/>
                  <w:left w:val="nil"/>
                  <w:bottom w:val="nil"/>
                  <w:right w:val="nil"/>
                </w:tcBorders>
                <w:shd w:val="clear" w:color="auto" w:fill="auto"/>
                <w:noWrap/>
                <w:vAlign w:val="bottom"/>
                <w:hideMark/>
              </w:tcPr>
            </w:tcPrChange>
          </w:tcPr>
          <w:p w14:paraId="10702325" w14:textId="77777777" w:rsidR="00036D0E" w:rsidRPr="00036D0E" w:rsidRDefault="00036D0E" w:rsidP="00245317">
            <w:pPr>
              <w:spacing w:after="0" w:line="240" w:lineRule="auto"/>
              <w:jc w:val="center"/>
              <w:rPr>
                <w:ins w:id="2587" w:author="David Dayan" w:date="2021-12-03T17:13:00Z"/>
                <w:rFonts w:ascii="Calibri" w:eastAsia="Times New Roman" w:hAnsi="Calibri" w:cs="Times New Roman"/>
                <w:color w:val="000000"/>
                <w:sz w:val="16"/>
                <w:szCs w:val="16"/>
              </w:rPr>
            </w:pPr>
            <w:ins w:id="2588"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589" w:author="David Dayan" w:date="2021-12-03T17:18:00Z">
              <w:tcPr>
                <w:tcW w:w="898" w:type="dxa"/>
                <w:tcBorders>
                  <w:top w:val="nil"/>
                  <w:left w:val="nil"/>
                  <w:bottom w:val="nil"/>
                  <w:right w:val="nil"/>
                </w:tcBorders>
                <w:shd w:val="clear" w:color="auto" w:fill="auto"/>
                <w:noWrap/>
                <w:vAlign w:val="bottom"/>
                <w:hideMark/>
              </w:tcPr>
            </w:tcPrChange>
          </w:tcPr>
          <w:p w14:paraId="3900EC2D" w14:textId="77777777" w:rsidR="00036D0E" w:rsidRPr="00036D0E" w:rsidRDefault="00036D0E" w:rsidP="00245317">
            <w:pPr>
              <w:spacing w:after="0" w:line="240" w:lineRule="auto"/>
              <w:jc w:val="center"/>
              <w:rPr>
                <w:ins w:id="2590" w:author="David Dayan" w:date="2021-12-03T17:13:00Z"/>
                <w:rFonts w:ascii="Calibri" w:eastAsia="Times New Roman" w:hAnsi="Calibri" w:cs="Times New Roman"/>
                <w:color w:val="000000"/>
                <w:sz w:val="16"/>
                <w:szCs w:val="16"/>
              </w:rPr>
            </w:pPr>
            <w:ins w:id="259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592" w:author="David Dayan" w:date="2021-12-03T17:18:00Z">
              <w:tcPr>
                <w:tcW w:w="902" w:type="dxa"/>
                <w:tcBorders>
                  <w:top w:val="nil"/>
                  <w:left w:val="nil"/>
                  <w:bottom w:val="nil"/>
                  <w:right w:val="nil"/>
                </w:tcBorders>
                <w:shd w:val="clear" w:color="auto" w:fill="auto"/>
                <w:noWrap/>
                <w:vAlign w:val="bottom"/>
                <w:hideMark/>
              </w:tcPr>
            </w:tcPrChange>
          </w:tcPr>
          <w:p w14:paraId="73715ADA" w14:textId="77777777" w:rsidR="00036D0E" w:rsidRPr="00036D0E" w:rsidRDefault="00036D0E" w:rsidP="00245317">
            <w:pPr>
              <w:spacing w:after="0" w:line="240" w:lineRule="auto"/>
              <w:jc w:val="center"/>
              <w:rPr>
                <w:ins w:id="2593" w:author="David Dayan" w:date="2021-12-03T17:13:00Z"/>
                <w:rFonts w:ascii="Calibri" w:eastAsia="Times New Roman" w:hAnsi="Calibri" w:cs="Times New Roman"/>
                <w:color w:val="000000"/>
                <w:sz w:val="16"/>
                <w:szCs w:val="16"/>
              </w:rPr>
            </w:pPr>
            <w:ins w:id="259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595" w:author="David Dayan" w:date="2021-12-03T17:18:00Z">
              <w:tcPr>
                <w:tcW w:w="2160" w:type="dxa"/>
                <w:tcBorders>
                  <w:top w:val="nil"/>
                  <w:left w:val="nil"/>
                  <w:bottom w:val="nil"/>
                  <w:right w:val="nil"/>
                </w:tcBorders>
                <w:shd w:val="clear" w:color="auto" w:fill="auto"/>
                <w:noWrap/>
                <w:vAlign w:val="bottom"/>
                <w:hideMark/>
              </w:tcPr>
            </w:tcPrChange>
          </w:tcPr>
          <w:p w14:paraId="5EB75B99" w14:textId="77777777" w:rsidR="00036D0E" w:rsidRPr="00036D0E" w:rsidRDefault="00036D0E" w:rsidP="00245317">
            <w:pPr>
              <w:spacing w:after="0" w:line="240" w:lineRule="auto"/>
              <w:jc w:val="center"/>
              <w:rPr>
                <w:ins w:id="2596" w:author="David Dayan" w:date="2021-12-03T17:13:00Z"/>
                <w:rFonts w:ascii="Calibri" w:eastAsia="Times New Roman" w:hAnsi="Calibri" w:cs="Times New Roman"/>
                <w:color w:val="000000"/>
                <w:sz w:val="16"/>
                <w:szCs w:val="16"/>
              </w:rPr>
            </w:pPr>
            <w:ins w:id="259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598" w:author="David Dayan" w:date="2021-12-03T17:18:00Z">
              <w:tcPr>
                <w:tcW w:w="2876" w:type="dxa"/>
                <w:gridSpan w:val="2"/>
                <w:tcBorders>
                  <w:top w:val="nil"/>
                  <w:left w:val="nil"/>
                  <w:bottom w:val="nil"/>
                  <w:right w:val="nil"/>
                </w:tcBorders>
                <w:shd w:val="clear" w:color="auto" w:fill="auto"/>
                <w:noWrap/>
                <w:vAlign w:val="bottom"/>
                <w:hideMark/>
              </w:tcPr>
            </w:tcPrChange>
          </w:tcPr>
          <w:p w14:paraId="3B41E6E8" w14:textId="77777777" w:rsidR="00036D0E" w:rsidRPr="00036D0E" w:rsidRDefault="00036D0E" w:rsidP="00245317">
            <w:pPr>
              <w:spacing w:after="0" w:line="240" w:lineRule="auto"/>
              <w:jc w:val="center"/>
              <w:rPr>
                <w:ins w:id="2599" w:author="David Dayan" w:date="2021-12-03T17:13:00Z"/>
                <w:rFonts w:ascii="Calibri" w:eastAsia="Times New Roman" w:hAnsi="Calibri" w:cs="Times New Roman"/>
                <w:color w:val="000000"/>
                <w:sz w:val="16"/>
                <w:szCs w:val="16"/>
              </w:rPr>
            </w:pPr>
            <w:ins w:id="260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601" w:author="David Dayan" w:date="2021-12-03T17:18:00Z">
              <w:tcPr>
                <w:tcW w:w="1426" w:type="dxa"/>
                <w:tcBorders>
                  <w:top w:val="nil"/>
                  <w:left w:val="nil"/>
                  <w:bottom w:val="nil"/>
                  <w:right w:val="nil"/>
                </w:tcBorders>
                <w:shd w:val="clear" w:color="auto" w:fill="auto"/>
                <w:noWrap/>
                <w:vAlign w:val="bottom"/>
                <w:hideMark/>
              </w:tcPr>
            </w:tcPrChange>
          </w:tcPr>
          <w:p w14:paraId="6A442274" w14:textId="77777777" w:rsidR="00036D0E" w:rsidRPr="00036D0E" w:rsidRDefault="00036D0E" w:rsidP="00245317">
            <w:pPr>
              <w:spacing w:after="0" w:line="240" w:lineRule="auto"/>
              <w:jc w:val="center"/>
              <w:rPr>
                <w:ins w:id="2602" w:author="David Dayan" w:date="2021-12-03T17:13:00Z"/>
                <w:rFonts w:ascii="Calibri" w:eastAsia="Times New Roman" w:hAnsi="Calibri" w:cs="Times New Roman"/>
                <w:color w:val="000000"/>
                <w:sz w:val="16"/>
                <w:szCs w:val="16"/>
              </w:rPr>
            </w:pPr>
            <w:ins w:id="2603" w:author="David Dayan" w:date="2021-12-03T17:13:00Z">
              <w:r w:rsidRPr="00036D0E">
                <w:rPr>
                  <w:rFonts w:ascii="Calibri" w:eastAsia="Times New Roman" w:hAnsi="Calibri" w:cs="Times New Roman"/>
                  <w:color w:val="000000"/>
                  <w:sz w:val="16"/>
                  <w:szCs w:val="16"/>
                </w:rPr>
                <w:t>heterozygote</w:t>
              </w:r>
            </w:ins>
          </w:p>
        </w:tc>
      </w:tr>
      <w:tr w:rsidR="00036D0E" w:rsidRPr="00036D0E" w14:paraId="0D29DE08" w14:textId="77777777" w:rsidTr="00245317">
        <w:trPr>
          <w:cantSplit/>
          <w:trHeight w:val="20"/>
          <w:ins w:id="2604" w:author="David Dayan" w:date="2021-12-03T17:13:00Z"/>
          <w:trPrChange w:id="260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606" w:author="David Dayan" w:date="2021-12-03T17:18:00Z">
              <w:tcPr>
                <w:tcW w:w="1563" w:type="dxa"/>
                <w:tcBorders>
                  <w:top w:val="nil"/>
                  <w:left w:val="nil"/>
                  <w:bottom w:val="nil"/>
                  <w:right w:val="nil"/>
                </w:tcBorders>
                <w:shd w:val="clear" w:color="auto" w:fill="auto"/>
                <w:noWrap/>
                <w:vAlign w:val="bottom"/>
                <w:hideMark/>
              </w:tcPr>
            </w:tcPrChange>
          </w:tcPr>
          <w:p w14:paraId="0E93B852" w14:textId="77777777" w:rsidR="00036D0E" w:rsidRPr="00036D0E" w:rsidRDefault="00036D0E" w:rsidP="00245317">
            <w:pPr>
              <w:spacing w:after="0" w:line="240" w:lineRule="auto"/>
              <w:jc w:val="center"/>
              <w:rPr>
                <w:ins w:id="2607" w:author="David Dayan" w:date="2021-12-03T17:13:00Z"/>
                <w:rFonts w:ascii="Calibri" w:eastAsia="Times New Roman" w:hAnsi="Calibri" w:cs="Times New Roman"/>
                <w:color w:val="000000"/>
                <w:sz w:val="16"/>
                <w:szCs w:val="16"/>
              </w:rPr>
            </w:pPr>
            <w:ins w:id="2608" w:author="David Dayan" w:date="2021-12-03T17:13:00Z">
              <w:r w:rsidRPr="00036D0E">
                <w:rPr>
                  <w:rFonts w:ascii="Calibri" w:eastAsia="Times New Roman" w:hAnsi="Calibri" w:cs="Times New Roman"/>
                  <w:color w:val="000000"/>
                  <w:sz w:val="16"/>
                  <w:szCs w:val="16"/>
                </w:rPr>
                <w:t>OtsAC20ROGR_0068</w:t>
              </w:r>
            </w:ins>
          </w:p>
        </w:tc>
        <w:tc>
          <w:tcPr>
            <w:tcW w:w="746" w:type="dxa"/>
            <w:tcBorders>
              <w:top w:val="nil"/>
              <w:left w:val="nil"/>
              <w:bottom w:val="nil"/>
              <w:right w:val="nil"/>
            </w:tcBorders>
            <w:shd w:val="clear" w:color="auto" w:fill="auto"/>
            <w:noWrap/>
            <w:vAlign w:val="bottom"/>
            <w:hideMark/>
            <w:tcPrChange w:id="2609" w:author="David Dayan" w:date="2021-12-03T17:18:00Z">
              <w:tcPr>
                <w:tcW w:w="746" w:type="dxa"/>
                <w:tcBorders>
                  <w:top w:val="nil"/>
                  <w:left w:val="nil"/>
                  <w:bottom w:val="nil"/>
                  <w:right w:val="nil"/>
                </w:tcBorders>
                <w:shd w:val="clear" w:color="auto" w:fill="auto"/>
                <w:noWrap/>
                <w:vAlign w:val="bottom"/>
                <w:hideMark/>
              </w:tcPr>
            </w:tcPrChange>
          </w:tcPr>
          <w:p w14:paraId="5412E60C" w14:textId="77777777" w:rsidR="00036D0E" w:rsidRPr="00036D0E" w:rsidRDefault="00036D0E" w:rsidP="00245317">
            <w:pPr>
              <w:spacing w:after="0" w:line="240" w:lineRule="auto"/>
              <w:jc w:val="center"/>
              <w:rPr>
                <w:ins w:id="2610" w:author="David Dayan" w:date="2021-12-03T17:13:00Z"/>
                <w:rFonts w:ascii="Calibri" w:eastAsia="Times New Roman" w:hAnsi="Calibri" w:cs="Times New Roman"/>
                <w:color w:val="000000"/>
                <w:sz w:val="16"/>
                <w:szCs w:val="16"/>
              </w:rPr>
            </w:pPr>
            <w:ins w:id="2611" w:author="David Dayan" w:date="2021-12-03T17:13:00Z">
              <w:r w:rsidRPr="00036D0E">
                <w:rPr>
                  <w:rFonts w:ascii="Calibri" w:eastAsia="Times New Roman" w:hAnsi="Calibri" w:cs="Times New Roman"/>
                  <w:color w:val="000000"/>
                  <w:sz w:val="16"/>
                  <w:szCs w:val="16"/>
                </w:rPr>
                <w:t>7/8/20</w:t>
              </w:r>
            </w:ins>
          </w:p>
        </w:tc>
        <w:tc>
          <w:tcPr>
            <w:tcW w:w="599" w:type="dxa"/>
            <w:tcBorders>
              <w:top w:val="nil"/>
              <w:left w:val="nil"/>
              <w:bottom w:val="nil"/>
              <w:right w:val="nil"/>
            </w:tcBorders>
            <w:shd w:val="clear" w:color="auto" w:fill="auto"/>
            <w:noWrap/>
            <w:vAlign w:val="bottom"/>
            <w:hideMark/>
            <w:tcPrChange w:id="2612" w:author="David Dayan" w:date="2021-12-03T17:18:00Z">
              <w:tcPr>
                <w:tcW w:w="599" w:type="dxa"/>
                <w:tcBorders>
                  <w:top w:val="nil"/>
                  <w:left w:val="nil"/>
                  <w:bottom w:val="nil"/>
                  <w:right w:val="nil"/>
                </w:tcBorders>
                <w:shd w:val="clear" w:color="auto" w:fill="auto"/>
                <w:noWrap/>
                <w:vAlign w:val="bottom"/>
                <w:hideMark/>
              </w:tcPr>
            </w:tcPrChange>
          </w:tcPr>
          <w:p w14:paraId="74104667" w14:textId="77777777" w:rsidR="00036D0E" w:rsidRPr="00036D0E" w:rsidRDefault="00036D0E" w:rsidP="00245317">
            <w:pPr>
              <w:spacing w:after="0" w:line="240" w:lineRule="auto"/>
              <w:jc w:val="center"/>
              <w:rPr>
                <w:ins w:id="2613" w:author="David Dayan" w:date="2021-12-03T17:13:00Z"/>
                <w:rFonts w:ascii="Calibri" w:eastAsia="Times New Roman" w:hAnsi="Calibri" w:cs="Times New Roman"/>
                <w:color w:val="000000"/>
                <w:sz w:val="16"/>
                <w:szCs w:val="16"/>
              </w:rPr>
            </w:pPr>
            <w:ins w:id="2614" w:author="David Dayan" w:date="2021-12-03T17:13:00Z">
              <w:r w:rsidRPr="00036D0E">
                <w:rPr>
                  <w:rFonts w:ascii="Calibri" w:eastAsia="Times New Roman" w:hAnsi="Calibri" w:cs="Times New Roman"/>
                  <w:color w:val="000000"/>
                  <w:sz w:val="16"/>
                  <w:szCs w:val="16"/>
                </w:rPr>
                <w:t>190</w:t>
              </w:r>
            </w:ins>
          </w:p>
        </w:tc>
        <w:tc>
          <w:tcPr>
            <w:tcW w:w="1142" w:type="dxa"/>
            <w:tcBorders>
              <w:top w:val="nil"/>
              <w:left w:val="nil"/>
              <w:bottom w:val="nil"/>
              <w:right w:val="nil"/>
            </w:tcBorders>
            <w:shd w:val="clear" w:color="auto" w:fill="auto"/>
            <w:noWrap/>
            <w:vAlign w:val="bottom"/>
            <w:hideMark/>
            <w:tcPrChange w:id="2615" w:author="David Dayan" w:date="2021-12-03T17:18:00Z">
              <w:tcPr>
                <w:tcW w:w="1142" w:type="dxa"/>
                <w:tcBorders>
                  <w:top w:val="nil"/>
                  <w:left w:val="nil"/>
                  <w:bottom w:val="nil"/>
                  <w:right w:val="nil"/>
                </w:tcBorders>
                <w:shd w:val="clear" w:color="auto" w:fill="auto"/>
                <w:noWrap/>
                <w:vAlign w:val="bottom"/>
                <w:hideMark/>
              </w:tcPr>
            </w:tcPrChange>
          </w:tcPr>
          <w:p w14:paraId="2F69DAC6" w14:textId="77777777" w:rsidR="00036D0E" w:rsidRPr="00036D0E" w:rsidRDefault="00036D0E" w:rsidP="00245317">
            <w:pPr>
              <w:spacing w:after="0" w:line="240" w:lineRule="auto"/>
              <w:jc w:val="center"/>
              <w:rPr>
                <w:ins w:id="2616" w:author="David Dayan" w:date="2021-12-03T17:13:00Z"/>
                <w:rFonts w:ascii="Calibri" w:eastAsia="Times New Roman" w:hAnsi="Calibri" w:cs="Times New Roman"/>
                <w:color w:val="000000"/>
                <w:sz w:val="16"/>
                <w:szCs w:val="16"/>
              </w:rPr>
            </w:pPr>
            <w:ins w:id="2617"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618" w:author="David Dayan" w:date="2021-12-03T17:18:00Z">
              <w:tcPr>
                <w:tcW w:w="1440" w:type="dxa"/>
                <w:tcBorders>
                  <w:top w:val="nil"/>
                  <w:left w:val="nil"/>
                  <w:bottom w:val="nil"/>
                  <w:right w:val="nil"/>
                </w:tcBorders>
                <w:shd w:val="clear" w:color="auto" w:fill="auto"/>
                <w:noWrap/>
                <w:vAlign w:val="bottom"/>
                <w:hideMark/>
              </w:tcPr>
            </w:tcPrChange>
          </w:tcPr>
          <w:p w14:paraId="0AFAB36D" w14:textId="77777777" w:rsidR="00036D0E" w:rsidRPr="00036D0E" w:rsidRDefault="00036D0E" w:rsidP="00245317">
            <w:pPr>
              <w:spacing w:after="0" w:line="240" w:lineRule="auto"/>
              <w:jc w:val="center"/>
              <w:rPr>
                <w:ins w:id="2619" w:author="David Dayan" w:date="2021-12-03T17:13:00Z"/>
                <w:rFonts w:ascii="Calibri" w:eastAsia="Times New Roman" w:hAnsi="Calibri" w:cs="Times New Roman"/>
                <w:color w:val="000000"/>
                <w:sz w:val="16"/>
                <w:szCs w:val="16"/>
              </w:rPr>
            </w:pPr>
            <w:ins w:id="2620"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621" w:author="David Dayan" w:date="2021-12-03T17:18:00Z">
              <w:tcPr>
                <w:tcW w:w="1530" w:type="dxa"/>
                <w:tcBorders>
                  <w:top w:val="nil"/>
                  <w:left w:val="nil"/>
                  <w:bottom w:val="nil"/>
                  <w:right w:val="nil"/>
                </w:tcBorders>
                <w:shd w:val="clear" w:color="auto" w:fill="auto"/>
                <w:noWrap/>
                <w:vAlign w:val="bottom"/>
                <w:hideMark/>
              </w:tcPr>
            </w:tcPrChange>
          </w:tcPr>
          <w:p w14:paraId="4EC219BD" w14:textId="77777777" w:rsidR="00036D0E" w:rsidRPr="00036D0E" w:rsidRDefault="00036D0E" w:rsidP="00245317">
            <w:pPr>
              <w:spacing w:after="0" w:line="240" w:lineRule="auto"/>
              <w:jc w:val="center"/>
              <w:rPr>
                <w:ins w:id="2622" w:author="David Dayan" w:date="2021-12-03T17:13:00Z"/>
                <w:rFonts w:ascii="Calibri" w:eastAsia="Times New Roman" w:hAnsi="Calibri" w:cs="Times New Roman"/>
                <w:color w:val="000000"/>
                <w:sz w:val="16"/>
                <w:szCs w:val="16"/>
              </w:rPr>
            </w:pPr>
            <w:ins w:id="2623"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624" w:author="David Dayan" w:date="2021-12-03T17:18:00Z">
              <w:tcPr>
                <w:tcW w:w="898" w:type="dxa"/>
                <w:tcBorders>
                  <w:top w:val="nil"/>
                  <w:left w:val="nil"/>
                  <w:bottom w:val="nil"/>
                  <w:right w:val="nil"/>
                </w:tcBorders>
                <w:shd w:val="clear" w:color="auto" w:fill="auto"/>
                <w:noWrap/>
                <w:vAlign w:val="bottom"/>
                <w:hideMark/>
              </w:tcPr>
            </w:tcPrChange>
          </w:tcPr>
          <w:p w14:paraId="076249E5" w14:textId="77777777" w:rsidR="00036D0E" w:rsidRPr="00036D0E" w:rsidRDefault="00036D0E" w:rsidP="00245317">
            <w:pPr>
              <w:spacing w:after="0" w:line="240" w:lineRule="auto"/>
              <w:jc w:val="center"/>
              <w:rPr>
                <w:ins w:id="2625" w:author="David Dayan" w:date="2021-12-03T17:13:00Z"/>
                <w:rFonts w:ascii="Calibri" w:eastAsia="Times New Roman" w:hAnsi="Calibri" w:cs="Times New Roman"/>
                <w:color w:val="000000"/>
                <w:sz w:val="16"/>
                <w:szCs w:val="16"/>
              </w:rPr>
            </w:pPr>
            <w:ins w:id="262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627" w:author="David Dayan" w:date="2021-12-03T17:18:00Z">
              <w:tcPr>
                <w:tcW w:w="902" w:type="dxa"/>
                <w:tcBorders>
                  <w:top w:val="nil"/>
                  <w:left w:val="nil"/>
                  <w:bottom w:val="nil"/>
                  <w:right w:val="nil"/>
                </w:tcBorders>
                <w:shd w:val="clear" w:color="auto" w:fill="auto"/>
                <w:noWrap/>
                <w:vAlign w:val="bottom"/>
                <w:hideMark/>
              </w:tcPr>
            </w:tcPrChange>
          </w:tcPr>
          <w:p w14:paraId="60B98EB0" w14:textId="77777777" w:rsidR="00036D0E" w:rsidRPr="00036D0E" w:rsidRDefault="00036D0E" w:rsidP="00245317">
            <w:pPr>
              <w:spacing w:after="0" w:line="240" w:lineRule="auto"/>
              <w:jc w:val="center"/>
              <w:rPr>
                <w:ins w:id="2628" w:author="David Dayan" w:date="2021-12-03T17:13:00Z"/>
                <w:rFonts w:ascii="Calibri" w:eastAsia="Times New Roman" w:hAnsi="Calibri" w:cs="Times New Roman"/>
                <w:color w:val="000000"/>
                <w:sz w:val="16"/>
                <w:szCs w:val="16"/>
              </w:rPr>
            </w:pPr>
            <w:ins w:id="262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630" w:author="David Dayan" w:date="2021-12-03T17:18:00Z">
              <w:tcPr>
                <w:tcW w:w="2160" w:type="dxa"/>
                <w:tcBorders>
                  <w:top w:val="nil"/>
                  <w:left w:val="nil"/>
                  <w:bottom w:val="nil"/>
                  <w:right w:val="nil"/>
                </w:tcBorders>
                <w:shd w:val="clear" w:color="auto" w:fill="auto"/>
                <w:noWrap/>
                <w:vAlign w:val="bottom"/>
                <w:hideMark/>
              </w:tcPr>
            </w:tcPrChange>
          </w:tcPr>
          <w:p w14:paraId="49A3CE21" w14:textId="77777777" w:rsidR="00036D0E" w:rsidRPr="00036D0E" w:rsidRDefault="00036D0E" w:rsidP="00245317">
            <w:pPr>
              <w:spacing w:after="0" w:line="240" w:lineRule="auto"/>
              <w:jc w:val="center"/>
              <w:rPr>
                <w:ins w:id="2631" w:author="David Dayan" w:date="2021-12-03T17:13:00Z"/>
                <w:rFonts w:ascii="Calibri" w:eastAsia="Times New Roman" w:hAnsi="Calibri" w:cs="Times New Roman"/>
                <w:color w:val="000000"/>
                <w:sz w:val="16"/>
                <w:szCs w:val="16"/>
              </w:rPr>
            </w:pPr>
            <w:ins w:id="263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633" w:author="David Dayan" w:date="2021-12-03T17:18:00Z">
              <w:tcPr>
                <w:tcW w:w="2876" w:type="dxa"/>
                <w:gridSpan w:val="2"/>
                <w:tcBorders>
                  <w:top w:val="nil"/>
                  <w:left w:val="nil"/>
                  <w:bottom w:val="nil"/>
                  <w:right w:val="nil"/>
                </w:tcBorders>
                <w:shd w:val="clear" w:color="auto" w:fill="auto"/>
                <w:noWrap/>
                <w:vAlign w:val="bottom"/>
                <w:hideMark/>
              </w:tcPr>
            </w:tcPrChange>
          </w:tcPr>
          <w:p w14:paraId="2C2799D0" w14:textId="77777777" w:rsidR="00036D0E" w:rsidRPr="00036D0E" w:rsidRDefault="00036D0E" w:rsidP="00245317">
            <w:pPr>
              <w:spacing w:after="0" w:line="240" w:lineRule="auto"/>
              <w:jc w:val="center"/>
              <w:rPr>
                <w:ins w:id="2634" w:author="David Dayan" w:date="2021-12-03T17:13:00Z"/>
                <w:rFonts w:ascii="Calibri" w:eastAsia="Times New Roman" w:hAnsi="Calibri" w:cs="Times New Roman"/>
                <w:color w:val="000000"/>
                <w:sz w:val="16"/>
                <w:szCs w:val="16"/>
              </w:rPr>
            </w:pPr>
            <w:ins w:id="263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636" w:author="David Dayan" w:date="2021-12-03T17:18:00Z">
              <w:tcPr>
                <w:tcW w:w="1426" w:type="dxa"/>
                <w:tcBorders>
                  <w:top w:val="nil"/>
                  <w:left w:val="nil"/>
                  <w:bottom w:val="nil"/>
                  <w:right w:val="nil"/>
                </w:tcBorders>
                <w:shd w:val="clear" w:color="auto" w:fill="auto"/>
                <w:noWrap/>
                <w:vAlign w:val="bottom"/>
                <w:hideMark/>
              </w:tcPr>
            </w:tcPrChange>
          </w:tcPr>
          <w:p w14:paraId="06448187" w14:textId="77777777" w:rsidR="00036D0E" w:rsidRPr="00036D0E" w:rsidRDefault="00036D0E" w:rsidP="00245317">
            <w:pPr>
              <w:spacing w:after="0" w:line="240" w:lineRule="auto"/>
              <w:jc w:val="center"/>
              <w:rPr>
                <w:ins w:id="2637" w:author="David Dayan" w:date="2021-12-03T17:13:00Z"/>
                <w:rFonts w:ascii="Calibri" w:eastAsia="Times New Roman" w:hAnsi="Calibri" w:cs="Times New Roman"/>
                <w:color w:val="000000"/>
                <w:sz w:val="16"/>
                <w:szCs w:val="16"/>
              </w:rPr>
            </w:pPr>
            <w:ins w:id="2638" w:author="David Dayan" w:date="2021-12-03T17:13:00Z">
              <w:r w:rsidRPr="00036D0E">
                <w:rPr>
                  <w:rFonts w:ascii="Calibri" w:eastAsia="Times New Roman" w:hAnsi="Calibri" w:cs="Times New Roman"/>
                  <w:color w:val="000000"/>
                  <w:sz w:val="16"/>
                  <w:szCs w:val="16"/>
                </w:rPr>
                <w:t>heterozygote</w:t>
              </w:r>
            </w:ins>
          </w:p>
        </w:tc>
      </w:tr>
      <w:tr w:rsidR="00036D0E" w:rsidRPr="00036D0E" w14:paraId="063C390B" w14:textId="77777777" w:rsidTr="00245317">
        <w:trPr>
          <w:cantSplit/>
          <w:trHeight w:val="20"/>
          <w:ins w:id="2639" w:author="David Dayan" w:date="2021-12-03T17:13:00Z"/>
          <w:trPrChange w:id="264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641" w:author="David Dayan" w:date="2021-12-03T17:18:00Z">
              <w:tcPr>
                <w:tcW w:w="1563" w:type="dxa"/>
                <w:tcBorders>
                  <w:top w:val="nil"/>
                  <w:left w:val="nil"/>
                  <w:bottom w:val="nil"/>
                  <w:right w:val="nil"/>
                </w:tcBorders>
                <w:shd w:val="clear" w:color="auto" w:fill="auto"/>
                <w:noWrap/>
                <w:vAlign w:val="bottom"/>
                <w:hideMark/>
              </w:tcPr>
            </w:tcPrChange>
          </w:tcPr>
          <w:p w14:paraId="1A377F0C" w14:textId="77777777" w:rsidR="00036D0E" w:rsidRPr="00036D0E" w:rsidRDefault="00036D0E" w:rsidP="00245317">
            <w:pPr>
              <w:spacing w:after="0" w:line="240" w:lineRule="auto"/>
              <w:jc w:val="center"/>
              <w:rPr>
                <w:ins w:id="2642" w:author="David Dayan" w:date="2021-12-03T17:13:00Z"/>
                <w:rFonts w:ascii="Calibri" w:eastAsia="Times New Roman" w:hAnsi="Calibri" w:cs="Times New Roman"/>
                <w:color w:val="000000"/>
                <w:sz w:val="16"/>
                <w:szCs w:val="16"/>
              </w:rPr>
            </w:pPr>
            <w:ins w:id="2643" w:author="David Dayan" w:date="2021-12-03T17:13:00Z">
              <w:r w:rsidRPr="00036D0E">
                <w:rPr>
                  <w:rFonts w:ascii="Calibri" w:eastAsia="Times New Roman" w:hAnsi="Calibri" w:cs="Times New Roman"/>
                  <w:color w:val="000000"/>
                  <w:sz w:val="16"/>
                  <w:szCs w:val="16"/>
                </w:rPr>
                <w:t>OtsAC20ROGR_0069</w:t>
              </w:r>
            </w:ins>
          </w:p>
        </w:tc>
        <w:tc>
          <w:tcPr>
            <w:tcW w:w="746" w:type="dxa"/>
            <w:tcBorders>
              <w:top w:val="nil"/>
              <w:left w:val="nil"/>
              <w:bottom w:val="nil"/>
              <w:right w:val="nil"/>
            </w:tcBorders>
            <w:shd w:val="clear" w:color="auto" w:fill="auto"/>
            <w:noWrap/>
            <w:vAlign w:val="bottom"/>
            <w:hideMark/>
            <w:tcPrChange w:id="2644" w:author="David Dayan" w:date="2021-12-03T17:18:00Z">
              <w:tcPr>
                <w:tcW w:w="746" w:type="dxa"/>
                <w:tcBorders>
                  <w:top w:val="nil"/>
                  <w:left w:val="nil"/>
                  <w:bottom w:val="nil"/>
                  <w:right w:val="nil"/>
                </w:tcBorders>
                <w:shd w:val="clear" w:color="auto" w:fill="auto"/>
                <w:noWrap/>
                <w:vAlign w:val="bottom"/>
                <w:hideMark/>
              </w:tcPr>
            </w:tcPrChange>
          </w:tcPr>
          <w:p w14:paraId="5E11B44B" w14:textId="77777777" w:rsidR="00036D0E" w:rsidRPr="00036D0E" w:rsidRDefault="00036D0E" w:rsidP="00245317">
            <w:pPr>
              <w:spacing w:after="0" w:line="240" w:lineRule="auto"/>
              <w:jc w:val="center"/>
              <w:rPr>
                <w:ins w:id="2645" w:author="David Dayan" w:date="2021-12-03T17:13:00Z"/>
                <w:rFonts w:ascii="Calibri" w:eastAsia="Times New Roman" w:hAnsi="Calibri" w:cs="Times New Roman"/>
                <w:color w:val="000000"/>
                <w:sz w:val="16"/>
                <w:szCs w:val="16"/>
              </w:rPr>
            </w:pPr>
            <w:ins w:id="2646" w:author="David Dayan" w:date="2021-12-03T17:13:00Z">
              <w:r w:rsidRPr="00036D0E">
                <w:rPr>
                  <w:rFonts w:ascii="Calibri" w:eastAsia="Times New Roman" w:hAnsi="Calibri" w:cs="Times New Roman"/>
                  <w:color w:val="000000"/>
                  <w:sz w:val="16"/>
                  <w:szCs w:val="16"/>
                </w:rPr>
                <w:t>7/16/20</w:t>
              </w:r>
            </w:ins>
          </w:p>
        </w:tc>
        <w:tc>
          <w:tcPr>
            <w:tcW w:w="599" w:type="dxa"/>
            <w:tcBorders>
              <w:top w:val="nil"/>
              <w:left w:val="nil"/>
              <w:bottom w:val="nil"/>
              <w:right w:val="nil"/>
            </w:tcBorders>
            <w:shd w:val="clear" w:color="auto" w:fill="auto"/>
            <w:noWrap/>
            <w:vAlign w:val="bottom"/>
            <w:hideMark/>
            <w:tcPrChange w:id="2647" w:author="David Dayan" w:date="2021-12-03T17:18:00Z">
              <w:tcPr>
                <w:tcW w:w="599" w:type="dxa"/>
                <w:tcBorders>
                  <w:top w:val="nil"/>
                  <w:left w:val="nil"/>
                  <w:bottom w:val="nil"/>
                  <w:right w:val="nil"/>
                </w:tcBorders>
                <w:shd w:val="clear" w:color="auto" w:fill="auto"/>
                <w:noWrap/>
                <w:vAlign w:val="bottom"/>
                <w:hideMark/>
              </w:tcPr>
            </w:tcPrChange>
          </w:tcPr>
          <w:p w14:paraId="683E7F47" w14:textId="77777777" w:rsidR="00036D0E" w:rsidRPr="00036D0E" w:rsidRDefault="00036D0E" w:rsidP="00245317">
            <w:pPr>
              <w:spacing w:after="0" w:line="240" w:lineRule="auto"/>
              <w:jc w:val="center"/>
              <w:rPr>
                <w:ins w:id="2648" w:author="David Dayan" w:date="2021-12-03T17:13:00Z"/>
                <w:rFonts w:ascii="Calibri" w:eastAsia="Times New Roman" w:hAnsi="Calibri" w:cs="Times New Roman"/>
                <w:color w:val="000000"/>
                <w:sz w:val="16"/>
                <w:szCs w:val="16"/>
              </w:rPr>
            </w:pPr>
            <w:ins w:id="2649" w:author="David Dayan" w:date="2021-12-03T17:13:00Z">
              <w:r w:rsidRPr="00036D0E">
                <w:rPr>
                  <w:rFonts w:ascii="Calibri" w:eastAsia="Times New Roman" w:hAnsi="Calibri" w:cs="Times New Roman"/>
                  <w:color w:val="000000"/>
                  <w:sz w:val="16"/>
                  <w:szCs w:val="16"/>
                </w:rPr>
                <w:t>198</w:t>
              </w:r>
            </w:ins>
          </w:p>
        </w:tc>
        <w:tc>
          <w:tcPr>
            <w:tcW w:w="1142" w:type="dxa"/>
            <w:tcBorders>
              <w:top w:val="nil"/>
              <w:left w:val="nil"/>
              <w:bottom w:val="nil"/>
              <w:right w:val="nil"/>
            </w:tcBorders>
            <w:shd w:val="clear" w:color="auto" w:fill="auto"/>
            <w:noWrap/>
            <w:vAlign w:val="bottom"/>
            <w:hideMark/>
            <w:tcPrChange w:id="2650" w:author="David Dayan" w:date="2021-12-03T17:18:00Z">
              <w:tcPr>
                <w:tcW w:w="1142" w:type="dxa"/>
                <w:tcBorders>
                  <w:top w:val="nil"/>
                  <w:left w:val="nil"/>
                  <w:bottom w:val="nil"/>
                  <w:right w:val="nil"/>
                </w:tcBorders>
                <w:shd w:val="clear" w:color="auto" w:fill="auto"/>
                <w:noWrap/>
                <w:vAlign w:val="bottom"/>
                <w:hideMark/>
              </w:tcPr>
            </w:tcPrChange>
          </w:tcPr>
          <w:p w14:paraId="40A5C56C" w14:textId="77777777" w:rsidR="00036D0E" w:rsidRPr="00036D0E" w:rsidRDefault="00036D0E" w:rsidP="00245317">
            <w:pPr>
              <w:spacing w:after="0" w:line="240" w:lineRule="auto"/>
              <w:jc w:val="center"/>
              <w:rPr>
                <w:ins w:id="2651" w:author="David Dayan" w:date="2021-12-03T17:13:00Z"/>
                <w:rFonts w:ascii="Calibri" w:eastAsia="Times New Roman" w:hAnsi="Calibri" w:cs="Times New Roman"/>
                <w:color w:val="000000"/>
                <w:sz w:val="16"/>
                <w:szCs w:val="16"/>
              </w:rPr>
            </w:pPr>
            <w:ins w:id="2652"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653" w:author="David Dayan" w:date="2021-12-03T17:18:00Z">
              <w:tcPr>
                <w:tcW w:w="1440" w:type="dxa"/>
                <w:tcBorders>
                  <w:top w:val="nil"/>
                  <w:left w:val="nil"/>
                  <w:bottom w:val="nil"/>
                  <w:right w:val="nil"/>
                </w:tcBorders>
                <w:shd w:val="clear" w:color="auto" w:fill="auto"/>
                <w:noWrap/>
                <w:vAlign w:val="bottom"/>
                <w:hideMark/>
              </w:tcPr>
            </w:tcPrChange>
          </w:tcPr>
          <w:p w14:paraId="32939907" w14:textId="77777777" w:rsidR="00036D0E" w:rsidRPr="00036D0E" w:rsidRDefault="00036D0E" w:rsidP="00245317">
            <w:pPr>
              <w:spacing w:after="0" w:line="240" w:lineRule="auto"/>
              <w:jc w:val="center"/>
              <w:rPr>
                <w:ins w:id="2654" w:author="David Dayan" w:date="2021-12-03T17:13:00Z"/>
                <w:rFonts w:ascii="Calibri" w:eastAsia="Times New Roman" w:hAnsi="Calibri" w:cs="Times New Roman"/>
                <w:color w:val="000000"/>
                <w:sz w:val="16"/>
                <w:szCs w:val="16"/>
              </w:rPr>
            </w:pPr>
            <w:ins w:id="2655"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656" w:author="David Dayan" w:date="2021-12-03T17:18:00Z">
              <w:tcPr>
                <w:tcW w:w="1530" w:type="dxa"/>
                <w:tcBorders>
                  <w:top w:val="nil"/>
                  <w:left w:val="nil"/>
                  <w:bottom w:val="nil"/>
                  <w:right w:val="nil"/>
                </w:tcBorders>
                <w:shd w:val="clear" w:color="auto" w:fill="auto"/>
                <w:noWrap/>
                <w:vAlign w:val="bottom"/>
                <w:hideMark/>
              </w:tcPr>
            </w:tcPrChange>
          </w:tcPr>
          <w:p w14:paraId="63625E62" w14:textId="77777777" w:rsidR="00036D0E" w:rsidRPr="00036D0E" w:rsidRDefault="00036D0E" w:rsidP="00245317">
            <w:pPr>
              <w:spacing w:after="0" w:line="240" w:lineRule="auto"/>
              <w:jc w:val="center"/>
              <w:rPr>
                <w:ins w:id="2657" w:author="David Dayan" w:date="2021-12-03T17:13:00Z"/>
                <w:rFonts w:ascii="Calibri" w:eastAsia="Times New Roman" w:hAnsi="Calibri" w:cs="Times New Roman"/>
                <w:color w:val="000000"/>
                <w:sz w:val="16"/>
                <w:szCs w:val="16"/>
              </w:rPr>
            </w:pPr>
            <w:ins w:id="2658"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659" w:author="David Dayan" w:date="2021-12-03T17:18:00Z">
              <w:tcPr>
                <w:tcW w:w="898" w:type="dxa"/>
                <w:tcBorders>
                  <w:top w:val="nil"/>
                  <w:left w:val="nil"/>
                  <w:bottom w:val="nil"/>
                  <w:right w:val="nil"/>
                </w:tcBorders>
                <w:shd w:val="clear" w:color="auto" w:fill="auto"/>
                <w:noWrap/>
                <w:vAlign w:val="bottom"/>
                <w:hideMark/>
              </w:tcPr>
            </w:tcPrChange>
          </w:tcPr>
          <w:p w14:paraId="4FCBC252" w14:textId="77777777" w:rsidR="00036D0E" w:rsidRPr="00036D0E" w:rsidRDefault="00036D0E" w:rsidP="00245317">
            <w:pPr>
              <w:spacing w:after="0" w:line="240" w:lineRule="auto"/>
              <w:jc w:val="center"/>
              <w:rPr>
                <w:ins w:id="2660" w:author="David Dayan" w:date="2021-12-03T17:13:00Z"/>
                <w:rFonts w:ascii="Calibri" w:eastAsia="Times New Roman" w:hAnsi="Calibri" w:cs="Times New Roman"/>
                <w:color w:val="000000"/>
                <w:sz w:val="16"/>
                <w:szCs w:val="16"/>
              </w:rPr>
            </w:pPr>
            <w:ins w:id="266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662" w:author="David Dayan" w:date="2021-12-03T17:18:00Z">
              <w:tcPr>
                <w:tcW w:w="902" w:type="dxa"/>
                <w:tcBorders>
                  <w:top w:val="nil"/>
                  <w:left w:val="nil"/>
                  <w:bottom w:val="nil"/>
                  <w:right w:val="nil"/>
                </w:tcBorders>
                <w:shd w:val="clear" w:color="auto" w:fill="auto"/>
                <w:noWrap/>
                <w:vAlign w:val="bottom"/>
                <w:hideMark/>
              </w:tcPr>
            </w:tcPrChange>
          </w:tcPr>
          <w:p w14:paraId="56EAB322" w14:textId="77777777" w:rsidR="00036D0E" w:rsidRPr="00036D0E" w:rsidRDefault="00036D0E" w:rsidP="00245317">
            <w:pPr>
              <w:spacing w:after="0" w:line="240" w:lineRule="auto"/>
              <w:jc w:val="center"/>
              <w:rPr>
                <w:ins w:id="2663" w:author="David Dayan" w:date="2021-12-03T17:13:00Z"/>
                <w:rFonts w:ascii="Calibri" w:eastAsia="Times New Roman" w:hAnsi="Calibri" w:cs="Times New Roman"/>
                <w:color w:val="000000"/>
                <w:sz w:val="16"/>
                <w:szCs w:val="16"/>
              </w:rPr>
            </w:pPr>
            <w:ins w:id="266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665" w:author="David Dayan" w:date="2021-12-03T17:18:00Z">
              <w:tcPr>
                <w:tcW w:w="2160" w:type="dxa"/>
                <w:tcBorders>
                  <w:top w:val="nil"/>
                  <w:left w:val="nil"/>
                  <w:bottom w:val="nil"/>
                  <w:right w:val="nil"/>
                </w:tcBorders>
                <w:shd w:val="clear" w:color="auto" w:fill="auto"/>
                <w:noWrap/>
                <w:vAlign w:val="bottom"/>
                <w:hideMark/>
              </w:tcPr>
            </w:tcPrChange>
          </w:tcPr>
          <w:p w14:paraId="04E6F60C" w14:textId="77777777" w:rsidR="00036D0E" w:rsidRPr="00036D0E" w:rsidRDefault="00036D0E" w:rsidP="00245317">
            <w:pPr>
              <w:spacing w:after="0" w:line="240" w:lineRule="auto"/>
              <w:jc w:val="center"/>
              <w:rPr>
                <w:ins w:id="2666" w:author="David Dayan" w:date="2021-12-03T17:13:00Z"/>
                <w:rFonts w:ascii="Calibri" w:eastAsia="Times New Roman" w:hAnsi="Calibri" w:cs="Times New Roman"/>
                <w:color w:val="000000"/>
                <w:sz w:val="16"/>
                <w:szCs w:val="16"/>
              </w:rPr>
            </w:pPr>
            <w:ins w:id="266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668" w:author="David Dayan" w:date="2021-12-03T17:18:00Z">
              <w:tcPr>
                <w:tcW w:w="2876" w:type="dxa"/>
                <w:gridSpan w:val="2"/>
                <w:tcBorders>
                  <w:top w:val="nil"/>
                  <w:left w:val="nil"/>
                  <w:bottom w:val="nil"/>
                  <w:right w:val="nil"/>
                </w:tcBorders>
                <w:shd w:val="clear" w:color="auto" w:fill="auto"/>
                <w:noWrap/>
                <w:vAlign w:val="bottom"/>
                <w:hideMark/>
              </w:tcPr>
            </w:tcPrChange>
          </w:tcPr>
          <w:p w14:paraId="2B79E3E8" w14:textId="77777777" w:rsidR="00036D0E" w:rsidRPr="00036D0E" w:rsidRDefault="00036D0E" w:rsidP="00245317">
            <w:pPr>
              <w:spacing w:after="0" w:line="240" w:lineRule="auto"/>
              <w:jc w:val="center"/>
              <w:rPr>
                <w:ins w:id="2669" w:author="David Dayan" w:date="2021-12-03T17:13:00Z"/>
                <w:rFonts w:ascii="Calibri" w:eastAsia="Times New Roman" w:hAnsi="Calibri" w:cs="Times New Roman"/>
                <w:color w:val="000000"/>
                <w:sz w:val="16"/>
                <w:szCs w:val="16"/>
              </w:rPr>
            </w:pPr>
            <w:ins w:id="267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671" w:author="David Dayan" w:date="2021-12-03T17:18:00Z">
              <w:tcPr>
                <w:tcW w:w="1426" w:type="dxa"/>
                <w:tcBorders>
                  <w:top w:val="nil"/>
                  <w:left w:val="nil"/>
                  <w:bottom w:val="nil"/>
                  <w:right w:val="nil"/>
                </w:tcBorders>
                <w:shd w:val="clear" w:color="auto" w:fill="auto"/>
                <w:noWrap/>
                <w:vAlign w:val="bottom"/>
                <w:hideMark/>
              </w:tcPr>
            </w:tcPrChange>
          </w:tcPr>
          <w:p w14:paraId="7E2901EF" w14:textId="77777777" w:rsidR="00036D0E" w:rsidRPr="00036D0E" w:rsidRDefault="00036D0E" w:rsidP="00245317">
            <w:pPr>
              <w:spacing w:after="0" w:line="240" w:lineRule="auto"/>
              <w:jc w:val="center"/>
              <w:rPr>
                <w:ins w:id="2672" w:author="David Dayan" w:date="2021-12-03T17:13:00Z"/>
                <w:rFonts w:ascii="Calibri" w:eastAsia="Times New Roman" w:hAnsi="Calibri" w:cs="Times New Roman"/>
                <w:color w:val="000000"/>
                <w:sz w:val="16"/>
                <w:szCs w:val="16"/>
              </w:rPr>
            </w:pPr>
            <w:ins w:id="2673" w:author="David Dayan" w:date="2021-12-03T17:13:00Z">
              <w:r w:rsidRPr="00036D0E">
                <w:rPr>
                  <w:rFonts w:ascii="Calibri" w:eastAsia="Times New Roman" w:hAnsi="Calibri" w:cs="Times New Roman"/>
                  <w:color w:val="000000"/>
                  <w:sz w:val="16"/>
                  <w:szCs w:val="16"/>
                </w:rPr>
                <w:t>heterozygote</w:t>
              </w:r>
            </w:ins>
          </w:p>
        </w:tc>
      </w:tr>
      <w:tr w:rsidR="00036D0E" w:rsidRPr="00036D0E" w14:paraId="3BEAF496" w14:textId="77777777" w:rsidTr="00245317">
        <w:trPr>
          <w:cantSplit/>
          <w:trHeight w:val="20"/>
          <w:ins w:id="2674" w:author="David Dayan" w:date="2021-12-03T17:13:00Z"/>
          <w:trPrChange w:id="267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676" w:author="David Dayan" w:date="2021-12-03T17:18:00Z">
              <w:tcPr>
                <w:tcW w:w="1563" w:type="dxa"/>
                <w:tcBorders>
                  <w:top w:val="nil"/>
                  <w:left w:val="nil"/>
                  <w:bottom w:val="nil"/>
                  <w:right w:val="nil"/>
                </w:tcBorders>
                <w:shd w:val="clear" w:color="auto" w:fill="auto"/>
                <w:noWrap/>
                <w:vAlign w:val="bottom"/>
                <w:hideMark/>
              </w:tcPr>
            </w:tcPrChange>
          </w:tcPr>
          <w:p w14:paraId="4F65215A" w14:textId="77777777" w:rsidR="00036D0E" w:rsidRPr="00036D0E" w:rsidRDefault="00036D0E" w:rsidP="00245317">
            <w:pPr>
              <w:spacing w:after="0" w:line="240" w:lineRule="auto"/>
              <w:jc w:val="center"/>
              <w:rPr>
                <w:ins w:id="2677" w:author="David Dayan" w:date="2021-12-03T17:13:00Z"/>
                <w:rFonts w:ascii="Calibri" w:eastAsia="Times New Roman" w:hAnsi="Calibri" w:cs="Times New Roman"/>
                <w:color w:val="000000"/>
                <w:sz w:val="16"/>
                <w:szCs w:val="16"/>
              </w:rPr>
            </w:pPr>
            <w:ins w:id="2678" w:author="David Dayan" w:date="2021-12-03T17:13:00Z">
              <w:r w:rsidRPr="00036D0E">
                <w:rPr>
                  <w:rFonts w:ascii="Calibri" w:eastAsia="Times New Roman" w:hAnsi="Calibri" w:cs="Times New Roman"/>
                  <w:color w:val="000000"/>
                  <w:sz w:val="16"/>
                  <w:szCs w:val="16"/>
                </w:rPr>
                <w:t>OtsAC20ROGR_0070</w:t>
              </w:r>
            </w:ins>
          </w:p>
        </w:tc>
        <w:tc>
          <w:tcPr>
            <w:tcW w:w="746" w:type="dxa"/>
            <w:tcBorders>
              <w:top w:val="nil"/>
              <w:left w:val="nil"/>
              <w:bottom w:val="nil"/>
              <w:right w:val="nil"/>
            </w:tcBorders>
            <w:shd w:val="clear" w:color="auto" w:fill="auto"/>
            <w:noWrap/>
            <w:vAlign w:val="bottom"/>
            <w:hideMark/>
            <w:tcPrChange w:id="2679" w:author="David Dayan" w:date="2021-12-03T17:18:00Z">
              <w:tcPr>
                <w:tcW w:w="746" w:type="dxa"/>
                <w:tcBorders>
                  <w:top w:val="nil"/>
                  <w:left w:val="nil"/>
                  <w:bottom w:val="nil"/>
                  <w:right w:val="nil"/>
                </w:tcBorders>
                <w:shd w:val="clear" w:color="auto" w:fill="auto"/>
                <w:noWrap/>
                <w:vAlign w:val="bottom"/>
                <w:hideMark/>
              </w:tcPr>
            </w:tcPrChange>
          </w:tcPr>
          <w:p w14:paraId="75BD6909" w14:textId="77777777" w:rsidR="00036D0E" w:rsidRPr="00036D0E" w:rsidRDefault="00036D0E" w:rsidP="00245317">
            <w:pPr>
              <w:spacing w:after="0" w:line="240" w:lineRule="auto"/>
              <w:jc w:val="center"/>
              <w:rPr>
                <w:ins w:id="2680" w:author="David Dayan" w:date="2021-12-03T17:13:00Z"/>
                <w:rFonts w:ascii="Calibri" w:eastAsia="Times New Roman" w:hAnsi="Calibri" w:cs="Times New Roman"/>
                <w:color w:val="000000"/>
                <w:sz w:val="16"/>
                <w:szCs w:val="16"/>
              </w:rPr>
            </w:pPr>
            <w:ins w:id="2681" w:author="David Dayan" w:date="2021-12-03T17:13:00Z">
              <w:r w:rsidRPr="00036D0E">
                <w:rPr>
                  <w:rFonts w:ascii="Calibri" w:eastAsia="Times New Roman" w:hAnsi="Calibri" w:cs="Times New Roman"/>
                  <w:color w:val="000000"/>
                  <w:sz w:val="16"/>
                  <w:szCs w:val="16"/>
                </w:rPr>
                <w:t>7/16/20</w:t>
              </w:r>
            </w:ins>
          </w:p>
        </w:tc>
        <w:tc>
          <w:tcPr>
            <w:tcW w:w="599" w:type="dxa"/>
            <w:tcBorders>
              <w:top w:val="nil"/>
              <w:left w:val="nil"/>
              <w:bottom w:val="nil"/>
              <w:right w:val="nil"/>
            </w:tcBorders>
            <w:shd w:val="clear" w:color="auto" w:fill="auto"/>
            <w:noWrap/>
            <w:vAlign w:val="bottom"/>
            <w:hideMark/>
            <w:tcPrChange w:id="2682" w:author="David Dayan" w:date="2021-12-03T17:18:00Z">
              <w:tcPr>
                <w:tcW w:w="599" w:type="dxa"/>
                <w:tcBorders>
                  <w:top w:val="nil"/>
                  <w:left w:val="nil"/>
                  <w:bottom w:val="nil"/>
                  <w:right w:val="nil"/>
                </w:tcBorders>
                <w:shd w:val="clear" w:color="auto" w:fill="auto"/>
                <w:noWrap/>
                <w:vAlign w:val="bottom"/>
                <w:hideMark/>
              </w:tcPr>
            </w:tcPrChange>
          </w:tcPr>
          <w:p w14:paraId="7E737B52" w14:textId="77777777" w:rsidR="00036D0E" w:rsidRPr="00036D0E" w:rsidRDefault="00036D0E" w:rsidP="00245317">
            <w:pPr>
              <w:spacing w:after="0" w:line="240" w:lineRule="auto"/>
              <w:jc w:val="center"/>
              <w:rPr>
                <w:ins w:id="2683" w:author="David Dayan" w:date="2021-12-03T17:13:00Z"/>
                <w:rFonts w:ascii="Calibri" w:eastAsia="Times New Roman" w:hAnsi="Calibri" w:cs="Times New Roman"/>
                <w:color w:val="000000"/>
                <w:sz w:val="16"/>
                <w:szCs w:val="16"/>
              </w:rPr>
            </w:pPr>
            <w:ins w:id="2684" w:author="David Dayan" w:date="2021-12-03T17:13:00Z">
              <w:r w:rsidRPr="00036D0E">
                <w:rPr>
                  <w:rFonts w:ascii="Calibri" w:eastAsia="Times New Roman" w:hAnsi="Calibri" w:cs="Times New Roman"/>
                  <w:color w:val="000000"/>
                  <w:sz w:val="16"/>
                  <w:szCs w:val="16"/>
                </w:rPr>
                <w:t>198</w:t>
              </w:r>
            </w:ins>
          </w:p>
        </w:tc>
        <w:tc>
          <w:tcPr>
            <w:tcW w:w="1142" w:type="dxa"/>
            <w:tcBorders>
              <w:top w:val="nil"/>
              <w:left w:val="nil"/>
              <w:bottom w:val="nil"/>
              <w:right w:val="nil"/>
            </w:tcBorders>
            <w:shd w:val="clear" w:color="auto" w:fill="auto"/>
            <w:noWrap/>
            <w:vAlign w:val="bottom"/>
            <w:hideMark/>
            <w:tcPrChange w:id="2685" w:author="David Dayan" w:date="2021-12-03T17:18:00Z">
              <w:tcPr>
                <w:tcW w:w="1142" w:type="dxa"/>
                <w:tcBorders>
                  <w:top w:val="nil"/>
                  <w:left w:val="nil"/>
                  <w:bottom w:val="nil"/>
                  <w:right w:val="nil"/>
                </w:tcBorders>
                <w:shd w:val="clear" w:color="auto" w:fill="auto"/>
                <w:noWrap/>
                <w:vAlign w:val="bottom"/>
                <w:hideMark/>
              </w:tcPr>
            </w:tcPrChange>
          </w:tcPr>
          <w:p w14:paraId="2F4EFF23" w14:textId="77777777" w:rsidR="00036D0E" w:rsidRPr="00036D0E" w:rsidRDefault="00036D0E" w:rsidP="00245317">
            <w:pPr>
              <w:spacing w:after="0" w:line="240" w:lineRule="auto"/>
              <w:jc w:val="center"/>
              <w:rPr>
                <w:ins w:id="2686" w:author="David Dayan" w:date="2021-12-03T17:13:00Z"/>
                <w:rFonts w:ascii="Calibri" w:eastAsia="Times New Roman" w:hAnsi="Calibri" w:cs="Times New Roman"/>
                <w:color w:val="000000"/>
                <w:sz w:val="16"/>
                <w:szCs w:val="16"/>
              </w:rPr>
            </w:pPr>
            <w:ins w:id="2687"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688" w:author="David Dayan" w:date="2021-12-03T17:18:00Z">
              <w:tcPr>
                <w:tcW w:w="1440" w:type="dxa"/>
                <w:tcBorders>
                  <w:top w:val="nil"/>
                  <w:left w:val="nil"/>
                  <w:bottom w:val="nil"/>
                  <w:right w:val="nil"/>
                </w:tcBorders>
                <w:shd w:val="clear" w:color="auto" w:fill="auto"/>
                <w:noWrap/>
                <w:vAlign w:val="bottom"/>
                <w:hideMark/>
              </w:tcPr>
            </w:tcPrChange>
          </w:tcPr>
          <w:p w14:paraId="049EAF6B" w14:textId="77777777" w:rsidR="00036D0E" w:rsidRPr="00036D0E" w:rsidRDefault="00036D0E" w:rsidP="00245317">
            <w:pPr>
              <w:spacing w:after="0" w:line="240" w:lineRule="auto"/>
              <w:jc w:val="center"/>
              <w:rPr>
                <w:ins w:id="2689" w:author="David Dayan" w:date="2021-12-03T17:13:00Z"/>
                <w:rFonts w:ascii="Calibri" w:eastAsia="Times New Roman" w:hAnsi="Calibri" w:cs="Times New Roman"/>
                <w:color w:val="000000"/>
                <w:sz w:val="16"/>
                <w:szCs w:val="16"/>
              </w:rPr>
            </w:pPr>
            <w:ins w:id="2690"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691" w:author="David Dayan" w:date="2021-12-03T17:18:00Z">
              <w:tcPr>
                <w:tcW w:w="1530" w:type="dxa"/>
                <w:tcBorders>
                  <w:top w:val="nil"/>
                  <w:left w:val="nil"/>
                  <w:bottom w:val="nil"/>
                  <w:right w:val="nil"/>
                </w:tcBorders>
                <w:shd w:val="clear" w:color="auto" w:fill="auto"/>
                <w:noWrap/>
                <w:vAlign w:val="bottom"/>
                <w:hideMark/>
              </w:tcPr>
            </w:tcPrChange>
          </w:tcPr>
          <w:p w14:paraId="56BC5D35" w14:textId="77777777" w:rsidR="00036D0E" w:rsidRPr="00036D0E" w:rsidRDefault="00036D0E" w:rsidP="00245317">
            <w:pPr>
              <w:spacing w:after="0" w:line="240" w:lineRule="auto"/>
              <w:jc w:val="center"/>
              <w:rPr>
                <w:ins w:id="2692" w:author="David Dayan" w:date="2021-12-03T17:13:00Z"/>
                <w:rFonts w:ascii="Calibri" w:eastAsia="Times New Roman" w:hAnsi="Calibri" w:cs="Times New Roman"/>
                <w:color w:val="000000"/>
                <w:sz w:val="16"/>
                <w:szCs w:val="16"/>
              </w:rPr>
            </w:pPr>
            <w:ins w:id="2693"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694" w:author="David Dayan" w:date="2021-12-03T17:18:00Z">
              <w:tcPr>
                <w:tcW w:w="898" w:type="dxa"/>
                <w:tcBorders>
                  <w:top w:val="nil"/>
                  <w:left w:val="nil"/>
                  <w:bottom w:val="nil"/>
                  <w:right w:val="nil"/>
                </w:tcBorders>
                <w:shd w:val="clear" w:color="auto" w:fill="auto"/>
                <w:noWrap/>
                <w:vAlign w:val="bottom"/>
                <w:hideMark/>
              </w:tcPr>
            </w:tcPrChange>
          </w:tcPr>
          <w:p w14:paraId="1350A315" w14:textId="77777777" w:rsidR="00036D0E" w:rsidRPr="00036D0E" w:rsidRDefault="00036D0E" w:rsidP="00245317">
            <w:pPr>
              <w:spacing w:after="0" w:line="240" w:lineRule="auto"/>
              <w:jc w:val="center"/>
              <w:rPr>
                <w:ins w:id="2695" w:author="David Dayan" w:date="2021-12-03T17:13:00Z"/>
                <w:rFonts w:ascii="Calibri" w:eastAsia="Times New Roman" w:hAnsi="Calibri" w:cs="Times New Roman"/>
                <w:color w:val="000000"/>
                <w:sz w:val="16"/>
                <w:szCs w:val="16"/>
              </w:rPr>
            </w:pPr>
            <w:ins w:id="269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697" w:author="David Dayan" w:date="2021-12-03T17:18:00Z">
              <w:tcPr>
                <w:tcW w:w="902" w:type="dxa"/>
                <w:tcBorders>
                  <w:top w:val="nil"/>
                  <w:left w:val="nil"/>
                  <w:bottom w:val="nil"/>
                  <w:right w:val="nil"/>
                </w:tcBorders>
                <w:shd w:val="clear" w:color="auto" w:fill="auto"/>
                <w:noWrap/>
                <w:vAlign w:val="bottom"/>
                <w:hideMark/>
              </w:tcPr>
            </w:tcPrChange>
          </w:tcPr>
          <w:p w14:paraId="178D1487" w14:textId="77777777" w:rsidR="00036D0E" w:rsidRPr="00036D0E" w:rsidRDefault="00036D0E" w:rsidP="00245317">
            <w:pPr>
              <w:spacing w:after="0" w:line="240" w:lineRule="auto"/>
              <w:jc w:val="center"/>
              <w:rPr>
                <w:ins w:id="2698" w:author="David Dayan" w:date="2021-12-03T17:13:00Z"/>
                <w:rFonts w:ascii="Calibri" w:eastAsia="Times New Roman" w:hAnsi="Calibri" w:cs="Times New Roman"/>
                <w:color w:val="000000"/>
                <w:sz w:val="16"/>
                <w:szCs w:val="16"/>
              </w:rPr>
            </w:pPr>
            <w:ins w:id="269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700" w:author="David Dayan" w:date="2021-12-03T17:18:00Z">
              <w:tcPr>
                <w:tcW w:w="2160" w:type="dxa"/>
                <w:tcBorders>
                  <w:top w:val="nil"/>
                  <w:left w:val="nil"/>
                  <w:bottom w:val="nil"/>
                  <w:right w:val="nil"/>
                </w:tcBorders>
                <w:shd w:val="clear" w:color="auto" w:fill="auto"/>
                <w:noWrap/>
                <w:vAlign w:val="bottom"/>
                <w:hideMark/>
              </w:tcPr>
            </w:tcPrChange>
          </w:tcPr>
          <w:p w14:paraId="1A5945DA" w14:textId="77777777" w:rsidR="00036D0E" w:rsidRPr="00036D0E" w:rsidRDefault="00036D0E" w:rsidP="00245317">
            <w:pPr>
              <w:spacing w:after="0" w:line="240" w:lineRule="auto"/>
              <w:jc w:val="center"/>
              <w:rPr>
                <w:ins w:id="2701" w:author="David Dayan" w:date="2021-12-03T17:13:00Z"/>
                <w:rFonts w:ascii="Calibri" w:eastAsia="Times New Roman" w:hAnsi="Calibri" w:cs="Times New Roman"/>
                <w:color w:val="000000"/>
                <w:sz w:val="16"/>
                <w:szCs w:val="16"/>
              </w:rPr>
            </w:pPr>
            <w:ins w:id="270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703" w:author="David Dayan" w:date="2021-12-03T17:18:00Z">
              <w:tcPr>
                <w:tcW w:w="2876" w:type="dxa"/>
                <w:gridSpan w:val="2"/>
                <w:tcBorders>
                  <w:top w:val="nil"/>
                  <w:left w:val="nil"/>
                  <w:bottom w:val="nil"/>
                  <w:right w:val="nil"/>
                </w:tcBorders>
                <w:shd w:val="clear" w:color="auto" w:fill="auto"/>
                <w:noWrap/>
                <w:vAlign w:val="bottom"/>
                <w:hideMark/>
              </w:tcPr>
            </w:tcPrChange>
          </w:tcPr>
          <w:p w14:paraId="6DD9889F" w14:textId="77777777" w:rsidR="00036D0E" w:rsidRPr="00036D0E" w:rsidRDefault="00036D0E" w:rsidP="00245317">
            <w:pPr>
              <w:spacing w:after="0" w:line="240" w:lineRule="auto"/>
              <w:jc w:val="center"/>
              <w:rPr>
                <w:ins w:id="2704" w:author="David Dayan" w:date="2021-12-03T17:13:00Z"/>
                <w:rFonts w:ascii="Calibri" w:eastAsia="Times New Roman" w:hAnsi="Calibri" w:cs="Times New Roman"/>
                <w:color w:val="000000"/>
                <w:sz w:val="16"/>
                <w:szCs w:val="16"/>
              </w:rPr>
            </w:pPr>
            <w:ins w:id="270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706" w:author="David Dayan" w:date="2021-12-03T17:18:00Z">
              <w:tcPr>
                <w:tcW w:w="1426" w:type="dxa"/>
                <w:tcBorders>
                  <w:top w:val="nil"/>
                  <w:left w:val="nil"/>
                  <w:bottom w:val="nil"/>
                  <w:right w:val="nil"/>
                </w:tcBorders>
                <w:shd w:val="clear" w:color="auto" w:fill="auto"/>
                <w:noWrap/>
                <w:vAlign w:val="bottom"/>
                <w:hideMark/>
              </w:tcPr>
            </w:tcPrChange>
          </w:tcPr>
          <w:p w14:paraId="4D5B2017" w14:textId="77777777" w:rsidR="00036D0E" w:rsidRPr="00036D0E" w:rsidRDefault="00036D0E" w:rsidP="00245317">
            <w:pPr>
              <w:spacing w:after="0" w:line="240" w:lineRule="auto"/>
              <w:jc w:val="center"/>
              <w:rPr>
                <w:ins w:id="2707" w:author="David Dayan" w:date="2021-12-03T17:13:00Z"/>
                <w:rFonts w:ascii="Calibri" w:eastAsia="Times New Roman" w:hAnsi="Calibri" w:cs="Times New Roman"/>
                <w:color w:val="000000"/>
                <w:sz w:val="16"/>
                <w:szCs w:val="16"/>
              </w:rPr>
            </w:pPr>
            <w:ins w:id="2708" w:author="David Dayan" w:date="2021-12-03T17:13:00Z">
              <w:r w:rsidRPr="00036D0E">
                <w:rPr>
                  <w:rFonts w:ascii="Calibri" w:eastAsia="Times New Roman" w:hAnsi="Calibri" w:cs="Times New Roman"/>
                  <w:color w:val="000000"/>
                  <w:sz w:val="16"/>
                  <w:szCs w:val="16"/>
                </w:rPr>
                <w:t>heterozygote</w:t>
              </w:r>
            </w:ins>
          </w:p>
        </w:tc>
      </w:tr>
      <w:tr w:rsidR="00036D0E" w:rsidRPr="00036D0E" w14:paraId="3D2EAD85" w14:textId="77777777" w:rsidTr="00245317">
        <w:trPr>
          <w:cantSplit/>
          <w:trHeight w:val="20"/>
          <w:ins w:id="2709" w:author="David Dayan" w:date="2021-12-03T17:13:00Z"/>
          <w:trPrChange w:id="271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711" w:author="David Dayan" w:date="2021-12-03T17:18:00Z">
              <w:tcPr>
                <w:tcW w:w="1563" w:type="dxa"/>
                <w:tcBorders>
                  <w:top w:val="nil"/>
                  <w:left w:val="nil"/>
                  <w:bottom w:val="nil"/>
                  <w:right w:val="nil"/>
                </w:tcBorders>
                <w:shd w:val="clear" w:color="auto" w:fill="auto"/>
                <w:noWrap/>
                <w:vAlign w:val="bottom"/>
                <w:hideMark/>
              </w:tcPr>
            </w:tcPrChange>
          </w:tcPr>
          <w:p w14:paraId="3FB5FD5A" w14:textId="77777777" w:rsidR="00036D0E" w:rsidRPr="00036D0E" w:rsidRDefault="00036D0E" w:rsidP="00245317">
            <w:pPr>
              <w:spacing w:after="0" w:line="240" w:lineRule="auto"/>
              <w:jc w:val="center"/>
              <w:rPr>
                <w:ins w:id="2712" w:author="David Dayan" w:date="2021-12-03T17:13:00Z"/>
                <w:rFonts w:ascii="Calibri" w:eastAsia="Times New Roman" w:hAnsi="Calibri" w:cs="Times New Roman"/>
                <w:color w:val="000000"/>
                <w:sz w:val="16"/>
                <w:szCs w:val="16"/>
              </w:rPr>
            </w:pPr>
            <w:ins w:id="2713" w:author="David Dayan" w:date="2021-12-03T17:13:00Z">
              <w:r w:rsidRPr="00036D0E">
                <w:rPr>
                  <w:rFonts w:ascii="Calibri" w:eastAsia="Times New Roman" w:hAnsi="Calibri" w:cs="Times New Roman"/>
                  <w:color w:val="000000"/>
                  <w:sz w:val="16"/>
                  <w:szCs w:val="16"/>
                </w:rPr>
                <w:t>OtsAC20ROGR_0071</w:t>
              </w:r>
            </w:ins>
          </w:p>
        </w:tc>
        <w:tc>
          <w:tcPr>
            <w:tcW w:w="746" w:type="dxa"/>
            <w:tcBorders>
              <w:top w:val="nil"/>
              <w:left w:val="nil"/>
              <w:bottom w:val="nil"/>
              <w:right w:val="nil"/>
            </w:tcBorders>
            <w:shd w:val="clear" w:color="auto" w:fill="auto"/>
            <w:noWrap/>
            <w:vAlign w:val="bottom"/>
            <w:hideMark/>
            <w:tcPrChange w:id="2714" w:author="David Dayan" w:date="2021-12-03T17:18:00Z">
              <w:tcPr>
                <w:tcW w:w="746" w:type="dxa"/>
                <w:tcBorders>
                  <w:top w:val="nil"/>
                  <w:left w:val="nil"/>
                  <w:bottom w:val="nil"/>
                  <w:right w:val="nil"/>
                </w:tcBorders>
                <w:shd w:val="clear" w:color="auto" w:fill="auto"/>
                <w:noWrap/>
                <w:vAlign w:val="bottom"/>
                <w:hideMark/>
              </w:tcPr>
            </w:tcPrChange>
          </w:tcPr>
          <w:p w14:paraId="43C53DE3" w14:textId="77777777" w:rsidR="00036D0E" w:rsidRPr="00036D0E" w:rsidRDefault="00036D0E" w:rsidP="00245317">
            <w:pPr>
              <w:spacing w:after="0" w:line="240" w:lineRule="auto"/>
              <w:jc w:val="center"/>
              <w:rPr>
                <w:ins w:id="2715" w:author="David Dayan" w:date="2021-12-03T17:13:00Z"/>
                <w:rFonts w:ascii="Calibri" w:eastAsia="Times New Roman" w:hAnsi="Calibri" w:cs="Times New Roman"/>
                <w:color w:val="000000"/>
                <w:sz w:val="16"/>
                <w:szCs w:val="16"/>
              </w:rPr>
            </w:pPr>
            <w:ins w:id="2716" w:author="David Dayan" w:date="2021-12-03T17:13:00Z">
              <w:r w:rsidRPr="00036D0E">
                <w:rPr>
                  <w:rFonts w:ascii="Calibri" w:eastAsia="Times New Roman" w:hAnsi="Calibri" w:cs="Times New Roman"/>
                  <w:color w:val="000000"/>
                  <w:sz w:val="16"/>
                  <w:szCs w:val="16"/>
                </w:rPr>
                <w:t>7/16/20</w:t>
              </w:r>
            </w:ins>
          </w:p>
        </w:tc>
        <w:tc>
          <w:tcPr>
            <w:tcW w:w="599" w:type="dxa"/>
            <w:tcBorders>
              <w:top w:val="nil"/>
              <w:left w:val="nil"/>
              <w:bottom w:val="nil"/>
              <w:right w:val="nil"/>
            </w:tcBorders>
            <w:shd w:val="clear" w:color="auto" w:fill="auto"/>
            <w:noWrap/>
            <w:vAlign w:val="bottom"/>
            <w:hideMark/>
            <w:tcPrChange w:id="2717" w:author="David Dayan" w:date="2021-12-03T17:18:00Z">
              <w:tcPr>
                <w:tcW w:w="599" w:type="dxa"/>
                <w:tcBorders>
                  <w:top w:val="nil"/>
                  <w:left w:val="nil"/>
                  <w:bottom w:val="nil"/>
                  <w:right w:val="nil"/>
                </w:tcBorders>
                <w:shd w:val="clear" w:color="auto" w:fill="auto"/>
                <w:noWrap/>
                <w:vAlign w:val="bottom"/>
                <w:hideMark/>
              </w:tcPr>
            </w:tcPrChange>
          </w:tcPr>
          <w:p w14:paraId="00E3FF4A" w14:textId="77777777" w:rsidR="00036D0E" w:rsidRPr="00036D0E" w:rsidRDefault="00036D0E" w:rsidP="00245317">
            <w:pPr>
              <w:spacing w:after="0" w:line="240" w:lineRule="auto"/>
              <w:jc w:val="center"/>
              <w:rPr>
                <w:ins w:id="2718" w:author="David Dayan" w:date="2021-12-03T17:13:00Z"/>
                <w:rFonts w:ascii="Calibri" w:eastAsia="Times New Roman" w:hAnsi="Calibri" w:cs="Times New Roman"/>
                <w:color w:val="000000"/>
                <w:sz w:val="16"/>
                <w:szCs w:val="16"/>
              </w:rPr>
            </w:pPr>
            <w:ins w:id="2719" w:author="David Dayan" w:date="2021-12-03T17:13:00Z">
              <w:r w:rsidRPr="00036D0E">
                <w:rPr>
                  <w:rFonts w:ascii="Calibri" w:eastAsia="Times New Roman" w:hAnsi="Calibri" w:cs="Times New Roman"/>
                  <w:color w:val="000000"/>
                  <w:sz w:val="16"/>
                  <w:szCs w:val="16"/>
                </w:rPr>
                <w:t>198</w:t>
              </w:r>
            </w:ins>
          </w:p>
        </w:tc>
        <w:tc>
          <w:tcPr>
            <w:tcW w:w="1142" w:type="dxa"/>
            <w:tcBorders>
              <w:top w:val="nil"/>
              <w:left w:val="nil"/>
              <w:bottom w:val="nil"/>
              <w:right w:val="nil"/>
            </w:tcBorders>
            <w:shd w:val="clear" w:color="auto" w:fill="auto"/>
            <w:noWrap/>
            <w:vAlign w:val="bottom"/>
            <w:hideMark/>
            <w:tcPrChange w:id="2720" w:author="David Dayan" w:date="2021-12-03T17:18:00Z">
              <w:tcPr>
                <w:tcW w:w="1142" w:type="dxa"/>
                <w:tcBorders>
                  <w:top w:val="nil"/>
                  <w:left w:val="nil"/>
                  <w:bottom w:val="nil"/>
                  <w:right w:val="nil"/>
                </w:tcBorders>
                <w:shd w:val="clear" w:color="auto" w:fill="auto"/>
                <w:noWrap/>
                <w:vAlign w:val="bottom"/>
                <w:hideMark/>
              </w:tcPr>
            </w:tcPrChange>
          </w:tcPr>
          <w:p w14:paraId="45C57AD8" w14:textId="77777777" w:rsidR="00036D0E" w:rsidRPr="00036D0E" w:rsidRDefault="00036D0E" w:rsidP="00245317">
            <w:pPr>
              <w:spacing w:after="0" w:line="240" w:lineRule="auto"/>
              <w:jc w:val="center"/>
              <w:rPr>
                <w:ins w:id="2721" w:author="David Dayan" w:date="2021-12-03T17:13:00Z"/>
                <w:rFonts w:ascii="Calibri" w:eastAsia="Times New Roman" w:hAnsi="Calibri" w:cs="Times New Roman"/>
                <w:color w:val="000000"/>
                <w:sz w:val="16"/>
                <w:szCs w:val="16"/>
              </w:rPr>
            </w:pPr>
            <w:ins w:id="2722"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723" w:author="David Dayan" w:date="2021-12-03T17:18:00Z">
              <w:tcPr>
                <w:tcW w:w="1440" w:type="dxa"/>
                <w:tcBorders>
                  <w:top w:val="nil"/>
                  <w:left w:val="nil"/>
                  <w:bottom w:val="nil"/>
                  <w:right w:val="nil"/>
                </w:tcBorders>
                <w:shd w:val="clear" w:color="auto" w:fill="auto"/>
                <w:noWrap/>
                <w:vAlign w:val="bottom"/>
                <w:hideMark/>
              </w:tcPr>
            </w:tcPrChange>
          </w:tcPr>
          <w:p w14:paraId="44069CD1" w14:textId="77777777" w:rsidR="00036D0E" w:rsidRPr="00036D0E" w:rsidRDefault="00036D0E" w:rsidP="00245317">
            <w:pPr>
              <w:spacing w:after="0" w:line="240" w:lineRule="auto"/>
              <w:jc w:val="center"/>
              <w:rPr>
                <w:ins w:id="2724" w:author="David Dayan" w:date="2021-12-03T17:13:00Z"/>
                <w:rFonts w:ascii="Calibri" w:eastAsia="Times New Roman" w:hAnsi="Calibri" w:cs="Times New Roman"/>
                <w:color w:val="000000"/>
                <w:sz w:val="16"/>
                <w:szCs w:val="16"/>
              </w:rPr>
            </w:pPr>
            <w:ins w:id="2725"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726" w:author="David Dayan" w:date="2021-12-03T17:18:00Z">
              <w:tcPr>
                <w:tcW w:w="1530" w:type="dxa"/>
                <w:tcBorders>
                  <w:top w:val="nil"/>
                  <w:left w:val="nil"/>
                  <w:bottom w:val="nil"/>
                  <w:right w:val="nil"/>
                </w:tcBorders>
                <w:shd w:val="clear" w:color="auto" w:fill="auto"/>
                <w:noWrap/>
                <w:vAlign w:val="bottom"/>
                <w:hideMark/>
              </w:tcPr>
            </w:tcPrChange>
          </w:tcPr>
          <w:p w14:paraId="4CBAD5E4" w14:textId="77777777" w:rsidR="00036D0E" w:rsidRPr="00036D0E" w:rsidRDefault="00036D0E" w:rsidP="00245317">
            <w:pPr>
              <w:spacing w:after="0" w:line="240" w:lineRule="auto"/>
              <w:jc w:val="center"/>
              <w:rPr>
                <w:ins w:id="2727" w:author="David Dayan" w:date="2021-12-03T17:13:00Z"/>
                <w:rFonts w:ascii="Calibri" w:eastAsia="Times New Roman" w:hAnsi="Calibri" w:cs="Times New Roman"/>
                <w:color w:val="000000"/>
                <w:sz w:val="16"/>
                <w:szCs w:val="16"/>
              </w:rPr>
            </w:pPr>
            <w:ins w:id="2728"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729" w:author="David Dayan" w:date="2021-12-03T17:18:00Z">
              <w:tcPr>
                <w:tcW w:w="898" w:type="dxa"/>
                <w:tcBorders>
                  <w:top w:val="nil"/>
                  <w:left w:val="nil"/>
                  <w:bottom w:val="nil"/>
                  <w:right w:val="nil"/>
                </w:tcBorders>
                <w:shd w:val="clear" w:color="auto" w:fill="auto"/>
                <w:noWrap/>
                <w:vAlign w:val="bottom"/>
                <w:hideMark/>
              </w:tcPr>
            </w:tcPrChange>
          </w:tcPr>
          <w:p w14:paraId="36AC6F1C" w14:textId="77777777" w:rsidR="00036D0E" w:rsidRPr="00036D0E" w:rsidRDefault="00036D0E" w:rsidP="00245317">
            <w:pPr>
              <w:spacing w:after="0" w:line="240" w:lineRule="auto"/>
              <w:jc w:val="center"/>
              <w:rPr>
                <w:ins w:id="2730" w:author="David Dayan" w:date="2021-12-03T17:13:00Z"/>
                <w:rFonts w:ascii="Calibri" w:eastAsia="Times New Roman" w:hAnsi="Calibri" w:cs="Times New Roman"/>
                <w:color w:val="000000"/>
                <w:sz w:val="16"/>
                <w:szCs w:val="16"/>
              </w:rPr>
            </w:pPr>
            <w:ins w:id="273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732" w:author="David Dayan" w:date="2021-12-03T17:18:00Z">
              <w:tcPr>
                <w:tcW w:w="902" w:type="dxa"/>
                <w:tcBorders>
                  <w:top w:val="nil"/>
                  <w:left w:val="nil"/>
                  <w:bottom w:val="nil"/>
                  <w:right w:val="nil"/>
                </w:tcBorders>
                <w:shd w:val="clear" w:color="auto" w:fill="auto"/>
                <w:noWrap/>
                <w:vAlign w:val="bottom"/>
                <w:hideMark/>
              </w:tcPr>
            </w:tcPrChange>
          </w:tcPr>
          <w:p w14:paraId="102F5280" w14:textId="77777777" w:rsidR="00036D0E" w:rsidRPr="00036D0E" w:rsidRDefault="00036D0E" w:rsidP="00245317">
            <w:pPr>
              <w:spacing w:after="0" w:line="240" w:lineRule="auto"/>
              <w:jc w:val="center"/>
              <w:rPr>
                <w:ins w:id="2733" w:author="David Dayan" w:date="2021-12-03T17:13:00Z"/>
                <w:rFonts w:ascii="Calibri" w:eastAsia="Times New Roman" w:hAnsi="Calibri" w:cs="Times New Roman"/>
                <w:color w:val="000000"/>
                <w:sz w:val="16"/>
                <w:szCs w:val="16"/>
              </w:rPr>
            </w:pPr>
            <w:ins w:id="273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735" w:author="David Dayan" w:date="2021-12-03T17:18:00Z">
              <w:tcPr>
                <w:tcW w:w="2160" w:type="dxa"/>
                <w:tcBorders>
                  <w:top w:val="nil"/>
                  <w:left w:val="nil"/>
                  <w:bottom w:val="nil"/>
                  <w:right w:val="nil"/>
                </w:tcBorders>
                <w:shd w:val="clear" w:color="auto" w:fill="auto"/>
                <w:noWrap/>
                <w:vAlign w:val="bottom"/>
                <w:hideMark/>
              </w:tcPr>
            </w:tcPrChange>
          </w:tcPr>
          <w:p w14:paraId="027CBD5D" w14:textId="77777777" w:rsidR="00036D0E" w:rsidRPr="00036D0E" w:rsidRDefault="00036D0E" w:rsidP="00245317">
            <w:pPr>
              <w:spacing w:after="0" w:line="240" w:lineRule="auto"/>
              <w:jc w:val="center"/>
              <w:rPr>
                <w:ins w:id="2736" w:author="David Dayan" w:date="2021-12-03T17:13:00Z"/>
                <w:rFonts w:ascii="Calibri" w:eastAsia="Times New Roman" w:hAnsi="Calibri" w:cs="Times New Roman"/>
                <w:color w:val="000000"/>
                <w:sz w:val="16"/>
                <w:szCs w:val="16"/>
              </w:rPr>
            </w:pPr>
            <w:ins w:id="273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738" w:author="David Dayan" w:date="2021-12-03T17:18:00Z">
              <w:tcPr>
                <w:tcW w:w="2876" w:type="dxa"/>
                <w:gridSpan w:val="2"/>
                <w:tcBorders>
                  <w:top w:val="nil"/>
                  <w:left w:val="nil"/>
                  <w:bottom w:val="nil"/>
                  <w:right w:val="nil"/>
                </w:tcBorders>
                <w:shd w:val="clear" w:color="auto" w:fill="auto"/>
                <w:noWrap/>
                <w:vAlign w:val="bottom"/>
                <w:hideMark/>
              </w:tcPr>
            </w:tcPrChange>
          </w:tcPr>
          <w:p w14:paraId="0679497E" w14:textId="77777777" w:rsidR="00036D0E" w:rsidRPr="00036D0E" w:rsidRDefault="00036D0E" w:rsidP="00245317">
            <w:pPr>
              <w:spacing w:after="0" w:line="240" w:lineRule="auto"/>
              <w:jc w:val="center"/>
              <w:rPr>
                <w:ins w:id="2739" w:author="David Dayan" w:date="2021-12-03T17:13:00Z"/>
                <w:rFonts w:ascii="Calibri" w:eastAsia="Times New Roman" w:hAnsi="Calibri" w:cs="Times New Roman"/>
                <w:color w:val="000000"/>
                <w:sz w:val="16"/>
                <w:szCs w:val="16"/>
              </w:rPr>
            </w:pPr>
            <w:ins w:id="274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741" w:author="David Dayan" w:date="2021-12-03T17:18:00Z">
              <w:tcPr>
                <w:tcW w:w="1426" w:type="dxa"/>
                <w:tcBorders>
                  <w:top w:val="nil"/>
                  <w:left w:val="nil"/>
                  <w:bottom w:val="nil"/>
                  <w:right w:val="nil"/>
                </w:tcBorders>
                <w:shd w:val="clear" w:color="auto" w:fill="auto"/>
                <w:noWrap/>
                <w:vAlign w:val="bottom"/>
                <w:hideMark/>
              </w:tcPr>
            </w:tcPrChange>
          </w:tcPr>
          <w:p w14:paraId="76051CCC" w14:textId="77777777" w:rsidR="00036D0E" w:rsidRPr="00036D0E" w:rsidRDefault="00036D0E" w:rsidP="00245317">
            <w:pPr>
              <w:spacing w:after="0" w:line="240" w:lineRule="auto"/>
              <w:jc w:val="center"/>
              <w:rPr>
                <w:ins w:id="2742" w:author="David Dayan" w:date="2021-12-03T17:13:00Z"/>
                <w:rFonts w:ascii="Calibri" w:eastAsia="Times New Roman" w:hAnsi="Calibri" w:cs="Times New Roman"/>
                <w:color w:val="000000"/>
                <w:sz w:val="16"/>
                <w:szCs w:val="16"/>
              </w:rPr>
            </w:pPr>
            <w:ins w:id="2743" w:author="David Dayan" w:date="2021-12-03T17:13:00Z">
              <w:r w:rsidRPr="00036D0E">
                <w:rPr>
                  <w:rFonts w:ascii="Calibri" w:eastAsia="Times New Roman" w:hAnsi="Calibri" w:cs="Times New Roman"/>
                  <w:color w:val="000000"/>
                  <w:sz w:val="16"/>
                  <w:szCs w:val="16"/>
                </w:rPr>
                <w:t>heterozygote</w:t>
              </w:r>
            </w:ins>
          </w:p>
        </w:tc>
      </w:tr>
      <w:tr w:rsidR="00036D0E" w:rsidRPr="00036D0E" w14:paraId="4AE64DE8" w14:textId="77777777" w:rsidTr="00245317">
        <w:trPr>
          <w:cantSplit/>
          <w:trHeight w:val="20"/>
          <w:ins w:id="2744" w:author="David Dayan" w:date="2021-12-03T17:13:00Z"/>
          <w:trPrChange w:id="274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746" w:author="David Dayan" w:date="2021-12-03T17:18:00Z">
              <w:tcPr>
                <w:tcW w:w="1563" w:type="dxa"/>
                <w:tcBorders>
                  <w:top w:val="nil"/>
                  <w:left w:val="nil"/>
                  <w:bottom w:val="nil"/>
                  <w:right w:val="nil"/>
                </w:tcBorders>
                <w:shd w:val="clear" w:color="auto" w:fill="auto"/>
                <w:noWrap/>
                <w:vAlign w:val="bottom"/>
                <w:hideMark/>
              </w:tcPr>
            </w:tcPrChange>
          </w:tcPr>
          <w:p w14:paraId="42C395C4" w14:textId="77777777" w:rsidR="00036D0E" w:rsidRPr="00036D0E" w:rsidRDefault="00036D0E" w:rsidP="00245317">
            <w:pPr>
              <w:spacing w:after="0" w:line="240" w:lineRule="auto"/>
              <w:jc w:val="center"/>
              <w:rPr>
                <w:ins w:id="2747" w:author="David Dayan" w:date="2021-12-03T17:13:00Z"/>
                <w:rFonts w:ascii="Calibri" w:eastAsia="Times New Roman" w:hAnsi="Calibri" w:cs="Times New Roman"/>
                <w:color w:val="000000"/>
                <w:sz w:val="16"/>
                <w:szCs w:val="16"/>
              </w:rPr>
            </w:pPr>
            <w:ins w:id="2748" w:author="David Dayan" w:date="2021-12-03T17:13:00Z">
              <w:r w:rsidRPr="00036D0E">
                <w:rPr>
                  <w:rFonts w:ascii="Calibri" w:eastAsia="Times New Roman" w:hAnsi="Calibri" w:cs="Times New Roman"/>
                  <w:color w:val="000000"/>
                  <w:sz w:val="16"/>
                  <w:szCs w:val="16"/>
                </w:rPr>
                <w:t>OtsAC20ROGR_0073</w:t>
              </w:r>
            </w:ins>
          </w:p>
        </w:tc>
        <w:tc>
          <w:tcPr>
            <w:tcW w:w="746" w:type="dxa"/>
            <w:tcBorders>
              <w:top w:val="nil"/>
              <w:left w:val="nil"/>
              <w:bottom w:val="nil"/>
              <w:right w:val="nil"/>
            </w:tcBorders>
            <w:shd w:val="clear" w:color="auto" w:fill="auto"/>
            <w:noWrap/>
            <w:vAlign w:val="bottom"/>
            <w:hideMark/>
            <w:tcPrChange w:id="2749" w:author="David Dayan" w:date="2021-12-03T17:18:00Z">
              <w:tcPr>
                <w:tcW w:w="746" w:type="dxa"/>
                <w:tcBorders>
                  <w:top w:val="nil"/>
                  <w:left w:val="nil"/>
                  <w:bottom w:val="nil"/>
                  <w:right w:val="nil"/>
                </w:tcBorders>
                <w:shd w:val="clear" w:color="auto" w:fill="auto"/>
                <w:noWrap/>
                <w:vAlign w:val="bottom"/>
                <w:hideMark/>
              </w:tcPr>
            </w:tcPrChange>
          </w:tcPr>
          <w:p w14:paraId="645560DC" w14:textId="77777777" w:rsidR="00036D0E" w:rsidRPr="00036D0E" w:rsidRDefault="00036D0E" w:rsidP="00245317">
            <w:pPr>
              <w:spacing w:after="0" w:line="240" w:lineRule="auto"/>
              <w:jc w:val="center"/>
              <w:rPr>
                <w:ins w:id="2750" w:author="David Dayan" w:date="2021-12-03T17:13:00Z"/>
                <w:rFonts w:ascii="Calibri" w:eastAsia="Times New Roman" w:hAnsi="Calibri" w:cs="Times New Roman"/>
                <w:color w:val="000000"/>
                <w:sz w:val="16"/>
                <w:szCs w:val="16"/>
              </w:rPr>
            </w:pPr>
            <w:ins w:id="2751" w:author="David Dayan" w:date="2021-12-03T17:13:00Z">
              <w:r w:rsidRPr="00036D0E">
                <w:rPr>
                  <w:rFonts w:ascii="Calibri" w:eastAsia="Times New Roman" w:hAnsi="Calibri" w:cs="Times New Roman"/>
                  <w:color w:val="000000"/>
                  <w:sz w:val="16"/>
                  <w:szCs w:val="16"/>
                </w:rPr>
                <w:t>7/16/20</w:t>
              </w:r>
            </w:ins>
          </w:p>
        </w:tc>
        <w:tc>
          <w:tcPr>
            <w:tcW w:w="599" w:type="dxa"/>
            <w:tcBorders>
              <w:top w:val="nil"/>
              <w:left w:val="nil"/>
              <w:bottom w:val="nil"/>
              <w:right w:val="nil"/>
            </w:tcBorders>
            <w:shd w:val="clear" w:color="auto" w:fill="auto"/>
            <w:noWrap/>
            <w:vAlign w:val="bottom"/>
            <w:hideMark/>
            <w:tcPrChange w:id="2752" w:author="David Dayan" w:date="2021-12-03T17:18:00Z">
              <w:tcPr>
                <w:tcW w:w="599" w:type="dxa"/>
                <w:tcBorders>
                  <w:top w:val="nil"/>
                  <w:left w:val="nil"/>
                  <w:bottom w:val="nil"/>
                  <w:right w:val="nil"/>
                </w:tcBorders>
                <w:shd w:val="clear" w:color="auto" w:fill="auto"/>
                <w:noWrap/>
                <w:vAlign w:val="bottom"/>
                <w:hideMark/>
              </w:tcPr>
            </w:tcPrChange>
          </w:tcPr>
          <w:p w14:paraId="3A71BDE6" w14:textId="77777777" w:rsidR="00036D0E" w:rsidRPr="00036D0E" w:rsidRDefault="00036D0E" w:rsidP="00245317">
            <w:pPr>
              <w:spacing w:after="0" w:line="240" w:lineRule="auto"/>
              <w:jc w:val="center"/>
              <w:rPr>
                <w:ins w:id="2753" w:author="David Dayan" w:date="2021-12-03T17:13:00Z"/>
                <w:rFonts w:ascii="Calibri" w:eastAsia="Times New Roman" w:hAnsi="Calibri" w:cs="Times New Roman"/>
                <w:color w:val="000000"/>
                <w:sz w:val="16"/>
                <w:szCs w:val="16"/>
              </w:rPr>
            </w:pPr>
            <w:ins w:id="2754" w:author="David Dayan" w:date="2021-12-03T17:13:00Z">
              <w:r w:rsidRPr="00036D0E">
                <w:rPr>
                  <w:rFonts w:ascii="Calibri" w:eastAsia="Times New Roman" w:hAnsi="Calibri" w:cs="Times New Roman"/>
                  <w:color w:val="000000"/>
                  <w:sz w:val="16"/>
                  <w:szCs w:val="16"/>
                </w:rPr>
                <w:t>198</w:t>
              </w:r>
            </w:ins>
          </w:p>
        </w:tc>
        <w:tc>
          <w:tcPr>
            <w:tcW w:w="1142" w:type="dxa"/>
            <w:tcBorders>
              <w:top w:val="nil"/>
              <w:left w:val="nil"/>
              <w:bottom w:val="nil"/>
              <w:right w:val="nil"/>
            </w:tcBorders>
            <w:shd w:val="clear" w:color="auto" w:fill="auto"/>
            <w:noWrap/>
            <w:vAlign w:val="bottom"/>
            <w:hideMark/>
            <w:tcPrChange w:id="2755" w:author="David Dayan" w:date="2021-12-03T17:18:00Z">
              <w:tcPr>
                <w:tcW w:w="1142" w:type="dxa"/>
                <w:tcBorders>
                  <w:top w:val="nil"/>
                  <w:left w:val="nil"/>
                  <w:bottom w:val="nil"/>
                  <w:right w:val="nil"/>
                </w:tcBorders>
                <w:shd w:val="clear" w:color="auto" w:fill="auto"/>
                <w:noWrap/>
                <w:vAlign w:val="bottom"/>
                <w:hideMark/>
              </w:tcPr>
            </w:tcPrChange>
          </w:tcPr>
          <w:p w14:paraId="388F0290" w14:textId="77777777" w:rsidR="00036D0E" w:rsidRPr="00036D0E" w:rsidRDefault="00036D0E" w:rsidP="00245317">
            <w:pPr>
              <w:spacing w:after="0" w:line="240" w:lineRule="auto"/>
              <w:jc w:val="center"/>
              <w:rPr>
                <w:ins w:id="2756" w:author="David Dayan" w:date="2021-12-03T17:13:00Z"/>
                <w:rFonts w:ascii="Calibri" w:eastAsia="Times New Roman" w:hAnsi="Calibri" w:cs="Times New Roman"/>
                <w:color w:val="000000"/>
                <w:sz w:val="16"/>
                <w:szCs w:val="16"/>
              </w:rPr>
            </w:pPr>
            <w:ins w:id="2757"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758" w:author="David Dayan" w:date="2021-12-03T17:18:00Z">
              <w:tcPr>
                <w:tcW w:w="1440" w:type="dxa"/>
                <w:tcBorders>
                  <w:top w:val="nil"/>
                  <w:left w:val="nil"/>
                  <w:bottom w:val="nil"/>
                  <w:right w:val="nil"/>
                </w:tcBorders>
                <w:shd w:val="clear" w:color="auto" w:fill="auto"/>
                <w:noWrap/>
                <w:vAlign w:val="bottom"/>
                <w:hideMark/>
              </w:tcPr>
            </w:tcPrChange>
          </w:tcPr>
          <w:p w14:paraId="61621844" w14:textId="77777777" w:rsidR="00036D0E" w:rsidRPr="00036D0E" w:rsidRDefault="00036D0E" w:rsidP="00245317">
            <w:pPr>
              <w:spacing w:after="0" w:line="240" w:lineRule="auto"/>
              <w:jc w:val="center"/>
              <w:rPr>
                <w:ins w:id="2759" w:author="David Dayan" w:date="2021-12-03T17:13:00Z"/>
                <w:rFonts w:ascii="Calibri" w:eastAsia="Times New Roman" w:hAnsi="Calibri" w:cs="Times New Roman"/>
                <w:color w:val="000000"/>
                <w:sz w:val="16"/>
                <w:szCs w:val="16"/>
              </w:rPr>
            </w:pPr>
            <w:ins w:id="2760"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761" w:author="David Dayan" w:date="2021-12-03T17:18:00Z">
              <w:tcPr>
                <w:tcW w:w="1530" w:type="dxa"/>
                <w:tcBorders>
                  <w:top w:val="nil"/>
                  <w:left w:val="nil"/>
                  <w:bottom w:val="nil"/>
                  <w:right w:val="nil"/>
                </w:tcBorders>
                <w:shd w:val="clear" w:color="auto" w:fill="auto"/>
                <w:noWrap/>
                <w:vAlign w:val="bottom"/>
                <w:hideMark/>
              </w:tcPr>
            </w:tcPrChange>
          </w:tcPr>
          <w:p w14:paraId="0B49CD43" w14:textId="77777777" w:rsidR="00036D0E" w:rsidRPr="00036D0E" w:rsidRDefault="00036D0E" w:rsidP="00245317">
            <w:pPr>
              <w:spacing w:after="0" w:line="240" w:lineRule="auto"/>
              <w:jc w:val="center"/>
              <w:rPr>
                <w:ins w:id="2762" w:author="David Dayan" w:date="2021-12-03T17:13:00Z"/>
                <w:rFonts w:ascii="Calibri" w:eastAsia="Times New Roman" w:hAnsi="Calibri" w:cs="Times New Roman"/>
                <w:color w:val="000000"/>
                <w:sz w:val="16"/>
                <w:szCs w:val="16"/>
              </w:rPr>
            </w:pPr>
            <w:ins w:id="2763"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764" w:author="David Dayan" w:date="2021-12-03T17:18:00Z">
              <w:tcPr>
                <w:tcW w:w="898" w:type="dxa"/>
                <w:tcBorders>
                  <w:top w:val="nil"/>
                  <w:left w:val="nil"/>
                  <w:bottom w:val="nil"/>
                  <w:right w:val="nil"/>
                </w:tcBorders>
                <w:shd w:val="clear" w:color="auto" w:fill="auto"/>
                <w:noWrap/>
                <w:vAlign w:val="bottom"/>
                <w:hideMark/>
              </w:tcPr>
            </w:tcPrChange>
          </w:tcPr>
          <w:p w14:paraId="29542DAD" w14:textId="77777777" w:rsidR="00036D0E" w:rsidRPr="00036D0E" w:rsidRDefault="00036D0E" w:rsidP="00245317">
            <w:pPr>
              <w:spacing w:after="0" w:line="240" w:lineRule="auto"/>
              <w:jc w:val="center"/>
              <w:rPr>
                <w:ins w:id="2765" w:author="David Dayan" w:date="2021-12-03T17:13:00Z"/>
                <w:rFonts w:ascii="Calibri" w:eastAsia="Times New Roman" w:hAnsi="Calibri" w:cs="Times New Roman"/>
                <w:color w:val="000000"/>
                <w:sz w:val="16"/>
                <w:szCs w:val="16"/>
              </w:rPr>
            </w:pPr>
            <w:ins w:id="276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767" w:author="David Dayan" w:date="2021-12-03T17:18:00Z">
              <w:tcPr>
                <w:tcW w:w="902" w:type="dxa"/>
                <w:tcBorders>
                  <w:top w:val="nil"/>
                  <w:left w:val="nil"/>
                  <w:bottom w:val="nil"/>
                  <w:right w:val="nil"/>
                </w:tcBorders>
                <w:shd w:val="clear" w:color="auto" w:fill="auto"/>
                <w:noWrap/>
                <w:vAlign w:val="bottom"/>
                <w:hideMark/>
              </w:tcPr>
            </w:tcPrChange>
          </w:tcPr>
          <w:p w14:paraId="1D691161" w14:textId="77777777" w:rsidR="00036D0E" w:rsidRPr="00036D0E" w:rsidRDefault="00036D0E" w:rsidP="00245317">
            <w:pPr>
              <w:spacing w:after="0" w:line="240" w:lineRule="auto"/>
              <w:jc w:val="center"/>
              <w:rPr>
                <w:ins w:id="2768" w:author="David Dayan" w:date="2021-12-03T17:13:00Z"/>
                <w:rFonts w:ascii="Calibri" w:eastAsia="Times New Roman" w:hAnsi="Calibri" w:cs="Times New Roman"/>
                <w:color w:val="000000"/>
                <w:sz w:val="16"/>
                <w:szCs w:val="16"/>
              </w:rPr>
            </w:pPr>
            <w:ins w:id="276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770" w:author="David Dayan" w:date="2021-12-03T17:18:00Z">
              <w:tcPr>
                <w:tcW w:w="2160" w:type="dxa"/>
                <w:tcBorders>
                  <w:top w:val="nil"/>
                  <w:left w:val="nil"/>
                  <w:bottom w:val="nil"/>
                  <w:right w:val="nil"/>
                </w:tcBorders>
                <w:shd w:val="clear" w:color="auto" w:fill="auto"/>
                <w:noWrap/>
                <w:vAlign w:val="bottom"/>
                <w:hideMark/>
              </w:tcPr>
            </w:tcPrChange>
          </w:tcPr>
          <w:p w14:paraId="62CC6D4F" w14:textId="77777777" w:rsidR="00036D0E" w:rsidRPr="00036D0E" w:rsidRDefault="00036D0E" w:rsidP="00245317">
            <w:pPr>
              <w:spacing w:after="0" w:line="240" w:lineRule="auto"/>
              <w:jc w:val="center"/>
              <w:rPr>
                <w:ins w:id="2771" w:author="David Dayan" w:date="2021-12-03T17:13:00Z"/>
                <w:rFonts w:ascii="Calibri" w:eastAsia="Times New Roman" w:hAnsi="Calibri" w:cs="Times New Roman"/>
                <w:color w:val="000000"/>
                <w:sz w:val="16"/>
                <w:szCs w:val="16"/>
              </w:rPr>
            </w:pPr>
            <w:ins w:id="277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773" w:author="David Dayan" w:date="2021-12-03T17:18:00Z">
              <w:tcPr>
                <w:tcW w:w="2876" w:type="dxa"/>
                <w:gridSpan w:val="2"/>
                <w:tcBorders>
                  <w:top w:val="nil"/>
                  <w:left w:val="nil"/>
                  <w:bottom w:val="nil"/>
                  <w:right w:val="nil"/>
                </w:tcBorders>
                <w:shd w:val="clear" w:color="auto" w:fill="auto"/>
                <w:noWrap/>
                <w:vAlign w:val="bottom"/>
                <w:hideMark/>
              </w:tcPr>
            </w:tcPrChange>
          </w:tcPr>
          <w:p w14:paraId="578A5CF2" w14:textId="77777777" w:rsidR="00036D0E" w:rsidRPr="00036D0E" w:rsidRDefault="00036D0E" w:rsidP="00245317">
            <w:pPr>
              <w:spacing w:after="0" w:line="240" w:lineRule="auto"/>
              <w:jc w:val="center"/>
              <w:rPr>
                <w:ins w:id="2774" w:author="David Dayan" w:date="2021-12-03T17:13:00Z"/>
                <w:rFonts w:ascii="Calibri" w:eastAsia="Times New Roman" w:hAnsi="Calibri" w:cs="Times New Roman"/>
                <w:color w:val="000000"/>
                <w:sz w:val="16"/>
                <w:szCs w:val="16"/>
              </w:rPr>
            </w:pPr>
            <w:ins w:id="277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776" w:author="David Dayan" w:date="2021-12-03T17:18:00Z">
              <w:tcPr>
                <w:tcW w:w="1426" w:type="dxa"/>
                <w:tcBorders>
                  <w:top w:val="nil"/>
                  <w:left w:val="nil"/>
                  <w:bottom w:val="nil"/>
                  <w:right w:val="nil"/>
                </w:tcBorders>
                <w:shd w:val="clear" w:color="auto" w:fill="auto"/>
                <w:noWrap/>
                <w:vAlign w:val="bottom"/>
                <w:hideMark/>
              </w:tcPr>
            </w:tcPrChange>
          </w:tcPr>
          <w:p w14:paraId="721C834E" w14:textId="77777777" w:rsidR="00036D0E" w:rsidRPr="00036D0E" w:rsidRDefault="00036D0E" w:rsidP="00245317">
            <w:pPr>
              <w:spacing w:after="0" w:line="240" w:lineRule="auto"/>
              <w:jc w:val="center"/>
              <w:rPr>
                <w:ins w:id="2777" w:author="David Dayan" w:date="2021-12-03T17:13:00Z"/>
                <w:rFonts w:ascii="Calibri" w:eastAsia="Times New Roman" w:hAnsi="Calibri" w:cs="Times New Roman"/>
                <w:color w:val="000000"/>
                <w:sz w:val="16"/>
                <w:szCs w:val="16"/>
              </w:rPr>
            </w:pPr>
            <w:ins w:id="2778" w:author="David Dayan" w:date="2021-12-03T17:13:00Z">
              <w:r w:rsidRPr="00036D0E">
                <w:rPr>
                  <w:rFonts w:ascii="Calibri" w:eastAsia="Times New Roman" w:hAnsi="Calibri" w:cs="Times New Roman"/>
                  <w:color w:val="000000"/>
                  <w:sz w:val="16"/>
                  <w:szCs w:val="16"/>
                </w:rPr>
                <w:t>heterozygote</w:t>
              </w:r>
            </w:ins>
          </w:p>
        </w:tc>
      </w:tr>
      <w:tr w:rsidR="00036D0E" w:rsidRPr="00036D0E" w14:paraId="167FA3B6" w14:textId="77777777" w:rsidTr="00245317">
        <w:trPr>
          <w:cantSplit/>
          <w:trHeight w:val="20"/>
          <w:ins w:id="2779" w:author="David Dayan" w:date="2021-12-03T17:13:00Z"/>
          <w:trPrChange w:id="278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781" w:author="David Dayan" w:date="2021-12-03T17:18:00Z">
              <w:tcPr>
                <w:tcW w:w="1563" w:type="dxa"/>
                <w:tcBorders>
                  <w:top w:val="nil"/>
                  <w:left w:val="nil"/>
                  <w:bottom w:val="nil"/>
                  <w:right w:val="nil"/>
                </w:tcBorders>
                <w:shd w:val="clear" w:color="auto" w:fill="auto"/>
                <w:noWrap/>
                <w:vAlign w:val="bottom"/>
                <w:hideMark/>
              </w:tcPr>
            </w:tcPrChange>
          </w:tcPr>
          <w:p w14:paraId="00479FD1" w14:textId="77777777" w:rsidR="00036D0E" w:rsidRPr="00036D0E" w:rsidRDefault="00036D0E" w:rsidP="00245317">
            <w:pPr>
              <w:spacing w:after="0" w:line="240" w:lineRule="auto"/>
              <w:jc w:val="center"/>
              <w:rPr>
                <w:ins w:id="2782" w:author="David Dayan" w:date="2021-12-03T17:13:00Z"/>
                <w:rFonts w:ascii="Calibri" w:eastAsia="Times New Roman" w:hAnsi="Calibri" w:cs="Times New Roman"/>
                <w:color w:val="000000"/>
                <w:sz w:val="16"/>
                <w:szCs w:val="16"/>
              </w:rPr>
            </w:pPr>
            <w:ins w:id="2783" w:author="David Dayan" w:date="2021-12-03T17:13:00Z">
              <w:r w:rsidRPr="00036D0E">
                <w:rPr>
                  <w:rFonts w:ascii="Calibri" w:eastAsia="Times New Roman" w:hAnsi="Calibri" w:cs="Times New Roman"/>
                  <w:color w:val="000000"/>
                  <w:sz w:val="16"/>
                  <w:szCs w:val="16"/>
                </w:rPr>
                <w:t>OtsAC20ROGR_0075</w:t>
              </w:r>
            </w:ins>
          </w:p>
        </w:tc>
        <w:tc>
          <w:tcPr>
            <w:tcW w:w="746" w:type="dxa"/>
            <w:tcBorders>
              <w:top w:val="nil"/>
              <w:left w:val="nil"/>
              <w:bottom w:val="nil"/>
              <w:right w:val="nil"/>
            </w:tcBorders>
            <w:shd w:val="clear" w:color="auto" w:fill="auto"/>
            <w:noWrap/>
            <w:vAlign w:val="bottom"/>
            <w:hideMark/>
            <w:tcPrChange w:id="2784" w:author="David Dayan" w:date="2021-12-03T17:18:00Z">
              <w:tcPr>
                <w:tcW w:w="746" w:type="dxa"/>
                <w:tcBorders>
                  <w:top w:val="nil"/>
                  <w:left w:val="nil"/>
                  <w:bottom w:val="nil"/>
                  <w:right w:val="nil"/>
                </w:tcBorders>
                <w:shd w:val="clear" w:color="auto" w:fill="auto"/>
                <w:noWrap/>
                <w:vAlign w:val="bottom"/>
                <w:hideMark/>
              </w:tcPr>
            </w:tcPrChange>
          </w:tcPr>
          <w:p w14:paraId="56CAC2EE" w14:textId="77777777" w:rsidR="00036D0E" w:rsidRPr="00036D0E" w:rsidRDefault="00036D0E" w:rsidP="00245317">
            <w:pPr>
              <w:spacing w:after="0" w:line="240" w:lineRule="auto"/>
              <w:jc w:val="center"/>
              <w:rPr>
                <w:ins w:id="2785" w:author="David Dayan" w:date="2021-12-03T17:13:00Z"/>
                <w:rFonts w:ascii="Calibri" w:eastAsia="Times New Roman" w:hAnsi="Calibri" w:cs="Times New Roman"/>
                <w:color w:val="000000"/>
                <w:sz w:val="16"/>
                <w:szCs w:val="16"/>
              </w:rPr>
            </w:pPr>
            <w:ins w:id="2786"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2787" w:author="David Dayan" w:date="2021-12-03T17:18:00Z">
              <w:tcPr>
                <w:tcW w:w="599" w:type="dxa"/>
                <w:tcBorders>
                  <w:top w:val="nil"/>
                  <w:left w:val="nil"/>
                  <w:bottom w:val="nil"/>
                  <w:right w:val="nil"/>
                </w:tcBorders>
                <w:shd w:val="clear" w:color="auto" w:fill="auto"/>
                <w:noWrap/>
                <w:vAlign w:val="bottom"/>
                <w:hideMark/>
              </w:tcPr>
            </w:tcPrChange>
          </w:tcPr>
          <w:p w14:paraId="3BA51288" w14:textId="77777777" w:rsidR="00036D0E" w:rsidRPr="00036D0E" w:rsidRDefault="00036D0E" w:rsidP="00245317">
            <w:pPr>
              <w:spacing w:after="0" w:line="240" w:lineRule="auto"/>
              <w:jc w:val="center"/>
              <w:rPr>
                <w:ins w:id="2788" w:author="David Dayan" w:date="2021-12-03T17:13:00Z"/>
                <w:rFonts w:ascii="Calibri" w:eastAsia="Times New Roman" w:hAnsi="Calibri" w:cs="Times New Roman"/>
                <w:color w:val="000000"/>
                <w:sz w:val="16"/>
                <w:szCs w:val="16"/>
              </w:rPr>
            </w:pPr>
            <w:ins w:id="2789"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2790" w:author="David Dayan" w:date="2021-12-03T17:18:00Z">
              <w:tcPr>
                <w:tcW w:w="1142" w:type="dxa"/>
                <w:tcBorders>
                  <w:top w:val="nil"/>
                  <w:left w:val="nil"/>
                  <w:bottom w:val="nil"/>
                  <w:right w:val="nil"/>
                </w:tcBorders>
                <w:shd w:val="clear" w:color="auto" w:fill="auto"/>
                <w:noWrap/>
                <w:vAlign w:val="bottom"/>
                <w:hideMark/>
              </w:tcPr>
            </w:tcPrChange>
          </w:tcPr>
          <w:p w14:paraId="46C4CD1D" w14:textId="77777777" w:rsidR="00036D0E" w:rsidRPr="00036D0E" w:rsidRDefault="00036D0E" w:rsidP="00245317">
            <w:pPr>
              <w:spacing w:after="0" w:line="240" w:lineRule="auto"/>
              <w:jc w:val="center"/>
              <w:rPr>
                <w:ins w:id="2791" w:author="David Dayan" w:date="2021-12-03T17:13:00Z"/>
                <w:rFonts w:ascii="Calibri" w:eastAsia="Times New Roman" w:hAnsi="Calibri" w:cs="Times New Roman"/>
                <w:color w:val="000000"/>
                <w:sz w:val="16"/>
                <w:szCs w:val="16"/>
              </w:rPr>
            </w:pPr>
            <w:ins w:id="2792"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793" w:author="David Dayan" w:date="2021-12-03T17:18:00Z">
              <w:tcPr>
                <w:tcW w:w="1440" w:type="dxa"/>
                <w:tcBorders>
                  <w:top w:val="nil"/>
                  <w:left w:val="nil"/>
                  <w:bottom w:val="nil"/>
                  <w:right w:val="nil"/>
                </w:tcBorders>
                <w:shd w:val="clear" w:color="auto" w:fill="auto"/>
                <w:noWrap/>
                <w:vAlign w:val="bottom"/>
                <w:hideMark/>
              </w:tcPr>
            </w:tcPrChange>
          </w:tcPr>
          <w:p w14:paraId="06FDA5FC" w14:textId="77777777" w:rsidR="00036D0E" w:rsidRPr="00036D0E" w:rsidRDefault="00036D0E" w:rsidP="00245317">
            <w:pPr>
              <w:spacing w:after="0" w:line="240" w:lineRule="auto"/>
              <w:jc w:val="center"/>
              <w:rPr>
                <w:ins w:id="2794" w:author="David Dayan" w:date="2021-12-03T17:13:00Z"/>
                <w:rFonts w:ascii="Calibri" w:eastAsia="Times New Roman" w:hAnsi="Calibri" w:cs="Times New Roman"/>
                <w:color w:val="000000"/>
                <w:sz w:val="16"/>
                <w:szCs w:val="16"/>
              </w:rPr>
            </w:pPr>
            <w:ins w:id="2795"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796" w:author="David Dayan" w:date="2021-12-03T17:18:00Z">
              <w:tcPr>
                <w:tcW w:w="1530" w:type="dxa"/>
                <w:tcBorders>
                  <w:top w:val="nil"/>
                  <w:left w:val="nil"/>
                  <w:bottom w:val="nil"/>
                  <w:right w:val="nil"/>
                </w:tcBorders>
                <w:shd w:val="clear" w:color="auto" w:fill="auto"/>
                <w:noWrap/>
                <w:vAlign w:val="bottom"/>
                <w:hideMark/>
              </w:tcPr>
            </w:tcPrChange>
          </w:tcPr>
          <w:p w14:paraId="4BD55CDC" w14:textId="77777777" w:rsidR="00036D0E" w:rsidRPr="00036D0E" w:rsidRDefault="00036D0E" w:rsidP="00245317">
            <w:pPr>
              <w:spacing w:after="0" w:line="240" w:lineRule="auto"/>
              <w:jc w:val="center"/>
              <w:rPr>
                <w:ins w:id="2797" w:author="David Dayan" w:date="2021-12-03T17:13:00Z"/>
                <w:rFonts w:ascii="Calibri" w:eastAsia="Times New Roman" w:hAnsi="Calibri" w:cs="Times New Roman"/>
                <w:color w:val="000000"/>
                <w:sz w:val="16"/>
                <w:szCs w:val="16"/>
              </w:rPr>
            </w:pPr>
            <w:ins w:id="2798"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799" w:author="David Dayan" w:date="2021-12-03T17:18:00Z">
              <w:tcPr>
                <w:tcW w:w="898" w:type="dxa"/>
                <w:tcBorders>
                  <w:top w:val="nil"/>
                  <w:left w:val="nil"/>
                  <w:bottom w:val="nil"/>
                  <w:right w:val="nil"/>
                </w:tcBorders>
                <w:shd w:val="clear" w:color="auto" w:fill="auto"/>
                <w:noWrap/>
                <w:vAlign w:val="bottom"/>
                <w:hideMark/>
              </w:tcPr>
            </w:tcPrChange>
          </w:tcPr>
          <w:p w14:paraId="5358331F" w14:textId="77777777" w:rsidR="00036D0E" w:rsidRPr="00036D0E" w:rsidRDefault="00036D0E" w:rsidP="00245317">
            <w:pPr>
              <w:spacing w:after="0" w:line="240" w:lineRule="auto"/>
              <w:jc w:val="center"/>
              <w:rPr>
                <w:ins w:id="2800" w:author="David Dayan" w:date="2021-12-03T17:13:00Z"/>
                <w:rFonts w:ascii="Calibri" w:eastAsia="Times New Roman" w:hAnsi="Calibri" w:cs="Times New Roman"/>
                <w:color w:val="000000"/>
                <w:sz w:val="16"/>
                <w:szCs w:val="16"/>
              </w:rPr>
            </w:pPr>
            <w:ins w:id="2801"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802" w:author="David Dayan" w:date="2021-12-03T17:18:00Z">
              <w:tcPr>
                <w:tcW w:w="902" w:type="dxa"/>
                <w:tcBorders>
                  <w:top w:val="nil"/>
                  <w:left w:val="nil"/>
                  <w:bottom w:val="nil"/>
                  <w:right w:val="nil"/>
                </w:tcBorders>
                <w:shd w:val="clear" w:color="auto" w:fill="auto"/>
                <w:noWrap/>
                <w:vAlign w:val="bottom"/>
                <w:hideMark/>
              </w:tcPr>
            </w:tcPrChange>
          </w:tcPr>
          <w:p w14:paraId="79AE05DF" w14:textId="77777777" w:rsidR="00036D0E" w:rsidRPr="00036D0E" w:rsidRDefault="00036D0E" w:rsidP="00245317">
            <w:pPr>
              <w:spacing w:after="0" w:line="240" w:lineRule="auto"/>
              <w:jc w:val="center"/>
              <w:rPr>
                <w:ins w:id="2803" w:author="David Dayan" w:date="2021-12-03T17:13:00Z"/>
                <w:rFonts w:ascii="Calibri" w:eastAsia="Times New Roman" w:hAnsi="Calibri" w:cs="Times New Roman"/>
                <w:color w:val="000000"/>
                <w:sz w:val="16"/>
                <w:szCs w:val="16"/>
              </w:rPr>
            </w:pPr>
            <w:ins w:id="2804"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805" w:author="David Dayan" w:date="2021-12-03T17:18:00Z">
              <w:tcPr>
                <w:tcW w:w="2160" w:type="dxa"/>
                <w:tcBorders>
                  <w:top w:val="nil"/>
                  <w:left w:val="nil"/>
                  <w:bottom w:val="nil"/>
                  <w:right w:val="nil"/>
                </w:tcBorders>
                <w:shd w:val="clear" w:color="auto" w:fill="auto"/>
                <w:noWrap/>
                <w:vAlign w:val="bottom"/>
                <w:hideMark/>
              </w:tcPr>
            </w:tcPrChange>
          </w:tcPr>
          <w:p w14:paraId="24244582" w14:textId="77777777" w:rsidR="00036D0E" w:rsidRPr="00036D0E" w:rsidRDefault="00036D0E" w:rsidP="00245317">
            <w:pPr>
              <w:spacing w:after="0" w:line="240" w:lineRule="auto"/>
              <w:jc w:val="center"/>
              <w:rPr>
                <w:ins w:id="2806" w:author="David Dayan" w:date="2021-12-03T17:13:00Z"/>
                <w:rFonts w:ascii="Calibri" w:eastAsia="Times New Roman" w:hAnsi="Calibri" w:cs="Times New Roman"/>
                <w:color w:val="000000"/>
                <w:sz w:val="16"/>
                <w:szCs w:val="16"/>
              </w:rPr>
            </w:pPr>
            <w:proofErr w:type="spellStart"/>
            <w:ins w:id="2807" w:author="David Dayan" w:date="2021-12-03T17:13:00Z">
              <w:r w:rsidRPr="00036D0E">
                <w:rPr>
                  <w:rFonts w:ascii="Calibri" w:eastAsia="Times New Roman" w:hAnsi="Calibri" w:cs="Times New Roman"/>
                  <w:color w:val="000000"/>
                  <w:sz w:val="16"/>
                  <w:szCs w:val="16"/>
                </w:rPr>
                <w:t>early_homozygote</w:t>
              </w:r>
              <w:proofErr w:type="spellEnd"/>
            </w:ins>
          </w:p>
        </w:tc>
        <w:tc>
          <w:tcPr>
            <w:tcW w:w="1710" w:type="dxa"/>
            <w:tcBorders>
              <w:top w:val="nil"/>
              <w:left w:val="nil"/>
              <w:bottom w:val="nil"/>
              <w:right w:val="nil"/>
            </w:tcBorders>
            <w:shd w:val="clear" w:color="auto" w:fill="auto"/>
            <w:noWrap/>
            <w:vAlign w:val="bottom"/>
            <w:hideMark/>
            <w:tcPrChange w:id="2808" w:author="David Dayan" w:date="2021-12-03T17:18:00Z">
              <w:tcPr>
                <w:tcW w:w="2876" w:type="dxa"/>
                <w:gridSpan w:val="2"/>
                <w:tcBorders>
                  <w:top w:val="nil"/>
                  <w:left w:val="nil"/>
                  <w:bottom w:val="nil"/>
                  <w:right w:val="nil"/>
                </w:tcBorders>
                <w:shd w:val="clear" w:color="auto" w:fill="auto"/>
                <w:noWrap/>
                <w:vAlign w:val="bottom"/>
                <w:hideMark/>
              </w:tcPr>
            </w:tcPrChange>
          </w:tcPr>
          <w:p w14:paraId="1E8B4BB1" w14:textId="77777777" w:rsidR="00036D0E" w:rsidRPr="00036D0E" w:rsidRDefault="00036D0E" w:rsidP="00245317">
            <w:pPr>
              <w:spacing w:after="0" w:line="240" w:lineRule="auto"/>
              <w:jc w:val="center"/>
              <w:rPr>
                <w:ins w:id="2809" w:author="David Dayan" w:date="2021-12-03T17:13:00Z"/>
                <w:rFonts w:ascii="Calibri" w:eastAsia="Times New Roman" w:hAnsi="Calibri" w:cs="Times New Roman"/>
                <w:color w:val="000000"/>
                <w:sz w:val="16"/>
                <w:szCs w:val="16"/>
              </w:rPr>
            </w:pPr>
            <w:proofErr w:type="spellStart"/>
            <w:ins w:id="2810" w:author="David Dayan" w:date="2021-12-03T17:13:00Z">
              <w:r w:rsidRPr="00036D0E">
                <w:rPr>
                  <w:rFonts w:ascii="Calibri" w:eastAsia="Times New Roman" w:hAnsi="Calibri" w:cs="Times New Roman"/>
                  <w:color w:val="000000"/>
                  <w:sz w:val="16"/>
                  <w:szCs w:val="16"/>
                </w:rPr>
                <w:t>early_homozygote</w:t>
              </w:r>
              <w:proofErr w:type="spellEnd"/>
            </w:ins>
          </w:p>
        </w:tc>
        <w:tc>
          <w:tcPr>
            <w:tcW w:w="1530" w:type="dxa"/>
            <w:tcBorders>
              <w:top w:val="nil"/>
              <w:left w:val="nil"/>
              <w:bottom w:val="nil"/>
              <w:right w:val="nil"/>
            </w:tcBorders>
            <w:shd w:val="clear" w:color="auto" w:fill="auto"/>
            <w:noWrap/>
            <w:vAlign w:val="bottom"/>
            <w:hideMark/>
            <w:tcPrChange w:id="2811" w:author="David Dayan" w:date="2021-12-03T17:18:00Z">
              <w:tcPr>
                <w:tcW w:w="1426" w:type="dxa"/>
                <w:tcBorders>
                  <w:top w:val="nil"/>
                  <w:left w:val="nil"/>
                  <w:bottom w:val="nil"/>
                  <w:right w:val="nil"/>
                </w:tcBorders>
                <w:shd w:val="clear" w:color="auto" w:fill="auto"/>
                <w:noWrap/>
                <w:vAlign w:val="bottom"/>
                <w:hideMark/>
              </w:tcPr>
            </w:tcPrChange>
          </w:tcPr>
          <w:p w14:paraId="60E3995E" w14:textId="77777777" w:rsidR="00036D0E" w:rsidRPr="00036D0E" w:rsidRDefault="00036D0E" w:rsidP="00245317">
            <w:pPr>
              <w:spacing w:after="0" w:line="240" w:lineRule="auto"/>
              <w:jc w:val="center"/>
              <w:rPr>
                <w:ins w:id="2812" w:author="David Dayan" w:date="2021-12-03T17:13:00Z"/>
                <w:rFonts w:ascii="Calibri" w:eastAsia="Times New Roman" w:hAnsi="Calibri" w:cs="Times New Roman"/>
                <w:color w:val="000000"/>
                <w:sz w:val="16"/>
                <w:szCs w:val="16"/>
              </w:rPr>
            </w:pPr>
            <w:proofErr w:type="spellStart"/>
            <w:ins w:id="2813" w:author="David Dayan" w:date="2021-12-03T17:13:00Z">
              <w:r w:rsidRPr="00036D0E">
                <w:rPr>
                  <w:rFonts w:ascii="Calibri" w:eastAsia="Times New Roman" w:hAnsi="Calibri" w:cs="Times New Roman"/>
                  <w:color w:val="000000"/>
                  <w:sz w:val="16"/>
                  <w:szCs w:val="16"/>
                </w:rPr>
                <w:t>early_homozygote</w:t>
              </w:r>
              <w:proofErr w:type="spellEnd"/>
            </w:ins>
          </w:p>
        </w:tc>
      </w:tr>
      <w:tr w:rsidR="00036D0E" w:rsidRPr="00036D0E" w14:paraId="11982F05" w14:textId="77777777" w:rsidTr="00245317">
        <w:trPr>
          <w:cantSplit/>
          <w:trHeight w:val="20"/>
          <w:ins w:id="2814" w:author="David Dayan" w:date="2021-12-03T17:13:00Z"/>
          <w:trPrChange w:id="281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816" w:author="David Dayan" w:date="2021-12-03T17:18:00Z">
              <w:tcPr>
                <w:tcW w:w="1563" w:type="dxa"/>
                <w:tcBorders>
                  <w:top w:val="nil"/>
                  <w:left w:val="nil"/>
                  <w:bottom w:val="nil"/>
                  <w:right w:val="nil"/>
                </w:tcBorders>
                <w:shd w:val="clear" w:color="auto" w:fill="auto"/>
                <w:noWrap/>
                <w:vAlign w:val="bottom"/>
                <w:hideMark/>
              </w:tcPr>
            </w:tcPrChange>
          </w:tcPr>
          <w:p w14:paraId="39B83A8F" w14:textId="77777777" w:rsidR="00036D0E" w:rsidRPr="00036D0E" w:rsidRDefault="00036D0E" w:rsidP="00245317">
            <w:pPr>
              <w:spacing w:after="0" w:line="240" w:lineRule="auto"/>
              <w:jc w:val="center"/>
              <w:rPr>
                <w:ins w:id="2817" w:author="David Dayan" w:date="2021-12-03T17:13:00Z"/>
                <w:rFonts w:ascii="Calibri" w:eastAsia="Times New Roman" w:hAnsi="Calibri" w:cs="Times New Roman"/>
                <w:color w:val="000000"/>
                <w:sz w:val="16"/>
                <w:szCs w:val="16"/>
              </w:rPr>
            </w:pPr>
            <w:ins w:id="2818" w:author="David Dayan" w:date="2021-12-03T17:13:00Z">
              <w:r w:rsidRPr="00036D0E">
                <w:rPr>
                  <w:rFonts w:ascii="Calibri" w:eastAsia="Times New Roman" w:hAnsi="Calibri" w:cs="Times New Roman"/>
                  <w:color w:val="000000"/>
                  <w:sz w:val="16"/>
                  <w:szCs w:val="16"/>
                </w:rPr>
                <w:t>OtsAC20ROGR_0076</w:t>
              </w:r>
            </w:ins>
          </w:p>
        </w:tc>
        <w:tc>
          <w:tcPr>
            <w:tcW w:w="746" w:type="dxa"/>
            <w:tcBorders>
              <w:top w:val="nil"/>
              <w:left w:val="nil"/>
              <w:bottom w:val="nil"/>
              <w:right w:val="nil"/>
            </w:tcBorders>
            <w:shd w:val="clear" w:color="auto" w:fill="auto"/>
            <w:noWrap/>
            <w:vAlign w:val="bottom"/>
            <w:hideMark/>
            <w:tcPrChange w:id="2819" w:author="David Dayan" w:date="2021-12-03T17:18:00Z">
              <w:tcPr>
                <w:tcW w:w="746" w:type="dxa"/>
                <w:tcBorders>
                  <w:top w:val="nil"/>
                  <w:left w:val="nil"/>
                  <w:bottom w:val="nil"/>
                  <w:right w:val="nil"/>
                </w:tcBorders>
                <w:shd w:val="clear" w:color="auto" w:fill="auto"/>
                <w:noWrap/>
                <w:vAlign w:val="bottom"/>
                <w:hideMark/>
              </w:tcPr>
            </w:tcPrChange>
          </w:tcPr>
          <w:p w14:paraId="6BAB57B0" w14:textId="77777777" w:rsidR="00036D0E" w:rsidRPr="00036D0E" w:rsidRDefault="00036D0E" w:rsidP="00245317">
            <w:pPr>
              <w:spacing w:after="0" w:line="240" w:lineRule="auto"/>
              <w:jc w:val="center"/>
              <w:rPr>
                <w:ins w:id="2820" w:author="David Dayan" w:date="2021-12-03T17:13:00Z"/>
                <w:rFonts w:ascii="Calibri" w:eastAsia="Times New Roman" w:hAnsi="Calibri" w:cs="Times New Roman"/>
                <w:color w:val="000000"/>
                <w:sz w:val="16"/>
                <w:szCs w:val="16"/>
              </w:rPr>
            </w:pPr>
            <w:ins w:id="2821"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2822" w:author="David Dayan" w:date="2021-12-03T17:18:00Z">
              <w:tcPr>
                <w:tcW w:w="599" w:type="dxa"/>
                <w:tcBorders>
                  <w:top w:val="nil"/>
                  <w:left w:val="nil"/>
                  <w:bottom w:val="nil"/>
                  <w:right w:val="nil"/>
                </w:tcBorders>
                <w:shd w:val="clear" w:color="auto" w:fill="auto"/>
                <w:noWrap/>
                <w:vAlign w:val="bottom"/>
                <w:hideMark/>
              </w:tcPr>
            </w:tcPrChange>
          </w:tcPr>
          <w:p w14:paraId="274FEFAD" w14:textId="77777777" w:rsidR="00036D0E" w:rsidRPr="00036D0E" w:rsidRDefault="00036D0E" w:rsidP="00245317">
            <w:pPr>
              <w:spacing w:after="0" w:line="240" w:lineRule="auto"/>
              <w:jc w:val="center"/>
              <w:rPr>
                <w:ins w:id="2823" w:author="David Dayan" w:date="2021-12-03T17:13:00Z"/>
                <w:rFonts w:ascii="Calibri" w:eastAsia="Times New Roman" w:hAnsi="Calibri" w:cs="Times New Roman"/>
                <w:color w:val="000000"/>
                <w:sz w:val="16"/>
                <w:szCs w:val="16"/>
              </w:rPr>
            </w:pPr>
            <w:ins w:id="2824"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2825" w:author="David Dayan" w:date="2021-12-03T17:18:00Z">
              <w:tcPr>
                <w:tcW w:w="1142" w:type="dxa"/>
                <w:tcBorders>
                  <w:top w:val="nil"/>
                  <w:left w:val="nil"/>
                  <w:bottom w:val="nil"/>
                  <w:right w:val="nil"/>
                </w:tcBorders>
                <w:shd w:val="clear" w:color="auto" w:fill="auto"/>
                <w:noWrap/>
                <w:vAlign w:val="bottom"/>
                <w:hideMark/>
              </w:tcPr>
            </w:tcPrChange>
          </w:tcPr>
          <w:p w14:paraId="40AA99B0" w14:textId="77777777" w:rsidR="00036D0E" w:rsidRPr="00036D0E" w:rsidRDefault="00036D0E" w:rsidP="00245317">
            <w:pPr>
              <w:spacing w:after="0" w:line="240" w:lineRule="auto"/>
              <w:jc w:val="center"/>
              <w:rPr>
                <w:ins w:id="2826" w:author="David Dayan" w:date="2021-12-03T17:13:00Z"/>
                <w:rFonts w:ascii="Calibri" w:eastAsia="Times New Roman" w:hAnsi="Calibri" w:cs="Times New Roman"/>
                <w:color w:val="000000"/>
                <w:sz w:val="16"/>
                <w:szCs w:val="16"/>
              </w:rPr>
            </w:pPr>
            <w:ins w:id="2827"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828" w:author="David Dayan" w:date="2021-12-03T17:18:00Z">
              <w:tcPr>
                <w:tcW w:w="1440" w:type="dxa"/>
                <w:tcBorders>
                  <w:top w:val="nil"/>
                  <w:left w:val="nil"/>
                  <w:bottom w:val="nil"/>
                  <w:right w:val="nil"/>
                </w:tcBorders>
                <w:shd w:val="clear" w:color="auto" w:fill="auto"/>
                <w:noWrap/>
                <w:vAlign w:val="bottom"/>
                <w:hideMark/>
              </w:tcPr>
            </w:tcPrChange>
          </w:tcPr>
          <w:p w14:paraId="6BD6C69B" w14:textId="77777777" w:rsidR="00036D0E" w:rsidRPr="00036D0E" w:rsidRDefault="00036D0E" w:rsidP="00245317">
            <w:pPr>
              <w:spacing w:after="0" w:line="240" w:lineRule="auto"/>
              <w:jc w:val="center"/>
              <w:rPr>
                <w:ins w:id="2829" w:author="David Dayan" w:date="2021-12-03T17:13:00Z"/>
                <w:rFonts w:ascii="Calibri" w:eastAsia="Times New Roman" w:hAnsi="Calibri" w:cs="Times New Roman"/>
                <w:color w:val="000000"/>
                <w:sz w:val="16"/>
                <w:szCs w:val="16"/>
              </w:rPr>
            </w:pPr>
            <w:ins w:id="2830"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831" w:author="David Dayan" w:date="2021-12-03T17:18:00Z">
              <w:tcPr>
                <w:tcW w:w="1530" w:type="dxa"/>
                <w:tcBorders>
                  <w:top w:val="nil"/>
                  <w:left w:val="nil"/>
                  <w:bottom w:val="nil"/>
                  <w:right w:val="nil"/>
                </w:tcBorders>
                <w:shd w:val="clear" w:color="auto" w:fill="auto"/>
                <w:noWrap/>
                <w:vAlign w:val="bottom"/>
                <w:hideMark/>
              </w:tcPr>
            </w:tcPrChange>
          </w:tcPr>
          <w:p w14:paraId="298E2810" w14:textId="77777777" w:rsidR="00036D0E" w:rsidRPr="00036D0E" w:rsidRDefault="00036D0E" w:rsidP="00245317">
            <w:pPr>
              <w:spacing w:after="0" w:line="240" w:lineRule="auto"/>
              <w:jc w:val="center"/>
              <w:rPr>
                <w:ins w:id="2832" w:author="David Dayan" w:date="2021-12-03T17:13:00Z"/>
                <w:rFonts w:ascii="Calibri" w:eastAsia="Times New Roman" w:hAnsi="Calibri" w:cs="Times New Roman"/>
                <w:color w:val="000000"/>
                <w:sz w:val="16"/>
                <w:szCs w:val="16"/>
              </w:rPr>
            </w:pPr>
            <w:ins w:id="2833"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834" w:author="David Dayan" w:date="2021-12-03T17:18:00Z">
              <w:tcPr>
                <w:tcW w:w="898" w:type="dxa"/>
                <w:tcBorders>
                  <w:top w:val="nil"/>
                  <w:left w:val="nil"/>
                  <w:bottom w:val="nil"/>
                  <w:right w:val="nil"/>
                </w:tcBorders>
                <w:shd w:val="clear" w:color="auto" w:fill="auto"/>
                <w:noWrap/>
                <w:vAlign w:val="bottom"/>
                <w:hideMark/>
              </w:tcPr>
            </w:tcPrChange>
          </w:tcPr>
          <w:p w14:paraId="4DA3BC1D" w14:textId="77777777" w:rsidR="00036D0E" w:rsidRPr="00036D0E" w:rsidRDefault="00036D0E" w:rsidP="00245317">
            <w:pPr>
              <w:spacing w:after="0" w:line="240" w:lineRule="auto"/>
              <w:jc w:val="center"/>
              <w:rPr>
                <w:ins w:id="2835" w:author="David Dayan" w:date="2021-12-03T17:13:00Z"/>
                <w:rFonts w:ascii="Calibri" w:eastAsia="Times New Roman" w:hAnsi="Calibri" w:cs="Times New Roman"/>
                <w:color w:val="000000"/>
                <w:sz w:val="16"/>
                <w:szCs w:val="16"/>
              </w:rPr>
            </w:pPr>
            <w:ins w:id="283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837" w:author="David Dayan" w:date="2021-12-03T17:18:00Z">
              <w:tcPr>
                <w:tcW w:w="902" w:type="dxa"/>
                <w:tcBorders>
                  <w:top w:val="nil"/>
                  <w:left w:val="nil"/>
                  <w:bottom w:val="nil"/>
                  <w:right w:val="nil"/>
                </w:tcBorders>
                <w:shd w:val="clear" w:color="auto" w:fill="auto"/>
                <w:noWrap/>
                <w:vAlign w:val="bottom"/>
                <w:hideMark/>
              </w:tcPr>
            </w:tcPrChange>
          </w:tcPr>
          <w:p w14:paraId="1D747742" w14:textId="77777777" w:rsidR="00036D0E" w:rsidRPr="00036D0E" w:rsidRDefault="00036D0E" w:rsidP="00245317">
            <w:pPr>
              <w:spacing w:after="0" w:line="240" w:lineRule="auto"/>
              <w:jc w:val="center"/>
              <w:rPr>
                <w:ins w:id="2838" w:author="David Dayan" w:date="2021-12-03T17:13:00Z"/>
                <w:rFonts w:ascii="Calibri" w:eastAsia="Times New Roman" w:hAnsi="Calibri" w:cs="Times New Roman"/>
                <w:color w:val="000000"/>
                <w:sz w:val="16"/>
                <w:szCs w:val="16"/>
              </w:rPr>
            </w:pPr>
            <w:ins w:id="283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840" w:author="David Dayan" w:date="2021-12-03T17:18:00Z">
              <w:tcPr>
                <w:tcW w:w="2160" w:type="dxa"/>
                <w:tcBorders>
                  <w:top w:val="nil"/>
                  <w:left w:val="nil"/>
                  <w:bottom w:val="nil"/>
                  <w:right w:val="nil"/>
                </w:tcBorders>
                <w:shd w:val="clear" w:color="auto" w:fill="auto"/>
                <w:noWrap/>
                <w:vAlign w:val="bottom"/>
                <w:hideMark/>
              </w:tcPr>
            </w:tcPrChange>
          </w:tcPr>
          <w:p w14:paraId="180FE6D6" w14:textId="77777777" w:rsidR="00036D0E" w:rsidRPr="00036D0E" w:rsidRDefault="00036D0E" w:rsidP="00245317">
            <w:pPr>
              <w:spacing w:after="0" w:line="240" w:lineRule="auto"/>
              <w:jc w:val="center"/>
              <w:rPr>
                <w:ins w:id="2841" w:author="David Dayan" w:date="2021-12-03T17:13:00Z"/>
                <w:rFonts w:ascii="Calibri" w:eastAsia="Times New Roman" w:hAnsi="Calibri" w:cs="Times New Roman"/>
                <w:color w:val="000000"/>
                <w:sz w:val="16"/>
                <w:szCs w:val="16"/>
              </w:rPr>
            </w:pPr>
            <w:ins w:id="284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843" w:author="David Dayan" w:date="2021-12-03T17:18:00Z">
              <w:tcPr>
                <w:tcW w:w="2876" w:type="dxa"/>
                <w:gridSpan w:val="2"/>
                <w:tcBorders>
                  <w:top w:val="nil"/>
                  <w:left w:val="nil"/>
                  <w:bottom w:val="nil"/>
                  <w:right w:val="nil"/>
                </w:tcBorders>
                <w:shd w:val="clear" w:color="auto" w:fill="auto"/>
                <w:noWrap/>
                <w:vAlign w:val="bottom"/>
                <w:hideMark/>
              </w:tcPr>
            </w:tcPrChange>
          </w:tcPr>
          <w:p w14:paraId="35175AA3" w14:textId="77777777" w:rsidR="00036D0E" w:rsidRPr="00036D0E" w:rsidRDefault="00036D0E" w:rsidP="00245317">
            <w:pPr>
              <w:spacing w:after="0" w:line="240" w:lineRule="auto"/>
              <w:jc w:val="center"/>
              <w:rPr>
                <w:ins w:id="2844" w:author="David Dayan" w:date="2021-12-03T17:13:00Z"/>
                <w:rFonts w:ascii="Calibri" w:eastAsia="Times New Roman" w:hAnsi="Calibri" w:cs="Times New Roman"/>
                <w:color w:val="000000"/>
                <w:sz w:val="16"/>
                <w:szCs w:val="16"/>
              </w:rPr>
            </w:pPr>
            <w:ins w:id="284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846" w:author="David Dayan" w:date="2021-12-03T17:18:00Z">
              <w:tcPr>
                <w:tcW w:w="1426" w:type="dxa"/>
                <w:tcBorders>
                  <w:top w:val="nil"/>
                  <w:left w:val="nil"/>
                  <w:bottom w:val="nil"/>
                  <w:right w:val="nil"/>
                </w:tcBorders>
                <w:shd w:val="clear" w:color="auto" w:fill="auto"/>
                <w:noWrap/>
                <w:vAlign w:val="bottom"/>
                <w:hideMark/>
              </w:tcPr>
            </w:tcPrChange>
          </w:tcPr>
          <w:p w14:paraId="5BFCF036" w14:textId="77777777" w:rsidR="00036D0E" w:rsidRPr="00036D0E" w:rsidRDefault="00036D0E" w:rsidP="00245317">
            <w:pPr>
              <w:spacing w:after="0" w:line="240" w:lineRule="auto"/>
              <w:jc w:val="center"/>
              <w:rPr>
                <w:ins w:id="2847" w:author="David Dayan" w:date="2021-12-03T17:13:00Z"/>
                <w:rFonts w:ascii="Calibri" w:eastAsia="Times New Roman" w:hAnsi="Calibri" w:cs="Times New Roman"/>
                <w:color w:val="000000"/>
                <w:sz w:val="16"/>
                <w:szCs w:val="16"/>
              </w:rPr>
            </w:pPr>
            <w:ins w:id="2848" w:author="David Dayan" w:date="2021-12-03T17:13:00Z">
              <w:r w:rsidRPr="00036D0E">
                <w:rPr>
                  <w:rFonts w:ascii="Calibri" w:eastAsia="Times New Roman" w:hAnsi="Calibri" w:cs="Times New Roman"/>
                  <w:color w:val="000000"/>
                  <w:sz w:val="16"/>
                  <w:szCs w:val="16"/>
                </w:rPr>
                <w:t>heterozygote</w:t>
              </w:r>
            </w:ins>
          </w:p>
        </w:tc>
      </w:tr>
      <w:tr w:rsidR="00036D0E" w:rsidRPr="00036D0E" w14:paraId="35FE6358" w14:textId="77777777" w:rsidTr="00245317">
        <w:trPr>
          <w:cantSplit/>
          <w:trHeight w:val="20"/>
          <w:ins w:id="2849" w:author="David Dayan" w:date="2021-12-03T17:13:00Z"/>
          <w:trPrChange w:id="285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851" w:author="David Dayan" w:date="2021-12-03T17:18:00Z">
              <w:tcPr>
                <w:tcW w:w="1563" w:type="dxa"/>
                <w:tcBorders>
                  <w:top w:val="nil"/>
                  <w:left w:val="nil"/>
                  <w:bottom w:val="nil"/>
                  <w:right w:val="nil"/>
                </w:tcBorders>
                <w:shd w:val="clear" w:color="auto" w:fill="auto"/>
                <w:noWrap/>
                <w:vAlign w:val="bottom"/>
                <w:hideMark/>
              </w:tcPr>
            </w:tcPrChange>
          </w:tcPr>
          <w:p w14:paraId="16509FC5" w14:textId="77777777" w:rsidR="00036D0E" w:rsidRPr="00036D0E" w:rsidRDefault="00036D0E" w:rsidP="00245317">
            <w:pPr>
              <w:spacing w:after="0" w:line="240" w:lineRule="auto"/>
              <w:jc w:val="center"/>
              <w:rPr>
                <w:ins w:id="2852" w:author="David Dayan" w:date="2021-12-03T17:13:00Z"/>
                <w:rFonts w:ascii="Calibri" w:eastAsia="Times New Roman" w:hAnsi="Calibri" w:cs="Times New Roman"/>
                <w:color w:val="000000"/>
                <w:sz w:val="16"/>
                <w:szCs w:val="16"/>
              </w:rPr>
            </w:pPr>
            <w:ins w:id="2853" w:author="David Dayan" w:date="2021-12-03T17:13:00Z">
              <w:r w:rsidRPr="00036D0E">
                <w:rPr>
                  <w:rFonts w:ascii="Calibri" w:eastAsia="Times New Roman" w:hAnsi="Calibri" w:cs="Times New Roman"/>
                  <w:color w:val="000000"/>
                  <w:sz w:val="16"/>
                  <w:szCs w:val="16"/>
                </w:rPr>
                <w:t>OtsAC20ROGR_0077</w:t>
              </w:r>
            </w:ins>
          </w:p>
        </w:tc>
        <w:tc>
          <w:tcPr>
            <w:tcW w:w="746" w:type="dxa"/>
            <w:tcBorders>
              <w:top w:val="nil"/>
              <w:left w:val="nil"/>
              <w:bottom w:val="nil"/>
              <w:right w:val="nil"/>
            </w:tcBorders>
            <w:shd w:val="clear" w:color="auto" w:fill="auto"/>
            <w:noWrap/>
            <w:vAlign w:val="bottom"/>
            <w:hideMark/>
            <w:tcPrChange w:id="2854" w:author="David Dayan" w:date="2021-12-03T17:18:00Z">
              <w:tcPr>
                <w:tcW w:w="746" w:type="dxa"/>
                <w:tcBorders>
                  <w:top w:val="nil"/>
                  <w:left w:val="nil"/>
                  <w:bottom w:val="nil"/>
                  <w:right w:val="nil"/>
                </w:tcBorders>
                <w:shd w:val="clear" w:color="auto" w:fill="auto"/>
                <w:noWrap/>
                <w:vAlign w:val="bottom"/>
                <w:hideMark/>
              </w:tcPr>
            </w:tcPrChange>
          </w:tcPr>
          <w:p w14:paraId="2E0E10F3" w14:textId="77777777" w:rsidR="00036D0E" w:rsidRPr="00036D0E" w:rsidRDefault="00036D0E" w:rsidP="00245317">
            <w:pPr>
              <w:spacing w:after="0" w:line="240" w:lineRule="auto"/>
              <w:jc w:val="center"/>
              <w:rPr>
                <w:ins w:id="2855" w:author="David Dayan" w:date="2021-12-03T17:13:00Z"/>
                <w:rFonts w:ascii="Calibri" w:eastAsia="Times New Roman" w:hAnsi="Calibri" w:cs="Times New Roman"/>
                <w:color w:val="000000"/>
                <w:sz w:val="16"/>
                <w:szCs w:val="16"/>
              </w:rPr>
            </w:pPr>
            <w:ins w:id="2856"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2857" w:author="David Dayan" w:date="2021-12-03T17:18:00Z">
              <w:tcPr>
                <w:tcW w:w="599" w:type="dxa"/>
                <w:tcBorders>
                  <w:top w:val="nil"/>
                  <w:left w:val="nil"/>
                  <w:bottom w:val="nil"/>
                  <w:right w:val="nil"/>
                </w:tcBorders>
                <w:shd w:val="clear" w:color="auto" w:fill="auto"/>
                <w:noWrap/>
                <w:vAlign w:val="bottom"/>
                <w:hideMark/>
              </w:tcPr>
            </w:tcPrChange>
          </w:tcPr>
          <w:p w14:paraId="6CACFF95" w14:textId="77777777" w:rsidR="00036D0E" w:rsidRPr="00036D0E" w:rsidRDefault="00036D0E" w:rsidP="00245317">
            <w:pPr>
              <w:spacing w:after="0" w:line="240" w:lineRule="auto"/>
              <w:jc w:val="center"/>
              <w:rPr>
                <w:ins w:id="2858" w:author="David Dayan" w:date="2021-12-03T17:13:00Z"/>
                <w:rFonts w:ascii="Calibri" w:eastAsia="Times New Roman" w:hAnsi="Calibri" w:cs="Times New Roman"/>
                <w:color w:val="000000"/>
                <w:sz w:val="16"/>
                <w:szCs w:val="16"/>
              </w:rPr>
            </w:pPr>
            <w:ins w:id="2859"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2860" w:author="David Dayan" w:date="2021-12-03T17:18:00Z">
              <w:tcPr>
                <w:tcW w:w="1142" w:type="dxa"/>
                <w:tcBorders>
                  <w:top w:val="nil"/>
                  <w:left w:val="nil"/>
                  <w:bottom w:val="nil"/>
                  <w:right w:val="nil"/>
                </w:tcBorders>
                <w:shd w:val="clear" w:color="auto" w:fill="auto"/>
                <w:noWrap/>
                <w:vAlign w:val="bottom"/>
                <w:hideMark/>
              </w:tcPr>
            </w:tcPrChange>
          </w:tcPr>
          <w:p w14:paraId="43D5F801" w14:textId="77777777" w:rsidR="00036D0E" w:rsidRPr="00036D0E" w:rsidRDefault="00036D0E" w:rsidP="00245317">
            <w:pPr>
              <w:spacing w:after="0" w:line="240" w:lineRule="auto"/>
              <w:jc w:val="center"/>
              <w:rPr>
                <w:ins w:id="2861" w:author="David Dayan" w:date="2021-12-03T17:13:00Z"/>
                <w:rFonts w:ascii="Calibri" w:eastAsia="Times New Roman" w:hAnsi="Calibri" w:cs="Times New Roman"/>
                <w:color w:val="000000"/>
                <w:sz w:val="16"/>
                <w:szCs w:val="16"/>
              </w:rPr>
            </w:pPr>
            <w:ins w:id="2862"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863" w:author="David Dayan" w:date="2021-12-03T17:18:00Z">
              <w:tcPr>
                <w:tcW w:w="1440" w:type="dxa"/>
                <w:tcBorders>
                  <w:top w:val="nil"/>
                  <w:left w:val="nil"/>
                  <w:bottom w:val="nil"/>
                  <w:right w:val="nil"/>
                </w:tcBorders>
                <w:shd w:val="clear" w:color="auto" w:fill="auto"/>
                <w:noWrap/>
                <w:vAlign w:val="bottom"/>
                <w:hideMark/>
              </w:tcPr>
            </w:tcPrChange>
          </w:tcPr>
          <w:p w14:paraId="02982864" w14:textId="77777777" w:rsidR="00036D0E" w:rsidRPr="00036D0E" w:rsidRDefault="00036D0E" w:rsidP="00245317">
            <w:pPr>
              <w:spacing w:after="0" w:line="240" w:lineRule="auto"/>
              <w:jc w:val="center"/>
              <w:rPr>
                <w:ins w:id="2864" w:author="David Dayan" w:date="2021-12-03T17:13:00Z"/>
                <w:rFonts w:ascii="Calibri" w:eastAsia="Times New Roman" w:hAnsi="Calibri" w:cs="Times New Roman"/>
                <w:color w:val="000000"/>
                <w:sz w:val="16"/>
                <w:szCs w:val="16"/>
              </w:rPr>
            </w:pPr>
            <w:ins w:id="2865"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866" w:author="David Dayan" w:date="2021-12-03T17:18:00Z">
              <w:tcPr>
                <w:tcW w:w="1530" w:type="dxa"/>
                <w:tcBorders>
                  <w:top w:val="nil"/>
                  <w:left w:val="nil"/>
                  <w:bottom w:val="nil"/>
                  <w:right w:val="nil"/>
                </w:tcBorders>
                <w:shd w:val="clear" w:color="auto" w:fill="auto"/>
                <w:noWrap/>
                <w:vAlign w:val="bottom"/>
                <w:hideMark/>
              </w:tcPr>
            </w:tcPrChange>
          </w:tcPr>
          <w:p w14:paraId="225238A1" w14:textId="77777777" w:rsidR="00036D0E" w:rsidRPr="00036D0E" w:rsidRDefault="00036D0E" w:rsidP="00245317">
            <w:pPr>
              <w:spacing w:after="0" w:line="240" w:lineRule="auto"/>
              <w:jc w:val="center"/>
              <w:rPr>
                <w:ins w:id="2867" w:author="David Dayan" w:date="2021-12-03T17:13:00Z"/>
                <w:rFonts w:ascii="Calibri" w:eastAsia="Times New Roman" w:hAnsi="Calibri" w:cs="Times New Roman"/>
                <w:color w:val="000000"/>
                <w:sz w:val="16"/>
                <w:szCs w:val="16"/>
              </w:rPr>
            </w:pPr>
            <w:ins w:id="2868"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869" w:author="David Dayan" w:date="2021-12-03T17:18:00Z">
              <w:tcPr>
                <w:tcW w:w="898" w:type="dxa"/>
                <w:tcBorders>
                  <w:top w:val="nil"/>
                  <w:left w:val="nil"/>
                  <w:bottom w:val="nil"/>
                  <w:right w:val="nil"/>
                </w:tcBorders>
                <w:shd w:val="clear" w:color="auto" w:fill="auto"/>
                <w:noWrap/>
                <w:vAlign w:val="bottom"/>
                <w:hideMark/>
              </w:tcPr>
            </w:tcPrChange>
          </w:tcPr>
          <w:p w14:paraId="47534A16" w14:textId="77777777" w:rsidR="00036D0E" w:rsidRPr="00036D0E" w:rsidRDefault="00036D0E" w:rsidP="00245317">
            <w:pPr>
              <w:spacing w:after="0" w:line="240" w:lineRule="auto"/>
              <w:jc w:val="center"/>
              <w:rPr>
                <w:ins w:id="2870" w:author="David Dayan" w:date="2021-12-03T17:13:00Z"/>
                <w:rFonts w:ascii="Calibri" w:eastAsia="Times New Roman" w:hAnsi="Calibri" w:cs="Times New Roman"/>
                <w:color w:val="000000"/>
                <w:sz w:val="16"/>
                <w:szCs w:val="16"/>
              </w:rPr>
            </w:pPr>
            <w:ins w:id="287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872" w:author="David Dayan" w:date="2021-12-03T17:18:00Z">
              <w:tcPr>
                <w:tcW w:w="902" w:type="dxa"/>
                <w:tcBorders>
                  <w:top w:val="nil"/>
                  <w:left w:val="nil"/>
                  <w:bottom w:val="nil"/>
                  <w:right w:val="nil"/>
                </w:tcBorders>
                <w:shd w:val="clear" w:color="auto" w:fill="auto"/>
                <w:noWrap/>
                <w:vAlign w:val="bottom"/>
                <w:hideMark/>
              </w:tcPr>
            </w:tcPrChange>
          </w:tcPr>
          <w:p w14:paraId="614E176A" w14:textId="77777777" w:rsidR="00036D0E" w:rsidRPr="00036D0E" w:rsidRDefault="00036D0E" w:rsidP="00245317">
            <w:pPr>
              <w:spacing w:after="0" w:line="240" w:lineRule="auto"/>
              <w:jc w:val="center"/>
              <w:rPr>
                <w:ins w:id="2873" w:author="David Dayan" w:date="2021-12-03T17:13:00Z"/>
                <w:rFonts w:ascii="Calibri" w:eastAsia="Times New Roman" w:hAnsi="Calibri" w:cs="Times New Roman"/>
                <w:color w:val="000000"/>
                <w:sz w:val="16"/>
                <w:szCs w:val="16"/>
              </w:rPr>
            </w:pPr>
            <w:ins w:id="287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875" w:author="David Dayan" w:date="2021-12-03T17:18:00Z">
              <w:tcPr>
                <w:tcW w:w="2160" w:type="dxa"/>
                <w:tcBorders>
                  <w:top w:val="nil"/>
                  <w:left w:val="nil"/>
                  <w:bottom w:val="nil"/>
                  <w:right w:val="nil"/>
                </w:tcBorders>
                <w:shd w:val="clear" w:color="auto" w:fill="auto"/>
                <w:noWrap/>
                <w:vAlign w:val="bottom"/>
                <w:hideMark/>
              </w:tcPr>
            </w:tcPrChange>
          </w:tcPr>
          <w:p w14:paraId="0BE52D28" w14:textId="77777777" w:rsidR="00036D0E" w:rsidRPr="00036D0E" w:rsidRDefault="00036D0E" w:rsidP="00245317">
            <w:pPr>
              <w:spacing w:after="0" w:line="240" w:lineRule="auto"/>
              <w:jc w:val="center"/>
              <w:rPr>
                <w:ins w:id="2876" w:author="David Dayan" w:date="2021-12-03T17:13:00Z"/>
                <w:rFonts w:ascii="Calibri" w:eastAsia="Times New Roman" w:hAnsi="Calibri" w:cs="Times New Roman"/>
                <w:color w:val="000000"/>
                <w:sz w:val="16"/>
                <w:szCs w:val="16"/>
              </w:rPr>
            </w:pPr>
            <w:ins w:id="287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878" w:author="David Dayan" w:date="2021-12-03T17:18:00Z">
              <w:tcPr>
                <w:tcW w:w="2876" w:type="dxa"/>
                <w:gridSpan w:val="2"/>
                <w:tcBorders>
                  <w:top w:val="nil"/>
                  <w:left w:val="nil"/>
                  <w:bottom w:val="nil"/>
                  <w:right w:val="nil"/>
                </w:tcBorders>
                <w:shd w:val="clear" w:color="auto" w:fill="auto"/>
                <w:noWrap/>
                <w:vAlign w:val="bottom"/>
                <w:hideMark/>
              </w:tcPr>
            </w:tcPrChange>
          </w:tcPr>
          <w:p w14:paraId="7201FD5E" w14:textId="77777777" w:rsidR="00036D0E" w:rsidRPr="00036D0E" w:rsidRDefault="00036D0E" w:rsidP="00245317">
            <w:pPr>
              <w:spacing w:after="0" w:line="240" w:lineRule="auto"/>
              <w:jc w:val="center"/>
              <w:rPr>
                <w:ins w:id="2879" w:author="David Dayan" w:date="2021-12-03T17:13:00Z"/>
                <w:rFonts w:ascii="Calibri" w:eastAsia="Times New Roman" w:hAnsi="Calibri" w:cs="Times New Roman"/>
                <w:color w:val="000000"/>
                <w:sz w:val="16"/>
                <w:szCs w:val="16"/>
              </w:rPr>
            </w:pPr>
            <w:ins w:id="288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881" w:author="David Dayan" w:date="2021-12-03T17:18:00Z">
              <w:tcPr>
                <w:tcW w:w="1426" w:type="dxa"/>
                <w:tcBorders>
                  <w:top w:val="nil"/>
                  <w:left w:val="nil"/>
                  <w:bottom w:val="nil"/>
                  <w:right w:val="nil"/>
                </w:tcBorders>
                <w:shd w:val="clear" w:color="auto" w:fill="auto"/>
                <w:noWrap/>
                <w:vAlign w:val="bottom"/>
                <w:hideMark/>
              </w:tcPr>
            </w:tcPrChange>
          </w:tcPr>
          <w:p w14:paraId="5161F4EF" w14:textId="77777777" w:rsidR="00036D0E" w:rsidRPr="00036D0E" w:rsidRDefault="00036D0E" w:rsidP="00245317">
            <w:pPr>
              <w:spacing w:after="0" w:line="240" w:lineRule="auto"/>
              <w:jc w:val="center"/>
              <w:rPr>
                <w:ins w:id="2882" w:author="David Dayan" w:date="2021-12-03T17:13:00Z"/>
                <w:rFonts w:ascii="Calibri" w:eastAsia="Times New Roman" w:hAnsi="Calibri" w:cs="Times New Roman"/>
                <w:color w:val="000000"/>
                <w:sz w:val="16"/>
                <w:szCs w:val="16"/>
              </w:rPr>
            </w:pPr>
            <w:ins w:id="2883" w:author="David Dayan" w:date="2021-12-03T17:13:00Z">
              <w:r w:rsidRPr="00036D0E">
                <w:rPr>
                  <w:rFonts w:ascii="Calibri" w:eastAsia="Times New Roman" w:hAnsi="Calibri" w:cs="Times New Roman"/>
                  <w:color w:val="000000"/>
                  <w:sz w:val="16"/>
                  <w:szCs w:val="16"/>
                </w:rPr>
                <w:t>heterozygote</w:t>
              </w:r>
            </w:ins>
          </w:p>
        </w:tc>
      </w:tr>
      <w:tr w:rsidR="00036D0E" w:rsidRPr="00036D0E" w14:paraId="2CDF4EA1" w14:textId="77777777" w:rsidTr="00245317">
        <w:trPr>
          <w:cantSplit/>
          <w:trHeight w:val="20"/>
          <w:ins w:id="2884" w:author="David Dayan" w:date="2021-12-03T17:13:00Z"/>
          <w:trPrChange w:id="288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886" w:author="David Dayan" w:date="2021-12-03T17:18:00Z">
              <w:tcPr>
                <w:tcW w:w="1563" w:type="dxa"/>
                <w:tcBorders>
                  <w:top w:val="nil"/>
                  <w:left w:val="nil"/>
                  <w:bottom w:val="nil"/>
                  <w:right w:val="nil"/>
                </w:tcBorders>
                <w:shd w:val="clear" w:color="auto" w:fill="auto"/>
                <w:noWrap/>
                <w:vAlign w:val="bottom"/>
                <w:hideMark/>
              </w:tcPr>
            </w:tcPrChange>
          </w:tcPr>
          <w:p w14:paraId="7B35FDBC" w14:textId="77777777" w:rsidR="00036D0E" w:rsidRPr="00036D0E" w:rsidRDefault="00036D0E" w:rsidP="00245317">
            <w:pPr>
              <w:spacing w:after="0" w:line="240" w:lineRule="auto"/>
              <w:jc w:val="center"/>
              <w:rPr>
                <w:ins w:id="2887" w:author="David Dayan" w:date="2021-12-03T17:13:00Z"/>
                <w:rFonts w:ascii="Calibri" w:eastAsia="Times New Roman" w:hAnsi="Calibri" w:cs="Times New Roman"/>
                <w:color w:val="000000"/>
                <w:sz w:val="16"/>
                <w:szCs w:val="16"/>
              </w:rPr>
            </w:pPr>
            <w:ins w:id="2888" w:author="David Dayan" w:date="2021-12-03T17:13:00Z">
              <w:r w:rsidRPr="00036D0E">
                <w:rPr>
                  <w:rFonts w:ascii="Calibri" w:eastAsia="Times New Roman" w:hAnsi="Calibri" w:cs="Times New Roman"/>
                  <w:color w:val="000000"/>
                  <w:sz w:val="16"/>
                  <w:szCs w:val="16"/>
                </w:rPr>
                <w:t>OtsAC20ROGR_0078</w:t>
              </w:r>
            </w:ins>
          </w:p>
        </w:tc>
        <w:tc>
          <w:tcPr>
            <w:tcW w:w="746" w:type="dxa"/>
            <w:tcBorders>
              <w:top w:val="nil"/>
              <w:left w:val="nil"/>
              <w:bottom w:val="nil"/>
              <w:right w:val="nil"/>
            </w:tcBorders>
            <w:shd w:val="clear" w:color="auto" w:fill="auto"/>
            <w:noWrap/>
            <w:vAlign w:val="bottom"/>
            <w:hideMark/>
            <w:tcPrChange w:id="2889" w:author="David Dayan" w:date="2021-12-03T17:18:00Z">
              <w:tcPr>
                <w:tcW w:w="746" w:type="dxa"/>
                <w:tcBorders>
                  <w:top w:val="nil"/>
                  <w:left w:val="nil"/>
                  <w:bottom w:val="nil"/>
                  <w:right w:val="nil"/>
                </w:tcBorders>
                <w:shd w:val="clear" w:color="auto" w:fill="auto"/>
                <w:noWrap/>
                <w:vAlign w:val="bottom"/>
                <w:hideMark/>
              </w:tcPr>
            </w:tcPrChange>
          </w:tcPr>
          <w:p w14:paraId="6153FC2C" w14:textId="77777777" w:rsidR="00036D0E" w:rsidRPr="00036D0E" w:rsidRDefault="00036D0E" w:rsidP="00245317">
            <w:pPr>
              <w:spacing w:after="0" w:line="240" w:lineRule="auto"/>
              <w:jc w:val="center"/>
              <w:rPr>
                <w:ins w:id="2890" w:author="David Dayan" w:date="2021-12-03T17:13:00Z"/>
                <w:rFonts w:ascii="Calibri" w:eastAsia="Times New Roman" w:hAnsi="Calibri" w:cs="Times New Roman"/>
                <w:color w:val="000000"/>
                <w:sz w:val="16"/>
                <w:szCs w:val="16"/>
              </w:rPr>
            </w:pPr>
            <w:ins w:id="2891"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2892" w:author="David Dayan" w:date="2021-12-03T17:18:00Z">
              <w:tcPr>
                <w:tcW w:w="599" w:type="dxa"/>
                <w:tcBorders>
                  <w:top w:val="nil"/>
                  <w:left w:val="nil"/>
                  <w:bottom w:val="nil"/>
                  <w:right w:val="nil"/>
                </w:tcBorders>
                <w:shd w:val="clear" w:color="auto" w:fill="auto"/>
                <w:noWrap/>
                <w:vAlign w:val="bottom"/>
                <w:hideMark/>
              </w:tcPr>
            </w:tcPrChange>
          </w:tcPr>
          <w:p w14:paraId="6DFE0CF5" w14:textId="77777777" w:rsidR="00036D0E" w:rsidRPr="00036D0E" w:rsidRDefault="00036D0E" w:rsidP="00245317">
            <w:pPr>
              <w:spacing w:after="0" w:line="240" w:lineRule="auto"/>
              <w:jc w:val="center"/>
              <w:rPr>
                <w:ins w:id="2893" w:author="David Dayan" w:date="2021-12-03T17:13:00Z"/>
                <w:rFonts w:ascii="Calibri" w:eastAsia="Times New Roman" w:hAnsi="Calibri" w:cs="Times New Roman"/>
                <w:color w:val="000000"/>
                <w:sz w:val="16"/>
                <w:szCs w:val="16"/>
              </w:rPr>
            </w:pPr>
            <w:ins w:id="2894"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2895" w:author="David Dayan" w:date="2021-12-03T17:18:00Z">
              <w:tcPr>
                <w:tcW w:w="1142" w:type="dxa"/>
                <w:tcBorders>
                  <w:top w:val="nil"/>
                  <w:left w:val="nil"/>
                  <w:bottom w:val="nil"/>
                  <w:right w:val="nil"/>
                </w:tcBorders>
                <w:shd w:val="clear" w:color="auto" w:fill="auto"/>
                <w:noWrap/>
                <w:vAlign w:val="bottom"/>
                <w:hideMark/>
              </w:tcPr>
            </w:tcPrChange>
          </w:tcPr>
          <w:p w14:paraId="4643FF33" w14:textId="77777777" w:rsidR="00036D0E" w:rsidRPr="00036D0E" w:rsidRDefault="00036D0E" w:rsidP="00245317">
            <w:pPr>
              <w:spacing w:after="0" w:line="240" w:lineRule="auto"/>
              <w:jc w:val="center"/>
              <w:rPr>
                <w:ins w:id="2896" w:author="David Dayan" w:date="2021-12-03T17:13:00Z"/>
                <w:rFonts w:ascii="Calibri" w:eastAsia="Times New Roman" w:hAnsi="Calibri" w:cs="Times New Roman"/>
                <w:color w:val="000000"/>
                <w:sz w:val="16"/>
                <w:szCs w:val="16"/>
              </w:rPr>
            </w:pPr>
            <w:ins w:id="2897"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898" w:author="David Dayan" w:date="2021-12-03T17:18:00Z">
              <w:tcPr>
                <w:tcW w:w="1440" w:type="dxa"/>
                <w:tcBorders>
                  <w:top w:val="nil"/>
                  <w:left w:val="nil"/>
                  <w:bottom w:val="nil"/>
                  <w:right w:val="nil"/>
                </w:tcBorders>
                <w:shd w:val="clear" w:color="auto" w:fill="auto"/>
                <w:noWrap/>
                <w:vAlign w:val="bottom"/>
                <w:hideMark/>
              </w:tcPr>
            </w:tcPrChange>
          </w:tcPr>
          <w:p w14:paraId="39A22C75" w14:textId="77777777" w:rsidR="00036D0E" w:rsidRPr="00036D0E" w:rsidRDefault="00036D0E" w:rsidP="00245317">
            <w:pPr>
              <w:spacing w:after="0" w:line="240" w:lineRule="auto"/>
              <w:jc w:val="center"/>
              <w:rPr>
                <w:ins w:id="2899" w:author="David Dayan" w:date="2021-12-03T17:13:00Z"/>
                <w:rFonts w:ascii="Calibri" w:eastAsia="Times New Roman" w:hAnsi="Calibri" w:cs="Times New Roman"/>
                <w:color w:val="000000"/>
                <w:sz w:val="16"/>
                <w:szCs w:val="16"/>
              </w:rPr>
            </w:pPr>
            <w:ins w:id="2900"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901" w:author="David Dayan" w:date="2021-12-03T17:18:00Z">
              <w:tcPr>
                <w:tcW w:w="1530" w:type="dxa"/>
                <w:tcBorders>
                  <w:top w:val="nil"/>
                  <w:left w:val="nil"/>
                  <w:bottom w:val="nil"/>
                  <w:right w:val="nil"/>
                </w:tcBorders>
                <w:shd w:val="clear" w:color="auto" w:fill="auto"/>
                <w:noWrap/>
                <w:vAlign w:val="bottom"/>
                <w:hideMark/>
              </w:tcPr>
            </w:tcPrChange>
          </w:tcPr>
          <w:p w14:paraId="1D9051AF" w14:textId="77777777" w:rsidR="00036D0E" w:rsidRPr="00036D0E" w:rsidRDefault="00036D0E" w:rsidP="00245317">
            <w:pPr>
              <w:spacing w:after="0" w:line="240" w:lineRule="auto"/>
              <w:jc w:val="center"/>
              <w:rPr>
                <w:ins w:id="2902" w:author="David Dayan" w:date="2021-12-03T17:13:00Z"/>
                <w:rFonts w:ascii="Calibri" w:eastAsia="Times New Roman" w:hAnsi="Calibri" w:cs="Times New Roman"/>
                <w:color w:val="000000"/>
                <w:sz w:val="16"/>
                <w:szCs w:val="16"/>
              </w:rPr>
            </w:pPr>
            <w:ins w:id="2903"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904" w:author="David Dayan" w:date="2021-12-03T17:18:00Z">
              <w:tcPr>
                <w:tcW w:w="898" w:type="dxa"/>
                <w:tcBorders>
                  <w:top w:val="nil"/>
                  <w:left w:val="nil"/>
                  <w:bottom w:val="nil"/>
                  <w:right w:val="nil"/>
                </w:tcBorders>
                <w:shd w:val="clear" w:color="auto" w:fill="auto"/>
                <w:noWrap/>
                <w:vAlign w:val="bottom"/>
                <w:hideMark/>
              </w:tcPr>
            </w:tcPrChange>
          </w:tcPr>
          <w:p w14:paraId="449A5D7F" w14:textId="77777777" w:rsidR="00036D0E" w:rsidRPr="00036D0E" w:rsidRDefault="00036D0E" w:rsidP="00245317">
            <w:pPr>
              <w:spacing w:after="0" w:line="240" w:lineRule="auto"/>
              <w:jc w:val="center"/>
              <w:rPr>
                <w:ins w:id="2905" w:author="David Dayan" w:date="2021-12-03T17:13:00Z"/>
                <w:rFonts w:ascii="Calibri" w:eastAsia="Times New Roman" w:hAnsi="Calibri" w:cs="Times New Roman"/>
                <w:color w:val="000000"/>
                <w:sz w:val="16"/>
                <w:szCs w:val="16"/>
              </w:rPr>
            </w:pPr>
            <w:ins w:id="290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907" w:author="David Dayan" w:date="2021-12-03T17:18:00Z">
              <w:tcPr>
                <w:tcW w:w="902" w:type="dxa"/>
                <w:tcBorders>
                  <w:top w:val="nil"/>
                  <w:left w:val="nil"/>
                  <w:bottom w:val="nil"/>
                  <w:right w:val="nil"/>
                </w:tcBorders>
                <w:shd w:val="clear" w:color="auto" w:fill="auto"/>
                <w:noWrap/>
                <w:vAlign w:val="bottom"/>
                <w:hideMark/>
              </w:tcPr>
            </w:tcPrChange>
          </w:tcPr>
          <w:p w14:paraId="7101B071" w14:textId="77777777" w:rsidR="00036D0E" w:rsidRPr="00036D0E" w:rsidRDefault="00036D0E" w:rsidP="00245317">
            <w:pPr>
              <w:spacing w:after="0" w:line="240" w:lineRule="auto"/>
              <w:jc w:val="center"/>
              <w:rPr>
                <w:ins w:id="2908" w:author="David Dayan" w:date="2021-12-03T17:13:00Z"/>
                <w:rFonts w:ascii="Calibri" w:eastAsia="Times New Roman" w:hAnsi="Calibri" w:cs="Times New Roman"/>
                <w:color w:val="000000"/>
                <w:sz w:val="16"/>
                <w:szCs w:val="16"/>
              </w:rPr>
            </w:pPr>
            <w:ins w:id="290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910" w:author="David Dayan" w:date="2021-12-03T17:18:00Z">
              <w:tcPr>
                <w:tcW w:w="2160" w:type="dxa"/>
                <w:tcBorders>
                  <w:top w:val="nil"/>
                  <w:left w:val="nil"/>
                  <w:bottom w:val="nil"/>
                  <w:right w:val="nil"/>
                </w:tcBorders>
                <w:shd w:val="clear" w:color="auto" w:fill="auto"/>
                <w:noWrap/>
                <w:vAlign w:val="bottom"/>
                <w:hideMark/>
              </w:tcPr>
            </w:tcPrChange>
          </w:tcPr>
          <w:p w14:paraId="68DAE10D" w14:textId="77777777" w:rsidR="00036D0E" w:rsidRPr="00036D0E" w:rsidRDefault="00036D0E" w:rsidP="00245317">
            <w:pPr>
              <w:spacing w:after="0" w:line="240" w:lineRule="auto"/>
              <w:jc w:val="center"/>
              <w:rPr>
                <w:ins w:id="2911" w:author="David Dayan" w:date="2021-12-03T17:13:00Z"/>
                <w:rFonts w:ascii="Calibri" w:eastAsia="Times New Roman" w:hAnsi="Calibri" w:cs="Times New Roman"/>
                <w:color w:val="000000"/>
                <w:sz w:val="16"/>
                <w:szCs w:val="16"/>
              </w:rPr>
            </w:pPr>
            <w:ins w:id="291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913" w:author="David Dayan" w:date="2021-12-03T17:18:00Z">
              <w:tcPr>
                <w:tcW w:w="2876" w:type="dxa"/>
                <w:gridSpan w:val="2"/>
                <w:tcBorders>
                  <w:top w:val="nil"/>
                  <w:left w:val="nil"/>
                  <w:bottom w:val="nil"/>
                  <w:right w:val="nil"/>
                </w:tcBorders>
                <w:shd w:val="clear" w:color="auto" w:fill="auto"/>
                <w:noWrap/>
                <w:vAlign w:val="bottom"/>
                <w:hideMark/>
              </w:tcPr>
            </w:tcPrChange>
          </w:tcPr>
          <w:p w14:paraId="2FF88F42" w14:textId="77777777" w:rsidR="00036D0E" w:rsidRPr="00036D0E" w:rsidRDefault="00036D0E" w:rsidP="00245317">
            <w:pPr>
              <w:spacing w:after="0" w:line="240" w:lineRule="auto"/>
              <w:jc w:val="center"/>
              <w:rPr>
                <w:ins w:id="2914" w:author="David Dayan" w:date="2021-12-03T17:13:00Z"/>
                <w:rFonts w:ascii="Calibri" w:eastAsia="Times New Roman" w:hAnsi="Calibri" w:cs="Times New Roman"/>
                <w:color w:val="000000"/>
                <w:sz w:val="16"/>
                <w:szCs w:val="16"/>
              </w:rPr>
            </w:pPr>
            <w:ins w:id="291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916" w:author="David Dayan" w:date="2021-12-03T17:18:00Z">
              <w:tcPr>
                <w:tcW w:w="1426" w:type="dxa"/>
                <w:tcBorders>
                  <w:top w:val="nil"/>
                  <w:left w:val="nil"/>
                  <w:bottom w:val="nil"/>
                  <w:right w:val="nil"/>
                </w:tcBorders>
                <w:shd w:val="clear" w:color="auto" w:fill="auto"/>
                <w:noWrap/>
                <w:vAlign w:val="bottom"/>
                <w:hideMark/>
              </w:tcPr>
            </w:tcPrChange>
          </w:tcPr>
          <w:p w14:paraId="6D9CA127" w14:textId="77777777" w:rsidR="00036D0E" w:rsidRPr="00036D0E" w:rsidRDefault="00036D0E" w:rsidP="00245317">
            <w:pPr>
              <w:spacing w:after="0" w:line="240" w:lineRule="auto"/>
              <w:jc w:val="center"/>
              <w:rPr>
                <w:ins w:id="2917" w:author="David Dayan" w:date="2021-12-03T17:13:00Z"/>
                <w:rFonts w:ascii="Calibri" w:eastAsia="Times New Roman" w:hAnsi="Calibri" w:cs="Times New Roman"/>
                <w:color w:val="000000"/>
                <w:sz w:val="16"/>
                <w:szCs w:val="16"/>
              </w:rPr>
            </w:pPr>
            <w:ins w:id="2918" w:author="David Dayan" w:date="2021-12-03T17:13:00Z">
              <w:r w:rsidRPr="00036D0E">
                <w:rPr>
                  <w:rFonts w:ascii="Calibri" w:eastAsia="Times New Roman" w:hAnsi="Calibri" w:cs="Times New Roman"/>
                  <w:color w:val="000000"/>
                  <w:sz w:val="16"/>
                  <w:szCs w:val="16"/>
                </w:rPr>
                <w:t>heterozygote</w:t>
              </w:r>
            </w:ins>
          </w:p>
        </w:tc>
      </w:tr>
      <w:tr w:rsidR="00036D0E" w:rsidRPr="00036D0E" w14:paraId="106E1D0D" w14:textId="77777777" w:rsidTr="00245317">
        <w:trPr>
          <w:cantSplit/>
          <w:trHeight w:val="20"/>
          <w:ins w:id="2919" w:author="David Dayan" w:date="2021-12-03T17:13:00Z"/>
          <w:trPrChange w:id="292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921" w:author="David Dayan" w:date="2021-12-03T17:18:00Z">
              <w:tcPr>
                <w:tcW w:w="1563" w:type="dxa"/>
                <w:tcBorders>
                  <w:top w:val="nil"/>
                  <w:left w:val="nil"/>
                  <w:bottom w:val="nil"/>
                  <w:right w:val="nil"/>
                </w:tcBorders>
                <w:shd w:val="clear" w:color="auto" w:fill="auto"/>
                <w:noWrap/>
                <w:vAlign w:val="bottom"/>
                <w:hideMark/>
              </w:tcPr>
            </w:tcPrChange>
          </w:tcPr>
          <w:p w14:paraId="0DD83AE7" w14:textId="77777777" w:rsidR="00036D0E" w:rsidRPr="00036D0E" w:rsidRDefault="00036D0E" w:rsidP="00245317">
            <w:pPr>
              <w:spacing w:after="0" w:line="240" w:lineRule="auto"/>
              <w:jc w:val="center"/>
              <w:rPr>
                <w:ins w:id="2922" w:author="David Dayan" w:date="2021-12-03T17:13:00Z"/>
                <w:rFonts w:ascii="Calibri" w:eastAsia="Times New Roman" w:hAnsi="Calibri" w:cs="Times New Roman"/>
                <w:color w:val="000000"/>
                <w:sz w:val="16"/>
                <w:szCs w:val="16"/>
              </w:rPr>
            </w:pPr>
            <w:ins w:id="2923" w:author="David Dayan" w:date="2021-12-03T17:13:00Z">
              <w:r w:rsidRPr="00036D0E">
                <w:rPr>
                  <w:rFonts w:ascii="Calibri" w:eastAsia="Times New Roman" w:hAnsi="Calibri" w:cs="Times New Roman"/>
                  <w:color w:val="000000"/>
                  <w:sz w:val="16"/>
                  <w:szCs w:val="16"/>
                </w:rPr>
                <w:t>OtsAC20ROGR_0079</w:t>
              </w:r>
            </w:ins>
          </w:p>
        </w:tc>
        <w:tc>
          <w:tcPr>
            <w:tcW w:w="746" w:type="dxa"/>
            <w:tcBorders>
              <w:top w:val="nil"/>
              <w:left w:val="nil"/>
              <w:bottom w:val="nil"/>
              <w:right w:val="nil"/>
            </w:tcBorders>
            <w:shd w:val="clear" w:color="auto" w:fill="auto"/>
            <w:noWrap/>
            <w:vAlign w:val="bottom"/>
            <w:hideMark/>
            <w:tcPrChange w:id="2924" w:author="David Dayan" w:date="2021-12-03T17:18:00Z">
              <w:tcPr>
                <w:tcW w:w="746" w:type="dxa"/>
                <w:tcBorders>
                  <w:top w:val="nil"/>
                  <w:left w:val="nil"/>
                  <w:bottom w:val="nil"/>
                  <w:right w:val="nil"/>
                </w:tcBorders>
                <w:shd w:val="clear" w:color="auto" w:fill="auto"/>
                <w:noWrap/>
                <w:vAlign w:val="bottom"/>
                <w:hideMark/>
              </w:tcPr>
            </w:tcPrChange>
          </w:tcPr>
          <w:p w14:paraId="3B585D2D" w14:textId="77777777" w:rsidR="00036D0E" w:rsidRPr="00036D0E" w:rsidRDefault="00036D0E" w:rsidP="00245317">
            <w:pPr>
              <w:spacing w:after="0" w:line="240" w:lineRule="auto"/>
              <w:jc w:val="center"/>
              <w:rPr>
                <w:ins w:id="2925" w:author="David Dayan" w:date="2021-12-03T17:13:00Z"/>
                <w:rFonts w:ascii="Calibri" w:eastAsia="Times New Roman" w:hAnsi="Calibri" w:cs="Times New Roman"/>
                <w:color w:val="000000"/>
                <w:sz w:val="16"/>
                <w:szCs w:val="16"/>
              </w:rPr>
            </w:pPr>
            <w:ins w:id="2926"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2927" w:author="David Dayan" w:date="2021-12-03T17:18:00Z">
              <w:tcPr>
                <w:tcW w:w="599" w:type="dxa"/>
                <w:tcBorders>
                  <w:top w:val="nil"/>
                  <w:left w:val="nil"/>
                  <w:bottom w:val="nil"/>
                  <w:right w:val="nil"/>
                </w:tcBorders>
                <w:shd w:val="clear" w:color="auto" w:fill="auto"/>
                <w:noWrap/>
                <w:vAlign w:val="bottom"/>
                <w:hideMark/>
              </w:tcPr>
            </w:tcPrChange>
          </w:tcPr>
          <w:p w14:paraId="47FB5619" w14:textId="77777777" w:rsidR="00036D0E" w:rsidRPr="00036D0E" w:rsidRDefault="00036D0E" w:rsidP="00245317">
            <w:pPr>
              <w:spacing w:after="0" w:line="240" w:lineRule="auto"/>
              <w:jc w:val="center"/>
              <w:rPr>
                <w:ins w:id="2928" w:author="David Dayan" w:date="2021-12-03T17:13:00Z"/>
                <w:rFonts w:ascii="Calibri" w:eastAsia="Times New Roman" w:hAnsi="Calibri" w:cs="Times New Roman"/>
                <w:color w:val="000000"/>
                <w:sz w:val="16"/>
                <w:szCs w:val="16"/>
              </w:rPr>
            </w:pPr>
            <w:ins w:id="2929"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2930" w:author="David Dayan" w:date="2021-12-03T17:18:00Z">
              <w:tcPr>
                <w:tcW w:w="1142" w:type="dxa"/>
                <w:tcBorders>
                  <w:top w:val="nil"/>
                  <w:left w:val="nil"/>
                  <w:bottom w:val="nil"/>
                  <w:right w:val="nil"/>
                </w:tcBorders>
                <w:shd w:val="clear" w:color="auto" w:fill="auto"/>
                <w:noWrap/>
                <w:vAlign w:val="bottom"/>
                <w:hideMark/>
              </w:tcPr>
            </w:tcPrChange>
          </w:tcPr>
          <w:p w14:paraId="1022D341" w14:textId="77777777" w:rsidR="00036D0E" w:rsidRPr="00036D0E" w:rsidRDefault="00036D0E" w:rsidP="00245317">
            <w:pPr>
              <w:spacing w:after="0" w:line="240" w:lineRule="auto"/>
              <w:jc w:val="center"/>
              <w:rPr>
                <w:ins w:id="2931" w:author="David Dayan" w:date="2021-12-03T17:13:00Z"/>
                <w:rFonts w:ascii="Calibri" w:eastAsia="Times New Roman" w:hAnsi="Calibri" w:cs="Times New Roman"/>
                <w:color w:val="000000"/>
                <w:sz w:val="16"/>
                <w:szCs w:val="16"/>
              </w:rPr>
            </w:pPr>
            <w:ins w:id="2932"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933" w:author="David Dayan" w:date="2021-12-03T17:18:00Z">
              <w:tcPr>
                <w:tcW w:w="1440" w:type="dxa"/>
                <w:tcBorders>
                  <w:top w:val="nil"/>
                  <w:left w:val="nil"/>
                  <w:bottom w:val="nil"/>
                  <w:right w:val="nil"/>
                </w:tcBorders>
                <w:shd w:val="clear" w:color="auto" w:fill="auto"/>
                <w:noWrap/>
                <w:vAlign w:val="bottom"/>
                <w:hideMark/>
              </w:tcPr>
            </w:tcPrChange>
          </w:tcPr>
          <w:p w14:paraId="230F13BF" w14:textId="77777777" w:rsidR="00036D0E" w:rsidRPr="00036D0E" w:rsidRDefault="00036D0E" w:rsidP="00245317">
            <w:pPr>
              <w:spacing w:after="0" w:line="240" w:lineRule="auto"/>
              <w:jc w:val="center"/>
              <w:rPr>
                <w:ins w:id="2934" w:author="David Dayan" w:date="2021-12-03T17:13:00Z"/>
                <w:rFonts w:ascii="Calibri" w:eastAsia="Times New Roman" w:hAnsi="Calibri" w:cs="Times New Roman"/>
                <w:color w:val="000000"/>
                <w:sz w:val="16"/>
                <w:szCs w:val="16"/>
              </w:rPr>
            </w:pPr>
            <w:ins w:id="2935"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936" w:author="David Dayan" w:date="2021-12-03T17:18:00Z">
              <w:tcPr>
                <w:tcW w:w="1530" w:type="dxa"/>
                <w:tcBorders>
                  <w:top w:val="nil"/>
                  <w:left w:val="nil"/>
                  <w:bottom w:val="nil"/>
                  <w:right w:val="nil"/>
                </w:tcBorders>
                <w:shd w:val="clear" w:color="auto" w:fill="auto"/>
                <w:noWrap/>
                <w:vAlign w:val="bottom"/>
                <w:hideMark/>
              </w:tcPr>
            </w:tcPrChange>
          </w:tcPr>
          <w:p w14:paraId="14754388" w14:textId="77777777" w:rsidR="00036D0E" w:rsidRPr="00036D0E" w:rsidRDefault="00036D0E" w:rsidP="00245317">
            <w:pPr>
              <w:spacing w:after="0" w:line="240" w:lineRule="auto"/>
              <w:jc w:val="center"/>
              <w:rPr>
                <w:ins w:id="2937" w:author="David Dayan" w:date="2021-12-03T17:13:00Z"/>
                <w:rFonts w:ascii="Calibri" w:eastAsia="Times New Roman" w:hAnsi="Calibri" w:cs="Times New Roman"/>
                <w:color w:val="000000"/>
                <w:sz w:val="16"/>
                <w:szCs w:val="16"/>
              </w:rPr>
            </w:pPr>
            <w:ins w:id="2938"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939" w:author="David Dayan" w:date="2021-12-03T17:18:00Z">
              <w:tcPr>
                <w:tcW w:w="898" w:type="dxa"/>
                <w:tcBorders>
                  <w:top w:val="nil"/>
                  <w:left w:val="nil"/>
                  <w:bottom w:val="nil"/>
                  <w:right w:val="nil"/>
                </w:tcBorders>
                <w:shd w:val="clear" w:color="auto" w:fill="auto"/>
                <w:noWrap/>
                <w:vAlign w:val="bottom"/>
                <w:hideMark/>
              </w:tcPr>
            </w:tcPrChange>
          </w:tcPr>
          <w:p w14:paraId="71AC7445" w14:textId="77777777" w:rsidR="00036D0E" w:rsidRPr="00036D0E" w:rsidRDefault="00036D0E" w:rsidP="00245317">
            <w:pPr>
              <w:spacing w:after="0" w:line="240" w:lineRule="auto"/>
              <w:jc w:val="center"/>
              <w:rPr>
                <w:ins w:id="2940" w:author="David Dayan" w:date="2021-12-03T17:13:00Z"/>
                <w:rFonts w:ascii="Calibri" w:eastAsia="Times New Roman" w:hAnsi="Calibri" w:cs="Times New Roman"/>
                <w:color w:val="000000"/>
                <w:sz w:val="16"/>
                <w:szCs w:val="16"/>
              </w:rPr>
            </w:pPr>
            <w:ins w:id="294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2942" w:author="David Dayan" w:date="2021-12-03T17:18:00Z">
              <w:tcPr>
                <w:tcW w:w="902" w:type="dxa"/>
                <w:tcBorders>
                  <w:top w:val="nil"/>
                  <w:left w:val="nil"/>
                  <w:bottom w:val="nil"/>
                  <w:right w:val="nil"/>
                </w:tcBorders>
                <w:shd w:val="clear" w:color="auto" w:fill="auto"/>
                <w:noWrap/>
                <w:vAlign w:val="bottom"/>
                <w:hideMark/>
              </w:tcPr>
            </w:tcPrChange>
          </w:tcPr>
          <w:p w14:paraId="7FF58049" w14:textId="77777777" w:rsidR="00036D0E" w:rsidRPr="00036D0E" w:rsidRDefault="00036D0E" w:rsidP="00245317">
            <w:pPr>
              <w:spacing w:after="0" w:line="240" w:lineRule="auto"/>
              <w:jc w:val="center"/>
              <w:rPr>
                <w:ins w:id="2943" w:author="David Dayan" w:date="2021-12-03T17:13:00Z"/>
                <w:rFonts w:ascii="Calibri" w:eastAsia="Times New Roman" w:hAnsi="Calibri" w:cs="Times New Roman"/>
                <w:color w:val="000000"/>
                <w:sz w:val="16"/>
                <w:szCs w:val="16"/>
              </w:rPr>
            </w:pPr>
            <w:ins w:id="294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2945" w:author="David Dayan" w:date="2021-12-03T17:18:00Z">
              <w:tcPr>
                <w:tcW w:w="2160" w:type="dxa"/>
                <w:tcBorders>
                  <w:top w:val="nil"/>
                  <w:left w:val="nil"/>
                  <w:bottom w:val="nil"/>
                  <w:right w:val="nil"/>
                </w:tcBorders>
                <w:shd w:val="clear" w:color="auto" w:fill="auto"/>
                <w:noWrap/>
                <w:vAlign w:val="bottom"/>
                <w:hideMark/>
              </w:tcPr>
            </w:tcPrChange>
          </w:tcPr>
          <w:p w14:paraId="08476F3A" w14:textId="77777777" w:rsidR="00036D0E" w:rsidRPr="00036D0E" w:rsidRDefault="00036D0E" w:rsidP="00245317">
            <w:pPr>
              <w:spacing w:after="0" w:line="240" w:lineRule="auto"/>
              <w:jc w:val="center"/>
              <w:rPr>
                <w:ins w:id="2946" w:author="David Dayan" w:date="2021-12-03T17:13:00Z"/>
                <w:rFonts w:ascii="Calibri" w:eastAsia="Times New Roman" w:hAnsi="Calibri" w:cs="Times New Roman"/>
                <w:color w:val="000000"/>
                <w:sz w:val="16"/>
                <w:szCs w:val="16"/>
              </w:rPr>
            </w:pPr>
            <w:proofErr w:type="spellStart"/>
            <w:ins w:id="294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2948" w:author="David Dayan" w:date="2021-12-03T17:18:00Z">
              <w:tcPr>
                <w:tcW w:w="2876" w:type="dxa"/>
                <w:gridSpan w:val="2"/>
                <w:tcBorders>
                  <w:top w:val="nil"/>
                  <w:left w:val="nil"/>
                  <w:bottom w:val="nil"/>
                  <w:right w:val="nil"/>
                </w:tcBorders>
                <w:shd w:val="clear" w:color="auto" w:fill="auto"/>
                <w:noWrap/>
                <w:vAlign w:val="bottom"/>
                <w:hideMark/>
              </w:tcPr>
            </w:tcPrChange>
          </w:tcPr>
          <w:p w14:paraId="3782BD8B" w14:textId="77777777" w:rsidR="00036D0E" w:rsidRPr="00036D0E" w:rsidRDefault="00036D0E" w:rsidP="00245317">
            <w:pPr>
              <w:spacing w:after="0" w:line="240" w:lineRule="auto"/>
              <w:jc w:val="center"/>
              <w:rPr>
                <w:ins w:id="2949" w:author="David Dayan" w:date="2021-12-03T17:13:00Z"/>
                <w:rFonts w:ascii="Calibri" w:eastAsia="Times New Roman" w:hAnsi="Calibri" w:cs="Times New Roman"/>
                <w:color w:val="000000"/>
                <w:sz w:val="16"/>
                <w:szCs w:val="16"/>
              </w:rPr>
            </w:pPr>
            <w:proofErr w:type="spellStart"/>
            <w:ins w:id="295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2951" w:author="David Dayan" w:date="2021-12-03T17:18:00Z">
              <w:tcPr>
                <w:tcW w:w="1426" w:type="dxa"/>
                <w:tcBorders>
                  <w:top w:val="nil"/>
                  <w:left w:val="nil"/>
                  <w:bottom w:val="nil"/>
                  <w:right w:val="nil"/>
                </w:tcBorders>
                <w:shd w:val="clear" w:color="auto" w:fill="auto"/>
                <w:noWrap/>
                <w:vAlign w:val="bottom"/>
                <w:hideMark/>
              </w:tcPr>
            </w:tcPrChange>
          </w:tcPr>
          <w:p w14:paraId="2DAE3D30" w14:textId="77777777" w:rsidR="00036D0E" w:rsidRPr="00036D0E" w:rsidRDefault="00036D0E" w:rsidP="00245317">
            <w:pPr>
              <w:spacing w:after="0" w:line="240" w:lineRule="auto"/>
              <w:jc w:val="center"/>
              <w:rPr>
                <w:ins w:id="2952" w:author="David Dayan" w:date="2021-12-03T17:13:00Z"/>
                <w:rFonts w:ascii="Calibri" w:eastAsia="Times New Roman" w:hAnsi="Calibri" w:cs="Times New Roman"/>
                <w:color w:val="000000"/>
                <w:sz w:val="16"/>
                <w:szCs w:val="16"/>
              </w:rPr>
            </w:pPr>
            <w:proofErr w:type="spellStart"/>
            <w:ins w:id="295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B3B03B9" w14:textId="77777777" w:rsidTr="00245317">
        <w:trPr>
          <w:cantSplit/>
          <w:trHeight w:val="20"/>
          <w:ins w:id="2954" w:author="David Dayan" w:date="2021-12-03T17:13:00Z"/>
          <w:trPrChange w:id="295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956" w:author="David Dayan" w:date="2021-12-03T17:18:00Z">
              <w:tcPr>
                <w:tcW w:w="1563" w:type="dxa"/>
                <w:tcBorders>
                  <w:top w:val="nil"/>
                  <w:left w:val="nil"/>
                  <w:bottom w:val="nil"/>
                  <w:right w:val="nil"/>
                </w:tcBorders>
                <w:shd w:val="clear" w:color="auto" w:fill="auto"/>
                <w:noWrap/>
                <w:vAlign w:val="bottom"/>
                <w:hideMark/>
              </w:tcPr>
            </w:tcPrChange>
          </w:tcPr>
          <w:p w14:paraId="6B5D418E" w14:textId="77777777" w:rsidR="00036D0E" w:rsidRPr="00036D0E" w:rsidRDefault="00036D0E" w:rsidP="00245317">
            <w:pPr>
              <w:spacing w:after="0" w:line="240" w:lineRule="auto"/>
              <w:jc w:val="center"/>
              <w:rPr>
                <w:ins w:id="2957" w:author="David Dayan" w:date="2021-12-03T17:13:00Z"/>
                <w:rFonts w:ascii="Calibri" w:eastAsia="Times New Roman" w:hAnsi="Calibri" w:cs="Times New Roman"/>
                <w:color w:val="000000"/>
                <w:sz w:val="16"/>
                <w:szCs w:val="16"/>
              </w:rPr>
            </w:pPr>
            <w:ins w:id="2958" w:author="David Dayan" w:date="2021-12-03T17:13:00Z">
              <w:r w:rsidRPr="00036D0E">
                <w:rPr>
                  <w:rFonts w:ascii="Calibri" w:eastAsia="Times New Roman" w:hAnsi="Calibri" w:cs="Times New Roman"/>
                  <w:color w:val="000000"/>
                  <w:sz w:val="16"/>
                  <w:szCs w:val="16"/>
                </w:rPr>
                <w:t>OtsAC20ROGR_0080</w:t>
              </w:r>
            </w:ins>
          </w:p>
        </w:tc>
        <w:tc>
          <w:tcPr>
            <w:tcW w:w="746" w:type="dxa"/>
            <w:tcBorders>
              <w:top w:val="nil"/>
              <w:left w:val="nil"/>
              <w:bottom w:val="nil"/>
              <w:right w:val="nil"/>
            </w:tcBorders>
            <w:shd w:val="clear" w:color="auto" w:fill="auto"/>
            <w:noWrap/>
            <w:vAlign w:val="bottom"/>
            <w:hideMark/>
            <w:tcPrChange w:id="2959" w:author="David Dayan" w:date="2021-12-03T17:18:00Z">
              <w:tcPr>
                <w:tcW w:w="746" w:type="dxa"/>
                <w:tcBorders>
                  <w:top w:val="nil"/>
                  <w:left w:val="nil"/>
                  <w:bottom w:val="nil"/>
                  <w:right w:val="nil"/>
                </w:tcBorders>
                <w:shd w:val="clear" w:color="auto" w:fill="auto"/>
                <w:noWrap/>
                <w:vAlign w:val="bottom"/>
                <w:hideMark/>
              </w:tcPr>
            </w:tcPrChange>
          </w:tcPr>
          <w:p w14:paraId="73A8C983" w14:textId="77777777" w:rsidR="00036D0E" w:rsidRPr="00036D0E" w:rsidRDefault="00036D0E" w:rsidP="00245317">
            <w:pPr>
              <w:spacing w:after="0" w:line="240" w:lineRule="auto"/>
              <w:jc w:val="center"/>
              <w:rPr>
                <w:ins w:id="2960" w:author="David Dayan" w:date="2021-12-03T17:13:00Z"/>
                <w:rFonts w:ascii="Calibri" w:eastAsia="Times New Roman" w:hAnsi="Calibri" w:cs="Times New Roman"/>
                <w:color w:val="000000"/>
                <w:sz w:val="16"/>
                <w:szCs w:val="16"/>
              </w:rPr>
            </w:pPr>
            <w:ins w:id="2961" w:author="David Dayan" w:date="2021-12-03T17:13:00Z">
              <w:r w:rsidRPr="00036D0E">
                <w:rPr>
                  <w:rFonts w:ascii="Calibri" w:eastAsia="Times New Roman" w:hAnsi="Calibri" w:cs="Times New Roman"/>
                  <w:color w:val="000000"/>
                  <w:sz w:val="16"/>
                  <w:szCs w:val="16"/>
                </w:rPr>
                <w:t>7/21/20</w:t>
              </w:r>
            </w:ins>
          </w:p>
        </w:tc>
        <w:tc>
          <w:tcPr>
            <w:tcW w:w="599" w:type="dxa"/>
            <w:tcBorders>
              <w:top w:val="nil"/>
              <w:left w:val="nil"/>
              <w:bottom w:val="nil"/>
              <w:right w:val="nil"/>
            </w:tcBorders>
            <w:shd w:val="clear" w:color="auto" w:fill="auto"/>
            <w:noWrap/>
            <w:vAlign w:val="bottom"/>
            <w:hideMark/>
            <w:tcPrChange w:id="2962" w:author="David Dayan" w:date="2021-12-03T17:18:00Z">
              <w:tcPr>
                <w:tcW w:w="599" w:type="dxa"/>
                <w:tcBorders>
                  <w:top w:val="nil"/>
                  <w:left w:val="nil"/>
                  <w:bottom w:val="nil"/>
                  <w:right w:val="nil"/>
                </w:tcBorders>
                <w:shd w:val="clear" w:color="auto" w:fill="auto"/>
                <w:noWrap/>
                <w:vAlign w:val="bottom"/>
                <w:hideMark/>
              </w:tcPr>
            </w:tcPrChange>
          </w:tcPr>
          <w:p w14:paraId="2D479A35" w14:textId="77777777" w:rsidR="00036D0E" w:rsidRPr="00036D0E" w:rsidRDefault="00036D0E" w:rsidP="00245317">
            <w:pPr>
              <w:spacing w:after="0" w:line="240" w:lineRule="auto"/>
              <w:jc w:val="center"/>
              <w:rPr>
                <w:ins w:id="2963" w:author="David Dayan" w:date="2021-12-03T17:13:00Z"/>
                <w:rFonts w:ascii="Calibri" w:eastAsia="Times New Roman" w:hAnsi="Calibri" w:cs="Times New Roman"/>
                <w:color w:val="000000"/>
                <w:sz w:val="16"/>
                <w:szCs w:val="16"/>
              </w:rPr>
            </w:pPr>
            <w:ins w:id="2964" w:author="David Dayan" w:date="2021-12-03T17:13:00Z">
              <w:r w:rsidRPr="00036D0E">
                <w:rPr>
                  <w:rFonts w:ascii="Calibri" w:eastAsia="Times New Roman" w:hAnsi="Calibri" w:cs="Times New Roman"/>
                  <w:color w:val="000000"/>
                  <w:sz w:val="16"/>
                  <w:szCs w:val="16"/>
                </w:rPr>
                <w:t>203</w:t>
              </w:r>
            </w:ins>
          </w:p>
        </w:tc>
        <w:tc>
          <w:tcPr>
            <w:tcW w:w="1142" w:type="dxa"/>
            <w:tcBorders>
              <w:top w:val="nil"/>
              <w:left w:val="nil"/>
              <w:bottom w:val="nil"/>
              <w:right w:val="nil"/>
            </w:tcBorders>
            <w:shd w:val="clear" w:color="auto" w:fill="auto"/>
            <w:noWrap/>
            <w:vAlign w:val="bottom"/>
            <w:hideMark/>
            <w:tcPrChange w:id="2965" w:author="David Dayan" w:date="2021-12-03T17:18:00Z">
              <w:tcPr>
                <w:tcW w:w="1142" w:type="dxa"/>
                <w:tcBorders>
                  <w:top w:val="nil"/>
                  <w:left w:val="nil"/>
                  <w:bottom w:val="nil"/>
                  <w:right w:val="nil"/>
                </w:tcBorders>
                <w:shd w:val="clear" w:color="auto" w:fill="auto"/>
                <w:noWrap/>
                <w:vAlign w:val="bottom"/>
                <w:hideMark/>
              </w:tcPr>
            </w:tcPrChange>
          </w:tcPr>
          <w:p w14:paraId="2EF3A139" w14:textId="77777777" w:rsidR="00036D0E" w:rsidRPr="00036D0E" w:rsidRDefault="00036D0E" w:rsidP="00245317">
            <w:pPr>
              <w:spacing w:after="0" w:line="240" w:lineRule="auto"/>
              <w:jc w:val="center"/>
              <w:rPr>
                <w:ins w:id="2966" w:author="David Dayan" w:date="2021-12-03T17:13:00Z"/>
                <w:rFonts w:ascii="Calibri" w:eastAsia="Times New Roman" w:hAnsi="Calibri" w:cs="Times New Roman"/>
                <w:color w:val="000000"/>
                <w:sz w:val="16"/>
                <w:szCs w:val="16"/>
              </w:rPr>
            </w:pPr>
            <w:ins w:id="296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2968" w:author="David Dayan" w:date="2021-12-03T17:18:00Z">
              <w:tcPr>
                <w:tcW w:w="1440" w:type="dxa"/>
                <w:tcBorders>
                  <w:top w:val="nil"/>
                  <w:left w:val="nil"/>
                  <w:bottom w:val="nil"/>
                  <w:right w:val="nil"/>
                </w:tcBorders>
                <w:shd w:val="clear" w:color="auto" w:fill="auto"/>
                <w:noWrap/>
                <w:vAlign w:val="bottom"/>
                <w:hideMark/>
              </w:tcPr>
            </w:tcPrChange>
          </w:tcPr>
          <w:p w14:paraId="537CC380" w14:textId="77777777" w:rsidR="00036D0E" w:rsidRPr="00036D0E" w:rsidRDefault="00036D0E" w:rsidP="00245317">
            <w:pPr>
              <w:spacing w:after="0" w:line="240" w:lineRule="auto"/>
              <w:jc w:val="center"/>
              <w:rPr>
                <w:ins w:id="2969" w:author="David Dayan" w:date="2021-12-03T17:13:00Z"/>
                <w:rFonts w:ascii="Calibri" w:eastAsia="Times New Roman" w:hAnsi="Calibri" w:cs="Times New Roman"/>
                <w:color w:val="000000"/>
                <w:sz w:val="16"/>
                <w:szCs w:val="16"/>
              </w:rPr>
            </w:pPr>
            <w:ins w:id="297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2971" w:author="David Dayan" w:date="2021-12-03T17:18:00Z">
              <w:tcPr>
                <w:tcW w:w="1530" w:type="dxa"/>
                <w:tcBorders>
                  <w:top w:val="nil"/>
                  <w:left w:val="nil"/>
                  <w:bottom w:val="nil"/>
                  <w:right w:val="nil"/>
                </w:tcBorders>
                <w:shd w:val="clear" w:color="auto" w:fill="auto"/>
                <w:noWrap/>
                <w:vAlign w:val="bottom"/>
                <w:hideMark/>
              </w:tcPr>
            </w:tcPrChange>
          </w:tcPr>
          <w:p w14:paraId="7464DD63" w14:textId="77777777" w:rsidR="00036D0E" w:rsidRPr="00036D0E" w:rsidRDefault="00036D0E" w:rsidP="00245317">
            <w:pPr>
              <w:spacing w:after="0" w:line="240" w:lineRule="auto"/>
              <w:jc w:val="center"/>
              <w:rPr>
                <w:ins w:id="2972" w:author="David Dayan" w:date="2021-12-03T17:13:00Z"/>
                <w:rFonts w:ascii="Calibri" w:eastAsia="Times New Roman" w:hAnsi="Calibri" w:cs="Times New Roman"/>
                <w:color w:val="000000"/>
                <w:sz w:val="16"/>
                <w:szCs w:val="16"/>
              </w:rPr>
            </w:pPr>
            <w:ins w:id="297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2974" w:author="David Dayan" w:date="2021-12-03T17:18:00Z">
              <w:tcPr>
                <w:tcW w:w="898" w:type="dxa"/>
                <w:tcBorders>
                  <w:top w:val="nil"/>
                  <w:left w:val="nil"/>
                  <w:bottom w:val="nil"/>
                  <w:right w:val="nil"/>
                </w:tcBorders>
                <w:shd w:val="clear" w:color="auto" w:fill="auto"/>
                <w:noWrap/>
                <w:vAlign w:val="bottom"/>
                <w:hideMark/>
              </w:tcPr>
            </w:tcPrChange>
          </w:tcPr>
          <w:p w14:paraId="5C8E21A3" w14:textId="77777777" w:rsidR="00036D0E" w:rsidRPr="00036D0E" w:rsidRDefault="00036D0E" w:rsidP="00245317">
            <w:pPr>
              <w:spacing w:after="0" w:line="240" w:lineRule="auto"/>
              <w:jc w:val="center"/>
              <w:rPr>
                <w:ins w:id="2975" w:author="David Dayan" w:date="2021-12-03T17:13:00Z"/>
                <w:rFonts w:ascii="Calibri" w:eastAsia="Times New Roman" w:hAnsi="Calibri" w:cs="Times New Roman"/>
                <w:color w:val="000000"/>
                <w:sz w:val="16"/>
                <w:szCs w:val="16"/>
              </w:rPr>
            </w:pPr>
            <w:ins w:id="297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977" w:author="David Dayan" w:date="2021-12-03T17:18:00Z">
              <w:tcPr>
                <w:tcW w:w="902" w:type="dxa"/>
                <w:tcBorders>
                  <w:top w:val="nil"/>
                  <w:left w:val="nil"/>
                  <w:bottom w:val="nil"/>
                  <w:right w:val="nil"/>
                </w:tcBorders>
                <w:shd w:val="clear" w:color="auto" w:fill="auto"/>
                <w:noWrap/>
                <w:vAlign w:val="bottom"/>
                <w:hideMark/>
              </w:tcPr>
            </w:tcPrChange>
          </w:tcPr>
          <w:p w14:paraId="53AD6206" w14:textId="77777777" w:rsidR="00036D0E" w:rsidRPr="00036D0E" w:rsidRDefault="00036D0E" w:rsidP="00245317">
            <w:pPr>
              <w:spacing w:after="0" w:line="240" w:lineRule="auto"/>
              <w:jc w:val="center"/>
              <w:rPr>
                <w:ins w:id="2978" w:author="David Dayan" w:date="2021-12-03T17:13:00Z"/>
                <w:rFonts w:ascii="Calibri" w:eastAsia="Times New Roman" w:hAnsi="Calibri" w:cs="Times New Roman"/>
                <w:color w:val="000000"/>
                <w:sz w:val="16"/>
                <w:szCs w:val="16"/>
              </w:rPr>
            </w:pPr>
            <w:ins w:id="297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980" w:author="David Dayan" w:date="2021-12-03T17:18:00Z">
              <w:tcPr>
                <w:tcW w:w="2160" w:type="dxa"/>
                <w:tcBorders>
                  <w:top w:val="nil"/>
                  <w:left w:val="nil"/>
                  <w:bottom w:val="nil"/>
                  <w:right w:val="nil"/>
                </w:tcBorders>
                <w:shd w:val="clear" w:color="auto" w:fill="auto"/>
                <w:noWrap/>
                <w:vAlign w:val="bottom"/>
                <w:hideMark/>
              </w:tcPr>
            </w:tcPrChange>
          </w:tcPr>
          <w:p w14:paraId="3D966B07" w14:textId="77777777" w:rsidR="00036D0E" w:rsidRPr="00036D0E" w:rsidRDefault="00036D0E" w:rsidP="00245317">
            <w:pPr>
              <w:spacing w:after="0" w:line="240" w:lineRule="auto"/>
              <w:jc w:val="center"/>
              <w:rPr>
                <w:ins w:id="2981" w:author="David Dayan" w:date="2021-12-03T17:13:00Z"/>
                <w:rFonts w:ascii="Calibri" w:eastAsia="Times New Roman" w:hAnsi="Calibri" w:cs="Times New Roman"/>
                <w:color w:val="000000"/>
                <w:sz w:val="16"/>
                <w:szCs w:val="16"/>
              </w:rPr>
            </w:pPr>
            <w:ins w:id="298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983" w:author="David Dayan" w:date="2021-12-03T17:18:00Z">
              <w:tcPr>
                <w:tcW w:w="2876" w:type="dxa"/>
                <w:gridSpan w:val="2"/>
                <w:tcBorders>
                  <w:top w:val="nil"/>
                  <w:left w:val="nil"/>
                  <w:bottom w:val="nil"/>
                  <w:right w:val="nil"/>
                </w:tcBorders>
                <w:shd w:val="clear" w:color="auto" w:fill="auto"/>
                <w:noWrap/>
                <w:vAlign w:val="bottom"/>
                <w:hideMark/>
              </w:tcPr>
            </w:tcPrChange>
          </w:tcPr>
          <w:p w14:paraId="4E94C621" w14:textId="77777777" w:rsidR="00036D0E" w:rsidRPr="00036D0E" w:rsidRDefault="00036D0E" w:rsidP="00245317">
            <w:pPr>
              <w:spacing w:after="0" w:line="240" w:lineRule="auto"/>
              <w:jc w:val="center"/>
              <w:rPr>
                <w:ins w:id="2984" w:author="David Dayan" w:date="2021-12-03T17:13:00Z"/>
                <w:rFonts w:ascii="Calibri" w:eastAsia="Times New Roman" w:hAnsi="Calibri" w:cs="Times New Roman"/>
                <w:color w:val="000000"/>
                <w:sz w:val="16"/>
                <w:szCs w:val="16"/>
              </w:rPr>
            </w:pPr>
            <w:ins w:id="298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986" w:author="David Dayan" w:date="2021-12-03T17:18:00Z">
              <w:tcPr>
                <w:tcW w:w="1426" w:type="dxa"/>
                <w:tcBorders>
                  <w:top w:val="nil"/>
                  <w:left w:val="nil"/>
                  <w:bottom w:val="nil"/>
                  <w:right w:val="nil"/>
                </w:tcBorders>
                <w:shd w:val="clear" w:color="auto" w:fill="auto"/>
                <w:noWrap/>
                <w:vAlign w:val="bottom"/>
                <w:hideMark/>
              </w:tcPr>
            </w:tcPrChange>
          </w:tcPr>
          <w:p w14:paraId="3C81D0FB" w14:textId="77777777" w:rsidR="00036D0E" w:rsidRPr="00036D0E" w:rsidRDefault="00036D0E" w:rsidP="00245317">
            <w:pPr>
              <w:spacing w:after="0" w:line="240" w:lineRule="auto"/>
              <w:jc w:val="center"/>
              <w:rPr>
                <w:ins w:id="2987" w:author="David Dayan" w:date="2021-12-03T17:13:00Z"/>
                <w:rFonts w:ascii="Calibri" w:eastAsia="Times New Roman" w:hAnsi="Calibri" w:cs="Times New Roman"/>
                <w:color w:val="000000"/>
                <w:sz w:val="16"/>
                <w:szCs w:val="16"/>
              </w:rPr>
            </w:pPr>
            <w:ins w:id="2988" w:author="David Dayan" w:date="2021-12-03T17:13:00Z">
              <w:r w:rsidRPr="00036D0E">
                <w:rPr>
                  <w:rFonts w:ascii="Calibri" w:eastAsia="Times New Roman" w:hAnsi="Calibri" w:cs="Times New Roman"/>
                  <w:color w:val="000000"/>
                  <w:sz w:val="16"/>
                  <w:szCs w:val="16"/>
                </w:rPr>
                <w:t>heterozygote</w:t>
              </w:r>
            </w:ins>
          </w:p>
        </w:tc>
      </w:tr>
      <w:tr w:rsidR="00036D0E" w:rsidRPr="00036D0E" w14:paraId="63620CF1" w14:textId="77777777" w:rsidTr="00245317">
        <w:trPr>
          <w:cantSplit/>
          <w:trHeight w:val="20"/>
          <w:ins w:id="2989" w:author="David Dayan" w:date="2021-12-03T17:13:00Z"/>
          <w:trPrChange w:id="299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991" w:author="David Dayan" w:date="2021-12-03T17:18:00Z">
              <w:tcPr>
                <w:tcW w:w="1563" w:type="dxa"/>
                <w:tcBorders>
                  <w:top w:val="nil"/>
                  <w:left w:val="nil"/>
                  <w:bottom w:val="nil"/>
                  <w:right w:val="nil"/>
                </w:tcBorders>
                <w:shd w:val="clear" w:color="auto" w:fill="auto"/>
                <w:noWrap/>
                <w:vAlign w:val="bottom"/>
                <w:hideMark/>
              </w:tcPr>
            </w:tcPrChange>
          </w:tcPr>
          <w:p w14:paraId="020AC88C" w14:textId="77777777" w:rsidR="00036D0E" w:rsidRPr="00036D0E" w:rsidRDefault="00036D0E" w:rsidP="00245317">
            <w:pPr>
              <w:spacing w:after="0" w:line="240" w:lineRule="auto"/>
              <w:jc w:val="center"/>
              <w:rPr>
                <w:ins w:id="2992" w:author="David Dayan" w:date="2021-12-03T17:13:00Z"/>
                <w:rFonts w:ascii="Calibri" w:eastAsia="Times New Roman" w:hAnsi="Calibri" w:cs="Times New Roman"/>
                <w:color w:val="000000"/>
                <w:sz w:val="16"/>
                <w:szCs w:val="16"/>
              </w:rPr>
            </w:pPr>
            <w:ins w:id="2993" w:author="David Dayan" w:date="2021-12-03T17:13:00Z">
              <w:r w:rsidRPr="00036D0E">
                <w:rPr>
                  <w:rFonts w:ascii="Calibri" w:eastAsia="Times New Roman" w:hAnsi="Calibri" w:cs="Times New Roman"/>
                  <w:color w:val="000000"/>
                  <w:sz w:val="16"/>
                  <w:szCs w:val="16"/>
                </w:rPr>
                <w:t>OtsAC20ROGR_0081</w:t>
              </w:r>
            </w:ins>
          </w:p>
        </w:tc>
        <w:tc>
          <w:tcPr>
            <w:tcW w:w="746" w:type="dxa"/>
            <w:tcBorders>
              <w:top w:val="nil"/>
              <w:left w:val="nil"/>
              <w:bottom w:val="nil"/>
              <w:right w:val="nil"/>
            </w:tcBorders>
            <w:shd w:val="clear" w:color="auto" w:fill="auto"/>
            <w:noWrap/>
            <w:vAlign w:val="bottom"/>
            <w:hideMark/>
            <w:tcPrChange w:id="2994" w:author="David Dayan" w:date="2021-12-03T17:18:00Z">
              <w:tcPr>
                <w:tcW w:w="746" w:type="dxa"/>
                <w:tcBorders>
                  <w:top w:val="nil"/>
                  <w:left w:val="nil"/>
                  <w:bottom w:val="nil"/>
                  <w:right w:val="nil"/>
                </w:tcBorders>
                <w:shd w:val="clear" w:color="auto" w:fill="auto"/>
                <w:noWrap/>
                <w:vAlign w:val="bottom"/>
                <w:hideMark/>
              </w:tcPr>
            </w:tcPrChange>
          </w:tcPr>
          <w:p w14:paraId="72BC4B65" w14:textId="77777777" w:rsidR="00036D0E" w:rsidRPr="00036D0E" w:rsidRDefault="00036D0E" w:rsidP="00245317">
            <w:pPr>
              <w:spacing w:after="0" w:line="240" w:lineRule="auto"/>
              <w:jc w:val="center"/>
              <w:rPr>
                <w:ins w:id="2995" w:author="David Dayan" w:date="2021-12-03T17:13:00Z"/>
                <w:rFonts w:ascii="Calibri" w:eastAsia="Times New Roman" w:hAnsi="Calibri" w:cs="Times New Roman"/>
                <w:color w:val="000000"/>
                <w:sz w:val="16"/>
                <w:szCs w:val="16"/>
              </w:rPr>
            </w:pPr>
            <w:ins w:id="2996" w:author="David Dayan" w:date="2021-12-03T17:13:00Z">
              <w:r w:rsidRPr="00036D0E">
                <w:rPr>
                  <w:rFonts w:ascii="Calibri" w:eastAsia="Times New Roman" w:hAnsi="Calibri" w:cs="Times New Roman"/>
                  <w:color w:val="000000"/>
                  <w:sz w:val="16"/>
                  <w:szCs w:val="16"/>
                </w:rPr>
                <w:t>7/21/20</w:t>
              </w:r>
            </w:ins>
          </w:p>
        </w:tc>
        <w:tc>
          <w:tcPr>
            <w:tcW w:w="599" w:type="dxa"/>
            <w:tcBorders>
              <w:top w:val="nil"/>
              <w:left w:val="nil"/>
              <w:bottom w:val="nil"/>
              <w:right w:val="nil"/>
            </w:tcBorders>
            <w:shd w:val="clear" w:color="auto" w:fill="auto"/>
            <w:noWrap/>
            <w:vAlign w:val="bottom"/>
            <w:hideMark/>
            <w:tcPrChange w:id="2997" w:author="David Dayan" w:date="2021-12-03T17:18:00Z">
              <w:tcPr>
                <w:tcW w:w="599" w:type="dxa"/>
                <w:tcBorders>
                  <w:top w:val="nil"/>
                  <w:left w:val="nil"/>
                  <w:bottom w:val="nil"/>
                  <w:right w:val="nil"/>
                </w:tcBorders>
                <w:shd w:val="clear" w:color="auto" w:fill="auto"/>
                <w:noWrap/>
                <w:vAlign w:val="bottom"/>
                <w:hideMark/>
              </w:tcPr>
            </w:tcPrChange>
          </w:tcPr>
          <w:p w14:paraId="3CA545CC" w14:textId="77777777" w:rsidR="00036D0E" w:rsidRPr="00036D0E" w:rsidRDefault="00036D0E" w:rsidP="00245317">
            <w:pPr>
              <w:spacing w:after="0" w:line="240" w:lineRule="auto"/>
              <w:jc w:val="center"/>
              <w:rPr>
                <w:ins w:id="2998" w:author="David Dayan" w:date="2021-12-03T17:13:00Z"/>
                <w:rFonts w:ascii="Calibri" w:eastAsia="Times New Roman" w:hAnsi="Calibri" w:cs="Times New Roman"/>
                <w:color w:val="000000"/>
                <w:sz w:val="16"/>
                <w:szCs w:val="16"/>
              </w:rPr>
            </w:pPr>
            <w:ins w:id="2999" w:author="David Dayan" w:date="2021-12-03T17:13:00Z">
              <w:r w:rsidRPr="00036D0E">
                <w:rPr>
                  <w:rFonts w:ascii="Calibri" w:eastAsia="Times New Roman" w:hAnsi="Calibri" w:cs="Times New Roman"/>
                  <w:color w:val="000000"/>
                  <w:sz w:val="16"/>
                  <w:szCs w:val="16"/>
                </w:rPr>
                <w:t>203</w:t>
              </w:r>
            </w:ins>
          </w:p>
        </w:tc>
        <w:tc>
          <w:tcPr>
            <w:tcW w:w="1142" w:type="dxa"/>
            <w:tcBorders>
              <w:top w:val="nil"/>
              <w:left w:val="nil"/>
              <w:bottom w:val="nil"/>
              <w:right w:val="nil"/>
            </w:tcBorders>
            <w:shd w:val="clear" w:color="auto" w:fill="auto"/>
            <w:noWrap/>
            <w:vAlign w:val="bottom"/>
            <w:hideMark/>
            <w:tcPrChange w:id="3000" w:author="David Dayan" w:date="2021-12-03T17:18:00Z">
              <w:tcPr>
                <w:tcW w:w="1142" w:type="dxa"/>
                <w:tcBorders>
                  <w:top w:val="nil"/>
                  <w:left w:val="nil"/>
                  <w:bottom w:val="nil"/>
                  <w:right w:val="nil"/>
                </w:tcBorders>
                <w:shd w:val="clear" w:color="auto" w:fill="auto"/>
                <w:noWrap/>
                <w:vAlign w:val="bottom"/>
                <w:hideMark/>
              </w:tcPr>
            </w:tcPrChange>
          </w:tcPr>
          <w:p w14:paraId="2B738771" w14:textId="77777777" w:rsidR="00036D0E" w:rsidRPr="00036D0E" w:rsidRDefault="00036D0E" w:rsidP="00245317">
            <w:pPr>
              <w:spacing w:after="0" w:line="240" w:lineRule="auto"/>
              <w:jc w:val="center"/>
              <w:rPr>
                <w:ins w:id="3001" w:author="David Dayan" w:date="2021-12-03T17:13:00Z"/>
                <w:rFonts w:ascii="Calibri" w:eastAsia="Times New Roman" w:hAnsi="Calibri" w:cs="Times New Roman"/>
                <w:color w:val="000000"/>
                <w:sz w:val="16"/>
                <w:szCs w:val="16"/>
              </w:rPr>
            </w:pPr>
            <w:ins w:id="300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003" w:author="David Dayan" w:date="2021-12-03T17:18:00Z">
              <w:tcPr>
                <w:tcW w:w="1440" w:type="dxa"/>
                <w:tcBorders>
                  <w:top w:val="nil"/>
                  <w:left w:val="nil"/>
                  <w:bottom w:val="nil"/>
                  <w:right w:val="nil"/>
                </w:tcBorders>
                <w:shd w:val="clear" w:color="auto" w:fill="auto"/>
                <w:noWrap/>
                <w:vAlign w:val="bottom"/>
                <w:hideMark/>
              </w:tcPr>
            </w:tcPrChange>
          </w:tcPr>
          <w:p w14:paraId="0A1FB5D9" w14:textId="77777777" w:rsidR="00036D0E" w:rsidRPr="00036D0E" w:rsidRDefault="00036D0E" w:rsidP="00245317">
            <w:pPr>
              <w:spacing w:after="0" w:line="240" w:lineRule="auto"/>
              <w:jc w:val="center"/>
              <w:rPr>
                <w:ins w:id="3004" w:author="David Dayan" w:date="2021-12-03T17:13:00Z"/>
                <w:rFonts w:ascii="Calibri" w:eastAsia="Times New Roman" w:hAnsi="Calibri" w:cs="Times New Roman"/>
                <w:color w:val="000000"/>
                <w:sz w:val="16"/>
                <w:szCs w:val="16"/>
              </w:rPr>
            </w:pPr>
            <w:ins w:id="300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006" w:author="David Dayan" w:date="2021-12-03T17:18:00Z">
              <w:tcPr>
                <w:tcW w:w="1530" w:type="dxa"/>
                <w:tcBorders>
                  <w:top w:val="nil"/>
                  <w:left w:val="nil"/>
                  <w:bottom w:val="nil"/>
                  <w:right w:val="nil"/>
                </w:tcBorders>
                <w:shd w:val="clear" w:color="auto" w:fill="auto"/>
                <w:noWrap/>
                <w:vAlign w:val="bottom"/>
                <w:hideMark/>
              </w:tcPr>
            </w:tcPrChange>
          </w:tcPr>
          <w:p w14:paraId="7D8FF75B" w14:textId="77777777" w:rsidR="00036D0E" w:rsidRPr="00036D0E" w:rsidRDefault="00036D0E" w:rsidP="00245317">
            <w:pPr>
              <w:spacing w:after="0" w:line="240" w:lineRule="auto"/>
              <w:jc w:val="center"/>
              <w:rPr>
                <w:ins w:id="3007" w:author="David Dayan" w:date="2021-12-03T17:13:00Z"/>
                <w:rFonts w:ascii="Calibri" w:eastAsia="Times New Roman" w:hAnsi="Calibri" w:cs="Times New Roman"/>
                <w:color w:val="000000"/>
                <w:sz w:val="16"/>
                <w:szCs w:val="16"/>
              </w:rPr>
            </w:pPr>
            <w:ins w:id="300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009" w:author="David Dayan" w:date="2021-12-03T17:18:00Z">
              <w:tcPr>
                <w:tcW w:w="898" w:type="dxa"/>
                <w:tcBorders>
                  <w:top w:val="nil"/>
                  <w:left w:val="nil"/>
                  <w:bottom w:val="nil"/>
                  <w:right w:val="nil"/>
                </w:tcBorders>
                <w:shd w:val="clear" w:color="auto" w:fill="auto"/>
                <w:noWrap/>
                <w:vAlign w:val="bottom"/>
                <w:hideMark/>
              </w:tcPr>
            </w:tcPrChange>
          </w:tcPr>
          <w:p w14:paraId="171160BD" w14:textId="77777777" w:rsidR="00036D0E" w:rsidRPr="00036D0E" w:rsidRDefault="00036D0E" w:rsidP="00245317">
            <w:pPr>
              <w:spacing w:after="0" w:line="240" w:lineRule="auto"/>
              <w:jc w:val="center"/>
              <w:rPr>
                <w:ins w:id="3010" w:author="David Dayan" w:date="2021-12-03T17:13:00Z"/>
                <w:rFonts w:ascii="Calibri" w:eastAsia="Times New Roman" w:hAnsi="Calibri" w:cs="Times New Roman"/>
                <w:color w:val="000000"/>
                <w:sz w:val="16"/>
                <w:szCs w:val="16"/>
              </w:rPr>
            </w:pPr>
            <w:ins w:id="301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012" w:author="David Dayan" w:date="2021-12-03T17:18:00Z">
              <w:tcPr>
                <w:tcW w:w="902" w:type="dxa"/>
                <w:tcBorders>
                  <w:top w:val="nil"/>
                  <w:left w:val="nil"/>
                  <w:bottom w:val="nil"/>
                  <w:right w:val="nil"/>
                </w:tcBorders>
                <w:shd w:val="clear" w:color="auto" w:fill="auto"/>
                <w:noWrap/>
                <w:vAlign w:val="bottom"/>
                <w:hideMark/>
              </w:tcPr>
            </w:tcPrChange>
          </w:tcPr>
          <w:p w14:paraId="10B8DDBF" w14:textId="77777777" w:rsidR="00036D0E" w:rsidRPr="00036D0E" w:rsidRDefault="00036D0E" w:rsidP="00245317">
            <w:pPr>
              <w:spacing w:after="0" w:line="240" w:lineRule="auto"/>
              <w:jc w:val="center"/>
              <w:rPr>
                <w:ins w:id="3013" w:author="David Dayan" w:date="2021-12-03T17:13:00Z"/>
                <w:rFonts w:ascii="Calibri" w:eastAsia="Times New Roman" w:hAnsi="Calibri" w:cs="Times New Roman"/>
                <w:color w:val="000000"/>
                <w:sz w:val="16"/>
                <w:szCs w:val="16"/>
              </w:rPr>
            </w:pPr>
            <w:ins w:id="301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015" w:author="David Dayan" w:date="2021-12-03T17:18:00Z">
              <w:tcPr>
                <w:tcW w:w="2160" w:type="dxa"/>
                <w:tcBorders>
                  <w:top w:val="nil"/>
                  <w:left w:val="nil"/>
                  <w:bottom w:val="nil"/>
                  <w:right w:val="nil"/>
                </w:tcBorders>
                <w:shd w:val="clear" w:color="auto" w:fill="auto"/>
                <w:noWrap/>
                <w:vAlign w:val="bottom"/>
                <w:hideMark/>
              </w:tcPr>
            </w:tcPrChange>
          </w:tcPr>
          <w:p w14:paraId="1F1FACE0" w14:textId="77777777" w:rsidR="00036D0E" w:rsidRPr="00036D0E" w:rsidRDefault="00036D0E" w:rsidP="00245317">
            <w:pPr>
              <w:spacing w:after="0" w:line="240" w:lineRule="auto"/>
              <w:jc w:val="center"/>
              <w:rPr>
                <w:ins w:id="3016" w:author="David Dayan" w:date="2021-12-03T17:13:00Z"/>
                <w:rFonts w:ascii="Calibri" w:eastAsia="Times New Roman" w:hAnsi="Calibri" w:cs="Times New Roman"/>
                <w:color w:val="000000"/>
                <w:sz w:val="16"/>
                <w:szCs w:val="16"/>
              </w:rPr>
            </w:pPr>
            <w:proofErr w:type="spellStart"/>
            <w:ins w:id="301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018" w:author="David Dayan" w:date="2021-12-03T17:18:00Z">
              <w:tcPr>
                <w:tcW w:w="2876" w:type="dxa"/>
                <w:gridSpan w:val="2"/>
                <w:tcBorders>
                  <w:top w:val="nil"/>
                  <w:left w:val="nil"/>
                  <w:bottom w:val="nil"/>
                  <w:right w:val="nil"/>
                </w:tcBorders>
                <w:shd w:val="clear" w:color="auto" w:fill="auto"/>
                <w:noWrap/>
                <w:vAlign w:val="bottom"/>
                <w:hideMark/>
              </w:tcPr>
            </w:tcPrChange>
          </w:tcPr>
          <w:p w14:paraId="1D37C19A" w14:textId="77777777" w:rsidR="00036D0E" w:rsidRPr="00036D0E" w:rsidRDefault="00036D0E" w:rsidP="00245317">
            <w:pPr>
              <w:spacing w:after="0" w:line="240" w:lineRule="auto"/>
              <w:jc w:val="center"/>
              <w:rPr>
                <w:ins w:id="3019" w:author="David Dayan" w:date="2021-12-03T17:13:00Z"/>
                <w:rFonts w:ascii="Calibri" w:eastAsia="Times New Roman" w:hAnsi="Calibri" w:cs="Times New Roman"/>
                <w:color w:val="000000"/>
                <w:sz w:val="16"/>
                <w:szCs w:val="16"/>
              </w:rPr>
            </w:pPr>
            <w:ins w:id="302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021" w:author="David Dayan" w:date="2021-12-03T17:18:00Z">
              <w:tcPr>
                <w:tcW w:w="1426" w:type="dxa"/>
                <w:tcBorders>
                  <w:top w:val="nil"/>
                  <w:left w:val="nil"/>
                  <w:bottom w:val="nil"/>
                  <w:right w:val="nil"/>
                </w:tcBorders>
                <w:shd w:val="clear" w:color="auto" w:fill="auto"/>
                <w:noWrap/>
                <w:vAlign w:val="bottom"/>
                <w:hideMark/>
              </w:tcPr>
            </w:tcPrChange>
          </w:tcPr>
          <w:p w14:paraId="7F0AFB92" w14:textId="77777777" w:rsidR="00036D0E" w:rsidRPr="00036D0E" w:rsidRDefault="00036D0E" w:rsidP="00245317">
            <w:pPr>
              <w:spacing w:after="0" w:line="240" w:lineRule="auto"/>
              <w:jc w:val="center"/>
              <w:rPr>
                <w:ins w:id="3022" w:author="David Dayan" w:date="2021-12-03T17:13:00Z"/>
                <w:rFonts w:ascii="Calibri" w:eastAsia="Times New Roman" w:hAnsi="Calibri" w:cs="Times New Roman"/>
                <w:color w:val="000000"/>
                <w:sz w:val="16"/>
                <w:szCs w:val="16"/>
              </w:rPr>
            </w:pPr>
            <w:ins w:id="3023" w:author="David Dayan" w:date="2021-12-03T17:13:00Z">
              <w:r w:rsidRPr="00036D0E">
                <w:rPr>
                  <w:rFonts w:ascii="Calibri" w:eastAsia="Times New Roman" w:hAnsi="Calibri" w:cs="Times New Roman"/>
                  <w:color w:val="000000"/>
                  <w:sz w:val="16"/>
                  <w:szCs w:val="16"/>
                </w:rPr>
                <w:t>discordant</w:t>
              </w:r>
            </w:ins>
          </w:p>
        </w:tc>
      </w:tr>
      <w:tr w:rsidR="00036D0E" w:rsidRPr="00036D0E" w14:paraId="4D421024" w14:textId="77777777" w:rsidTr="00245317">
        <w:trPr>
          <w:cantSplit/>
          <w:trHeight w:val="20"/>
          <w:ins w:id="3024" w:author="David Dayan" w:date="2021-12-03T17:13:00Z"/>
          <w:trPrChange w:id="302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026" w:author="David Dayan" w:date="2021-12-03T17:18:00Z">
              <w:tcPr>
                <w:tcW w:w="1563" w:type="dxa"/>
                <w:tcBorders>
                  <w:top w:val="nil"/>
                  <w:left w:val="nil"/>
                  <w:bottom w:val="nil"/>
                  <w:right w:val="nil"/>
                </w:tcBorders>
                <w:shd w:val="clear" w:color="auto" w:fill="auto"/>
                <w:noWrap/>
                <w:vAlign w:val="bottom"/>
                <w:hideMark/>
              </w:tcPr>
            </w:tcPrChange>
          </w:tcPr>
          <w:p w14:paraId="439771F6" w14:textId="77777777" w:rsidR="00036D0E" w:rsidRPr="00036D0E" w:rsidRDefault="00036D0E" w:rsidP="00245317">
            <w:pPr>
              <w:spacing w:after="0" w:line="240" w:lineRule="auto"/>
              <w:jc w:val="center"/>
              <w:rPr>
                <w:ins w:id="3027" w:author="David Dayan" w:date="2021-12-03T17:13:00Z"/>
                <w:rFonts w:ascii="Calibri" w:eastAsia="Times New Roman" w:hAnsi="Calibri" w:cs="Times New Roman"/>
                <w:color w:val="000000"/>
                <w:sz w:val="16"/>
                <w:szCs w:val="16"/>
              </w:rPr>
            </w:pPr>
            <w:ins w:id="3028" w:author="David Dayan" w:date="2021-12-03T17:13:00Z">
              <w:r w:rsidRPr="00036D0E">
                <w:rPr>
                  <w:rFonts w:ascii="Calibri" w:eastAsia="Times New Roman" w:hAnsi="Calibri" w:cs="Times New Roman"/>
                  <w:color w:val="000000"/>
                  <w:sz w:val="16"/>
                  <w:szCs w:val="16"/>
                </w:rPr>
                <w:t>OtsAC20ROGR_0082</w:t>
              </w:r>
            </w:ins>
          </w:p>
        </w:tc>
        <w:tc>
          <w:tcPr>
            <w:tcW w:w="746" w:type="dxa"/>
            <w:tcBorders>
              <w:top w:val="nil"/>
              <w:left w:val="nil"/>
              <w:bottom w:val="nil"/>
              <w:right w:val="nil"/>
            </w:tcBorders>
            <w:shd w:val="clear" w:color="auto" w:fill="auto"/>
            <w:noWrap/>
            <w:vAlign w:val="bottom"/>
            <w:hideMark/>
            <w:tcPrChange w:id="3029" w:author="David Dayan" w:date="2021-12-03T17:18:00Z">
              <w:tcPr>
                <w:tcW w:w="746" w:type="dxa"/>
                <w:tcBorders>
                  <w:top w:val="nil"/>
                  <w:left w:val="nil"/>
                  <w:bottom w:val="nil"/>
                  <w:right w:val="nil"/>
                </w:tcBorders>
                <w:shd w:val="clear" w:color="auto" w:fill="auto"/>
                <w:noWrap/>
                <w:vAlign w:val="bottom"/>
                <w:hideMark/>
              </w:tcPr>
            </w:tcPrChange>
          </w:tcPr>
          <w:p w14:paraId="23FBC03D" w14:textId="77777777" w:rsidR="00036D0E" w:rsidRPr="00036D0E" w:rsidRDefault="00036D0E" w:rsidP="00245317">
            <w:pPr>
              <w:spacing w:after="0" w:line="240" w:lineRule="auto"/>
              <w:jc w:val="center"/>
              <w:rPr>
                <w:ins w:id="3030" w:author="David Dayan" w:date="2021-12-03T17:13:00Z"/>
                <w:rFonts w:ascii="Calibri" w:eastAsia="Times New Roman" w:hAnsi="Calibri" w:cs="Times New Roman"/>
                <w:color w:val="000000"/>
                <w:sz w:val="16"/>
                <w:szCs w:val="16"/>
              </w:rPr>
            </w:pPr>
            <w:ins w:id="3031" w:author="David Dayan" w:date="2021-12-03T17:13:00Z">
              <w:r w:rsidRPr="00036D0E">
                <w:rPr>
                  <w:rFonts w:ascii="Calibri" w:eastAsia="Times New Roman" w:hAnsi="Calibri" w:cs="Times New Roman"/>
                  <w:color w:val="000000"/>
                  <w:sz w:val="16"/>
                  <w:szCs w:val="16"/>
                </w:rPr>
                <w:t>7/29/20</w:t>
              </w:r>
            </w:ins>
          </w:p>
        </w:tc>
        <w:tc>
          <w:tcPr>
            <w:tcW w:w="599" w:type="dxa"/>
            <w:tcBorders>
              <w:top w:val="nil"/>
              <w:left w:val="nil"/>
              <w:bottom w:val="nil"/>
              <w:right w:val="nil"/>
            </w:tcBorders>
            <w:shd w:val="clear" w:color="auto" w:fill="auto"/>
            <w:noWrap/>
            <w:vAlign w:val="bottom"/>
            <w:hideMark/>
            <w:tcPrChange w:id="3032" w:author="David Dayan" w:date="2021-12-03T17:18:00Z">
              <w:tcPr>
                <w:tcW w:w="599" w:type="dxa"/>
                <w:tcBorders>
                  <w:top w:val="nil"/>
                  <w:left w:val="nil"/>
                  <w:bottom w:val="nil"/>
                  <w:right w:val="nil"/>
                </w:tcBorders>
                <w:shd w:val="clear" w:color="auto" w:fill="auto"/>
                <w:noWrap/>
                <w:vAlign w:val="bottom"/>
                <w:hideMark/>
              </w:tcPr>
            </w:tcPrChange>
          </w:tcPr>
          <w:p w14:paraId="0C0A9DC9" w14:textId="77777777" w:rsidR="00036D0E" w:rsidRPr="00036D0E" w:rsidRDefault="00036D0E" w:rsidP="00245317">
            <w:pPr>
              <w:spacing w:after="0" w:line="240" w:lineRule="auto"/>
              <w:jc w:val="center"/>
              <w:rPr>
                <w:ins w:id="3033" w:author="David Dayan" w:date="2021-12-03T17:13:00Z"/>
                <w:rFonts w:ascii="Calibri" w:eastAsia="Times New Roman" w:hAnsi="Calibri" w:cs="Times New Roman"/>
                <w:color w:val="000000"/>
                <w:sz w:val="16"/>
                <w:szCs w:val="16"/>
              </w:rPr>
            </w:pPr>
            <w:ins w:id="3034" w:author="David Dayan" w:date="2021-12-03T17:13:00Z">
              <w:r w:rsidRPr="00036D0E">
                <w:rPr>
                  <w:rFonts w:ascii="Calibri" w:eastAsia="Times New Roman" w:hAnsi="Calibri" w:cs="Times New Roman"/>
                  <w:color w:val="000000"/>
                  <w:sz w:val="16"/>
                  <w:szCs w:val="16"/>
                </w:rPr>
                <w:t>211</w:t>
              </w:r>
            </w:ins>
          </w:p>
        </w:tc>
        <w:tc>
          <w:tcPr>
            <w:tcW w:w="1142" w:type="dxa"/>
            <w:tcBorders>
              <w:top w:val="nil"/>
              <w:left w:val="nil"/>
              <w:bottom w:val="nil"/>
              <w:right w:val="nil"/>
            </w:tcBorders>
            <w:shd w:val="clear" w:color="auto" w:fill="auto"/>
            <w:noWrap/>
            <w:vAlign w:val="bottom"/>
            <w:hideMark/>
            <w:tcPrChange w:id="3035" w:author="David Dayan" w:date="2021-12-03T17:18:00Z">
              <w:tcPr>
                <w:tcW w:w="1142" w:type="dxa"/>
                <w:tcBorders>
                  <w:top w:val="nil"/>
                  <w:left w:val="nil"/>
                  <w:bottom w:val="nil"/>
                  <w:right w:val="nil"/>
                </w:tcBorders>
                <w:shd w:val="clear" w:color="auto" w:fill="auto"/>
                <w:noWrap/>
                <w:vAlign w:val="bottom"/>
                <w:hideMark/>
              </w:tcPr>
            </w:tcPrChange>
          </w:tcPr>
          <w:p w14:paraId="0E53CF49" w14:textId="77777777" w:rsidR="00036D0E" w:rsidRPr="00036D0E" w:rsidRDefault="00036D0E" w:rsidP="00245317">
            <w:pPr>
              <w:spacing w:after="0" w:line="240" w:lineRule="auto"/>
              <w:jc w:val="center"/>
              <w:rPr>
                <w:ins w:id="3036" w:author="David Dayan" w:date="2021-12-03T17:13:00Z"/>
                <w:rFonts w:ascii="Calibri" w:eastAsia="Times New Roman" w:hAnsi="Calibri" w:cs="Times New Roman"/>
                <w:color w:val="000000"/>
                <w:sz w:val="16"/>
                <w:szCs w:val="16"/>
              </w:rPr>
            </w:pPr>
            <w:ins w:id="303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038" w:author="David Dayan" w:date="2021-12-03T17:18:00Z">
              <w:tcPr>
                <w:tcW w:w="1440" w:type="dxa"/>
                <w:tcBorders>
                  <w:top w:val="nil"/>
                  <w:left w:val="nil"/>
                  <w:bottom w:val="nil"/>
                  <w:right w:val="nil"/>
                </w:tcBorders>
                <w:shd w:val="clear" w:color="auto" w:fill="auto"/>
                <w:noWrap/>
                <w:vAlign w:val="bottom"/>
                <w:hideMark/>
              </w:tcPr>
            </w:tcPrChange>
          </w:tcPr>
          <w:p w14:paraId="4043DDE4" w14:textId="77777777" w:rsidR="00036D0E" w:rsidRPr="00036D0E" w:rsidRDefault="00036D0E" w:rsidP="00245317">
            <w:pPr>
              <w:spacing w:after="0" w:line="240" w:lineRule="auto"/>
              <w:jc w:val="center"/>
              <w:rPr>
                <w:ins w:id="3039" w:author="David Dayan" w:date="2021-12-03T17:13:00Z"/>
                <w:rFonts w:ascii="Calibri" w:eastAsia="Times New Roman" w:hAnsi="Calibri" w:cs="Times New Roman"/>
                <w:color w:val="000000"/>
                <w:sz w:val="16"/>
                <w:szCs w:val="16"/>
              </w:rPr>
            </w:pPr>
            <w:ins w:id="304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041" w:author="David Dayan" w:date="2021-12-03T17:18:00Z">
              <w:tcPr>
                <w:tcW w:w="1530" w:type="dxa"/>
                <w:tcBorders>
                  <w:top w:val="nil"/>
                  <w:left w:val="nil"/>
                  <w:bottom w:val="nil"/>
                  <w:right w:val="nil"/>
                </w:tcBorders>
                <w:shd w:val="clear" w:color="auto" w:fill="auto"/>
                <w:noWrap/>
                <w:vAlign w:val="bottom"/>
                <w:hideMark/>
              </w:tcPr>
            </w:tcPrChange>
          </w:tcPr>
          <w:p w14:paraId="06A43A6A" w14:textId="77777777" w:rsidR="00036D0E" w:rsidRPr="00036D0E" w:rsidRDefault="00036D0E" w:rsidP="00245317">
            <w:pPr>
              <w:spacing w:after="0" w:line="240" w:lineRule="auto"/>
              <w:jc w:val="center"/>
              <w:rPr>
                <w:ins w:id="3042" w:author="David Dayan" w:date="2021-12-03T17:13:00Z"/>
                <w:rFonts w:ascii="Calibri" w:eastAsia="Times New Roman" w:hAnsi="Calibri" w:cs="Times New Roman"/>
                <w:color w:val="000000"/>
                <w:sz w:val="16"/>
                <w:szCs w:val="16"/>
              </w:rPr>
            </w:pPr>
            <w:ins w:id="304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044" w:author="David Dayan" w:date="2021-12-03T17:18:00Z">
              <w:tcPr>
                <w:tcW w:w="898" w:type="dxa"/>
                <w:tcBorders>
                  <w:top w:val="nil"/>
                  <w:left w:val="nil"/>
                  <w:bottom w:val="nil"/>
                  <w:right w:val="nil"/>
                </w:tcBorders>
                <w:shd w:val="clear" w:color="auto" w:fill="auto"/>
                <w:noWrap/>
                <w:vAlign w:val="bottom"/>
                <w:hideMark/>
              </w:tcPr>
            </w:tcPrChange>
          </w:tcPr>
          <w:p w14:paraId="6561AC07" w14:textId="77777777" w:rsidR="00036D0E" w:rsidRPr="00036D0E" w:rsidRDefault="00036D0E" w:rsidP="00245317">
            <w:pPr>
              <w:spacing w:after="0" w:line="240" w:lineRule="auto"/>
              <w:jc w:val="center"/>
              <w:rPr>
                <w:ins w:id="3045" w:author="David Dayan" w:date="2021-12-03T17:13:00Z"/>
                <w:rFonts w:ascii="Calibri" w:eastAsia="Times New Roman" w:hAnsi="Calibri" w:cs="Times New Roman"/>
                <w:color w:val="000000"/>
                <w:sz w:val="16"/>
                <w:szCs w:val="16"/>
              </w:rPr>
            </w:pPr>
            <w:ins w:id="304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047" w:author="David Dayan" w:date="2021-12-03T17:18:00Z">
              <w:tcPr>
                <w:tcW w:w="902" w:type="dxa"/>
                <w:tcBorders>
                  <w:top w:val="nil"/>
                  <w:left w:val="nil"/>
                  <w:bottom w:val="nil"/>
                  <w:right w:val="nil"/>
                </w:tcBorders>
                <w:shd w:val="clear" w:color="auto" w:fill="auto"/>
                <w:noWrap/>
                <w:vAlign w:val="bottom"/>
                <w:hideMark/>
              </w:tcPr>
            </w:tcPrChange>
          </w:tcPr>
          <w:p w14:paraId="6F11793C" w14:textId="77777777" w:rsidR="00036D0E" w:rsidRPr="00036D0E" w:rsidRDefault="00036D0E" w:rsidP="00245317">
            <w:pPr>
              <w:spacing w:after="0" w:line="240" w:lineRule="auto"/>
              <w:jc w:val="center"/>
              <w:rPr>
                <w:ins w:id="3048" w:author="David Dayan" w:date="2021-12-03T17:13:00Z"/>
                <w:rFonts w:ascii="Calibri" w:eastAsia="Times New Roman" w:hAnsi="Calibri" w:cs="Times New Roman"/>
                <w:color w:val="000000"/>
                <w:sz w:val="16"/>
                <w:szCs w:val="16"/>
              </w:rPr>
            </w:pPr>
            <w:ins w:id="304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050" w:author="David Dayan" w:date="2021-12-03T17:18:00Z">
              <w:tcPr>
                <w:tcW w:w="2160" w:type="dxa"/>
                <w:tcBorders>
                  <w:top w:val="nil"/>
                  <w:left w:val="nil"/>
                  <w:bottom w:val="nil"/>
                  <w:right w:val="nil"/>
                </w:tcBorders>
                <w:shd w:val="clear" w:color="auto" w:fill="auto"/>
                <w:noWrap/>
                <w:vAlign w:val="bottom"/>
                <w:hideMark/>
              </w:tcPr>
            </w:tcPrChange>
          </w:tcPr>
          <w:p w14:paraId="0C64D3D5" w14:textId="77777777" w:rsidR="00036D0E" w:rsidRPr="00036D0E" w:rsidRDefault="00036D0E" w:rsidP="00245317">
            <w:pPr>
              <w:spacing w:after="0" w:line="240" w:lineRule="auto"/>
              <w:jc w:val="center"/>
              <w:rPr>
                <w:ins w:id="3051" w:author="David Dayan" w:date="2021-12-03T17:13:00Z"/>
                <w:rFonts w:ascii="Calibri" w:eastAsia="Times New Roman" w:hAnsi="Calibri" w:cs="Times New Roman"/>
                <w:color w:val="000000"/>
                <w:sz w:val="16"/>
                <w:szCs w:val="16"/>
              </w:rPr>
            </w:pPr>
            <w:ins w:id="305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053" w:author="David Dayan" w:date="2021-12-03T17:18:00Z">
              <w:tcPr>
                <w:tcW w:w="2876" w:type="dxa"/>
                <w:gridSpan w:val="2"/>
                <w:tcBorders>
                  <w:top w:val="nil"/>
                  <w:left w:val="nil"/>
                  <w:bottom w:val="nil"/>
                  <w:right w:val="nil"/>
                </w:tcBorders>
                <w:shd w:val="clear" w:color="auto" w:fill="auto"/>
                <w:noWrap/>
                <w:vAlign w:val="bottom"/>
                <w:hideMark/>
              </w:tcPr>
            </w:tcPrChange>
          </w:tcPr>
          <w:p w14:paraId="131F4E8D" w14:textId="77777777" w:rsidR="00036D0E" w:rsidRPr="00036D0E" w:rsidRDefault="00036D0E" w:rsidP="00245317">
            <w:pPr>
              <w:spacing w:after="0" w:line="240" w:lineRule="auto"/>
              <w:jc w:val="center"/>
              <w:rPr>
                <w:ins w:id="3054" w:author="David Dayan" w:date="2021-12-03T17:13:00Z"/>
                <w:rFonts w:ascii="Calibri" w:eastAsia="Times New Roman" w:hAnsi="Calibri" w:cs="Times New Roman"/>
                <w:color w:val="000000"/>
                <w:sz w:val="16"/>
                <w:szCs w:val="16"/>
              </w:rPr>
            </w:pPr>
            <w:ins w:id="305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056" w:author="David Dayan" w:date="2021-12-03T17:18:00Z">
              <w:tcPr>
                <w:tcW w:w="1426" w:type="dxa"/>
                <w:tcBorders>
                  <w:top w:val="nil"/>
                  <w:left w:val="nil"/>
                  <w:bottom w:val="nil"/>
                  <w:right w:val="nil"/>
                </w:tcBorders>
                <w:shd w:val="clear" w:color="auto" w:fill="auto"/>
                <w:noWrap/>
                <w:vAlign w:val="bottom"/>
                <w:hideMark/>
              </w:tcPr>
            </w:tcPrChange>
          </w:tcPr>
          <w:p w14:paraId="3315253B" w14:textId="77777777" w:rsidR="00036D0E" w:rsidRPr="00036D0E" w:rsidRDefault="00036D0E" w:rsidP="00245317">
            <w:pPr>
              <w:spacing w:after="0" w:line="240" w:lineRule="auto"/>
              <w:jc w:val="center"/>
              <w:rPr>
                <w:ins w:id="3057" w:author="David Dayan" w:date="2021-12-03T17:13:00Z"/>
                <w:rFonts w:ascii="Calibri" w:eastAsia="Times New Roman" w:hAnsi="Calibri" w:cs="Times New Roman"/>
                <w:color w:val="000000"/>
                <w:sz w:val="16"/>
                <w:szCs w:val="16"/>
              </w:rPr>
            </w:pPr>
            <w:ins w:id="3058" w:author="David Dayan" w:date="2021-12-03T17:13:00Z">
              <w:r w:rsidRPr="00036D0E">
                <w:rPr>
                  <w:rFonts w:ascii="Calibri" w:eastAsia="Times New Roman" w:hAnsi="Calibri" w:cs="Times New Roman"/>
                  <w:color w:val="000000"/>
                  <w:sz w:val="16"/>
                  <w:szCs w:val="16"/>
                </w:rPr>
                <w:t>heterozygote</w:t>
              </w:r>
            </w:ins>
          </w:p>
        </w:tc>
      </w:tr>
      <w:tr w:rsidR="00036D0E" w:rsidRPr="00036D0E" w14:paraId="227EE9ED" w14:textId="77777777" w:rsidTr="00245317">
        <w:trPr>
          <w:cantSplit/>
          <w:trHeight w:val="20"/>
          <w:ins w:id="3059" w:author="David Dayan" w:date="2021-12-03T17:13:00Z"/>
          <w:trPrChange w:id="306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061" w:author="David Dayan" w:date="2021-12-03T17:18:00Z">
              <w:tcPr>
                <w:tcW w:w="1563" w:type="dxa"/>
                <w:tcBorders>
                  <w:top w:val="nil"/>
                  <w:left w:val="nil"/>
                  <w:bottom w:val="nil"/>
                  <w:right w:val="nil"/>
                </w:tcBorders>
                <w:shd w:val="clear" w:color="auto" w:fill="auto"/>
                <w:noWrap/>
                <w:vAlign w:val="bottom"/>
                <w:hideMark/>
              </w:tcPr>
            </w:tcPrChange>
          </w:tcPr>
          <w:p w14:paraId="7A720865" w14:textId="77777777" w:rsidR="00036D0E" w:rsidRPr="00036D0E" w:rsidRDefault="00036D0E" w:rsidP="00245317">
            <w:pPr>
              <w:spacing w:after="0" w:line="240" w:lineRule="auto"/>
              <w:jc w:val="center"/>
              <w:rPr>
                <w:ins w:id="3062" w:author="David Dayan" w:date="2021-12-03T17:13:00Z"/>
                <w:rFonts w:ascii="Calibri" w:eastAsia="Times New Roman" w:hAnsi="Calibri" w:cs="Times New Roman"/>
                <w:color w:val="000000"/>
                <w:sz w:val="16"/>
                <w:szCs w:val="16"/>
              </w:rPr>
            </w:pPr>
            <w:ins w:id="3063" w:author="David Dayan" w:date="2021-12-03T17:13:00Z">
              <w:r w:rsidRPr="00036D0E">
                <w:rPr>
                  <w:rFonts w:ascii="Calibri" w:eastAsia="Times New Roman" w:hAnsi="Calibri" w:cs="Times New Roman"/>
                  <w:color w:val="000000"/>
                  <w:sz w:val="16"/>
                  <w:szCs w:val="16"/>
                </w:rPr>
                <w:t>OtsAC20ROGR_0083</w:t>
              </w:r>
            </w:ins>
          </w:p>
        </w:tc>
        <w:tc>
          <w:tcPr>
            <w:tcW w:w="746" w:type="dxa"/>
            <w:tcBorders>
              <w:top w:val="nil"/>
              <w:left w:val="nil"/>
              <w:bottom w:val="nil"/>
              <w:right w:val="nil"/>
            </w:tcBorders>
            <w:shd w:val="clear" w:color="auto" w:fill="auto"/>
            <w:noWrap/>
            <w:vAlign w:val="bottom"/>
            <w:hideMark/>
            <w:tcPrChange w:id="3064" w:author="David Dayan" w:date="2021-12-03T17:18:00Z">
              <w:tcPr>
                <w:tcW w:w="746" w:type="dxa"/>
                <w:tcBorders>
                  <w:top w:val="nil"/>
                  <w:left w:val="nil"/>
                  <w:bottom w:val="nil"/>
                  <w:right w:val="nil"/>
                </w:tcBorders>
                <w:shd w:val="clear" w:color="auto" w:fill="auto"/>
                <w:noWrap/>
                <w:vAlign w:val="bottom"/>
                <w:hideMark/>
              </w:tcPr>
            </w:tcPrChange>
          </w:tcPr>
          <w:p w14:paraId="03B90A4C" w14:textId="77777777" w:rsidR="00036D0E" w:rsidRPr="00036D0E" w:rsidRDefault="00036D0E" w:rsidP="00245317">
            <w:pPr>
              <w:spacing w:after="0" w:line="240" w:lineRule="auto"/>
              <w:jc w:val="center"/>
              <w:rPr>
                <w:ins w:id="3065" w:author="David Dayan" w:date="2021-12-03T17:13:00Z"/>
                <w:rFonts w:ascii="Calibri" w:eastAsia="Times New Roman" w:hAnsi="Calibri" w:cs="Times New Roman"/>
                <w:color w:val="000000"/>
                <w:sz w:val="16"/>
                <w:szCs w:val="16"/>
              </w:rPr>
            </w:pPr>
            <w:ins w:id="3066" w:author="David Dayan" w:date="2021-12-03T17:13:00Z">
              <w:r w:rsidRPr="00036D0E">
                <w:rPr>
                  <w:rFonts w:ascii="Calibri" w:eastAsia="Times New Roman" w:hAnsi="Calibri" w:cs="Times New Roman"/>
                  <w:color w:val="000000"/>
                  <w:sz w:val="16"/>
                  <w:szCs w:val="16"/>
                </w:rPr>
                <w:t>7/31/20</w:t>
              </w:r>
            </w:ins>
          </w:p>
        </w:tc>
        <w:tc>
          <w:tcPr>
            <w:tcW w:w="599" w:type="dxa"/>
            <w:tcBorders>
              <w:top w:val="nil"/>
              <w:left w:val="nil"/>
              <w:bottom w:val="nil"/>
              <w:right w:val="nil"/>
            </w:tcBorders>
            <w:shd w:val="clear" w:color="auto" w:fill="auto"/>
            <w:noWrap/>
            <w:vAlign w:val="bottom"/>
            <w:hideMark/>
            <w:tcPrChange w:id="3067" w:author="David Dayan" w:date="2021-12-03T17:18:00Z">
              <w:tcPr>
                <w:tcW w:w="599" w:type="dxa"/>
                <w:tcBorders>
                  <w:top w:val="nil"/>
                  <w:left w:val="nil"/>
                  <w:bottom w:val="nil"/>
                  <w:right w:val="nil"/>
                </w:tcBorders>
                <w:shd w:val="clear" w:color="auto" w:fill="auto"/>
                <w:noWrap/>
                <w:vAlign w:val="bottom"/>
                <w:hideMark/>
              </w:tcPr>
            </w:tcPrChange>
          </w:tcPr>
          <w:p w14:paraId="6CCCC5F8" w14:textId="77777777" w:rsidR="00036D0E" w:rsidRPr="00036D0E" w:rsidRDefault="00036D0E" w:rsidP="00245317">
            <w:pPr>
              <w:spacing w:after="0" w:line="240" w:lineRule="auto"/>
              <w:jc w:val="center"/>
              <w:rPr>
                <w:ins w:id="3068" w:author="David Dayan" w:date="2021-12-03T17:13:00Z"/>
                <w:rFonts w:ascii="Calibri" w:eastAsia="Times New Roman" w:hAnsi="Calibri" w:cs="Times New Roman"/>
                <w:color w:val="000000"/>
                <w:sz w:val="16"/>
                <w:szCs w:val="16"/>
              </w:rPr>
            </w:pPr>
            <w:ins w:id="3069" w:author="David Dayan" w:date="2021-12-03T17:13:00Z">
              <w:r w:rsidRPr="00036D0E">
                <w:rPr>
                  <w:rFonts w:ascii="Calibri" w:eastAsia="Times New Roman" w:hAnsi="Calibri" w:cs="Times New Roman"/>
                  <w:color w:val="000000"/>
                  <w:sz w:val="16"/>
                  <w:szCs w:val="16"/>
                </w:rPr>
                <w:t>213</w:t>
              </w:r>
            </w:ins>
          </w:p>
        </w:tc>
        <w:tc>
          <w:tcPr>
            <w:tcW w:w="1142" w:type="dxa"/>
            <w:tcBorders>
              <w:top w:val="nil"/>
              <w:left w:val="nil"/>
              <w:bottom w:val="nil"/>
              <w:right w:val="nil"/>
            </w:tcBorders>
            <w:shd w:val="clear" w:color="auto" w:fill="auto"/>
            <w:noWrap/>
            <w:vAlign w:val="bottom"/>
            <w:hideMark/>
            <w:tcPrChange w:id="3070" w:author="David Dayan" w:date="2021-12-03T17:18:00Z">
              <w:tcPr>
                <w:tcW w:w="1142" w:type="dxa"/>
                <w:tcBorders>
                  <w:top w:val="nil"/>
                  <w:left w:val="nil"/>
                  <w:bottom w:val="nil"/>
                  <w:right w:val="nil"/>
                </w:tcBorders>
                <w:shd w:val="clear" w:color="auto" w:fill="auto"/>
                <w:noWrap/>
                <w:vAlign w:val="bottom"/>
                <w:hideMark/>
              </w:tcPr>
            </w:tcPrChange>
          </w:tcPr>
          <w:p w14:paraId="06D3BC6C" w14:textId="77777777" w:rsidR="00036D0E" w:rsidRPr="00036D0E" w:rsidRDefault="00036D0E" w:rsidP="00245317">
            <w:pPr>
              <w:spacing w:after="0" w:line="240" w:lineRule="auto"/>
              <w:jc w:val="center"/>
              <w:rPr>
                <w:ins w:id="3071" w:author="David Dayan" w:date="2021-12-03T17:13:00Z"/>
                <w:rFonts w:ascii="Calibri" w:eastAsia="Times New Roman" w:hAnsi="Calibri" w:cs="Times New Roman"/>
                <w:color w:val="000000"/>
                <w:sz w:val="16"/>
                <w:szCs w:val="16"/>
              </w:rPr>
            </w:pPr>
            <w:ins w:id="307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073" w:author="David Dayan" w:date="2021-12-03T17:18:00Z">
              <w:tcPr>
                <w:tcW w:w="1440" w:type="dxa"/>
                <w:tcBorders>
                  <w:top w:val="nil"/>
                  <w:left w:val="nil"/>
                  <w:bottom w:val="nil"/>
                  <w:right w:val="nil"/>
                </w:tcBorders>
                <w:shd w:val="clear" w:color="auto" w:fill="auto"/>
                <w:noWrap/>
                <w:vAlign w:val="bottom"/>
                <w:hideMark/>
              </w:tcPr>
            </w:tcPrChange>
          </w:tcPr>
          <w:p w14:paraId="03F0427F" w14:textId="77777777" w:rsidR="00036D0E" w:rsidRPr="00036D0E" w:rsidRDefault="00036D0E" w:rsidP="00245317">
            <w:pPr>
              <w:spacing w:after="0" w:line="240" w:lineRule="auto"/>
              <w:jc w:val="center"/>
              <w:rPr>
                <w:ins w:id="3074" w:author="David Dayan" w:date="2021-12-03T17:13:00Z"/>
                <w:rFonts w:ascii="Calibri" w:eastAsia="Times New Roman" w:hAnsi="Calibri" w:cs="Times New Roman"/>
                <w:color w:val="000000"/>
                <w:sz w:val="16"/>
                <w:szCs w:val="16"/>
              </w:rPr>
            </w:pPr>
            <w:ins w:id="307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076" w:author="David Dayan" w:date="2021-12-03T17:18:00Z">
              <w:tcPr>
                <w:tcW w:w="1530" w:type="dxa"/>
                <w:tcBorders>
                  <w:top w:val="nil"/>
                  <w:left w:val="nil"/>
                  <w:bottom w:val="nil"/>
                  <w:right w:val="nil"/>
                </w:tcBorders>
                <w:shd w:val="clear" w:color="auto" w:fill="auto"/>
                <w:noWrap/>
                <w:vAlign w:val="bottom"/>
                <w:hideMark/>
              </w:tcPr>
            </w:tcPrChange>
          </w:tcPr>
          <w:p w14:paraId="3333ABA6" w14:textId="77777777" w:rsidR="00036D0E" w:rsidRPr="00036D0E" w:rsidRDefault="00036D0E" w:rsidP="00245317">
            <w:pPr>
              <w:spacing w:after="0" w:line="240" w:lineRule="auto"/>
              <w:jc w:val="center"/>
              <w:rPr>
                <w:ins w:id="3077" w:author="David Dayan" w:date="2021-12-03T17:13:00Z"/>
                <w:rFonts w:ascii="Calibri" w:eastAsia="Times New Roman" w:hAnsi="Calibri" w:cs="Times New Roman"/>
                <w:color w:val="000000"/>
                <w:sz w:val="16"/>
                <w:szCs w:val="16"/>
              </w:rPr>
            </w:pPr>
            <w:ins w:id="307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079" w:author="David Dayan" w:date="2021-12-03T17:18:00Z">
              <w:tcPr>
                <w:tcW w:w="898" w:type="dxa"/>
                <w:tcBorders>
                  <w:top w:val="nil"/>
                  <w:left w:val="nil"/>
                  <w:bottom w:val="nil"/>
                  <w:right w:val="nil"/>
                </w:tcBorders>
                <w:shd w:val="clear" w:color="auto" w:fill="auto"/>
                <w:noWrap/>
                <w:vAlign w:val="bottom"/>
                <w:hideMark/>
              </w:tcPr>
            </w:tcPrChange>
          </w:tcPr>
          <w:p w14:paraId="604CCAE8" w14:textId="77777777" w:rsidR="00036D0E" w:rsidRPr="00036D0E" w:rsidRDefault="00036D0E" w:rsidP="00245317">
            <w:pPr>
              <w:spacing w:after="0" w:line="240" w:lineRule="auto"/>
              <w:jc w:val="center"/>
              <w:rPr>
                <w:ins w:id="3080" w:author="David Dayan" w:date="2021-12-03T17:13:00Z"/>
                <w:rFonts w:ascii="Calibri" w:eastAsia="Times New Roman" w:hAnsi="Calibri" w:cs="Times New Roman"/>
                <w:color w:val="000000"/>
                <w:sz w:val="16"/>
                <w:szCs w:val="16"/>
              </w:rPr>
            </w:pPr>
            <w:ins w:id="308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082" w:author="David Dayan" w:date="2021-12-03T17:18:00Z">
              <w:tcPr>
                <w:tcW w:w="902" w:type="dxa"/>
                <w:tcBorders>
                  <w:top w:val="nil"/>
                  <w:left w:val="nil"/>
                  <w:bottom w:val="nil"/>
                  <w:right w:val="nil"/>
                </w:tcBorders>
                <w:shd w:val="clear" w:color="auto" w:fill="auto"/>
                <w:noWrap/>
                <w:vAlign w:val="bottom"/>
                <w:hideMark/>
              </w:tcPr>
            </w:tcPrChange>
          </w:tcPr>
          <w:p w14:paraId="7D110AAF" w14:textId="77777777" w:rsidR="00036D0E" w:rsidRPr="00036D0E" w:rsidRDefault="00036D0E" w:rsidP="00245317">
            <w:pPr>
              <w:spacing w:after="0" w:line="240" w:lineRule="auto"/>
              <w:jc w:val="center"/>
              <w:rPr>
                <w:ins w:id="3083" w:author="David Dayan" w:date="2021-12-03T17:13:00Z"/>
                <w:rFonts w:ascii="Calibri" w:eastAsia="Times New Roman" w:hAnsi="Calibri" w:cs="Times New Roman"/>
                <w:color w:val="000000"/>
                <w:sz w:val="16"/>
                <w:szCs w:val="16"/>
              </w:rPr>
            </w:pPr>
            <w:ins w:id="308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085" w:author="David Dayan" w:date="2021-12-03T17:18:00Z">
              <w:tcPr>
                <w:tcW w:w="2160" w:type="dxa"/>
                <w:tcBorders>
                  <w:top w:val="nil"/>
                  <w:left w:val="nil"/>
                  <w:bottom w:val="nil"/>
                  <w:right w:val="nil"/>
                </w:tcBorders>
                <w:shd w:val="clear" w:color="auto" w:fill="auto"/>
                <w:noWrap/>
                <w:vAlign w:val="bottom"/>
                <w:hideMark/>
              </w:tcPr>
            </w:tcPrChange>
          </w:tcPr>
          <w:p w14:paraId="11D3C4B4" w14:textId="77777777" w:rsidR="00036D0E" w:rsidRPr="00036D0E" w:rsidRDefault="00036D0E" w:rsidP="00245317">
            <w:pPr>
              <w:spacing w:after="0" w:line="240" w:lineRule="auto"/>
              <w:jc w:val="center"/>
              <w:rPr>
                <w:ins w:id="3086" w:author="David Dayan" w:date="2021-12-03T17:13:00Z"/>
                <w:rFonts w:ascii="Calibri" w:eastAsia="Times New Roman" w:hAnsi="Calibri" w:cs="Times New Roman"/>
                <w:color w:val="000000"/>
                <w:sz w:val="16"/>
                <w:szCs w:val="16"/>
              </w:rPr>
            </w:pPr>
            <w:ins w:id="308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088" w:author="David Dayan" w:date="2021-12-03T17:18:00Z">
              <w:tcPr>
                <w:tcW w:w="2876" w:type="dxa"/>
                <w:gridSpan w:val="2"/>
                <w:tcBorders>
                  <w:top w:val="nil"/>
                  <w:left w:val="nil"/>
                  <w:bottom w:val="nil"/>
                  <w:right w:val="nil"/>
                </w:tcBorders>
                <w:shd w:val="clear" w:color="auto" w:fill="auto"/>
                <w:noWrap/>
                <w:vAlign w:val="bottom"/>
                <w:hideMark/>
              </w:tcPr>
            </w:tcPrChange>
          </w:tcPr>
          <w:p w14:paraId="042DDAE0" w14:textId="77777777" w:rsidR="00036D0E" w:rsidRPr="00036D0E" w:rsidRDefault="00036D0E" w:rsidP="00245317">
            <w:pPr>
              <w:spacing w:after="0" w:line="240" w:lineRule="auto"/>
              <w:jc w:val="center"/>
              <w:rPr>
                <w:ins w:id="3089" w:author="David Dayan" w:date="2021-12-03T17:13:00Z"/>
                <w:rFonts w:ascii="Calibri" w:eastAsia="Times New Roman" w:hAnsi="Calibri" w:cs="Times New Roman"/>
                <w:color w:val="000000"/>
                <w:sz w:val="16"/>
                <w:szCs w:val="16"/>
              </w:rPr>
            </w:pPr>
            <w:ins w:id="309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091" w:author="David Dayan" w:date="2021-12-03T17:18:00Z">
              <w:tcPr>
                <w:tcW w:w="1426" w:type="dxa"/>
                <w:tcBorders>
                  <w:top w:val="nil"/>
                  <w:left w:val="nil"/>
                  <w:bottom w:val="nil"/>
                  <w:right w:val="nil"/>
                </w:tcBorders>
                <w:shd w:val="clear" w:color="auto" w:fill="auto"/>
                <w:noWrap/>
                <w:vAlign w:val="bottom"/>
                <w:hideMark/>
              </w:tcPr>
            </w:tcPrChange>
          </w:tcPr>
          <w:p w14:paraId="6E3280AA" w14:textId="77777777" w:rsidR="00036D0E" w:rsidRPr="00036D0E" w:rsidRDefault="00036D0E" w:rsidP="00245317">
            <w:pPr>
              <w:spacing w:after="0" w:line="240" w:lineRule="auto"/>
              <w:jc w:val="center"/>
              <w:rPr>
                <w:ins w:id="3092" w:author="David Dayan" w:date="2021-12-03T17:13:00Z"/>
                <w:rFonts w:ascii="Calibri" w:eastAsia="Times New Roman" w:hAnsi="Calibri" w:cs="Times New Roman"/>
                <w:color w:val="000000"/>
                <w:sz w:val="16"/>
                <w:szCs w:val="16"/>
              </w:rPr>
            </w:pPr>
            <w:ins w:id="3093" w:author="David Dayan" w:date="2021-12-03T17:13:00Z">
              <w:r w:rsidRPr="00036D0E">
                <w:rPr>
                  <w:rFonts w:ascii="Calibri" w:eastAsia="Times New Roman" w:hAnsi="Calibri" w:cs="Times New Roman"/>
                  <w:color w:val="000000"/>
                  <w:sz w:val="16"/>
                  <w:szCs w:val="16"/>
                </w:rPr>
                <w:t>heterozygote</w:t>
              </w:r>
            </w:ins>
          </w:p>
        </w:tc>
      </w:tr>
      <w:tr w:rsidR="00036D0E" w:rsidRPr="00036D0E" w14:paraId="4B4F69EE" w14:textId="77777777" w:rsidTr="00245317">
        <w:trPr>
          <w:cantSplit/>
          <w:trHeight w:val="20"/>
          <w:ins w:id="3094" w:author="David Dayan" w:date="2021-12-03T17:13:00Z"/>
          <w:trPrChange w:id="309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096" w:author="David Dayan" w:date="2021-12-03T17:18:00Z">
              <w:tcPr>
                <w:tcW w:w="1563" w:type="dxa"/>
                <w:tcBorders>
                  <w:top w:val="nil"/>
                  <w:left w:val="nil"/>
                  <w:bottom w:val="nil"/>
                  <w:right w:val="nil"/>
                </w:tcBorders>
                <w:shd w:val="clear" w:color="auto" w:fill="auto"/>
                <w:noWrap/>
                <w:vAlign w:val="bottom"/>
                <w:hideMark/>
              </w:tcPr>
            </w:tcPrChange>
          </w:tcPr>
          <w:p w14:paraId="79E0FFC9" w14:textId="77777777" w:rsidR="00036D0E" w:rsidRPr="00036D0E" w:rsidRDefault="00036D0E" w:rsidP="00245317">
            <w:pPr>
              <w:spacing w:after="0" w:line="240" w:lineRule="auto"/>
              <w:jc w:val="center"/>
              <w:rPr>
                <w:ins w:id="3097" w:author="David Dayan" w:date="2021-12-03T17:13:00Z"/>
                <w:rFonts w:ascii="Calibri" w:eastAsia="Times New Roman" w:hAnsi="Calibri" w:cs="Times New Roman"/>
                <w:color w:val="000000"/>
                <w:sz w:val="16"/>
                <w:szCs w:val="16"/>
              </w:rPr>
            </w:pPr>
            <w:ins w:id="3098" w:author="David Dayan" w:date="2021-12-03T17:13:00Z">
              <w:r w:rsidRPr="00036D0E">
                <w:rPr>
                  <w:rFonts w:ascii="Calibri" w:eastAsia="Times New Roman" w:hAnsi="Calibri" w:cs="Times New Roman"/>
                  <w:color w:val="000000"/>
                  <w:sz w:val="16"/>
                  <w:szCs w:val="16"/>
                </w:rPr>
                <w:t>OtsAC20ROGR_0084</w:t>
              </w:r>
            </w:ins>
          </w:p>
        </w:tc>
        <w:tc>
          <w:tcPr>
            <w:tcW w:w="746" w:type="dxa"/>
            <w:tcBorders>
              <w:top w:val="nil"/>
              <w:left w:val="nil"/>
              <w:bottom w:val="nil"/>
              <w:right w:val="nil"/>
            </w:tcBorders>
            <w:shd w:val="clear" w:color="auto" w:fill="auto"/>
            <w:noWrap/>
            <w:vAlign w:val="bottom"/>
            <w:hideMark/>
            <w:tcPrChange w:id="3099" w:author="David Dayan" w:date="2021-12-03T17:18:00Z">
              <w:tcPr>
                <w:tcW w:w="746" w:type="dxa"/>
                <w:tcBorders>
                  <w:top w:val="nil"/>
                  <w:left w:val="nil"/>
                  <w:bottom w:val="nil"/>
                  <w:right w:val="nil"/>
                </w:tcBorders>
                <w:shd w:val="clear" w:color="auto" w:fill="auto"/>
                <w:noWrap/>
                <w:vAlign w:val="bottom"/>
                <w:hideMark/>
              </w:tcPr>
            </w:tcPrChange>
          </w:tcPr>
          <w:p w14:paraId="47C1C84A" w14:textId="77777777" w:rsidR="00036D0E" w:rsidRPr="00036D0E" w:rsidRDefault="00036D0E" w:rsidP="00245317">
            <w:pPr>
              <w:spacing w:after="0" w:line="240" w:lineRule="auto"/>
              <w:jc w:val="center"/>
              <w:rPr>
                <w:ins w:id="3100" w:author="David Dayan" w:date="2021-12-03T17:13:00Z"/>
                <w:rFonts w:ascii="Calibri" w:eastAsia="Times New Roman" w:hAnsi="Calibri" w:cs="Times New Roman"/>
                <w:color w:val="000000"/>
                <w:sz w:val="16"/>
                <w:szCs w:val="16"/>
              </w:rPr>
            </w:pPr>
            <w:ins w:id="3101" w:author="David Dayan" w:date="2021-12-03T17:13:00Z">
              <w:r w:rsidRPr="00036D0E">
                <w:rPr>
                  <w:rFonts w:ascii="Calibri" w:eastAsia="Times New Roman" w:hAnsi="Calibri" w:cs="Times New Roman"/>
                  <w:color w:val="000000"/>
                  <w:sz w:val="16"/>
                  <w:szCs w:val="16"/>
                </w:rPr>
                <w:t>7/31/20</w:t>
              </w:r>
            </w:ins>
          </w:p>
        </w:tc>
        <w:tc>
          <w:tcPr>
            <w:tcW w:w="599" w:type="dxa"/>
            <w:tcBorders>
              <w:top w:val="nil"/>
              <w:left w:val="nil"/>
              <w:bottom w:val="nil"/>
              <w:right w:val="nil"/>
            </w:tcBorders>
            <w:shd w:val="clear" w:color="auto" w:fill="auto"/>
            <w:noWrap/>
            <w:vAlign w:val="bottom"/>
            <w:hideMark/>
            <w:tcPrChange w:id="3102" w:author="David Dayan" w:date="2021-12-03T17:18:00Z">
              <w:tcPr>
                <w:tcW w:w="599" w:type="dxa"/>
                <w:tcBorders>
                  <w:top w:val="nil"/>
                  <w:left w:val="nil"/>
                  <w:bottom w:val="nil"/>
                  <w:right w:val="nil"/>
                </w:tcBorders>
                <w:shd w:val="clear" w:color="auto" w:fill="auto"/>
                <w:noWrap/>
                <w:vAlign w:val="bottom"/>
                <w:hideMark/>
              </w:tcPr>
            </w:tcPrChange>
          </w:tcPr>
          <w:p w14:paraId="702DABE7" w14:textId="77777777" w:rsidR="00036D0E" w:rsidRPr="00036D0E" w:rsidRDefault="00036D0E" w:rsidP="00245317">
            <w:pPr>
              <w:spacing w:after="0" w:line="240" w:lineRule="auto"/>
              <w:jc w:val="center"/>
              <w:rPr>
                <w:ins w:id="3103" w:author="David Dayan" w:date="2021-12-03T17:13:00Z"/>
                <w:rFonts w:ascii="Calibri" w:eastAsia="Times New Roman" w:hAnsi="Calibri" w:cs="Times New Roman"/>
                <w:color w:val="000000"/>
                <w:sz w:val="16"/>
                <w:szCs w:val="16"/>
              </w:rPr>
            </w:pPr>
            <w:ins w:id="3104" w:author="David Dayan" w:date="2021-12-03T17:13:00Z">
              <w:r w:rsidRPr="00036D0E">
                <w:rPr>
                  <w:rFonts w:ascii="Calibri" w:eastAsia="Times New Roman" w:hAnsi="Calibri" w:cs="Times New Roman"/>
                  <w:color w:val="000000"/>
                  <w:sz w:val="16"/>
                  <w:szCs w:val="16"/>
                </w:rPr>
                <w:t>213</w:t>
              </w:r>
            </w:ins>
          </w:p>
        </w:tc>
        <w:tc>
          <w:tcPr>
            <w:tcW w:w="1142" w:type="dxa"/>
            <w:tcBorders>
              <w:top w:val="nil"/>
              <w:left w:val="nil"/>
              <w:bottom w:val="nil"/>
              <w:right w:val="nil"/>
            </w:tcBorders>
            <w:shd w:val="clear" w:color="auto" w:fill="auto"/>
            <w:noWrap/>
            <w:vAlign w:val="bottom"/>
            <w:hideMark/>
            <w:tcPrChange w:id="3105" w:author="David Dayan" w:date="2021-12-03T17:18:00Z">
              <w:tcPr>
                <w:tcW w:w="1142" w:type="dxa"/>
                <w:tcBorders>
                  <w:top w:val="nil"/>
                  <w:left w:val="nil"/>
                  <w:bottom w:val="nil"/>
                  <w:right w:val="nil"/>
                </w:tcBorders>
                <w:shd w:val="clear" w:color="auto" w:fill="auto"/>
                <w:noWrap/>
                <w:vAlign w:val="bottom"/>
                <w:hideMark/>
              </w:tcPr>
            </w:tcPrChange>
          </w:tcPr>
          <w:p w14:paraId="2328A1C6" w14:textId="77777777" w:rsidR="00036D0E" w:rsidRPr="00036D0E" w:rsidRDefault="00036D0E" w:rsidP="00245317">
            <w:pPr>
              <w:spacing w:after="0" w:line="240" w:lineRule="auto"/>
              <w:jc w:val="center"/>
              <w:rPr>
                <w:ins w:id="3106" w:author="David Dayan" w:date="2021-12-03T17:13:00Z"/>
                <w:rFonts w:ascii="Calibri" w:eastAsia="Times New Roman" w:hAnsi="Calibri" w:cs="Times New Roman"/>
                <w:color w:val="000000"/>
                <w:sz w:val="16"/>
                <w:szCs w:val="16"/>
              </w:rPr>
            </w:pPr>
            <w:ins w:id="310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108" w:author="David Dayan" w:date="2021-12-03T17:18:00Z">
              <w:tcPr>
                <w:tcW w:w="1440" w:type="dxa"/>
                <w:tcBorders>
                  <w:top w:val="nil"/>
                  <w:left w:val="nil"/>
                  <w:bottom w:val="nil"/>
                  <w:right w:val="nil"/>
                </w:tcBorders>
                <w:shd w:val="clear" w:color="auto" w:fill="auto"/>
                <w:noWrap/>
                <w:vAlign w:val="bottom"/>
                <w:hideMark/>
              </w:tcPr>
            </w:tcPrChange>
          </w:tcPr>
          <w:p w14:paraId="68D2EF49" w14:textId="77777777" w:rsidR="00036D0E" w:rsidRPr="00036D0E" w:rsidRDefault="00036D0E" w:rsidP="00245317">
            <w:pPr>
              <w:spacing w:after="0" w:line="240" w:lineRule="auto"/>
              <w:jc w:val="center"/>
              <w:rPr>
                <w:ins w:id="3109" w:author="David Dayan" w:date="2021-12-03T17:13:00Z"/>
                <w:rFonts w:ascii="Calibri" w:eastAsia="Times New Roman" w:hAnsi="Calibri" w:cs="Times New Roman"/>
                <w:color w:val="000000"/>
                <w:sz w:val="16"/>
                <w:szCs w:val="16"/>
              </w:rPr>
            </w:pPr>
            <w:ins w:id="311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111" w:author="David Dayan" w:date="2021-12-03T17:18:00Z">
              <w:tcPr>
                <w:tcW w:w="1530" w:type="dxa"/>
                <w:tcBorders>
                  <w:top w:val="nil"/>
                  <w:left w:val="nil"/>
                  <w:bottom w:val="nil"/>
                  <w:right w:val="nil"/>
                </w:tcBorders>
                <w:shd w:val="clear" w:color="auto" w:fill="auto"/>
                <w:noWrap/>
                <w:vAlign w:val="bottom"/>
                <w:hideMark/>
              </w:tcPr>
            </w:tcPrChange>
          </w:tcPr>
          <w:p w14:paraId="7F32B2DC" w14:textId="77777777" w:rsidR="00036D0E" w:rsidRPr="00036D0E" w:rsidRDefault="00036D0E" w:rsidP="00245317">
            <w:pPr>
              <w:spacing w:after="0" w:line="240" w:lineRule="auto"/>
              <w:jc w:val="center"/>
              <w:rPr>
                <w:ins w:id="3112" w:author="David Dayan" w:date="2021-12-03T17:13:00Z"/>
                <w:rFonts w:ascii="Calibri" w:eastAsia="Times New Roman" w:hAnsi="Calibri" w:cs="Times New Roman"/>
                <w:color w:val="000000"/>
                <w:sz w:val="16"/>
                <w:szCs w:val="16"/>
              </w:rPr>
            </w:pPr>
            <w:ins w:id="311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114" w:author="David Dayan" w:date="2021-12-03T17:18:00Z">
              <w:tcPr>
                <w:tcW w:w="898" w:type="dxa"/>
                <w:tcBorders>
                  <w:top w:val="nil"/>
                  <w:left w:val="nil"/>
                  <w:bottom w:val="nil"/>
                  <w:right w:val="nil"/>
                </w:tcBorders>
                <w:shd w:val="clear" w:color="auto" w:fill="auto"/>
                <w:noWrap/>
                <w:vAlign w:val="bottom"/>
                <w:hideMark/>
              </w:tcPr>
            </w:tcPrChange>
          </w:tcPr>
          <w:p w14:paraId="57049EFA" w14:textId="77777777" w:rsidR="00036D0E" w:rsidRPr="00036D0E" w:rsidRDefault="00036D0E" w:rsidP="00245317">
            <w:pPr>
              <w:spacing w:after="0" w:line="240" w:lineRule="auto"/>
              <w:jc w:val="center"/>
              <w:rPr>
                <w:ins w:id="3115" w:author="David Dayan" w:date="2021-12-03T17:13:00Z"/>
                <w:rFonts w:ascii="Calibri" w:eastAsia="Times New Roman" w:hAnsi="Calibri" w:cs="Times New Roman"/>
                <w:color w:val="000000"/>
                <w:sz w:val="16"/>
                <w:szCs w:val="16"/>
              </w:rPr>
            </w:pPr>
            <w:ins w:id="311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117" w:author="David Dayan" w:date="2021-12-03T17:18:00Z">
              <w:tcPr>
                <w:tcW w:w="902" w:type="dxa"/>
                <w:tcBorders>
                  <w:top w:val="nil"/>
                  <w:left w:val="nil"/>
                  <w:bottom w:val="nil"/>
                  <w:right w:val="nil"/>
                </w:tcBorders>
                <w:shd w:val="clear" w:color="auto" w:fill="auto"/>
                <w:noWrap/>
                <w:vAlign w:val="bottom"/>
                <w:hideMark/>
              </w:tcPr>
            </w:tcPrChange>
          </w:tcPr>
          <w:p w14:paraId="6753BCCD" w14:textId="77777777" w:rsidR="00036D0E" w:rsidRPr="00036D0E" w:rsidRDefault="00036D0E" w:rsidP="00245317">
            <w:pPr>
              <w:spacing w:after="0" w:line="240" w:lineRule="auto"/>
              <w:jc w:val="center"/>
              <w:rPr>
                <w:ins w:id="3118" w:author="David Dayan" w:date="2021-12-03T17:13:00Z"/>
                <w:rFonts w:ascii="Calibri" w:eastAsia="Times New Roman" w:hAnsi="Calibri" w:cs="Times New Roman"/>
                <w:color w:val="000000"/>
                <w:sz w:val="16"/>
                <w:szCs w:val="16"/>
              </w:rPr>
            </w:pPr>
            <w:ins w:id="311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120" w:author="David Dayan" w:date="2021-12-03T17:18:00Z">
              <w:tcPr>
                <w:tcW w:w="2160" w:type="dxa"/>
                <w:tcBorders>
                  <w:top w:val="nil"/>
                  <w:left w:val="nil"/>
                  <w:bottom w:val="nil"/>
                  <w:right w:val="nil"/>
                </w:tcBorders>
                <w:shd w:val="clear" w:color="auto" w:fill="auto"/>
                <w:noWrap/>
                <w:vAlign w:val="bottom"/>
                <w:hideMark/>
              </w:tcPr>
            </w:tcPrChange>
          </w:tcPr>
          <w:p w14:paraId="127EF877" w14:textId="77777777" w:rsidR="00036D0E" w:rsidRPr="00036D0E" w:rsidRDefault="00036D0E" w:rsidP="00245317">
            <w:pPr>
              <w:spacing w:after="0" w:line="240" w:lineRule="auto"/>
              <w:jc w:val="center"/>
              <w:rPr>
                <w:ins w:id="3121" w:author="David Dayan" w:date="2021-12-03T17:13:00Z"/>
                <w:rFonts w:ascii="Calibri" w:eastAsia="Times New Roman" w:hAnsi="Calibri" w:cs="Times New Roman"/>
                <w:color w:val="000000"/>
                <w:sz w:val="16"/>
                <w:szCs w:val="16"/>
              </w:rPr>
            </w:pPr>
            <w:ins w:id="312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123" w:author="David Dayan" w:date="2021-12-03T17:18:00Z">
              <w:tcPr>
                <w:tcW w:w="2876" w:type="dxa"/>
                <w:gridSpan w:val="2"/>
                <w:tcBorders>
                  <w:top w:val="nil"/>
                  <w:left w:val="nil"/>
                  <w:bottom w:val="nil"/>
                  <w:right w:val="nil"/>
                </w:tcBorders>
                <w:shd w:val="clear" w:color="auto" w:fill="auto"/>
                <w:noWrap/>
                <w:vAlign w:val="bottom"/>
                <w:hideMark/>
              </w:tcPr>
            </w:tcPrChange>
          </w:tcPr>
          <w:p w14:paraId="2C0EA79A" w14:textId="77777777" w:rsidR="00036D0E" w:rsidRPr="00036D0E" w:rsidRDefault="00036D0E" w:rsidP="00245317">
            <w:pPr>
              <w:spacing w:after="0" w:line="240" w:lineRule="auto"/>
              <w:jc w:val="center"/>
              <w:rPr>
                <w:ins w:id="3124" w:author="David Dayan" w:date="2021-12-03T17:13:00Z"/>
                <w:rFonts w:ascii="Calibri" w:eastAsia="Times New Roman" w:hAnsi="Calibri" w:cs="Times New Roman"/>
                <w:color w:val="000000"/>
                <w:sz w:val="16"/>
                <w:szCs w:val="16"/>
              </w:rPr>
            </w:pPr>
            <w:ins w:id="312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126" w:author="David Dayan" w:date="2021-12-03T17:18:00Z">
              <w:tcPr>
                <w:tcW w:w="1426" w:type="dxa"/>
                <w:tcBorders>
                  <w:top w:val="nil"/>
                  <w:left w:val="nil"/>
                  <w:bottom w:val="nil"/>
                  <w:right w:val="nil"/>
                </w:tcBorders>
                <w:shd w:val="clear" w:color="auto" w:fill="auto"/>
                <w:noWrap/>
                <w:vAlign w:val="bottom"/>
                <w:hideMark/>
              </w:tcPr>
            </w:tcPrChange>
          </w:tcPr>
          <w:p w14:paraId="49408587" w14:textId="77777777" w:rsidR="00036D0E" w:rsidRPr="00036D0E" w:rsidRDefault="00036D0E" w:rsidP="00245317">
            <w:pPr>
              <w:spacing w:after="0" w:line="240" w:lineRule="auto"/>
              <w:jc w:val="center"/>
              <w:rPr>
                <w:ins w:id="3127" w:author="David Dayan" w:date="2021-12-03T17:13:00Z"/>
                <w:rFonts w:ascii="Calibri" w:eastAsia="Times New Roman" w:hAnsi="Calibri" w:cs="Times New Roman"/>
                <w:color w:val="000000"/>
                <w:sz w:val="16"/>
                <w:szCs w:val="16"/>
              </w:rPr>
            </w:pPr>
            <w:ins w:id="3128" w:author="David Dayan" w:date="2021-12-03T17:13:00Z">
              <w:r w:rsidRPr="00036D0E">
                <w:rPr>
                  <w:rFonts w:ascii="Calibri" w:eastAsia="Times New Roman" w:hAnsi="Calibri" w:cs="Times New Roman"/>
                  <w:color w:val="000000"/>
                  <w:sz w:val="16"/>
                  <w:szCs w:val="16"/>
                </w:rPr>
                <w:t>heterozygote</w:t>
              </w:r>
            </w:ins>
          </w:p>
        </w:tc>
      </w:tr>
      <w:tr w:rsidR="00036D0E" w:rsidRPr="00036D0E" w14:paraId="38BB1CF7" w14:textId="77777777" w:rsidTr="00245317">
        <w:trPr>
          <w:cantSplit/>
          <w:trHeight w:val="20"/>
          <w:ins w:id="3129" w:author="David Dayan" w:date="2021-12-03T17:13:00Z"/>
          <w:trPrChange w:id="313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131" w:author="David Dayan" w:date="2021-12-03T17:18:00Z">
              <w:tcPr>
                <w:tcW w:w="1563" w:type="dxa"/>
                <w:tcBorders>
                  <w:top w:val="nil"/>
                  <w:left w:val="nil"/>
                  <w:bottom w:val="nil"/>
                  <w:right w:val="nil"/>
                </w:tcBorders>
                <w:shd w:val="clear" w:color="auto" w:fill="auto"/>
                <w:noWrap/>
                <w:vAlign w:val="bottom"/>
                <w:hideMark/>
              </w:tcPr>
            </w:tcPrChange>
          </w:tcPr>
          <w:p w14:paraId="409F99CA" w14:textId="77777777" w:rsidR="00036D0E" w:rsidRPr="00036D0E" w:rsidRDefault="00036D0E" w:rsidP="00245317">
            <w:pPr>
              <w:spacing w:after="0" w:line="240" w:lineRule="auto"/>
              <w:jc w:val="center"/>
              <w:rPr>
                <w:ins w:id="3132" w:author="David Dayan" w:date="2021-12-03T17:13:00Z"/>
                <w:rFonts w:ascii="Calibri" w:eastAsia="Times New Roman" w:hAnsi="Calibri" w:cs="Times New Roman"/>
                <w:color w:val="000000"/>
                <w:sz w:val="16"/>
                <w:szCs w:val="16"/>
              </w:rPr>
            </w:pPr>
            <w:ins w:id="3133" w:author="David Dayan" w:date="2021-12-03T17:13:00Z">
              <w:r w:rsidRPr="00036D0E">
                <w:rPr>
                  <w:rFonts w:ascii="Calibri" w:eastAsia="Times New Roman" w:hAnsi="Calibri" w:cs="Times New Roman"/>
                  <w:color w:val="000000"/>
                  <w:sz w:val="16"/>
                  <w:szCs w:val="16"/>
                </w:rPr>
                <w:t>OtsAC20ROGR_0085</w:t>
              </w:r>
            </w:ins>
          </w:p>
        </w:tc>
        <w:tc>
          <w:tcPr>
            <w:tcW w:w="746" w:type="dxa"/>
            <w:tcBorders>
              <w:top w:val="nil"/>
              <w:left w:val="nil"/>
              <w:bottom w:val="nil"/>
              <w:right w:val="nil"/>
            </w:tcBorders>
            <w:shd w:val="clear" w:color="auto" w:fill="auto"/>
            <w:noWrap/>
            <w:vAlign w:val="bottom"/>
            <w:hideMark/>
            <w:tcPrChange w:id="3134" w:author="David Dayan" w:date="2021-12-03T17:18:00Z">
              <w:tcPr>
                <w:tcW w:w="746" w:type="dxa"/>
                <w:tcBorders>
                  <w:top w:val="nil"/>
                  <w:left w:val="nil"/>
                  <w:bottom w:val="nil"/>
                  <w:right w:val="nil"/>
                </w:tcBorders>
                <w:shd w:val="clear" w:color="auto" w:fill="auto"/>
                <w:noWrap/>
                <w:vAlign w:val="bottom"/>
                <w:hideMark/>
              </w:tcPr>
            </w:tcPrChange>
          </w:tcPr>
          <w:p w14:paraId="45DBBB6A" w14:textId="77777777" w:rsidR="00036D0E" w:rsidRPr="00036D0E" w:rsidRDefault="00036D0E" w:rsidP="00245317">
            <w:pPr>
              <w:spacing w:after="0" w:line="240" w:lineRule="auto"/>
              <w:jc w:val="center"/>
              <w:rPr>
                <w:ins w:id="3135" w:author="David Dayan" w:date="2021-12-03T17:13:00Z"/>
                <w:rFonts w:ascii="Calibri" w:eastAsia="Times New Roman" w:hAnsi="Calibri" w:cs="Times New Roman"/>
                <w:color w:val="000000"/>
                <w:sz w:val="16"/>
                <w:szCs w:val="16"/>
              </w:rPr>
            </w:pPr>
            <w:ins w:id="3136" w:author="David Dayan" w:date="2021-12-03T17:13:00Z">
              <w:r w:rsidRPr="00036D0E">
                <w:rPr>
                  <w:rFonts w:ascii="Calibri" w:eastAsia="Times New Roman" w:hAnsi="Calibri" w:cs="Times New Roman"/>
                  <w:color w:val="000000"/>
                  <w:sz w:val="16"/>
                  <w:szCs w:val="16"/>
                </w:rPr>
                <w:t>8/7/20</w:t>
              </w:r>
            </w:ins>
          </w:p>
        </w:tc>
        <w:tc>
          <w:tcPr>
            <w:tcW w:w="599" w:type="dxa"/>
            <w:tcBorders>
              <w:top w:val="nil"/>
              <w:left w:val="nil"/>
              <w:bottom w:val="nil"/>
              <w:right w:val="nil"/>
            </w:tcBorders>
            <w:shd w:val="clear" w:color="auto" w:fill="auto"/>
            <w:noWrap/>
            <w:vAlign w:val="bottom"/>
            <w:hideMark/>
            <w:tcPrChange w:id="3137" w:author="David Dayan" w:date="2021-12-03T17:18:00Z">
              <w:tcPr>
                <w:tcW w:w="599" w:type="dxa"/>
                <w:tcBorders>
                  <w:top w:val="nil"/>
                  <w:left w:val="nil"/>
                  <w:bottom w:val="nil"/>
                  <w:right w:val="nil"/>
                </w:tcBorders>
                <w:shd w:val="clear" w:color="auto" w:fill="auto"/>
                <w:noWrap/>
                <w:vAlign w:val="bottom"/>
                <w:hideMark/>
              </w:tcPr>
            </w:tcPrChange>
          </w:tcPr>
          <w:p w14:paraId="19B1B3F7" w14:textId="77777777" w:rsidR="00036D0E" w:rsidRPr="00036D0E" w:rsidRDefault="00036D0E" w:rsidP="00245317">
            <w:pPr>
              <w:spacing w:after="0" w:line="240" w:lineRule="auto"/>
              <w:jc w:val="center"/>
              <w:rPr>
                <w:ins w:id="3138" w:author="David Dayan" w:date="2021-12-03T17:13:00Z"/>
                <w:rFonts w:ascii="Calibri" w:eastAsia="Times New Roman" w:hAnsi="Calibri" w:cs="Times New Roman"/>
                <w:color w:val="000000"/>
                <w:sz w:val="16"/>
                <w:szCs w:val="16"/>
              </w:rPr>
            </w:pPr>
            <w:ins w:id="3139" w:author="David Dayan" w:date="2021-12-03T17:13:00Z">
              <w:r w:rsidRPr="00036D0E">
                <w:rPr>
                  <w:rFonts w:ascii="Calibri" w:eastAsia="Times New Roman" w:hAnsi="Calibri" w:cs="Times New Roman"/>
                  <w:color w:val="000000"/>
                  <w:sz w:val="16"/>
                  <w:szCs w:val="16"/>
                </w:rPr>
                <w:t>220</w:t>
              </w:r>
            </w:ins>
          </w:p>
        </w:tc>
        <w:tc>
          <w:tcPr>
            <w:tcW w:w="1142" w:type="dxa"/>
            <w:tcBorders>
              <w:top w:val="nil"/>
              <w:left w:val="nil"/>
              <w:bottom w:val="nil"/>
              <w:right w:val="nil"/>
            </w:tcBorders>
            <w:shd w:val="clear" w:color="auto" w:fill="auto"/>
            <w:noWrap/>
            <w:vAlign w:val="bottom"/>
            <w:hideMark/>
            <w:tcPrChange w:id="3140" w:author="David Dayan" w:date="2021-12-03T17:18:00Z">
              <w:tcPr>
                <w:tcW w:w="1142" w:type="dxa"/>
                <w:tcBorders>
                  <w:top w:val="nil"/>
                  <w:left w:val="nil"/>
                  <w:bottom w:val="nil"/>
                  <w:right w:val="nil"/>
                </w:tcBorders>
                <w:shd w:val="clear" w:color="auto" w:fill="auto"/>
                <w:noWrap/>
                <w:vAlign w:val="bottom"/>
                <w:hideMark/>
              </w:tcPr>
            </w:tcPrChange>
          </w:tcPr>
          <w:p w14:paraId="5151D821" w14:textId="77777777" w:rsidR="00036D0E" w:rsidRPr="00036D0E" w:rsidRDefault="00036D0E" w:rsidP="00245317">
            <w:pPr>
              <w:spacing w:after="0" w:line="240" w:lineRule="auto"/>
              <w:jc w:val="center"/>
              <w:rPr>
                <w:ins w:id="3141" w:author="David Dayan" w:date="2021-12-03T17:13:00Z"/>
                <w:rFonts w:ascii="Calibri" w:eastAsia="Times New Roman" w:hAnsi="Calibri" w:cs="Times New Roman"/>
                <w:color w:val="000000"/>
                <w:sz w:val="16"/>
                <w:szCs w:val="16"/>
              </w:rPr>
            </w:pPr>
            <w:ins w:id="314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143" w:author="David Dayan" w:date="2021-12-03T17:18:00Z">
              <w:tcPr>
                <w:tcW w:w="1440" w:type="dxa"/>
                <w:tcBorders>
                  <w:top w:val="nil"/>
                  <w:left w:val="nil"/>
                  <w:bottom w:val="nil"/>
                  <w:right w:val="nil"/>
                </w:tcBorders>
                <w:shd w:val="clear" w:color="auto" w:fill="auto"/>
                <w:noWrap/>
                <w:vAlign w:val="bottom"/>
                <w:hideMark/>
              </w:tcPr>
            </w:tcPrChange>
          </w:tcPr>
          <w:p w14:paraId="4BDD5C2E" w14:textId="77777777" w:rsidR="00036D0E" w:rsidRPr="00036D0E" w:rsidRDefault="00036D0E" w:rsidP="00245317">
            <w:pPr>
              <w:spacing w:after="0" w:line="240" w:lineRule="auto"/>
              <w:jc w:val="center"/>
              <w:rPr>
                <w:ins w:id="3144" w:author="David Dayan" w:date="2021-12-03T17:13:00Z"/>
                <w:rFonts w:ascii="Calibri" w:eastAsia="Times New Roman" w:hAnsi="Calibri" w:cs="Times New Roman"/>
                <w:color w:val="000000"/>
                <w:sz w:val="16"/>
                <w:szCs w:val="16"/>
              </w:rPr>
            </w:pPr>
            <w:ins w:id="314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146" w:author="David Dayan" w:date="2021-12-03T17:18:00Z">
              <w:tcPr>
                <w:tcW w:w="1530" w:type="dxa"/>
                <w:tcBorders>
                  <w:top w:val="nil"/>
                  <w:left w:val="nil"/>
                  <w:bottom w:val="nil"/>
                  <w:right w:val="nil"/>
                </w:tcBorders>
                <w:shd w:val="clear" w:color="auto" w:fill="auto"/>
                <w:noWrap/>
                <w:vAlign w:val="bottom"/>
                <w:hideMark/>
              </w:tcPr>
            </w:tcPrChange>
          </w:tcPr>
          <w:p w14:paraId="062623A9" w14:textId="77777777" w:rsidR="00036D0E" w:rsidRPr="00036D0E" w:rsidRDefault="00036D0E" w:rsidP="00245317">
            <w:pPr>
              <w:spacing w:after="0" w:line="240" w:lineRule="auto"/>
              <w:jc w:val="center"/>
              <w:rPr>
                <w:ins w:id="3147" w:author="David Dayan" w:date="2021-12-03T17:13:00Z"/>
                <w:rFonts w:ascii="Calibri" w:eastAsia="Times New Roman" w:hAnsi="Calibri" w:cs="Times New Roman"/>
                <w:color w:val="000000"/>
                <w:sz w:val="16"/>
                <w:szCs w:val="16"/>
              </w:rPr>
            </w:pPr>
            <w:ins w:id="314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149" w:author="David Dayan" w:date="2021-12-03T17:18:00Z">
              <w:tcPr>
                <w:tcW w:w="898" w:type="dxa"/>
                <w:tcBorders>
                  <w:top w:val="nil"/>
                  <w:left w:val="nil"/>
                  <w:bottom w:val="nil"/>
                  <w:right w:val="nil"/>
                </w:tcBorders>
                <w:shd w:val="clear" w:color="auto" w:fill="auto"/>
                <w:noWrap/>
                <w:vAlign w:val="bottom"/>
                <w:hideMark/>
              </w:tcPr>
            </w:tcPrChange>
          </w:tcPr>
          <w:p w14:paraId="0032C0CC" w14:textId="77777777" w:rsidR="00036D0E" w:rsidRPr="00036D0E" w:rsidRDefault="00036D0E" w:rsidP="00245317">
            <w:pPr>
              <w:spacing w:after="0" w:line="240" w:lineRule="auto"/>
              <w:jc w:val="center"/>
              <w:rPr>
                <w:ins w:id="3150" w:author="David Dayan" w:date="2021-12-03T17:13:00Z"/>
                <w:rFonts w:ascii="Calibri" w:eastAsia="Times New Roman" w:hAnsi="Calibri" w:cs="Times New Roman"/>
                <w:color w:val="000000"/>
                <w:sz w:val="16"/>
                <w:szCs w:val="16"/>
              </w:rPr>
            </w:pPr>
            <w:ins w:id="315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152" w:author="David Dayan" w:date="2021-12-03T17:18:00Z">
              <w:tcPr>
                <w:tcW w:w="902" w:type="dxa"/>
                <w:tcBorders>
                  <w:top w:val="nil"/>
                  <w:left w:val="nil"/>
                  <w:bottom w:val="nil"/>
                  <w:right w:val="nil"/>
                </w:tcBorders>
                <w:shd w:val="clear" w:color="auto" w:fill="auto"/>
                <w:noWrap/>
                <w:vAlign w:val="bottom"/>
                <w:hideMark/>
              </w:tcPr>
            </w:tcPrChange>
          </w:tcPr>
          <w:p w14:paraId="361B00A4" w14:textId="77777777" w:rsidR="00036D0E" w:rsidRPr="00036D0E" w:rsidRDefault="00036D0E" w:rsidP="00245317">
            <w:pPr>
              <w:spacing w:after="0" w:line="240" w:lineRule="auto"/>
              <w:jc w:val="center"/>
              <w:rPr>
                <w:ins w:id="3153" w:author="David Dayan" w:date="2021-12-03T17:13:00Z"/>
                <w:rFonts w:ascii="Calibri" w:eastAsia="Times New Roman" w:hAnsi="Calibri" w:cs="Times New Roman"/>
                <w:color w:val="000000"/>
                <w:sz w:val="16"/>
                <w:szCs w:val="16"/>
              </w:rPr>
            </w:pPr>
            <w:ins w:id="315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155" w:author="David Dayan" w:date="2021-12-03T17:18:00Z">
              <w:tcPr>
                <w:tcW w:w="2160" w:type="dxa"/>
                <w:tcBorders>
                  <w:top w:val="nil"/>
                  <w:left w:val="nil"/>
                  <w:bottom w:val="nil"/>
                  <w:right w:val="nil"/>
                </w:tcBorders>
                <w:shd w:val="clear" w:color="auto" w:fill="auto"/>
                <w:noWrap/>
                <w:vAlign w:val="bottom"/>
                <w:hideMark/>
              </w:tcPr>
            </w:tcPrChange>
          </w:tcPr>
          <w:p w14:paraId="44F465B3" w14:textId="77777777" w:rsidR="00036D0E" w:rsidRPr="00036D0E" w:rsidRDefault="00036D0E" w:rsidP="00245317">
            <w:pPr>
              <w:spacing w:after="0" w:line="240" w:lineRule="auto"/>
              <w:jc w:val="center"/>
              <w:rPr>
                <w:ins w:id="3156" w:author="David Dayan" w:date="2021-12-03T17:13:00Z"/>
                <w:rFonts w:ascii="Calibri" w:eastAsia="Times New Roman" w:hAnsi="Calibri" w:cs="Times New Roman"/>
                <w:color w:val="000000"/>
                <w:sz w:val="16"/>
                <w:szCs w:val="16"/>
              </w:rPr>
            </w:pPr>
            <w:ins w:id="315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158" w:author="David Dayan" w:date="2021-12-03T17:18:00Z">
              <w:tcPr>
                <w:tcW w:w="2876" w:type="dxa"/>
                <w:gridSpan w:val="2"/>
                <w:tcBorders>
                  <w:top w:val="nil"/>
                  <w:left w:val="nil"/>
                  <w:bottom w:val="nil"/>
                  <w:right w:val="nil"/>
                </w:tcBorders>
                <w:shd w:val="clear" w:color="auto" w:fill="auto"/>
                <w:noWrap/>
                <w:vAlign w:val="bottom"/>
                <w:hideMark/>
              </w:tcPr>
            </w:tcPrChange>
          </w:tcPr>
          <w:p w14:paraId="6EEE6F3F" w14:textId="77777777" w:rsidR="00036D0E" w:rsidRPr="00036D0E" w:rsidRDefault="00036D0E" w:rsidP="00245317">
            <w:pPr>
              <w:spacing w:after="0" w:line="240" w:lineRule="auto"/>
              <w:jc w:val="center"/>
              <w:rPr>
                <w:ins w:id="3159" w:author="David Dayan" w:date="2021-12-03T17:13:00Z"/>
                <w:rFonts w:ascii="Calibri" w:eastAsia="Times New Roman" w:hAnsi="Calibri" w:cs="Times New Roman"/>
                <w:color w:val="000000"/>
                <w:sz w:val="16"/>
                <w:szCs w:val="16"/>
              </w:rPr>
            </w:pPr>
            <w:ins w:id="316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161" w:author="David Dayan" w:date="2021-12-03T17:18:00Z">
              <w:tcPr>
                <w:tcW w:w="1426" w:type="dxa"/>
                <w:tcBorders>
                  <w:top w:val="nil"/>
                  <w:left w:val="nil"/>
                  <w:bottom w:val="nil"/>
                  <w:right w:val="nil"/>
                </w:tcBorders>
                <w:shd w:val="clear" w:color="auto" w:fill="auto"/>
                <w:noWrap/>
                <w:vAlign w:val="bottom"/>
                <w:hideMark/>
              </w:tcPr>
            </w:tcPrChange>
          </w:tcPr>
          <w:p w14:paraId="4C2EC151" w14:textId="77777777" w:rsidR="00036D0E" w:rsidRPr="00036D0E" w:rsidRDefault="00036D0E" w:rsidP="00245317">
            <w:pPr>
              <w:spacing w:after="0" w:line="240" w:lineRule="auto"/>
              <w:jc w:val="center"/>
              <w:rPr>
                <w:ins w:id="3162" w:author="David Dayan" w:date="2021-12-03T17:13:00Z"/>
                <w:rFonts w:ascii="Calibri" w:eastAsia="Times New Roman" w:hAnsi="Calibri" w:cs="Times New Roman"/>
                <w:color w:val="000000"/>
                <w:sz w:val="16"/>
                <w:szCs w:val="16"/>
              </w:rPr>
            </w:pPr>
            <w:ins w:id="3163" w:author="David Dayan" w:date="2021-12-03T17:13:00Z">
              <w:r w:rsidRPr="00036D0E">
                <w:rPr>
                  <w:rFonts w:ascii="Calibri" w:eastAsia="Times New Roman" w:hAnsi="Calibri" w:cs="Times New Roman"/>
                  <w:color w:val="000000"/>
                  <w:sz w:val="16"/>
                  <w:szCs w:val="16"/>
                </w:rPr>
                <w:t>heterozygote</w:t>
              </w:r>
            </w:ins>
          </w:p>
        </w:tc>
      </w:tr>
      <w:tr w:rsidR="00036D0E" w:rsidRPr="00036D0E" w14:paraId="44E03458" w14:textId="77777777" w:rsidTr="00245317">
        <w:trPr>
          <w:cantSplit/>
          <w:trHeight w:val="20"/>
          <w:ins w:id="3164" w:author="David Dayan" w:date="2021-12-03T17:13:00Z"/>
          <w:trPrChange w:id="316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166" w:author="David Dayan" w:date="2021-12-03T17:18:00Z">
              <w:tcPr>
                <w:tcW w:w="1563" w:type="dxa"/>
                <w:tcBorders>
                  <w:top w:val="nil"/>
                  <w:left w:val="nil"/>
                  <w:bottom w:val="nil"/>
                  <w:right w:val="nil"/>
                </w:tcBorders>
                <w:shd w:val="clear" w:color="auto" w:fill="auto"/>
                <w:noWrap/>
                <w:vAlign w:val="bottom"/>
                <w:hideMark/>
              </w:tcPr>
            </w:tcPrChange>
          </w:tcPr>
          <w:p w14:paraId="7D52EFB7" w14:textId="77777777" w:rsidR="00036D0E" w:rsidRPr="00036D0E" w:rsidRDefault="00036D0E" w:rsidP="00245317">
            <w:pPr>
              <w:spacing w:after="0" w:line="240" w:lineRule="auto"/>
              <w:jc w:val="center"/>
              <w:rPr>
                <w:ins w:id="3167" w:author="David Dayan" w:date="2021-12-03T17:13:00Z"/>
                <w:rFonts w:ascii="Calibri" w:eastAsia="Times New Roman" w:hAnsi="Calibri" w:cs="Times New Roman"/>
                <w:color w:val="000000"/>
                <w:sz w:val="16"/>
                <w:szCs w:val="16"/>
              </w:rPr>
            </w:pPr>
            <w:ins w:id="3168" w:author="David Dayan" w:date="2021-12-03T17:13:00Z">
              <w:r w:rsidRPr="00036D0E">
                <w:rPr>
                  <w:rFonts w:ascii="Calibri" w:eastAsia="Times New Roman" w:hAnsi="Calibri" w:cs="Times New Roman"/>
                  <w:color w:val="000000"/>
                  <w:sz w:val="16"/>
                  <w:szCs w:val="16"/>
                </w:rPr>
                <w:t>OtsAC20ROGR_0086</w:t>
              </w:r>
            </w:ins>
          </w:p>
        </w:tc>
        <w:tc>
          <w:tcPr>
            <w:tcW w:w="746" w:type="dxa"/>
            <w:tcBorders>
              <w:top w:val="nil"/>
              <w:left w:val="nil"/>
              <w:bottom w:val="nil"/>
              <w:right w:val="nil"/>
            </w:tcBorders>
            <w:shd w:val="clear" w:color="auto" w:fill="auto"/>
            <w:noWrap/>
            <w:vAlign w:val="bottom"/>
            <w:hideMark/>
            <w:tcPrChange w:id="3169" w:author="David Dayan" w:date="2021-12-03T17:18:00Z">
              <w:tcPr>
                <w:tcW w:w="746" w:type="dxa"/>
                <w:tcBorders>
                  <w:top w:val="nil"/>
                  <w:left w:val="nil"/>
                  <w:bottom w:val="nil"/>
                  <w:right w:val="nil"/>
                </w:tcBorders>
                <w:shd w:val="clear" w:color="auto" w:fill="auto"/>
                <w:noWrap/>
                <w:vAlign w:val="bottom"/>
                <w:hideMark/>
              </w:tcPr>
            </w:tcPrChange>
          </w:tcPr>
          <w:p w14:paraId="71C34453" w14:textId="77777777" w:rsidR="00036D0E" w:rsidRPr="00036D0E" w:rsidRDefault="00036D0E" w:rsidP="00245317">
            <w:pPr>
              <w:spacing w:after="0" w:line="240" w:lineRule="auto"/>
              <w:jc w:val="center"/>
              <w:rPr>
                <w:ins w:id="3170" w:author="David Dayan" w:date="2021-12-03T17:13:00Z"/>
                <w:rFonts w:ascii="Calibri" w:eastAsia="Times New Roman" w:hAnsi="Calibri" w:cs="Times New Roman"/>
                <w:color w:val="000000"/>
                <w:sz w:val="16"/>
                <w:szCs w:val="16"/>
              </w:rPr>
            </w:pPr>
            <w:ins w:id="3171" w:author="David Dayan" w:date="2021-12-03T17:13:00Z">
              <w:r w:rsidRPr="00036D0E">
                <w:rPr>
                  <w:rFonts w:ascii="Calibri" w:eastAsia="Times New Roman" w:hAnsi="Calibri" w:cs="Times New Roman"/>
                  <w:color w:val="000000"/>
                  <w:sz w:val="16"/>
                  <w:szCs w:val="16"/>
                </w:rPr>
                <w:t>8/12/20</w:t>
              </w:r>
            </w:ins>
          </w:p>
        </w:tc>
        <w:tc>
          <w:tcPr>
            <w:tcW w:w="599" w:type="dxa"/>
            <w:tcBorders>
              <w:top w:val="nil"/>
              <w:left w:val="nil"/>
              <w:bottom w:val="nil"/>
              <w:right w:val="nil"/>
            </w:tcBorders>
            <w:shd w:val="clear" w:color="auto" w:fill="auto"/>
            <w:noWrap/>
            <w:vAlign w:val="bottom"/>
            <w:hideMark/>
            <w:tcPrChange w:id="3172" w:author="David Dayan" w:date="2021-12-03T17:18:00Z">
              <w:tcPr>
                <w:tcW w:w="599" w:type="dxa"/>
                <w:tcBorders>
                  <w:top w:val="nil"/>
                  <w:left w:val="nil"/>
                  <w:bottom w:val="nil"/>
                  <w:right w:val="nil"/>
                </w:tcBorders>
                <w:shd w:val="clear" w:color="auto" w:fill="auto"/>
                <w:noWrap/>
                <w:vAlign w:val="bottom"/>
                <w:hideMark/>
              </w:tcPr>
            </w:tcPrChange>
          </w:tcPr>
          <w:p w14:paraId="6B21264D" w14:textId="77777777" w:rsidR="00036D0E" w:rsidRPr="00036D0E" w:rsidRDefault="00036D0E" w:rsidP="00245317">
            <w:pPr>
              <w:spacing w:after="0" w:line="240" w:lineRule="auto"/>
              <w:jc w:val="center"/>
              <w:rPr>
                <w:ins w:id="3173" w:author="David Dayan" w:date="2021-12-03T17:13:00Z"/>
                <w:rFonts w:ascii="Calibri" w:eastAsia="Times New Roman" w:hAnsi="Calibri" w:cs="Times New Roman"/>
                <w:color w:val="000000"/>
                <w:sz w:val="16"/>
                <w:szCs w:val="16"/>
              </w:rPr>
            </w:pPr>
            <w:ins w:id="3174" w:author="David Dayan" w:date="2021-12-03T17:13:00Z">
              <w:r w:rsidRPr="00036D0E">
                <w:rPr>
                  <w:rFonts w:ascii="Calibri" w:eastAsia="Times New Roman" w:hAnsi="Calibri" w:cs="Times New Roman"/>
                  <w:color w:val="000000"/>
                  <w:sz w:val="16"/>
                  <w:szCs w:val="16"/>
                </w:rPr>
                <w:t>225</w:t>
              </w:r>
            </w:ins>
          </w:p>
        </w:tc>
        <w:tc>
          <w:tcPr>
            <w:tcW w:w="1142" w:type="dxa"/>
            <w:tcBorders>
              <w:top w:val="nil"/>
              <w:left w:val="nil"/>
              <w:bottom w:val="nil"/>
              <w:right w:val="nil"/>
            </w:tcBorders>
            <w:shd w:val="clear" w:color="auto" w:fill="auto"/>
            <w:noWrap/>
            <w:vAlign w:val="bottom"/>
            <w:hideMark/>
            <w:tcPrChange w:id="3175" w:author="David Dayan" w:date="2021-12-03T17:18:00Z">
              <w:tcPr>
                <w:tcW w:w="1142" w:type="dxa"/>
                <w:tcBorders>
                  <w:top w:val="nil"/>
                  <w:left w:val="nil"/>
                  <w:bottom w:val="nil"/>
                  <w:right w:val="nil"/>
                </w:tcBorders>
                <w:shd w:val="clear" w:color="auto" w:fill="auto"/>
                <w:noWrap/>
                <w:vAlign w:val="bottom"/>
                <w:hideMark/>
              </w:tcPr>
            </w:tcPrChange>
          </w:tcPr>
          <w:p w14:paraId="71C74571" w14:textId="77777777" w:rsidR="00036D0E" w:rsidRPr="00036D0E" w:rsidRDefault="00036D0E" w:rsidP="00245317">
            <w:pPr>
              <w:spacing w:after="0" w:line="240" w:lineRule="auto"/>
              <w:jc w:val="center"/>
              <w:rPr>
                <w:ins w:id="3176" w:author="David Dayan" w:date="2021-12-03T17:13:00Z"/>
                <w:rFonts w:ascii="Calibri" w:eastAsia="Times New Roman" w:hAnsi="Calibri" w:cs="Times New Roman"/>
                <w:color w:val="000000"/>
                <w:sz w:val="16"/>
                <w:szCs w:val="16"/>
              </w:rPr>
            </w:pPr>
            <w:ins w:id="317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178" w:author="David Dayan" w:date="2021-12-03T17:18:00Z">
              <w:tcPr>
                <w:tcW w:w="1440" w:type="dxa"/>
                <w:tcBorders>
                  <w:top w:val="nil"/>
                  <w:left w:val="nil"/>
                  <w:bottom w:val="nil"/>
                  <w:right w:val="nil"/>
                </w:tcBorders>
                <w:shd w:val="clear" w:color="auto" w:fill="auto"/>
                <w:noWrap/>
                <w:vAlign w:val="bottom"/>
                <w:hideMark/>
              </w:tcPr>
            </w:tcPrChange>
          </w:tcPr>
          <w:p w14:paraId="04BFE86E" w14:textId="77777777" w:rsidR="00036D0E" w:rsidRPr="00036D0E" w:rsidRDefault="00036D0E" w:rsidP="00245317">
            <w:pPr>
              <w:spacing w:after="0" w:line="240" w:lineRule="auto"/>
              <w:jc w:val="center"/>
              <w:rPr>
                <w:ins w:id="3179" w:author="David Dayan" w:date="2021-12-03T17:13:00Z"/>
                <w:rFonts w:ascii="Calibri" w:eastAsia="Times New Roman" w:hAnsi="Calibri" w:cs="Times New Roman"/>
                <w:color w:val="000000"/>
                <w:sz w:val="16"/>
                <w:szCs w:val="16"/>
              </w:rPr>
            </w:pPr>
            <w:ins w:id="318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181" w:author="David Dayan" w:date="2021-12-03T17:18:00Z">
              <w:tcPr>
                <w:tcW w:w="1530" w:type="dxa"/>
                <w:tcBorders>
                  <w:top w:val="nil"/>
                  <w:left w:val="nil"/>
                  <w:bottom w:val="nil"/>
                  <w:right w:val="nil"/>
                </w:tcBorders>
                <w:shd w:val="clear" w:color="auto" w:fill="auto"/>
                <w:noWrap/>
                <w:vAlign w:val="bottom"/>
                <w:hideMark/>
              </w:tcPr>
            </w:tcPrChange>
          </w:tcPr>
          <w:p w14:paraId="5144787C" w14:textId="77777777" w:rsidR="00036D0E" w:rsidRPr="00036D0E" w:rsidRDefault="00036D0E" w:rsidP="00245317">
            <w:pPr>
              <w:spacing w:after="0" w:line="240" w:lineRule="auto"/>
              <w:jc w:val="center"/>
              <w:rPr>
                <w:ins w:id="3182" w:author="David Dayan" w:date="2021-12-03T17:13:00Z"/>
                <w:rFonts w:ascii="Calibri" w:eastAsia="Times New Roman" w:hAnsi="Calibri" w:cs="Times New Roman"/>
                <w:color w:val="000000"/>
                <w:sz w:val="16"/>
                <w:szCs w:val="16"/>
              </w:rPr>
            </w:pPr>
            <w:ins w:id="318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184" w:author="David Dayan" w:date="2021-12-03T17:18:00Z">
              <w:tcPr>
                <w:tcW w:w="898" w:type="dxa"/>
                <w:tcBorders>
                  <w:top w:val="nil"/>
                  <w:left w:val="nil"/>
                  <w:bottom w:val="nil"/>
                  <w:right w:val="nil"/>
                </w:tcBorders>
                <w:shd w:val="clear" w:color="auto" w:fill="auto"/>
                <w:noWrap/>
                <w:vAlign w:val="bottom"/>
                <w:hideMark/>
              </w:tcPr>
            </w:tcPrChange>
          </w:tcPr>
          <w:p w14:paraId="4ACF138C" w14:textId="77777777" w:rsidR="00036D0E" w:rsidRPr="00036D0E" w:rsidRDefault="00036D0E" w:rsidP="00245317">
            <w:pPr>
              <w:spacing w:after="0" w:line="240" w:lineRule="auto"/>
              <w:jc w:val="center"/>
              <w:rPr>
                <w:ins w:id="3185" w:author="David Dayan" w:date="2021-12-03T17:13:00Z"/>
                <w:rFonts w:ascii="Calibri" w:eastAsia="Times New Roman" w:hAnsi="Calibri" w:cs="Times New Roman"/>
                <w:color w:val="000000"/>
                <w:sz w:val="16"/>
                <w:szCs w:val="16"/>
              </w:rPr>
            </w:pPr>
            <w:ins w:id="318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187" w:author="David Dayan" w:date="2021-12-03T17:18:00Z">
              <w:tcPr>
                <w:tcW w:w="902" w:type="dxa"/>
                <w:tcBorders>
                  <w:top w:val="nil"/>
                  <w:left w:val="nil"/>
                  <w:bottom w:val="nil"/>
                  <w:right w:val="nil"/>
                </w:tcBorders>
                <w:shd w:val="clear" w:color="auto" w:fill="auto"/>
                <w:noWrap/>
                <w:vAlign w:val="bottom"/>
                <w:hideMark/>
              </w:tcPr>
            </w:tcPrChange>
          </w:tcPr>
          <w:p w14:paraId="052DCE49" w14:textId="77777777" w:rsidR="00036D0E" w:rsidRPr="00036D0E" w:rsidRDefault="00036D0E" w:rsidP="00245317">
            <w:pPr>
              <w:spacing w:after="0" w:line="240" w:lineRule="auto"/>
              <w:jc w:val="center"/>
              <w:rPr>
                <w:ins w:id="3188" w:author="David Dayan" w:date="2021-12-03T17:13:00Z"/>
                <w:rFonts w:ascii="Calibri" w:eastAsia="Times New Roman" w:hAnsi="Calibri" w:cs="Times New Roman"/>
                <w:color w:val="000000"/>
                <w:sz w:val="16"/>
                <w:szCs w:val="16"/>
              </w:rPr>
            </w:pPr>
            <w:ins w:id="318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190" w:author="David Dayan" w:date="2021-12-03T17:18:00Z">
              <w:tcPr>
                <w:tcW w:w="2160" w:type="dxa"/>
                <w:tcBorders>
                  <w:top w:val="nil"/>
                  <w:left w:val="nil"/>
                  <w:bottom w:val="nil"/>
                  <w:right w:val="nil"/>
                </w:tcBorders>
                <w:shd w:val="clear" w:color="auto" w:fill="auto"/>
                <w:noWrap/>
                <w:vAlign w:val="bottom"/>
                <w:hideMark/>
              </w:tcPr>
            </w:tcPrChange>
          </w:tcPr>
          <w:p w14:paraId="494F73A0" w14:textId="77777777" w:rsidR="00036D0E" w:rsidRPr="00036D0E" w:rsidRDefault="00036D0E" w:rsidP="00245317">
            <w:pPr>
              <w:spacing w:after="0" w:line="240" w:lineRule="auto"/>
              <w:jc w:val="center"/>
              <w:rPr>
                <w:ins w:id="3191" w:author="David Dayan" w:date="2021-12-03T17:13:00Z"/>
                <w:rFonts w:ascii="Calibri" w:eastAsia="Times New Roman" w:hAnsi="Calibri" w:cs="Times New Roman"/>
                <w:color w:val="000000"/>
                <w:sz w:val="16"/>
                <w:szCs w:val="16"/>
              </w:rPr>
            </w:pPr>
            <w:proofErr w:type="spellStart"/>
            <w:ins w:id="319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193" w:author="David Dayan" w:date="2021-12-03T17:18:00Z">
              <w:tcPr>
                <w:tcW w:w="2876" w:type="dxa"/>
                <w:gridSpan w:val="2"/>
                <w:tcBorders>
                  <w:top w:val="nil"/>
                  <w:left w:val="nil"/>
                  <w:bottom w:val="nil"/>
                  <w:right w:val="nil"/>
                </w:tcBorders>
                <w:shd w:val="clear" w:color="auto" w:fill="auto"/>
                <w:noWrap/>
                <w:vAlign w:val="bottom"/>
                <w:hideMark/>
              </w:tcPr>
            </w:tcPrChange>
          </w:tcPr>
          <w:p w14:paraId="0813A84E" w14:textId="77777777" w:rsidR="00036D0E" w:rsidRPr="00036D0E" w:rsidRDefault="00036D0E" w:rsidP="00245317">
            <w:pPr>
              <w:spacing w:after="0" w:line="240" w:lineRule="auto"/>
              <w:jc w:val="center"/>
              <w:rPr>
                <w:ins w:id="3194" w:author="David Dayan" w:date="2021-12-03T17:13:00Z"/>
                <w:rFonts w:ascii="Calibri" w:eastAsia="Times New Roman" w:hAnsi="Calibri" w:cs="Times New Roman"/>
                <w:color w:val="000000"/>
                <w:sz w:val="16"/>
                <w:szCs w:val="16"/>
              </w:rPr>
            </w:pPr>
            <w:proofErr w:type="spellStart"/>
            <w:ins w:id="319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196" w:author="David Dayan" w:date="2021-12-03T17:18:00Z">
              <w:tcPr>
                <w:tcW w:w="1426" w:type="dxa"/>
                <w:tcBorders>
                  <w:top w:val="nil"/>
                  <w:left w:val="nil"/>
                  <w:bottom w:val="nil"/>
                  <w:right w:val="nil"/>
                </w:tcBorders>
                <w:shd w:val="clear" w:color="auto" w:fill="auto"/>
                <w:noWrap/>
                <w:vAlign w:val="bottom"/>
                <w:hideMark/>
              </w:tcPr>
            </w:tcPrChange>
          </w:tcPr>
          <w:p w14:paraId="752C7061" w14:textId="77777777" w:rsidR="00036D0E" w:rsidRPr="00036D0E" w:rsidRDefault="00036D0E" w:rsidP="00245317">
            <w:pPr>
              <w:spacing w:after="0" w:line="240" w:lineRule="auto"/>
              <w:jc w:val="center"/>
              <w:rPr>
                <w:ins w:id="3197" w:author="David Dayan" w:date="2021-12-03T17:13:00Z"/>
                <w:rFonts w:ascii="Calibri" w:eastAsia="Times New Roman" w:hAnsi="Calibri" w:cs="Times New Roman"/>
                <w:color w:val="000000"/>
                <w:sz w:val="16"/>
                <w:szCs w:val="16"/>
              </w:rPr>
            </w:pPr>
            <w:proofErr w:type="spellStart"/>
            <w:ins w:id="319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607C655" w14:textId="77777777" w:rsidTr="00245317">
        <w:trPr>
          <w:cantSplit/>
          <w:trHeight w:val="20"/>
          <w:ins w:id="3199" w:author="David Dayan" w:date="2021-12-03T17:13:00Z"/>
          <w:trPrChange w:id="320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201" w:author="David Dayan" w:date="2021-12-03T17:18:00Z">
              <w:tcPr>
                <w:tcW w:w="1563" w:type="dxa"/>
                <w:tcBorders>
                  <w:top w:val="nil"/>
                  <w:left w:val="nil"/>
                  <w:bottom w:val="nil"/>
                  <w:right w:val="nil"/>
                </w:tcBorders>
                <w:shd w:val="clear" w:color="auto" w:fill="auto"/>
                <w:noWrap/>
                <w:vAlign w:val="bottom"/>
                <w:hideMark/>
              </w:tcPr>
            </w:tcPrChange>
          </w:tcPr>
          <w:p w14:paraId="6844FE97" w14:textId="77777777" w:rsidR="00036D0E" w:rsidRPr="00036D0E" w:rsidRDefault="00036D0E" w:rsidP="00245317">
            <w:pPr>
              <w:spacing w:after="0" w:line="240" w:lineRule="auto"/>
              <w:jc w:val="center"/>
              <w:rPr>
                <w:ins w:id="3202" w:author="David Dayan" w:date="2021-12-03T17:13:00Z"/>
                <w:rFonts w:ascii="Calibri" w:eastAsia="Times New Roman" w:hAnsi="Calibri" w:cs="Times New Roman"/>
                <w:color w:val="000000"/>
                <w:sz w:val="16"/>
                <w:szCs w:val="16"/>
              </w:rPr>
            </w:pPr>
            <w:ins w:id="3203" w:author="David Dayan" w:date="2021-12-03T17:13:00Z">
              <w:r w:rsidRPr="00036D0E">
                <w:rPr>
                  <w:rFonts w:ascii="Calibri" w:eastAsia="Times New Roman" w:hAnsi="Calibri" w:cs="Times New Roman"/>
                  <w:color w:val="000000"/>
                  <w:sz w:val="16"/>
                  <w:szCs w:val="16"/>
                </w:rPr>
                <w:t>OtsAC20ROGR_0087</w:t>
              </w:r>
            </w:ins>
          </w:p>
        </w:tc>
        <w:tc>
          <w:tcPr>
            <w:tcW w:w="746" w:type="dxa"/>
            <w:tcBorders>
              <w:top w:val="nil"/>
              <w:left w:val="nil"/>
              <w:bottom w:val="nil"/>
              <w:right w:val="nil"/>
            </w:tcBorders>
            <w:shd w:val="clear" w:color="auto" w:fill="auto"/>
            <w:noWrap/>
            <w:vAlign w:val="bottom"/>
            <w:hideMark/>
            <w:tcPrChange w:id="3204" w:author="David Dayan" w:date="2021-12-03T17:18:00Z">
              <w:tcPr>
                <w:tcW w:w="746" w:type="dxa"/>
                <w:tcBorders>
                  <w:top w:val="nil"/>
                  <w:left w:val="nil"/>
                  <w:bottom w:val="nil"/>
                  <w:right w:val="nil"/>
                </w:tcBorders>
                <w:shd w:val="clear" w:color="auto" w:fill="auto"/>
                <w:noWrap/>
                <w:vAlign w:val="bottom"/>
                <w:hideMark/>
              </w:tcPr>
            </w:tcPrChange>
          </w:tcPr>
          <w:p w14:paraId="39E7D2E7" w14:textId="77777777" w:rsidR="00036D0E" w:rsidRPr="00036D0E" w:rsidRDefault="00036D0E" w:rsidP="00245317">
            <w:pPr>
              <w:spacing w:after="0" w:line="240" w:lineRule="auto"/>
              <w:jc w:val="center"/>
              <w:rPr>
                <w:ins w:id="3205" w:author="David Dayan" w:date="2021-12-03T17:13:00Z"/>
                <w:rFonts w:ascii="Calibri" w:eastAsia="Times New Roman" w:hAnsi="Calibri" w:cs="Times New Roman"/>
                <w:color w:val="000000"/>
                <w:sz w:val="16"/>
                <w:szCs w:val="16"/>
              </w:rPr>
            </w:pPr>
            <w:ins w:id="3206" w:author="David Dayan" w:date="2021-12-03T17:13:00Z">
              <w:r w:rsidRPr="00036D0E">
                <w:rPr>
                  <w:rFonts w:ascii="Calibri" w:eastAsia="Times New Roman" w:hAnsi="Calibri" w:cs="Times New Roman"/>
                  <w:color w:val="000000"/>
                  <w:sz w:val="16"/>
                  <w:szCs w:val="16"/>
                </w:rPr>
                <w:t>8/12/20</w:t>
              </w:r>
            </w:ins>
          </w:p>
        </w:tc>
        <w:tc>
          <w:tcPr>
            <w:tcW w:w="599" w:type="dxa"/>
            <w:tcBorders>
              <w:top w:val="nil"/>
              <w:left w:val="nil"/>
              <w:bottom w:val="nil"/>
              <w:right w:val="nil"/>
            </w:tcBorders>
            <w:shd w:val="clear" w:color="auto" w:fill="auto"/>
            <w:noWrap/>
            <w:vAlign w:val="bottom"/>
            <w:hideMark/>
            <w:tcPrChange w:id="3207" w:author="David Dayan" w:date="2021-12-03T17:18:00Z">
              <w:tcPr>
                <w:tcW w:w="599" w:type="dxa"/>
                <w:tcBorders>
                  <w:top w:val="nil"/>
                  <w:left w:val="nil"/>
                  <w:bottom w:val="nil"/>
                  <w:right w:val="nil"/>
                </w:tcBorders>
                <w:shd w:val="clear" w:color="auto" w:fill="auto"/>
                <w:noWrap/>
                <w:vAlign w:val="bottom"/>
                <w:hideMark/>
              </w:tcPr>
            </w:tcPrChange>
          </w:tcPr>
          <w:p w14:paraId="0D92BEEA" w14:textId="77777777" w:rsidR="00036D0E" w:rsidRPr="00036D0E" w:rsidRDefault="00036D0E" w:rsidP="00245317">
            <w:pPr>
              <w:spacing w:after="0" w:line="240" w:lineRule="auto"/>
              <w:jc w:val="center"/>
              <w:rPr>
                <w:ins w:id="3208" w:author="David Dayan" w:date="2021-12-03T17:13:00Z"/>
                <w:rFonts w:ascii="Calibri" w:eastAsia="Times New Roman" w:hAnsi="Calibri" w:cs="Times New Roman"/>
                <w:color w:val="000000"/>
                <w:sz w:val="16"/>
                <w:szCs w:val="16"/>
              </w:rPr>
            </w:pPr>
            <w:ins w:id="3209" w:author="David Dayan" w:date="2021-12-03T17:13:00Z">
              <w:r w:rsidRPr="00036D0E">
                <w:rPr>
                  <w:rFonts w:ascii="Calibri" w:eastAsia="Times New Roman" w:hAnsi="Calibri" w:cs="Times New Roman"/>
                  <w:color w:val="000000"/>
                  <w:sz w:val="16"/>
                  <w:szCs w:val="16"/>
                </w:rPr>
                <w:t>225</w:t>
              </w:r>
            </w:ins>
          </w:p>
        </w:tc>
        <w:tc>
          <w:tcPr>
            <w:tcW w:w="1142" w:type="dxa"/>
            <w:tcBorders>
              <w:top w:val="nil"/>
              <w:left w:val="nil"/>
              <w:bottom w:val="nil"/>
              <w:right w:val="nil"/>
            </w:tcBorders>
            <w:shd w:val="clear" w:color="auto" w:fill="auto"/>
            <w:noWrap/>
            <w:vAlign w:val="bottom"/>
            <w:hideMark/>
            <w:tcPrChange w:id="3210" w:author="David Dayan" w:date="2021-12-03T17:18:00Z">
              <w:tcPr>
                <w:tcW w:w="1142" w:type="dxa"/>
                <w:tcBorders>
                  <w:top w:val="nil"/>
                  <w:left w:val="nil"/>
                  <w:bottom w:val="nil"/>
                  <w:right w:val="nil"/>
                </w:tcBorders>
                <w:shd w:val="clear" w:color="auto" w:fill="auto"/>
                <w:noWrap/>
                <w:vAlign w:val="bottom"/>
                <w:hideMark/>
              </w:tcPr>
            </w:tcPrChange>
          </w:tcPr>
          <w:p w14:paraId="51B2C610" w14:textId="77777777" w:rsidR="00036D0E" w:rsidRPr="00036D0E" w:rsidRDefault="00036D0E" w:rsidP="00245317">
            <w:pPr>
              <w:spacing w:after="0" w:line="240" w:lineRule="auto"/>
              <w:jc w:val="center"/>
              <w:rPr>
                <w:ins w:id="3211" w:author="David Dayan" w:date="2021-12-03T17:13:00Z"/>
                <w:rFonts w:ascii="Calibri" w:eastAsia="Times New Roman" w:hAnsi="Calibri" w:cs="Times New Roman"/>
                <w:color w:val="000000"/>
                <w:sz w:val="16"/>
                <w:szCs w:val="16"/>
              </w:rPr>
            </w:pPr>
            <w:ins w:id="321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213" w:author="David Dayan" w:date="2021-12-03T17:18:00Z">
              <w:tcPr>
                <w:tcW w:w="1440" w:type="dxa"/>
                <w:tcBorders>
                  <w:top w:val="nil"/>
                  <w:left w:val="nil"/>
                  <w:bottom w:val="nil"/>
                  <w:right w:val="nil"/>
                </w:tcBorders>
                <w:shd w:val="clear" w:color="auto" w:fill="auto"/>
                <w:noWrap/>
                <w:vAlign w:val="bottom"/>
                <w:hideMark/>
              </w:tcPr>
            </w:tcPrChange>
          </w:tcPr>
          <w:p w14:paraId="52653059" w14:textId="77777777" w:rsidR="00036D0E" w:rsidRPr="00036D0E" w:rsidRDefault="00036D0E" w:rsidP="00245317">
            <w:pPr>
              <w:spacing w:after="0" w:line="240" w:lineRule="auto"/>
              <w:jc w:val="center"/>
              <w:rPr>
                <w:ins w:id="3214" w:author="David Dayan" w:date="2021-12-03T17:13:00Z"/>
                <w:rFonts w:ascii="Calibri" w:eastAsia="Times New Roman" w:hAnsi="Calibri" w:cs="Times New Roman"/>
                <w:color w:val="000000"/>
                <w:sz w:val="16"/>
                <w:szCs w:val="16"/>
              </w:rPr>
            </w:pPr>
            <w:ins w:id="321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216" w:author="David Dayan" w:date="2021-12-03T17:18:00Z">
              <w:tcPr>
                <w:tcW w:w="1530" w:type="dxa"/>
                <w:tcBorders>
                  <w:top w:val="nil"/>
                  <w:left w:val="nil"/>
                  <w:bottom w:val="nil"/>
                  <w:right w:val="nil"/>
                </w:tcBorders>
                <w:shd w:val="clear" w:color="auto" w:fill="auto"/>
                <w:noWrap/>
                <w:vAlign w:val="bottom"/>
                <w:hideMark/>
              </w:tcPr>
            </w:tcPrChange>
          </w:tcPr>
          <w:p w14:paraId="0EFCACB0" w14:textId="77777777" w:rsidR="00036D0E" w:rsidRPr="00036D0E" w:rsidRDefault="00036D0E" w:rsidP="00245317">
            <w:pPr>
              <w:spacing w:after="0" w:line="240" w:lineRule="auto"/>
              <w:jc w:val="center"/>
              <w:rPr>
                <w:ins w:id="3217" w:author="David Dayan" w:date="2021-12-03T17:13:00Z"/>
                <w:rFonts w:ascii="Calibri" w:eastAsia="Times New Roman" w:hAnsi="Calibri" w:cs="Times New Roman"/>
                <w:color w:val="000000"/>
                <w:sz w:val="16"/>
                <w:szCs w:val="16"/>
              </w:rPr>
            </w:pPr>
            <w:ins w:id="321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219" w:author="David Dayan" w:date="2021-12-03T17:18:00Z">
              <w:tcPr>
                <w:tcW w:w="898" w:type="dxa"/>
                <w:tcBorders>
                  <w:top w:val="nil"/>
                  <w:left w:val="nil"/>
                  <w:bottom w:val="nil"/>
                  <w:right w:val="nil"/>
                </w:tcBorders>
                <w:shd w:val="clear" w:color="auto" w:fill="auto"/>
                <w:noWrap/>
                <w:vAlign w:val="bottom"/>
                <w:hideMark/>
              </w:tcPr>
            </w:tcPrChange>
          </w:tcPr>
          <w:p w14:paraId="0E799410" w14:textId="77777777" w:rsidR="00036D0E" w:rsidRPr="00036D0E" w:rsidRDefault="00036D0E" w:rsidP="00245317">
            <w:pPr>
              <w:spacing w:after="0" w:line="240" w:lineRule="auto"/>
              <w:jc w:val="center"/>
              <w:rPr>
                <w:ins w:id="3220" w:author="David Dayan" w:date="2021-12-03T17:13:00Z"/>
                <w:rFonts w:ascii="Calibri" w:eastAsia="Times New Roman" w:hAnsi="Calibri" w:cs="Times New Roman"/>
                <w:color w:val="000000"/>
                <w:sz w:val="16"/>
                <w:szCs w:val="16"/>
              </w:rPr>
            </w:pPr>
            <w:ins w:id="322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222" w:author="David Dayan" w:date="2021-12-03T17:18:00Z">
              <w:tcPr>
                <w:tcW w:w="902" w:type="dxa"/>
                <w:tcBorders>
                  <w:top w:val="nil"/>
                  <w:left w:val="nil"/>
                  <w:bottom w:val="nil"/>
                  <w:right w:val="nil"/>
                </w:tcBorders>
                <w:shd w:val="clear" w:color="auto" w:fill="auto"/>
                <w:noWrap/>
                <w:vAlign w:val="bottom"/>
                <w:hideMark/>
              </w:tcPr>
            </w:tcPrChange>
          </w:tcPr>
          <w:p w14:paraId="6931DF29" w14:textId="77777777" w:rsidR="00036D0E" w:rsidRPr="00036D0E" w:rsidRDefault="00036D0E" w:rsidP="00245317">
            <w:pPr>
              <w:spacing w:after="0" w:line="240" w:lineRule="auto"/>
              <w:jc w:val="center"/>
              <w:rPr>
                <w:ins w:id="3223" w:author="David Dayan" w:date="2021-12-03T17:13:00Z"/>
                <w:rFonts w:ascii="Calibri" w:eastAsia="Times New Roman" w:hAnsi="Calibri" w:cs="Times New Roman"/>
                <w:color w:val="000000"/>
                <w:sz w:val="16"/>
                <w:szCs w:val="16"/>
              </w:rPr>
            </w:pPr>
            <w:ins w:id="322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225" w:author="David Dayan" w:date="2021-12-03T17:18:00Z">
              <w:tcPr>
                <w:tcW w:w="2160" w:type="dxa"/>
                <w:tcBorders>
                  <w:top w:val="nil"/>
                  <w:left w:val="nil"/>
                  <w:bottom w:val="nil"/>
                  <w:right w:val="nil"/>
                </w:tcBorders>
                <w:shd w:val="clear" w:color="auto" w:fill="auto"/>
                <w:noWrap/>
                <w:vAlign w:val="bottom"/>
                <w:hideMark/>
              </w:tcPr>
            </w:tcPrChange>
          </w:tcPr>
          <w:p w14:paraId="394B0E52" w14:textId="77777777" w:rsidR="00036D0E" w:rsidRPr="00036D0E" w:rsidRDefault="00036D0E" w:rsidP="00245317">
            <w:pPr>
              <w:spacing w:after="0" w:line="240" w:lineRule="auto"/>
              <w:jc w:val="center"/>
              <w:rPr>
                <w:ins w:id="3226" w:author="David Dayan" w:date="2021-12-03T17:13:00Z"/>
                <w:rFonts w:ascii="Calibri" w:eastAsia="Times New Roman" w:hAnsi="Calibri" w:cs="Times New Roman"/>
                <w:color w:val="000000"/>
                <w:sz w:val="16"/>
                <w:szCs w:val="16"/>
              </w:rPr>
            </w:pPr>
            <w:proofErr w:type="spellStart"/>
            <w:ins w:id="322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228" w:author="David Dayan" w:date="2021-12-03T17:18:00Z">
              <w:tcPr>
                <w:tcW w:w="2876" w:type="dxa"/>
                <w:gridSpan w:val="2"/>
                <w:tcBorders>
                  <w:top w:val="nil"/>
                  <w:left w:val="nil"/>
                  <w:bottom w:val="nil"/>
                  <w:right w:val="nil"/>
                </w:tcBorders>
                <w:shd w:val="clear" w:color="auto" w:fill="auto"/>
                <w:noWrap/>
                <w:vAlign w:val="bottom"/>
                <w:hideMark/>
              </w:tcPr>
            </w:tcPrChange>
          </w:tcPr>
          <w:p w14:paraId="0F71453F" w14:textId="77777777" w:rsidR="00036D0E" w:rsidRPr="00036D0E" w:rsidRDefault="00036D0E" w:rsidP="00245317">
            <w:pPr>
              <w:spacing w:after="0" w:line="240" w:lineRule="auto"/>
              <w:jc w:val="center"/>
              <w:rPr>
                <w:ins w:id="3229" w:author="David Dayan" w:date="2021-12-03T17:13:00Z"/>
                <w:rFonts w:ascii="Calibri" w:eastAsia="Times New Roman" w:hAnsi="Calibri" w:cs="Times New Roman"/>
                <w:color w:val="000000"/>
                <w:sz w:val="16"/>
                <w:szCs w:val="16"/>
              </w:rPr>
            </w:pPr>
            <w:proofErr w:type="spellStart"/>
            <w:ins w:id="323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231" w:author="David Dayan" w:date="2021-12-03T17:18:00Z">
              <w:tcPr>
                <w:tcW w:w="1426" w:type="dxa"/>
                <w:tcBorders>
                  <w:top w:val="nil"/>
                  <w:left w:val="nil"/>
                  <w:bottom w:val="nil"/>
                  <w:right w:val="nil"/>
                </w:tcBorders>
                <w:shd w:val="clear" w:color="auto" w:fill="auto"/>
                <w:noWrap/>
                <w:vAlign w:val="bottom"/>
                <w:hideMark/>
              </w:tcPr>
            </w:tcPrChange>
          </w:tcPr>
          <w:p w14:paraId="077A331E" w14:textId="77777777" w:rsidR="00036D0E" w:rsidRPr="00036D0E" w:rsidRDefault="00036D0E" w:rsidP="00245317">
            <w:pPr>
              <w:spacing w:after="0" w:line="240" w:lineRule="auto"/>
              <w:jc w:val="center"/>
              <w:rPr>
                <w:ins w:id="3232" w:author="David Dayan" w:date="2021-12-03T17:13:00Z"/>
                <w:rFonts w:ascii="Calibri" w:eastAsia="Times New Roman" w:hAnsi="Calibri" w:cs="Times New Roman"/>
                <w:color w:val="000000"/>
                <w:sz w:val="16"/>
                <w:szCs w:val="16"/>
              </w:rPr>
            </w:pPr>
            <w:proofErr w:type="spellStart"/>
            <w:ins w:id="323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3F97299" w14:textId="77777777" w:rsidTr="00245317">
        <w:trPr>
          <w:cantSplit/>
          <w:trHeight w:val="20"/>
          <w:ins w:id="3234" w:author="David Dayan" w:date="2021-12-03T17:13:00Z"/>
          <w:trPrChange w:id="323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236" w:author="David Dayan" w:date="2021-12-03T17:18:00Z">
              <w:tcPr>
                <w:tcW w:w="1563" w:type="dxa"/>
                <w:tcBorders>
                  <w:top w:val="nil"/>
                  <w:left w:val="nil"/>
                  <w:bottom w:val="nil"/>
                  <w:right w:val="nil"/>
                </w:tcBorders>
                <w:shd w:val="clear" w:color="auto" w:fill="auto"/>
                <w:noWrap/>
                <w:vAlign w:val="bottom"/>
                <w:hideMark/>
              </w:tcPr>
            </w:tcPrChange>
          </w:tcPr>
          <w:p w14:paraId="2350B32D" w14:textId="77777777" w:rsidR="00036D0E" w:rsidRPr="00036D0E" w:rsidRDefault="00036D0E" w:rsidP="00245317">
            <w:pPr>
              <w:spacing w:after="0" w:line="240" w:lineRule="auto"/>
              <w:jc w:val="center"/>
              <w:rPr>
                <w:ins w:id="3237" w:author="David Dayan" w:date="2021-12-03T17:13:00Z"/>
                <w:rFonts w:ascii="Calibri" w:eastAsia="Times New Roman" w:hAnsi="Calibri" w:cs="Times New Roman"/>
                <w:color w:val="000000"/>
                <w:sz w:val="16"/>
                <w:szCs w:val="16"/>
              </w:rPr>
            </w:pPr>
            <w:ins w:id="3238" w:author="David Dayan" w:date="2021-12-03T17:13:00Z">
              <w:r w:rsidRPr="00036D0E">
                <w:rPr>
                  <w:rFonts w:ascii="Calibri" w:eastAsia="Times New Roman" w:hAnsi="Calibri" w:cs="Times New Roman"/>
                  <w:color w:val="000000"/>
                  <w:sz w:val="16"/>
                  <w:szCs w:val="16"/>
                </w:rPr>
                <w:t>OtsAC20ROGR_0088</w:t>
              </w:r>
            </w:ins>
          </w:p>
        </w:tc>
        <w:tc>
          <w:tcPr>
            <w:tcW w:w="746" w:type="dxa"/>
            <w:tcBorders>
              <w:top w:val="nil"/>
              <w:left w:val="nil"/>
              <w:bottom w:val="nil"/>
              <w:right w:val="nil"/>
            </w:tcBorders>
            <w:shd w:val="clear" w:color="auto" w:fill="auto"/>
            <w:noWrap/>
            <w:vAlign w:val="bottom"/>
            <w:hideMark/>
            <w:tcPrChange w:id="3239" w:author="David Dayan" w:date="2021-12-03T17:18:00Z">
              <w:tcPr>
                <w:tcW w:w="746" w:type="dxa"/>
                <w:tcBorders>
                  <w:top w:val="nil"/>
                  <w:left w:val="nil"/>
                  <w:bottom w:val="nil"/>
                  <w:right w:val="nil"/>
                </w:tcBorders>
                <w:shd w:val="clear" w:color="auto" w:fill="auto"/>
                <w:noWrap/>
                <w:vAlign w:val="bottom"/>
                <w:hideMark/>
              </w:tcPr>
            </w:tcPrChange>
          </w:tcPr>
          <w:p w14:paraId="69F68868" w14:textId="77777777" w:rsidR="00036D0E" w:rsidRPr="00036D0E" w:rsidRDefault="00036D0E" w:rsidP="00245317">
            <w:pPr>
              <w:spacing w:after="0" w:line="240" w:lineRule="auto"/>
              <w:jc w:val="center"/>
              <w:rPr>
                <w:ins w:id="3240" w:author="David Dayan" w:date="2021-12-03T17:13:00Z"/>
                <w:rFonts w:ascii="Calibri" w:eastAsia="Times New Roman" w:hAnsi="Calibri" w:cs="Times New Roman"/>
                <w:color w:val="000000"/>
                <w:sz w:val="16"/>
                <w:szCs w:val="16"/>
              </w:rPr>
            </w:pPr>
            <w:ins w:id="3241"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242" w:author="David Dayan" w:date="2021-12-03T17:18:00Z">
              <w:tcPr>
                <w:tcW w:w="599" w:type="dxa"/>
                <w:tcBorders>
                  <w:top w:val="nil"/>
                  <w:left w:val="nil"/>
                  <w:bottom w:val="nil"/>
                  <w:right w:val="nil"/>
                </w:tcBorders>
                <w:shd w:val="clear" w:color="auto" w:fill="auto"/>
                <w:noWrap/>
                <w:vAlign w:val="bottom"/>
                <w:hideMark/>
              </w:tcPr>
            </w:tcPrChange>
          </w:tcPr>
          <w:p w14:paraId="31DBED6D" w14:textId="77777777" w:rsidR="00036D0E" w:rsidRPr="00036D0E" w:rsidRDefault="00036D0E" w:rsidP="00245317">
            <w:pPr>
              <w:spacing w:after="0" w:line="240" w:lineRule="auto"/>
              <w:jc w:val="center"/>
              <w:rPr>
                <w:ins w:id="3243" w:author="David Dayan" w:date="2021-12-03T17:13:00Z"/>
                <w:rFonts w:ascii="Calibri" w:eastAsia="Times New Roman" w:hAnsi="Calibri" w:cs="Times New Roman"/>
                <w:color w:val="000000"/>
                <w:sz w:val="16"/>
                <w:szCs w:val="16"/>
              </w:rPr>
            </w:pPr>
            <w:ins w:id="3244"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245" w:author="David Dayan" w:date="2021-12-03T17:18:00Z">
              <w:tcPr>
                <w:tcW w:w="1142" w:type="dxa"/>
                <w:tcBorders>
                  <w:top w:val="nil"/>
                  <w:left w:val="nil"/>
                  <w:bottom w:val="nil"/>
                  <w:right w:val="nil"/>
                </w:tcBorders>
                <w:shd w:val="clear" w:color="auto" w:fill="auto"/>
                <w:noWrap/>
                <w:vAlign w:val="bottom"/>
                <w:hideMark/>
              </w:tcPr>
            </w:tcPrChange>
          </w:tcPr>
          <w:p w14:paraId="5D303ACC" w14:textId="77777777" w:rsidR="00036D0E" w:rsidRPr="00036D0E" w:rsidRDefault="00036D0E" w:rsidP="00245317">
            <w:pPr>
              <w:spacing w:after="0" w:line="240" w:lineRule="auto"/>
              <w:jc w:val="center"/>
              <w:rPr>
                <w:ins w:id="3246" w:author="David Dayan" w:date="2021-12-03T17:13:00Z"/>
                <w:rFonts w:ascii="Calibri" w:eastAsia="Times New Roman" w:hAnsi="Calibri" w:cs="Times New Roman"/>
                <w:color w:val="000000"/>
                <w:sz w:val="16"/>
                <w:szCs w:val="16"/>
              </w:rPr>
            </w:pPr>
            <w:ins w:id="324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248" w:author="David Dayan" w:date="2021-12-03T17:18:00Z">
              <w:tcPr>
                <w:tcW w:w="1440" w:type="dxa"/>
                <w:tcBorders>
                  <w:top w:val="nil"/>
                  <w:left w:val="nil"/>
                  <w:bottom w:val="nil"/>
                  <w:right w:val="nil"/>
                </w:tcBorders>
                <w:shd w:val="clear" w:color="auto" w:fill="auto"/>
                <w:noWrap/>
                <w:vAlign w:val="bottom"/>
                <w:hideMark/>
              </w:tcPr>
            </w:tcPrChange>
          </w:tcPr>
          <w:p w14:paraId="1E4C99E6" w14:textId="77777777" w:rsidR="00036D0E" w:rsidRPr="00036D0E" w:rsidRDefault="00036D0E" w:rsidP="00245317">
            <w:pPr>
              <w:spacing w:after="0" w:line="240" w:lineRule="auto"/>
              <w:jc w:val="center"/>
              <w:rPr>
                <w:ins w:id="3249" w:author="David Dayan" w:date="2021-12-03T17:13:00Z"/>
                <w:rFonts w:ascii="Calibri" w:eastAsia="Times New Roman" w:hAnsi="Calibri" w:cs="Times New Roman"/>
                <w:color w:val="000000"/>
                <w:sz w:val="16"/>
                <w:szCs w:val="16"/>
              </w:rPr>
            </w:pPr>
            <w:ins w:id="325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251" w:author="David Dayan" w:date="2021-12-03T17:18:00Z">
              <w:tcPr>
                <w:tcW w:w="1530" w:type="dxa"/>
                <w:tcBorders>
                  <w:top w:val="nil"/>
                  <w:left w:val="nil"/>
                  <w:bottom w:val="nil"/>
                  <w:right w:val="nil"/>
                </w:tcBorders>
                <w:shd w:val="clear" w:color="auto" w:fill="auto"/>
                <w:noWrap/>
                <w:vAlign w:val="bottom"/>
                <w:hideMark/>
              </w:tcPr>
            </w:tcPrChange>
          </w:tcPr>
          <w:p w14:paraId="7BB8D4B5" w14:textId="77777777" w:rsidR="00036D0E" w:rsidRPr="00036D0E" w:rsidRDefault="00036D0E" w:rsidP="00245317">
            <w:pPr>
              <w:spacing w:after="0" w:line="240" w:lineRule="auto"/>
              <w:jc w:val="center"/>
              <w:rPr>
                <w:ins w:id="3252" w:author="David Dayan" w:date="2021-12-03T17:13:00Z"/>
                <w:rFonts w:ascii="Calibri" w:eastAsia="Times New Roman" w:hAnsi="Calibri" w:cs="Times New Roman"/>
                <w:color w:val="000000"/>
                <w:sz w:val="16"/>
                <w:szCs w:val="16"/>
              </w:rPr>
            </w:pPr>
            <w:ins w:id="325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254" w:author="David Dayan" w:date="2021-12-03T17:18:00Z">
              <w:tcPr>
                <w:tcW w:w="898" w:type="dxa"/>
                <w:tcBorders>
                  <w:top w:val="nil"/>
                  <w:left w:val="nil"/>
                  <w:bottom w:val="nil"/>
                  <w:right w:val="nil"/>
                </w:tcBorders>
                <w:shd w:val="clear" w:color="auto" w:fill="auto"/>
                <w:noWrap/>
                <w:vAlign w:val="bottom"/>
                <w:hideMark/>
              </w:tcPr>
            </w:tcPrChange>
          </w:tcPr>
          <w:p w14:paraId="7CC520E1" w14:textId="77777777" w:rsidR="00036D0E" w:rsidRPr="00036D0E" w:rsidRDefault="00036D0E" w:rsidP="00245317">
            <w:pPr>
              <w:spacing w:after="0" w:line="240" w:lineRule="auto"/>
              <w:jc w:val="center"/>
              <w:rPr>
                <w:ins w:id="3255" w:author="David Dayan" w:date="2021-12-03T17:13:00Z"/>
                <w:rFonts w:ascii="Calibri" w:eastAsia="Times New Roman" w:hAnsi="Calibri" w:cs="Times New Roman"/>
                <w:color w:val="000000"/>
                <w:sz w:val="16"/>
                <w:szCs w:val="16"/>
              </w:rPr>
            </w:pPr>
            <w:ins w:id="325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257" w:author="David Dayan" w:date="2021-12-03T17:18:00Z">
              <w:tcPr>
                <w:tcW w:w="902" w:type="dxa"/>
                <w:tcBorders>
                  <w:top w:val="nil"/>
                  <w:left w:val="nil"/>
                  <w:bottom w:val="nil"/>
                  <w:right w:val="nil"/>
                </w:tcBorders>
                <w:shd w:val="clear" w:color="auto" w:fill="auto"/>
                <w:noWrap/>
                <w:vAlign w:val="bottom"/>
                <w:hideMark/>
              </w:tcPr>
            </w:tcPrChange>
          </w:tcPr>
          <w:p w14:paraId="318B6521" w14:textId="77777777" w:rsidR="00036D0E" w:rsidRPr="00036D0E" w:rsidRDefault="00036D0E" w:rsidP="00245317">
            <w:pPr>
              <w:spacing w:after="0" w:line="240" w:lineRule="auto"/>
              <w:jc w:val="center"/>
              <w:rPr>
                <w:ins w:id="3258" w:author="David Dayan" w:date="2021-12-03T17:13:00Z"/>
                <w:rFonts w:ascii="Calibri" w:eastAsia="Times New Roman" w:hAnsi="Calibri" w:cs="Times New Roman"/>
                <w:color w:val="000000"/>
                <w:sz w:val="16"/>
                <w:szCs w:val="16"/>
              </w:rPr>
            </w:pPr>
            <w:ins w:id="325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260" w:author="David Dayan" w:date="2021-12-03T17:18:00Z">
              <w:tcPr>
                <w:tcW w:w="2160" w:type="dxa"/>
                <w:tcBorders>
                  <w:top w:val="nil"/>
                  <w:left w:val="nil"/>
                  <w:bottom w:val="nil"/>
                  <w:right w:val="nil"/>
                </w:tcBorders>
                <w:shd w:val="clear" w:color="auto" w:fill="auto"/>
                <w:noWrap/>
                <w:vAlign w:val="bottom"/>
                <w:hideMark/>
              </w:tcPr>
            </w:tcPrChange>
          </w:tcPr>
          <w:p w14:paraId="4BB37389" w14:textId="77777777" w:rsidR="00036D0E" w:rsidRPr="00036D0E" w:rsidRDefault="00036D0E" w:rsidP="00245317">
            <w:pPr>
              <w:spacing w:after="0" w:line="240" w:lineRule="auto"/>
              <w:jc w:val="center"/>
              <w:rPr>
                <w:ins w:id="3261" w:author="David Dayan" w:date="2021-12-03T17:13:00Z"/>
                <w:rFonts w:ascii="Calibri" w:eastAsia="Times New Roman" w:hAnsi="Calibri" w:cs="Times New Roman"/>
                <w:color w:val="000000"/>
                <w:sz w:val="16"/>
                <w:szCs w:val="16"/>
              </w:rPr>
            </w:pPr>
            <w:proofErr w:type="spellStart"/>
            <w:ins w:id="326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263" w:author="David Dayan" w:date="2021-12-03T17:18:00Z">
              <w:tcPr>
                <w:tcW w:w="2876" w:type="dxa"/>
                <w:gridSpan w:val="2"/>
                <w:tcBorders>
                  <w:top w:val="nil"/>
                  <w:left w:val="nil"/>
                  <w:bottom w:val="nil"/>
                  <w:right w:val="nil"/>
                </w:tcBorders>
                <w:shd w:val="clear" w:color="auto" w:fill="auto"/>
                <w:noWrap/>
                <w:vAlign w:val="bottom"/>
                <w:hideMark/>
              </w:tcPr>
            </w:tcPrChange>
          </w:tcPr>
          <w:p w14:paraId="3E6432B9" w14:textId="77777777" w:rsidR="00036D0E" w:rsidRPr="00036D0E" w:rsidRDefault="00036D0E" w:rsidP="00245317">
            <w:pPr>
              <w:spacing w:after="0" w:line="240" w:lineRule="auto"/>
              <w:jc w:val="center"/>
              <w:rPr>
                <w:ins w:id="3264" w:author="David Dayan" w:date="2021-12-03T17:13:00Z"/>
                <w:rFonts w:ascii="Calibri" w:eastAsia="Times New Roman" w:hAnsi="Calibri" w:cs="Times New Roman"/>
                <w:color w:val="000000"/>
                <w:sz w:val="16"/>
                <w:szCs w:val="16"/>
              </w:rPr>
            </w:pPr>
            <w:proofErr w:type="spellStart"/>
            <w:ins w:id="326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266" w:author="David Dayan" w:date="2021-12-03T17:18:00Z">
              <w:tcPr>
                <w:tcW w:w="1426" w:type="dxa"/>
                <w:tcBorders>
                  <w:top w:val="nil"/>
                  <w:left w:val="nil"/>
                  <w:bottom w:val="nil"/>
                  <w:right w:val="nil"/>
                </w:tcBorders>
                <w:shd w:val="clear" w:color="auto" w:fill="auto"/>
                <w:noWrap/>
                <w:vAlign w:val="bottom"/>
                <w:hideMark/>
              </w:tcPr>
            </w:tcPrChange>
          </w:tcPr>
          <w:p w14:paraId="24FAC8E3" w14:textId="77777777" w:rsidR="00036D0E" w:rsidRPr="00036D0E" w:rsidRDefault="00036D0E" w:rsidP="00245317">
            <w:pPr>
              <w:spacing w:after="0" w:line="240" w:lineRule="auto"/>
              <w:jc w:val="center"/>
              <w:rPr>
                <w:ins w:id="3267" w:author="David Dayan" w:date="2021-12-03T17:13:00Z"/>
                <w:rFonts w:ascii="Calibri" w:eastAsia="Times New Roman" w:hAnsi="Calibri" w:cs="Times New Roman"/>
                <w:color w:val="000000"/>
                <w:sz w:val="16"/>
                <w:szCs w:val="16"/>
              </w:rPr>
            </w:pPr>
            <w:proofErr w:type="spellStart"/>
            <w:ins w:id="326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6CA1D6DA" w14:textId="77777777" w:rsidTr="00245317">
        <w:trPr>
          <w:cantSplit/>
          <w:trHeight w:val="20"/>
          <w:ins w:id="3269" w:author="David Dayan" w:date="2021-12-03T17:13:00Z"/>
          <w:trPrChange w:id="327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271" w:author="David Dayan" w:date="2021-12-03T17:18:00Z">
              <w:tcPr>
                <w:tcW w:w="1563" w:type="dxa"/>
                <w:tcBorders>
                  <w:top w:val="nil"/>
                  <w:left w:val="nil"/>
                  <w:bottom w:val="nil"/>
                  <w:right w:val="nil"/>
                </w:tcBorders>
                <w:shd w:val="clear" w:color="auto" w:fill="auto"/>
                <w:noWrap/>
                <w:vAlign w:val="bottom"/>
                <w:hideMark/>
              </w:tcPr>
            </w:tcPrChange>
          </w:tcPr>
          <w:p w14:paraId="53AE3205" w14:textId="77777777" w:rsidR="00036D0E" w:rsidRPr="00036D0E" w:rsidRDefault="00036D0E" w:rsidP="00245317">
            <w:pPr>
              <w:spacing w:after="0" w:line="240" w:lineRule="auto"/>
              <w:jc w:val="center"/>
              <w:rPr>
                <w:ins w:id="3272" w:author="David Dayan" w:date="2021-12-03T17:13:00Z"/>
                <w:rFonts w:ascii="Calibri" w:eastAsia="Times New Roman" w:hAnsi="Calibri" w:cs="Times New Roman"/>
                <w:color w:val="000000"/>
                <w:sz w:val="16"/>
                <w:szCs w:val="16"/>
              </w:rPr>
            </w:pPr>
            <w:ins w:id="3273" w:author="David Dayan" w:date="2021-12-03T17:13:00Z">
              <w:r w:rsidRPr="00036D0E">
                <w:rPr>
                  <w:rFonts w:ascii="Calibri" w:eastAsia="Times New Roman" w:hAnsi="Calibri" w:cs="Times New Roman"/>
                  <w:color w:val="000000"/>
                  <w:sz w:val="16"/>
                  <w:szCs w:val="16"/>
                </w:rPr>
                <w:t>OtsAC20ROGR_0089</w:t>
              </w:r>
            </w:ins>
          </w:p>
        </w:tc>
        <w:tc>
          <w:tcPr>
            <w:tcW w:w="746" w:type="dxa"/>
            <w:tcBorders>
              <w:top w:val="nil"/>
              <w:left w:val="nil"/>
              <w:bottom w:val="nil"/>
              <w:right w:val="nil"/>
            </w:tcBorders>
            <w:shd w:val="clear" w:color="auto" w:fill="auto"/>
            <w:noWrap/>
            <w:vAlign w:val="bottom"/>
            <w:hideMark/>
            <w:tcPrChange w:id="3274" w:author="David Dayan" w:date="2021-12-03T17:18:00Z">
              <w:tcPr>
                <w:tcW w:w="746" w:type="dxa"/>
                <w:tcBorders>
                  <w:top w:val="nil"/>
                  <w:left w:val="nil"/>
                  <w:bottom w:val="nil"/>
                  <w:right w:val="nil"/>
                </w:tcBorders>
                <w:shd w:val="clear" w:color="auto" w:fill="auto"/>
                <w:noWrap/>
                <w:vAlign w:val="bottom"/>
                <w:hideMark/>
              </w:tcPr>
            </w:tcPrChange>
          </w:tcPr>
          <w:p w14:paraId="5CC1CCDF" w14:textId="77777777" w:rsidR="00036D0E" w:rsidRPr="00036D0E" w:rsidRDefault="00036D0E" w:rsidP="00245317">
            <w:pPr>
              <w:spacing w:after="0" w:line="240" w:lineRule="auto"/>
              <w:jc w:val="center"/>
              <w:rPr>
                <w:ins w:id="3275" w:author="David Dayan" w:date="2021-12-03T17:13:00Z"/>
                <w:rFonts w:ascii="Calibri" w:eastAsia="Times New Roman" w:hAnsi="Calibri" w:cs="Times New Roman"/>
                <w:color w:val="000000"/>
                <w:sz w:val="16"/>
                <w:szCs w:val="16"/>
              </w:rPr>
            </w:pPr>
            <w:ins w:id="3276"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277" w:author="David Dayan" w:date="2021-12-03T17:18:00Z">
              <w:tcPr>
                <w:tcW w:w="599" w:type="dxa"/>
                <w:tcBorders>
                  <w:top w:val="nil"/>
                  <w:left w:val="nil"/>
                  <w:bottom w:val="nil"/>
                  <w:right w:val="nil"/>
                </w:tcBorders>
                <w:shd w:val="clear" w:color="auto" w:fill="auto"/>
                <w:noWrap/>
                <w:vAlign w:val="bottom"/>
                <w:hideMark/>
              </w:tcPr>
            </w:tcPrChange>
          </w:tcPr>
          <w:p w14:paraId="11DD65CD" w14:textId="77777777" w:rsidR="00036D0E" w:rsidRPr="00036D0E" w:rsidRDefault="00036D0E" w:rsidP="00245317">
            <w:pPr>
              <w:spacing w:after="0" w:line="240" w:lineRule="auto"/>
              <w:jc w:val="center"/>
              <w:rPr>
                <w:ins w:id="3278" w:author="David Dayan" w:date="2021-12-03T17:13:00Z"/>
                <w:rFonts w:ascii="Calibri" w:eastAsia="Times New Roman" w:hAnsi="Calibri" w:cs="Times New Roman"/>
                <w:color w:val="000000"/>
                <w:sz w:val="16"/>
                <w:szCs w:val="16"/>
              </w:rPr>
            </w:pPr>
            <w:ins w:id="3279"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280" w:author="David Dayan" w:date="2021-12-03T17:18:00Z">
              <w:tcPr>
                <w:tcW w:w="1142" w:type="dxa"/>
                <w:tcBorders>
                  <w:top w:val="nil"/>
                  <w:left w:val="nil"/>
                  <w:bottom w:val="nil"/>
                  <w:right w:val="nil"/>
                </w:tcBorders>
                <w:shd w:val="clear" w:color="auto" w:fill="auto"/>
                <w:noWrap/>
                <w:vAlign w:val="bottom"/>
                <w:hideMark/>
              </w:tcPr>
            </w:tcPrChange>
          </w:tcPr>
          <w:p w14:paraId="75971454" w14:textId="77777777" w:rsidR="00036D0E" w:rsidRPr="00036D0E" w:rsidRDefault="00036D0E" w:rsidP="00245317">
            <w:pPr>
              <w:spacing w:after="0" w:line="240" w:lineRule="auto"/>
              <w:jc w:val="center"/>
              <w:rPr>
                <w:ins w:id="3281" w:author="David Dayan" w:date="2021-12-03T17:13:00Z"/>
                <w:rFonts w:ascii="Calibri" w:eastAsia="Times New Roman" w:hAnsi="Calibri" w:cs="Times New Roman"/>
                <w:color w:val="000000"/>
                <w:sz w:val="16"/>
                <w:szCs w:val="16"/>
              </w:rPr>
            </w:pPr>
            <w:ins w:id="328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283" w:author="David Dayan" w:date="2021-12-03T17:18:00Z">
              <w:tcPr>
                <w:tcW w:w="1440" w:type="dxa"/>
                <w:tcBorders>
                  <w:top w:val="nil"/>
                  <w:left w:val="nil"/>
                  <w:bottom w:val="nil"/>
                  <w:right w:val="nil"/>
                </w:tcBorders>
                <w:shd w:val="clear" w:color="auto" w:fill="auto"/>
                <w:noWrap/>
                <w:vAlign w:val="bottom"/>
                <w:hideMark/>
              </w:tcPr>
            </w:tcPrChange>
          </w:tcPr>
          <w:p w14:paraId="3FF3D6D2" w14:textId="77777777" w:rsidR="00036D0E" w:rsidRPr="00036D0E" w:rsidRDefault="00036D0E" w:rsidP="00245317">
            <w:pPr>
              <w:spacing w:after="0" w:line="240" w:lineRule="auto"/>
              <w:jc w:val="center"/>
              <w:rPr>
                <w:ins w:id="3284" w:author="David Dayan" w:date="2021-12-03T17:13:00Z"/>
                <w:rFonts w:ascii="Calibri" w:eastAsia="Times New Roman" w:hAnsi="Calibri" w:cs="Times New Roman"/>
                <w:color w:val="000000"/>
                <w:sz w:val="16"/>
                <w:szCs w:val="16"/>
              </w:rPr>
            </w:pPr>
            <w:ins w:id="328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286" w:author="David Dayan" w:date="2021-12-03T17:18:00Z">
              <w:tcPr>
                <w:tcW w:w="1530" w:type="dxa"/>
                <w:tcBorders>
                  <w:top w:val="nil"/>
                  <w:left w:val="nil"/>
                  <w:bottom w:val="nil"/>
                  <w:right w:val="nil"/>
                </w:tcBorders>
                <w:shd w:val="clear" w:color="auto" w:fill="auto"/>
                <w:noWrap/>
                <w:vAlign w:val="bottom"/>
                <w:hideMark/>
              </w:tcPr>
            </w:tcPrChange>
          </w:tcPr>
          <w:p w14:paraId="08851D52" w14:textId="77777777" w:rsidR="00036D0E" w:rsidRPr="00036D0E" w:rsidRDefault="00036D0E" w:rsidP="00245317">
            <w:pPr>
              <w:spacing w:after="0" w:line="240" w:lineRule="auto"/>
              <w:jc w:val="center"/>
              <w:rPr>
                <w:ins w:id="3287" w:author="David Dayan" w:date="2021-12-03T17:13:00Z"/>
                <w:rFonts w:ascii="Calibri" w:eastAsia="Times New Roman" w:hAnsi="Calibri" w:cs="Times New Roman"/>
                <w:color w:val="000000"/>
                <w:sz w:val="16"/>
                <w:szCs w:val="16"/>
              </w:rPr>
            </w:pPr>
            <w:ins w:id="328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289" w:author="David Dayan" w:date="2021-12-03T17:18:00Z">
              <w:tcPr>
                <w:tcW w:w="898" w:type="dxa"/>
                <w:tcBorders>
                  <w:top w:val="nil"/>
                  <w:left w:val="nil"/>
                  <w:bottom w:val="nil"/>
                  <w:right w:val="nil"/>
                </w:tcBorders>
                <w:shd w:val="clear" w:color="auto" w:fill="auto"/>
                <w:noWrap/>
                <w:vAlign w:val="bottom"/>
                <w:hideMark/>
              </w:tcPr>
            </w:tcPrChange>
          </w:tcPr>
          <w:p w14:paraId="75C27CE5" w14:textId="77777777" w:rsidR="00036D0E" w:rsidRPr="00036D0E" w:rsidRDefault="00036D0E" w:rsidP="00245317">
            <w:pPr>
              <w:spacing w:after="0" w:line="240" w:lineRule="auto"/>
              <w:jc w:val="center"/>
              <w:rPr>
                <w:ins w:id="3290" w:author="David Dayan" w:date="2021-12-03T17:13:00Z"/>
                <w:rFonts w:ascii="Calibri" w:eastAsia="Times New Roman" w:hAnsi="Calibri" w:cs="Times New Roman"/>
                <w:color w:val="000000"/>
                <w:sz w:val="16"/>
                <w:szCs w:val="16"/>
              </w:rPr>
            </w:pPr>
            <w:ins w:id="329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292" w:author="David Dayan" w:date="2021-12-03T17:18:00Z">
              <w:tcPr>
                <w:tcW w:w="902" w:type="dxa"/>
                <w:tcBorders>
                  <w:top w:val="nil"/>
                  <w:left w:val="nil"/>
                  <w:bottom w:val="nil"/>
                  <w:right w:val="nil"/>
                </w:tcBorders>
                <w:shd w:val="clear" w:color="auto" w:fill="auto"/>
                <w:noWrap/>
                <w:vAlign w:val="bottom"/>
                <w:hideMark/>
              </w:tcPr>
            </w:tcPrChange>
          </w:tcPr>
          <w:p w14:paraId="413E608A" w14:textId="77777777" w:rsidR="00036D0E" w:rsidRPr="00036D0E" w:rsidRDefault="00036D0E" w:rsidP="00245317">
            <w:pPr>
              <w:spacing w:after="0" w:line="240" w:lineRule="auto"/>
              <w:jc w:val="center"/>
              <w:rPr>
                <w:ins w:id="3293" w:author="David Dayan" w:date="2021-12-03T17:13:00Z"/>
                <w:rFonts w:ascii="Calibri" w:eastAsia="Times New Roman" w:hAnsi="Calibri" w:cs="Times New Roman"/>
                <w:color w:val="000000"/>
                <w:sz w:val="16"/>
                <w:szCs w:val="16"/>
              </w:rPr>
            </w:pPr>
            <w:ins w:id="329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295" w:author="David Dayan" w:date="2021-12-03T17:18:00Z">
              <w:tcPr>
                <w:tcW w:w="2160" w:type="dxa"/>
                <w:tcBorders>
                  <w:top w:val="nil"/>
                  <w:left w:val="nil"/>
                  <w:bottom w:val="nil"/>
                  <w:right w:val="nil"/>
                </w:tcBorders>
                <w:shd w:val="clear" w:color="auto" w:fill="auto"/>
                <w:noWrap/>
                <w:vAlign w:val="bottom"/>
                <w:hideMark/>
              </w:tcPr>
            </w:tcPrChange>
          </w:tcPr>
          <w:p w14:paraId="110A7802" w14:textId="77777777" w:rsidR="00036D0E" w:rsidRPr="00036D0E" w:rsidRDefault="00036D0E" w:rsidP="00245317">
            <w:pPr>
              <w:spacing w:after="0" w:line="240" w:lineRule="auto"/>
              <w:jc w:val="center"/>
              <w:rPr>
                <w:ins w:id="3296" w:author="David Dayan" w:date="2021-12-03T17:13:00Z"/>
                <w:rFonts w:ascii="Calibri" w:eastAsia="Times New Roman" w:hAnsi="Calibri" w:cs="Times New Roman"/>
                <w:color w:val="000000"/>
                <w:sz w:val="16"/>
                <w:szCs w:val="16"/>
              </w:rPr>
            </w:pPr>
            <w:proofErr w:type="spellStart"/>
            <w:ins w:id="329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298" w:author="David Dayan" w:date="2021-12-03T17:18:00Z">
              <w:tcPr>
                <w:tcW w:w="2876" w:type="dxa"/>
                <w:gridSpan w:val="2"/>
                <w:tcBorders>
                  <w:top w:val="nil"/>
                  <w:left w:val="nil"/>
                  <w:bottom w:val="nil"/>
                  <w:right w:val="nil"/>
                </w:tcBorders>
                <w:shd w:val="clear" w:color="auto" w:fill="auto"/>
                <w:noWrap/>
                <w:vAlign w:val="bottom"/>
                <w:hideMark/>
              </w:tcPr>
            </w:tcPrChange>
          </w:tcPr>
          <w:p w14:paraId="59AAB174" w14:textId="77777777" w:rsidR="00036D0E" w:rsidRPr="00036D0E" w:rsidRDefault="00036D0E" w:rsidP="00245317">
            <w:pPr>
              <w:spacing w:after="0" w:line="240" w:lineRule="auto"/>
              <w:jc w:val="center"/>
              <w:rPr>
                <w:ins w:id="3299" w:author="David Dayan" w:date="2021-12-03T17:13:00Z"/>
                <w:rFonts w:ascii="Calibri" w:eastAsia="Times New Roman" w:hAnsi="Calibri" w:cs="Times New Roman"/>
                <w:color w:val="000000"/>
                <w:sz w:val="16"/>
                <w:szCs w:val="16"/>
              </w:rPr>
            </w:pPr>
            <w:proofErr w:type="spellStart"/>
            <w:ins w:id="330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301" w:author="David Dayan" w:date="2021-12-03T17:18:00Z">
              <w:tcPr>
                <w:tcW w:w="1426" w:type="dxa"/>
                <w:tcBorders>
                  <w:top w:val="nil"/>
                  <w:left w:val="nil"/>
                  <w:bottom w:val="nil"/>
                  <w:right w:val="nil"/>
                </w:tcBorders>
                <w:shd w:val="clear" w:color="auto" w:fill="auto"/>
                <w:noWrap/>
                <w:vAlign w:val="bottom"/>
                <w:hideMark/>
              </w:tcPr>
            </w:tcPrChange>
          </w:tcPr>
          <w:p w14:paraId="046688FC" w14:textId="77777777" w:rsidR="00036D0E" w:rsidRPr="00036D0E" w:rsidRDefault="00036D0E" w:rsidP="00245317">
            <w:pPr>
              <w:spacing w:after="0" w:line="240" w:lineRule="auto"/>
              <w:jc w:val="center"/>
              <w:rPr>
                <w:ins w:id="3302" w:author="David Dayan" w:date="2021-12-03T17:13:00Z"/>
                <w:rFonts w:ascii="Calibri" w:eastAsia="Times New Roman" w:hAnsi="Calibri" w:cs="Times New Roman"/>
                <w:color w:val="000000"/>
                <w:sz w:val="16"/>
                <w:szCs w:val="16"/>
              </w:rPr>
            </w:pPr>
            <w:proofErr w:type="spellStart"/>
            <w:ins w:id="330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1A24CCE" w14:textId="77777777" w:rsidTr="00245317">
        <w:trPr>
          <w:cantSplit/>
          <w:trHeight w:val="20"/>
          <w:ins w:id="3304" w:author="David Dayan" w:date="2021-12-03T17:13:00Z"/>
          <w:trPrChange w:id="330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306" w:author="David Dayan" w:date="2021-12-03T17:18:00Z">
              <w:tcPr>
                <w:tcW w:w="1563" w:type="dxa"/>
                <w:tcBorders>
                  <w:top w:val="nil"/>
                  <w:left w:val="nil"/>
                  <w:bottom w:val="nil"/>
                  <w:right w:val="nil"/>
                </w:tcBorders>
                <w:shd w:val="clear" w:color="auto" w:fill="auto"/>
                <w:noWrap/>
                <w:vAlign w:val="bottom"/>
                <w:hideMark/>
              </w:tcPr>
            </w:tcPrChange>
          </w:tcPr>
          <w:p w14:paraId="17BC68F3" w14:textId="77777777" w:rsidR="00036D0E" w:rsidRPr="00036D0E" w:rsidRDefault="00036D0E" w:rsidP="00245317">
            <w:pPr>
              <w:spacing w:after="0" w:line="240" w:lineRule="auto"/>
              <w:jc w:val="center"/>
              <w:rPr>
                <w:ins w:id="3307" w:author="David Dayan" w:date="2021-12-03T17:13:00Z"/>
                <w:rFonts w:ascii="Calibri" w:eastAsia="Times New Roman" w:hAnsi="Calibri" w:cs="Times New Roman"/>
                <w:color w:val="000000"/>
                <w:sz w:val="16"/>
                <w:szCs w:val="16"/>
              </w:rPr>
            </w:pPr>
            <w:ins w:id="3308" w:author="David Dayan" w:date="2021-12-03T17:13:00Z">
              <w:r w:rsidRPr="00036D0E">
                <w:rPr>
                  <w:rFonts w:ascii="Calibri" w:eastAsia="Times New Roman" w:hAnsi="Calibri" w:cs="Times New Roman"/>
                  <w:color w:val="000000"/>
                  <w:sz w:val="16"/>
                  <w:szCs w:val="16"/>
                </w:rPr>
                <w:t>OtsAC20ROGR_0090</w:t>
              </w:r>
            </w:ins>
          </w:p>
        </w:tc>
        <w:tc>
          <w:tcPr>
            <w:tcW w:w="746" w:type="dxa"/>
            <w:tcBorders>
              <w:top w:val="nil"/>
              <w:left w:val="nil"/>
              <w:bottom w:val="nil"/>
              <w:right w:val="nil"/>
            </w:tcBorders>
            <w:shd w:val="clear" w:color="auto" w:fill="auto"/>
            <w:noWrap/>
            <w:vAlign w:val="bottom"/>
            <w:hideMark/>
            <w:tcPrChange w:id="3309" w:author="David Dayan" w:date="2021-12-03T17:18:00Z">
              <w:tcPr>
                <w:tcW w:w="746" w:type="dxa"/>
                <w:tcBorders>
                  <w:top w:val="nil"/>
                  <w:left w:val="nil"/>
                  <w:bottom w:val="nil"/>
                  <w:right w:val="nil"/>
                </w:tcBorders>
                <w:shd w:val="clear" w:color="auto" w:fill="auto"/>
                <w:noWrap/>
                <w:vAlign w:val="bottom"/>
                <w:hideMark/>
              </w:tcPr>
            </w:tcPrChange>
          </w:tcPr>
          <w:p w14:paraId="32130094" w14:textId="77777777" w:rsidR="00036D0E" w:rsidRPr="00036D0E" w:rsidRDefault="00036D0E" w:rsidP="00245317">
            <w:pPr>
              <w:spacing w:after="0" w:line="240" w:lineRule="auto"/>
              <w:jc w:val="center"/>
              <w:rPr>
                <w:ins w:id="3310" w:author="David Dayan" w:date="2021-12-03T17:13:00Z"/>
                <w:rFonts w:ascii="Calibri" w:eastAsia="Times New Roman" w:hAnsi="Calibri" w:cs="Times New Roman"/>
                <w:color w:val="000000"/>
                <w:sz w:val="16"/>
                <w:szCs w:val="16"/>
              </w:rPr>
            </w:pPr>
            <w:ins w:id="3311"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312" w:author="David Dayan" w:date="2021-12-03T17:18:00Z">
              <w:tcPr>
                <w:tcW w:w="599" w:type="dxa"/>
                <w:tcBorders>
                  <w:top w:val="nil"/>
                  <w:left w:val="nil"/>
                  <w:bottom w:val="nil"/>
                  <w:right w:val="nil"/>
                </w:tcBorders>
                <w:shd w:val="clear" w:color="auto" w:fill="auto"/>
                <w:noWrap/>
                <w:vAlign w:val="bottom"/>
                <w:hideMark/>
              </w:tcPr>
            </w:tcPrChange>
          </w:tcPr>
          <w:p w14:paraId="1E0A007D" w14:textId="77777777" w:rsidR="00036D0E" w:rsidRPr="00036D0E" w:rsidRDefault="00036D0E" w:rsidP="00245317">
            <w:pPr>
              <w:spacing w:after="0" w:line="240" w:lineRule="auto"/>
              <w:jc w:val="center"/>
              <w:rPr>
                <w:ins w:id="3313" w:author="David Dayan" w:date="2021-12-03T17:13:00Z"/>
                <w:rFonts w:ascii="Calibri" w:eastAsia="Times New Roman" w:hAnsi="Calibri" w:cs="Times New Roman"/>
                <w:color w:val="000000"/>
                <w:sz w:val="16"/>
                <w:szCs w:val="16"/>
              </w:rPr>
            </w:pPr>
            <w:ins w:id="3314"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315" w:author="David Dayan" w:date="2021-12-03T17:18:00Z">
              <w:tcPr>
                <w:tcW w:w="1142" w:type="dxa"/>
                <w:tcBorders>
                  <w:top w:val="nil"/>
                  <w:left w:val="nil"/>
                  <w:bottom w:val="nil"/>
                  <w:right w:val="nil"/>
                </w:tcBorders>
                <w:shd w:val="clear" w:color="auto" w:fill="auto"/>
                <w:noWrap/>
                <w:vAlign w:val="bottom"/>
                <w:hideMark/>
              </w:tcPr>
            </w:tcPrChange>
          </w:tcPr>
          <w:p w14:paraId="00C18345" w14:textId="77777777" w:rsidR="00036D0E" w:rsidRPr="00036D0E" w:rsidRDefault="00036D0E" w:rsidP="00245317">
            <w:pPr>
              <w:spacing w:after="0" w:line="240" w:lineRule="auto"/>
              <w:jc w:val="center"/>
              <w:rPr>
                <w:ins w:id="3316" w:author="David Dayan" w:date="2021-12-03T17:13:00Z"/>
                <w:rFonts w:ascii="Calibri" w:eastAsia="Times New Roman" w:hAnsi="Calibri" w:cs="Times New Roman"/>
                <w:color w:val="000000"/>
                <w:sz w:val="16"/>
                <w:szCs w:val="16"/>
              </w:rPr>
            </w:pPr>
            <w:ins w:id="331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318" w:author="David Dayan" w:date="2021-12-03T17:18:00Z">
              <w:tcPr>
                <w:tcW w:w="1440" w:type="dxa"/>
                <w:tcBorders>
                  <w:top w:val="nil"/>
                  <w:left w:val="nil"/>
                  <w:bottom w:val="nil"/>
                  <w:right w:val="nil"/>
                </w:tcBorders>
                <w:shd w:val="clear" w:color="auto" w:fill="auto"/>
                <w:noWrap/>
                <w:vAlign w:val="bottom"/>
                <w:hideMark/>
              </w:tcPr>
            </w:tcPrChange>
          </w:tcPr>
          <w:p w14:paraId="1AD5A8F6" w14:textId="77777777" w:rsidR="00036D0E" w:rsidRPr="00036D0E" w:rsidRDefault="00036D0E" w:rsidP="00245317">
            <w:pPr>
              <w:spacing w:after="0" w:line="240" w:lineRule="auto"/>
              <w:jc w:val="center"/>
              <w:rPr>
                <w:ins w:id="3319" w:author="David Dayan" w:date="2021-12-03T17:13:00Z"/>
                <w:rFonts w:ascii="Calibri" w:eastAsia="Times New Roman" w:hAnsi="Calibri" w:cs="Times New Roman"/>
                <w:color w:val="000000"/>
                <w:sz w:val="16"/>
                <w:szCs w:val="16"/>
              </w:rPr>
            </w:pPr>
            <w:ins w:id="332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321" w:author="David Dayan" w:date="2021-12-03T17:18:00Z">
              <w:tcPr>
                <w:tcW w:w="1530" w:type="dxa"/>
                <w:tcBorders>
                  <w:top w:val="nil"/>
                  <w:left w:val="nil"/>
                  <w:bottom w:val="nil"/>
                  <w:right w:val="nil"/>
                </w:tcBorders>
                <w:shd w:val="clear" w:color="auto" w:fill="auto"/>
                <w:noWrap/>
                <w:vAlign w:val="bottom"/>
                <w:hideMark/>
              </w:tcPr>
            </w:tcPrChange>
          </w:tcPr>
          <w:p w14:paraId="11BFB65E" w14:textId="77777777" w:rsidR="00036D0E" w:rsidRPr="00036D0E" w:rsidRDefault="00036D0E" w:rsidP="00245317">
            <w:pPr>
              <w:spacing w:after="0" w:line="240" w:lineRule="auto"/>
              <w:jc w:val="center"/>
              <w:rPr>
                <w:ins w:id="3322" w:author="David Dayan" w:date="2021-12-03T17:13:00Z"/>
                <w:rFonts w:ascii="Calibri" w:eastAsia="Times New Roman" w:hAnsi="Calibri" w:cs="Times New Roman"/>
                <w:color w:val="000000"/>
                <w:sz w:val="16"/>
                <w:szCs w:val="16"/>
              </w:rPr>
            </w:pPr>
            <w:ins w:id="332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324" w:author="David Dayan" w:date="2021-12-03T17:18:00Z">
              <w:tcPr>
                <w:tcW w:w="898" w:type="dxa"/>
                <w:tcBorders>
                  <w:top w:val="nil"/>
                  <w:left w:val="nil"/>
                  <w:bottom w:val="nil"/>
                  <w:right w:val="nil"/>
                </w:tcBorders>
                <w:shd w:val="clear" w:color="auto" w:fill="auto"/>
                <w:noWrap/>
                <w:vAlign w:val="bottom"/>
                <w:hideMark/>
              </w:tcPr>
            </w:tcPrChange>
          </w:tcPr>
          <w:p w14:paraId="02C400B1" w14:textId="77777777" w:rsidR="00036D0E" w:rsidRPr="00036D0E" w:rsidRDefault="00036D0E" w:rsidP="00245317">
            <w:pPr>
              <w:spacing w:after="0" w:line="240" w:lineRule="auto"/>
              <w:jc w:val="center"/>
              <w:rPr>
                <w:ins w:id="3325" w:author="David Dayan" w:date="2021-12-03T17:13:00Z"/>
                <w:rFonts w:ascii="Calibri" w:eastAsia="Times New Roman" w:hAnsi="Calibri" w:cs="Times New Roman"/>
                <w:color w:val="000000"/>
                <w:sz w:val="16"/>
                <w:szCs w:val="16"/>
              </w:rPr>
            </w:pPr>
            <w:ins w:id="332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327" w:author="David Dayan" w:date="2021-12-03T17:18:00Z">
              <w:tcPr>
                <w:tcW w:w="902" w:type="dxa"/>
                <w:tcBorders>
                  <w:top w:val="nil"/>
                  <w:left w:val="nil"/>
                  <w:bottom w:val="nil"/>
                  <w:right w:val="nil"/>
                </w:tcBorders>
                <w:shd w:val="clear" w:color="auto" w:fill="auto"/>
                <w:noWrap/>
                <w:vAlign w:val="bottom"/>
                <w:hideMark/>
              </w:tcPr>
            </w:tcPrChange>
          </w:tcPr>
          <w:p w14:paraId="345B3B8A" w14:textId="77777777" w:rsidR="00036D0E" w:rsidRPr="00036D0E" w:rsidRDefault="00036D0E" w:rsidP="00245317">
            <w:pPr>
              <w:spacing w:after="0" w:line="240" w:lineRule="auto"/>
              <w:jc w:val="center"/>
              <w:rPr>
                <w:ins w:id="3328" w:author="David Dayan" w:date="2021-12-03T17:13:00Z"/>
                <w:rFonts w:ascii="Calibri" w:eastAsia="Times New Roman" w:hAnsi="Calibri" w:cs="Times New Roman"/>
                <w:color w:val="000000"/>
                <w:sz w:val="16"/>
                <w:szCs w:val="16"/>
              </w:rPr>
            </w:pPr>
            <w:ins w:id="332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330" w:author="David Dayan" w:date="2021-12-03T17:18:00Z">
              <w:tcPr>
                <w:tcW w:w="2160" w:type="dxa"/>
                <w:tcBorders>
                  <w:top w:val="nil"/>
                  <w:left w:val="nil"/>
                  <w:bottom w:val="nil"/>
                  <w:right w:val="nil"/>
                </w:tcBorders>
                <w:shd w:val="clear" w:color="auto" w:fill="auto"/>
                <w:noWrap/>
                <w:vAlign w:val="bottom"/>
                <w:hideMark/>
              </w:tcPr>
            </w:tcPrChange>
          </w:tcPr>
          <w:p w14:paraId="2B07E5EE" w14:textId="77777777" w:rsidR="00036D0E" w:rsidRPr="00036D0E" w:rsidRDefault="00036D0E" w:rsidP="00245317">
            <w:pPr>
              <w:spacing w:after="0" w:line="240" w:lineRule="auto"/>
              <w:jc w:val="center"/>
              <w:rPr>
                <w:ins w:id="3331" w:author="David Dayan" w:date="2021-12-03T17:13:00Z"/>
                <w:rFonts w:ascii="Calibri" w:eastAsia="Times New Roman" w:hAnsi="Calibri" w:cs="Times New Roman"/>
                <w:color w:val="000000"/>
                <w:sz w:val="16"/>
                <w:szCs w:val="16"/>
              </w:rPr>
            </w:pPr>
            <w:proofErr w:type="spellStart"/>
            <w:ins w:id="333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333" w:author="David Dayan" w:date="2021-12-03T17:18:00Z">
              <w:tcPr>
                <w:tcW w:w="2876" w:type="dxa"/>
                <w:gridSpan w:val="2"/>
                <w:tcBorders>
                  <w:top w:val="nil"/>
                  <w:left w:val="nil"/>
                  <w:bottom w:val="nil"/>
                  <w:right w:val="nil"/>
                </w:tcBorders>
                <w:shd w:val="clear" w:color="auto" w:fill="auto"/>
                <w:noWrap/>
                <w:vAlign w:val="bottom"/>
                <w:hideMark/>
              </w:tcPr>
            </w:tcPrChange>
          </w:tcPr>
          <w:p w14:paraId="690CA48D" w14:textId="77777777" w:rsidR="00036D0E" w:rsidRPr="00036D0E" w:rsidRDefault="00036D0E" w:rsidP="00245317">
            <w:pPr>
              <w:spacing w:after="0" w:line="240" w:lineRule="auto"/>
              <w:jc w:val="center"/>
              <w:rPr>
                <w:ins w:id="3334" w:author="David Dayan" w:date="2021-12-03T17:13:00Z"/>
                <w:rFonts w:ascii="Calibri" w:eastAsia="Times New Roman" w:hAnsi="Calibri" w:cs="Times New Roman"/>
                <w:color w:val="000000"/>
                <w:sz w:val="16"/>
                <w:szCs w:val="16"/>
              </w:rPr>
            </w:pPr>
            <w:proofErr w:type="spellStart"/>
            <w:ins w:id="333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336" w:author="David Dayan" w:date="2021-12-03T17:18:00Z">
              <w:tcPr>
                <w:tcW w:w="1426" w:type="dxa"/>
                <w:tcBorders>
                  <w:top w:val="nil"/>
                  <w:left w:val="nil"/>
                  <w:bottom w:val="nil"/>
                  <w:right w:val="nil"/>
                </w:tcBorders>
                <w:shd w:val="clear" w:color="auto" w:fill="auto"/>
                <w:noWrap/>
                <w:vAlign w:val="bottom"/>
                <w:hideMark/>
              </w:tcPr>
            </w:tcPrChange>
          </w:tcPr>
          <w:p w14:paraId="2511A98D" w14:textId="77777777" w:rsidR="00036D0E" w:rsidRPr="00036D0E" w:rsidRDefault="00036D0E" w:rsidP="00245317">
            <w:pPr>
              <w:spacing w:after="0" w:line="240" w:lineRule="auto"/>
              <w:jc w:val="center"/>
              <w:rPr>
                <w:ins w:id="3337" w:author="David Dayan" w:date="2021-12-03T17:13:00Z"/>
                <w:rFonts w:ascii="Calibri" w:eastAsia="Times New Roman" w:hAnsi="Calibri" w:cs="Times New Roman"/>
                <w:color w:val="000000"/>
                <w:sz w:val="16"/>
                <w:szCs w:val="16"/>
              </w:rPr>
            </w:pPr>
            <w:proofErr w:type="spellStart"/>
            <w:ins w:id="333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A15A449" w14:textId="77777777" w:rsidTr="00245317">
        <w:trPr>
          <w:cantSplit/>
          <w:trHeight w:val="20"/>
          <w:ins w:id="3339" w:author="David Dayan" w:date="2021-12-03T17:13:00Z"/>
          <w:trPrChange w:id="334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341" w:author="David Dayan" w:date="2021-12-03T17:18:00Z">
              <w:tcPr>
                <w:tcW w:w="1563" w:type="dxa"/>
                <w:tcBorders>
                  <w:top w:val="nil"/>
                  <w:left w:val="nil"/>
                  <w:bottom w:val="nil"/>
                  <w:right w:val="nil"/>
                </w:tcBorders>
                <w:shd w:val="clear" w:color="auto" w:fill="auto"/>
                <w:noWrap/>
                <w:vAlign w:val="bottom"/>
                <w:hideMark/>
              </w:tcPr>
            </w:tcPrChange>
          </w:tcPr>
          <w:p w14:paraId="3A6958B9" w14:textId="77777777" w:rsidR="00036D0E" w:rsidRPr="00036D0E" w:rsidRDefault="00036D0E" w:rsidP="00245317">
            <w:pPr>
              <w:spacing w:after="0" w:line="240" w:lineRule="auto"/>
              <w:jc w:val="center"/>
              <w:rPr>
                <w:ins w:id="3342" w:author="David Dayan" w:date="2021-12-03T17:13:00Z"/>
                <w:rFonts w:ascii="Calibri" w:eastAsia="Times New Roman" w:hAnsi="Calibri" w:cs="Times New Roman"/>
                <w:color w:val="000000"/>
                <w:sz w:val="16"/>
                <w:szCs w:val="16"/>
              </w:rPr>
            </w:pPr>
            <w:ins w:id="3343" w:author="David Dayan" w:date="2021-12-03T17:13:00Z">
              <w:r w:rsidRPr="00036D0E">
                <w:rPr>
                  <w:rFonts w:ascii="Calibri" w:eastAsia="Times New Roman" w:hAnsi="Calibri" w:cs="Times New Roman"/>
                  <w:color w:val="000000"/>
                  <w:sz w:val="16"/>
                  <w:szCs w:val="16"/>
                </w:rPr>
                <w:t>OtsAC20ROGR_0091</w:t>
              </w:r>
            </w:ins>
          </w:p>
        </w:tc>
        <w:tc>
          <w:tcPr>
            <w:tcW w:w="746" w:type="dxa"/>
            <w:tcBorders>
              <w:top w:val="nil"/>
              <w:left w:val="nil"/>
              <w:bottom w:val="nil"/>
              <w:right w:val="nil"/>
            </w:tcBorders>
            <w:shd w:val="clear" w:color="auto" w:fill="auto"/>
            <w:noWrap/>
            <w:vAlign w:val="bottom"/>
            <w:hideMark/>
            <w:tcPrChange w:id="3344" w:author="David Dayan" w:date="2021-12-03T17:18:00Z">
              <w:tcPr>
                <w:tcW w:w="746" w:type="dxa"/>
                <w:tcBorders>
                  <w:top w:val="nil"/>
                  <w:left w:val="nil"/>
                  <w:bottom w:val="nil"/>
                  <w:right w:val="nil"/>
                </w:tcBorders>
                <w:shd w:val="clear" w:color="auto" w:fill="auto"/>
                <w:noWrap/>
                <w:vAlign w:val="bottom"/>
                <w:hideMark/>
              </w:tcPr>
            </w:tcPrChange>
          </w:tcPr>
          <w:p w14:paraId="767D7B88" w14:textId="77777777" w:rsidR="00036D0E" w:rsidRPr="00036D0E" w:rsidRDefault="00036D0E" w:rsidP="00245317">
            <w:pPr>
              <w:spacing w:after="0" w:line="240" w:lineRule="auto"/>
              <w:jc w:val="center"/>
              <w:rPr>
                <w:ins w:id="3345" w:author="David Dayan" w:date="2021-12-03T17:13:00Z"/>
                <w:rFonts w:ascii="Calibri" w:eastAsia="Times New Roman" w:hAnsi="Calibri" w:cs="Times New Roman"/>
                <w:color w:val="000000"/>
                <w:sz w:val="16"/>
                <w:szCs w:val="16"/>
              </w:rPr>
            </w:pPr>
            <w:ins w:id="3346"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347" w:author="David Dayan" w:date="2021-12-03T17:18:00Z">
              <w:tcPr>
                <w:tcW w:w="599" w:type="dxa"/>
                <w:tcBorders>
                  <w:top w:val="nil"/>
                  <w:left w:val="nil"/>
                  <w:bottom w:val="nil"/>
                  <w:right w:val="nil"/>
                </w:tcBorders>
                <w:shd w:val="clear" w:color="auto" w:fill="auto"/>
                <w:noWrap/>
                <w:vAlign w:val="bottom"/>
                <w:hideMark/>
              </w:tcPr>
            </w:tcPrChange>
          </w:tcPr>
          <w:p w14:paraId="46F917CD" w14:textId="77777777" w:rsidR="00036D0E" w:rsidRPr="00036D0E" w:rsidRDefault="00036D0E" w:rsidP="00245317">
            <w:pPr>
              <w:spacing w:after="0" w:line="240" w:lineRule="auto"/>
              <w:jc w:val="center"/>
              <w:rPr>
                <w:ins w:id="3348" w:author="David Dayan" w:date="2021-12-03T17:13:00Z"/>
                <w:rFonts w:ascii="Calibri" w:eastAsia="Times New Roman" w:hAnsi="Calibri" w:cs="Times New Roman"/>
                <w:color w:val="000000"/>
                <w:sz w:val="16"/>
                <w:szCs w:val="16"/>
              </w:rPr>
            </w:pPr>
            <w:ins w:id="3349"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350" w:author="David Dayan" w:date="2021-12-03T17:18:00Z">
              <w:tcPr>
                <w:tcW w:w="1142" w:type="dxa"/>
                <w:tcBorders>
                  <w:top w:val="nil"/>
                  <w:left w:val="nil"/>
                  <w:bottom w:val="nil"/>
                  <w:right w:val="nil"/>
                </w:tcBorders>
                <w:shd w:val="clear" w:color="auto" w:fill="auto"/>
                <w:noWrap/>
                <w:vAlign w:val="bottom"/>
                <w:hideMark/>
              </w:tcPr>
            </w:tcPrChange>
          </w:tcPr>
          <w:p w14:paraId="5D12F600" w14:textId="77777777" w:rsidR="00036D0E" w:rsidRPr="00036D0E" w:rsidRDefault="00036D0E" w:rsidP="00245317">
            <w:pPr>
              <w:spacing w:after="0" w:line="240" w:lineRule="auto"/>
              <w:jc w:val="center"/>
              <w:rPr>
                <w:ins w:id="3351" w:author="David Dayan" w:date="2021-12-03T17:13:00Z"/>
                <w:rFonts w:ascii="Calibri" w:eastAsia="Times New Roman" w:hAnsi="Calibri" w:cs="Times New Roman"/>
                <w:color w:val="000000"/>
                <w:sz w:val="16"/>
                <w:szCs w:val="16"/>
              </w:rPr>
            </w:pPr>
            <w:ins w:id="335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353" w:author="David Dayan" w:date="2021-12-03T17:18:00Z">
              <w:tcPr>
                <w:tcW w:w="1440" w:type="dxa"/>
                <w:tcBorders>
                  <w:top w:val="nil"/>
                  <w:left w:val="nil"/>
                  <w:bottom w:val="nil"/>
                  <w:right w:val="nil"/>
                </w:tcBorders>
                <w:shd w:val="clear" w:color="auto" w:fill="auto"/>
                <w:noWrap/>
                <w:vAlign w:val="bottom"/>
                <w:hideMark/>
              </w:tcPr>
            </w:tcPrChange>
          </w:tcPr>
          <w:p w14:paraId="3B7458BC" w14:textId="77777777" w:rsidR="00036D0E" w:rsidRPr="00036D0E" w:rsidRDefault="00036D0E" w:rsidP="00245317">
            <w:pPr>
              <w:spacing w:after="0" w:line="240" w:lineRule="auto"/>
              <w:jc w:val="center"/>
              <w:rPr>
                <w:ins w:id="3354" w:author="David Dayan" w:date="2021-12-03T17:13:00Z"/>
                <w:rFonts w:ascii="Calibri" w:eastAsia="Times New Roman" w:hAnsi="Calibri" w:cs="Times New Roman"/>
                <w:color w:val="000000"/>
                <w:sz w:val="16"/>
                <w:szCs w:val="16"/>
              </w:rPr>
            </w:pPr>
            <w:ins w:id="335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356" w:author="David Dayan" w:date="2021-12-03T17:18:00Z">
              <w:tcPr>
                <w:tcW w:w="1530" w:type="dxa"/>
                <w:tcBorders>
                  <w:top w:val="nil"/>
                  <w:left w:val="nil"/>
                  <w:bottom w:val="nil"/>
                  <w:right w:val="nil"/>
                </w:tcBorders>
                <w:shd w:val="clear" w:color="auto" w:fill="auto"/>
                <w:noWrap/>
                <w:vAlign w:val="bottom"/>
                <w:hideMark/>
              </w:tcPr>
            </w:tcPrChange>
          </w:tcPr>
          <w:p w14:paraId="797CEC00" w14:textId="77777777" w:rsidR="00036D0E" w:rsidRPr="00036D0E" w:rsidRDefault="00036D0E" w:rsidP="00245317">
            <w:pPr>
              <w:spacing w:after="0" w:line="240" w:lineRule="auto"/>
              <w:jc w:val="center"/>
              <w:rPr>
                <w:ins w:id="3357" w:author="David Dayan" w:date="2021-12-03T17:13:00Z"/>
                <w:rFonts w:ascii="Calibri" w:eastAsia="Times New Roman" w:hAnsi="Calibri" w:cs="Times New Roman"/>
                <w:color w:val="000000"/>
                <w:sz w:val="16"/>
                <w:szCs w:val="16"/>
              </w:rPr>
            </w:pPr>
            <w:ins w:id="335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359" w:author="David Dayan" w:date="2021-12-03T17:18:00Z">
              <w:tcPr>
                <w:tcW w:w="898" w:type="dxa"/>
                <w:tcBorders>
                  <w:top w:val="nil"/>
                  <w:left w:val="nil"/>
                  <w:bottom w:val="nil"/>
                  <w:right w:val="nil"/>
                </w:tcBorders>
                <w:shd w:val="clear" w:color="auto" w:fill="auto"/>
                <w:noWrap/>
                <w:vAlign w:val="bottom"/>
                <w:hideMark/>
              </w:tcPr>
            </w:tcPrChange>
          </w:tcPr>
          <w:p w14:paraId="4876B5AF" w14:textId="77777777" w:rsidR="00036D0E" w:rsidRPr="00036D0E" w:rsidRDefault="00036D0E" w:rsidP="00245317">
            <w:pPr>
              <w:spacing w:after="0" w:line="240" w:lineRule="auto"/>
              <w:jc w:val="center"/>
              <w:rPr>
                <w:ins w:id="3360" w:author="David Dayan" w:date="2021-12-03T17:13:00Z"/>
                <w:rFonts w:ascii="Calibri" w:eastAsia="Times New Roman" w:hAnsi="Calibri" w:cs="Times New Roman"/>
                <w:color w:val="000000"/>
                <w:sz w:val="16"/>
                <w:szCs w:val="16"/>
              </w:rPr>
            </w:pPr>
            <w:ins w:id="336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362" w:author="David Dayan" w:date="2021-12-03T17:18:00Z">
              <w:tcPr>
                <w:tcW w:w="902" w:type="dxa"/>
                <w:tcBorders>
                  <w:top w:val="nil"/>
                  <w:left w:val="nil"/>
                  <w:bottom w:val="nil"/>
                  <w:right w:val="nil"/>
                </w:tcBorders>
                <w:shd w:val="clear" w:color="auto" w:fill="auto"/>
                <w:noWrap/>
                <w:vAlign w:val="bottom"/>
                <w:hideMark/>
              </w:tcPr>
            </w:tcPrChange>
          </w:tcPr>
          <w:p w14:paraId="0D24D3D1" w14:textId="77777777" w:rsidR="00036D0E" w:rsidRPr="00036D0E" w:rsidRDefault="00036D0E" w:rsidP="00245317">
            <w:pPr>
              <w:spacing w:after="0" w:line="240" w:lineRule="auto"/>
              <w:jc w:val="center"/>
              <w:rPr>
                <w:ins w:id="3363" w:author="David Dayan" w:date="2021-12-03T17:13:00Z"/>
                <w:rFonts w:ascii="Calibri" w:eastAsia="Times New Roman" w:hAnsi="Calibri" w:cs="Times New Roman"/>
                <w:color w:val="000000"/>
                <w:sz w:val="16"/>
                <w:szCs w:val="16"/>
              </w:rPr>
            </w:pPr>
            <w:ins w:id="336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365" w:author="David Dayan" w:date="2021-12-03T17:18:00Z">
              <w:tcPr>
                <w:tcW w:w="2160" w:type="dxa"/>
                <w:tcBorders>
                  <w:top w:val="nil"/>
                  <w:left w:val="nil"/>
                  <w:bottom w:val="nil"/>
                  <w:right w:val="nil"/>
                </w:tcBorders>
                <w:shd w:val="clear" w:color="auto" w:fill="auto"/>
                <w:noWrap/>
                <w:vAlign w:val="bottom"/>
                <w:hideMark/>
              </w:tcPr>
            </w:tcPrChange>
          </w:tcPr>
          <w:p w14:paraId="58DEB937" w14:textId="77777777" w:rsidR="00036D0E" w:rsidRPr="00036D0E" w:rsidRDefault="00036D0E" w:rsidP="00245317">
            <w:pPr>
              <w:spacing w:after="0" w:line="240" w:lineRule="auto"/>
              <w:jc w:val="center"/>
              <w:rPr>
                <w:ins w:id="3366" w:author="David Dayan" w:date="2021-12-03T17:13:00Z"/>
                <w:rFonts w:ascii="Calibri" w:eastAsia="Times New Roman" w:hAnsi="Calibri" w:cs="Times New Roman"/>
                <w:color w:val="000000"/>
                <w:sz w:val="16"/>
                <w:szCs w:val="16"/>
              </w:rPr>
            </w:pPr>
            <w:proofErr w:type="spellStart"/>
            <w:ins w:id="336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368" w:author="David Dayan" w:date="2021-12-03T17:18:00Z">
              <w:tcPr>
                <w:tcW w:w="2876" w:type="dxa"/>
                <w:gridSpan w:val="2"/>
                <w:tcBorders>
                  <w:top w:val="nil"/>
                  <w:left w:val="nil"/>
                  <w:bottom w:val="nil"/>
                  <w:right w:val="nil"/>
                </w:tcBorders>
                <w:shd w:val="clear" w:color="auto" w:fill="auto"/>
                <w:noWrap/>
                <w:vAlign w:val="bottom"/>
                <w:hideMark/>
              </w:tcPr>
            </w:tcPrChange>
          </w:tcPr>
          <w:p w14:paraId="737446F9" w14:textId="77777777" w:rsidR="00036D0E" w:rsidRPr="00036D0E" w:rsidRDefault="00036D0E" w:rsidP="00245317">
            <w:pPr>
              <w:spacing w:after="0" w:line="240" w:lineRule="auto"/>
              <w:jc w:val="center"/>
              <w:rPr>
                <w:ins w:id="3369" w:author="David Dayan" w:date="2021-12-03T17:13:00Z"/>
                <w:rFonts w:ascii="Calibri" w:eastAsia="Times New Roman" w:hAnsi="Calibri" w:cs="Times New Roman"/>
                <w:color w:val="000000"/>
                <w:sz w:val="16"/>
                <w:szCs w:val="16"/>
              </w:rPr>
            </w:pPr>
            <w:proofErr w:type="spellStart"/>
            <w:ins w:id="337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371" w:author="David Dayan" w:date="2021-12-03T17:18:00Z">
              <w:tcPr>
                <w:tcW w:w="1426" w:type="dxa"/>
                <w:tcBorders>
                  <w:top w:val="nil"/>
                  <w:left w:val="nil"/>
                  <w:bottom w:val="nil"/>
                  <w:right w:val="nil"/>
                </w:tcBorders>
                <w:shd w:val="clear" w:color="auto" w:fill="auto"/>
                <w:noWrap/>
                <w:vAlign w:val="bottom"/>
                <w:hideMark/>
              </w:tcPr>
            </w:tcPrChange>
          </w:tcPr>
          <w:p w14:paraId="4ED3B00C" w14:textId="77777777" w:rsidR="00036D0E" w:rsidRPr="00036D0E" w:rsidRDefault="00036D0E" w:rsidP="00245317">
            <w:pPr>
              <w:spacing w:after="0" w:line="240" w:lineRule="auto"/>
              <w:jc w:val="center"/>
              <w:rPr>
                <w:ins w:id="3372" w:author="David Dayan" w:date="2021-12-03T17:13:00Z"/>
                <w:rFonts w:ascii="Calibri" w:eastAsia="Times New Roman" w:hAnsi="Calibri" w:cs="Times New Roman"/>
                <w:color w:val="000000"/>
                <w:sz w:val="16"/>
                <w:szCs w:val="16"/>
              </w:rPr>
            </w:pPr>
            <w:proofErr w:type="spellStart"/>
            <w:ins w:id="337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207CF2E" w14:textId="77777777" w:rsidTr="00245317">
        <w:trPr>
          <w:cantSplit/>
          <w:trHeight w:val="20"/>
          <w:ins w:id="3374" w:author="David Dayan" w:date="2021-12-03T17:13:00Z"/>
          <w:trPrChange w:id="337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376" w:author="David Dayan" w:date="2021-12-03T17:18:00Z">
              <w:tcPr>
                <w:tcW w:w="1563" w:type="dxa"/>
                <w:tcBorders>
                  <w:top w:val="nil"/>
                  <w:left w:val="nil"/>
                  <w:bottom w:val="nil"/>
                  <w:right w:val="nil"/>
                </w:tcBorders>
                <w:shd w:val="clear" w:color="auto" w:fill="auto"/>
                <w:noWrap/>
                <w:vAlign w:val="bottom"/>
                <w:hideMark/>
              </w:tcPr>
            </w:tcPrChange>
          </w:tcPr>
          <w:p w14:paraId="1B4C5BE3" w14:textId="77777777" w:rsidR="00036D0E" w:rsidRPr="00036D0E" w:rsidRDefault="00036D0E" w:rsidP="00245317">
            <w:pPr>
              <w:spacing w:after="0" w:line="240" w:lineRule="auto"/>
              <w:jc w:val="center"/>
              <w:rPr>
                <w:ins w:id="3377" w:author="David Dayan" w:date="2021-12-03T17:13:00Z"/>
                <w:rFonts w:ascii="Calibri" w:eastAsia="Times New Roman" w:hAnsi="Calibri" w:cs="Times New Roman"/>
                <w:color w:val="000000"/>
                <w:sz w:val="16"/>
                <w:szCs w:val="16"/>
              </w:rPr>
            </w:pPr>
            <w:ins w:id="3378" w:author="David Dayan" w:date="2021-12-03T17:13:00Z">
              <w:r w:rsidRPr="00036D0E">
                <w:rPr>
                  <w:rFonts w:ascii="Calibri" w:eastAsia="Times New Roman" w:hAnsi="Calibri" w:cs="Times New Roman"/>
                  <w:color w:val="000000"/>
                  <w:sz w:val="16"/>
                  <w:szCs w:val="16"/>
                </w:rPr>
                <w:t>OtsAC20ROGR_0092</w:t>
              </w:r>
            </w:ins>
          </w:p>
        </w:tc>
        <w:tc>
          <w:tcPr>
            <w:tcW w:w="746" w:type="dxa"/>
            <w:tcBorders>
              <w:top w:val="nil"/>
              <w:left w:val="nil"/>
              <w:bottom w:val="nil"/>
              <w:right w:val="nil"/>
            </w:tcBorders>
            <w:shd w:val="clear" w:color="auto" w:fill="auto"/>
            <w:noWrap/>
            <w:vAlign w:val="bottom"/>
            <w:hideMark/>
            <w:tcPrChange w:id="3379" w:author="David Dayan" w:date="2021-12-03T17:18:00Z">
              <w:tcPr>
                <w:tcW w:w="746" w:type="dxa"/>
                <w:tcBorders>
                  <w:top w:val="nil"/>
                  <w:left w:val="nil"/>
                  <w:bottom w:val="nil"/>
                  <w:right w:val="nil"/>
                </w:tcBorders>
                <w:shd w:val="clear" w:color="auto" w:fill="auto"/>
                <w:noWrap/>
                <w:vAlign w:val="bottom"/>
                <w:hideMark/>
              </w:tcPr>
            </w:tcPrChange>
          </w:tcPr>
          <w:p w14:paraId="5B6DE55C" w14:textId="77777777" w:rsidR="00036D0E" w:rsidRPr="00036D0E" w:rsidRDefault="00036D0E" w:rsidP="00245317">
            <w:pPr>
              <w:spacing w:after="0" w:line="240" w:lineRule="auto"/>
              <w:jc w:val="center"/>
              <w:rPr>
                <w:ins w:id="3380" w:author="David Dayan" w:date="2021-12-03T17:13:00Z"/>
                <w:rFonts w:ascii="Calibri" w:eastAsia="Times New Roman" w:hAnsi="Calibri" w:cs="Times New Roman"/>
                <w:color w:val="000000"/>
                <w:sz w:val="16"/>
                <w:szCs w:val="16"/>
              </w:rPr>
            </w:pPr>
            <w:ins w:id="3381"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382" w:author="David Dayan" w:date="2021-12-03T17:18:00Z">
              <w:tcPr>
                <w:tcW w:w="599" w:type="dxa"/>
                <w:tcBorders>
                  <w:top w:val="nil"/>
                  <w:left w:val="nil"/>
                  <w:bottom w:val="nil"/>
                  <w:right w:val="nil"/>
                </w:tcBorders>
                <w:shd w:val="clear" w:color="auto" w:fill="auto"/>
                <w:noWrap/>
                <w:vAlign w:val="bottom"/>
                <w:hideMark/>
              </w:tcPr>
            </w:tcPrChange>
          </w:tcPr>
          <w:p w14:paraId="2204E8B8" w14:textId="77777777" w:rsidR="00036D0E" w:rsidRPr="00036D0E" w:rsidRDefault="00036D0E" w:rsidP="00245317">
            <w:pPr>
              <w:spacing w:after="0" w:line="240" w:lineRule="auto"/>
              <w:jc w:val="center"/>
              <w:rPr>
                <w:ins w:id="3383" w:author="David Dayan" w:date="2021-12-03T17:13:00Z"/>
                <w:rFonts w:ascii="Calibri" w:eastAsia="Times New Roman" w:hAnsi="Calibri" w:cs="Times New Roman"/>
                <w:color w:val="000000"/>
                <w:sz w:val="16"/>
                <w:szCs w:val="16"/>
              </w:rPr>
            </w:pPr>
            <w:ins w:id="3384"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385" w:author="David Dayan" w:date="2021-12-03T17:18:00Z">
              <w:tcPr>
                <w:tcW w:w="1142" w:type="dxa"/>
                <w:tcBorders>
                  <w:top w:val="nil"/>
                  <w:left w:val="nil"/>
                  <w:bottom w:val="nil"/>
                  <w:right w:val="nil"/>
                </w:tcBorders>
                <w:shd w:val="clear" w:color="auto" w:fill="auto"/>
                <w:noWrap/>
                <w:vAlign w:val="bottom"/>
                <w:hideMark/>
              </w:tcPr>
            </w:tcPrChange>
          </w:tcPr>
          <w:p w14:paraId="31609CB5" w14:textId="77777777" w:rsidR="00036D0E" w:rsidRPr="00036D0E" w:rsidRDefault="00036D0E" w:rsidP="00245317">
            <w:pPr>
              <w:spacing w:after="0" w:line="240" w:lineRule="auto"/>
              <w:jc w:val="center"/>
              <w:rPr>
                <w:ins w:id="3386" w:author="David Dayan" w:date="2021-12-03T17:13:00Z"/>
                <w:rFonts w:ascii="Calibri" w:eastAsia="Times New Roman" w:hAnsi="Calibri" w:cs="Times New Roman"/>
                <w:color w:val="000000"/>
                <w:sz w:val="16"/>
                <w:szCs w:val="16"/>
              </w:rPr>
            </w:pPr>
            <w:ins w:id="338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388" w:author="David Dayan" w:date="2021-12-03T17:18:00Z">
              <w:tcPr>
                <w:tcW w:w="1440" w:type="dxa"/>
                <w:tcBorders>
                  <w:top w:val="nil"/>
                  <w:left w:val="nil"/>
                  <w:bottom w:val="nil"/>
                  <w:right w:val="nil"/>
                </w:tcBorders>
                <w:shd w:val="clear" w:color="auto" w:fill="auto"/>
                <w:noWrap/>
                <w:vAlign w:val="bottom"/>
                <w:hideMark/>
              </w:tcPr>
            </w:tcPrChange>
          </w:tcPr>
          <w:p w14:paraId="626898A1" w14:textId="77777777" w:rsidR="00036D0E" w:rsidRPr="00036D0E" w:rsidRDefault="00036D0E" w:rsidP="00245317">
            <w:pPr>
              <w:spacing w:after="0" w:line="240" w:lineRule="auto"/>
              <w:jc w:val="center"/>
              <w:rPr>
                <w:ins w:id="3389" w:author="David Dayan" w:date="2021-12-03T17:13:00Z"/>
                <w:rFonts w:ascii="Calibri" w:eastAsia="Times New Roman" w:hAnsi="Calibri" w:cs="Times New Roman"/>
                <w:color w:val="000000"/>
                <w:sz w:val="16"/>
                <w:szCs w:val="16"/>
              </w:rPr>
            </w:pPr>
            <w:ins w:id="339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391" w:author="David Dayan" w:date="2021-12-03T17:18:00Z">
              <w:tcPr>
                <w:tcW w:w="1530" w:type="dxa"/>
                <w:tcBorders>
                  <w:top w:val="nil"/>
                  <w:left w:val="nil"/>
                  <w:bottom w:val="nil"/>
                  <w:right w:val="nil"/>
                </w:tcBorders>
                <w:shd w:val="clear" w:color="auto" w:fill="auto"/>
                <w:noWrap/>
                <w:vAlign w:val="bottom"/>
                <w:hideMark/>
              </w:tcPr>
            </w:tcPrChange>
          </w:tcPr>
          <w:p w14:paraId="61B44043" w14:textId="77777777" w:rsidR="00036D0E" w:rsidRPr="00036D0E" w:rsidRDefault="00036D0E" w:rsidP="00245317">
            <w:pPr>
              <w:spacing w:after="0" w:line="240" w:lineRule="auto"/>
              <w:jc w:val="center"/>
              <w:rPr>
                <w:ins w:id="3392" w:author="David Dayan" w:date="2021-12-03T17:13:00Z"/>
                <w:rFonts w:ascii="Calibri" w:eastAsia="Times New Roman" w:hAnsi="Calibri" w:cs="Times New Roman"/>
                <w:color w:val="000000"/>
                <w:sz w:val="16"/>
                <w:szCs w:val="16"/>
              </w:rPr>
            </w:pPr>
            <w:ins w:id="339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394" w:author="David Dayan" w:date="2021-12-03T17:18:00Z">
              <w:tcPr>
                <w:tcW w:w="898" w:type="dxa"/>
                <w:tcBorders>
                  <w:top w:val="nil"/>
                  <w:left w:val="nil"/>
                  <w:bottom w:val="nil"/>
                  <w:right w:val="nil"/>
                </w:tcBorders>
                <w:shd w:val="clear" w:color="auto" w:fill="auto"/>
                <w:noWrap/>
                <w:vAlign w:val="bottom"/>
                <w:hideMark/>
              </w:tcPr>
            </w:tcPrChange>
          </w:tcPr>
          <w:p w14:paraId="5B123A22" w14:textId="77777777" w:rsidR="00036D0E" w:rsidRPr="00036D0E" w:rsidRDefault="00036D0E" w:rsidP="00245317">
            <w:pPr>
              <w:spacing w:after="0" w:line="240" w:lineRule="auto"/>
              <w:jc w:val="center"/>
              <w:rPr>
                <w:ins w:id="3395" w:author="David Dayan" w:date="2021-12-03T17:13:00Z"/>
                <w:rFonts w:ascii="Calibri" w:eastAsia="Times New Roman" w:hAnsi="Calibri" w:cs="Times New Roman"/>
                <w:color w:val="000000"/>
                <w:sz w:val="16"/>
                <w:szCs w:val="16"/>
              </w:rPr>
            </w:pPr>
            <w:ins w:id="339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397" w:author="David Dayan" w:date="2021-12-03T17:18:00Z">
              <w:tcPr>
                <w:tcW w:w="902" w:type="dxa"/>
                <w:tcBorders>
                  <w:top w:val="nil"/>
                  <w:left w:val="nil"/>
                  <w:bottom w:val="nil"/>
                  <w:right w:val="nil"/>
                </w:tcBorders>
                <w:shd w:val="clear" w:color="auto" w:fill="auto"/>
                <w:noWrap/>
                <w:vAlign w:val="bottom"/>
                <w:hideMark/>
              </w:tcPr>
            </w:tcPrChange>
          </w:tcPr>
          <w:p w14:paraId="654D047D" w14:textId="77777777" w:rsidR="00036D0E" w:rsidRPr="00036D0E" w:rsidRDefault="00036D0E" w:rsidP="00245317">
            <w:pPr>
              <w:spacing w:after="0" w:line="240" w:lineRule="auto"/>
              <w:jc w:val="center"/>
              <w:rPr>
                <w:ins w:id="3398" w:author="David Dayan" w:date="2021-12-03T17:13:00Z"/>
                <w:rFonts w:ascii="Calibri" w:eastAsia="Times New Roman" w:hAnsi="Calibri" w:cs="Times New Roman"/>
                <w:color w:val="000000"/>
                <w:sz w:val="16"/>
                <w:szCs w:val="16"/>
              </w:rPr>
            </w:pPr>
            <w:ins w:id="339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400" w:author="David Dayan" w:date="2021-12-03T17:18:00Z">
              <w:tcPr>
                <w:tcW w:w="2160" w:type="dxa"/>
                <w:tcBorders>
                  <w:top w:val="nil"/>
                  <w:left w:val="nil"/>
                  <w:bottom w:val="nil"/>
                  <w:right w:val="nil"/>
                </w:tcBorders>
                <w:shd w:val="clear" w:color="auto" w:fill="auto"/>
                <w:noWrap/>
                <w:vAlign w:val="bottom"/>
                <w:hideMark/>
              </w:tcPr>
            </w:tcPrChange>
          </w:tcPr>
          <w:p w14:paraId="56B21CF4" w14:textId="77777777" w:rsidR="00036D0E" w:rsidRPr="00036D0E" w:rsidRDefault="00036D0E" w:rsidP="00245317">
            <w:pPr>
              <w:spacing w:after="0" w:line="240" w:lineRule="auto"/>
              <w:jc w:val="center"/>
              <w:rPr>
                <w:ins w:id="3401" w:author="David Dayan" w:date="2021-12-03T17:13:00Z"/>
                <w:rFonts w:ascii="Calibri" w:eastAsia="Times New Roman" w:hAnsi="Calibri" w:cs="Times New Roman"/>
                <w:color w:val="000000"/>
                <w:sz w:val="16"/>
                <w:szCs w:val="16"/>
              </w:rPr>
            </w:pPr>
            <w:ins w:id="340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403" w:author="David Dayan" w:date="2021-12-03T17:18:00Z">
              <w:tcPr>
                <w:tcW w:w="2876" w:type="dxa"/>
                <w:gridSpan w:val="2"/>
                <w:tcBorders>
                  <w:top w:val="nil"/>
                  <w:left w:val="nil"/>
                  <w:bottom w:val="nil"/>
                  <w:right w:val="nil"/>
                </w:tcBorders>
                <w:shd w:val="clear" w:color="auto" w:fill="auto"/>
                <w:noWrap/>
                <w:vAlign w:val="bottom"/>
                <w:hideMark/>
              </w:tcPr>
            </w:tcPrChange>
          </w:tcPr>
          <w:p w14:paraId="0A0DABEA" w14:textId="77777777" w:rsidR="00036D0E" w:rsidRPr="00036D0E" w:rsidRDefault="00036D0E" w:rsidP="00245317">
            <w:pPr>
              <w:spacing w:after="0" w:line="240" w:lineRule="auto"/>
              <w:jc w:val="center"/>
              <w:rPr>
                <w:ins w:id="3404" w:author="David Dayan" w:date="2021-12-03T17:13:00Z"/>
                <w:rFonts w:ascii="Calibri" w:eastAsia="Times New Roman" w:hAnsi="Calibri" w:cs="Times New Roman"/>
                <w:color w:val="000000"/>
                <w:sz w:val="16"/>
                <w:szCs w:val="16"/>
              </w:rPr>
            </w:pPr>
            <w:ins w:id="340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406" w:author="David Dayan" w:date="2021-12-03T17:18:00Z">
              <w:tcPr>
                <w:tcW w:w="1426" w:type="dxa"/>
                <w:tcBorders>
                  <w:top w:val="nil"/>
                  <w:left w:val="nil"/>
                  <w:bottom w:val="nil"/>
                  <w:right w:val="nil"/>
                </w:tcBorders>
                <w:shd w:val="clear" w:color="auto" w:fill="auto"/>
                <w:noWrap/>
                <w:vAlign w:val="bottom"/>
                <w:hideMark/>
              </w:tcPr>
            </w:tcPrChange>
          </w:tcPr>
          <w:p w14:paraId="4988D95E" w14:textId="77777777" w:rsidR="00036D0E" w:rsidRPr="00036D0E" w:rsidRDefault="00036D0E" w:rsidP="00245317">
            <w:pPr>
              <w:spacing w:after="0" w:line="240" w:lineRule="auto"/>
              <w:jc w:val="center"/>
              <w:rPr>
                <w:ins w:id="3407" w:author="David Dayan" w:date="2021-12-03T17:13:00Z"/>
                <w:rFonts w:ascii="Calibri" w:eastAsia="Times New Roman" w:hAnsi="Calibri" w:cs="Times New Roman"/>
                <w:color w:val="000000"/>
                <w:sz w:val="16"/>
                <w:szCs w:val="16"/>
              </w:rPr>
            </w:pPr>
            <w:ins w:id="3408" w:author="David Dayan" w:date="2021-12-03T17:13:00Z">
              <w:r w:rsidRPr="00036D0E">
                <w:rPr>
                  <w:rFonts w:ascii="Calibri" w:eastAsia="Times New Roman" w:hAnsi="Calibri" w:cs="Times New Roman"/>
                  <w:color w:val="000000"/>
                  <w:sz w:val="16"/>
                  <w:szCs w:val="16"/>
                </w:rPr>
                <w:t>heterozygote</w:t>
              </w:r>
            </w:ins>
          </w:p>
        </w:tc>
      </w:tr>
      <w:tr w:rsidR="00036D0E" w:rsidRPr="00036D0E" w14:paraId="08BBD5E4" w14:textId="77777777" w:rsidTr="00245317">
        <w:trPr>
          <w:cantSplit/>
          <w:trHeight w:val="20"/>
          <w:ins w:id="3409" w:author="David Dayan" w:date="2021-12-03T17:13:00Z"/>
          <w:trPrChange w:id="341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411" w:author="David Dayan" w:date="2021-12-03T17:18:00Z">
              <w:tcPr>
                <w:tcW w:w="1563" w:type="dxa"/>
                <w:tcBorders>
                  <w:top w:val="nil"/>
                  <w:left w:val="nil"/>
                  <w:bottom w:val="nil"/>
                  <w:right w:val="nil"/>
                </w:tcBorders>
                <w:shd w:val="clear" w:color="auto" w:fill="auto"/>
                <w:noWrap/>
                <w:vAlign w:val="bottom"/>
                <w:hideMark/>
              </w:tcPr>
            </w:tcPrChange>
          </w:tcPr>
          <w:p w14:paraId="20A3DDFF" w14:textId="77777777" w:rsidR="00036D0E" w:rsidRPr="00036D0E" w:rsidRDefault="00036D0E" w:rsidP="00245317">
            <w:pPr>
              <w:spacing w:after="0" w:line="240" w:lineRule="auto"/>
              <w:jc w:val="center"/>
              <w:rPr>
                <w:ins w:id="3412" w:author="David Dayan" w:date="2021-12-03T17:13:00Z"/>
                <w:rFonts w:ascii="Calibri" w:eastAsia="Times New Roman" w:hAnsi="Calibri" w:cs="Times New Roman"/>
                <w:color w:val="000000"/>
                <w:sz w:val="16"/>
                <w:szCs w:val="16"/>
              </w:rPr>
            </w:pPr>
            <w:ins w:id="3413" w:author="David Dayan" w:date="2021-12-03T17:13:00Z">
              <w:r w:rsidRPr="00036D0E">
                <w:rPr>
                  <w:rFonts w:ascii="Calibri" w:eastAsia="Times New Roman" w:hAnsi="Calibri" w:cs="Times New Roman"/>
                  <w:color w:val="000000"/>
                  <w:sz w:val="16"/>
                  <w:szCs w:val="16"/>
                </w:rPr>
                <w:t>OtsAC20ROGR_0093</w:t>
              </w:r>
            </w:ins>
          </w:p>
        </w:tc>
        <w:tc>
          <w:tcPr>
            <w:tcW w:w="746" w:type="dxa"/>
            <w:tcBorders>
              <w:top w:val="nil"/>
              <w:left w:val="nil"/>
              <w:bottom w:val="nil"/>
              <w:right w:val="nil"/>
            </w:tcBorders>
            <w:shd w:val="clear" w:color="auto" w:fill="auto"/>
            <w:noWrap/>
            <w:vAlign w:val="bottom"/>
            <w:hideMark/>
            <w:tcPrChange w:id="3414" w:author="David Dayan" w:date="2021-12-03T17:18:00Z">
              <w:tcPr>
                <w:tcW w:w="746" w:type="dxa"/>
                <w:tcBorders>
                  <w:top w:val="nil"/>
                  <w:left w:val="nil"/>
                  <w:bottom w:val="nil"/>
                  <w:right w:val="nil"/>
                </w:tcBorders>
                <w:shd w:val="clear" w:color="auto" w:fill="auto"/>
                <w:noWrap/>
                <w:vAlign w:val="bottom"/>
                <w:hideMark/>
              </w:tcPr>
            </w:tcPrChange>
          </w:tcPr>
          <w:p w14:paraId="498841A6" w14:textId="77777777" w:rsidR="00036D0E" w:rsidRPr="00036D0E" w:rsidRDefault="00036D0E" w:rsidP="00245317">
            <w:pPr>
              <w:spacing w:after="0" w:line="240" w:lineRule="auto"/>
              <w:jc w:val="center"/>
              <w:rPr>
                <w:ins w:id="3415" w:author="David Dayan" w:date="2021-12-03T17:13:00Z"/>
                <w:rFonts w:ascii="Calibri" w:eastAsia="Times New Roman" w:hAnsi="Calibri" w:cs="Times New Roman"/>
                <w:color w:val="000000"/>
                <w:sz w:val="16"/>
                <w:szCs w:val="16"/>
              </w:rPr>
            </w:pPr>
            <w:ins w:id="3416" w:author="David Dayan" w:date="2021-12-03T17:13:00Z">
              <w:r w:rsidRPr="00036D0E">
                <w:rPr>
                  <w:rFonts w:ascii="Calibri" w:eastAsia="Times New Roman" w:hAnsi="Calibri" w:cs="Times New Roman"/>
                  <w:color w:val="000000"/>
                  <w:sz w:val="16"/>
                  <w:szCs w:val="16"/>
                </w:rPr>
                <w:t>8/19/20</w:t>
              </w:r>
            </w:ins>
          </w:p>
        </w:tc>
        <w:tc>
          <w:tcPr>
            <w:tcW w:w="599" w:type="dxa"/>
            <w:tcBorders>
              <w:top w:val="nil"/>
              <w:left w:val="nil"/>
              <w:bottom w:val="nil"/>
              <w:right w:val="nil"/>
            </w:tcBorders>
            <w:shd w:val="clear" w:color="auto" w:fill="auto"/>
            <w:noWrap/>
            <w:vAlign w:val="bottom"/>
            <w:hideMark/>
            <w:tcPrChange w:id="3417" w:author="David Dayan" w:date="2021-12-03T17:18:00Z">
              <w:tcPr>
                <w:tcW w:w="599" w:type="dxa"/>
                <w:tcBorders>
                  <w:top w:val="nil"/>
                  <w:left w:val="nil"/>
                  <w:bottom w:val="nil"/>
                  <w:right w:val="nil"/>
                </w:tcBorders>
                <w:shd w:val="clear" w:color="auto" w:fill="auto"/>
                <w:noWrap/>
                <w:vAlign w:val="bottom"/>
                <w:hideMark/>
              </w:tcPr>
            </w:tcPrChange>
          </w:tcPr>
          <w:p w14:paraId="0B4B581F" w14:textId="77777777" w:rsidR="00036D0E" w:rsidRPr="00036D0E" w:rsidRDefault="00036D0E" w:rsidP="00245317">
            <w:pPr>
              <w:spacing w:after="0" w:line="240" w:lineRule="auto"/>
              <w:jc w:val="center"/>
              <w:rPr>
                <w:ins w:id="3418" w:author="David Dayan" w:date="2021-12-03T17:13:00Z"/>
                <w:rFonts w:ascii="Calibri" w:eastAsia="Times New Roman" w:hAnsi="Calibri" w:cs="Times New Roman"/>
                <w:color w:val="000000"/>
                <w:sz w:val="16"/>
                <w:szCs w:val="16"/>
              </w:rPr>
            </w:pPr>
            <w:ins w:id="3419" w:author="David Dayan" w:date="2021-12-03T17:13:00Z">
              <w:r w:rsidRPr="00036D0E">
                <w:rPr>
                  <w:rFonts w:ascii="Calibri" w:eastAsia="Times New Roman" w:hAnsi="Calibri" w:cs="Times New Roman"/>
                  <w:color w:val="000000"/>
                  <w:sz w:val="16"/>
                  <w:szCs w:val="16"/>
                </w:rPr>
                <w:t>232</w:t>
              </w:r>
            </w:ins>
          </w:p>
        </w:tc>
        <w:tc>
          <w:tcPr>
            <w:tcW w:w="1142" w:type="dxa"/>
            <w:tcBorders>
              <w:top w:val="nil"/>
              <w:left w:val="nil"/>
              <w:bottom w:val="nil"/>
              <w:right w:val="nil"/>
            </w:tcBorders>
            <w:shd w:val="clear" w:color="auto" w:fill="auto"/>
            <w:noWrap/>
            <w:vAlign w:val="bottom"/>
            <w:hideMark/>
            <w:tcPrChange w:id="3420" w:author="David Dayan" w:date="2021-12-03T17:18:00Z">
              <w:tcPr>
                <w:tcW w:w="1142" w:type="dxa"/>
                <w:tcBorders>
                  <w:top w:val="nil"/>
                  <w:left w:val="nil"/>
                  <w:bottom w:val="nil"/>
                  <w:right w:val="nil"/>
                </w:tcBorders>
                <w:shd w:val="clear" w:color="auto" w:fill="auto"/>
                <w:noWrap/>
                <w:vAlign w:val="bottom"/>
                <w:hideMark/>
              </w:tcPr>
            </w:tcPrChange>
          </w:tcPr>
          <w:p w14:paraId="6480566E" w14:textId="77777777" w:rsidR="00036D0E" w:rsidRPr="00036D0E" w:rsidRDefault="00036D0E" w:rsidP="00245317">
            <w:pPr>
              <w:spacing w:after="0" w:line="240" w:lineRule="auto"/>
              <w:jc w:val="center"/>
              <w:rPr>
                <w:ins w:id="3421" w:author="David Dayan" w:date="2021-12-03T17:13:00Z"/>
                <w:rFonts w:ascii="Calibri" w:eastAsia="Times New Roman" w:hAnsi="Calibri" w:cs="Times New Roman"/>
                <w:color w:val="000000"/>
                <w:sz w:val="16"/>
                <w:szCs w:val="16"/>
              </w:rPr>
            </w:pPr>
            <w:ins w:id="342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423" w:author="David Dayan" w:date="2021-12-03T17:18:00Z">
              <w:tcPr>
                <w:tcW w:w="1440" w:type="dxa"/>
                <w:tcBorders>
                  <w:top w:val="nil"/>
                  <w:left w:val="nil"/>
                  <w:bottom w:val="nil"/>
                  <w:right w:val="nil"/>
                </w:tcBorders>
                <w:shd w:val="clear" w:color="auto" w:fill="auto"/>
                <w:noWrap/>
                <w:vAlign w:val="bottom"/>
                <w:hideMark/>
              </w:tcPr>
            </w:tcPrChange>
          </w:tcPr>
          <w:p w14:paraId="2A80AA81" w14:textId="77777777" w:rsidR="00036D0E" w:rsidRPr="00036D0E" w:rsidRDefault="00036D0E" w:rsidP="00245317">
            <w:pPr>
              <w:spacing w:after="0" w:line="240" w:lineRule="auto"/>
              <w:jc w:val="center"/>
              <w:rPr>
                <w:ins w:id="3424" w:author="David Dayan" w:date="2021-12-03T17:13:00Z"/>
                <w:rFonts w:ascii="Calibri" w:eastAsia="Times New Roman" w:hAnsi="Calibri" w:cs="Times New Roman"/>
                <w:color w:val="000000"/>
                <w:sz w:val="16"/>
                <w:szCs w:val="16"/>
              </w:rPr>
            </w:pPr>
            <w:ins w:id="342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426" w:author="David Dayan" w:date="2021-12-03T17:18:00Z">
              <w:tcPr>
                <w:tcW w:w="1530" w:type="dxa"/>
                <w:tcBorders>
                  <w:top w:val="nil"/>
                  <w:left w:val="nil"/>
                  <w:bottom w:val="nil"/>
                  <w:right w:val="nil"/>
                </w:tcBorders>
                <w:shd w:val="clear" w:color="auto" w:fill="auto"/>
                <w:noWrap/>
                <w:vAlign w:val="bottom"/>
                <w:hideMark/>
              </w:tcPr>
            </w:tcPrChange>
          </w:tcPr>
          <w:p w14:paraId="2519E9F6" w14:textId="77777777" w:rsidR="00036D0E" w:rsidRPr="00036D0E" w:rsidRDefault="00036D0E" w:rsidP="00245317">
            <w:pPr>
              <w:spacing w:after="0" w:line="240" w:lineRule="auto"/>
              <w:jc w:val="center"/>
              <w:rPr>
                <w:ins w:id="3427" w:author="David Dayan" w:date="2021-12-03T17:13:00Z"/>
                <w:rFonts w:ascii="Calibri" w:eastAsia="Times New Roman" w:hAnsi="Calibri" w:cs="Times New Roman"/>
                <w:color w:val="000000"/>
                <w:sz w:val="16"/>
                <w:szCs w:val="16"/>
              </w:rPr>
            </w:pPr>
            <w:ins w:id="342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429" w:author="David Dayan" w:date="2021-12-03T17:18:00Z">
              <w:tcPr>
                <w:tcW w:w="898" w:type="dxa"/>
                <w:tcBorders>
                  <w:top w:val="nil"/>
                  <w:left w:val="nil"/>
                  <w:bottom w:val="nil"/>
                  <w:right w:val="nil"/>
                </w:tcBorders>
                <w:shd w:val="clear" w:color="auto" w:fill="auto"/>
                <w:noWrap/>
                <w:vAlign w:val="bottom"/>
                <w:hideMark/>
              </w:tcPr>
            </w:tcPrChange>
          </w:tcPr>
          <w:p w14:paraId="6E3146B3" w14:textId="77777777" w:rsidR="00036D0E" w:rsidRPr="00036D0E" w:rsidRDefault="00036D0E" w:rsidP="00245317">
            <w:pPr>
              <w:spacing w:after="0" w:line="240" w:lineRule="auto"/>
              <w:jc w:val="center"/>
              <w:rPr>
                <w:ins w:id="3430" w:author="David Dayan" w:date="2021-12-03T17:13:00Z"/>
                <w:rFonts w:ascii="Calibri" w:eastAsia="Times New Roman" w:hAnsi="Calibri" w:cs="Times New Roman"/>
                <w:color w:val="000000"/>
                <w:sz w:val="16"/>
                <w:szCs w:val="16"/>
              </w:rPr>
            </w:pPr>
            <w:ins w:id="343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432" w:author="David Dayan" w:date="2021-12-03T17:18:00Z">
              <w:tcPr>
                <w:tcW w:w="902" w:type="dxa"/>
                <w:tcBorders>
                  <w:top w:val="nil"/>
                  <w:left w:val="nil"/>
                  <w:bottom w:val="nil"/>
                  <w:right w:val="nil"/>
                </w:tcBorders>
                <w:shd w:val="clear" w:color="auto" w:fill="auto"/>
                <w:noWrap/>
                <w:vAlign w:val="bottom"/>
                <w:hideMark/>
              </w:tcPr>
            </w:tcPrChange>
          </w:tcPr>
          <w:p w14:paraId="7372340A" w14:textId="77777777" w:rsidR="00036D0E" w:rsidRPr="00036D0E" w:rsidRDefault="00036D0E" w:rsidP="00245317">
            <w:pPr>
              <w:spacing w:after="0" w:line="240" w:lineRule="auto"/>
              <w:jc w:val="center"/>
              <w:rPr>
                <w:ins w:id="3433" w:author="David Dayan" w:date="2021-12-03T17:13:00Z"/>
                <w:rFonts w:ascii="Calibri" w:eastAsia="Times New Roman" w:hAnsi="Calibri" w:cs="Times New Roman"/>
                <w:color w:val="000000"/>
                <w:sz w:val="16"/>
                <w:szCs w:val="16"/>
              </w:rPr>
            </w:pPr>
            <w:ins w:id="343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435" w:author="David Dayan" w:date="2021-12-03T17:18:00Z">
              <w:tcPr>
                <w:tcW w:w="2160" w:type="dxa"/>
                <w:tcBorders>
                  <w:top w:val="nil"/>
                  <w:left w:val="nil"/>
                  <w:bottom w:val="nil"/>
                  <w:right w:val="nil"/>
                </w:tcBorders>
                <w:shd w:val="clear" w:color="auto" w:fill="auto"/>
                <w:noWrap/>
                <w:vAlign w:val="bottom"/>
                <w:hideMark/>
              </w:tcPr>
            </w:tcPrChange>
          </w:tcPr>
          <w:p w14:paraId="7F435CF0" w14:textId="77777777" w:rsidR="00036D0E" w:rsidRPr="00036D0E" w:rsidRDefault="00036D0E" w:rsidP="00245317">
            <w:pPr>
              <w:spacing w:after="0" w:line="240" w:lineRule="auto"/>
              <w:jc w:val="center"/>
              <w:rPr>
                <w:ins w:id="3436" w:author="David Dayan" w:date="2021-12-03T17:13:00Z"/>
                <w:rFonts w:ascii="Calibri" w:eastAsia="Times New Roman" w:hAnsi="Calibri" w:cs="Times New Roman"/>
                <w:color w:val="000000"/>
                <w:sz w:val="16"/>
                <w:szCs w:val="16"/>
              </w:rPr>
            </w:pPr>
            <w:proofErr w:type="spellStart"/>
            <w:ins w:id="343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438" w:author="David Dayan" w:date="2021-12-03T17:18:00Z">
              <w:tcPr>
                <w:tcW w:w="2876" w:type="dxa"/>
                <w:gridSpan w:val="2"/>
                <w:tcBorders>
                  <w:top w:val="nil"/>
                  <w:left w:val="nil"/>
                  <w:bottom w:val="nil"/>
                  <w:right w:val="nil"/>
                </w:tcBorders>
                <w:shd w:val="clear" w:color="auto" w:fill="auto"/>
                <w:noWrap/>
                <w:vAlign w:val="bottom"/>
                <w:hideMark/>
              </w:tcPr>
            </w:tcPrChange>
          </w:tcPr>
          <w:p w14:paraId="56516663" w14:textId="77777777" w:rsidR="00036D0E" w:rsidRPr="00036D0E" w:rsidRDefault="00036D0E" w:rsidP="00245317">
            <w:pPr>
              <w:spacing w:after="0" w:line="240" w:lineRule="auto"/>
              <w:jc w:val="center"/>
              <w:rPr>
                <w:ins w:id="3439" w:author="David Dayan" w:date="2021-12-03T17:13:00Z"/>
                <w:rFonts w:ascii="Calibri" w:eastAsia="Times New Roman" w:hAnsi="Calibri" w:cs="Times New Roman"/>
                <w:color w:val="000000"/>
                <w:sz w:val="16"/>
                <w:szCs w:val="16"/>
              </w:rPr>
            </w:pPr>
            <w:proofErr w:type="spellStart"/>
            <w:ins w:id="344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441" w:author="David Dayan" w:date="2021-12-03T17:18:00Z">
              <w:tcPr>
                <w:tcW w:w="1426" w:type="dxa"/>
                <w:tcBorders>
                  <w:top w:val="nil"/>
                  <w:left w:val="nil"/>
                  <w:bottom w:val="nil"/>
                  <w:right w:val="nil"/>
                </w:tcBorders>
                <w:shd w:val="clear" w:color="auto" w:fill="auto"/>
                <w:noWrap/>
                <w:vAlign w:val="bottom"/>
                <w:hideMark/>
              </w:tcPr>
            </w:tcPrChange>
          </w:tcPr>
          <w:p w14:paraId="0BD1BFE8" w14:textId="77777777" w:rsidR="00036D0E" w:rsidRPr="00036D0E" w:rsidRDefault="00036D0E" w:rsidP="00245317">
            <w:pPr>
              <w:spacing w:after="0" w:line="240" w:lineRule="auto"/>
              <w:jc w:val="center"/>
              <w:rPr>
                <w:ins w:id="3442" w:author="David Dayan" w:date="2021-12-03T17:13:00Z"/>
                <w:rFonts w:ascii="Calibri" w:eastAsia="Times New Roman" w:hAnsi="Calibri" w:cs="Times New Roman"/>
                <w:color w:val="000000"/>
                <w:sz w:val="16"/>
                <w:szCs w:val="16"/>
              </w:rPr>
            </w:pPr>
            <w:proofErr w:type="spellStart"/>
            <w:ins w:id="344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07BBD6DC" w14:textId="77777777" w:rsidTr="00245317">
        <w:trPr>
          <w:cantSplit/>
          <w:trHeight w:val="20"/>
          <w:ins w:id="3444" w:author="David Dayan" w:date="2021-12-03T17:13:00Z"/>
          <w:trPrChange w:id="344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446" w:author="David Dayan" w:date="2021-12-03T17:18:00Z">
              <w:tcPr>
                <w:tcW w:w="1563" w:type="dxa"/>
                <w:tcBorders>
                  <w:top w:val="nil"/>
                  <w:left w:val="nil"/>
                  <w:bottom w:val="nil"/>
                  <w:right w:val="nil"/>
                </w:tcBorders>
                <w:shd w:val="clear" w:color="auto" w:fill="auto"/>
                <w:noWrap/>
                <w:vAlign w:val="bottom"/>
                <w:hideMark/>
              </w:tcPr>
            </w:tcPrChange>
          </w:tcPr>
          <w:p w14:paraId="29093E8E" w14:textId="77777777" w:rsidR="00036D0E" w:rsidRPr="00036D0E" w:rsidRDefault="00036D0E" w:rsidP="00245317">
            <w:pPr>
              <w:spacing w:after="0" w:line="240" w:lineRule="auto"/>
              <w:jc w:val="center"/>
              <w:rPr>
                <w:ins w:id="3447" w:author="David Dayan" w:date="2021-12-03T17:13:00Z"/>
                <w:rFonts w:ascii="Calibri" w:eastAsia="Times New Roman" w:hAnsi="Calibri" w:cs="Times New Roman"/>
                <w:color w:val="000000"/>
                <w:sz w:val="16"/>
                <w:szCs w:val="16"/>
              </w:rPr>
            </w:pPr>
            <w:ins w:id="3448" w:author="David Dayan" w:date="2021-12-03T17:13:00Z">
              <w:r w:rsidRPr="00036D0E">
                <w:rPr>
                  <w:rFonts w:ascii="Calibri" w:eastAsia="Times New Roman" w:hAnsi="Calibri" w:cs="Times New Roman"/>
                  <w:color w:val="000000"/>
                  <w:sz w:val="16"/>
                  <w:szCs w:val="16"/>
                </w:rPr>
                <w:t>OtsAC20ROGR_0094</w:t>
              </w:r>
            </w:ins>
          </w:p>
        </w:tc>
        <w:tc>
          <w:tcPr>
            <w:tcW w:w="746" w:type="dxa"/>
            <w:tcBorders>
              <w:top w:val="nil"/>
              <w:left w:val="nil"/>
              <w:bottom w:val="nil"/>
              <w:right w:val="nil"/>
            </w:tcBorders>
            <w:shd w:val="clear" w:color="auto" w:fill="auto"/>
            <w:noWrap/>
            <w:vAlign w:val="bottom"/>
            <w:hideMark/>
            <w:tcPrChange w:id="3449" w:author="David Dayan" w:date="2021-12-03T17:18:00Z">
              <w:tcPr>
                <w:tcW w:w="746" w:type="dxa"/>
                <w:tcBorders>
                  <w:top w:val="nil"/>
                  <w:left w:val="nil"/>
                  <w:bottom w:val="nil"/>
                  <w:right w:val="nil"/>
                </w:tcBorders>
                <w:shd w:val="clear" w:color="auto" w:fill="auto"/>
                <w:noWrap/>
                <w:vAlign w:val="bottom"/>
                <w:hideMark/>
              </w:tcPr>
            </w:tcPrChange>
          </w:tcPr>
          <w:p w14:paraId="62B1A64D" w14:textId="77777777" w:rsidR="00036D0E" w:rsidRPr="00036D0E" w:rsidRDefault="00036D0E" w:rsidP="00245317">
            <w:pPr>
              <w:spacing w:after="0" w:line="240" w:lineRule="auto"/>
              <w:jc w:val="center"/>
              <w:rPr>
                <w:ins w:id="3450" w:author="David Dayan" w:date="2021-12-03T17:13:00Z"/>
                <w:rFonts w:ascii="Calibri" w:eastAsia="Times New Roman" w:hAnsi="Calibri" w:cs="Times New Roman"/>
                <w:color w:val="000000"/>
                <w:sz w:val="16"/>
                <w:szCs w:val="16"/>
              </w:rPr>
            </w:pPr>
            <w:ins w:id="3451" w:author="David Dayan" w:date="2021-12-03T17:13:00Z">
              <w:r w:rsidRPr="00036D0E">
                <w:rPr>
                  <w:rFonts w:ascii="Calibri" w:eastAsia="Times New Roman" w:hAnsi="Calibri" w:cs="Times New Roman"/>
                  <w:color w:val="000000"/>
                  <w:sz w:val="16"/>
                  <w:szCs w:val="16"/>
                </w:rPr>
                <w:t>8/21/20</w:t>
              </w:r>
            </w:ins>
          </w:p>
        </w:tc>
        <w:tc>
          <w:tcPr>
            <w:tcW w:w="599" w:type="dxa"/>
            <w:tcBorders>
              <w:top w:val="nil"/>
              <w:left w:val="nil"/>
              <w:bottom w:val="nil"/>
              <w:right w:val="nil"/>
            </w:tcBorders>
            <w:shd w:val="clear" w:color="auto" w:fill="auto"/>
            <w:noWrap/>
            <w:vAlign w:val="bottom"/>
            <w:hideMark/>
            <w:tcPrChange w:id="3452" w:author="David Dayan" w:date="2021-12-03T17:18:00Z">
              <w:tcPr>
                <w:tcW w:w="599" w:type="dxa"/>
                <w:tcBorders>
                  <w:top w:val="nil"/>
                  <w:left w:val="nil"/>
                  <w:bottom w:val="nil"/>
                  <w:right w:val="nil"/>
                </w:tcBorders>
                <w:shd w:val="clear" w:color="auto" w:fill="auto"/>
                <w:noWrap/>
                <w:vAlign w:val="bottom"/>
                <w:hideMark/>
              </w:tcPr>
            </w:tcPrChange>
          </w:tcPr>
          <w:p w14:paraId="5445B435" w14:textId="77777777" w:rsidR="00036D0E" w:rsidRPr="00036D0E" w:rsidRDefault="00036D0E" w:rsidP="00245317">
            <w:pPr>
              <w:spacing w:after="0" w:line="240" w:lineRule="auto"/>
              <w:jc w:val="center"/>
              <w:rPr>
                <w:ins w:id="3453" w:author="David Dayan" w:date="2021-12-03T17:13:00Z"/>
                <w:rFonts w:ascii="Calibri" w:eastAsia="Times New Roman" w:hAnsi="Calibri" w:cs="Times New Roman"/>
                <w:color w:val="000000"/>
                <w:sz w:val="16"/>
                <w:szCs w:val="16"/>
              </w:rPr>
            </w:pPr>
            <w:ins w:id="3454" w:author="David Dayan" w:date="2021-12-03T17:13:00Z">
              <w:r w:rsidRPr="00036D0E">
                <w:rPr>
                  <w:rFonts w:ascii="Calibri" w:eastAsia="Times New Roman" w:hAnsi="Calibri" w:cs="Times New Roman"/>
                  <w:color w:val="000000"/>
                  <w:sz w:val="16"/>
                  <w:szCs w:val="16"/>
                </w:rPr>
                <w:t>234</w:t>
              </w:r>
            </w:ins>
          </w:p>
        </w:tc>
        <w:tc>
          <w:tcPr>
            <w:tcW w:w="1142" w:type="dxa"/>
            <w:tcBorders>
              <w:top w:val="nil"/>
              <w:left w:val="nil"/>
              <w:bottom w:val="nil"/>
              <w:right w:val="nil"/>
            </w:tcBorders>
            <w:shd w:val="clear" w:color="auto" w:fill="auto"/>
            <w:noWrap/>
            <w:vAlign w:val="bottom"/>
            <w:hideMark/>
            <w:tcPrChange w:id="3455" w:author="David Dayan" w:date="2021-12-03T17:18:00Z">
              <w:tcPr>
                <w:tcW w:w="1142" w:type="dxa"/>
                <w:tcBorders>
                  <w:top w:val="nil"/>
                  <w:left w:val="nil"/>
                  <w:bottom w:val="nil"/>
                  <w:right w:val="nil"/>
                </w:tcBorders>
                <w:shd w:val="clear" w:color="auto" w:fill="auto"/>
                <w:noWrap/>
                <w:vAlign w:val="bottom"/>
                <w:hideMark/>
              </w:tcPr>
            </w:tcPrChange>
          </w:tcPr>
          <w:p w14:paraId="111F4619" w14:textId="77777777" w:rsidR="00036D0E" w:rsidRPr="00036D0E" w:rsidRDefault="00036D0E" w:rsidP="00245317">
            <w:pPr>
              <w:spacing w:after="0" w:line="240" w:lineRule="auto"/>
              <w:jc w:val="center"/>
              <w:rPr>
                <w:ins w:id="3456" w:author="David Dayan" w:date="2021-12-03T17:13:00Z"/>
                <w:rFonts w:ascii="Calibri" w:eastAsia="Times New Roman" w:hAnsi="Calibri" w:cs="Times New Roman"/>
                <w:color w:val="000000"/>
                <w:sz w:val="16"/>
                <w:szCs w:val="16"/>
              </w:rPr>
            </w:pPr>
            <w:ins w:id="345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458" w:author="David Dayan" w:date="2021-12-03T17:18:00Z">
              <w:tcPr>
                <w:tcW w:w="1440" w:type="dxa"/>
                <w:tcBorders>
                  <w:top w:val="nil"/>
                  <w:left w:val="nil"/>
                  <w:bottom w:val="nil"/>
                  <w:right w:val="nil"/>
                </w:tcBorders>
                <w:shd w:val="clear" w:color="auto" w:fill="auto"/>
                <w:noWrap/>
                <w:vAlign w:val="bottom"/>
                <w:hideMark/>
              </w:tcPr>
            </w:tcPrChange>
          </w:tcPr>
          <w:p w14:paraId="77D0F5AF" w14:textId="77777777" w:rsidR="00036D0E" w:rsidRPr="00036D0E" w:rsidRDefault="00036D0E" w:rsidP="00245317">
            <w:pPr>
              <w:spacing w:after="0" w:line="240" w:lineRule="auto"/>
              <w:jc w:val="center"/>
              <w:rPr>
                <w:ins w:id="3459" w:author="David Dayan" w:date="2021-12-03T17:13:00Z"/>
                <w:rFonts w:ascii="Calibri" w:eastAsia="Times New Roman" w:hAnsi="Calibri" w:cs="Times New Roman"/>
                <w:color w:val="000000"/>
                <w:sz w:val="16"/>
                <w:szCs w:val="16"/>
              </w:rPr>
            </w:pPr>
            <w:ins w:id="346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461" w:author="David Dayan" w:date="2021-12-03T17:18:00Z">
              <w:tcPr>
                <w:tcW w:w="1530" w:type="dxa"/>
                <w:tcBorders>
                  <w:top w:val="nil"/>
                  <w:left w:val="nil"/>
                  <w:bottom w:val="nil"/>
                  <w:right w:val="nil"/>
                </w:tcBorders>
                <w:shd w:val="clear" w:color="auto" w:fill="auto"/>
                <w:noWrap/>
                <w:vAlign w:val="bottom"/>
                <w:hideMark/>
              </w:tcPr>
            </w:tcPrChange>
          </w:tcPr>
          <w:p w14:paraId="266E3B27" w14:textId="77777777" w:rsidR="00036D0E" w:rsidRPr="00036D0E" w:rsidRDefault="00036D0E" w:rsidP="00245317">
            <w:pPr>
              <w:spacing w:after="0" w:line="240" w:lineRule="auto"/>
              <w:jc w:val="center"/>
              <w:rPr>
                <w:ins w:id="3462" w:author="David Dayan" w:date="2021-12-03T17:13:00Z"/>
                <w:rFonts w:ascii="Calibri" w:eastAsia="Times New Roman" w:hAnsi="Calibri" w:cs="Times New Roman"/>
                <w:color w:val="000000"/>
                <w:sz w:val="16"/>
                <w:szCs w:val="16"/>
              </w:rPr>
            </w:pPr>
            <w:ins w:id="346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464" w:author="David Dayan" w:date="2021-12-03T17:18:00Z">
              <w:tcPr>
                <w:tcW w:w="898" w:type="dxa"/>
                <w:tcBorders>
                  <w:top w:val="nil"/>
                  <w:left w:val="nil"/>
                  <w:bottom w:val="nil"/>
                  <w:right w:val="nil"/>
                </w:tcBorders>
                <w:shd w:val="clear" w:color="auto" w:fill="auto"/>
                <w:noWrap/>
                <w:vAlign w:val="bottom"/>
                <w:hideMark/>
              </w:tcPr>
            </w:tcPrChange>
          </w:tcPr>
          <w:p w14:paraId="6DE01551" w14:textId="77777777" w:rsidR="00036D0E" w:rsidRPr="00036D0E" w:rsidRDefault="00036D0E" w:rsidP="00245317">
            <w:pPr>
              <w:spacing w:after="0" w:line="240" w:lineRule="auto"/>
              <w:jc w:val="center"/>
              <w:rPr>
                <w:ins w:id="3465" w:author="David Dayan" w:date="2021-12-03T17:13:00Z"/>
                <w:rFonts w:ascii="Calibri" w:eastAsia="Times New Roman" w:hAnsi="Calibri" w:cs="Times New Roman"/>
                <w:color w:val="000000"/>
                <w:sz w:val="16"/>
                <w:szCs w:val="16"/>
              </w:rPr>
            </w:pPr>
            <w:ins w:id="346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467" w:author="David Dayan" w:date="2021-12-03T17:18:00Z">
              <w:tcPr>
                <w:tcW w:w="902" w:type="dxa"/>
                <w:tcBorders>
                  <w:top w:val="nil"/>
                  <w:left w:val="nil"/>
                  <w:bottom w:val="nil"/>
                  <w:right w:val="nil"/>
                </w:tcBorders>
                <w:shd w:val="clear" w:color="auto" w:fill="auto"/>
                <w:noWrap/>
                <w:vAlign w:val="bottom"/>
                <w:hideMark/>
              </w:tcPr>
            </w:tcPrChange>
          </w:tcPr>
          <w:p w14:paraId="489EAF93" w14:textId="77777777" w:rsidR="00036D0E" w:rsidRPr="00036D0E" w:rsidRDefault="00036D0E" w:rsidP="00245317">
            <w:pPr>
              <w:spacing w:after="0" w:line="240" w:lineRule="auto"/>
              <w:jc w:val="center"/>
              <w:rPr>
                <w:ins w:id="3468" w:author="David Dayan" w:date="2021-12-03T17:13:00Z"/>
                <w:rFonts w:ascii="Calibri" w:eastAsia="Times New Roman" w:hAnsi="Calibri" w:cs="Times New Roman"/>
                <w:color w:val="000000"/>
                <w:sz w:val="16"/>
                <w:szCs w:val="16"/>
              </w:rPr>
            </w:pPr>
            <w:ins w:id="346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470" w:author="David Dayan" w:date="2021-12-03T17:18:00Z">
              <w:tcPr>
                <w:tcW w:w="2160" w:type="dxa"/>
                <w:tcBorders>
                  <w:top w:val="nil"/>
                  <w:left w:val="nil"/>
                  <w:bottom w:val="nil"/>
                  <w:right w:val="nil"/>
                </w:tcBorders>
                <w:shd w:val="clear" w:color="auto" w:fill="auto"/>
                <w:noWrap/>
                <w:vAlign w:val="bottom"/>
                <w:hideMark/>
              </w:tcPr>
            </w:tcPrChange>
          </w:tcPr>
          <w:p w14:paraId="0AC26AA7" w14:textId="77777777" w:rsidR="00036D0E" w:rsidRPr="00036D0E" w:rsidRDefault="00036D0E" w:rsidP="00245317">
            <w:pPr>
              <w:spacing w:after="0" w:line="240" w:lineRule="auto"/>
              <w:jc w:val="center"/>
              <w:rPr>
                <w:ins w:id="3471" w:author="David Dayan" w:date="2021-12-03T17:13:00Z"/>
                <w:rFonts w:ascii="Calibri" w:eastAsia="Times New Roman" w:hAnsi="Calibri" w:cs="Times New Roman"/>
                <w:color w:val="000000"/>
                <w:sz w:val="16"/>
                <w:szCs w:val="16"/>
              </w:rPr>
            </w:pPr>
            <w:proofErr w:type="spellStart"/>
            <w:ins w:id="347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473" w:author="David Dayan" w:date="2021-12-03T17:18:00Z">
              <w:tcPr>
                <w:tcW w:w="2876" w:type="dxa"/>
                <w:gridSpan w:val="2"/>
                <w:tcBorders>
                  <w:top w:val="nil"/>
                  <w:left w:val="nil"/>
                  <w:bottom w:val="nil"/>
                  <w:right w:val="nil"/>
                </w:tcBorders>
                <w:shd w:val="clear" w:color="auto" w:fill="auto"/>
                <w:noWrap/>
                <w:vAlign w:val="bottom"/>
                <w:hideMark/>
              </w:tcPr>
            </w:tcPrChange>
          </w:tcPr>
          <w:p w14:paraId="5F8250BF" w14:textId="77777777" w:rsidR="00036D0E" w:rsidRPr="00036D0E" w:rsidRDefault="00036D0E" w:rsidP="00245317">
            <w:pPr>
              <w:spacing w:after="0" w:line="240" w:lineRule="auto"/>
              <w:jc w:val="center"/>
              <w:rPr>
                <w:ins w:id="3474" w:author="David Dayan" w:date="2021-12-03T17:13:00Z"/>
                <w:rFonts w:ascii="Calibri" w:eastAsia="Times New Roman" w:hAnsi="Calibri" w:cs="Times New Roman"/>
                <w:color w:val="000000"/>
                <w:sz w:val="16"/>
                <w:szCs w:val="16"/>
              </w:rPr>
            </w:pPr>
            <w:proofErr w:type="spellStart"/>
            <w:ins w:id="347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476" w:author="David Dayan" w:date="2021-12-03T17:18:00Z">
              <w:tcPr>
                <w:tcW w:w="1426" w:type="dxa"/>
                <w:tcBorders>
                  <w:top w:val="nil"/>
                  <w:left w:val="nil"/>
                  <w:bottom w:val="nil"/>
                  <w:right w:val="nil"/>
                </w:tcBorders>
                <w:shd w:val="clear" w:color="auto" w:fill="auto"/>
                <w:noWrap/>
                <w:vAlign w:val="bottom"/>
                <w:hideMark/>
              </w:tcPr>
            </w:tcPrChange>
          </w:tcPr>
          <w:p w14:paraId="2560A58D" w14:textId="77777777" w:rsidR="00036D0E" w:rsidRPr="00036D0E" w:rsidRDefault="00036D0E" w:rsidP="00245317">
            <w:pPr>
              <w:spacing w:after="0" w:line="240" w:lineRule="auto"/>
              <w:jc w:val="center"/>
              <w:rPr>
                <w:ins w:id="3477" w:author="David Dayan" w:date="2021-12-03T17:13:00Z"/>
                <w:rFonts w:ascii="Calibri" w:eastAsia="Times New Roman" w:hAnsi="Calibri" w:cs="Times New Roman"/>
                <w:color w:val="000000"/>
                <w:sz w:val="16"/>
                <w:szCs w:val="16"/>
              </w:rPr>
            </w:pPr>
            <w:proofErr w:type="spellStart"/>
            <w:ins w:id="347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3EABD66" w14:textId="77777777" w:rsidTr="00245317">
        <w:trPr>
          <w:cantSplit/>
          <w:trHeight w:val="20"/>
          <w:ins w:id="3479" w:author="David Dayan" w:date="2021-12-03T17:13:00Z"/>
          <w:trPrChange w:id="348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481" w:author="David Dayan" w:date="2021-12-03T17:18:00Z">
              <w:tcPr>
                <w:tcW w:w="1563" w:type="dxa"/>
                <w:tcBorders>
                  <w:top w:val="nil"/>
                  <w:left w:val="nil"/>
                  <w:bottom w:val="nil"/>
                  <w:right w:val="nil"/>
                </w:tcBorders>
                <w:shd w:val="clear" w:color="auto" w:fill="auto"/>
                <w:noWrap/>
                <w:vAlign w:val="bottom"/>
                <w:hideMark/>
              </w:tcPr>
            </w:tcPrChange>
          </w:tcPr>
          <w:p w14:paraId="4C2E7815" w14:textId="77777777" w:rsidR="00036D0E" w:rsidRPr="00036D0E" w:rsidRDefault="00036D0E" w:rsidP="00245317">
            <w:pPr>
              <w:spacing w:after="0" w:line="240" w:lineRule="auto"/>
              <w:jc w:val="center"/>
              <w:rPr>
                <w:ins w:id="3482" w:author="David Dayan" w:date="2021-12-03T17:13:00Z"/>
                <w:rFonts w:ascii="Calibri" w:eastAsia="Times New Roman" w:hAnsi="Calibri" w:cs="Times New Roman"/>
                <w:color w:val="000000"/>
                <w:sz w:val="16"/>
                <w:szCs w:val="16"/>
              </w:rPr>
            </w:pPr>
            <w:ins w:id="3483" w:author="David Dayan" w:date="2021-12-03T17:13:00Z">
              <w:r w:rsidRPr="00036D0E">
                <w:rPr>
                  <w:rFonts w:ascii="Calibri" w:eastAsia="Times New Roman" w:hAnsi="Calibri" w:cs="Times New Roman"/>
                  <w:color w:val="000000"/>
                  <w:sz w:val="16"/>
                  <w:szCs w:val="16"/>
                </w:rPr>
                <w:t>OtsAC20ROGR_0095</w:t>
              </w:r>
            </w:ins>
          </w:p>
        </w:tc>
        <w:tc>
          <w:tcPr>
            <w:tcW w:w="746" w:type="dxa"/>
            <w:tcBorders>
              <w:top w:val="nil"/>
              <w:left w:val="nil"/>
              <w:bottom w:val="nil"/>
              <w:right w:val="nil"/>
            </w:tcBorders>
            <w:shd w:val="clear" w:color="auto" w:fill="auto"/>
            <w:noWrap/>
            <w:vAlign w:val="bottom"/>
            <w:hideMark/>
            <w:tcPrChange w:id="3484" w:author="David Dayan" w:date="2021-12-03T17:18:00Z">
              <w:tcPr>
                <w:tcW w:w="746" w:type="dxa"/>
                <w:tcBorders>
                  <w:top w:val="nil"/>
                  <w:left w:val="nil"/>
                  <w:bottom w:val="nil"/>
                  <w:right w:val="nil"/>
                </w:tcBorders>
                <w:shd w:val="clear" w:color="auto" w:fill="auto"/>
                <w:noWrap/>
                <w:vAlign w:val="bottom"/>
                <w:hideMark/>
              </w:tcPr>
            </w:tcPrChange>
          </w:tcPr>
          <w:p w14:paraId="2DC1A661" w14:textId="77777777" w:rsidR="00036D0E" w:rsidRPr="00036D0E" w:rsidRDefault="00036D0E" w:rsidP="00245317">
            <w:pPr>
              <w:spacing w:after="0" w:line="240" w:lineRule="auto"/>
              <w:jc w:val="center"/>
              <w:rPr>
                <w:ins w:id="3485" w:author="David Dayan" w:date="2021-12-03T17:13:00Z"/>
                <w:rFonts w:ascii="Calibri" w:eastAsia="Times New Roman" w:hAnsi="Calibri" w:cs="Times New Roman"/>
                <w:color w:val="000000"/>
                <w:sz w:val="16"/>
                <w:szCs w:val="16"/>
              </w:rPr>
            </w:pPr>
            <w:ins w:id="3486"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487" w:author="David Dayan" w:date="2021-12-03T17:18:00Z">
              <w:tcPr>
                <w:tcW w:w="599" w:type="dxa"/>
                <w:tcBorders>
                  <w:top w:val="nil"/>
                  <w:left w:val="nil"/>
                  <w:bottom w:val="nil"/>
                  <w:right w:val="nil"/>
                </w:tcBorders>
                <w:shd w:val="clear" w:color="auto" w:fill="auto"/>
                <w:noWrap/>
                <w:vAlign w:val="bottom"/>
                <w:hideMark/>
              </w:tcPr>
            </w:tcPrChange>
          </w:tcPr>
          <w:p w14:paraId="7918AE87" w14:textId="77777777" w:rsidR="00036D0E" w:rsidRPr="00036D0E" w:rsidRDefault="00036D0E" w:rsidP="00245317">
            <w:pPr>
              <w:spacing w:after="0" w:line="240" w:lineRule="auto"/>
              <w:jc w:val="center"/>
              <w:rPr>
                <w:ins w:id="3488" w:author="David Dayan" w:date="2021-12-03T17:13:00Z"/>
                <w:rFonts w:ascii="Calibri" w:eastAsia="Times New Roman" w:hAnsi="Calibri" w:cs="Times New Roman"/>
                <w:color w:val="000000"/>
                <w:sz w:val="16"/>
                <w:szCs w:val="16"/>
              </w:rPr>
            </w:pPr>
            <w:ins w:id="3489"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490" w:author="David Dayan" w:date="2021-12-03T17:18:00Z">
              <w:tcPr>
                <w:tcW w:w="1142" w:type="dxa"/>
                <w:tcBorders>
                  <w:top w:val="nil"/>
                  <w:left w:val="nil"/>
                  <w:bottom w:val="nil"/>
                  <w:right w:val="nil"/>
                </w:tcBorders>
                <w:shd w:val="clear" w:color="auto" w:fill="auto"/>
                <w:noWrap/>
                <w:vAlign w:val="bottom"/>
                <w:hideMark/>
              </w:tcPr>
            </w:tcPrChange>
          </w:tcPr>
          <w:p w14:paraId="42EC6256" w14:textId="77777777" w:rsidR="00036D0E" w:rsidRPr="00036D0E" w:rsidRDefault="00036D0E" w:rsidP="00245317">
            <w:pPr>
              <w:spacing w:after="0" w:line="240" w:lineRule="auto"/>
              <w:jc w:val="center"/>
              <w:rPr>
                <w:ins w:id="3491" w:author="David Dayan" w:date="2021-12-03T17:13:00Z"/>
                <w:rFonts w:ascii="Calibri" w:eastAsia="Times New Roman" w:hAnsi="Calibri" w:cs="Times New Roman"/>
                <w:color w:val="000000"/>
                <w:sz w:val="16"/>
                <w:szCs w:val="16"/>
              </w:rPr>
            </w:pPr>
            <w:ins w:id="349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493" w:author="David Dayan" w:date="2021-12-03T17:18:00Z">
              <w:tcPr>
                <w:tcW w:w="1440" w:type="dxa"/>
                <w:tcBorders>
                  <w:top w:val="nil"/>
                  <w:left w:val="nil"/>
                  <w:bottom w:val="nil"/>
                  <w:right w:val="nil"/>
                </w:tcBorders>
                <w:shd w:val="clear" w:color="auto" w:fill="auto"/>
                <w:noWrap/>
                <w:vAlign w:val="bottom"/>
                <w:hideMark/>
              </w:tcPr>
            </w:tcPrChange>
          </w:tcPr>
          <w:p w14:paraId="0185494C" w14:textId="77777777" w:rsidR="00036D0E" w:rsidRPr="00036D0E" w:rsidRDefault="00036D0E" w:rsidP="00245317">
            <w:pPr>
              <w:spacing w:after="0" w:line="240" w:lineRule="auto"/>
              <w:jc w:val="center"/>
              <w:rPr>
                <w:ins w:id="3494" w:author="David Dayan" w:date="2021-12-03T17:13:00Z"/>
                <w:rFonts w:ascii="Calibri" w:eastAsia="Times New Roman" w:hAnsi="Calibri" w:cs="Times New Roman"/>
                <w:color w:val="000000"/>
                <w:sz w:val="16"/>
                <w:szCs w:val="16"/>
              </w:rPr>
            </w:pPr>
            <w:ins w:id="349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496" w:author="David Dayan" w:date="2021-12-03T17:18:00Z">
              <w:tcPr>
                <w:tcW w:w="1530" w:type="dxa"/>
                <w:tcBorders>
                  <w:top w:val="nil"/>
                  <w:left w:val="nil"/>
                  <w:bottom w:val="nil"/>
                  <w:right w:val="nil"/>
                </w:tcBorders>
                <w:shd w:val="clear" w:color="auto" w:fill="auto"/>
                <w:noWrap/>
                <w:vAlign w:val="bottom"/>
                <w:hideMark/>
              </w:tcPr>
            </w:tcPrChange>
          </w:tcPr>
          <w:p w14:paraId="7159AA18" w14:textId="77777777" w:rsidR="00036D0E" w:rsidRPr="00036D0E" w:rsidRDefault="00036D0E" w:rsidP="00245317">
            <w:pPr>
              <w:spacing w:after="0" w:line="240" w:lineRule="auto"/>
              <w:jc w:val="center"/>
              <w:rPr>
                <w:ins w:id="3497" w:author="David Dayan" w:date="2021-12-03T17:13:00Z"/>
                <w:rFonts w:ascii="Calibri" w:eastAsia="Times New Roman" w:hAnsi="Calibri" w:cs="Times New Roman"/>
                <w:color w:val="000000"/>
                <w:sz w:val="16"/>
                <w:szCs w:val="16"/>
              </w:rPr>
            </w:pPr>
            <w:ins w:id="349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499" w:author="David Dayan" w:date="2021-12-03T17:18:00Z">
              <w:tcPr>
                <w:tcW w:w="898" w:type="dxa"/>
                <w:tcBorders>
                  <w:top w:val="nil"/>
                  <w:left w:val="nil"/>
                  <w:bottom w:val="nil"/>
                  <w:right w:val="nil"/>
                </w:tcBorders>
                <w:shd w:val="clear" w:color="auto" w:fill="auto"/>
                <w:noWrap/>
                <w:vAlign w:val="bottom"/>
                <w:hideMark/>
              </w:tcPr>
            </w:tcPrChange>
          </w:tcPr>
          <w:p w14:paraId="17DF517C" w14:textId="77777777" w:rsidR="00036D0E" w:rsidRPr="00036D0E" w:rsidRDefault="00036D0E" w:rsidP="00245317">
            <w:pPr>
              <w:spacing w:after="0" w:line="240" w:lineRule="auto"/>
              <w:jc w:val="center"/>
              <w:rPr>
                <w:ins w:id="3500" w:author="David Dayan" w:date="2021-12-03T17:13:00Z"/>
                <w:rFonts w:ascii="Calibri" w:eastAsia="Times New Roman" w:hAnsi="Calibri" w:cs="Times New Roman"/>
                <w:color w:val="000000"/>
                <w:sz w:val="16"/>
                <w:szCs w:val="16"/>
              </w:rPr>
            </w:pPr>
            <w:ins w:id="350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502" w:author="David Dayan" w:date="2021-12-03T17:18:00Z">
              <w:tcPr>
                <w:tcW w:w="902" w:type="dxa"/>
                <w:tcBorders>
                  <w:top w:val="nil"/>
                  <w:left w:val="nil"/>
                  <w:bottom w:val="nil"/>
                  <w:right w:val="nil"/>
                </w:tcBorders>
                <w:shd w:val="clear" w:color="auto" w:fill="auto"/>
                <w:noWrap/>
                <w:vAlign w:val="bottom"/>
                <w:hideMark/>
              </w:tcPr>
            </w:tcPrChange>
          </w:tcPr>
          <w:p w14:paraId="6D45BD50" w14:textId="77777777" w:rsidR="00036D0E" w:rsidRPr="00036D0E" w:rsidRDefault="00036D0E" w:rsidP="00245317">
            <w:pPr>
              <w:spacing w:after="0" w:line="240" w:lineRule="auto"/>
              <w:jc w:val="center"/>
              <w:rPr>
                <w:ins w:id="3503" w:author="David Dayan" w:date="2021-12-03T17:13:00Z"/>
                <w:rFonts w:ascii="Calibri" w:eastAsia="Times New Roman" w:hAnsi="Calibri" w:cs="Times New Roman"/>
                <w:color w:val="000000"/>
                <w:sz w:val="16"/>
                <w:szCs w:val="16"/>
              </w:rPr>
            </w:pPr>
            <w:ins w:id="350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505" w:author="David Dayan" w:date="2021-12-03T17:18:00Z">
              <w:tcPr>
                <w:tcW w:w="2160" w:type="dxa"/>
                <w:tcBorders>
                  <w:top w:val="nil"/>
                  <w:left w:val="nil"/>
                  <w:bottom w:val="nil"/>
                  <w:right w:val="nil"/>
                </w:tcBorders>
                <w:shd w:val="clear" w:color="auto" w:fill="auto"/>
                <w:noWrap/>
                <w:vAlign w:val="bottom"/>
                <w:hideMark/>
              </w:tcPr>
            </w:tcPrChange>
          </w:tcPr>
          <w:p w14:paraId="277C99E7" w14:textId="77777777" w:rsidR="00036D0E" w:rsidRPr="00036D0E" w:rsidRDefault="00036D0E" w:rsidP="00245317">
            <w:pPr>
              <w:spacing w:after="0" w:line="240" w:lineRule="auto"/>
              <w:jc w:val="center"/>
              <w:rPr>
                <w:ins w:id="3506" w:author="David Dayan" w:date="2021-12-03T17:13:00Z"/>
                <w:rFonts w:ascii="Calibri" w:eastAsia="Times New Roman" w:hAnsi="Calibri" w:cs="Times New Roman"/>
                <w:color w:val="000000"/>
                <w:sz w:val="16"/>
                <w:szCs w:val="16"/>
              </w:rPr>
            </w:pPr>
            <w:proofErr w:type="spellStart"/>
            <w:ins w:id="350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508" w:author="David Dayan" w:date="2021-12-03T17:18:00Z">
              <w:tcPr>
                <w:tcW w:w="2876" w:type="dxa"/>
                <w:gridSpan w:val="2"/>
                <w:tcBorders>
                  <w:top w:val="nil"/>
                  <w:left w:val="nil"/>
                  <w:bottom w:val="nil"/>
                  <w:right w:val="nil"/>
                </w:tcBorders>
                <w:shd w:val="clear" w:color="auto" w:fill="auto"/>
                <w:noWrap/>
                <w:vAlign w:val="bottom"/>
                <w:hideMark/>
              </w:tcPr>
            </w:tcPrChange>
          </w:tcPr>
          <w:p w14:paraId="722905DC" w14:textId="77777777" w:rsidR="00036D0E" w:rsidRPr="00036D0E" w:rsidRDefault="00036D0E" w:rsidP="00245317">
            <w:pPr>
              <w:spacing w:after="0" w:line="240" w:lineRule="auto"/>
              <w:jc w:val="center"/>
              <w:rPr>
                <w:ins w:id="3509" w:author="David Dayan" w:date="2021-12-03T17:13:00Z"/>
                <w:rFonts w:ascii="Calibri" w:eastAsia="Times New Roman" w:hAnsi="Calibri" w:cs="Times New Roman"/>
                <w:color w:val="000000"/>
                <w:sz w:val="16"/>
                <w:szCs w:val="16"/>
              </w:rPr>
            </w:pPr>
            <w:proofErr w:type="spellStart"/>
            <w:ins w:id="351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511" w:author="David Dayan" w:date="2021-12-03T17:18:00Z">
              <w:tcPr>
                <w:tcW w:w="1426" w:type="dxa"/>
                <w:tcBorders>
                  <w:top w:val="nil"/>
                  <w:left w:val="nil"/>
                  <w:bottom w:val="nil"/>
                  <w:right w:val="nil"/>
                </w:tcBorders>
                <w:shd w:val="clear" w:color="auto" w:fill="auto"/>
                <w:noWrap/>
                <w:vAlign w:val="bottom"/>
                <w:hideMark/>
              </w:tcPr>
            </w:tcPrChange>
          </w:tcPr>
          <w:p w14:paraId="2AD2CC0C" w14:textId="77777777" w:rsidR="00036D0E" w:rsidRPr="00036D0E" w:rsidRDefault="00036D0E" w:rsidP="00245317">
            <w:pPr>
              <w:spacing w:after="0" w:line="240" w:lineRule="auto"/>
              <w:jc w:val="center"/>
              <w:rPr>
                <w:ins w:id="3512" w:author="David Dayan" w:date="2021-12-03T17:13:00Z"/>
                <w:rFonts w:ascii="Calibri" w:eastAsia="Times New Roman" w:hAnsi="Calibri" w:cs="Times New Roman"/>
                <w:color w:val="000000"/>
                <w:sz w:val="16"/>
                <w:szCs w:val="16"/>
              </w:rPr>
            </w:pPr>
            <w:proofErr w:type="spellStart"/>
            <w:ins w:id="351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EE57ABD" w14:textId="77777777" w:rsidTr="00245317">
        <w:trPr>
          <w:cantSplit/>
          <w:trHeight w:val="20"/>
          <w:ins w:id="3514" w:author="David Dayan" w:date="2021-12-03T17:13:00Z"/>
          <w:trPrChange w:id="351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516" w:author="David Dayan" w:date="2021-12-03T17:18:00Z">
              <w:tcPr>
                <w:tcW w:w="1563" w:type="dxa"/>
                <w:tcBorders>
                  <w:top w:val="nil"/>
                  <w:left w:val="nil"/>
                  <w:bottom w:val="nil"/>
                  <w:right w:val="nil"/>
                </w:tcBorders>
                <w:shd w:val="clear" w:color="auto" w:fill="auto"/>
                <w:noWrap/>
                <w:vAlign w:val="bottom"/>
                <w:hideMark/>
              </w:tcPr>
            </w:tcPrChange>
          </w:tcPr>
          <w:p w14:paraId="0F70F87B" w14:textId="77777777" w:rsidR="00036D0E" w:rsidRPr="00036D0E" w:rsidRDefault="00036D0E" w:rsidP="00245317">
            <w:pPr>
              <w:spacing w:after="0" w:line="240" w:lineRule="auto"/>
              <w:jc w:val="center"/>
              <w:rPr>
                <w:ins w:id="3517" w:author="David Dayan" w:date="2021-12-03T17:13:00Z"/>
                <w:rFonts w:ascii="Calibri" w:eastAsia="Times New Roman" w:hAnsi="Calibri" w:cs="Times New Roman"/>
                <w:color w:val="000000"/>
                <w:sz w:val="16"/>
                <w:szCs w:val="16"/>
              </w:rPr>
            </w:pPr>
            <w:ins w:id="3518" w:author="David Dayan" w:date="2021-12-03T17:13:00Z">
              <w:r w:rsidRPr="00036D0E">
                <w:rPr>
                  <w:rFonts w:ascii="Calibri" w:eastAsia="Times New Roman" w:hAnsi="Calibri" w:cs="Times New Roman"/>
                  <w:color w:val="000000"/>
                  <w:sz w:val="16"/>
                  <w:szCs w:val="16"/>
                </w:rPr>
                <w:t>OtsAC20ROGR_0096</w:t>
              </w:r>
            </w:ins>
          </w:p>
        </w:tc>
        <w:tc>
          <w:tcPr>
            <w:tcW w:w="746" w:type="dxa"/>
            <w:tcBorders>
              <w:top w:val="nil"/>
              <w:left w:val="nil"/>
              <w:bottom w:val="nil"/>
              <w:right w:val="nil"/>
            </w:tcBorders>
            <w:shd w:val="clear" w:color="auto" w:fill="auto"/>
            <w:noWrap/>
            <w:vAlign w:val="bottom"/>
            <w:hideMark/>
            <w:tcPrChange w:id="3519" w:author="David Dayan" w:date="2021-12-03T17:18:00Z">
              <w:tcPr>
                <w:tcW w:w="746" w:type="dxa"/>
                <w:tcBorders>
                  <w:top w:val="nil"/>
                  <w:left w:val="nil"/>
                  <w:bottom w:val="nil"/>
                  <w:right w:val="nil"/>
                </w:tcBorders>
                <w:shd w:val="clear" w:color="auto" w:fill="auto"/>
                <w:noWrap/>
                <w:vAlign w:val="bottom"/>
                <w:hideMark/>
              </w:tcPr>
            </w:tcPrChange>
          </w:tcPr>
          <w:p w14:paraId="7BF93510" w14:textId="77777777" w:rsidR="00036D0E" w:rsidRPr="00036D0E" w:rsidRDefault="00036D0E" w:rsidP="00245317">
            <w:pPr>
              <w:spacing w:after="0" w:line="240" w:lineRule="auto"/>
              <w:jc w:val="center"/>
              <w:rPr>
                <w:ins w:id="3520" w:author="David Dayan" w:date="2021-12-03T17:13:00Z"/>
                <w:rFonts w:ascii="Calibri" w:eastAsia="Times New Roman" w:hAnsi="Calibri" w:cs="Times New Roman"/>
                <w:color w:val="000000"/>
                <w:sz w:val="16"/>
                <w:szCs w:val="16"/>
              </w:rPr>
            </w:pPr>
            <w:ins w:id="3521"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522" w:author="David Dayan" w:date="2021-12-03T17:18:00Z">
              <w:tcPr>
                <w:tcW w:w="599" w:type="dxa"/>
                <w:tcBorders>
                  <w:top w:val="nil"/>
                  <w:left w:val="nil"/>
                  <w:bottom w:val="nil"/>
                  <w:right w:val="nil"/>
                </w:tcBorders>
                <w:shd w:val="clear" w:color="auto" w:fill="auto"/>
                <w:noWrap/>
                <w:vAlign w:val="bottom"/>
                <w:hideMark/>
              </w:tcPr>
            </w:tcPrChange>
          </w:tcPr>
          <w:p w14:paraId="2275915D" w14:textId="77777777" w:rsidR="00036D0E" w:rsidRPr="00036D0E" w:rsidRDefault="00036D0E" w:rsidP="00245317">
            <w:pPr>
              <w:spacing w:after="0" w:line="240" w:lineRule="auto"/>
              <w:jc w:val="center"/>
              <w:rPr>
                <w:ins w:id="3523" w:author="David Dayan" w:date="2021-12-03T17:13:00Z"/>
                <w:rFonts w:ascii="Calibri" w:eastAsia="Times New Roman" w:hAnsi="Calibri" w:cs="Times New Roman"/>
                <w:color w:val="000000"/>
                <w:sz w:val="16"/>
                <w:szCs w:val="16"/>
              </w:rPr>
            </w:pPr>
            <w:ins w:id="3524"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525" w:author="David Dayan" w:date="2021-12-03T17:18:00Z">
              <w:tcPr>
                <w:tcW w:w="1142" w:type="dxa"/>
                <w:tcBorders>
                  <w:top w:val="nil"/>
                  <w:left w:val="nil"/>
                  <w:bottom w:val="nil"/>
                  <w:right w:val="nil"/>
                </w:tcBorders>
                <w:shd w:val="clear" w:color="auto" w:fill="auto"/>
                <w:noWrap/>
                <w:vAlign w:val="bottom"/>
                <w:hideMark/>
              </w:tcPr>
            </w:tcPrChange>
          </w:tcPr>
          <w:p w14:paraId="13565BA7" w14:textId="77777777" w:rsidR="00036D0E" w:rsidRPr="00036D0E" w:rsidRDefault="00036D0E" w:rsidP="00245317">
            <w:pPr>
              <w:spacing w:after="0" w:line="240" w:lineRule="auto"/>
              <w:jc w:val="center"/>
              <w:rPr>
                <w:ins w:id="3526" w:author="David Dayan" w:date="2021-12-03T17:13:00Z"/>
                <w:rFonts w:ascii="Calibri" w:eastAsia="Times New Roman" w:hAnsi="Calibri" w:cs="Times New Roman"/>
                <w:color w:val="000000"/>
                <w:sz w:val="16"/>
                <w:szCs w:val="16"/>
              </w:rPr>
            </w:pPr>
            <w:ins w:id="352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528" w:author="David Dayan" w:date="2021-12-03T17:18:00Z">
              <w:tcPr>
                <w:tcW w:w="1440" w:type="dxa"/>
                <w:tcBorders>
                  <w:top w:val="nil"/>
                  <w:left w:val="nil"/>
                  <w:bottom w:val="nil"/>
                  <w:right w:val="nil"/>
                </w:tcBorders>
                <w:shd w:val="clear" w:color="auto" w:fill="auto"/>
                <w:noWrap/>
                <w:vAlign w:val="bottom"/>
                <w:hideMark/>
              </w:tcPr>
            </w:tcPrChange>
          </w:tcPr>
          <w:p w14:paraId="7306D85A" w14:textId="77777777" w:rsidR="00036D0E" w:rsidRPr="00036D0E" w:rsidRDefault="00036D0E" w:rsidP="00245317">
            <w:pPr>
              <w:spacing w:after="0" w:line="240" w:lineRule="auto"/>
              <w:jc w:val="center"/>
              <w:rPr>
                <w:ins w:id="3529" w:author="David Dayan" w:date="2021-12-03T17:13:00Z"/>
                <w:rFonts w:ascii="Calibri" w:eastAsia="Times New Roman" w:hAnsi="Calibri" w:cs="Times New Roman"/>
                <w:color w:val="000000"/>
                <w:sz w:val="16"/>
                <w:szCs w:val="16"/>
              </w:rPr>
            </w:pPr>
            <w:ins w:id="353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531" w:author="David Dayan" w:date="2021-12-03T17:18:00Z">
              <w:tcPr>
                <w:tcW w:w="1530" w:type="dxa"/>
                <w:tcBorders>
                  <w:top w:val="nil"/>
                  <w:left w:val="nil"/>
                  <w:bottom w:val="nil"/>
                  <w:right w:val="nil"/>
                </w:tcBorders>
                <w:shd w:val="clear" w:color="auto" w:fill="auto"/>
                <w:noWrap/>
                <w:vAlign w:val="bottom"/>
                <w:hideMark/>
              </w:tcPr>
            </w:tcPrChange>
          </w:tcPr>
          <w:p w14:paraId="68A6E7DC" w14:textId="77777777" w:rsidR="00036D0E" w:rsidRPr="00036D0E" w:rsidRDefault="00036D0E" w:rsidP="00245317">
            <w:pPr>
              <w:spacing w:after="0" w:line="240" w:lineRule="auto"/>
              <w:jc w:val="center"/>
              <w:rPr>
                <w:ins w:id="3532" w:author="David Dayan" w:date="2021-12-03T17:13:00Z"/>
                <w:rFonts w:ascii="Calibri" w:eastAsia="Times New Roman" w:hAnsi="Calibri" w:cs="Times New Roman"/>
                <w:color w:val="000000"/>
                <w:sz w:val="16"/>
                <w:szCs w:val="16"/>
              </w:rPr>
            </w:pPr>
            <w:ins w:id="353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534" w:author="David Dayan" w:date="2021-12-03T17:18:00Z">
              <w:tcPr>
                <w:tcW w:w="898" w:type="dxa"/>
                <w:tcBorders>
                  <w:top w:val="nil"/>
                  <w:left w:val="nil"/>
                  <w:bottom w:val="nil"/>
                  <w:right w:val="nil"/>
                </w:tcBorders>
                <w:shd w:val="clear" w:color="auto" w:fill="auto"/>
                <w:noWrap/>
                <w:vAlign w:val="bottom"/>
                <w:hideMark/>
              </w:tcPr>
            </w:tcPrChange>
          </w:tcPr>
          <w:p w14:paraId="6619C3CD" w14:textId="77777777" w:rsidR="00036D0E" w:rsidRPr="00036D0E" w:rsidRDefault="00036D0E" w:rsidP="00245317">
            <w:pPr>
              <w:spacing w:after="0" w:line="240" w:lineRule="auto"/>
              <w:jc w:val="center"/>
              <w:rPr>
                <w:ins w:id="3535" w:author="David Dayan" w:date="2021-12-03T17:13:00Z"/>
                <w:rFonts w:ascii="Calibri" w:eastAsia="Times New Roman" w:hAnsi="Calibri" w:cs="Times New Roman"/>
                <w:color w:val="000000"/>
                <w:sz w:val="16"/>
                <w:szCs w:val="16"/>
              </w:rPr>
            </w:pPr>
            <w:ins w:id="353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537" w:author="David Dayan" w:date="2021-12-03T17:18:00Z">
              <w:tcPr>
                <w:tcW w:w="902" w:type="dxa"/>
                <w:tcBorders>
                  <w:top w:val="nil"/>
                  <w:left w:val="nil"/>
                  <w:bottom w:val="nil"/>
                  <w:right w:val="nil"/>
                </w:tcBorders>
                <w:shd w:val="clear" w:color="auto" w:fill="auto"/>
                <w:noWrap/>
                <w:vAlign w:val="bottom"/>
                <w:hideMark/>
              </w:tcPr>
            </w:tcPrChange>
          </w:tcPr>
          <w:p w14:paraId="05798A5C" w14:textId="77777777" w:rsidR="00036D0E" w:rsidRPr="00036D0E" w:rsidRDefault="00036D0E" w:rsidP="00245317">
            <w:pPr>
              <w:spacing w:after="0" w:line="240" w:lineRule="auto"/>
              <w:jc w:val="center"/>
              <w:rPr>
                <w:ins w:id="3538" w:author="David Dayan" w:date="2021-12-03T17:13:00Z"/>
                <w:rFonts w:ascii="Calibri" w:eastAsia="Times New Roman" w:hAnsi="Calibri" w:cs="Times New Roman"/>
                <w:color w:val="000000"/>
                <w:sz w:val="16"/>
                <w:szCs w:val="16"/>
              </w:rPr>
            </w:pPr>
            <w:ins w:id="353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540" w:author="David Dayan" w:date="2021-12-03T17:18:00Z">
              <w:tcPr>
                <w:tcW w:w="2160" w:type="dxa"/>
                <w:tcBorders>
                  <w:top w:val="nil"/>
                  <w:left w:val="nil"/>
                  <w:bottom w:val="nil"/>
                  <w:right w:val="nil"/>
                </w:tcBorders>
                <w:shd w:val="clear" w:color="auto" w:fill="auto"/>
                <w:noWrap/>
                <w:vAlign w:val="bottom"/>
                <w:hideMark/>
              </w:tcPr>
            </w:tcPrChange>
          </w:tcPr>
          <w:p w14:paraId="22BD9AB4" w14:textId="77777777" w:rsidR="00036D0E" w:rsidRPr="00036D0E" w:rsidRDefault="00036D0E" w:rsidP="00245317">
            <w:pPr>
              <w:spacing w:after="0" w:line="240" w:lineRule="auto"/>
              <w:jc w:val="center"/>
              <w:rPr>
                <w:ins w:id="3541" w:author="David Dayan" w:date="2021-12-03T17:13:00Z"/>
                <w:rFonts w:ascii="Calibri" w:eastAsia="Times New Roman" w:hAnsi="Calibri" w:cs="Times New Roman"/>
                <w:color w:val="000000"/>
                <w:sz w:val="16"/>
                <w:szCs w:val="16"/>
              </w:rPr>
            </w:pPr>
            <w:proofErr w:type="spellStart"/>
            <w:ins w:id="354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543" w:author="David Dayan" w:date="2021-12-03T17:18:00Z">
              <w:tcPr>
                <w:tcW w:w="2876" w:type="dxa"/>
                <w:gridSpan w:val="2"/>
                <w:tcBorders>
                  <w:top w:val="nil"/>
                  <w:left w:val="nil"/>
                  <w:bottom w:val="nil"/>
                  <w:right w:val="nil"/>
                </w:tcBorders>
                <w:shd w:val="clear" w:color="auto" w:fill="auto"/>
                <w:noWrap/>
                <w:vAlign w:val="bottom"/>
                <w:hideMark/>
              </w:tcPr>
            </w:tcPrChange>
          </w:tcPr>
          <w:p w14:paraId="5EE4B678" w14:textId="77777777" w:rsidR="00036D0E" w:rsidRPr="00036D0E" w:rsidRDefault="00036D0E" w:rsidP="00245317">
            <w:pPr>
              <w:spacing w:after="0" w:line="240" w:lineRule="auto"/>
              <w:jc w:val="center"/>
              <w:rPr>
                <w:ins w:id="3544" w:author="David Dayan" w:date="2021-12-03T17:13:00Z"/>
                <w:rFonts w:ascii="Calibri" w:eastAsia="Times New Roman" w:hAnsi="Calibri" w:cs="Times New Roman"/>
                <w:color w:val="000000"/>
                <w:sz w:val="16"/>
                <w:szCs w:val="16"/>
              </w:rPr>
            </w:pPr>
            <w:proofErr w:type="spellStart"/>
            <w:ins w:id="354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546" w:author="David Dayan" w:date="2021-12-03T17:18:00Z">
              <w:tcPr>
                <w:tcW w:w="1426" w:type="dxa"/>
                <w:tcBorders>
                  <w:top w:val="nil"/>
                  <w:left w:val="nil"/>
                  <w:bottom w:val="nil"/>
                  <w:right w:val="nil"/>
                </w:tcBorders>
                <w:shd w:val="clear" w:color="auto" w:fill="auto"/>
                <w:noWrap/>
                <w:vAlign w:val="bottom"/>
                <w:hideMark/>
              </w:tcPr>
            </w:tcPrChange>
          </w:tcPr>
          <w:p w14:paraId="0738F396" w14:textId="77777777" w:rsidR="00036D0E" w:rsidRPr="00036D0E" w:rsidRDefault="00036D0E" w:rsidP="00245317">
            <w:pPr>
              <w:spacing w:after="0" w:line="240" w:lineRule="auto"/>
              <w:jc w:val="center"/>
              <w:rPr>
                <w:ins w:id="3547" w:author="David Dayan" w:date="2021-12-03T17:13:00Z"/>
                <w:rFonts w:ascii="Calibri" w:eastAsia="Times New Roman" w:hAnsi="Calibri" w:cs="Times New Roman"/>
                <w:color w:val="000000"/>
                <w:sz w:val="16"/>
                <w:szCs w:val="16"/>
              </w:rPr>
            </w:pPr>
            <w:proofErr w:type="spellStart"/>
            <w:ins w:id="354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630CC31F" w14:textId="77777777" w:rsidTr="00245317">
        <w:trPr>
          <w:cantSplit/>
          <w:trHeight w:val="20"/>
          <w:ins w:id="3549" w:author="David Dayan" w:date="2021-12-03T17:13:00Z"/>
          <w:trPrChange w:id="355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551" w:author="David Dayan" w:date="2021-12-03T17:18:00Z">
              <w:tcPr>
                <w:tcW w:w="1563" w:type="dxa"/>
                <w:tcBorders>
                  <w:top w:val="nil"/>
                  <w:left w:val="nil"/>
                  <w:bottom w:val="nil"/>
                  <w:right w:val="nil"/>
                </w:tcBorders>
                <w:shd w:val="clear" w:color="auto" w:fill="auto"/>
                <w:noWrap/>
                <w:vAlign w:val="bottom"/>
                <w:hideMark/>
              </w:tcPr>
            </w:tcPrChange>
          </w:tcPr>
          <w:p w14:paraId="34A275CF" w14:textId="77777777" w:rsidR="00036D0E" w:rsidRPr="00036D0E" w:rsidRDefault="00036D0E" w:rsidP="00245317">
            <w:pPr>
              <w:spacing w:after="0" w:line="240" w:lineRule="auto"/>
              <w:jc w:val="center"/>
              <w:rPr>
                <w:ins w:id="3552" w:author="David Dayan" w:date="2021-12-03T17:13:00Z"/>
                <w:rFonts w:ascii="Calibri" w:eastAsia="Times New Roman" w:hAnsi="Calibri" w:cs="Times New Roman"/>
                <w:color w:val="000000"/>
                <w:sz w:val="16"/>
                <w:szCs w:val="16"/>
              </w:rPr>
            </w:pPr>
            <w:ins w:id="3553" w:author="David Dayan" w:date="2021-12-03T17:13:00Z">
              <w:r w:rsidRPr="00036D0E">
                <w:rPr>
                  <w:rFonts w:ascii="Calibri" w:eastAsia="Times New Roman" w:hAnsi="Calibri" w:cs="Times New Roman"/>
                  <w:color w:val="000000"/>
                  <w:sz w:val="16"/>
                  <w:szCs w:val="16"/>
                </w:rPr>
                <w:t>OtsAC20ROGR_0097</w:t>
              </w:r>
            </w:ins>
          </w:p>
        </w:tc>
        <w:tc>
          <w:tcPr>
            <w:tcW w:w="746" w:type="dxa"/>
            <w:tcBorders>
              <w:top w:val="nil"/>
              <w:left w:val="nil"/>
              <w:bottom w:val="nil"/>
              <w:right w:val="nil"/>
            </w:tcBorders>
            <w:shd w:val="clear" w:color="auto" w:fill="auto"/>
            <w:noWrap/>
            <w:vAlign w:val="bottom"/>
            <w:hideMark/>
            <w:tcPrChange w:id="3554" w:author="David Dayan" w:date="2021-12-03T17:18:00Z">
              <w:tcPr>
                <w:tcW w:w="746" w:type="dxa"/>
                <w:tcBorders>
                  <w:top w:val="nil"/>
                  <w:left w:val="nil"/>
                  <w:bottom w:val="nil"/>
                  <w:right w:val="nil"/>
                </w:tcBorders>
                <w:shd w:val="clear" w:color="auto" w:fill="auto"/>
                <w:noWrap/>
                <w:vAlign w:val="bottom"/>
                <w:hideMark/>
              </w:tcPr>
            </w:tcPrChange>
          </w:tcPr>
          <w:p w14:paraId="578E552C" w14:textId="77777777" w:rsidR="00036D0E" w:rsidRPr="00036D0E" w:rsidRDefault="00036D0E" w:rsidP="00245317">
            <w:pPr>
              <w:spacing w:after="0" w:line="240" w:lineRule="auto"/>
              <w:jc w:val="center"/>
              <w:rPr>
                <w:ins w:id="3555" w:author="David Dayan" w:date="2021-12-03T17:13:00Z"/>
                <w:rFonts w:ascii="Calibri" w:eastAsia="Times New Roman" w:hAnsi="Calibri" w:cs="Times New Roman"/>
                <w:color w:val="000000"/>
                <w:sz w:val="16"/>
                <w:szCs w:val="16"/>
              </w:rPr>
            </w:pPr>
            <w:ins w:id="3556"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557" w:author="David Dayan" w:date="2021-12-03T17:18:00Z">
              <w:tcPr>
                <w:tcW w:w="599" w:type="dxa"/>
                <w:tcBorders>
                  <w:top w:val="nil"/>
                  <w:left w:val="nil"/>
                  <w:bottom w:val="nil"/>
                  <w:right w:val="nil"/>
                </w:tcBorders>
                <w:shd w:val="clear" w:color="auto" w:fill="auto"/>
                <w:noWrap/>
                <w:vAlign w:val="bottom"/>
                <w:hideMark/>
              </w:tcPr>
            </w:tcPrChange>
          </w:tcPr>
          <w:p w14:paraId="0A66640F" w14:textId="77777777" w:rsidR="00036D0E" w:rsidRPr="00036D0E" w:rsidRDefault="00036D0E" w:rsidP="00245317">
            <w:pPr>
              <w:spacing w:after="0" w:line="240" w:lineRule="auto"/>
              <w:jc w:val="center"/>
              <w:rPr>
                <w:ins w:id="3558" w:author="David Dayan" w:date="2021-12-03T17:13:00Z"/>
                <w:rFonts w:ascii="Calibri" w:eastAsia="Times New Roman" w:hAnsi="Calibri" w:cs="Times New Roman"/>
                <w:color w:val="000000"/>
                <w:sz w:val="16"/>
                <w:szCs w:val="16"/>
              </w:rPr>
            </w:pPr>
            <w:ins w:id="3559"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560" w:author="David Dayan" w:date="2021-12-03T17:18:00Z">
              <w:tcPr>
                <w:tcW w:w="1142" w:type="dxa"/>
                <w:tcBorders>
                  <w:top w:val="nil"/>
                  <w:left w:val="nil"/>
                  <w:bottom w:val="nil"/>
                  <w:right w:val="nil"/>
                </w:tcBorders>
                <w:shd w:val="clear" w:color="auto" w:fill="auto"/>
                <w:noWrap/>
                <w:vAlign w:val="bottom"/>
                <w:hideMark/>
              </w:tcPr>
            </w:tcPrChange>
          </w:tcPr>
          <w:p w14:paraId="15195C95" w14:textId="77777777" w:rsidR="00036D0E" w:rsidRPr="00036D0E" w:rsidRDefault="00036D0E" w:rsidP="00245317">
            <w:pPr>
              <w:spacing w:after="0" w:line="240" w:lineRule="auto"/>
              <w:jc w:val="center"/>
              <w:rPr>
                <w:ins w:id="3561" w:author="David Dayan" w:date="2021-12-03T17:13:00Z"/>
                <w:rFonts w:ascii="Calibri" w:eastAsia="Times New Roman" w:hAnsi="Calibri" w:cs="Times New Roman"/>
                <w:color w:val="000000"/>
                <w:sz w:val="16"/>
                <w:szCs w:val="16"/>
              </w:rPr>
            </w:pPr>
            <w:ins w:id="356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563" w:author="David Dayan" w:date="2021-12-03T17:18:00Z">
              <w:tcPr>
                <w:tcW w:w="1440" w:type="dxa"/>
                <w:tcBorders>
                  <w:top w:val="nil"/>
                  <w:left w:val="nil"/>
                  <w:bottom w:val="nil"/>
                  <w:right w:val="nil"/>
                </w:tcBorders>
                <w:shd w:val="clear" w:color="auto" w:fill="auto"/>
                <w:noWrap/>
                <w:vAlign w:val="bottom"/>
                <w:hideMark/>
              </w:tcPr>
            </w:tcPrChange>
          </w:tcPr>
          <w:p w14:paraId="09017E66" w14:textId="77777777" w:rsidR="00036D0E" w:rsidRPr="00036D0E" w:rsidRDefault="00036D0E" w:rsidP="00245317">
            <w:pPr>
              <w:spacing w:after="0" w:line="240" w:lineRule="auto"/>
              <w:jc w:val="center"/>
              <w:rPr>
                <w:ins w:id="3564" w:author="David Dayan" w:date="2021-12-03T17:13:00Z"/>
                <w:rFonts w:ascii="Calibri" w:eastAsia="Times New Roman" w:hAnsi="Calibri" w:cs="Times New Roman"/>
                <w:color w:val="000000"/>
                <w:sz w:val="16"/>
                <w:szCs w:val="16"/>
              </w:rPr>
            </w:pPr>
            <w:ins w:id="356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566" w:author="David Dayan" w:date="2021-12-03T17:18:00Z">
              <w:tcPr>
                <w:tcW w:w="1530" w:type="dxa"/>
                <w:tcBorders>
                  <w:top w:val="nil"/>
                  <w:left w:val="nil"/>
                  <w:bottom w:val="nil"/>
                  <w:right w:val="nil"/>
                </w:tcBorders>
                <w:shd w:val="clear" w:color="auto" w:fill="auto"/>
                <w:noWrap/>
                <w:vAlign w:val="bottom"/>
                <w:hideMark/>
              </w:tcPr>
            </w:tcPrChange>
          </w:tcPr>
          <w:p w14:paraId="195AC05C" w14:textId="77777777" w:rsidR="00036D0E" w:rsidRPr="00036D0E" w:rsidRDefault="00036D0E" w:rsidP="00245317">
            <w:pPr>
              <w:spacing w:after="0" w:line="240" w:lineRule="auto"/>
              <w:jc w:val="center"/>
              <w:rPr>
                <w:ins w:id="3567" w:author="David Dayan" w:date="2021-12-03T17:13:00Z"/>
                <w:rFonts w:ascii="Calibri" w:eastAsia="Times New Roman" w:hAnsi="Calibri" w:cs="Times New Roman"/>
                <w:color w:val="000000"/>
                <w:sz w:val="16"/>
                <w:szCs w:val="16"/>
              </w:rPr>
            </w:pPr>
            <w:ins w:id="356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569" w:author="David Dayan" w:date="2021-12-03T17:18:00Z">
              <w:tcPr>
                <w:tcW w:w="898" w:type="dxa"/>
                <w:tcBorders>
                  <w:top w:val="nil"/>
                  <w:left w:val="nil"/>
                  <w:bottom w:val="nil"/>
                  <w:right w:val="nil"/>
                </w:tcBorders>
                <w:shd w:val="clear" w:color="auto" w:fill="auto"/>
                <w:noWrap/>
                <w:vAlign w:val="bottom"/>
                <w:hideMark/>
              </w:tcPr>
            </w:tcPrChange>
          </w:tcPr>
          <w:p w14:paraId="499250D4" w14:textId="77777777" w:rsidR="00036D0E" w:rsidRPr="00036D0E" w:rsidRDefault="00036D0E" w:rsidP="00245317">
            <w:pPr>
              <w:spacing w:after="0" w:line="240" w:lineRule="auto"/>
              <w:jc w:val="center"/>
              <w:rPr>
                <w:ins w:id="3570" w:author="David Dayan" w:date="2021-12-03T17:13:00Z"/>
                <w:rFonts w:ascii="Calibri" w:eastAsia="Times New Roman" w:hAnsi="Calibri" w:cs="Times New Roman"/>
                <w:color w:val="000000"/>
                <w:sz w:val="16"/>
                <w:szCs w:val="16"/>
              </w:rPr>
            </w:pPr>
            <w:ins w:id="357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572" w:author="David Dayan" w:date="2021-12-03T17:18:00Z">
              <w:tcPr>
                <w:tcW w:w="902" w:type="dxa"/>
                <w:tcBorders>
                  <w:top w:val="nil"/>
                  <w:left w:val="nil"/>
                  <w:bottom w:val="nil"/>
                  <w:right w:val="nil"/>
                </w:tcBorders>
                <w:shd w:val="clear" w:color="auto" w:fill="auto"/>
                <w:noWrap/>
                <w:vAlign w:val="bottom"/>
                <w:hideMark/>
              </w:tcPr>
            </w:tcPrChange>
          </w:tcPr>
          <w:p w14:paraId="0D33B2D4" w14:textId="77777777" w:rsidR="00036D0E" w:rsidRPr="00036D0E" w:rsidRDefault="00036D0E" w:rsidP="00245317">
            <w:pPr>
              <w:spacing w:after="0" w:line="240" w:lineRule="auto"/>
              <w:jc w:val="center"/>
              <w:rPr>
                <w:ins w:id="3573" w:author="David Dayan" w:date="2021-12-03T17:13:00Z"/>
                <w:rFonts w:ascii="Calibri" w:eastAsia="Times New Roman" w:hAnsi="Calibri" w:cs="Times New Roman"/>
                <w:color w:val="000000"/>
                <w:sz w:val="16"/>
                <w:szCs w:val="16"/>
              </w:rPr>
            </w:pPr>
            <w:ins w:id="357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575" w:author="David Dayan" w:date="2021-12-03T17:18:00Z">
              <w:tcPr>
                <w:tcW w:w="2160" w:type="dxa"/>
                <w:tcBorders>
                  <w:top w:val="nil"/>
                  <w:left w:val="nil"/>
                  <w:bottom w:val="nil"/>
                  <w:right w:val="nil"/>
                </w:tcBorders>
                <w:shd w:val="clear" w:color="auto" w:fill="auto"/>
                <w:noWrap/>
                <w:vAlign w:val="bottom"/>
                <w:hideMark/>
              </w:tcPr>
            </w:tcPrChange>
          </w:tcPr>
          <w:p w14:paraId="13603261" w14:textId="77777777" w:rsidR="00036D0E" w:rsidRPr="00036D0E" w:rsidRDefault="00036D0E" w:rsidP="00245317">
            <w:pPr>
              <w:spacing w:after="0" w:line="240" w:lineRule="auto"/>
              <w:jc w:val="center"/>
              <w:rPr>
                <w:ins w:id="3576" w:author="David Dayan" w:date="2021-12-03T17:13:00Z"/>
                <w:rFonts w:ascii="Calibri" w:eastAsia="Times New Roman" w:hAnsi="Calibri" w:cs="Times New Roman"/>
                <w:color w:val="000000"/>
                <w:sz w:val="16"/>
                <w:szCs w:val="16"/>
              </w:rPr>
            </w:pPr>
            <w:proofErr w:type="spellStart"/>
            <w:ins w:id="357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578" w:author="David Dayan" w:date="2021-12-03T17:18:00Z">
              <w:tcPr>
                <w:tcW w:w="2876" w:type="dxa"/>
                <w:gridSpan w:val="2"/>
                <w:tcBorders>
                  <w:top w:val="nil"/>
                  <w:left w:val="nil"/>
                  <w:bottom w:val="nil"/>
                  <w:right w:val="nil"/>
                </w:tcBorders>
                <w:shd w:val="clear" w:color="auto" w:fill="auto"/>
                <w:noWrap/>
                <w:vAlign w:val="bottom"/>
                <w:hideMark/>
              </w:tcPr>
            </w:tcPrChange>
          </w:tcPr>
          <w:p w14:paraId="6C797207" w14:textId="77777777" w:rsidR="00036D0E" w:rsidRPr="00036D0E" w:rsidRDefault="00036D0E" w:rsidP="00245317">
            <w:pPr>
              <w:spacing w:after="0" w:line="240" w:lineRule="auto"/>
              <w:jc w:val="center"/>
              <w:rPr>
                <w:ins w:id="3579" w:author="David Dayan" w:date="2021-12-03T17:13:00Z"/>
                <w:rFonts w:ascii="Calibri" w:eastAsia="Times New Roman" w:hAnsi="Calibri" w:cs="Times New Roman"/>
                <w:color w:val="000000"/>
                <w:sz w:val="16"/>
                <w:szCs w:val="16"/>
              </w:rPr>
            </w:pPr>
            <w:proofErr w:type="spellStart"/>
            <w:ins w:id="358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581" w:author="David Dayan" w:date="2021-12-03T17:18:00Z">
              <w:tcPr>
                <w:tcW w:w="1426" w:type="dxa"/>
                <w:tcBorders>
                  <w:top w:val="nil"/>
                  <w:left w:val="nil"/>
                  <w:bottom w:val="nil"/>
                  <w:right w:val="nil"/>
                </w:tcBorders>
                <w:shd w:val="clear" w:color="auto" w:fill="auto"/>
                <w:noWrap/>
                <w:vAlign w:val="bottom"/>
                <w:hideMark/>
              </w:tcPr>
            </w:tcPrChange>
          </w:tcPr>
          <w:p w14:paraId="0A1858A1" w14:textId="77777777" w:rsidR="00036D0E" w:rsidRPr="00036D0E" w:rsidRDefault="00036D0E" w:rsidP="00245317">
            <w:pPr>
              <w:spacing w:after="0" w:line="240" w:lineRule="auto"/>
              <w:jc w:val="center"/>
              <w:rPr>
                <w:ins w:id="3582" w:author="David Dayan" w:date="2021-12-03T17:13:00Z"/>
                <w:rFonts w:ascii="Calibri" w:eastAsia="Times New Roman" w:hAnsi="Calibri" w:cs="Times New Roman"/>
                <w:color w:val="000000"/>
                <w:sz w:val="16"/>
                <w:szCs w:val="16"/>
              </w:rPr>
            </w:pPr>
            <w:proofErr w:type="spellStart"/>
            <w:ins w:id="358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C84E1BF" w14:textId="77777777" w:rsidTr="00245317">
        <w:trPr>
          <w:cantSplit/>
          <w:trHeight w:val="20"/>
          <w:ins w:id="3584" w:author="David Dayan" w:date="2021-12-03T17:13:00Z"/>
          <w:trPrChange w:id="358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586" w:author="David Dayan" w:date="2021-12-03T17:18:00Z">
              <w:tcPr>
                <w:tcW w:w="1563" w:type="dxa"/>
                <w:tcBorders>
                  <w:top w:val="nil"/>
                  <w:left w:val="nil"/>
                  <w:bottom w:val="nil"/>
                  <w:right w:val="nil"/>
                </w:tcBorders>
                <w:shd w:val="clear" w:color="auto" w:fill="auto"/>
                <w:noWrap/>
                <w:vAlign w:val="bottom"/>
                <w:hideMark/>
              </w:tcPr>
            </w:tcPrChange>
          </w:tcPr>
          <w:p w14:paraId="7BA663A9" w14:textId="77777777" w:rsidR="00036D0E" w:rsidRPr="00036D0E" w:rsidRDefault="00036D0E" w:rsidP="00245317">
            <w:pPr>
              <w:spacing w:after="0" w:line="240" w:lineRule="auto"/>
              <w:jc w:val="center"/>
              <w:rPr>
                <w:ins w:id="3587" w:author="David Dayan" w:date="2021-12-03T17:13:00Z"/>
                <w:rFonts w:ascii="Calibri" w:eastAsia="Times New Roman" w:hAnsi="Calibri" w:cs="Times New Roman"/>
                <w:color w:val="000000"/>
                <w:sz w:val="16"/>
                <w:szCs w:val="16"/>
              </w:rPr>
            </w:pPr>
            <w:ins w:id="3588" w:author="David Dayan" w:date="2021-12-03T17:13:00Z">
              <w:r w:rsidRPr="00036D0E">
                <w:rPr>
                  <w:rFonts w:ascii="Calibri" w:eastAsia="Times New Roman" w:hAnsi="Calibri" w:cs="Times New Roman"/>
                  <w:color w:val="000000"/>
                  <w:sz w:val="16"/>
                  <w:szCs w:val="16"/>
                </w:rPr>
                <w:t>OtsAC20ROGR_0098</w:t>
              </w:r>
            </w:ins>
          </w:p>
        </w:tc>
        <w:tc>
          <w:tcPr>
            <w:tcW w:w="746" w:type="dxa"/>
            <w:tcBorders>
              <w:top w:val="nil"/>
              <w:left w:val="nil"/>
              <w:bottom w:val="nil"/>
              <w:right w:val="nil"/>
            </w:tcBorders>
            <w:shd w:val="clear" w:color="auto" w:fill="auto"/>
            <w:noWrap/>
            <w:vAlign w:val="bottom"/>
            <w:hideMark/>
            <w:tcPrChange w:id="3589" w:author="David Dayan" w:date="2021-12-03T17:18:00Z">
              <w:tcPr>
                <w:tcW w:w="746" w:type="dxa"/>
                <w:tcBorders>
                  <w:top w:val="nil"/>
                  <w:left w:val="nil"/>
                  <w:bottom w:val="nil"/>
                  <w:right w:val="nil"/>
                </w:tcBorders>
                <w:shd w:val="clear" w:color="auto" w:fill="auto"/>
                <w:noWrap/>
                <w:vAlign w:val="bottom"/>
                <w:hideMark/>
              </w:tcPr>
            </w:tcPrChange>
          </w:tcPr>
          <w:p w14:paraId="394A3DB6" w14:textId="77777777" w:rsidR="00036D0E" w:rsidRPr="00036D0E" w:rsidRDefault="00036D0E" w:rsidP="00245317">
            <w:pPr>
              <w:spacing w:after="0" w:line="240" w:lineRule="auto"/>
              <w:jc w:val="center"/>
              <w:rPr>
                <w:ins w:id="3590" w:author="David Dayan" w:date="2021-12-03T17:13:00Z"/>
                <w:rFonts w:ascii="Calibri" w:eastAsia="Times New Roman" w:hAnsi="Calibri" w:cs="Times New Roman"/>
                <w:color w:val="000000"/>
                <w:sz w:val="16"/>
                <w:szCs w:val="16"/>
              </w:rPr>
            </w:pPr>
            <w:ins w:id="3591"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592" w:author="David Dayan" w:date="2021-12-03T17:18:00Z">
              <w:tcPr>
                <w:tcW w:w="599" w:type="dxa"/>
                <w:tcBorders>
                  <w:top w:val="nil"/>
                  <w:left w:val="nil"/>
                  <w:bottom w:val="nil"/>
                  <w:right w:val="nil"/>
                </w:tcBorders>
                <w:shd w:val="clear" w:color="auto" w:fill="auto"/>
                <w:noWrap/>
                <w:vAlign w:val="bottom"/>
                <w:hideMark/>
              </w:tcPr>
            </w:tcPrChange>
          </w:tcPr>
          <w:p w14:paraId="702E3792" w14:textId="77777777" w:rsidR="00036D0E" w:rsidRPr="00036D0E" w:rsidRDefault="00036D0E" w:rsidP="00245317">
            <w:pPr>
              <w:spacing w:after="0" w:line="240" w:lineRule="auto"/>
              <w:jc w:val="center"/>
              <w:rPr>
                <w:ins w:id="3593" w:author="David Dayan" w:date="2021-12-03T17:13:00Z"/>
                <w:rFonts w:ascii="Calibri" w:eastAsia="Times New Roman" w:hAnsi="Calibri" w:cs="Times New Roman"/>
                <w:color w:val="000000"/>
                <w:sz w:val="16"/>
                <w:szCs w:val="16"/>
              </w:rPr>
            </w:pPr>
            <w:ins w:id="3594"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595" w:author="David Dayan" w:date="2021-12-03T17:18:00Z">
              <w:tcPr>
                <w:tcW w:w="1142" w:type="dxa"/>
                <w:tcBorders>
                  <w:top w:val="nil"/>
                  <w:left w:val="nil"/>
                  <w:bottom w:val="nil"/>
                  <w:right w:val="nil"/>
                </w:tcBorders>
                <w:shd w:val="clear" w:color="auto" w:fill="auto"/>
                <w:noWrap/>
                <w:vAlign w:val="bottom"/>
                <w:hideMark/>
              </w:tcPr>
            </w:tcPrChange>
          </w:tcPr>
          <w:p w14:paraId="3816CEAE" w14:textId="77777777" w:rsidR="00036D0E" w:rsidRPr="00036D0E" w:rsidRDefault="00036D0E" w:rsidP="00245317">
            <w:pPr>
              <w:spacing w:after="0" w:line="240" w:lineRule="auto"/>
              <w:jc w:val="center"/>
              <w:rPr>
                <w:ins w:id="3596" w:author="David Dayan" w:date="2021-12-03T17:13:00Z"/>
                <w:rFonts w:ascii="Calibri" w:eastAsia="Times New Roman" w:hAnsi="Calibri" w:cs="Times New Roman"/>
                <w:color w:val="000000"/>
                <w:sz w:val="16"/>
                <w:szCs w:val="16"/>
              </w:rPr>
            </w:pPr>
            <w:ins w:id="359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598" w:author="David Dayan" w:date="2021-12-03T17:18:00Z">
              <w:tcPr>
                <w:tcW w:w="1440" w:type="dxa"/>
                <w:tcBorders>
                  <w:top w:val="nil"/>
                  <w:left w:val="nil"/>
                  <w:bottom w:val="nil"/>
                  <w:right w:val="nil"/>
                </w:tcBorders>
                <w:shd w:val="clear" w:color="auto" w:fill="auto"/>
                <w:noWrap/>
                <w:vAlign w:val="bottom"/>
                <w:hideMark/>
              </w:tcPr>
            </w:tcPrChange>
          </w:tcPr>
          <w:p w14:paraId="5E03BFC0" w14:textId="77777777" w:rsidR="00036D0E" w:rsidRPr="00036D0E" w:rsidRDefault="00036D0E" w:rsidP="00245317">
            <w:pPr>
              <w:spacing w:after="0" w:line="240" w:lineRule="auto"/>
              <w:jc w:val="center"/>
              <w:rPr>
                <w:ins w:id="3599" w:author="David Dayan" w:date="2021-12-03T17:13:00Z"/>
                <w:rFonts w:ascii="Calibri" w:eastAsia="Times New Roman" w:hAnsi="Calibri" w:cs="Times New Roman"/>
                <w:color w:val="000000"/>
                <w:sz w:val="16"/>
                <w:szCs w:val="16"/>
              </w:rPr>
            </w:pPr>
            <w:ins w:id="360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601" w:author="David Dayan" w:date="2021-12-03T17:18:00Z">
              <w:tcPr>
                <w:tcW w:w="1530" w:type="dxa"/>
                <w:tcBorders>
                  <w:top w:val="nil"/>
                  <w:left w:val="nil"/>
                  <w:bottom w:val="nil"/>
                  <w:right w:val="nil"/>
                </w:tcBorders>
                <w:shd w:val="clear" w:color="auto" w:fill="auto"/>
                <w:noWrap/>
                <w:vAlign w:val="bottom"/>
                <w:hideMark/>
              </w:tcPr>
            </w:tcPrChange>
          </w:tcPr>
          <w:p w14:paraId="50E02116" w14:textId="77777777" w:rsidR="00036D0E" w:rsidRPr="00036D0E" w:rsidRDefault="00036D0E" w:rsidP="00245317">
            <w:pPr>
              <w:spacing w:after="0" w:line="240" w:lineRule="auto"/>
              <w:jc w:val="center"/>
              <w:rPr>
                <w:ins w:id="3602" w:author="David Dayan" w:date="2021-12-03T17:13:00Z"/>
                <w:rFonts w:ascii="Calibri" w:eastAsia="Times New Roman" w:hAnsi="Calibri" w:cs="Times New Roman"/>
                <w:color w:val="000000"/>
                <w:sz w:val="16"/>
                <w:szCs w:val="16"/>
              </w:rPr>
            </w:pPr>
            <w:ins w:id="360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604" w:author="David Dayan" w:date="2021-12-03T17:18:00Z">
              <w:tcPr>
                <w:tcW w:w="898" w:type="dxa"/>
                <w:tcBorders>
                  <w:top w:val="nil"/>
                  <w:left w:val="nil"/>
                  <w:bottom w:val="nil"/>
                  <w:right w:val="nil"/>
                </w:tcBorders>
                <w:shd w:val="clear" w:color="auto" w:fill="auto"/>
                <w:noWrap/>
                <w:vAlign w:val="bottom"/>
                <w:hideMark/>
              </w:tcPr>
            </w:tcPrChange>
          </w:tcPr>
          <w:p w14:paraId="416217E4" w14:textId="77777777" w:rsidR="00036D0E" w:rsidRPr="00036D0E" w:rsidRDefault="00036D0E" w:rsidP="00245317">
            <w:pPr>
              <w:spacing w:after="0" w:line="240" w:lineRule="auto"/>
              <w:jc w:val="center"/>
              <w:rPr>
                <w:ins w:id="3605" w:author="David Dayan" w:date="2021-12-03T17:13:00Z"/>
                <w:rFonts w:ascii="Calibri" w:eastAsia="Times New Roman" w:hAnsi="Calibri" w:cs="Times New Roman"/>
                <w:color w:val="000000"/>
                <w:sz w:val="16"/>
                <w:szCs w:val="16"/>
              </w:rPr>
            </w:pPr>
            <w:ins w:id="360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607" w:author="David Dayan" w:date="2021-12-03T17:18:00Z">
              <w:tcPr>
                <w:tcW w:w="902" w:type="dxa"/>
                <w:tcBorders>
                  <w:top w:val="nil"/>
                  <w:left w:val="nil"/>
                  <w:bottom w:val="nil"/>
                  <w:right w:val="nil"/>
                </w:tcBorders>
                <w:shd w:val="clear" w:color="auto" w:fill="auto"/>
                <w:noWrap/>
                <w:vAlign w:val="bottom"/>
                <w:hideMark/>
              </w:tcPr>
            </w:tcPrChange>
          </w:tcPr>
          <w:p w14:paraId="6B3B69EE" w14:textId="77777777" w:rsidR="00036D0E" w:rsidRPr="00036D0E" w:rsidRDefault="00036D0E" w:rsidP="00245317">
            <w:pPr>
              <w:spacing w:after="0" w:line="240" w:lineRule="auto"/>
              <w:jc w:val="center"/>
              <w:rPr>
                <w:ins w:id="3608" w:author="David Dayan" w:date="2021-12-03T17:13:00Z"/>
                <w:rFonts w:ascii="Calibri" w:eastAsia="Times New Roman" w:hAnsi="Calibri" w:cs="Times New Roman"/>
                <w:color w:val="000000"/>
                <w:sz w:val="16"/>
                <w:szCs w:val="16"/>
              </w:rPr>
            </w:pPr>
            <w:ins w:id="360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610" w:author="David Dayan" w:date="2021-12-03T17:18:00Z">
              <w:tcPr>
                <w:tcW w:w="2160" w:type="dxa"/>
                <w:tcBorders>
                  <w:top w:val="nil"/>
                  <w:left w:val="nil"/>
                  <w:bottom w:val="nil"/>
                  <w:right w:val="nil"/>
                </w:tcBorders>
                <w:shd w:val="clear" w:color="auto" w:fill="auto"/>
                <w:noWrap/>
                <w:vAlign w:val="bottom"/>
                <w:hideMark/>
              </w:tcPr>
            </w:tcPrChange>
          </w:tcPr>
          <w:p w14:paraId="615BC313" w14:textId="77777777" w:rsidR="00036D0E" w:rsidRPr="00036D0E" w:rsidRDefault="00036D0E" w:rsidP="00245317">
            <w:pPr>
              <w:spacing w:after="0" w:line="240" w:lineRule="auto"/>
              <w:jc w:val="center"/>
              <w:rPr>
                <w:ins w:id="3611" w:author="David Dayan" w:date="2021-12-03T17:13:00Z"/>
                <w:rFonts w:ascii="Calibri" w:eastAsia="Times New Roman" w:hAnsi="Calibri" w:cs="Times New Roman"/>
                <w:color w:val="000000"/>
                <w:sz w:val="16"/>
                <w:szCs w:val="16"/>
              </w:rPr>
            </w:pPr>
            <w:proofErr w:type="spellStart"/>
            <w:ins w:id="361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613" w:author="David Dayan" w:date="2021-12-03T17:18:00Z">
              <w:tcPr>
                <w:tcW w:w="2876" w:type="dxa"/>
                <w:gridSpan w:val="2"/>
                <w:tcBorders>
                  <w:top w:val="nil"/>
                  <w:left w:val="nil"/>
                  <w:bottom w:val="nil"/>
                  <w:right w:val="nil"/>
                </w:tcBorders>
                <w:shd w:val="clear" w:color="auto" w:fill="auto"/>
                <w:noWrap/>
                <w:vAlign w:val="bottom"/>
                <w:hideMark/>
              </w:tcPr>
            </w:tcPrChange>
          </w:tcPr>
          <w:p w14:paraId="1857943C" w14:textId="77777777" w:rsidR="00036D0E" w:rsidRPr="00036D0E" w:rsidRDefault="00036D0E" w:rsidP="00245317">
            <w:pPr>
              <w:spacing w:after="0" w:line="240" w:lineRule="auto"/>
              <w:jc w:val="center"/>
              <w:rPr>
                <w:ins w:id="3614" w:author="David Dayan" w:date="2021-12-03T17:13:00Z"/>
                <w:rFonts w:ascii="Calibri" w:eastAsia="Times New Roman" w:hAnsi="Calibri" w:cs="Times New Roman"/>
                <w:color w:val="000000"/>
                <w:sz w:val="16"/>
                <w:szCs w:val="16"/>
              </w:rPr>
            </w:pPr>
            <w:proofErr w:type="spellStart"/>
            <w:ins w:id="361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616" w:author="David Dayan" w:date="2021-12-03T17:18:00Z">
              <w:tcPr>
                <w:tcW w:w="1426" w:type="dxa"/>
                <w:tcBorders>
                  <w:top w:val="nil"/>
                  <w:left w:val="nil"/>
                  <w:bottom w:val="nil"/>
                  <w:right w:val="nil"/>
                </w:tcBorders>
                <w:shd w:val="clear" w:color="auto" w:fill="auto"/>
                <w:noWrap/>
                <w:vAlign w:val="bottom"/>
                <w:hideMark/>
              </w:tcPr>
            </w:tcPrChange>
          </w:tcPr>
          <w:p w14:paraId="72DE7D96" w14:textId="77777777" w:rsidR="00036D0E" w:rsidRPr="00036D0E" w:rsidRDefault="00036D0E" w:rsidP="00245317">
            <w:pPr>
              <w:spacing w:after="0" w:line="240" w:lineRule="auto"/>
              <w:jc w:val="center"/>
              <w:rPr>
                <w:ins w:id="3617" w:author="David Dayan" w:date="2021-12-03T17:13:00Z"/>
                <w:rFonts w:ascii="Calibri" w:eastAsia="Times New Roman" w:hAnsi="Calibri" w:cs="Times New Roman"/>
                <w:color w:val="000000"/>
                <w:sz w:val="16"/>
                <w:szCs w:val="16"/>
              </w:rPr>
            </w:pPr>
            <w:proofErr w:type="spellStart"/>
            <w:ins w:id="361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6EC464AC" w14:textId="77777777" w:rsidTr="00245317">
        <w:trPr>
          <w:cantSplit/>
          <w:trHeight w:val="20"/>
          <w:ins w:id="3619" w:author="David Dayan" w:date="2021-12-03T17:13:00Z"/>
          <w:trPrChange w:id="362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621" w:author="David Dayan" w:date="2021-12-03T17:18:00Z">
              <w:tcPr>
                <w:tcW w:w="1563" w:type="dxa"/>
                <w:tcBorders>
                  <w:top w:val="nil"/>
                  <w:left w:val="nil"/>
                  <w:bottom w:val="nil"/>
                  <w:right w:val="nil"/>
                </w:tcBorders>
                <w:shd w:val="clear" w:color="auto" w:fill="auto"/>
                <w:noWrap/>
                <w:vAlign w:val="bottom"/>
                <w:hideMark/>
              </w:tcPr>
            </w:tcPrChange>
          </w:tcPr>
          <w:p w14:paraId="70D538C5" w14:textId="77777777" w:rsidR="00036D0E" w:rsidRPr="00036D0E" w:rsidRDefault="00036D0E" w:rsidP="00245317">
            <w:pPr>
              <w:spacing w:after="0" w:line="240" w:lineRule="auto"/>
              <w:jc w:val="center"/>
              <w:rPr>
                <w:ins w:id="3622" w:author="David Dayan" w:date="2021-12-03T17:13:00Z"/>
                <w:rFonts w:ascii="Calibri" w:eastAsia="Times New Roman" w:hAnsi="Calibri" w:cs="Times New Roman"/>
                <w:color w:val="000000"/>
                <w:sz w:val="16"/>
                <w:szCs w:val="16"/>
              </w:rPr>
            </w:pPr>
            <w:ins w:id="3623" w:author="David Dayan" w:date="2021-12-03T17:13:00Z">
              <w:r w:rsidRPr="00036D0E">
                <w:rPr>
                  <w:rFonts w:ascii="Calibri" w:eastAsia="Times New Roman" w:hAnsi="Calibri" w:cs="Times New Roman"/>
                  <w:color w:val="000000"/>
                  <w:sz w:val="16"/>
                  <w:szCs w:val="16"/>
                </w:rPr>
                <w:lastRenderedPageBreak/>
                <w:t>OtsAC20ROGR_0099</w:t>
              </w:r>
            </w:ins>
          </w:p>
        </w:tc>
        <w:tc>
          <w:tcPr>
            <w:tcW w:w="746" w:type="dxa"/>
            <w:tcBorders>
              <w:top w:val="nil"/>
              <w:left w:val="nil"/>
              <w:bottom w:val="nil"/>
              <w:right w:val="nil"/>
            </w:tcBorders>
            <w:shd w:val="clear" w:color="auto" w:fill="auto"/>
            <w:noWrap/>
            <w:vAlign w:val="bottom"/>
            <w:hideMark/>
            <w:tcPrChange w:id="3624" w:author="David Dayan" w:date="2021-12-03T17:18:00Z">
              <w:tcPr>
                <w:tcW w:w="746" w:type="dxa"/>
                <w:tcBorders>
                  <w:top w:val="nil"/>
                  <w:left w:val="nil"/>
                  <w:bottom w:val="nil"/>
                  <w:right w:val="nil"/>
                </w:tcBorders>
                <w:shd w:val="clear" w:color="auto" w:fill="auto"/>
                <w:noWrap/>
                <w:vAlign w:val="bottom"/>
                <w:hideMark/>
              </w:tcPr>
            </w:tcPrChange>
          </w:tcPr>
          <w:p w14:paraId="3EEFDC58" w14:textId="77777777" w:rsidR="00036D0E" w:rsidRPr="00036D0E" w:rsidRDefault="00036D0E" w:rsidP="00245317">
            <w:pPr>
              <w:spacing w:after="0" w:line="240" w:lineRule="auto"/>
              <w:jc w:val="center"/>
              <w:rPr>
                <w:ins w:id="3625" w:author="David Dayan" w:date="2021-12-03T17:13:00Z"/>
                <w:rFonts w:ascii="Calibri" w:eastAsia="Times New Roman" w:hAnsi="Calibri" w:cs="Times New Roman"/>
                <w:color w:val="000000"/>
                <w:sz w:val="16"/>
                <w:szCs w:val="16"/>
              </w:rPr>
            </w:pPr>
            <w:ins w:id="3626"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627" w:author="David Dayan" w:date="2021-12-03T17:18:00Z">
              <w:tcPr>
                <w:tcW w:w="599" w:type="dxa"/>
                <w:tcBorders>
                  <w:top w:val="nil"/>
                  <w:left w:val="nil"/>
                  <w:bottom w:val="nil"/>
                  <w:right w:val="nil"/>
                </w:tcBorders>
                <w:shd w:val="clear" w:color="auto" w:fill="auto"/>
                <w:noWrap/>
                <w:vAlign w:val="bottom"/>
                <w:hideMark/>
              </w:tcPr>
            </w:tcPrChange>
          </w:tcPr>
          <w:p w14:paraId="12E502B3" w14:textId="77777777" w:rsidR="00036D0E" w:rsidRPr="00036D0E" w:rsidRDefault="00036D0E" w:rsidP="00245317">
            <w:pPr>
              <w:spacing w:after="0" w:line="240" w:lineRule="auto"/>
              <w:jc w:val="center"/>
              <w:rPr>
                <w:ins w:id="3628" w:author="David Dayan" w:date="2021-12-03T17:13:00Z"/>
                <w:rFonts w:ascii="Calibri" w:eastAsia="Times New Roman" w:hAnsi="Calibri" w:cs="Times New Roman"/>
                <w:color w:val="000000"/>
                <w:sz w:val="16"/>
                <w:szCs w:val="16"/>
              </w:rPr>
            </w:pPr>
            <w:ins w:id="3629"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630" w:author="David Dayan" w:date="2021-12-03T17:18:00Z">
              <w:tcPr>
                <w:tcW w:w="1142" w:type="dxa"/>
                <w:tcBorders>
                  <w:top w:val="nil"/>
                  <w:left w:val="nil"/>
                  <w:bottom w:val="nil"/>
                  <w:right w:val="nil"/>
                </w:tcBorders>
                <w:shd w:val="clear" w:color="auto" w:fill="auto"/>
                <w:noWrap/>
                <w:vAlign w:val="bottom"/>
                <w:hideMark/>
              </w:tcPr>
            </w:tcPrChange>
          </w:tcPr>
          <w:p w14:paraId="76A541A0" w14:textId="77777777" w:rsidR="00036D0E" w:rsidRPr="00036D0E" w:rsidRDefault="00036D0E" w:rsidP="00245317">
            <w:pPr>
              <w:spacing w:after="0" w:line="240" w:lineRule="auto"/>
              <w:jc w:val="center"/>
              <w:rPr>
                <w:ins w:id="3631" w:author="David Dayan" w:date="2021-12-03T17:13:00Z"/>
                <w:rFonts w:ascii="Calibri" w:eastAsia="Times New Roman" w:hAnsi="Calibri" w:cs="Times New Roman"/>
                <w:color w:val="000000"/>
                <w:sz w:val="16"/>
                <w:szCs w:val="16"/>
              </w:rPr>
            </w:pPr>
            <w:ins w:id="363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633" w:author="David Dayan" w:date="2021-12-03T17:18:00Z">
              <w:tcPr>
                <w:tcW w:w="1440" w:type="dxa"/>
                <w:tcBorders>
                  <w:top w:val="nil"/>
                  <w:left w:val="nil"/>
                  <w:bottom w:val="nil"/>
                  <w:right w:val="nil"/>
                </w:tcBorders>
                <w:shd w:val="clear" w:color="auto" w:fill="auto"/>
                <w:noWrap/>
                <w:vAlign w:val="bottom"/>
                <w:hideMark/>
              </w:tcPr>
            </w:tcPrChange>
          </w:tcPr>
          <w:p w14:paraId="3CD38499" w14:textId="77777777" w:rsidR="00036D0E" w:rsidRPr="00036D0E" w:rsidRDefault="00036D0E" w:rsidP="00245317">
            <w:pPr>
              <w:spacing w:after="0" w:line="240" w:lineRule="auto"/>
              <w:jc w:val="center"/>
              <w:rPr>
                <w:ins w:id="3634" w:author="David Dayan" w:date="2021-12-03T17:13:00Z"/>
                <w:rFonts w:ascii="Calibri" w:eastAsia="Times New Roman" w:hAnsi="Calibri" w:cs="Times New Roman"/>
                <w:color w:val="000000"/>
                <w:sz w:val="16"/>
                <w:szCs w:val="16"/>
              </w:rPr>
            </w:pPr>
            <w:ins w:id="363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636" w:author="David Dayan" w:date="2021-12-03T17:18:00Z">
              <w:tcPr>
                <w:tcW w:w="1530" w:type="dxa"/>
                <w:tcBorders>
                  <w:top w:val="nil"/>
                  <w:left w:val="nil"/>
                  <w:bottom w:val="nil"/>
                  <w:right w:val="nil"/>
                </w:tcBorders>
                <w:shd w:val="clear" w:color="auto" w:fill="auto"/>
                <w:noWrap/>
                <w:vAlign w:val="bottom"/>
                <w:hideMark/>
              </w:tcPr>
            </w:tcPrChange>
          </w:tcPr>
          <w:p w14:paraId="1992A399" w14:textId="77777777" w:rsidR="00036D0E" w:rsidRPr="00036D0E" w:rsidRDefault="00036D0E" w:rsidP="00245317">
            <w:pPr>
              <w:spacing w:after="0" w:line="240" w:lineRule="auto"/>
              <w:jc w:val="center"/>
              <w:rPr>
                <w:ins w:id="3637" w:author="David Dayan" w:date="2021-12-03T17:13:00Z"/>
                <w:rFonts w:ascii="Calibri" w:eastAsia="Times New Roman" w:hAnsi="Calibri" w:cs="Times New Roman"/>
                <w:color w:val="000000"/>
                <w:sz w:val="16"/>
                <w:szCs w:val="16"/>
              </w:rPr>
            </w:pPr>
            <w:ins w:id="363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639" w:author="David Dayan" w:date="2021-12-03T17:18:00Z">
              <w:tcPr>
                <w:tcW w:w="898" w:type="dxa"/>
                <w:tcBorders>
                  <w:top w:val="nil"/>
                  <w:left w:val="nil"/>
                  <w:bottom w:val="nil"/>
                  <w:right w:val="nil"/>
                </w:tcBorders>
                <w:shd w:val="clear" w:color="auto" w:fill="auto"/>
                <w:noWrap/>
                <w:vAlign w:val="bottom"/>
                <w:hideMark/>
              </w:tcPr>
            </w:tcPrChange>
          </w:tcPr>
          <w:p w14:paraId="299AD909" w14:textId="77777777" w:rsidR="00036D0E" w:rsidRPr="00036D0E" w:rsidRDefault="00036D0E" w:rsidP="00245317">
            <w:pPr>
              <w:spacing w:after="0" w:line="240" w:lineRule="auto"/>
              <w:jc w:val="center"/>
              <w:rPr>
                <w:ins w:id="3640" w:author="David Dayan" w:date="2021-12-03T17:13:00Z"/>
                <w:rFonts w:ascii="Calibri" w:eastAsia="Times New Roman" w:hAnsi="Calibri" w:cs="Times New Roman"/>
                <w:color w:val="000000"/>
                <w:sz w:val="16"/>
                <w:szCs w:val="16"/>
              </w:rPr>
            </w:pPr>
            <w:ins w:id="364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642" w:author="David Dayan" w:date="2021-12-03T17:18:00Z">
              <w:tcPr>
                <w:tcW w:w="902" w:type="dxa"/>
                <w:tcBorders>
                  <w:top w:val="nil"/>
                  <w:left w:val="nil"/>
                  <w:bottom w:val="nil"/>
                  <w:right w:val="nil"/>
                </w:tcBorders>
                <w:shd w:val="clear" w:color="auto" w:fill="auto"/>
                <w:noWrap/>
                <w:vAlign w:val="bottom"/>
                <w:hideMark/>
              </w:tcPr>
            </w:tcPrChange>
          </w:tcPr>
          <w:p w14:paraId="3484E771" w14:textId="77777777" w:rsidR="00036D0E" w:rsidRPr="00036D0E" w:rsidRDefault="00036D0E" w:rsidP="00245317">
            <w:pPr>
              <w:spacing w:after="0" w:line="240" w:lineRule="auto"/>
              <w:jc w:val="center"/>
              <w:rPr>
                <w:ins w:id="3643" w:author="David Dayan" w:date="2021-12-03T17:13:00Z"/>
                <w:rFonts w:ascii="Calibri" w:eastAsia="Times New Roman" w:hAnsi="Calibri" w:cs="Times New Roman"/>
                <w:color w:val="000000"/>
                <w:sz w:val="16"/>
                <w:szCs w:val="16"/>
              </w:rPr>
            </w:pPr>
            <w:ins w:id="364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645" w:author="David Dayan" w:date="2021-12-03T17:18:00Z">
              <w:tcPr>
                <w:tcW w:w="2160" w:type="dxa"/>
                <w:tcBorders>
                  <w:top w:val="nil"/>
                  <w:left w:val="nil"/>
                  <w:bottom w:val="nil"/>
                  <w:right w:val="nil"/>
                </w:tcBorders>
                <w:shd w:val="clear" w:color="auto" w:fill="auto"/>
                <w:noWrap/>
                <w:vAlign w:val="bottom"/>
                <w:hideMark/>
              </w:tcPr>
            </w:tcPrChange>
          </w:tcPr>
          <w:p w14:paraId="69AFA43A" w14:textId="77777777" w:rsidR="00036D0E" w:rsidRPr="00036D0E" w:rsidRDefault="00036D0E" w:rsidP="00245317">
            <w:pPr>
              <w:spacing w:after="0" w:line="240" w:lineRule="auto"/>
              <w:jc w:val="center"/>
              <w:rPr>
                <w:ins w:id="3646" w:author="David Dayan" w:date="2021-12-03T17:13:00Z"/>
                <w:rFonts w:ascii="Calibri" w:eastAsia="Times New Roman" w:hAnsi="Calibri" w:cs="Times New Roman"/>
                <w:color w:val="000000"/>
                <w:sz w:val="16"/>
                <w:szCs w:val="16"/>
              </w:rPr>
            </w:pPr>
            <w:proofErr w:type="spellStart"/>
            <w:ins w:id="364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648" w:author="David Dayan" w:date="2021-12-03T17:18:00Z">
              <w:tcPr>
                <w:tcW w:w="2876" w:type="dxa"/>
                <w:gridSpan w:val="2"/>
                <w:tcBorders>
                  <w:top w:val="nil"/>
                  <w:left w:val="nil"/>
                  <w:bottom w:val="nil"/>
                  <w:right w:val="nil"/>
                </w:tcBorders>
                <w:shd w:val="clear" w:color="auto" w:fill="auto"/>
                <w:noWrap/>
                <w:vAlign w:val="bottom"/>
                <w:hideMark/>
              </w:tcPr>
            </w:tcPrChange>
          </w:tcPr>
          <w:p w14:paraId="123C3E88" w14:textId="77777777" w:rsidR="00036D0E" w:rsidRPr="00036D0E" w:rsidRDefault="00036D0E" w:rsidP="00245317">
            <w:pPr>
              <w:spacing w:after="0" w:line="240" w:lineRule="auto"/>
              <w:jc w:val="center"/>
              <w:rPr>
                <w:ins w:id="3649" w:author="David Dayan" w:date="2021-12-03T17:13:00Z"/>
                <w:rFonts w:ascii="Calibri" w:eastAsia="Times New Roman" w:hAnsi="Calibri" w:cs="Times New Roman"/>
                <w:color w:val="000000"/>
                <w:sz w:val="16"/>
                <w:szCs w:val="16"/>
              </w:rPr>
            </w:pPr>
            <w:proofErr w:type="spellStart"/>
            <w:ins w:id="365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651" w:author="David Dayan" w:date="2021-12-03T17:18:00Z">
              <w:tcPr>
                <w:tcW w:w="1426" w:type="dxa"/>
                <w:tcBorders>
                  <w:top w:val="nil"/>
                  <w:left w:val="nil"/>
                  <w:bottom w:val="nil"/>
                  <w:right w:val="nil"/>
                </w:tcBorders>
                <w:shd w:val="clear" w:color="auto" w:fill="auto"/>
                <w:noWrap/>
                <w:vAlign w:val="bottom"/>
                <w:hideMark/>
              </w:tcPr>
            </w:tcPrChange>
          </w:tcPr>
          <w:p w14:paraId="2C37ABBE" w14:textId="77777777" w:rsidR="00036D0E" w:rsidRPr="00036D0E" w:rsidRDefault="00036D0E" w:rsidP="00245317">
            <w:pPr>
              <w:spacing w:after="0" w:line="240" w:lineRule="auto"/>
              <w:jc w:val="center"/>
              <w:rPr>
                <w:ins w:id="3652" w:author="David Dayan" w:date="2021-12-03T17:13:00Z"/>
                <w:rFonts w:ascii="Calibri" w:eastAsia="Times New Roman" w:hAnsi="Calibri" w:cs="Times New Roman"/>
                <w:color w:val="000000"/>
                <w:sz w:val="16"/>
                <w:szCs w:val="16"/>
              </w:rPr>
            </w:pPr>
            <w:proofErr w:type="spellStart"/>
            <w:ins w:id="365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08672C5" w14:textId="77777777" w:rsidTr="00245317">
        <w:trPr>
          <w:cantSplit/>
          <w:trHeight w:val="20"/>
          <w:ins w:id="3654" w:author="David Dayan" w:date="2021-12-03T17:13:00Z"/>
          <w:trPrChange w:id="365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656" w:author="David Dayan" w:date="2021-12-03T17:18:00Z">
              <w:tcPr>
                <w:tcW w:w="1563" w:type="dxa"/>
                <w:tcBorders>
                  <w:top w:val="nil"/>
                  <w:left w:val="nil"/>
                  <w:bottom w:val="nil"/>
                  <w:right w:val="nil"/>
                </w:tcBorders>
                <w:shd w:val="clear" w:color="auto" w:fill="auto"/>
                <w:noWrap/>
                <w:vAlign w:val="bottom"/>
                <w:hideMark/>
              </w:tcPr>
            </w:tcPrChange>
          </w:tcPr>
          <w:p w14:paraId="7F5713B7" w14:textId="77777777" w:rsidR="00036D0E" w:rsidRPr="00036D0E" w:rsidRDefault="00036D0E" w:rsidP="00245317">
            <w:pPr>
              <w:spacing w:after="0" w:line="240" w:lineRule="auto"/>
              <w:jc w:val="center"/>
              <w:rPr>
                <w:ins w:id="3657" w:author="David Dayan" w:date="2021-12-03T17:13:00Z"/>
                <w:rFonts w:ascii="Calibri" w:eastAsia="Times New Roman" w:hAnsi="Calibri" w:cs="Times New Roman"/>
                <w:color w:val="000000"/>
                <w:sz w:val="16"/>
                <w:szCs w:val="16"/>
              </w:rPr>
            </w:pPr>
            <w:ins w:id="3658" w:author="David Dayan" w:date="2021-12-03T17:13:00Z">
              <w:r w:rsidRPr="00036D0E">
                <w:rPr>
                  <w:rFonts w:ascii="Calibri" w:eastAsia="Times New Roman" w:hAnsi="Calibri" w:cs="Times New Roman"/>
                  <w:color w:val="000000"/>
                  <w:sz w:val="16"/>
                  <w:szCs w:val="16"/>
                </w:rPr>
                <w:t>OtsAC20ROGR_0100</w:t>
              </w:r>
            </w:ins>
          </w:p>
        </w:tc>
        <w:tc>
          <w:tcPr>
            <w:tcW w:w="746" w:type="dxa"/>
            <w:tcBorders>
              <w:top w:val="nil"/>
              <w:left w:val="nil"/>
              <w:bottom w:val="nil"/>
              <w:right w:val="nil"/>
            </w:tcBorders>
            <w:shd w:val="clear" w:color="auto" w:fill="auto"/>
            <w:noWrap/>
            <w:vAlign w:val="bottom"/>
            <w:hideMark/>
            <w:tcPrChange w:id="3659" w:author="David Dayan" w:date="2021-12-03T17:18:00Z">
              <w:tcPr>
                <w:tcW w:w="746" w:type="dxa"/>
                <w:tcBorders>
                  <w:top w:val="nil"/>
                  <w:left w:val="nil"/>
                  <w:bottom w:val="nil"/>
                  <w:right w:val="nil"/>
                </w:tcBorders>
                <w:shd w:val="clear" w:color="auto" w:fill="auto"/>
                <w:noWrap/>
                <w:vAlign w:val="bottom"/>
                <w:hideMark/>
              </w:tcPr>
            </w:tcPrChange>
          </w:tcPr>
          <w:p w14:paraId="4A9C4FC9" w14:textId="77777777" w:rsidR="00036D0E" w:rsidRPr="00036D0E" w:rsidRDefault="00036D0E" w:rsidP="00245317">
            <w:pPr>
              <w:spacing w:after="0" w:line="240" w:lineRule="auto"/>
              <w:jc w:val="center"/>
              <w:rPr>
                <w:ins w:id="3660" w:author="David Dayan" w:date="2021-12-03T17:13:00Z"/>
                <w:rFonts w:ascii="Calibri" w:eastAsia="Times New Roman" w:hAnsi="Calibri" w:cs="Times New Roman"/>
                <w:color w:val="000000"/>
                <w:sz w:val="16"/>
                <w:szCs w:val="16"/>
              </w:rPr>
            </w:pPr>
            <w:ins w:id="3661"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662" w:author="David Dayan" w:date="2021-12-03T17:18:00Z">
              <w:tcPr>
                <w:tcW w:w="599" w:type="dxa"/>
                <w:tcBorders>
                  <w:top w:val="nil"/>
                  <w:left w:val="nil"/>
                  <w:bottom w:val="nil"/>
                  <w:right w:val="nil"/>
                </w:tcBorders>
                <w:shd w:val="clear" w:color="auto" w:fill="auto"/>
                <w:noWrap/>
                <w:vAlign w:val="bottom"/>
                <w:hideMark/>
              </w:tcPr>
            </w:tcPrChange>
          </w:tcPr>
          <w:p w14:paraId="69ADB90B" w14:textId="77777777" w:rsidR="00036D0E" w:rsidRPr="00036D0E" w:rsidRDefault="00036D0E" w:rsidP="00245317">
            <w:pPr>
              <w:spacing w:after="0" w:line="240" w:lineRule="auto"/>
              <w:jc w:val="center"/>
              <w:rPr>
                <w:ins w:id="3663" w:author="David Dayan" w:date="2021-12-03T17:13:00Z"/>
                <w:rFonts w:ascii="Calibri" w:eastAsia="Times New Roman" w:hAnsi="Calibri" w:cs="Times New Roman"/>
                <w:color w:val="000000"/>
                <w:sz w:val="16"/>
                <w:szCs w:val="16"/>
              </w:rPr>
            </w:pPr>
            <w:ins w:id="3664"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665" w:author="David Dayan" w:date="2021-12-03T17:18:00Z">
              <w:tcPr>
                <w:tcW w:w="1142" w:type="dxa"/>
                <w:tcBorders>
                  <w:top w:val="nil"/>
                  <w:left w:val="nil"/>
                  <w:bottom w:val="nil"/>
                  <w:right w:val="nil"/>
                </w:tcBorders>
                <w:shd w:val="clear" w:color="auto" w:fill="auto"/>
                <w:noWrap/>
                <w:vAlign w:val="bottom"/>
                <w:hideMark/>
              </w:tcPr>
            </w:tcPrChange>
          </w:tcPr>
          <w:p w14:paraId="48A0D1D5" w14:textId="77777777" w:rsidR="00036D0E" w:rsidRPr="00036D0E" w:rsidRDefault="00036D0E" w:rsidP="00245317">
            <w:pPr>
              <w:spacing w:after="0" w:line="240" w:lineRule="auto"/>
              <w:jc w:val="center"/>
              <w:rPr>
                <w:ins w:id="3666" w:author="David Dayan" w:date="2021-12-03T17:13:00Z"/>
                <w:rFonts w:ascii="Calibri" w:eastAsia="Times New Roman" w:hAnsi="Calibri" w:cs="Times New Roman"/>
                <w:color w:val="000000"/>
                <w:sz w:val="16"/>
                <w:szCs w:val="16"/>
              </w:rPr>
            </w:pPr>
            <w:ins w:id="366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668" w:author="David Dayan" w:date="2021-12-03T17:18:00Z">
              <w:tcPr>
                <w:tcW w:w="1440" w:type="dxa"/>
                <w:tcBorders>
                  <w:top w:val="nil"/>
                  <w:left w:val="nil"/>
                  <w:bottom w:val="nil"/>
                  <w:right w:val="nil"/>
                </w:tcBorders>
                <w:shd w:val="clear" w:color="auto" w:fill="auto"/>
                <w:noWrap/>
                <w:vAlign w:val="bottom"/>
                <w:hideMark/>
              </w:tcPr>
            </w:tcPrChange>
          </w:tcPr>
          <w:p w14:paraId="5C9EB55D" w14:textId="77777777" w:rsidR="00036D0E" w:rsidRPr="00036D0E" w:rsidRDefault="00036D0E" w:rsidP="00245317">
            <w:pPr>
              <w:spacing w:after="0" w:line="240" w:lineRule="auto"/>
              <w:jc w:val="center"/>
              <w:rPr>
                <w:ins w:id="3669" w:author="David Dayan" w:date="2021-12-03T17:13:00Z"/>
                <w:rFonts w:ascii="Calibri" w:eastAsia="Times New Roman" w:hAnsi="Calibri" w:cs="Times New Roman"/>
                <w:color w:val="000000"/>
                <w:sz w:val="16"/>
                <w:szCs w:val="16"/>
              </w:rPr>
            </w:pPr>
            <w:ins w:id="367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671" w:author="David Dayan" w:date="2021-12-03T17:18:00Z">
              <w:tcPr>
                <w:tcW w:w="1530" w:type="dxa"/>
                <w:tcBorders>
                  <w:top w:val="nil"/>
                  <w:left w:val="nil"/>
                  <w:bottom w:val="nil"/>
                  <w:right w:val="nil"/>
                </w:tcBorders>
                <w:shd w:val="clear" w:color="auto" w:fill="auto"/>
                <w:noWrap/>
                <w:vAlign w:val="bottom"/>
                <w:hideMark/>
              </w:tcPr>
            </w:tcPrChange>
          </w:tcPr>
          <w:p w14:paraId="4FA09A95" w14:textId="77777777" w:rsidR="00036D0E" w:rsidRPr="00036D0E" w:rsidRDefault="00036D0E" w:rsidP="00245317">
            <w:pPr>
              <w:spacing w:after="0" w:line="240" w:lineRule="auto"/>
              <w:jc w:val="center"/>
              <w:rPr>
                <w:ins w:id="3672" w:author="David Dayan" w:date="2021-12-03T17:13:00Z"/>
                <w:rFonts w:ascii="Calibri" w:eastAsia="Times New Roman" w:hAnsi="Calibri" w:cs="Times New Roman"/>
                <w:color w:val="000000"/>
                <w:sz w:val="16"/>
                <w:szCs w:val="16"/>
              </w:rPr>
            </w:pPr>
            <w:ins w:id="367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674" w:author="David Dayan" w:date="2021-12-03T17:18:00Z">
              <w:tcPr>
                <w:tcW w:w="898" w:type="dxa"/>
                <w:tcBorders>
                  <w:top w:val="nil"/>
                  <w:left w:val="nil"/>
                  <w:bottom w:val="nil"/>
                  <w:right w:val="nil"/>
                </w:tcBorders>
                <w:shd w:val="clear" w:color="auto" w:fill="auto"/>
                <w:noWrap/>
                <w:vAlign w:val="bottom"/>
                <w:hideMark/>
              </w:tcPr>
            </w:tcPrChange>
          </w:tcPr>
          <w:p w14:paraId="5F573240" w14:textId="77777777" w:rsidR="00036D0E" w:rsidRPr="00036D0E" w:rsidRDefault="00036D0E" w:rsidP="00245317">
            <w:pPr>
              <w:spacing w:after="0" w:line="240" w:lineRule="auto"/>
              <w:jc w:val="center"/>
              <w:rPr>
                <w:ins w:id="3675" w:author="David Dayan" w:date="2021-12-03T17:13:00Z"/>
                <w:rFonts w:ascii="Calibri" w:eastAsia="Times New Roman" w:hAnsi="Calibri" w:cs="Times New Roman"/>
                <w:color w:val="000000"/>
                <w:sz w:val="16"/>
                <w:szCs w:val="16"/>
              </w:rPr>
            </w:pPr>
            <w:ins w:id="367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677" w:author="David Dayan" w:date="2021-12-03T17:18:00Z">
              <w:tcPr>
                <w:tcW w:w="902" w:type="dxa"/>
                <w:tcBorders>
                  <w:top w:val="nil"/>
                  <w:left w:val="nil"/>
                  <w:bottom w:val="nil"/>
                  <w:right w:val="nil"/>
                </w:tcBorders>
                <w:shd w:val="clear" w:color="auto" w:fill="auto"/>
                <w:noWrap/>
                <w:vAlign w:val="bottom"/>
                <w:hideMark/>
              </w:tcPr>
            </w:tcPrChange>
          </w:tcPr>
          <w:p w14:paraId="2F2F9F36" w14:textId="77777777" w:rsidR="00036D0E" w:rsidRPr="00036D0E" w:rsidRDefault="00036D0E" w:rsidP="00245317">
            <w:pPr>
              <w:spacing w:after="0" w:line="240" w:lineRule="auto"/>
              <w:jc w:val="center"/>
              <w:rPr>
                <w:ins w:id="3678" w:author="David Dayan" w:date="2021-12-03T17:13:00Z"/>
                <w:rFonts w:ascii="Calibri" w:eastAsia="Times New Roman" w:hAnsi="Calibri" w:cs="Times New Roman"/>
                <w:color w:val="000000"/>
                <w:sz w:val="16"/>
                <w:szCs w:val="16"/>
              </w:rPr>
            </w:pPr>
            <w:ins w:id="367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680" w:author="David Dayan" w:date="2021-12-03T17:18:00Z">
              <w:tcPr>
                <w:tcW w:w="2160" w:type="dxa"/>
                <w:tcBorders>
                  <w:top w:val="nil"/>
                  <w:left w:val="nil"/>
                  <w:bottom w:val="nil"/>
                  <w:right w:val="nil"/>
                </w:tcBorders>
                <w:shd w:val="clear" w:color="auto" w:fill="auto"/>
                <w:noWrap/>
                <w:vAlign w:val="bottom"/>
                <w:hideMark/>
              </w:tcPr>
            </w:tcPrChange>
          </w:tcPr>
          <w:p w14:paraId="50FBABEA" w14:textId="77777777" w:rsidR="00036D0E" w:rsidRPr="00036D0E" w:rsidRDefault="00036D0E" w:rsidP="00245317">
            <w:pPr>
              <w:spacing w:after="0" w:line="240" w:lineRule="auto"/>
              <w:jc w:val="center"/>
              <w:rPr>
                <w:ins w:id="3681" w:author="David Dayan" w:date="2021-12-03T17:13:00Z"/>
                <w:rFonts w:ascii="Calibri" w:eastAsia="Times New Roman" w:hAnsi="Calibri" w:cs="Times New Roman"/>
                <w:color w:val="000000"/>
                <w:sz w:val="16"/>
                <w:szCs w:val="16"/>
              </w:rPr>
            </w:pPr>
            <w:proofErr w:type="spellStart"/>
            <w:ins w:id="368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683" w:author="David Dayan" w:date="2021-12-03T17:18:00Z">
              <w:tcPr>
                <w:tcW w:w="2876" w:type="dxa"/>
                <w:gridSpan w:val="2"/>
                <w:tcBorders>
                  <w:top w:val="nil"/>
                  <w:left w:val="nil"/>
                  <w:bottom w:val="nil"/>
                  <w:right w:val="nil"/>
                </w:tcBorders>
                <w:shd w:val="clear" w:color="auto" w:fill="auto"/>
                <w:noWrap/>
                <w:vAlign w:val="bottom"/>
                <w:hideMark/>
              </w:tcPr>
            </w:tcPrChange>
          </w:tcPr>
          <w:p w14:paraId="61FF0CEB" w14:textId="77777777" w:rsidR="00036D0E" w:rsidRPr="00036D0E" w:rsidRDefault="00036D0E" w:rsidP="00245317">
            <w:pPr>
              <w:spacing w:after="0" w:line="240" w:lineRule="auto"/>
              <w:jc w:val="center"/>
              <w:rPr>
                <w:ins w:id="3684" w:author="David Dayan" w:date="2021-12-03T17:13:00Z"/>
                <w:rFonts w:ascii="Calibri" w:eastAsia="Times New Roman" w:hAnsi="Calibri" w:cs="Times New Roman"/>
                <w:color w:val="000000"/>
                <w:sz w:val="16"/>
                <w:szCs w:val="16"/>
              </w:rPr>
            </w:pPr>
            <w:proofErr w:type="spellStart"/>
            <w:ins w:id="368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686" w:author="David Dayan" w:date="2021-12-03T17:18:00Z">
              <w:tcPr>
                <w:tcW w:w="1426" w:type="dxa"/>
                <w:tcBorders>
                  <w:top w:val="nil"/>
                  <w:left w:val="nil"/>
                  <w:bottom w:val="nil"/>
                  <w:right w:val="nil"/>
                </w:tcBorders>
                <w:shd w:val="clear" w:color="auto" w:fill="auto"/>
                <w:noWrap/>
                <w:vAlign w:val="bottom"/>
                <w:hideMark/>
              </w:tcPr>
            </w:tcPrChange>
          </w:tcPr>
          <w:p w14:paraId="109F7634" w14:textId="77777777" w:rsidR="00036D0E" w:rsidRPr="00036D0E" w:rsidRDefault="00036D0E" w:rsidP="00245317">
            <w:pPr>
              <w:spacing w:after="0" w:line="240" w:lineRule="auto"/>
              <w:jc w:val="center"/>
              <w:rPr>
                <w:ins w:id="3687" w:author="David Dayan" w:date="2021-12-03T17:13:00Z"/>
                <w:rFonts w:ascii="Calibri" w:eastAsia="Times New Roman" w:hAnsi="Calibri" w:cs="Times New Roman"/>
                <w:color w:val="000000"/>
                <w:sz w:val="16"/>
                <w:szCs w:val="16"/>
              </w:rPr>
            </w:pPr>
            <w:proofErr w:type="spellStart"/>
            <w:ins w:id="368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18CB8940" w14:textId="77777777" w:rsidTr="00245317">
        <w:trPr>
          <w:cantSplit/>
          <w:trHeight w:val="20"/>
          <w:ins w:id="3689" w:author="David Dayan" w:date="2021-12-03T17:13:00Z"/>
          <w:trPrChange w:id="369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691" w:author="David Dayan" w:date="2021-12-03T17:18:00Z">
              <w:tcPr>
                <w:tcW w:w="1563" w:type="dxa"/>
                <w:tcBorders>
                  <w:top w:val="nil"/>
                  <w:left w:val="nil"/>
                  <w:bottom w:val="nil"/>
                  <w:right w:val="nil"/>
                </w:tcBorders>
                <w:shd w:val="clear" w:color="auto" w:fill="auto"/>
                <w:noWrap/>
                <w:vAlign w:val="bottom"/>
                <w:hideMark/>
              </w:tcPr>
            </w:tcPrChange>
          </w:tcPr>
          <w:p w14:paraId="50EDCD27" w14:textId="77777777" w:rsidR="00036D0E" w:rsidRPr="00036D0E" w:rsidRDefault="00036D0E" w:rsidP="00245317">
            <w:pPr>
              <w:spacing w:after="0" w:line="240" w:lineRule="auto"/>
              <w:jc w:val="center"/>
              <w:rPr>
                <w:ins w:id="3692" w:author="David Dayan" w:date="2021-12-03T17:13:00Z"/>
                <w:rFonts w:ascii="Calibri" w:eastAsia="Times New Roman" w:hAnsi="Calibri" w:cs="Times New Roman"/>
                <w:color w:val="000000"/>
                <w:sz w:val="16"/>
                <w:szCs w:val="16"/>
              </w:rPr>
            </w:pPr>
            <w:ins w:id="3693" w:author="David Dayan" w:date="2021-12-03T17:13:00Z">
              <w:r w:rsidRPr="00036D0E">
                <w:rPr>
                  <w:rFonts w:ascii="Calibri" w:eastAsia="Times New Roman" w:hAnsi="Calibri" w:cs="Times New Roman"/>
                  <w:color w:val="000000"/>
                  <w:sz w:val="16"/>
                  <w:szCs w:val="16"/>
                </w:rPr>
                <w:t>OtsAC20ROGR_0101</w:t>
              </w:r>
            </w:ins>
          </w:p>
        </w:tc>
        <w:tc>
          <w:tcPr>
            <w:tcW w:w="746" w:type="dxa"/>
            <w:tcBorders>
              <w:top w:val="nil"/>
              <w:left w:val="nil"/>
              <w:bottom w:val="nil"/>
              <w:right w:val="nil"/>
            </w:tcBorders>
            <w:shd w:val="clear" w:color="auto" w:fill="auto"/>
            <w:noWrap/>
            <w:vAlign w:val="bottom"/>
            <w:hideMark/>
            <w:tcPrChange w:id="3694" w:author="David Dayan" w:date="2021-12-03T17:18:00Z">
              <w:tcPr>
                <w:tcW w:w="746" w:type="dxa"/>
                <w:tcBorders>
                  <w:top w:val="nil"/>
                  <w:left w:val="nil"/>
                  <w:bottom w:val="nil"/>
                  <w:right w:val="nil"/>
                </w:tcBorders>
                <w:shd w:val="clear" w:color="auto" w:fill="auto"/>
                <w:noWrap/>
                <w:vAlign w:val="bottom"/>
                <w:hideMark/>
              </w:tcPr>
            </w:tcPrChange>
          </w:tcPr>
          <w:p w14:paraId="4DE425FC" w14:textId="77777777" w:rsidR="00036D0E" w:rsidRPr="00036D0E" w:rsidRDefault="00036D0E" w:rsidP="00245317">
            <w:pPr>
              <w:spacing w:after="0" w:line="240" w:lineRule="auto"/>
              <w:jc w:val="center"/>
              <w:rPr>
                <w:ins w:id="3695" w:author="David Dayan" w:date="2021-12-03T17:13:00Z"/>
                <w:rFonts w:ascii="Calibri" w:eastAsia="Times New Roman" w:hAnsi="Calibri" w:cs="Times New Roman"/>
                <w:color w:val="000000"/>
                <w:sz w:val="16"/>
                <w:szCs w:val="16"/>
              </w:rPr>
            </w:pPr>
            <w:ins w:id="3696"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697" w:author="David Dayan" w:date="2021-12-03T17:18:00Z">
              <w:tcPr>
                <w:tcW w:w="599" w:type="dxa"/>
                <w:tcBorders>
                  <w:top w:val="nil"/>
                  <w:left w:val="nil"/>
                  <w:bottom w:val="nil"/>
                  <w:right w:val="nil"/>
                </w:tcBorders>
                <w:shd w:val="clear" w:color="auto" w:fill="auto"/>
                <w:noWrap/>
                <w:vAlign w:val="bottom"/>
                <w:hideMark/>
              </w:tcPr>
            </w:tcPrChange>
          </w:tcPr>
          <w:p w14:paraId="44922610" w14:textId="77777777" w:rsidR="00036D0E" w:rsidRPr="00036D0E" w:rsidRDefault="00036D0E" w:rsidP="00245317">
            <w:pPr>
              <w:spacing w:after="0" w:line="240" w:lineRule="auto"/>
              <w:jc w:val="center"/>
              <w:rPr>
                <w:ins w:id="3698" w:author="David Dayan" w:date="2021-12-03T17:13:00Z"/>
                <w:rFonts w:ascii="Calibri" w:eastAsia="Times New Roman" w:hAnsi="Calibri" w:cs="Times New Roman"/>
                <w:color w:val="000000"/>
                <w:sz w:val="16"/>
                <w:szCs w:val="16"/>
              </w:rPr>
            </w:pPr>
            <w:ins w:id="3699"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700" w:author="David Dayan" w:date="2021-12-03T17:18:00Z">
              <w:tcPr>
                <w:tcW w:w="1142" w:type="dxa"/>
                <w:tcBorders>
                  <w:top w:val="nil"/>
                  <w:left w:val="nil"/>
                  <w:bottom w:val="nil"/>
                  <w:right w:val="nil"/>
                </w:tcBorders>
                <w:shd w:val="clear" w:color="auto" w:fill="auto"/>
                <w:noWrap/>
                <w:vAlign w:val="bottom"/>
                <w:hideMark/>
              </w:tcPr>
            </w:tcPrChange>
          </w:tcPr>
          <w:p w14:paraId="35CB14C5" w14:textId="77777777" w:rsidR="00036D0E" w:rsidRPr="00036D0E" w:rsidRDefault="00036D0E" w:rsidP="00245317">
            <w:pPr>
              <w:spacing w:after="0" w:line="240" w:lineRule="auto"/>
              <w:jc w:val="center"/>
              <w:rPr>
                <w:ins w:id="3701" w:author="David Dayan" w:date="2021-12-03T17:13:00Z"/>
                <w:rFonts w:ascii="Calibri" w:eastAsia="Times New Roman" w:hAnsi="Calibri" w:cs="Times New Roman"/>
                <w:color w:val="000000"/>
                <w:sz w:val="16"/>
                <w:szCs w:val="16"/>
              </w:rPr>
            </w:pPr>
            <w:ins w:id="370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703" w:author="David Dayan" w:date="2021-12-03T17:18:00Z">
              <w:tcPr>
                <w:tcW w:w="1440" w:type="dxa"/>
                <w:tcBorders>
                  <w:top w:val="nil"/>
                  <w:left w:val="nil"/>
                  <w:bottom w:val="nil"/>
                  <w:right w:val="nil"/>
                </w:tcBorders>
                <w:shd w:val="clear" w:color="auto" w:fill="auto"/>
                <w:noWrap/>
                <w:vAlign w:val="bottom"/>
                <w:hideMark/>
              </w:tcPr>
            </w:tcPrChange>
          </w:tcPr>
          <w:p w14:paraId="4AE8A50E" w14:textId="77777777" w:rsidR="00036D0E" w:rsidRPr="00036D0E" w:rsidRDefault="00036D0E" w:rsidP="00245317">
            <w:pPr>
              <w:spacing w:after="0" w:line="240" w:lineRule="auto"/>
              <w:jc w:val="center"/>
              <w:rPr>
                <w:ins w:id="3704" w:author="David Dayan" w:date="2021-12-03T17:13:00Z"/>
                <w:rFonts w:ascii="Calibri" w:eastAsia="Times New Roman" w:hAnsi="Calibri" w:cs="Times New Roman"/>
                <w:color w:val="000000"/>
                <w:sz w:val="16"/>
                <w:szCs w:val="16"/>
              </w:rPr>
            </w:pPr>
            <w:ins w:id="370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706" w:author="David Dayan" w:date="2021-12-03T17:18:00Z">
              <w:tcPr>
                <w:tcW w:w="1530" w:type="dxa"/>
                <w:tcBorders>
                  <w:top w:val="nil"/>
                  <w:left w:val="nil"/>
                  <w:bottom w:val="nil"/>
                  <w:right w:val="nil"/>
                </w:tcBorders>
                <w:shd w:val="clear" w:color="auto" w:fill="auto"/>
                <w:noWrap/>
                <w:vAlign w:val="bottom"/>
                <w:hideMark/>
              </w:tcPr>
            </w:tcPrChange>
          </w:tcPr>
          <w:p w14:paraId="5A10DB9B" w14:textId="77777777" w:rsidR="00036D0E" w:rsidRPr="00036D0E" w:rsidRDefault="00036D0E" w:rsidP="00245317">
            <w:pPr>
              <w:spacing w:after="0" w:line="240" w:lineRule="auto"/>
              <w:jc w:val="center"/>
              <w:rPr>
                <w:ins w:id="3707" w:author="David Dayan" w:date="2021-12-03T17:13:00Z"/>
                <w:rFonts w:ascii="Calibri" w:eastAsia="Times New Roman" w:hAnsi="Calibri" w:cs="Times New Roman"/>
                <w:color w:val="000000"/>
                <w:sz w:val="16"/>
                <w:szCs w:val="16"/>
              </w:rPr>
            </w:pPr>
            <w:ins w:id="370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709" w:author="David Dayan" w:date="2021-12-03T17:18:00Z">
              <w:tcPr>
                <w:tcW w:w="898" w:type="dxa"/>
                <w:tcBorders>
                  <w:top w:val="nil"/>
                  <w:left w:val="nil"/>
                  <w:bottom w:val="nil"/>
                  <w:right w:val="nil"/>
                </w:tcBorders>
                <w:shd w:val="clear" w:color="auto" w:fill="auto"/>
                <w:noWrap/>
                <w:vAlign w:val="bottom"/>
                <w:hideMark/>
              </w:tcPr>
            </w:tcPrChange>
          </w:tcPr>
          <w:p w14:paraId="53C5BB20" w14:textId="77777777" w:rsidR="00036D0E" w:rsidRPr="00036D0E" w:rsidRDefault="00036D0E" w:rsidP="00245317">
            <w:pPr>
              <w:spacing w:after="0" w:line="240" w:lineRule="auto"/>
              <w:jc w:val="center"/>
              <w:rPr>
                <w:ins w:id="3710" w:author="David Dayan" w:date="2021-12-03T17:13:00Z"/>
                <w:rFonts w:ascii="Calibri" w:eastAsia="Times New Roman" w:hAnsi="Calibri" w:cs="Times New Roman"/>
                <w:color w:val="000000"/>
                <w:sz w:val="16"/>
                <w:szCs w:val="16"/>
              </w:rPr>
            </w:pPr>
            <w:ins w:id="371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712" w:author="David Dayan" w:date="2021-12-03T17:18:00Z">
              <w:tcPr>
                <w:tcW w:w="902" w:type="dxa"/>
                <w:tcBorders>
                  <w:top w:val="nil"/>
                  <w:left w:val="nil"/>
                  <w:bottom w:val="nil"/>
                  <w:right w:val="nil"/>
                </w:tcBorders>
                <w:shd w:val="clear" w:color="auto" w:fill="auto"/>
                <w:noWrap/>
                <w:vAlign w:val="bottom"/>
                <w:hideMark/>
              </w:tcPr>
            </w:tcPrChange>
          </w:tcPr>
          <w:p w14:paraId="63A89117" w14:textId="77777777" w:rsidR="00036D0E" w:rsidRPr="00036D0E" w:rsidRDefault="00036D0E" w:rsidP="00245317">
            <w:pPr>
              <w:spacing w:after="0" w:line="240" w:lineRule="auto"/>
              <w:jc w:val="center"/>
              <w:rPr>
                <w:ins w:id="3713" w:author="David Dayan" w:date="2021-12-03T17:13:00Z"/>
                <w:rFonts w:ascii="Calibri" w:eastAsia="Times New Roman" w:hAnsi="Calibri" w:cs="Times New Roman"/>
                <w:color w:val="000000"/>
                <w:sz w:val="16"/>
                <w:szCs w:val="16"/>
              </w:rPr>
            </w:pPr>
            <w:ins w:id="371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715" w:author="David Dayan" w:date="2021-12-03T17:18:00Z">
              <w:tcPr>
                <w:tcW w:w="2160" w:type="dxa"/>
                <w:tcBorders>
                  <w:top w:val="nil"/>
                  <w:left w:val="nil"/>
                  <w:bottom w:val="nil"/>
                  <w:right w:val="nil"/>
                </w:tcBorders>
                <w:shd w:val="clear" w:color="auto" w:fill="auto"/>
                <w:noWrap/>
                <w:vAlign w:val="bottom"/>
                <w:hideMark/>
              </w:tcPr>
            </w:tcPrChange>
          </w:tcPr>
          <w:p w14:paraId="54D310B9" w14:textId="77777777" w:rsidR="00036D0E" w:rsidRPr="00036D0E" w:rsidRDefault="00036D0E" w:rsidP="00245317">
            <w:pPr>
              <w:spacing w:after="0" w:line="240" w:lineRule="auto"/>
              <w:jc w:val="center"/>
              <w:rPr>
                <w:ins w:id="3716" w:author="David Dayan" w:date="2021-12-03T17:13:00Z"/>
                <w:rFonts w:ascii="Calibri" w:eastAsia="Times New Roman" w:hAnsi="Calibri" w:cs="Times New Roman"/>
                <w:color w:val="000000"/>
                <w:sz w:val="16"/>
                <w:szCs w:val="16"/>
              </w:rPr>
            </w:pPr>
            <w:proofErr w:type="spellStart"/>
            <w:ins w:id="371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718" w:author="David Dayan" w:date="2021-12-03T17:18:00Z">
              <w:tcPr>
                <w:tcW w:w="2876" w:type="dxa"/>
                <w:gridSpan w:val="2"/>
                <w:tcBorders>
                  <w:top w:val="nil"/>
                  <w:left w:val="nil"/>
                  <w:bottom w:val="nil"/>
                  <w:right w:val="nil"/>
                </w:tcBorders>
                <w:shd w:val="clear" w:color="auto" w:fill="auto"/>
                <w:noWrap/>
                <w:vAlign w:val="bottom"/>
                <w:hideMark/>
              </w:tcPr>
            </w:tcPrChange>
          </w:tcPr>
          <w:p w14:paraId="40355C3A" w14:textId="77777777" w:rsidR="00036D0E" w:rsidRPr="00036D0E" w:rsidRDefault="00036D0E" w:rsidP="00245317">
            <w:pPr>
              <w:spacing w:after="0" w:line="240" w:lineRule="auto"/>
              <w:jc w:val="center"/>
              <w:rPr>
                <w:ins w:id="3719" w:author="David Dayan" w:date="2021-12-03T17:13:00Z"/>
                <w:rFonts w:ascii="Calibri" w:eastAsia="Times New Roman" w:hAnsi="Calibri" w:cs="Times New Roman"/>
                <w:color w:val="000000"/>
                <w:sz w:val="16"/>
                <w:szCs w:val="16"/>
              </w:rPr>
            </w:pPr>
            <w:proofErr w:type="spellStart"/>
            <w:ins w:id="372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721" w:author="David Dayan" w:date="2021-12-03T17:18:00Z">
              <w:tcPr>
                <w:tcW w:w="1426" w:type="dxa"/>
                <w:tcBorders>
                  <w:top w:val="nil"/>
                  <w:left w:val="nil"/>
                  <w:bottom w:val="nil"/>
                  <w:right w:val="nil"/>
                </w:tcBorders>
                <w:shd w:val="clear" w:color="auto" w:fill="auto"/>
                <w:noWrap/>
                <w:vAlign w:val="bottom"/>
                <w:hideMark/>
              </w:tcPr>
            </w:tcPrChange>
          </w:tcPr>
          <w:p w14:paraId="5A2000CC" w14:textId="77777777" w:rsidR="00036D0E" w:rsidRPr="00036D0E" w:rsidRDefault="00036D0E" w:rsidP="00245317">
            <w:pPr>
              <w:spacing w:after="0" w:line="240" w:lineRule="auto"/>
              <w:jc w:val="center"/>
              <w:rPr>
                <w:ins w:id="3722" w:author="David Dayan" w:date="2021-12-03T17:13:00Z"/>
                <w:rFonts w:ascii="Calibri" w:eastAsia="Times New Roman" w:hAnsi="Calibri" w:cs="Times New Roman"/>
                <w:color w:val="000000"/>
                <w:sz w:val="16"/>
                <w:szCs w:val="16"/>
              </w:rPr>
            </w:pPr>
            <w:proofErr w:type="spellStart"/>
            <w:ins w:id="372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19FA625" w14:textId="77777777" w:rsidTr="00245317">
        <w:trPr>
          <w:cantSplit/>
          <w:trHeight w:val="20"/>
          <w:ins w:id="3724" w:author="David Dayan" w:date="2021-12-03T17:13:00Z"/>
          <w:trPrChange w:id="372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726" w:author="David Dayan" w:date="2021-12-03T17:18:00Z">
              <w:tcPr>
                <w:tcW w:w="1563" w:type="dxa"/>
                <w:tcBorders>
                  <w:top w:val="nil"/>
                  <w:left w:val="nil"/>
                  <w:bottom w:val="nil"/>
                  <w:right w:val="nil"/>
                </w:tcBorders>
                <w:shd w:val="clear" w:color="auto" w:fill="auto"/>
                <w:noWrap/>
                <w:vAlign w:val="bottom"/>
                <w:hideMark/>
              </w:tcPr>
            </w:tcPrChange>
          </w:tcPr>
          <w:p w14:paraId="535D0862" w14:textId="77777777" w:rsidR="00036D0E" w:rsidRPr="00036D0E" w:rsidRDefault="00036D0E" w:rsidP="00245317">
            <w:pPr>
              <w:spacing w:after="0" w:line="240" w:lineRule="auto"/>
              <w:jc w:val="center"/>
              <w:rPr>
                <w:ins w:id="3727" w:author="David Dayan" w:date="2021-12-03T17:13:00Z"/>
                <w:rFonts w:ascii="Calibri" w:eastAsia="Times New Roman" w:hAnsi="Calibri" w:cs="Times New Roman"/>
                <w:color w:val="000000"/>
                <w:sz w:val="16"/>
                <w:szCs w:val="16"/>
              </w:rPr>
            </w:pPr>
            <w:ins w:id="3728" w:author="David Dayan" w:date="2021-12-03T17:13:00Z">
              <w:r w:rsidRPr="00036D0E">
                <w:rPr>
                  <w:rFonts w:ascii="Calibri" w:eastAsia="Times New Roman" w:hAnsi="Calibri" w:cs="Times New Roman"/>
                  <w:color w:val="000000"/>
                  <w:sz w:val="16"/>
                  <w:szCs w:val="16"/>
                </w:rPr>
                <w:t>OtsAC20ROGR_0102</w:t>
              </w:r>
            </w:ins>
          </w:p>
        </w:tc>
        <w:tc>
          <w:tcPr>
            <w:tcW w:w="746" w:type="dxa"/>
            <w:tcBorders>
              <w:top w:val="nil"/>
              <w:left w:val="nil"/>
              <w:bottom w:val="nil"/>
              <w:right w:val="nil"/>
            </w:tcBorders>
            <w:shd w:val="clear" w:color="auto" w:fill="auto"/>
            <w:noWrap/>
            <w:vAlign w:val="bottom"/>
            <w:hideMark/>
            <w:tcPrChange w:id="3729" w:author="David Dayan" w:date="2021-12-03T17:18:00Z">
              <w:tcPr>
                <w:tcW w:w="746" w:type="dxa"/>
                <w:tcBorders>
                  <w:top w:val="nil"/>
                  <w:left w:val="nil"/>
                  <w:bottom w:val="nil"/>
                  <w:right w:val="nil"/>
                </w:tcBorders>
                <w:shd w:val="clear" w:color="auto" w:fill="auto"/>
                <w:noWrap/>
                <w:vAlign w:val="bottom"/>
                <w:hideMark/>
              </w:tcPr>
            </w:tcPrChange>
          </w:tcPr>
          <w:p w14:paraId="331770EB" w14:textId="77777777" w:rsidR="00036D0E" w:rsidRPr="00036D0E" w:rsidRDefault="00036D0E" w:rsidP="00245317">
            <w:pPr>
              <w:spacing w:after="0" w:line="240" w:lineRule="auto"/>
              <w:jc w:val="center"/>
              <w:rPr>
                <w:ins w:id="3730" w:author="David Dayan" w:date="2021-12-03T17:13:00Z"/>
                <w:rFonts w:ascii="Calibri" w:eastAsia="Times New Roman" w:hAnsi="Calibri" w:cs="Times New Roman"/>
                <w:color w:val="000000"/>
                <w:sz w:val="16"/>
                <w:szCs w:val="16"/>
              </w:rPr>
            </w:pPr>
            <w:ins w:id="3731"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732" w:author="David Dayan" w:date="2021-12-03T17:18:00Z">
              <w:tcPr>
                <w:tcW w:w="599" w:type="dxa"/>
                <w:tcBorders>
                  <w:top w:val="nil"/>
                  <w:left w:val="nil"/>
                  <w:bottom w:val="nil"/>
                  <w:right w:val="nil"/>
                </w:tcBorders>
                <w:shd w:val="clear" w:color="auto" w:fill="auto"/>
                <w:noWrap/>
                <w:vAlign w:val="bottom"/>
                <w:hideMark/>
              </w:tcPr>
            </w:tcPrChange>
          </w:tcPr>
          <w:p w14:paraId="2553AEA1" w14:textId="77777777" w:rsidR="00036D0E" w:rsidRPr="00036D0E" w:rsidRDefault="00036D0E" w:rsidP="00245317">
            <w:pPr>
              <w:spacing w:after="0" w:line="240" w:lineRule="auto"/>
              <w:jc w:val="center"/>
              <w:rPr>
                <w:ins w:id="3733" w:author="David Dayan" w:date="2021-12-03T17:13:00Z"/>
                <w:rFonts w:ascii="Calibri" w:eastAsia="Times New Roman" w:hAnsi="Calibri" w:cs="Times New Roman"/>
                <w:color w:val="000000"/>
                <w:sz w:val="16"/>
                <w:szCs w:val="16"/>
              </w:rPr>
            </w:pPr>
            <w:ins w:id="3734"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735" w:author="David Dayan" w:date="2021-12-03T17:18:00Z">
              <w:tcPr>
                <w:tcW w:w="1142" w:type="dxa"/>
                <w:tcBorders>
                  <w:top w:val="nil"/>
                  <w:left w:val="nil"/>
                  <w:bottom w:val="nil"/>
                  <w:right w:val="nil"/>
                </w:tcBorders>
                <w:shd w:val="clear" w:color="auto" w:fill="auto"/>
                <w:noWrap/>
                <w:vAlign w:val="bottom"/>
                <w:hideMark/>
              </w:tcPr>
            </w:tcPrChange>
          </w:tcPr>
          <w:p w14:paraId="165F265D" w14:textId="77777777" w:rsidR="00036D0E" w:rsidRPr="00036D0E" w:rsidRDefault="00036D0E" w:rsidP="00245317">
            <w:pPr>
              <w:spacing w:after="0" w:line="240" w:lineRule="auto"/>
              <w:jc w:val="center"/>
              <w:rPr>
                <w:ins w:id="3736" w:author="David Dayan" w:date="2021-12-03T17:13:00Z"/>
                <w:rFonts w:ascii="Calibri" w:eastAsia="Times New Roman" w:hAnsi="Calibri" w:cs="Times New Roman"/>
                <w:color w:val="000000"/>
                <w:sz w:val="16"/>
                <w:szCs w:val="16"/>
              </w:rPr>
            </w:pPr>
            <w:ins w:id="373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738" w:author="David Dayan" w:date="2021-12-03T17:18:00Z">
              <w:tcPr>
                <w:tcW w:w="1440" w:type="dxa"/>
                <w:tcBorders>
                  <w:top w:val="nil"/>
                  <w:left w:val="nil"/>
                  <w:bottom w:val="nil"/>
                  <w:right w:val="nil"/>
                </w:tcBorders>
                <w:shd w:val="clear" w:color="auto" w:fill="auto"/>
                <w:noWrap/>
                <w:vAlign w:val="bottom"/>
                <w:hideMark/>
              </w:tcPr>
            </w:tcPrChange>
          </w:tcPr>
          <w:p w14:paraId="5B4F8963" w14:textId="77777777" w:rsidR="00036D0E" w:rsidRPr="00036D0E" w:rsidRDefault="00036D0E" w:rsidP="00245317">
            <w:pPr>
              <w:spacing w:after="0" w:line="240" w:lineRule="auto"/>
              <w:jc w:val="center"/>
              <w:rPr>
                <w:ins w:id="3739" w:author="David Dayan" w:date="2021-12-03T17:13:00Z"/>
                <w:rFonts w:ascii="Calibri" w:eastAsia="Times New Roman" w:hAnsi="Calibri" w:cs="Times New Roman"/>
                <w:color w:val="000000"/>
                <w:sz w:val="16"/>
                <w:szCs w:val="16"/>
              </w:rPr>
            </w:pPr>
            <w:ins w:id="374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741" w:author="David Dayan" w:date="2021-12-03T17:18:00Z">
              <w:tcPr>
                <w:tcW w:w="1530" w:type="dxa"/>
                <w:tcBorders>
                  <w:top w:val="nil"/>
                  <w:left w:val="nil"/>
                  <w:bottom w:val="nil"/>
                  <w:right w:val="nil"/>
                </w:tcBorders>
                <w:shd w:val="clear" w:color="auto" w:fill="auto"/>
                <w:noWrap/>
                <w:vAlign w:val="bottom"/>
                <w:hideMark/>
              </w:tcPr>
            </w:tcPrChange>
          </w:tcPr>
          <w:p w14:paraId="15567F5F" w14:textId="77777777" w:rsidR="00036D0E" w:rsidRPr="00036D0E" w:rsidRDefault="00036D0E" w:rsidP="00245317">
            <w:pPr>
              <w:spacing w:after="0" w:line="240" w:lineRule="auto"/>
              <w:jc w:val="center"/>
              <w:rPr>
                <w:ins w:id="3742" w:author="David Dayan" w:date="2021-12-03T17:13:00Z"/>
                <w:rFonts w:ascii="Calibri" w:eastAsia="Times New Roman" w:hAnsi="Calibri" w:cs="Times New Roman"/>
                <w:color w:val="000000"/>
                <w:sz w:val="16"/>
                <w:szCs w:val="16"/>
              </w:rPr>
            </w:pPr>
            <w:ins w:id="374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744" w:author="David Dayan" w:date="2021-12-03T17:18:00Z">
              <w:tcPr>
                <w:tcW w:w="898" w:type="dxa"/>
                <w:tcBorders>
                  <w:top w:val="nil"/>
                  <w:left w:val="nil"/>
                  <w:bottom w:val="nil"/>
                  <w:right w:val="nil"/>
                </w:tcBorders>
                <w:shd w:val="clear" w:color="auto" w:fill="auto"/>
                <w:noWrap/>
                <w:vAlign w:val="bottom"/>
                <w:hideMark/>
              </w:tcPr>
            </w:tcPrChange>
          </w:tcPr>
          <w:p w14:paraId="32612246" w14:textId="77777777" w:rsidR="00036D0E" w:rsidRPr="00036D0E" w:rsidRDefault="00036D0E" w:rsidP="00245317">
            <w:pPr>
              <w:spacing w:after="0" w:line="240" w:lineRule="auto"/>
              <w:jc w:val="center"/>
              <w:rPr>
                <w:ins w:id="3745" w:author="David Dayan" w:date="2021-12-03T17:13:00Z"/>
                <w:rFonts w:ascii="Calibri" w:eastAsia="Times New Roman" w:hAnsi="Calibri" w:cs="Times New Roman"/>
                <w:color w:val="000000"/>
                <w:sz w:val="16"/>
                <w:szCs w:val="16"/>
              </w:rPr>
            </w:pPr>
            <w:ins w:id="374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747" w:author="David Dayan" w:date="2021-12-03T17:18:00Z">
              <w:tcPr>
                <w:tcW w:w="902" w:type="dxa"/>
                <w:tcBorders>
                  <w:top w:val="nil"/>
                  <w:left w:val="nil"/>
                  <w:bottom w:val="nil"/>
                  <w:right w:val="nil"/>
                </w:tcBorders>
                <w:shd w:val="clear" w:color="auto" w:fill="auto"/>
                <w:noWrap/>
                <w:vAlign w:val="bottom"/>
                <w:hideMark/>
              </w:tcPr>
            </w:tcPrChange>
          </w:tcPr>
          <w:p w14:paraId="536CAB33" w14:textId="77777777" w:rsidR="00036D0E" w:rsidRPr="00036D0E" w:rsidRDefault="00036D0E" w:rsidP="00245317">
            <w:pPr>
              <w:spacing w:after="0" w:line="240" w:lineRule="auto"/>
              <w:jc w:val="center"/>
              <w:rPr>
                <w:ins w:id="3748" w:author="David Dayan" w:date="2021-12-03T17:13:00Z"/>
                <w:rFonts w:ascii="Calibri" w:eastAsia="Times New Roman" w:hAnsi="Calibri" w:cs="Times New Roman"/>
                <w:color w:val="000000"/>
                <w:sz w:val="16"/>
                <w:szCs w:val="16"/>
              </w:rPr>
            </w:pPr>
            <w:ins w:id="374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750" w:author="David Dayan" w:date="2021-12-03T17:18:00Z">
              <w:tcPr>
                <w:tcW w:w="2160" w:type="dxa"/>
                <w:tcBorders>
                  <w:top w:val="nil"/>
                  <w:left w:val="nil"/>
                  <w:bottom w:val="nil"/>
                  <w:right w:val="nil"/>
                </w:tcBorders>
                <w:shd w:val="clear" w:color="auto" w:fill="auto"/>
                <w:noWrap/>
                <w:vAlign w:val="bottom"/>
                <w:hideMark/>
              </w:tcPr>
            </w:tcPrChange>
          </w:tcPr>
          <w:p w14:paraId="0AF0A038" w14:textId="77777777" w:rsidR="00036D0E" w:rsidRPr="00036D0E" w:rsidRDefault="00036D0E" w:rsidP="00245317">
            <w:pPr>
              <w:spacing w:after="0" w:line="240" w:lineRule="auto"/>
              <w:jc w:val="center"/>
              <w:rPr>
                <w:ins w:id="3751" w:author="David Dayan" w:date="2021-12-03T17:13:00Z"/>
                <w:rFonts w:ascii="Calibri" w:eastAsia="Times New Roman" w:hAnsi="Calibri" w:cs="Times New Roman"/>
                <w:color w:val="000000"/>
                <w:sz w:val="16"/>
                <w:szCs w:val="16"/>
              </w:rPr>
            </w:pPr>
            <w:proofErr w:type="spellStart"/>
            <w:ins w:id="375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753" w:author="David Dayan" w:date="2021-12-03T17:18:00Z">
              <w:tcPr>
                <w:tcW w:w="2876" w:type="dxa"/>
                <w:gridSpan w:val="2"/>
                <w:tcBorders>
                  <w:top w:val="nil"/>
                  <w:left w:val="nil"/>
                  <w:bottom w:val="nil"/>
                  <w:right w:val="nil"/>
                </w:tcBorders>
                <w:shd w:val="clear" w:color="auto" w:fill="auto"/>
                <w:noWrap/>
                <w:vAlign w:val="bottom"/>
                <w:hideMark/>
              </w:tcPr>
            </w:tcPrChange>
          </w:tcPr>
          <w:p w14:paraId="4C3F2BE8" w14:textId="77777777" w:rsidR="00036D0E" w:rsidRPr="00036D0E" w:rsidRDefault="00036D0E" w:rsidP="00245317">
            <w:pPr>
              <w:spacing w:after="0" w:line="240" w:lineRule="auto"/>
              <w:jc w:val="center"/>
              <w:rPr>
                <w:ins w:id="3754" w:author="David Dayan" w:date="2021-12-03T17:13:00Z"/>
                <w:rFonts w:ascii="Calibri" w:eastAsia="Times New Roman" w:hAnsi="Calibri" w:cs="Times New Roman"/>
                <w:color w:val="000000"/>
                <w:sz w:val="16"/>
                <w:szCs w:val="16"/>
              </w:rPr>
            </w:pPr>
            <w:proofErr w:type="spellStart"/>
            <w:ins w:id="375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756" w:author="David Dayan" w:date="2021-12-03T17:18:00Z">
              <w:tcPr>
                <w:tcW w:w="1426" w:type="dxa"/>
                <w:tcBorders>
                  <w:top w:val="nil"/>
                  <w:left w:val="nil"/>
                  <w:bottom w:val="nil"/>
                  <w:right w:val="nil"/>
                </w:tcBorders>
                <w:shd w:val="clear" w:color="auto" w:fill="auto"/>
                <w:noWrap/>
                <w:vAlign w:val="bottom"/>
                <w:hideMark/>
              </w:tcPr>
            </w:tcPrChange>
          </w:tcPr>
          <w:p w14:paraId="2E843986" w14:textId="77777777" w:rsidR="00036D0E" w:rsidRPr="00036D0E" w:rsidRDefault="00036D0E" w:rsidP="00245317">
            <w:pPr>
              <w:spacing w:after="0" w:line="240" w:lineRule="auto"/>
              <w:jc w:val="center"/>
              <w:rPr>
                <w:ins w:id="3757" w:author="David Dayan" w:date="2021-12-03T17:13:00Z"/>
                <w:rFonts w:ascii="Calibri" w:eastAsia="Times New Roman" w:hAnsi="Calibri" w:cs="Times New Roman"/>
                <w:color w:val="000000"/>
                <w:sz w:val="16"/>
                <w:szCs w:val="16"/>
              </w:rPr>
            </w:pPr>
            <w:proofErr w:type="spellStart"/>
            <w:ins w:id="375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A71CB29" w14:textId="77777777" w:rsidTr="00245317">
        <w:trPr>
          <w:cantSplit/>
          <w:trHeight w:val="20"/>
          <w:ins w:id="3759" w:author="David Dayan" w:date="2021-12-03T17:13:00Z"/>
          <w:trPrChange w:id="376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761" w:author="David Dayan" w:date="2021-12-03T17:18:00Z">
              <w:tcPr>
                <w:tcW w:w="1563" w:type="dxa"/>
                <w:tcBorders>
                  <w:top w:val="nil"/>
                  <w:left w:val="nil"/>
                  <w:bottom w:val="nil"/>
                  <w:right w:val="nil"/>
                </w:tcBorders>
                <w:shd w:val="clear" w:color="auto" w:fill="auto"/>
                <w:noWrap/>
                <w:vAlign w:val="bottom"/>
                <w:hideMark/>
              </w:tcPr>
            </w:tcPrChange>
          </w:tcPr>
          <w:p w14:paraId="04B59277" w14:textId="77777777" w:rsidR="00036D0E" w:rsidRPr="00036D0E" w:rsidRDefault="00036D0E" w:rsidP="00245317">
            <w:pPr>
              <w:spacing w:after="0" w:line="240" w:lineRule="auto"/>
              <w:jc w:val="center"/>
              <w:rPr>
                <w:ins w:id="3762" w:author="David Dayan" w:date="2021-12-03T17:13:00Z"/>
                <w:rFonts w:ascii="Calibri" w:eastAsia="Times New Roman" w:hAnsi="Calibri" w:cs="Times New Roman"/>
                <w:color w:val="000000"/>
                <w:sz w:val="16"/>
                <w:szCs w:val="16"/>
              </w:rPr>
            </w:pPr>
            <w:ins w:id="3763" w:author="David Dayan" w:date="2021-12-03T17:13:00Z">
              <w:r w:rsidRPr="00036D0E">
                <w:rPr>
                  <w:rFonts w:ascii="Calibri" w:eastAsia="Times New Roman" w:hAnsi="Calibri" w:cs="Times New Roman"/>
                  <w:color w:val="000000"/>
                  <w:sz w:val="16"/>
                  <w:szCs w:val="16"/>
                </w:rPr>
                <w:t>OtsAC20ROGR_0103</w:t>
              </w:r>
            </w:ins>
          </w:p>
        </w:tc>
        <w:tc>
          <w:tcPr>
            <w:tcW w:w="746" w:type="dxa"/>
            <w:tcBorders>
              <w:top w:val="nil"/>
              <w:left w:val="nil"/>
              <w:bottom w:val="nil"/>
              <w:right w:val="nil"/>
            </w:tcBorders>
            <w:shd w:val="clear" w:color="auto" w:fill="auto"/>
            <w:noWrap/>
            <w:vAlign w:val="bottom"/>
            <w:hideMark/>
            <w:tcPrChange w:id="3764" w:author="David Dayan" w:date="2021-12-03T17:18:00Z">
              <w:tcPr>
                <w:tcW w:w="746" w:type="dxa"/>
                <w:tcBorders>
                  <w:top w:val="nil"/>
                  <w:left w:val="nil"/>
                  <w:bottom w:val="nil"/>
                  <w:right w:val="nil"/>
                </w:tcBorders>
                <w:shd w:val="clear" w:color="auto" w:fill="auto"/>
                <w:noWrap/>
                <w:vAlign w:val="bottom"/>
                <w:hideMark/>
              </w:tcPr>
            </w:tcPrChange>
          </w:tcPr>
          <w:p w14:paraId="44C09B79" w14:textId="77777777" w:rsidR="00036D0E" w:rsidRPr="00036D0E" w:rsidRDefault="00036D0E" w:rsidP="00245317">
            <w:pPr>
              <w:spacing w:after="0" w:line="240" w:lineRule="auto"/>
              <w:jc w:val="center"/>
              <w:rPr>
                <w:ins w:id="3765" w:author="David Dayan" w:date="2021-12-03T17:13:00Z"/>
                <w:rFonts w:ascii="Calibri" w:eastAsia="Times New Roman" w:hAnsi="Calibri" w:cs="Times New Roman"/>
                <w:color w:val="000000"/>
                <w:sz w:val="16"/>
                <w:szCs w:val="16"/>
              </w:rPr>
            </w:pPr>
            <w:ins w:id="3766"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767" w:author="David Dayan" w:date="2021-12-03T17:18:00Z">
              <w:tcPr>
                <w:tcW w:w="599" w:type="dxa"/>
                <w:tcBorders>
                  <w:top w:val="nil"/>
                  <w:left w:val="nil"/>
                  <w:bottom w:val="nil"/>
                  <w:right w:val="nil"/>
                </w:tcBorders>
                <w:shd w:val="clear" w:color="auto" w:fill="auto"/>
                <w:noWrap/>
                <w:vAlign w:val="bottom"/>
                <w:hideMark/>
              </w:tcPr>
            </w:tcPrChange>
          </w:tcPr>
          <w:p w14:paraId="2C194C4C" w14:textId="77777777" w:rsidR="00036D0E" w:rsidRPr="00036D0E" w:rsidRDefault="00036D0E" w:rsidP="00245317">
            <w:pPr>
              <w:spacing w:after="0" w:line="240" w:lineRule="auto"/>
              <w:jc w:val="center"/>
              <w:rPr>
                <w:ins w:id="3768" w:author="David Dayan" w:date="2021-12-03T17:13:00Z"/>
                <w:rFonts w:ascii="Calibri" w:eastAsia="Times New Roman" w:hAnsi="Calibri" w:cs="Times New Roman"/>
                <w:color w:val="000000"/>
                <w:sz w:val="16"/>
                <w:szCs w:val="16"/>
              </w:rPr>
            </w:pPr>
            <w:ins w:id="3769"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770" w:author="David Dayan" w:date="2021-12-03T17:18:00Z">
              <w:tcPr>
                <w:tcW w:w="1142" w:type="dxa"/>
                <w:tcBorders>
                  <w:top w:val="nil"/>
                  <w:left w:val="nil"/>
                  <w:bottom w:val="nil"/>
                  <w:right w:val="nil"/>
                </w:tcBorders>
                <w:shd w:val="clear" w:color="auto" w:fill="auto"/>
                <w:noWrap/>
                <w:vAlign w:val="bottom"/>
                <w:hideMark/>
              </w:tcPr>
            </w:tcPrChange>
          </w:tcPr>
          <w:p w14:paraId="6190C331" w14:textId="77777777" w:rsidR="00036D0E" w:rsidRPr="00036D0E" w:rsidRDefault="00036D0E" w:rsidP="00245317">
            <w:pPr>
              <w:spacing w:after="0" w:line="240" w:lineRule="auto"/>
              <w:jc w:val="center"/>
              <w:rPr>
                <w:ins w:id="3771" w:author="David Dayan" w:date="2021-12-03T17:13:00Z"/>
                <w:rFonts w:ascii="Calibri" w:eastAsia="Times New Roman" w:hAnsi="Calibri" w:cs="Times New Roman"/>
                <w:color w:val="000000"/>
                <w:sz w:val="16"/>
                <w:szCs w:val="16"/>
              </w:rPr>
            </w:pPr>
            <w:ins w:id="377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773" w:author="David Dayan" w:date="2021-12-03T17:18:00Z">
              <w:tcPr>
                <w:tcW w:w="1440" w:type="dxa"/>
                <w:tcBorders>
                  <w:top w:val="nil"/>
                  <w:left w:val="nil"/>
                  <w:bottom w:val="nil"/>
                  <w:right w:val="nil"/>
                </w:tcBorders>
                <w:shd w:val="clear" w:color="auto" w:fill="auto"/>
                <w:noWrap/>
                <w:vAlign w:val="bottom"/>
                <w:hideMark/>
              </w:tcPr>
            </w:tcPrChange>
          </w:tcPr>
          <w:p w14:paraId="099D28DD" w14:textId="77777777" w:rsidR="00036D0E" w:rsidRPr="00036D0E" w:rsidRDefault="00036D0E" w:rsidP="00245317">
            <w:pPr>
              <w:spacing w:after="0" w:line="240" w:lineRule="auto"/>
              <w:jc w:val="center"/>
              <w:rPr>
                <w:ins w:id="3774" w:author="David Dayan" w:date="2021-12-03T17:13:00Z"/>
                <w:rFonts w:ascii="Calibri" w:eastAsia="Times New Roman" w:hAnsi="Calibri" w:cs="Times New Roman"/>
                <w:color w:val="000000"/>
                <w:sz w:val="16"/>
                <w:szCs w:val="16"/>
              </w:rPr>
            </w:pPr>
            <w:ins w:id="377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776" w:author="David Dayan" w:date="2021-12-03T17:18:00Z">
              <w:tcPr>
                <w:tcW w:w="1530" w:type="dxa"/>
                <w:tcBorders>
                  <w:top w:val="nil"/>
                  <w:left w:val="nil"/>
                  <w:bottom w:val="nil"/>
                  <w:right w:val="nil"/>
                </w:tcBorders>
                <w:shd w:val="clear" w:color="auto" w:fill="auto"/>
                <w:noWrap/>
                <w:vAlign w:val="bottom"/>
                <w:hideMark/>
              </w:tcPr>
            </w:tcPrChange>
          </w:tcPr>
          <w:p w14:paraId="6D3555A3" w14:textId="77777777" w:rsidR="00036D0E" w:rsidRPr="00036D0E" w:rsidRDefault="00036D0E" w:rsidP="00245317">
            <w:pPr>
              <w:spacing w:after="0" w:line="240" w:lineRule="auto"/>
              <w:jc w:val="center"/>
              <w:rPr>
                <w:ins w:id="3777" w:author="David Dayan" w:date="2021-12-03T17:13:00Z"/>
                <w:rFonts w:ascii="Calibri" w:eastAsia="Times New Roman" w:hAnsi="Calibri" w:cs="Times New Roman"/>
                <w:color w:val="000000"/>
                <w:sz w:val="16"/>
                <w:szCs w:val="16"/>
              </w:rPr>
            </w:pPr>
            <w:ins w:id="377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779" w:author="David Dayan" w:date="2021-12-03T17:18:00Z">
              <w:tcPr>
                <w:tcW w:w="898" w:type="dxa"/>
                <w:tcBorders>
                  <w:top w:val="nil"/>
                  <w:left w:val="nil"/>
                  <w:bottom w:val="nil"/>
                  <w:right w:val="nil"/>
                </w:tcBorders>
                <w:shd w:val="clear" w:color="auto" w:fill="auto"/>
                <w:noWrap/>
                <w:vAlign w:val="bottom"/>
                <w:hideMark/>
              </w:tcPr>
            </w:tcPrChange>
          </w:tcPr>
          <w:p w14:paraId="322346A0" w14:textId="77777777" w:rsidR="00036D0E" w:rsidRPr="00036D0E" w:rsidRDefault="00036D0E" w:rsidP="00245317">
            <w:pPr>
              <w:spacing w:after="0" w:line="240" w:lineRule="auto"/>
              <w:jc w:val="center"/>
              <w:rPr>
                <w:ins w:id="3780" w:author="David Dayan" w:date="2021-12-03T17:13:00Z"/>
                <w:rFonts w:ascii="Calibri" w:eastAsia="Times New Roman" w:hAnsi="Calibri" w:cs="Times New Roman"/>
                <w:color w:val="000000"/>
                <w:sz w:val="16"/>
                <w:szCs w:val="16"/>
              </w:rPr>
            </w:pPr>
            <w:ins w:id="378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782" w:author="David Dayan" w:date="2021-12-03T17:18:00Z">
              <w:tcPr>
                <w:tcW w:w="902" w:type="dxa"/>
                <w:tcBorders>
                  <w:top w:val="nil"/>
                  <w:left w:val="nil"/>
                  <w:bottom w:val="nil"/>
                  <w:right w:val="nil"/>
                </w:tcBorders>
                <w:shd w:val="clear" w:color="auto" w:fill="auto"/>
                <w:noWrap/>
                <w:vAlign w:val="bottom"/>
                <w:hideMark/>
              </w:tcPr>
            </w:tcPrChange>
          </w:tcPr>
          <w:p w14:paraId="0E593E12" w14:textId="77777777" w:rsidR="00036D0E" w:rsidRPr="00036D0E" w:rsidRDefault="00036D0E" w:rsidP="00245317">
            <w:pPr>
              <w:spacing w:after="0" w:line="240" w:lineRule="auto"/>
              <w:jc w:val="center"/>
              <w:rPr>
                <w:ins w:id="3783" w:author="David Dayan" w:date="2021-12-03T17:13:00Z"/>
                <w:rFonts w:ascii="Calibri" w:eastAsia="Times New Roman" w:hAnsi="Calibri" w:cs="Times New Roman"/>
                <w:color w:val="000000"/>
                <w:sz w:val="16"/>
                <w:szCs w:val="16"/>
              </w:rPr>
            </w:pPr>
            <w:ins w:id="378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785" w:author="David Dayan" w:date="2021-12-03T17:18:00Z">
              <w:tcPr>
                <w:tcW w:w="2160" w:type="dxa"/>
                <w:tcBorders>
                  <w:top w:val="nil"/>
                  <w:left w:val="nil"/>
                  <w:bottom w:val="nil"/>
                  <w:right w:val="nil"/>
                </w:tcBorders>
                <w:shd w:val="clear" w:color="auto" w:fill="auto"/>
                <w:noWrap/>
                <w:vAlign w:val="bottom"/>
                <w:hideMark/>
              </w:tcPr>
            </w:tcPrChange>
          </w:tcPr>
          <w:p w14:paraId="10AEF921" w14:textId="77777777" w:rsidR="00036D0E" w:rsidRPr="00036D0E" w:rsidRDefault="00036D0E" w:rsidP="00245317">
            <w:pPr>
              <w:spacing w:after="0" w:line="240" w:lineRule="auto"/>
              <w:jc w:val="center"/>
              <w:rPr>
                <w:ins w:id="3786" w:author="David Dayan" w:date="2021-12-03T17:13:00Z"/>
                <w:rFonts w:ascii="Calibri" w:eastAsia="Times New Roman" w:hAnsi="Calibri" w:cs="Times New Roman"/>
                <w:color w:val="000000"/>
                <w:sz w:val="16"/>
                <w:szCs w:val="16"/>
              </w:rPr>
            </w:pPr>
            <w:proofErr w:type="spellStart"/>
            <w:ins w:id="378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788" w:author="David Dayan" w:date="2021-12-03T17:18:00Z">
              <w:tcPr>
                <w:tcW w:w="2876" w:type="dxa"/>
                <w:gridSpan w:val="2"/>
                <w:tcBorders>
                  <w:top w:val="nil"/>
                  <w:left w:val="nil"/>
                  <w:bottom w:val="nil"/>
                  <w:right w:val="nil"/>
                </w:tcBorders>
                <w:shd w:val="clear" w:color="auto" w:fill="auto"/>
                <w:noWrap/>
                <w:vAlign w:val="bottom"/>
                <w:hideMark/>
              </w:tcPr>
            </w:tcPrChange>
          </w:tcPr>
          <w:p w14:paraId="2398307F" w14:textId="77777777" w:rsidR="00036D0E" w:rsidRPr="00036D0E" w:rsidRDefault="00036D0E" w:rsidP="00245317">
            <w:pPr>
              <w:spacing w:after="0" w:line="240" w:lineRule="auto"/>
              <w:jc w:val="center"/>
              <w:rPr>
                <w:ins w:id="3789" w:author="David Dayan" w:date="2021-12-03T17:13:00Z"/>
                <w:rFonts w:ascii="Calibri" w:eastAsia="Times New Roman" w:hAnsi="Calibri" w:cs="Times New Roman"/>
                <w:color w:val="000000"/>
                <w:sz w:val="16"/>
                <w:szCs w:val="16"/>
              </w:rPr>
            </w:pPr>
            <w:proofErr w:type="spellStart"/>
            <w:ins w:id="379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791" w:author="David Dayan" w:date="2021-12-03T17:18:00Z">
              <w:tcPr>
                <w:tcW w:w="1426" w:type="dxa"/>
                <w:tcBorders>
                  <w:top w:val="nil"/>
                  <w:left w:val="nil"/>
                  <w:bottom w:val="nil"/>
                  <w:right w:val="nil"/>
                </w:tcBorders>
                <w:shd w:val="clear" w:color="auto" w:fill="auto"/>
                <w:noWrap/>
                <w:vAlign w:val="bottom"/>
                <w:hideMark/>
              </w:tcPr>
            </w:tcPrChange>
          </w:tcPr>
          <w:p w14:paraId="208932E2" w14:textId="77777777" w:rsidR="00036D0E" w:rsidRPr="00036D0E" w:rsidRDefault="00036D0E" w:rsidP="00245317">
            <w:pPr>
              <w:spacing w:after="0" w:line="240" w:lineRule="auto"/>
              <w:jc w:val="center"/>
              <w:rPr>
                <w:ins w:id="3792" w:author="David Dayan" w:date="2021-12-03T17:13:00Z"/>
                <w:rFonts w:ascii="Calibri" w:eastAsia="Times New Roman" w:hAnsi="Calibri" w:cs="Times New Roman"/>
                <w:color w:val="000000"/>
                <w:sz w:val="16"/>
                <w:szCs w:val="16"/>
              </w:rPr>
            </w:pPr>
            <w:proofErr w:type="spellStart"/>
            <w:ins w:id="379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0D7AA2DA" w14:textId="77777777" w:rsidTr="00245317">
        <w:trPr>
          <w:cantSplit/>
          <w:trHeight w:val="20"/>
          <w:ins w:id="3794" w:author="David Dayan" w:date="2021-12-03T17:13:00Z"/>
          <w:trPrChange w:id="379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796" w:author="David Dayan" w:date="2021-12-03T17:18:00Z">
              <w:tcPr>
                <w:tcW w:w="1563" w:type="dxa"/>
                <w:tcBorders>
                  <w:top w:val="nil"/>
                  <w:left w:val="nil"/>
                  <w:bottom w:val="nil"/>
                  <w:right w:val="nil"/>
                </w:tcBorders>
                <w:shd w:val="clear" w:color="auto" w:fill="auto"/>
                <w:noWrap/>
                <w:vAlign w:val="bottom"/>
                <w:hideMark/>
              </w:tcPr>
            </w:tcPrChange>
          </w:tcPr>
          <w:p w14:paraId="0A8BD38B" w14:textId="77777777" w:rsidR="00036D0E" w:rsidRPr="00036D0E" w:rsidRDefault="00036D0E" w:rsidP="00245317">
            <w:pPr>
              <w:spacing w:after="0" w:line="240" w:lineRule="auto"/>
              <w:jc w:val="center"/>
              <w:rPr>
                <w:ins w:id="3797" w:author="David Dayan" w:date="2021-12-03T17:13:00Z"/>
                <w:rFonts w:ascii="Calibri" w:eastAsia="Times New Roman" w:hAnsi="Calibri" w:cs="Times New Roman"/>
                <w:color w:val="000000"/>
                <w:sz w:val="16"/>
                <w:szCs w:val="16"/>
              </w:rPr>
            </w:pPr>
            <w:ins w:id="3798" w:author="David Dayan" w:date="2021-12-03T17:13:00Z">
              <w:r w:rsidRPr="00036D0E">
                <w:rPr>
                  <w:rFonts w:ascii="Calibri" w:eastAsia="Times New Roman" w:hAnsi="Calibri" w:cs="Times New Roman"/>
                  <w:color w:val="000000"/>
                  <w:sz w:val="16"/>
                  <w:szCs w:val="16"/>
                </w:rPr>
                <w:t>OtsAC20ROGR_0104</w:t>
              </w:r>
            </w:ins>
          </w:p>
        </w:tc>
        <w:tc>
          <w:tcPr>
            <w:tcW w:w="746" w:type="dxa"/>
            <w:tcBorders>
              <w:top w:val="nil"/>
              <w:left w:val="nil"/>
              <w:bottom w:val="nil"/>
              <w:right w:val="nil"/>
            </w:tcBorders>
            <w:shd w:val="clear" w:color="auto" w:fill="auto"/>
            <w:noWrap/>
            <w:vAlign w:val="bottom"/>
            <w:hideMark/>
            <w:tcPrChange w:id="3799" w:author="David Dayan" w:date="2021-12-03T17:18:00Z">
              <w:tcPr>
                <w:tcW w:w="746" w:type="dxa"/>
                <w:tcBorders>
                  <w:top w:val="nil"/>
                  <w:left w:val="nil"/>
                  <w:bottom w:val="nil"/>
                  <w:right w:val="nil"/>
                </w:tcBorders>
                <w:shd w:val="clear" w:color="auto" w:fill="auto"/>
                <w:noWrap/>
                <w:vAlign w:val="bottom"/>
                <w:hideMark/>
              </w:tcPr>
            </w:tcPrChange>
          </w:tcPr>
          <w:p w14:paraId="313F2156" w14:textId="77777777" w:rsidR="00036D0E" w:rsidRPr="00036D0E" w:rsidRDefault="00036D0E" w:rsidP="00245317">
            <w:pPr>
              <w:spacing w:after="0" w:line="240" w:lineRule="auto"/>
              <w:jc w:val="center"/>
              <w:rPr>
                <w:ins w:id="3800" w:author="David Dayan" w:date="2021-12-03T17:13:00Z"/>
                <w:rFonts w:ascii="Calibri" w:eastAsia="Times New Roman" w:hAnsi="Calibri" w:cs="Times New Roman"/>
                <w:color w:val="000000"/>
                <w:sz w:val="16"/>
                <w:szCs w:val="16"/>
              </w:rPr>
            </w:pPr>
            <w:ins w:id="3801"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802" w:author="David Dayan" w:date="2021-12-03T17:18:00Z">
              <w:tcPr>
                <w:tcW w:w="599" w:type="dxa"/>
                <w:tcBorders>
                  <w:top w:val="nil"/>
                  <w:left w:val="nil"/>
                  <w:bottom w:val="nil"/>
                  <w:right w:val="nil"/>
                </w:tcBorders>
                <w:shd w:val="clear" w:color="auto" w:fill="auto"/>
                <w:noWrap/>
                <w:vAlign w:val="bottom"/>
                <w:hideMark/>
              </w:tcPr>
            </w:tcPrChange>
          </w:tcPr>
          <w:p w14:paraId="5DEEAFAA" w14:textId="77777777" w:rsidR="00036D0E" w:rsidRPr="00036D0E" w:rsidRDefault="00036D0E" w:rsidP="00245317">
            <w:pPr>
              <w:spacing w:after="0" w:line="240" w:lineRule="auto"/>
              <w:jc w:val="center"/>
              <w:rPr>
                <w:ins w:id="3803" w:author="David Dayan" w:date="2021-12-03T17:13:00Z"/>
                <w:rFonts w:ascii="Calibri" w:eastAsia="Times New Roman" w:hAnsi="Calibri" w:cs="Times New Roman"/>
                <w:color w:val="000000"/>
                <w:sz w:val="16"/>
                <w:szCs w:val="16"/>
              </w:rPr>
            </w:pPr>
            <w:ins w:id="3804"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805" w:author="David Dayan" w:date="2021-12-03T17:18:00Z">
              <w:tcPr>
                <w:tcW w:w="1142" w:type="dxa"/>
                <w:tcBorders>
                  <w:top w:val="nil"/>
                  <w:left w:val="nil"/>
                  <w:bottom w:val="nil"/>
                  <w:right w:val="nil"/>
                </w:tcBorders>
                <w:shd w:val="clear" w:color="auto" w:fill="auto"/>
                <w:noWrap/>
                <w:vAlign w:val="bottom"/>
                <w:hideMark/>
              </w:tcPr>
            </w:tcPrChange>
          </w:tcPr>
          <w:p w14:paraId="28D5FB47" w14:textId="77777777" w:rsidR="00036D0E" w:rsidRPr="00036D0E" w:rsidRDefault="00036D0E" w:rsidP="00245317">
            <w:pPr>
              <w:spacing w:after="0" w:line="240" w:lineRule="auto"/>
              <w:jc w:val="center"/>
              <w:rPr>
                <w:ins w:id="3806" w:author="David Dayan" w:date="2021-12-03T17:13:00Z"/>
                <w:rFonts w:ascii="Calibri" w:eastAsia="Times New Roman" w:hAnsi="Calibri" w:cs="Times New Roman"/>
                <w:color w:val="000000"/>
                <w:sz w:val="16"/>
                <w:szCs w:val="16"/>
              </w:rPr>
            </w:pPr>
            <w:ins w:id="380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808" w:author="David Dayan" w:date="2021-12-03T17:18:00Z">
              <w:tcPr>
                <w:tcW w:w="1440" w:type="dxa"/>
                <w:tcBorders>
                  <w:top w:val="nil"/>
                  <w:left w:val="nil"/>
                  <w:bottom w:val="nil"/>
                  <w:right w:val="nil"/>
                </w:tcBorders>
                <w:shd w:val="clear" w:color="auto" w:fill="auto"/>
                <w:noWrap/>
                <w:vAlign w:val="bottom"/>
                <w:hideMark/>
              </w:tcPr>
            </w:tcPrChange>
          </w:tcPr>
          <w:p w14:paraId="3415A990" w14:textId="77777777" w:rsidR="00036D0E" w:rsidRPr="00036D0E" w:rsidRDefault="00036D0E" w:rsidP="00245317">
            <w:pPr>
              <w:spacing w:after="0" w:line="240" w:lineRule="auto"/>
              <w:jc w:val="center"/>
              <w:rPr>
                <w:ins w:id="3809" w:author="David Dayan" w:date="2021-12-03T17:13:00Z"/>
                <w:rFonts w:ascii="Calibri" w:eastAsia="Times New Roman" w:hAnsi="Calibri" w:cs="Times New Roman"/>
                <w:color w:val="000000"/>
                <w:sz w:val="16"/>
                <w:szCs w:val="16"/>
              </w:rPr>
            </w:pPr>
            <w:ins w:id="381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811" w:author="David Dayan" w:date="2021-12-03T17:18:00Z">
              <w:tcPr>
                <w:tcW w:w="1530" w:type="dxa"/>
                <w:tcBorders>
                  <w:top w:val="nil"/>
                  <w:left w:val="nil"/>
                  <w:bottom w:val="nil"/>
                  <w:right w:val="nil"/>
                </w:tcBorders>
                <w:shd w:val="clear" w:color="auto" w:fill="auto"/>
                <w:noWrap/>
                <w:vAlign w:val="bottom"/>
                <w:hideMark/>
              </w:tcPr>
            </w:tcPrChange>
          </w:tcPr>
          <w:p w14:paraId="3E16B9D4" w14:textId="77777777" w:rsidR="00036D0E" w:rsidRPr="00036D0E" w:rsidRDefault="00036D0E" w:rsidP="00245317">
            <w:pPr>
              <w:spacing w:after="0" w:line="240" w:lineRule="auto"/>
              <w:jc w:val="center"/>
              <w:rPr>
                <w:ins w:id="3812" w:author="David Dayan" w:date="2021-12-03T17:13:00Z"/>
                <w:rFonts w:ascii="Calibri" w:eastAsia="Times New Roman" w:hAnsi="Calibri" w:cs="Times New Roman"/>
                <w:color w:val="000000"/>
                <w:sz w:val="16"/>
                <w:szCs w:val="16"/>
              </w:rPr>
            </w:pPr>
            <w:ins w:id="381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814" w:author="David Dayan" w:date="2021-12-03T17:18:00Z">
              <w:tcPr>
                <w:tcW w:w="898" w:type="dxa"/>
                <w:tcBorders>
                  <w:top w:val="nil"/>
                  <w:left w:val="nil"/>
                  <w:bottom w:val="nil"/>
                  <w:right w:val="nil"/>
                </w:tcBorders>
                <w:shd w:val="clear" w:color="auto" w:fill="auto"/>
                <w:noWrap/>
                <w:vAlign w:val="bottom"/>
                <w:hideMark/>
              </w:tcPr>
            </w:tcPrChange>
          </w:tcPr>
          <w:p w14:paraId="08E3BC8E" w14:textId="77777777" w:rsidR="00036D0E" w:rsidRPr="00036D0E" w:rsidRDefault="00036D0E" w:rsidP="00245317">
            <w:pPr>
              <w:spacing w:after="0" w:line="240" w:lineRule="auto"/>
              <w:jc w:val="center"/>
              <w:rPr>
                <w:ins w:id="3815" w:author="David Dayan" w:date="2021-12-03T17:13:00Z"/>
                <w:rFonts w:ascii="Calibri" w:eastAsia="Times New Roman" w:hAnsi="Calibri" w:cs="Times New Roman"/>
                <w:color w:val="000000"/>
                <w:sz w:val="16"/>
                <w:szCs w:val="16"/>
              </w:rPr>
            </w:pPr>
            <w:ins w:id="381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817" w:author="David Dayan" w:date="2021-12-03T17:18:00Z">
              <w:tcPr>
                <w:tcW w:w="902" w:type="dxa"/>
                <w:tcBorders>
                  <w:top w:val="nil"/>
                  <w:left w:val="nil"/>
                  <w:bottom w:val="nil"/>
                  <w:right w:val="nil"/>
                </w:tcBorders>
                <w:shd w:val="clear" w:color="auto" w:fill="auto"/>
                <w:noWrap/>
                <w:vAlign w:val="bottom"/>
                <w:hideMark/>
              </w:tcPr>
            </w:tcPrChange>
          </w:tcPr>
          <w:p w14:paraId="23C55274" w14:textId="77777777" w:rsidR="00036D0E" w:rsidRPr="00036D0E" w:rsidRDefault="00036D0E" w:rsidP="00245317">
            <w:pPr>
              <w:spacing w:after="0" w:line="240" w:lineRule="auto"/>
              <w:jc w:val="center"/>
              <w:rPr>
                <w:ins w:id="3818" w:author="David Dayan" w:date="2021-12-03T17:13:00Z"/>
                <w:rFonts w:ascii="Calibri" w:eastAsia="Times New Roman" w:hAnsi="Calibri" w:cs="Times New Roman"/>
                <w:color w:val="000000"/>
                <w:sz w:val="16"/>
                <w:szCs w:val="16"/>
              </w:rPr>
            </w:pPr>
            <w:ins w:id="381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820" w:author="David Dayan" w:date="2021-12-03T17:18:00Z">
              <w:tcPr>
                <w:tcW w:w="2160" w:type="dxa"/>
                <w:tcBorders>
                  <w:top w:val="nil"/>
                  <w:left w:val="nil"/>
                  <w:bottom w:val="nil"/>
                  <w:right w:val="nil"/>
                </w:tcBorders>
                <w:shd w:val="clear" w:color="auto" w:fill="auto"/>
                <w:noWrap/>
                <w:vAlign w:val="bottom"/>
                <w:hideMark/>
              </w:tcPr>
            </w:tcPrChange>
          </w:tcPr>
          <w:p w14:paraId="63F8EED3" w14:textId="77777777" w:rsidR="00036D0E" w:rsidRPr="00036D0E" w:rsidRDefault="00036D0E" w:rsidP="00245317">
            <w:pPr>
              <w:spacing w:after="0" w:line="240" w:lineRule="auto"/>
              <w:jc w:val="center"/>
              <w:rPr>
                <w:ins w:id="3821" w:author="David Dayan" w:date="2021-12-03T17:13:00Z"/>
                <w:rFonts w:ascii="Calibri" w:eastAsia="Times New Roman" w:hAnsi="Calibri" w:cs="Times New Roman"/>
                <w:color w:val="000000"/>
                <w:sz w:val="16"/>
                <w:szCs w:val="16"/>
              </w:rPr>
            </w:pPr>
            <w:proofErr w:type="spellStart"/>
            <w:ins w:id="382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823" w:author="David Dayan" w:date="2021-12-03T17:18:00Z">
              <w:tcPr>
                <w:tcW w:w="2876" w:type="dxa"/>
                <w:gridSpan w:val="2"/>
                <w:tcBorders>
                  <w:top w:val="nil"/>
                  <w:left w:val="nil"/>
                  <w:bottom w:val="nil"/>
                  <w:right w:val="nil"/>
                </w:tcBorders>
                <w:shd w:val="clear" w:color="auto" w:fill="auto"/>
                <w:noWrap/>
                <w:vAlign w:val="bottom"/>
                <w:hideMark/>
              </w:tcPr>
            </w:tcPrChange>
          </w:tcPr>
          <w:p w14:paraId="5FEF07D1" w14:textId="77777777" w:rsidR="00036D0E" w:rsidRPr="00036D0E" w:rsidRDefault="00036D0E" w:rsidP="00245317">
            <w:pPr>
              <w:spacing w:after="0" w:line="240" w:lineRule="auto"/>
              <w:jc w:val="center"/>
              <w:rPr>
                <w:ins w:id="3824" w:author="David Dayan" w:date="2021-12-03T17:13:00Z"/>
                <w:rFonts w:ascii="Calibri" w:eastAsia="Times New Roman" w:hAnsi="Calibri" w:cs="Times New Roman"/>
                <w:color w:val="000000"/>
                <w:sz w:val="16"/>
                <w:szCs w:val="16"/>
              </w:rPr>
            </w:pPr>
            <w:proofErr w:type="spellStart"/>
            <w:ins w:id="382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826" w:author="David Dayan" w:date="2021-12-03T17:18:00Z">
              <w:tcPr>
                <w:tcW w:w="1426" w:type="dxa"/>
                <w:tcBorders>
                  <w:top w:val="nil"/>
                  <w:left w:val="nil"/>
                  <w:bottom w:val="nil"/>
                  <w:right w:val="nil"/>
                </w:tcBorders>
                <w:shd w:val="clear" w:color="auto" w:fill="auto"/>
                <w:noWrap/>
                <w:vAlign w:val="bottom"/>
                <w:hideMark/>
              </w:tcPr>
            </w:tcPrChange>
          </w:tcPr>
          <w:p w14:paraId="700BBDBB" w14:textId="77777777" w:rsidR="00036D0E" w:rsidRPr="00036D0E" w:rsidRDefault="00036D0E" w:rsidP="00245317">
            <w:pPr>
              <w:spacing w:after="0" w:line="240" w:lineRule="auto"/>
              <w:jc w:val="center"/>
              <w:rPr>
                <w:ins w:id="3827" w:author="David Dayan" w:date="2021-12-03T17:13:00Z"/>
                <w:rFonts w:ascii="Calibri" w:eastAsia="Times New Roman" w:hAnsi="Calibri" w:cs="Times New Roman"/>
                <w:color w:val="000000"/>
                <w:sz w:val="16"/>
                <w:szCs w:val="16"/>
              </w:rPr>
            </w:pPr>
            <w:proofErr w:type="spellStart"/>
            <w:ins w:id="382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8C9A2CD" w14:textId="77777777" w:rsidTr="00245317">
        <w:trPr>
          <w:cantSplit/>
          <w:trHeight w:val="20"/>
          <w:ins w:id="3829" w:author="David Dayan" w:date="2021-12-03T17:13:00Z"/>
          <w:trPrChange w:id="383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831" w:author="David Dayan" w:date="2021-12-03T17:18:00Z">
              <w:tcPr>
                <w:tcW w:w="1563" w:type="dxa"/>
                <w:tcBorders>
                  <w:top w:val="nil"/>
                  <w:left w:val="nil"/>
                  <w:bottom w:val="nil"/>
                  <w:right w:val="nil"/>
                </w:tcBorders>
                <w:shd w:val="clear" w:color="auto" w:fill="auto"/>
                <w:noWrap/>
                <w:vAlign w:val="bottom"/>
                <w:hideMark/>
              </w:tcPr>
            </w:tcPrChange>
          </w:tcPr>
          <w:p w14:paraId="34C638AC" w14:textId="77777777" w:rsidR="00036D0E" w:rsidRPr="00036D0E" w:rsidRDefault="00036D0E" w:rsidP="00245317">
            <w:pPr>
              <w:spacing w:after="0" w:line="240" w:lineRule="auto"/>
              <w:jc w:val="center"/>
              <w:rPr>
                <w:ins w:id="3832" w:author="David Dayan" w:date="2021-12-03T17:13:00Z"/>
                <w:rFonts w:ascii="Calibri" w:eastAsia="Times New Roman" w:hAnsi="Calibri" w:cs="Times New Roman"/>
                <w:color w:val="000000"/>
                <w:sz w:val="16"/>
                <w:szCs w:val="16"/>
              </w:rPr>
            </w:pPr>
            <w:ins w:id="3833" w:author="David Dayan" w:date="2021-12-03T17:13:00Z">
              <w:r w:rsidRPr="00036D0E">
                <w:rPr>
                  <w:rFonts w:ascii="Calibri" w:eastAsia="Times New Roman" w:hAnsi="Calibri" w:cs="Times New Roman"/>
                  <w:color w:val="000000"/>
                  <w:sz w:val="16"/>
                  <w:szCs w:val="16"/>
                </w:rPr>
                <w:t>OtsAC20ROGR_0105</w:t>
              </w:r>
            </w:ins>
          </w:p>
        </w:tc>
        <w:tc>
          <w:tcPr>
            <w:tcW w:w="746" w:type="dxa"/>
            <w:tcBorders>
              <w:top w:val="nil"/>
              <w:left w:val="nil"/>
              <w:bottom w:val="nil"/>
              <w:right w:val="nil"/>
            </w:tcBorders>
            <w:shd w:val="clear" w:color="auto" w:fill="auto"/>
            <w:noWrap/>
            <w:vAlign w:val="bottom"/>
            <w:hideMark/>
            <w:tcPrChange w:id="3834" w:author="David Dayan" w:date="2021-12-03T17:18:00Z">
              <w:tcPr>
                <w:tcW w:w="746" w:type="dxa"/>
                <w:tcBorders>
                  <w:top w:val="nil"/>
                  <w:left w:val="nil"/>
                  <w:bottom w:val="nil"/>
                  <w:right w:val="nil"/>
                </w:tcBorders>
                <w:shd w:val="clear" w:color="auto" w:fill="auto"/>
                <w:noWrap/>
                <w:vAlign w:val="bottom"/>
                <w:hideMark/>
              </w:tcPr>
            </w:tcPrChange>
          </w:tcPr>
          <w:p w14:paraId="3378F028" w14:textId="77777777" w:rsidR="00036D0E" w:rsidRPr="00036D0E" w:rsidRDefault="00036D0E" w:rsidP="00245317">
            <w:pPr>
              <w:spacing w:after="0" w:line="240" w:lineRule="auto"/>
              <w:jc w:val="center"/>
              <w:rPr>
                <w:ins w:id="3835" w:author="David Dayan" w:date="2021-12-03T17:13:00Z"/>
                <w:rFonts w:ascii="Calibri" w:eastAsia="Times New Roman" w:hAnsi="Calibri" w:cs="Times New Roman"/>
                <w:color w:val="000000"/>
                <w:sz w:val="16"/>
                <w:szCs w:val="16"/>
              </w:rPr>
            </w:pPr>
            <w:ins w:id="3836"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837" w:author="David Dayan" w:date="2021-12-03T17:18:00Z">
              <w:tcPr>
                <w:tcW w:w="599" w:type="dxa"/>
                <w:tcBorders>
                  <w:top w:val="nil"/>
                  <w:left w:val="nil"/>
                  <w:bottom w:val="nil"/>
                  <w:right w:val="nil"/>
                </w:tcBorders>
                <w:shd w:val="clear" w:color="auto" w:fill="auto"/>
                <w:noWrap/>
                <w:vAlign w:val="bottom"/>
                <w:hideMark/>
              </w:tcPr>
            </w:tcPrChange>
          </w:tcPr>
          <w:p w14:paraId="41A207EC" w14:textId="77777777" w:rsidR="00036D0E" w:rsidRPr="00036D0E" w:rsidRDefault="00036D0E" w:rsidP="00245317">
            <w:pPr>
              <w:spacing w:after="0" w:line="240" w:lineRule="auto"/>
              <w:jc w:val="center"/>
              <w:rPr>
                <w:ins w:id="3838" w:author="David Dayan" w:date="2021-12-03T17:13:00Z"/>
                <w:rFonts w:ascii="Calibri" w:eastAsia="Times New Roman" w:hAnsi="Calibri" w:cs="Times New Roman"/>
                <w:color w:val="000000"/>
                <w:sz w:val="16"/>
                <w:szCs w:val="16"/>
              </w:rPr>
            </w:pPr>
            <w:ins w:id="3839"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840" w:author="David Dayan" w:date="2021-12-03T17:18:00Z">
              <w:tcPr>
                <w:tcW w:w="1142" w:type="dxa"/>
                <w:tcBorders>
                  <w:top w:val="nil"/>
                  <w:left w:val="nil"/>
                  <w:bottom w:val="nil"/>
                  <w:right w:val="nil"/>
                </w:tcBorders>
                <w:shd w:val="clear" w:color="auto" w:fill="auto"/>
                <w:noWrap/>
                <w:vAlign w:val="bottom"/>
                <w:hideMark/>
              </w:tcPr>
            </w:tcPrChange>
          </w:tcPr>
          <w:p w14:paraId="0016B6F7" w14:textId="77777777" w:rsidR="00036D0E" w:rsidRPr="00036D0E" w:rsidRDefault="00036D0E" w:rsidP="00245317">
            <w:pPr>
              <w:spacing w:after="0" w:line="240" w:lineRule="auto"/>
              <w:jc w:val="center"/>
              <w:rPr>
                <w:ins w:id="3841" w:author="David Dayan" w:date="2021-12-03T17:13:00Z"/>
                <w:rFonts w:ascii="Calibri" w:eastAsia="Times New Roman" w:hAnsi="Calibri" w:cs="Times New Roman"/>
                <w:color w:val="000000"/>
                <w:sz w:val="16"/>
                <w:szCs w:val="16"/>
              </w:rPr>
            </w:pPr>
            <w:ins w:id="384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843" w:author="David Dayan" w:date="2021-12-03T17:18:00Z">
              <w:tcPr>
                <w:tcW w:w="1440" w:type="dxa"/>
                <w:tcBorders>
                  <w:top w:val="nil"/>
                  <w:left w:val="nil"/>
                  <w:bottom w:val="nil"/>
                  <w:right w:val="nil"/>
                </w:tcBorders>
                <w:shd w:val="clear" w:color="auto" w:fill="auto"/>
                <w:noWrap/>
                <w:vAlign w:val="bottom"/>
                <w:hideMark/>
              </w:tcPr>
            </w:tcPrChange>
          </w:tcPr>
          <w:p w14:paraId="0275C720" w14:textId="77777777" w:rsidR="00036D0E" w:rsidRPr="00036D0E" w:rsidRDefault="00036D0E" w:rsidP="00245317">
            <w:pPr>
              <w:spacing w:after="0" w:line="240" w:lineRule="auto"/>
              <w:jc w:val="center"/>
              <w:rPr>
                <w:ins w:id="3844" w:author="David Dayan" w:date="2021-12-03T17:13:00Z"/>
                <w:rFonts w:ascii="Calibri" w:eastAsia="Times New Roman" w:hAnsi="Calibri" w:cs="Times New Roman"/>
                <w:color w:val="000000"/>
                <w:sz w:val="16"/>
                <w:szCs w:val="16"/>
              </w:rPr>
            </w:pPr>
            <w:ins w:id="384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846" w:author="David Dayan" w:date="2021-12-03T17:18:00Z">
              <w:tcPr>
                <w:tcW w:w="1530" w:type="dxa"/>
                <w:tcBorders>
                  <w:top w:val="nil"/>
                  <w:left w:val="nil"/>
                  <w:bottom w:val="nil"/>
                  <w:right w:val="nil"/>
                </w:tcBorders>
                <w:shd w:val="clear" w:color="auto" w:fill="auto"/>
                <w:noWrap/>
                <w:vAlign w:val="bottom"/>
                <w:hideMark/>
              </w:tcPr>
            </w:tcPrChange>
          </w:tcPr>
          <w:p w14:paraId="7B64BC3D" w14:textId="77777777" w:rsidR="00036D0E" w:rsidRPr="00036D0E" w:rsidRDefault="00036D0E" w:rsidP="00245317">
            <w:pPr>
              <w:spacing w:after="0" w:line="240" w:lineRule="auto"/>
              <w:jc w:val="center"/>
              <w:rPr>
                <w:ins w:id="3847" w:author="David Dayan" w:date="2021-12-03T17:13:00Z"/>
                <w:rFonts w:ascii="Calibri" w:eastAsia="Times New Roman" w:hAnsi="Calibri" w:cs="Times New Roman"/>
                <w:color w:val="000000"/>
                <w:sz w:val="16"/>
                <w:szCs w:val="16"/>
              </w:rPr>
            </w:pPr>
            <w:ins w:id="384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849" w:author="David Dayan" w:date="2021-12-03T17:18:00Z">
              <w:tcPr>
                <w:tcW w:w="898" w:type="dxa"/>
                <w:tcBorders>
                  <w:top w:val="nil"/>
                  <w:left w:val="nil"/>
                  <w:bottom w:val="nil"/>
                  <w:right w:val="nil"/>
                </w:tcBorders>
                <w:shd w:val="clear" w:color="auto" w:fill="auto"/>
                <w:noWrap/>
                <w:vAlign w:val="bottom"/>
                <w:hideMark/>
              </w:tcPr>
            </w:tcPrChange>
          </w:tcPr>
          <w:p w14:paraId="62965EB2" w14:textId="77777777" w:rsidR="00036D0E" w:rsidRPr="00036D0E" w:rsidRDefault="00036D0E" w:rsidP="00245317">
            <w:pPr>
              <w:spacing w:after="0" w:line="240" w:lineRule="auto"/>
              <w:jc w:val="center"/>
              <w:rPr>
                <w:ins w:id="3850" w:author="David Dayan" w:date="2021-12-03T17:13:00Z"/>
                <w:rFonts w:ascii="Calibri" w:eastAsia="Times New Roman" w:hAnsi="Calibri" w:cs="Times New Roman"/>
                <w:color w:val="000000"/>
                <w:sz w:val="16"/>
                <w:szCs w:val="16"/>
              </w:rPr>
            </w:pPr>
            <w:ins w:id="385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852" w:author="David Dayan" w:date="2021-12-03T17:18:00Z">
              <w:tcPr>
                <w:tcW w:w="902" w:type="dxa"/>
                <w:tcBorders>
                  <w:top w:val="nil"/>
                  <w:left w:val="nil"/>
                  <w:bottom w:val="nil"/>
                  <w:right w:val="nil"/>
                </w:tcBorders>
                <w:shd w:val="clear" w:color="auto" w:fill="auto"/>
                <w:noWrap/>
                <w:vAlign w:val="bottom"/>
                <w:hideMark/>
              </w:tcPr>
            </w:tcPrChange>
          </w:tcPr>
          <w:p w14:paraId="3DBBC814" w14:textId="77777777" w:rsidR="00036D0E" w:rsidRPr="00036D0E" w:rsidRDefault="00036D0E" w:rsidP="00245317">
            <w:pPr>
              <w:spacing w:after="0" w:line="240" w:lineRule="auto"/>
              <w:jc w:val="center"/>
              <w:rPr>
                <w:ins w:id="3853" w:author="David Dayan" w:date="2021-12-03T17:13:00Z"/>
                <w:rFonts w:ascii="Calibri" w:eastAsia="Times New Roman" w:hAnsi="Calibri" w:cs="Times New Roman"/>
                <w:color w:val="000000"/>
                <w:sz w:val="16"/>
                <w:szCs w:val="16"/>
              </w:rPr>
            </w:pPr>
            <w:ins w:id="385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855" w:author="David Dayan" w:date="2021-12-03T17:18:00Z">
              <w:tcPr>
                <w:tcW w:w="2160" w:type="dxa"/>
                <w:tcBorders>
                  <w:top w:val="nil"/>
                  <w:left w:val="nil"/>
                  <w:bottom w:val="nil"/>
                  <w:right w:val="nil"/>
                </w:tcBorders>
                <w:shd w:val="clear" w:color="auto" w:fill="auto"/>
                <w:noWrap/>
                <w:vAlign w:val="bottom"/>
                <w:hideMark/>
              </w:tcPr>
            </w:tcPrChange>
          </w:tcPr>
          <w:p w14:paraId="67F772F1" w14:textId="77777777" w:rsidR="00036D0E" w:rsidRPr="00036D0E" w:rsidRDefault="00036D0E" w:rsidP="00245317">
            <w:pPr>
              <w:spacing w:after="0" w:line="240" w:lineRule="auto"/>
              <w:jc w:val="center"/>
              <w:rPr>
                <w:ins w:id="3856" w:author="David Dayan" w:date="2021-12-03T17:13:00Z"/>
                <w:rFonts w:ascii="Calibri" w:eastAsia="Times New Roman" w:hAnsi="Calibri" w:cs="Times New Roman"/>
                <w:color w:val="000000"/>
                <w:sz w:val="16"/>
                <w:szCs w:val="16"/>
              </w:rPr>
            </w:pPr>
            <w:proofErr w:type="spellStart"/>
            <w:ins w:id="385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858" w:author="David Dayan" w:date="2021-12-03T17:18:00Z">
              <w:tcPr>
                <w:tcW w:w="2876" w:type="dxa"/>
                <w:gridSpan w:val="2"/>
                <w:tcBorders>
                  <w:top w:val="nil"/>
                  <w:left w:val="nil"/>
                  <w:bottom w:val="nil"/>
                  <w:right w:val="nil"/>
                </w:tcBorders>
                <w:shd w:val="clear" w:color="auto" w:fill="auto"/>
                <w:noWrap/>
                <w:vAlign w:val="bottom"/>
                <w:hideMark/>
              </w:tcPr>
            </w:tcPrChange>
          </w:tcPr>
          <w:p w14:paraId="1B0172ED" w14:textId="77777777" w:rsidR="00036D0E" w:rsidRPr="00036D0E" w:rsidRDefault="00036D0E" w:rsidP="00245317">
            <w:pPr>
              <w:spacing w:after="0" w:line="240" w:lineRule="auto"/>
              <w:jc w:val="center"/>
              <w:rPr>
                <w:ins w:id="3859" w:author="David Dayan" w:date="2021-12-03T17:13:00Z"/>
                <w:rFonts w:ascii="Calibri" w:eastAsia="Times New Roman" w:hAnsi="Calibri" w:cs="Times New Roman"/>
                <w:color w:val="000000"/>
                <w:sz w:val="16"/>
                <w:szCs w:val="16"/>
              </w:rPr>
            </w:pPr>
            <w:proofErr w:type="spellStart"/>
            <w:ins w:id="386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861" w:author="David Dayan" w:date="2021-12-03T17:18:00Z">
              <w:tcPr>
                <w:tcW w:w="1426" w:type="dxa"/>
                <w:tcBorders>
                  <w:top w:val="nil"/>
                  <w:left w:val="nil"/>
                  <w:bottom w:val="nil"/>
                  <w:right w:val="nil"/>
                </w:tcBorders>
                <w:shd w:val="clear" w:color="auto" w:fill="auto"/>
                <w:noWrap/>
                <w:vAlign w:val="bottom"/>
                <w:hideMark/>
              </w:tcPr>
            </w:tcPrChange>
          </w:tcPr>
          <w:p w14:paraId="21A2ACBD" w14:textId="77777777" w:rsidR="00036D0E" w:rsidRPr="00036D0E" w:rsidRDefault="00036D0E" w:rsidP="00245317">
            <w:pPr>
              <w:spacing w:after="0" w:line="240" w:lineRule="auto"/>
              <w:jc w:val="center"/>
              <w:rPr>
                <w:ins w:id="3862" w:author="David Dayan" w:date="2021-12-03T17:13:00Z"/>
                <w:rFonts w:ascii="Calibri" w:eastAsia="Times New Roman" w:hAnsi="Calibri" w:cs="Times New Roman"/>
                <w:color w:val="000000"/>
                <w:sz w:val="16"/>
                <w:szCs w:val="16"/>
              </w:rPr>
            </w:pPr>
            <w:proofErr w:type="spellStart"/>
            <w:ins w:id="386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E648375" w14:textId="77777777" w:rsidTr="00245317">
        <w:trPr>
          <w:cantSplit/>
          <w:trHeight w:val="20"/>
          <w:ins w:id="3864" w:author="David Dayan" w:date="2021-12-03T17:13:00Z"/>
          <w:trPrChange w:id="386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866" w:author="David Dayan" w:date="2021-12-03T17:18:00Z">
              <w:tcPr>
                <w:tcW w:w="1563" w:type="dxa"/>
                <w:tcBorders>
                  <w:top w:val="nil"/>
                  <w:left w:val="nil"/>
                  <w:bottom w:val="nil"/>
                  <w:right w:val="nil"/>
                </w:tcBorders>
                <w:shd w:val="clear" w:color="auto" w:fill="auto"/>
                <w:noWrap/>
                <w:vAlign w:val="bottom"/>
                <w:hideMark/>
              </w:tcPr>
            </w:tcPrChange>
          </w:tcPr>
          <w:p w14:paraId="6A779200" w14:textId="77777777" w:rsidR="00036D0E" w:rsidRPr="00036D0E" w:rsidRDefault="00036D0E" w:rsidP="00245317">
            <w:pPr>
              <w:spacing w:after="0" w:line="240" w:lineRule="auto"/>
              <w:jc w:val="center"/>
              <w:rPr>
                <w:ins w:id="3867" w:author="David Dayan" w:date="2021-12-03T17:13:00Z"/>
                <w:rFonts w:ascii="Calibri" w:eastAsia="Times New Roman" w:hAnsi="Calibri" w:cs="Times New Roman"/>
                <w:color w:val="000000"/>
                <w:sz w:val="16"/>
                <w:szCs w:val="16"/>
              </w:rPr>
            </w:pPr>
            <w:ins w:id="3868" w:author="David Dayan" w:date="2021-12-03T17:13:00Z">
              <w:r w:rsidRPr="00036D0E">
                <w:rPr>
                  <w:rFonts w:ascii="Calibri" w:eastAsia="Times New Roman" w:hAnsi="Calibri" w:cs="Times New Roman"/>
                  <w:color w:val="000000"/>
                  <w:sz w:val="16"/>
                  <w:szCs w:val="16"/>
                </w:rPr>
                <w:t>OtsAC20ROGR_0106</w:t>
              </w:r>
            </w:ins>
          </w:p>
        </w:tc>
        <w:tc>
          <w:tcPr>
            <w:tcW w:w="746" w:type="dxa"/>
            <w:tcBorders>
              <w:top w:val="nil"/>
              <w:left w:val="nil"/>
              <w:bottom w:val="nil"/>
              <w:right w:val="nil"/>
            </w:tcBorders>
            <w:shd w:val="clear" w:color="auto" w:fill="auto"/>
            <w:noWrap/>
            <w:vAlign w:val="bottom"/>
            <w:hideMark/>
            <w:tcPrChange w:id="3869" w:author="David Dayan" w:date="2021-12-03T17:18:00Z">
              <w:tcPr>
                <w:tcW w:w="746" w:type="dxa"/>
                <w:tcBorders>
                  <w:top w:val="nil"/>
                  <w:left w:val="nil"/>
                  <w:bottom w:val="nil"/>
                  <w:right w:val="nil"/>
                </w:tcBorders>
                <w:shd w:val="clear" w:color="auto" w:fill="auto"/>
                <w:noWrap/>
                <w:vAlign w:val="bottom"/>
                <w:hideMark/>
              </w:tcPr>
            </w:tcPrChange>
          </w:tcPr>
          <w:p w14:paraId="0828E9D6" w14:textId="77777777" w:rsidR="00036D0E" w:rsidRPr="00036D0E" w:rsidRDefault="00036D0E" w:rsidP="00245317">
            <w:pPr>
              <w:spacing w:after="0" w:line="240" w:lineRule="auto"/>
              <w:jc w:val="center"/>
              <w:rPr>
                <w:ins w:id="3870" w:author="David Dayan" w:date="2021-12-03T17:13:00Z"/>
                <w:rFonts w:ascii="Calibri" w:eastAsia="Times New Roman" w:hAnsi="Calibri" w:cs="Times New Roman"/>
                <w:color w:val="000000"/>
                <w:sz w:val="16"/>
                <w:szCs w:val="16"/>
              </w:rPr>
            </w:pPr>
            <w:ins w:id="3871"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872" w:author="David Dayan" w:date="2021-12-03T17:18:00Z">
              <w:tcPr>
                <w:tcW w:w="599" w:type="dxa"/>
                <w:tcBorders>
                  <w:top w:val="nil"/>
                  <w:left w:val="nil"/>
                  <w:bottom w:val="nil"/>
                  <w:right w:val="nil"/>
                </w:tcBorders>
                <w:shd w:val="clear" w:color="auto" w:fill="auto"/>
                <w:noWrap/>
                <w:vAlign w:val="bottom"/>
                <w:hideMark/>
              </w:tcPr>
            </w:tcPrChange>
          </w:tcPr>
          <w:p w14:paraId="249F766F" w14:textId="77777777" w:rsidR="00036D0E" w:rsidRPr="00036D0E" w:rsidRDefault="00036D0E" w:rsidP="00245317">
            <w:pPr>
              <w:spacing w:after="0" w:line="240" w:lineRule="auto"/>
              <w:jc w:val="center"/>
              <w:rPr>
                <w:ins w:id="3873" w:author="David Dayan" w:date="2021-12-03T17:13:00Z"/>
                <w:rFonts w:ascii="Calibri" w:eastAsia="Times New Roman" w:hAnsi="Calibri" w:cs="Times New Roman"/>
                <w:color w:val="000000"/>
                <w:sz w:val="16"/>
                <w:szCs w:val="16"/>
              </w:rPr>
            </w:pPr>
            <w:ins w:id="3874"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875" w:author="David Dayan" w:date="2021-12-03T17:18:00Z">
              <w:tcPr>
                <w:tcW w:w="1142" w:type="dxa"/>
                <w:tcBorders>
                  <w:top w:val="nil"/>
                  <w:left w:val="nil"/>
                  <w:bottom w:val="nil"/>
                  <w:right w:val="nil"/>
                </w:tcBorders>
                <w:shd w:val="clear" w:color="auto" w:fill="auto"/>
                <w:noWrap/>
                <w:vAlign w:val="bottom"/>
                <w:hideMark/>
              </w:tcPr>
            </w:tcPrChange>
          </w:tcPr>
          <w:p w14:paraId="148F42F0" w14:textId="77777777" w:rsidR="00036D0E" w:rsidRPr="00036D0E" w:rsidRDefault="00036D0E" w:rsidP="00245317">
            <w:pPr>
              <w:spacing w:after="0" w:line="240" w:lineRule="auto"/>
              <w:jc w:val="center"/>
              <w:rPr>
                <w:ins w:id="3876" w:author="David Dayan" w:date="2021-12-03T17:13:00Z"/>
                <w:rFonts w:ascii="Calibri" w:eastAsia="Times New Roman" w:hAnsi="Calibri" w:cs="Times New Roman"/>
                <w:color w:val="000000"/>
                <w:sz w:val="16"/>
                <w:szCs w:val="16"/>
              </w:rPr>
            </w:pPr>
            <w:ins w:id="387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878" w:author="David Dayan" w:date="2021-12-03T17:18:00Z">
              <w:tcPr>
                <w:tcW w:w="1440" w:type="dxa"/>
                <w:tcBorders>
                  <w:top w:val="nil"/>
                  <w:left w:val="nil"/>
                  <w:bottom w:val="nil"/>
                  <w:right w:val="nil"/>
                </w:tcBorders>
                <w:shd w:val="clear" w:color="auto" w:fill="auto"/>
                <w:noWrap/>
                <w:vAlign w:val="bottom"/>
                <w:hideMark/>
              </w:tcPr>
            </w:tcPrChange>
          </w:tcPr>
          <w:p w14:paraId="5707B705" w14:textId="77777777" w:rsidR="00036D0E" w:rsidRPr="00036D0E" w:rsidRDefault="00036D0E" w:rsidP="00245317">
            <w:pPr>
              <w:spacing w:after="0" w:line="240" w:lineRule="auto"/>
              <w:jc w:val="center"/>
              <w:rPr>
                <w:ins w:id="3879" w:author="David Dayan" w:date="2021-12-03T17:13:00Z"/>
                <w:rFonts w:ascii="Calibri" w:eastAsia="Times New Roman" w:hAnsi="Calibri" w:cs="Times New Roman"/>
                <w:color w:val="000000"/>
                <w:sz w:val="16"/>
                <w:szCs w:val="16"/>
              </w:rPr>
            </w:pPr>
            <w:ins w:id="388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881" w:author="David Dayan" w:date="2021-12-03T17:18:00Z">
              <w:tcPr>
                <w:tcW w:w="1530" w:type="dxa"/>
                <w:tcBorders>
                  <w:top w:val="nil"/>
                  <w:left w:val="nil"/>
                  <w:bottom w:val="nil"/>
                  <w:right w:val="nil"/>
                </w:tcBorders>
                <w:shd w:val="clear" w:color="auto" w:fill="auto"/>
                <w:noWrap/>
                <w:vAlign w:val="bottom"/>
                <w:hideMark/>
              </w:tcPr>
            </w:tcPrChange>
          </w:tcPr>
          <w:p w14:paraId="5E051FBE" w14:textId="77777777" w:rsidR="00036D0E" w:rsidRPr="00036D0E" w:rsidRDefault="00036D0E" w:rsidP="00245317">
            <w:pPr>
              <w:spacing w:after="0" w:line="240" w:lineRule="auto"/>
              <w:jc w:val="center"/>
              <w:rPr>
                <w:ins w:id="3882" w:author="David Dayan" w:date="2021-12-03T17:13:00Z"/>
                <w:rFonts w:ascii="Calibri" w:eastAsia="Times New Roman" w:hAnsi="Calibri" w:cs="Times New Roman"/>
                <w:color w:val="000000"/>
                <w:sz w:val="16"/>
                <w:szCs w:val="16"/>
              </w:rPr>
            </w:pPr>
            <w:ins w:id="388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884" w:author="David Dayan" w:date="2021-12-03T17:18:00Z">
              <w:tcPr>
                <w:tcW w:w="898" w:type="dxa"/>
                <w:tcBorders>
                  <w:top w:val="nil"/>
                  <w:left w:val="nil"/>
                  <w:bottom w:val="nil"/>
                  <w:right w:val="nil"/>
                </w:tcBorders>
                <w:shd w:val="clear" w:color="auto" w:fill="auto"/>
                <w:noWrap/>
                <w:vAlign w:val="bottom"/>
                <w:hideMark/>
              </w:tcPr>
            </w:tcPrChange>
          </w:tcPr>
          <w:p w14:paraId="059FAF91" w14:textId="77777777" w:rsidR="00036D0E" w:rsidRPr="00036D0E" w:rsidRDefault="00036D0E" w:rsidP="00245317">
            <w:pPr>
              <w:spacing w:after="0" w:line="240" w:lineRule="auto"/>
              <w:jc w:val="center"/>
              <w:rPr>
                <w:ins w:id="3885" w:author="David Dayan" w:date="2021-12-03T17:13:00Z"/>
                <w:rFonts w:ascii="Calibri" w:eastAsia="Times New Roman" w:hAnsi="Calibri" w:cs="Times New Roman"/>
                <w:color w:val="000000"/>
                <w:sz w:val="16"/>
                <w:szCs w:val="16"/>
              </w:rPr>
            </w:pPr>
            <w:ins w:id="388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887" w:author="David Dayan" w:date="2021-12-03T17:18:00Z">
              <w:tcPr>
                <w:tcW w:w="902" w:type="dxa"/>
                <w:tcBorders>
                  <w:top w:val="nil"/>
                  <w:left w:val="nil"/>
                  <w:bottom w:val="nil"/>
                  <w:right w:val="nil"/>
                </w:tcBorders>
                <w:shd w:val="clear" w:color="auto" w:fill="auto"/>
                <w:noWrap/>
                <w:vAlign w:val="bottom"/>
                <w:hideMark/>
              </w:tcPr>
            </w:tcPrChange>
          </w:tcPr>
          <w:p w14:paraId="5A1F0499" w14:textId="77777777" w:rsidR="00036D0E" w:rsidRPr="00036D0E" w:rsidRDefault="00036D0E" w:rsidP="00245317">
            <w:pPr>
              <w:spacing w:after="0" w:line="240" w:lineRule="auto"/>
              <w:jc w:val="center"/>
              <w:rPr>
                <w:ins w:id="3888" w:author="David Dayan" w:date="2021-12-03T17:13:00Z"/>
                <w:rFonts w:ascii="Calibri" w:eastAsia="Times New Roman" w:hAnsi="Calibri" w:cs="Times New Roman"/>
                <w:color w:val="000000"/>
                <w:sz w:val="16"/>
                <w:szCs w:val="16"/>
              </w:rPr>
            </w:pPr>
            <w:ins w:id="388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890" w:author="David Dayan" w:date="2021-12-03T17:18:00Z">
              <w:tcPr>
                <w:tcW w:w="2160" w:type="dxa"/>
                <w:tcBorders>
                  <w:top w:val="nil"/>
                  <w:left w:val="nil"/>
                  <w:bottom w:val="nil"/>
                  <w:right w:val="nil"/>
                </w:tcBorders>
                <w:shd w:val="clear" w:color="auto" w:fill="auto"/>
                <w:noWrap/>
                <w:vAlign w:val="bottom"/>
                <w:hideMark/>
              </w:tcPr>
            </w:tcPrChange>
          </w:tcPr>
          <w:p w14:paraId="730040E3" w14:textId="77777777" w:rsidR="00036D0E" w:rsidRPr="00036D0E" w:rsidRDefault="00036D0E" w:rsidP="00245317">
            <w:pPr>
              <w:spacing w:after="0" w:line="240" w:lineRule="auto"/>
              <w:jc w:val="center"/>
              <w:rPr>
                <w:ins w:id="3891" w:author="David Dayan" w:date="2021-12-03T17:13:00Z"/>
                <w:rFonts w:ascii="Calibri" w:eastAsia="Times New Roman" w:hAnsi="Calibri" w:cs="Times New Roman"/>
                <w:color w:val="000000"/>
                <w:sz w:val="16"/>
                <w:szCs w:val="16"/>
              </w:rPr>
            </w:pPr>
            <w:ins w:id="389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893" w:author="David Dayan" w:date="2021-12-03T17:18:00Z">
              <w:tcPr>
                <w:tcW w:w="2876" w:type="dxa"/>
                <w:gridSpan w:val="2"/>
                <w:tcBorders>
                  <w:top w:val="nil"/>
                  <w:left w:val="nil"/>
                  <w:bottom w:val="nil"/>
                  <w:right w:val="nil"/>
                </w:tcBorders>
                <w:shd w:val="clear" w:color="auto" w:fill="auto"/>
                <w:noWrap/>
                <w:vAlign w:val="bottom"/>
                <w:hideMark/>
              </w:tcPr>
            </w:tcPrChange>
          </w:tcPr>
          <w:p w14:paraId="6BC64677" w14:textId="77777777" w:rsidR="00036D0E" w:rsidRPr="00036D0E" w:rsidRDefault="00036D0E" w:rsidP="00245317">
            <w:pPr>
              <w:spacing w:after="0" w:line="240" w:lineRule="auto"/>
              <w:jc w:val="center"/>
              <w:rPr>
                <w:ins w:id="3894" w:author="David Dayan" w:date="2021-12-03T17:13:00Z"/>
                <w:rFonts w:ascii="Calibri" w:eastAsia="Times New Roman" w:hAnsi="Calibri" w:cs="Times New Roman"/>
                <w:color w:val="000000"/>
                <w:sz w:val="16"/>
                <w:szCs w:val="16"/>
              </w:rPr>
            </w:pPr>
            <w:ins w:id="389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896" w:author="David Dayan" w:date="2021-12-03T17:18:00Z">
              <w:tcPr>
                <w:tcW w:w="1426" w:type="dxa"/>
                <w:tcBorders>
                  <w:top w:val="nil"/>
                  <w:left w:val="nil"/>
                  <w:bottom w:val="nil"/>
                  <w:right w:val="nil"/>
                </w:tcBorders>
                <w:shd w:val="clear" w:color="auto" w:fill="auto"/>
                <w:noWrap/>
                <w:vAlign w:val="bottom"/>
                <w:hideMark/>
              </w:tcPr>
            </w:tcPrChange>
          </w:tcPr>
          <w:p w14:paraId="308A22C4" w14:textId="77777777" w:rsidR="00036D0E" w:rsidRPr="00036D0E" w:rsidRDefault="00036D0E" w:rsidP="00245317">
            <w:pPr>
              <w:spacing w:after="0" w:line="240" w:lineRule="auto"/>
              <w:jc w:val="center"/>
              <w:rPr>
                <w:ins w:id="3897" w:author="David Dayan" w:date="2021-12-03T17:13:00Z"/>
                <w:rFonts w:ascii="Calibri" w:eastAsia="Times New Roman" w:hAnsi="Calibri" w:cs="Times New Roman"/>
                <w:color w:val="000000"/>
                <w:sz w:val="16"/>
                <w:szCs w:val="16"/>
              </w:rPr>
            </w:pPr>
            <w:ins w:id="3898" w:author="David Dayan" w:date="2021-12-03T17:13:00Z">
              <w:r w:rsidRPr="00036D0E">
                <w:rPr>
                  <w:rFonts w:ascii="Calibri" w:eastAsia="Times New Roman" w:hAnsi="Calibri" w:cs="Times New Roman"/>
                  <w:color w:val="000000"/>
                  <w:sz w:val="16"/>
                  <w:szCs w:val="16"/>
                </w:rPr>
                <w:t>heterozygote</w:t>
              </w:r>
            </w:ins>
          </w:p>
        </w:tc>
      </w:tr>
      <w:tr w:rsidR="00036D0E" w:rsidRPr="00036D0E" w14:paraId="59129905" w14:textId="77777777" w:rsidTr="00245317">
        <w:trPr>
          <w:cantSplit/>
          <w:trHeight w:val="20"/>
          <w:ins w:id="3899" w:author="David Dayan" w:date="2021-12-03T17:13:00Z"/>
          <w:trPrChange w:id="390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901" w:author="David Dayan" w:date="2021-12-03T17:18:00Z">
              <w:tcPr>
                <w:tcW w:w="1563" w:type="dxa"/>
                <w:tcBorders>
                  <w:top w:val="nil"/>
                  <w:left w:val="nil"/>
                  <w:bottom w:val="nil"/>
                  <w:right w:val="nil"/>
                </w:tcBorders>
                <w:shd w:val="clear" w:color="auto" w:fill="auto"/>
                <w:noWrap/>
                <w:vAlign w:val="bottom"/>
                <w:hideMark/>
              </w:tcPr>
            </w:tcPrChange>
          </w:tcPr>
          <w:p w14:paraId="3113F992" w14:textId="77777777" w:rsidR="00036D0E" w:rsidRPr="00036D0E" w:rsidRDefault="00036D0E" w:rsidP="00245317">
            <w:pPr>
              <w:spacing w:after="0" w:line="240" w:lineRule="auto"/>
              <w:jc w:val="center"/>
              <w:rPr>
                <w:ins w:id="3902" w:author="David Dayan" w:date="2021-12-03T17:13:00Z"/>
                <w:rFonts w:ascii="Calibri" w:eastAsia="Times New Roman" w:hAnsi="Calibri" w:cs="Times New Roman"/>
                <w:color w:val="000000"/>
                <w:sz w:val="16"/>
                <w:szCs w:val="16"/>
              </w:rPr>
            </w:pPr>
            <w:ins w:id="3903" w:author="David Dayan" w:date="2021-12-03T17:13:00Z">
              <w:r w:rsidRPr="00036D0E">
                <w:rPr>
                  <w:rFonts w:ascii="Calibri" w:eastAsia="Times New Roman" w:hAnsi="Calibri" w:cs="Times New Roman"/>
                  <w:color w:val="000000"/>
                  <w:sz w:val="16"/>
                  <w:szCs w:val="16"/>
                </w:rPr>
                <w:t>OtsAC20ROGR_0107</w:t>
              </w:r>
            </w:ins>
          </w:p>
        </w:tc>
        <w:tc>
          <w:tcPr>
            <w:tcW w:w="746" w:type="dxa"/>
            <w:tcBorders>
              <w:top w:val="nil"/>
              <w:left w:val="nil"/>
              <w:bottom w:val="nil"/>
              <w:right w:val="nil"/>
            </w:tcBorders>
            <w:shd w:val="clear" w:color="auto" w:fill="auto"/>
            <w:noWrap/>
            <w:vAlign w:val="bottom"/>
            <w:hideMark/>
            <w:tcPrChange w:id="3904" w:author="David Dayan" w:date="2021-12-03T17:18:00Z">
              <w:tcPr>
                <w:tcW w:w="746" w:type="dxa"/>
                <w:tcBorders>
                  <w:top w:val="nil"/>
                  <w:left w:val="nil"/>
                  <w:bottom w:val="nil"/>
                  <w:right w:val="nil"/>
                </w:tcBorders>
                <w:shd w:val="clear" w:color="auto" w:fill="auto"/>
                <w:noWrap/>
                <w:vAlign w:val="bottom"/>
                <w:hideMark/>
              </w:tcPr>
            </w:tcPrChange>
          </w:tcPr>
          <w:p w14:paraId="665A1640" w14:textId="77777777" w:rsidR="00036D0E" w:rsidRPr="00036D0E" w:rsidRDefault="00036D0E" w:rsidP="00245317">
            <w:pPr>
              <w:spacing w:after="0" w:line="240" w:lineRule="auto"/>
              <w:jc w:val="center"/>
              <w:rPr>
                <w:ins w:id="3905" w:author="David Dayan" w:date="2021-12-03T17:13:00Z"/>
                <w:rFonts w:ascii="Calibri" w:eastAsia="Times New Roman" w:hAnsi="Calibri" w:cs="Times New Roman"/>
                <w:color w:val="000000"/>
                <w:sz w:val="16"/>
                <w:szCs w:val="16"/>
              </w:rPr>
            </w:pPr>
            <w:ins w:id="3906"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907" w:author="David Dayan" w:date="2021-12-03T17:18:00Z">
              <w:tcPr>
                <w:tcW w:w="599" w:type="dxa"/>
                <w:tcBorders>
                  <w:top w:val="nil"/>
                  <w:left w:val="nil"/>
                  <w:bottom w:val="nil"/>
                  <w:right w:val="nil"/>
                </w:tcBorders>
                <w:shd w:val="clear" w:color="auto" w:fill="auto"/>
                <w:noWrap/>
                <w:vAlign w:val="bottom"/>
                <w:hideMark/>
              </w:tcPr>
            </w:tcPrChange>
          </w:tcPr>
          <w:p w14:paraId="291488A4" w14:textId="77777777" w:rsidR="00036D0E" w:rsidRPr="00036D0E" w:rsidRDefault="00036D0E" w:rsidP="00245317">
            <w:pPr>
              <w:spacing w:after="0" w:line="240" w:lineRule="auto"/>
              <w:jc w:val="center"/>
              <w:rPr>
                <w:ins w:id="3908" w:author="David Dayan" w:date="2021-12-03T17:13:00Z"/>
                <w:rFonts w:ascii="Calibri" w:eastAsia="Times New Roman" w:hAnsi="Calibri" w:cs="Times New Roman"/>
                <w:color w:val="000000"/>
                <w:sz w:val="16"/>
                <w:szCs w:val="16"/>
              </w:rPr>
            </w:pPr>
            <w:ins w:id="3909"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910" w:author="David Dayan" w:date="2021-12-03T17:18:00Z">
              <w:tcPr>
                <w:tcW w:w="1142" w:type="dxa"/>
                <w:tcBorders>
                  <w:top w:val="nil"/>
                  <w:left w:val="nil"/>
                  <w:bottom w:val="nil"/>
                  <w:right w:val="nil"/>
                </w:tcBorders>
                <w:shd w:val="clear" w:color="auto" w:fill="auto"/>
                <w:noWrap/>
                <w:vAlign w:val="bottom"/>
                <w:hideMark/>
              </w:tcPr>
            </w:tcPrChange>
          </w:tcPr>
          <w:p w14:paraId="13CACAEE" w14:textId="77777777" w:rsidR="00036D0E" w:rsidRPr="00036D0E" w:rsidRDefault="00036D0E" w:rsidP="00245317">
            <w:pPr>
              <w:spacing w:after="0" w:line="240" w:lineRule="auto"/>
              <w:jc w:val="center"/>
              <w:rPr>
                <w:ins w:id="3911" w:author="David Dayan" w:date="2021-12-03T17:13:00Z"/>
                <w:rFonts w:ascii="Calibri" w:eastAsia="Times New Roman" w:hAnsi="Calibri" w:cs="Times New Roman"/>
                <w:color w:val="000000"/>
                <w:sz w:val="16"/>
                <w:szCs w:val="16"/>
              </w:rPr>
            </w:pPr>
            <w:ins w:id="391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913" w:author="David Dayan" w:date="2021-12-03T17:18:00Z">
              <w:tcPr>
                <w:tcW w:w="1440" w:type="dxa"/>
                <w:tcBorders>
                  <w:top w:val="nil"/>
                  <w:left w:val="nil"/>
                  <w:bottom w:val="nil"/>
                  <w:right w:val="nil"/>
                </w:tcBorders>
                <w:shd w:val="clear" w:color="auto" w:fill="auto"/>
                <w:noWrap/>
                <w:vAlign w:val="bottom"/>
                <w:hideMark/>
              </w:tcPr>
            </w:tcPrChange>
          </w:tcPr>
          <w:p w14:paraId="65D7CDA6" w14:textId="77777777" w:rsidR="00036D0E" w:rsidRPr="00036D0E" w:rsidRDefault="00036D0E" w:rsidP="00245317">
            <w:pPr>
              <w:spacing w:after="0" w:line="240" w:lineRule="auto"/>
              <w:jc w:val="center"/>
              <w:rPr>
                <w:ins w:id="3914" w:author="David Dayan" w:date="2021-12-03T17:13:00Z"/>
                <w:rFonts w:ascii="Calibri" w:eastAsia="Times New Roman" w:hAnsi="Calibri" w:cs="Times New Roman"/>
                <w:color w:val="000000"/>
                <w:sz w:val="16"/>
                <w:szCs w:val="16"/>
              </w:rPr>
            </w:pPr>
            <w:ins w:id="391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916" w:author="David Dayan" w:date="2021-12-03T17:18:00Z">
              <w:tcPr>
                <w:tcW w:w="1530" w:type="dxa"/>
                <w:tcBorders>
                  <w:top w:val="nil"/>
                  <w:left w:val="nil"/>
                  <w:bottom w:val="nil"/>
                  <w:right w:val="nil"/>
                </w:tcBorders>
                <w:shd w:val="clear" w:color="auto" w:fill="auto"/>
                <w:noWrap/>
                <w:vAlign w:val="bottom"/>
                <w:hideMark/>
              </w:tcPr>
            </w:tcPrChange>
          </w:tcPr>
          <w:p w14:paraId="22F93432" w14:textId="77777777" w:rsidR="00036D0E" w:rsidRPr="00036D0E" w:rsidRDefault="00036D0E" w:rsidP="00245317">
            <w:pPr>
              <w:spacing w:after="0" w:line="240" w:lineRule="auto"/>
              <w:jc w:val="center"/>
              <w:rPr>
                <w:ins w:id="3917" w:author="David Dayan" w:date="2021-12-03T17:13:00Z"/>
                <w:rFonts w:ascii="Calibri" w:eastAsia="Times New Roman" w:hAnsi="Calibri" w:cs="Times New Roman"/>
                <w:color w:val="000000"/>
                <w:sz w:val="16"/>
                <w:szCs w:val="16"/>
              </w:rPr>
            </w:pPr>
            <w:ins w:id="391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919" w:author="David Dayan" w:date="2021-12-03T17:18:00Z">
              <w:tcPr>
                <w:tcW w:w="898" w:type="dxa"/>
                <w:tcBorders>
                  <w:top w:val="nil"/>
                  <w:left w:val="nil"/>
                  <w:bottom w:val="nil"/>
                  <w:right w:val="nil"/>
                </w:tcBorders>
                <w:shd w:val="clear" w:color="auto" w:fill="auto"/>
                <w:noWrap/>
                <w:vAlign w:val="bottom"/>
                <w:hideMark/>
              </w:tcPr>
            </w:tcPrChange>
          </w:tcPr>
          <w:p w14:paraId="4D54224D" w14:textId="77777777" w:rsidR="00036D0E" w:rsidRPr="00036D0E" w:rsidRDefault="00036D0E" w:rsidP="00245317">
            <w:pPr>
              <w:spacing w:after="0" w:line="240" w:lineRule="auto"/>
              <w:jc w:val="center"/>
              <w:rPr>
                <w:ins w:id="3920" w:author="David Dayan" w:date="2021-12-03T17:13:00Z"/>
                <w:rFonts w:ascii="Calibri" w:eastAsia="Times New Roman" w:hAnsi="Calibri" w:cs="Times New Roman"/>
                <w:color w:val="000000"/>
                <w:sz w:val="16"/>
                <w:szCs w:val="16"/>
              </w:rPr>
            </w:pPr>
            <w:ins w:id="392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922" w:author="David Dayan" w:date="2021-12-03T17:18:00Z">
              <w:tcPr>
                <w:tcW w:w="902" w:type="dxa"/>
                <w:tcBorders>
                  <w:top w:val="nil"/>
                  <w:left w:val="nil"/>
                  <w:bottom w:val="nil"/>
                  <w:right w:val="nil"/>
                </w:tcBorders>
                <w:shd w:val="clear" w:color="auto" w:fill="auto"/>
                <w:noWrap/>
                <w:vAlign w:val="bottom"/>
                <w:hideMark/>
              </w:tcPr>
            </w:tcPrChange>
          </w:tcPr>
          <w:p w14:paraId="2FB4D065" w14:textId="77777777" w:rsidR="00036D0E" w:rsidRPr="00036D0E" w:rsidRDefault="00036D0E" w:rsidP="00245317">
            <w:pPr>
              <w:spacing w:after="0" w:line="240" w:lineRule="auto"/>
              <w:jc w:val="center"/>
              <w:rPr>
                <w:ins w:id="3923" w:author="David Dayan" w:date="2021-12-03T17:13:00Z"/>
                <w:rFonts w:ascii="Calibri" w:eastAsia="Times New Roman" w:hAnsi="Calibri" w:cs="Times New Roman"/>
                <w:color w:val="000000"/>
                <w:sz w:val="16"/>
                <w:szCs w:val="16"/>
              </w:rPr>
            </w:pPr>
            <w:ins w:id="392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925" w:author="David Dayan" w:date="2021-12-03T17:18:00Z">
              <w:tcPr>
                <w:tcW w:w="2160" w:type="dxa"/>
                <w:tcBorders>
                  <w:top w:val="nil"/>
                  <w:left w:val="nil"/>
                  <w:bottom w:val="nil"/>
                  <w:right w:val="nil"/>
                </w:tcBorders>
                <w:shd w:val="clear" w:color="auto" w:fill="auto"/>
                <w:noWrap/>
                <w:vAlign w:val="bottom"/>
                <w:hideMark/>
              </w:tcPr>
            </w:tcPrChange>
          </w:tcPr>
          <w:p w14:paraId="46AB8629" w14:textId="77777777" w:rsidR="00036D0E" w:rsidRPr="00036D0E" w:rsidRDefault="00036D0E" w:rsidP="00245317">
            <w:pPr>
              <w:spacing w:after="0" w:line="240" w:lineRule="auto"/>
              <w:jc w:val="center"/>
              <w:rPr>
                <w:ins w:id="3926" w:author="David Dayan" w:date="2021-12-03T17:13:00Z"/>
                <w:rFonts w:ascii="Calibri" w:eastAsia="Times New Roman" w:hAnsi="Calibri" w:cs="Times New Roman"/>
                <w:color w:val="000000"/>
                <w:sz w:val="16"/>
                <w:szCs w:val="16"/>
              </w:rPr>
            </w:pPr>
            <w:proofErr w:type="spellStart"/>
            <w:ins w:id="392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928" w:author="David Dayan" w:date="2021-12-03T17:18:00Z">
              <w:tcPr>
                <w:tcW w:w="2876" w:type="dxa"/>
                <w:gridSpan w:val="2"/>
                <w:tcBorders>
                  <w:top w:val="nil"/>
                  <w:left w:val="nil"/>
                  <w:bottom w:val="nil"/>
                  <w:right w:val="nil"/>
                </w:tcBorders>
                <w:shd w:val="clear" w:color="auto" w:fill="auto"/>
                <w:noWrap/>
                <w:vAlign w:val="bottom"/>
                <w:hideMark/>
              </w:tcPr>
            </w:tcPrChange>
          </w:tcPr>
          <w:p w14:paraId="3D46BA12" w14:textId="77777777" w:rsidR="00036D0E" w:rsidRPr="00036D0E" w:rsidRDefault="00036D0E" w:rsidP="00245317">
            <w:pPr>
              <w:spacing w:after="0" w:line="240" w:lineRule="auto"/>
              <w:jc w:val="center"/>
              <w:rPr>
                <w:ins w:id="3929" w:author="David Dayan" w:date="2021-12-03T17:13:00Z"/>
                <w:rFonts w:ascii="Calibri" w:eastAsia="Times New Roman" w:hAnsi="Calibri" w:cs="Times New Roman"/>
                <w:color w:val="000000"/>
                <w:sz w:val="16"/>
                <w:szCs w:val="16"/>
              </w:rPr>
            </w:pPr>
            <w:proofErr w:type="spellStart"/>
            <w:ins w:id="393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931" w:author="David Dayan" w:date="2021-12-03T17:18:00Z">
              <w:tcPr>
                <w:tcW w:w="1426" w:type="dxa"/>
                <w:tcBorders>
                  <w:top w:val="nil"/>
                  <w:left w:val="nil"/>
                  <w:bottom w:val="nil"/>
                  <w:right w:val="nil"/>
                </w:tcBorders>
                <w:shd w:val="clear" w:color="auto" w:fill="auto"/>
                <w:noWrap/>
                <w:vAlign w:val="bottom"/>
                <w:hideMark/>
              </w:tcPr>
            </w:tcPrChange>
          </w:tcPr>
          <w:p w14:paraId="5D5D22F2" w14:textId="77777777" w:rsidR="00036D0E" w:rsidRPr="00036D0E" w:rsidRDefault="00036D0E" w:rsidP="00245317">
            <w:pPr>
              <w:spacing w:after="0" w:line="240" w:lineRule="auto"/>
              <w:jc w:val="center"/>
              <w:rPr>
                <w:ins w:id="3932" w:author="David Dayan" w:date="2021-12-03T17:13:00Z"/>
                <w:rFonts w:ascii="Calibri" w:eastAsia="Times New Roman" w:hAnsi="Calibri" w:cs="Times New Roman"/>
                <w:color w:val="000000"/>
                <w:sz w:val="16"/>
                <w:szCs w:val="16"/>
              </w:rPr>
            </w:pPr>
            <w:proofErr w:type="spellStart"/>
            <w:ins w:id="393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027CC4E" w14:textId="77777777" w:rsidTr="00245317">
        <w:trPr>
          <w:cantSplit/>
          <w:trHeight w:val="20"/>
          <w:ins w:id="3934" w:author="David Dayan" w:date="2021-12-03T17:13:00Z"/>
          <w:trPrChange w:id="393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936" w:author="David Dayan" w:date="2021-12-03T17:18:00Z">
              <w:tcPr>
                <w:tcW w:w="1563" w:type="dxa"/>
                <w:tcBorders>
                  <w:top w:val="nil"/>
                  <w:left w:val="nil"/>
                  <w:bottom w:val="nil"/>
                  <w:right w:val="nil"/>
                </w:tcBorders>
                <w:shd w:val="clear" w:color="auto" w:fill="auto"/>
                <w:noWrap/>
                <w:vAlign w:val="bottom"/>
                <w:hideMark/>
              </w:tcPr>
            </w:tcPrChange>
          </w:tcPr>
          <w:p w14:paraId="39853F5D" w14:textId="77777777" w:rsidR="00036D0E" w:rsidRPr="00036D0E" w:rsidRDefault="00036D0E" w:rsidP="00245317">
            <w:pPr>
              <w:spacing w:after="0" w:line="240" w:lineRule="auto"/>
              <w:jc w:val="center"/>
              <w:rPr>
                <w:ins w:id="3937" w:author="David Dayan" w:date="2021-12-03T17:13:00Z"/>
                <w:rFonts w:ascii="Calibri" w:eastAsia="Times New Roman" w:hAnsi="Calibri" w:cs="Times New Roman"/>
                <w:color w:val="000000"/>
                <w:sz w:val="16"/>
                <w:szCs w:val="16"/>
              </w:rPr>
            </w:pPr>
            <w:ins w:id="3938" w:author="David Dayan" w:date="2021-12-03T17:13:00Z">
              <w:r w:rsidRPr="00036D0E">
                <w:rPr>
                  <w:rFonts w:ascii="Calibri" w:eastAsia="Times New Roman" w:hAnsi="Calibri" w:cs="Times New Roman"/>
                  <w:color w:val="000000"/>
                  <w:sz w:val="16"/>
                  <w:szCs w:val="16"/>
                </w:rPr>
                <w:t>OtsAC20ROGR_0108</w:t>
              </w:r>
            </w:ins>
          </w:p>
        </w:tc>
        <w:tc>
          <w:tcPr>
            <w:tcW w:w="746" w:type="dxa"/>
            <w:tcBorders>
              <w:top w:val="nil"/>
              <w:left w:val="nil"/>
              <w:bottom w:val="nil"/>
              <w:right w:val="nil"/>
            </w:tcBorders>
            <w:shd w:val="clear" w:color="auto" w:fill="auto"/>
            <w:noWrap/>
            <w:vAlign w:val="bottom"/>
            <w:hideMark/>
            <w:tcPrChange w:id="3939" w:author="David Dayan" w:date="2021-12-03T17:18:00Z">
              <w:tcPr>
                <w:tcW w:w="746" w:type="dxa"/>
                <w:tcBorders>
                  <w:top w:val="nil"/>
                  <w:left w:val="nil"/>
                  <w:bottom w:val="nil"/>
                  <w:right w:val="nil"/>
                </w:tcBorders>
                <w:shd w:val="clear" w:color="auto" w:fill="auto"/>
                <w:noWrap/>
                <w:vAlign w:val="bottom"/>
                <w:hideMark/>
              </w:tcPr>
            </w:tcPrChange>
          </w:tcPr>
          <w:p w14:paraId="47DCB7DD" w14:textId="77777777" w:rsidR="00036D0E" w:rsidRPr="00036D0E" w:rsidRDefault="00036D0E" w:rsidP="00245317">
            <w:pPr>
              <w:spacing w:after="0" w:line="240" w:lineRule="auto"/>
              <w:jc w:val="center"/>
              <w:rPr>
                <w:ins w:id="3940" w:author="David Dayan" w:date="2021-12-03T17:13:00Z"/>
                <w:rFonts w:ascii="Calibri" w:eastAsia="Times New Roman" w:hAnsi="Calibri" w:cs="Times New Roman"/>
                <w:color w:val="000000"/>
                <w:sz w:val="16"/>
                <w:szCs w:val="16"/>
              </w:rPr>
            </w:pPr>
            <w:ins w:id="3941"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942" w:author="David Dayan" w:date="2021-12-03T17:18:00Z">
              <w:tcPr>
                <w:tcW w:w="599" w:type="dxa"/>
                <w:tcBorders>
                  <w:top w:val="nil"/>
                  <w:left w:val="nil"/>
                  <w:bottom w:val="nil"/>
                  <w:right w:val="nil"/>
                </w:tcBorders>
                <w:shd w:val="clear" w:color="auto" w:fill="auto"/>
                <w:noWrap/>
                <w:vAlign w:val="bottom"/>
                <w:hideMark/>
              </w:tcPr>
            </w:tcPrChange>
          </w:tcPr>
          <w:p w14:paraId="79867465" w14:textId="77777777" w:rsidR="00036D0E" w:rsidRPr="00036D0E" w:rsidRDefault="00036D0E" w:rsidP="00245317">
            <w:pPr>
              <w:spacing w:after="0" w:line="240" w:lineRule="auto"/>
              <w:jc w:val="center"/>
              <w:rPr>
                <w:ins w:id="3943" w:author="David Dayan" w:date="2021-12-03T17:13:00Z"/>
                <w:rFonts w:ascii="Calibri" w:eastAsia="Times New Roman" w:hAnsi="Calibri" w:cs="Times New Roman"/>
                <w:color w:val="000000"/>
                <w:sz w:val="16"/>
                <w:szCs w:val="16"/>
              </w:rPr>
            </w:pPr>
            <w:ins w:id="3944"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945" w:author="David Dayan" w:date="2021-12-03T17:18:00Z">
              <w:tcPr>
                <w:tcW w:w="1142" w:type="dxa"/>
                <w:tcBorders>
                  <w:top w:val="nil"/>
                  <w:left w:val="nil"/>
                  <w:bottom w:val="nil"/>
                  <w:right w:val="nil"/>
                </w:tcBorders>
                <w:shd w:val="clear" w:color="auto" w:fill="auto"/>
                <w:noWrap/>
                <w:vAlign w:val="bottom"/>
                <w:hideMark/>
              </w:tcPr>
            </w:tcPrChange>
          </w:tcPr>
          <w:p w14:paraId="362C4219" w14:textId="77777777" w:rsidR="00036D0E" w:rsidRPr="00036D0E" w:rsidRDefault="00036D0E" w:rsidP="00245317">
            <w:pPr>
              <w:spacing w:after="0" w:line="240" w:lineRule="auto"/>
              <w:jc w:val="center"/>
              <w:rPr>
                <w:ins w:id="3946" w:author="David Dayan" w:date="2021-12-03T17:13:00Z"/>
                <w:rFonts w:ascii="Calibri" w:eastAsia="Times New Roman" w:hAnsi="Calibri" w:cs="Times New Roman"/>
                <w:color w:val="000000"/>
                <w:sz w:val="16"/>
                <w:szCs w:val="16"/>
              </w:rPr>
            </w:pPr>
            <w:ins w:id="394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948" w:author="David Dayan" w:date="2021-12-03T17:18:00Z">
              <w:tcPr>
                <w:tcW w:w="1440" w:type="dxa"/>
                <w:tcBorders>
                  <w:top w:val="nil"/>
                  <w:left w:val="nil"/>
                  <w:bottom w:val="nil"/>
                  <w:right w:val="nil"/>
                </w:tcBorders>
                <w:shd w:val="clear" w:color="auto" w:fill="auto"/>
                <w:noWrap/>
                <w:vAlign w:val="bottom"/>
                <w:hideMark/>
              </w:tcPr>
            </w:tcPrChange>
          </w:tcPr>
          <w:p w14:paraId="5AF09937" w14:textId="77777777" w:rsidR="00036D0E" w:rsidRPr="00036D0E" w:rsidRDefault="00036D0E" w:rsidP="00245317">
            <w:pPr>
              <w:spacing w:after="0" w:line="240" w:lineRule="auto"/>
              <w:jc w:val="center"/>
              <w:rPr>
                <w:ins w:id="3949" w:author="David Dayan" w:date="2021-12-03T17:13:00Z"/>
                <w:rFonts w:ascii="Calibri" w:eastAsia="Times New Roman" w:hAnsi="Calibri" w:cs="Times New Roman"/>
                <w:color w:val="000000"/>
                <w:sz w:val="16"/>
                <w:szCs w:val="16"/>
              </w:rPr>
            </w:pPr>
            <w:ins w:id="395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951" w:author="David Dayan" w:date="2021-12-03T17:18:00Z">
              <w:tcPr>
                <w:tcW w:w="1530" w:type="dxa"/>
                <w:tcBorders>
                  <w:top w:val="nil"/>
                  <w:left w:val="nil"/>
                  <w:bottom w:val="nil"/>
                  <w:right w:val="nil"/>
                </w:tcBorders>
                <w:shd w:val="clear" w:color="auto" w:fill="auto"/>
                <w:noWrap/>
                <w:vAlign w:val="bottom"/>
                <w:hideMark/>
              </w:tcPr>
            </w:tcPrChange>
          </w:tcPr>
          <w:p w14:paraId="5B32AE8B" w14:textId="77777777" w:rsidR="00036D0E" w:rsidRPr="00036D0E" w:rsidRDefault="00036D0E" w:rsidP="00245317">
            <w:pPr>
              <w:spacing w:after="0" w:line="240" w:lineRule="auto"/>
              <w:jc w:val="center"/>
              <w:rPr>
                <w:ins w:id="3952" w:author="David Dayan" w:date="2021-12-03T17:13:00Z"/>
                <w:rFonts w:ascii="Calibri" w:eastAsia="Times New Roman" w:hAnsi="Calibri" w:cs="Times New Roman"/>
                <w:color w:val="000000"/>
                <w:sz w:val="16"/>
                <w:szCs w:val="16"/>
              </w:rPr>
            </w:pPr>
            <w:ins w:id="395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954" w:author="David Dayan" w:date="2021-12-03T17:18:00Z">
              <w:tcPr>
                <w:tcW w:w="898" w:type="dxa"/>
                <w:tcBorders>
                  <w:top w:val="nil"/>
                  <w:left w:val="nil"/>
                  <w:bottom w:val="nil"/>
                  <w:right w:val="nil"/>
                </w:tcBorders>
                <w:shd w:val="clear" w:color="auto" w:fill="auto"/>
                <w:noWrap/>
                <w:vAlign w:val="bottom"/>
                <w:hideMark/>
              </w:tcPr>
            </w:tcPrChange>
          </w:tcPr>
          <w:p w14:paraId="425EE2FD" w14:textId="77777777" w:rsidR="00036D0E" w:rsidRPr="00036D0E" w:rsidRDefault="00036D0E" w:rsidP="00245317">
            <w:pPr>
              <w:spacing w:after="0" w:line="240" w:lineRule="auto"/>
              <w:jc w:val="center"/>
              <w:rPr>
                <w:ins w:id="3955" w:author="David Dayan" w:date="2021-12-03T17:13:00Z"/>
                <w:rFonts w:ascii="Calibri" w:eastAsia="Times New Roman" w:hAnsi="Calibri" w:cs="Times New Roman"/>
                <w:color w:val="000000"/>
                <w:sz w:val="16"/>
                <w:szCs w:val="16"/>
              </w:rPr>
            </w:pPr>
            <w:ins w:id="395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957" w:author="David Dayan" w:date="2021-12-03T17:18:00Z">
              <w:tcPr>
                <w:tcW w:w="902" w:type="dxa"/>
                <w:tcBorders>
                  <w:top w:val="nil"/>
                  <w:left w:val="nil"/>
                  <w:bottom w:val="nil"/>
                  <w:right w:val="nil"/>
                </w:tcBorders>
                <w:shd w:val="clear" w:color="auto" w:fill="auto"/>
                <w:noWrap/>
                <w:vAlign w:val="bottom"/>
                <w:hideMark/>
              </w:tcPr>
            </w:tcPrChange>
          </w:tcPr>
          <w:p w14:paraId="4D36CB3E" w14:textId="77777777" w:rsidR="00036D0E" w:rsidRPr="00036D0E" w:rsidRDefault="00036D0E" w:rsidP="00245317">
            <w:pPr>
              <w:spacing w:after="0" w:line="240" w:lineRule="auto"/>
              <w:jc w:val="center"/>
              <w:rPr>
                <w:ins w:id="3958" w:author="David Dayan" w:date="2021-12-03T17:13:00Z"/>
                <w:rFonts w:ascii="Calibri" w:eastAsia="Times New Roman" w:hAnsi="Calibri" w:cs="Times New Roman"/>
                <w:color w:val="000000"/>
                <w:sz w:val="16"/>
                <w:szCs w:val="16"/>
              </w:rPr>
            </w:pPr>
            <w:ins w:id="395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960" w:author="David Dayan" w:date="2021-12-03T17:18:00Z">
              <w:tcPr>
                <w:tcW w:w="2160" w:type="dxa"/>
                <w:tcBorders>
                  <w:top w:val="nil"/>
                  <w:left w:val="nil"/>
                  <w:bottom w:val="nil"/>
                  <w:right w:val="nil"/>
                </w:tcBorders>
                <w:shd w:val="clear" w:color="auto" w:fill="auto"/>
                <w:noWrap/>
                <w:vAlign w:val="bottom"/>
                <w:hideMark/>
              </w:tcPr>
            </w:tcPrChange>
          </w:tcPr>
          <w:p w14:paraId="4A1FE05D" w14:textId="77777777" w:rsidR="00036D0E" w:rsidRPr="00036D0E" w:rsidRDefault="00036D0E" w:rsidP="00245317">
            <w:pPr>
              <w:spacing w:after="0" w:line="240" w:lineRule="auto"/>
              <w:jc w:val="center"/>
              <w:rPr>
                <w:ins w:id="3961" w:author="David Dayan" w:date="2021-12-03T17:13:00Z"/>
                <w:rFonts w:ascii="Calibri" w:eastAsia="Times New Roman" w:hAnsi="Calibri" w:cs="Times New Roman"/>
                <w:color w:val="000000"/>
                <w:sz w:val="16"/>
                <w:szCs w:val="16"/>
              </w:rPr>
            </w:pPr>
            <w:proofErr w:type="spellStart"/>
            <w:ins w:id="396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3963" w:author="David Dayan" w:date="2021-12-03T17:18:00Z">
              <w:tcPr>
                <w:tcW w:w="2876" w:type="dxa"/>
                <w:gridSpan w:val="2"/>
                <w:tcBorders>
                  <w:top w:val="nil"/>
                  <w:left w:val="nil"/>
                  <w:bottom w:val="nil"/>
                  <w:right w:val="nil"/>
                </w:tcBorders>
                <w:shd w:val="clear" w:color="auto" w:fill="auto"/>
                <w:noWrap/>
                <w:vAlign w:val="bottom"/>
                <w:hideMark/>
              </w:tcPr>
            </w:tcPrChange>
          </w:tcPr>
          <w:p w14:paraId="43EF3DA1" w14:textId="77777777" w:rsidR="00036D0E" w:rsidRPr="00036D0E" w:rsidRDefault="00036D0E" w:rsidP="00245317">
            <w:pPr>
              <w:spacing w:after="0" w:line="240" w:lineRule="auto"/>
              <w:jc w:val="center"/>
              <w:rPr>
                <w:ins w:id="3964" w:author="David Dayan" w:date="2021-12-03T17:13:00Z"/>
                <w:rFonts w:ascii="Calibri" w:eastAsia="Times New Roman" w:hAnsi="Calibri" w:cs="Times New Roman"/>
                <w:color w:val="000000"/>
                <w:sz w:val="16"/>
                <w:szCs w:val="16"/>
              </w:rPr>
            </w:pPr>
            <w:proofErr w:type="spellStart"/>
            <w:ins w:id="396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3966" w:author="David Dayan" w:date="2021-12-03T17:18:00Z">
              <w:tcPr>
                <w:tcW w:w="1426" w:type="dxa"/>
                <w:tcBorders>
                  <w:top w:val="nil"/>
                  <w:left w:val="nil"/>
                  <w:bottom w:val="nil"/>
                  <w:right w:val="nil"/>
                </w:tcBorders>
                <w:shd w:val="clear" w:color="auto" w:fill="auto"/>
                <w:noWrap/>
                <w:vAlign w:val="bottom"/>
                <w:hideMark/>
              </w:tcPr>
            </w:tcPrChange>
          </w:tcPr>
          <w:p w14:paraId="4C1C2E44" w14:textId="77777777" w:rsidR="00036D0E" w:rsidRPr="00036D0E" w:rsidRDefault="00036D0E" w:rsidP="00245317">
            <w:pPr>
              <w:spacing w:after="0" w:line="240" w:lineRule="auto"/>
              <w:jc w:val="center"/>
              <w:rPr>
                <w:ins w:id="3967" w:author="David Dayan" w:date="2021-12-03T17:13:00Z"/>
                <w:rFonts w:ascii="Calibri" w:eastAsia="Times New Roman" w:hAnsi="Calibri" w:cs="Times New Roman"/>
                <w:color w:val="000000"/>
                <w:sz w:val="16"/>
                <w:szCs w:val="16"/>
              </w:rPr>
            </w:pPr>
            <w:proofErr w:type="spellStart"/>
            <w:ins w:id="396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04368857" w14:textId="77777777" w:rsidTr="00245317">
        <w:trPr>
          <w:cantSplit/>
          <w:trHeight w:val="20"/>
          <w:ins w:id="3969" w:author="David Dayan" w:date="2021-12-03T17:13:00Z"/>
          <w:trPrChange w:id="397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971" w:author="David Dayan" w:date="2021-12-03T17:18:00Z">
              <w:tcPr>
                <w:tcW w:w="1563" w:type="dxa"/>
                <w:tcBorders>
                  <w:top w:val="nil"/>
                  <w:left w:val="nil"/>
                  <w:bottom w:val="nil"/>
                  <w:right w:val="nil"/>
                </w:tcBorders>
                <w:shd w:val="clear" w:color="auto" w:fill="auto"/>
                <w:noWrap/>
                <w:vAlign w:val="bottom"/>
                <w:hideMark/>
              </w:tcPr>
            </w:tcPrChange>
          </w:tcPr>
          <w:p w14:paraId="41D5B1DD" w14:textId="77777777" w:rsidR="00036D0E" w:rsidRPr="00036D0E" w:rsidRDefault="00036D0E" w:rsidP="00245317">
            <w:pPr>
              <w:spacing w:after="0" w:line="240" w:lineRule="auto"/>
              <w:jc w:val="center"/>
              <w:rPr>
                <w:ins w:id="3972" w:author="David Dayan" w:date="2021-12-03T17:13:00Z"/>
                <w:rFonts w:ascii="Calibri" w:eastAsia="Times New Roman" w:hAnsi="Calibri" w:cs="Times New Roman"/>
                <w:color w:val="000000"/>
                <w:sz w:val="16"/>
                <w:szCs w:val="16"/>
              </w:rPr>
            </w:pPr>
            <w:ins w:id="3973" w:author="David Dayan" w:date="2021-12-03T17:13:00Z">
              <w:r w:rsidRPr="00036D0E">
                <w:rPr>
                  <w:rFonts w:ascii="Calibri" w:eastAsia="Times New Roman" w:hAnsi="Calibri" w:cs="Times New Roman"/>
                  <w:color w:val="000000"/>
                  <w:sz w:val="16"/>
                  <w:szCs w:val="16"/>
                </w:rPr>
                <w:t>OtsAC20ROGR_0109</w:t>
              </w:r>
            </w:ins>
          </w:p>
        </w:tc>
        <w:tc>
          <w:tcPr>
            <w:tcW w:w="746" w:type="dxa"/>
            <w:tcBorders>
              <w:top w:val="nil"/>
              <w:left w:val="nil"/>
              <w:bottom w:val="nil"/>
              <w:right w:val="nil"/>
            </w:tcBorders>
            <w:shd w:val="clear" w:color="auto" w:fill="auto"/>
            <w:noWrap/>
            <w:vAlign w:val="bottom"/>
            <w:hideMark/>
            <w:tcPrChange w:id="3974" w:author="David Dayan" w:date="2021-12-03T17:18:00Z">
              <w:tcPr>
                <w:tcW w:w="746" w:type="dxa"/>
                <w:tcBorders>
                  <w:top w:val="nil"/>
                  <w:left w:val="nil"/>
                  <w:bottom w:val="nil"/>
                  <w:right w:val="nil"/>
                </w:tcBorders>
                <w:shd w:val="clear" w:color="auto" w:fill="auto"/>
                <w:noWrap/>
                <w:vAlign w:val="bottom"/>
                <w:hideMark/>
              </w:tcPr>
            </w:tcPrChange>
          </w:tcPr>
          <w:p w14:paraId="3E1549EC" w14:textId="77777777" w:rsidR="00036D0E" w:rsidRPr="00036D0E" w:rsidRDefault="00036D0E" w:rsidP="00245317">
            <w:pPr>
              <w:spacing w:after="0" w:line="240" w:lineRule="auto"/>
              <w:jc w:val="center"/>
              <w:rPr>
                <w:ins w:id="3975" w:author="David Dayan" w:date="2021-12-03T17:13:00Z"/>
                <w:rFonts w:ascii="Calibri" w:eastAsia="Times New Roman" w:hAnsi="Calibri" w:cs="Times New Roman"/>
                <w:color w:val="000000"/>
                <w:sz w:val="16"/>
                <w:szCs w:val="16"/>
              </w:rPr>
            </w:pPr>
            <w:ins w:id="3976"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977" w:author="David Dayan" w:date="2021-12-03T17:18:00Z">
              <w:tcPr>
                <w:tcW w:w="599" w:type="dxa"/>
                <w:tcBorders>
                  <w:top w:val="nil"/>
                  <w:left w:val="nil"/>
                  <w:bottom w:val="nil"/>
                  <w:right w:val="nil"/>
                </w:tcBorders>
                <w:shd w:val="clear" w:color="auto" w:fill="auto"/>
                <w:noWrap/>
                <w:vAlign w:val="bottom"/>
                <w:hideMark/>
              </w:tcPr>
            </w:tcPrChange>
          </w:tcPr>
          <w:p w14:paraId="51C1A605" w14:textId="77777777" w:rsidR="00036D0E" w:rsidRPr="00036D0E" w:rsidRDefault="00036D0E" w:rsidP="00245317">
            <w:pPr>
              <w:spacing w:after="0" w:line="240" w:lineRule="auto"/>
              <w:jc w:val="center"/>
              <w:rPr>
                <w:ins w:id="3978" w:author="David Dayan" w:date="2021-12-03T17:13:00Z"/>
                <w:rFonts w:ascii="Calibri" w:eastAsia="Times New Roman" w:hAnsi="Calibri" w:cs="Times New Roman"/>
                <w:color w:val="000000"/>
                <w:sz w:val="16"/>
                <w:szCs w:val="16"/>
              </w:rPr>
            </w:pPr>
            <w:ins w:id="3979"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980" w:author="David Dayan" w:date="2021-12-03T17:18:00Z">
              <w:tcPr>
                <w:tcW w:w="1142" w:type="dxa"/>
                <w:tcBorders>
                  <w:top w:val="nil"/>
                  <w:left w:val="nil"/>
                  <w:bottom w:val="nil"/>
                  <w:right w:val="nil"/>
                </w:tcBorders>
                <w:shd w:val="clear" w:color="auto" w:fill="auto"/>
                <w:noWrap/>
                <w:vAlign w:val="bottom"/>
                <w:hideMark/>
              </w:tcPr>
            </w:tcPrChange>
          </w:tcPr>
          <w:p w14:paraId="0D0AEC01" w14:textId="77777777" w:rsidR="00036D0E" w:rsidRPr="00036D0E" w:rsidRDefault="00036D0E" w:rsidP="00245317">
            <w:pPr>
              <w:spacing w:after="0" w:line="240" w:lineRule="auto"/>
              <w:jc w:val="center"/>
              <w:rPr>
                <w:ins w:id="3981" w:author="David Dayan" w:date="2021-12-03T17:13:00Z"/>
                <w:rFonts w:ascii="Calibri" w:eastAsia="Times New Roman" w:hAnsi="Calibri" w:cs="Times New Roman"/>
                <w:color w:val="000000"/>
                <w:sz w:val="16"/>
                <w:szCs w:val="16"/>
              </w:rPr>
            </w:pPr>
            <w:ins w:id="398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983" w:author="David Dayan" w:date="2021-12-03T17:18:00Z">
              <w:tcPr>
                <w:tcW w:w="1440" w:type="dxa"/>
                <w:tcBorders>
                  <w:top w:val="nil"/>
                  <w:left w:val="nil"/>
                  <w:bottom w:val="nil"/>
                  <w:right w:val="nil"/>
                </w:tcBorders>
                <w:shd w:val="clear" w:color="auto" w:fill="auto"/>
                <w:noWrap/>
                <w:vAlign w:val="bottom"/>
                <w:hideMark/>
              </w:tcPr>
            </w:tcPrChange>
          </w:tcPr>
          <w:p w14:paraId="770CA233" w14:textId="77777777" w:rsidR="00036D0E" w:rsidRPr="00036D0E" w:rsidRDefault="00036D0E" w:rsidP="00245317">
            <w:pPr>
              <w:spacing w:after="0" w:line="240" w:lineRule="auto"/>
              <w:jc w:val="center"/>
              <w:rPr>
                <w:ins w:id="3984" w:author="David Dayan" w:date="2021-12-03T17:13:00Z"/>
                <w:rFonts w:ascii="Calibri" w:eastAsia="Times New Roman" w:hAnsi="Calibri" w:cs="Times New Roman"/>
                <w:color w:val="000000"/>
                <w:sz w:val="16"/>
                <w:szCs w:val="16"/>
              </w:rPr>
            </w:pPr>
            <w:ins w:id="398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986" w:author="David Dayan" w:date="2021-12-03T17:18:00Z">
              <w:tcPr>
                <w:tcW w:w="1530" w:type="dxa"/>
                <w:tcBorders>
                  <w:top w:val="nil"/>
                  <w:left w:val="nil"/>
                  <w:bottom w:val="nil"/>
                  <w:right w:val="nil"/>
                </w:tcBorders>
                <w:shd w:val="clear" w:color="auto" w:fill="auto"/>
                <w:noWrap/>
                <w:vAlign w:val="bottom"/>
                <w:hideMark/>
              </w:tcPr>
            </w:tcPrChange>
          </w:tcPr>
          <w:p w14:paraId="3AB77570" w14:textId="77777777" w:rsidR="00036D0E" w:rsidRPr="00036D0E" w:rsidRDefault="00036D0E" w:rsidP="00245317">
            <w:pPr>
              <w:spacing w:after="0" w:line="240" w:lineRule="auto"/>
              <w:jc w:val="center"/>
              <w:rPr>
                <w:ins w:id="3987" w:author="David Dayan" w:date="2021-12-03T17:13:00Z"/>
                <w:rFonts w:ascii="Calibri" w:eastAsia="Times New Roman" w:hAnsi="Calibri" w:cs="Times New Roman"/>
                <w:color w:val="000000"/>
                <w:sz w:val="16"/>
                <w:szCs w:val="16"/>
              </w:rPr>
            </w:pPr>
            <w:ins w:id="398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989" w:author="David Dayan" w:date="2021-12-03T17:18:00Z">
              <w:tcPr>
                <w:tcW w:w="898" w:type="dxa"/>
                <w:tcBorders>
                  <w:top w:val="nil"/>
                  <w:left w:val="nil"/>
                  <w:bottom w:val="nil"/>
                  <w:right w:val="nil"/>
                </w:tcBorders>
                <w:shd w:val="clear" w:color="auto" w:fill="auto"/>
                <w:noWrap/>
                <w:vAlign w:val="bottom"/>
                <w:hideMark/>
              </w:tcPr>
            </w:tcPrChange>
          </w:tcPr>
          <w:p w14:paraId="2B212DB8" w14:textId="77777777" w:rsidR="00036D0E" w:rsidRPr="00036D0E" w:rsidRDefault="00036D0E" w:rsidP="00245317">
            <w:pPr>
              <w:spacing w:after="0" w:line="240" w:lineRule="auto"/>
              <w:jc w:val="center"/>
              <w:rPr>
                <w:ins w:id="3990" w:author="David Dayan" w:date="2021-12-03T17:13:00Z"/>
                <w:rFonts w:ascii="Calibri" w:eastAsia="Times New Roman" w:hAnsi="Calibri" w:cs="Times New Roman"/>
                <w:color w:val="000000"/>
                <w:sz w:val="16"/>
                <w:szCs w:val="16"/>
              </w:rPr>
            </w:pPr>
            <w:ins w:id="399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992" w:author="David Dayan" w:date="2021-12-03T17:18:00Z">
              <w:tcPr>
                <w:tcW w:w="902" w:type="dxa"/>
                <w:tcBorders>
                  <w:top w:val="nil"/>
                  <w:left w:val="nil"/>
                  <w:bottom w:val="nil"/>
                  <w:right w:val="nil"/>
                </w:tcBorders>
                <w:shd w:val="clear" w:color="auto" w:fill="auto"/>
                <w:noWrap/>
                <w:vAlign w:val="bottom"/>
                <w:hideMark/>
              </w:tcPr>
            </w:tcPrChange>
          </w:tcPr>
          <w:p w14:paraId="32E3B221" w14:textId="77777777" w:rsidR="00036D0E" w:rsidRPr="00036D0E" w:rsidRDefault="00036D0E" w:rsidP="00245317">
            <w:pPr>
              <w:spacing w:after="0" w:line="240" w:lineRule="auto"/>
              <w:jc w:val="center"/>
              <w:rPr>
                <w:ins w:id="3993" w:author="David Dayan" w:date="2021-12-03T17:13:00Z"/>
                <w:rFonts w:ascii="Calibri" w:eastAsia="Times New Roman" w:hAnsi="Calibri" w:cs="Times New Roman"/>
                <w:color w:val="000000"/>
                <w:sz w:val="16"/>
                <w:szCs w:val="16"/>
              </w:rPr>
            </w:pPr>
            <w:ins w:id="399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995" w:author="David Dayan" w:date="2021-12-03T17:18:00Z">
              <w:tcPr>
                <w:tcW w:w="2160" w:type="dxa"/>
                <w:tcBorders>
                  <w:top w:val="nil"/>
                  <w:left w:val="nil"/>
                  <w:bottom w:val="nil"/>
                  <w:right w:val="nil"/>
                </w:tcBorders>
                <w:shd w:val="clear" w:color="auto" w:fill="auto"/>
                <w:noWrap/>
                <w:vAlign w:val="bottom"/>
                <w:hideMark/>
              </w:tcPr>
            </w:tcPrChange>
          </w:tcPr>
          <w:p w14:paraId="64355E00" w14:textId="77777777" w:rsidR="00036D0E" w:rsidRPr="00036D0E" w:rsidRDefault="00036D0E" w:rsidP="00245317">
            <w:pPr>
              <w:spacing w:after="0" w:line="240" w:lineRule="auto"/>
              <w:jc w:val="center"/>
              <w:rPr>
                <w:ins w:id="3996" w:author="David Dayan" w:date="2021-12-03T17:13:00Z"/>
                <w:rFonts w:ascii="Calibri" w:eastAsia="Times New Roman" w:hAnsi="Calibri" w:cs="Times New Roman"/>
                <w:color w:val="000000"/>
                <w:sz w:val="16"/>
                <w:szCs w:val="16"/>
              </w:rPr>
            </w:pPr>
            <w:ins w:id="399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998" w:author="David Dayan" w:date="2021-12-03T17:18:00Z">
              <w:tcPr>
                <w:tcW w:w="2876" w:type="dxa"/>
                <w:gridSpan w:val="2"/>
                <w:tcBorders>
                  <w:top w:val="nil"/>
                  <w:left w:val="nil"/>
                  <w:bottom w:val="nil"/>
                  <w:right w:val="nil"/>
                </w:tcBorders>
                <w:shd w:val="clear" w:color="auto" w:fill="auto"/>
                <w:noWrap/>
                <w:vAlign w:val="bottom"/>
                <w:hideMark/>
              </w:tcPr>
            </w:tcPrChange>
          </w:tcPr>
          <w:p w14:paraId="6E6400D0" w14:textId="77777777" w:rsidR="00036D0E" w:rsidRPr="00036D0E" w:rsidRDefault="00036D0E" w:rsidP="00245317">
            <w:pPr>
              <w:spacing w:after="0" w:line="240" w:lineRule="auto"/>
              <w:jc w:val="center"/>
              <w:rPr>
                <w:ins w:id="3999" w:author="David Dayan" w:date="2021-12-03T17:13:00Z"/>
                <w:rFonts w:ascii="Calibri" w:eastAsia="Times New Roman" w:hAnsi="Calibri" w:cs="Times New Roman"/>
                <w:color w:val="000000"/>
                <w:sz w:val="16"/>
                <w:szCs w:val="16"/>
              </w:rPr>
            </w:pPr>
            <w:ins w:id="400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4001" w:author="David Dayan" w:date="2021-12-03T17:18:00Z">
              <w:tcPr>
                <w:tcW w:w="1426" w:type="dxa"/>
                <w:tcBorders>
                  <w:top w:val="nil"/>
                  <w:left w:val="nil"/>
                  <w:bottom w:val="nil"/>
                  <w:right w:val="nil"/>
                </w:tcBorders>
                <w:shd w:val="clear" w:color="auto" w:fill="auto"/>
                <w:noWrap/>
                <w:vAlign w:val="bottom"/>
                <w:hideMark/>
              </w:tcPr>
            </w:tcPrChange>
          </w:tcPr>
          <w:p w14:paraId="0D800B19" w14:textId="77777777" w:rsidR="00036D0E" w:rsidRPr="00036D0E" w:rsidRDefault="00036D0E" w:rsidP="00245317">
            <w:pPr>
              <w:spacing w:after="0" w:line="240" w:lineRule="auto"/>
              <w:jc w:val="center"/>
              <w:rPr>
                <w:ins w:id="4002" w:author="David Dayan" w:date="2021-12-03T17:13:00Z"/>
                <w:rFonts w:ascii="Calibri" w:eastAsia="Times New Roman" w:hAnsi="Calibri" w:cs="Times New Roman"/>
                <w:color w:val="000000"/>
                <w:sz w:val="16"/>
                <w:szCs w:val="16"/>
              </w:rPr>
            </w:pPr>
            <w:ins w:id="4003" w:author="David Dayan" w:date="2021-12-03T17:13:00Z">
              <w:r w:rsidRPr="00036D0E">
                <w:rPr>
                  <w:rFonts w:ascii="Calibri" w:eastAsia="Times New Roman" w:hAnsi="Calibri" w:cs="Times New Roman"/>
                  <w:color w:val="000000"/>
                  <w:sz w:val="16"/>
                  <w:szCs w:val="16"/>
                </w:rPr>
                <w:t>heterozygote</w:t>
              </w:r>
            </w:ins>
          </w:p>
        </w:tc>
      </w:tr>
      <w:tr w:rsidR="00036D0E" w:rsidRPr="00036D0E" w14:paraId="12BF2257" w14:textId="77777777" w:rsidTr="00245317">
        <w:trPr>
          <w:cantSplit/>
          <w:trHeight w:val="20"/>
          <w:ins w:id="4004" w:author="David Dayan" w:date="2021-12-03T17:13:00Z"/>
          <w:trPrChange w:id="400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006" w:author="David Dayan" w:date="2021-12-03T17:18:00Z">
              <w:tcPr>
                <w:tcW w:w="1563" w:type="dxa"/>
                <w:tcBorders>
                  <w:top w:val="nil"/>
                  <w:left w:val="nil"/>
                  <w:bottom w:val="nil"/>
                  <w:right w:val="nil"/>
                </w:tcBorders>
                <w:shd w:val="clear" w:color="auto" w:fill="auto"/>
                <w:noWrap/>
                <w:vAlign w:val="bottom"/>
                <w:hideMark/>
              </w:tcPr>
            </w:tcPrChange>
          </w:tcPr>
          <w:p w14:paraId="3B19254E" w14:textId="77777777" w:rsidR="00036D0E" w:rsidRPr="00036D0E" w:rsidRDefault="00036D0E" w:rsidP="00245317">
            <w:pPr>
              <w:spacing w:after="0" w:line="240" w:lineRule="auto"/>
              <w:jc w:val="center"/>
              <w:rPr>
                <w:ins w:id="4007" w:author="David Dayan" w:date="2021-12-03T17:13:00Z"/>
                <w:rFonts w:ascii="Calibri" w:eastAsia="Times New Roman" w:hAnsi="Calibri" w:cs="Times New Roman"/>
                <w:color w:val="000000"/>
                <w:sz w:val="16"/>
                <w:szCs w:val="16"/>
              </w:rPr>
            </w:pPr>
            <w:ins w:id="4008" w:author="David Dayan" w:date="2021-12-03T17:13:00Z">
              <w:r w:rsidRPr="00036D0E">
                <w:rPr>
                  <w:rFonts w:ascii="Calibri" w:eastAsia="Times New Roman" w:hAnsi="Calibri" w:cs="Times New Roman"/>
                  <w:color w:val="000000"/>
                  <w:sz w:val="16"/>
                  <w:szCs w:val="16"/>
                </w:rPr>
                <w:t>OtsAC20ROGR_0110</w:t>
              </w:r>
            </w:ins>
          </w:p>
        </w:tc>
        <w:tc>
          <w:tcPr>
            <w:tcW w:w="746" w:type="dxa"/>
            <w:tcBorders>
              <w:top w:val="nil"/>
              <w:left w:val="nil"/>
              <w:bottom w:val="nil"/>
              <w:right w:val="nil"/>
            </w:tcBorders>
            <w:shd w:val="clear" w:color="auto" w:fill="auto"/>
            <w:noWrap/>
            <w:vAlign w:val="bottom"/>
            <w:hideMark/>
            <w:tcPrChange w:id="4009" w:author="David Dayan" w:date="2021-12-03T17:18:00Z">
              <w:tcPr>
                <w:tcW w:w="746" w:type="dxa"/>
                <w:tcBorders>
                  <w:top w:val="nil"/>
                  <w:left w:val="nil"/>
                  <w:bottom w:val="nil"/>
                  <w:right w:val="nil"/>
                </w:tcBorders>
                <w:shd w:val="clear" w:color="auto" w:fill="auto"/>
                <w:noWrap/>
                <w:vAlign w:val="bottom"/>
                <w:hideMark/>
              </w:tcPr>
            </w:tcPrChange>
          </w:tcPr>
          <w:p w14:paraId="4EB907EA" w14:textId="77777777" w:rsidR="00036D0E" w:rsidRPr="00036D0E" w:rsidRDefault="00036D0E" w:rsidP="00245317">
            <w:pPr>
              <w:spacing w:after="0" w:line="240" w:lineRule="auto"/>
              <w:jc w:val="center"/>
              <w:rPr>
                <w:ins w:id="4010" w:author="David Dayan" w:date="2021-12-03T17:13:00Z"/>
                <w:rFonts w:ascii="Calibri" w:eastAsia="Times New Roman" w:hAnsi="Calibri" w:cs="Times New Roman"/>
                <w:color w:val="000000"/>
                <w:sz w:val="16"/>
                <w:szCs w:val="16"/>
              </w:rPr>
            </w:pPr>
            <w:ins w:id="4011"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012" w:author="David Dayan" w:date="2021-12-03T17:18:00Z">
              <w:tcPr>
                <w:tcW w:w="599" w:type="dxa"/>
                <w:tcBorders>
                  <w:top w:val="nil"/>
                  <w:left w:val="nil"/>
                  <w:bottom w:val="nil"/>
                  <w:right w:val="nil"/>
                </w:tcBorders>
                <w:shd w:val="clear" w:color="auto" w:fill="auto"/>
                <w:noWrap/>
                <w:vAlign w:val="bottom"/>
                <w:hideMark/>
              </w:tcPr>
            </w:tcPrChange>
          </w:tcPr>
          <w:p w14:paraId="2B716909" w14:textId="77777777" w:rsidR="00036D0E" w:rsidRPr="00036D0E" w:rsidRDefault="00036D0E" w:rsidP="00245317">
            <w:pPr>
              <w:spacing w:after="0" w:line="240" w:lineRule="auto"/>
              <w:jc w:val="center"/>
              <w:rPr>
                <w:ins w:id="4013" w:author="David Dayan" w:date="2021-12-03T17:13:00Z"/>
                <w:rFonts w:ascii="Calibri" w:eastAsia="Times New Roman" w:hAnsi="Calibri" w:cs="Times New Roman"/>
                <w:color w:val="000000"/>
                <w:sz w:val="16"/>
                <w:szCs w:val="16"/>
              </w:rPr>
            </w:pPr>
            <w:ins w:id="4014"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015" w:author="David Dayan" w:date="2021-12-03T17:18:00Z">
              <w:tcPr>
                <w:tcW w:w="1142" w:type="dxa"/>
                <w:tcBorders>
                  <w:top w:val="nil"/>
                  <w:left w:val="nil"/>
                  <w:bottom w:val="nil"/>
                  <w:right w:val="nil"/>
                </w:tcBorders>
                <w:shd w:val="clear" w:color="auto" w:fill="auto"/>
                <w:noWrap/>
                <w:vAlign w:val="bottom"/>
                <w:hideMark/>
              </w:tcPr>
            </w:tcPrChange>
          </w:tcPr>
          <w:p w14:paraId="38D74D9F" w14:textId="77777777" w:rsidR="00036D0E" w:rsidRPr="00036D0E" w:rsidRDefault="00036D0E" w:rsidP="00245317">
            <w:pPr>
              <w:spacing w:after="0" w:line="240" w:lineRule="auto"/>
              <w:jc w:val="center"/>
              <w:rPr>
                <w:ins w:id="4016" w:author="David Dayan" w:date="2021-12-03T17:13:00Z"/>
                <w:rFonts w:ascii="Calibri" w:eastAsia="Times New Roman" w:hAnsi="Calibri" w:cs="Times New Roman"/>
                <w:color w:val="000000"/>
                <w:sz w:val="16"/>
                <w:szCs w:val="16"/>
              </w:rPr>
            </w:pPr>
            <w:ins w:id="401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018" w:author="David Dayan" w:date="2021-12-03T17:18:00Z">
              <w:tcPr>
                <w:tcW w:w="1440" w:type="dxa"/>
                <w:tcBorders>
                  <w:top w:val="nil"/>
                  <w:left w:val="nil"/>
                  <w:bottom w:val="nil"/>
                  <w:right w:val="nil"/>
                </w:tcBorders>
                <w:shd w:val="clear" w:color="auto" w:fill="auto"/>
                <w:noWrap/>
                <w:vAlign w:val="bottom"/>
                <w:hideMark/>
              </w:tcPr>
            </w:tcPrChange>
          </w:tcPr>
          <w:p w14:paraId="36C98DF3" w14:textId="77777777" w:rsidR="00036D0E" w:rsidRPr="00036D0E" w:rsidRDefault="00036D0E" w:rsidP="00245317">
            <w:pPr>
              <w:spacing w:after="0" w:line="240" w:lineRule="auto"/>
              <w:jc w:val="center"/>
              <w:rPr>
                <w:ins w:id="4019" w:author="David Dayan" w:date="2021-12-03T17:13:00Z"/>
                <w:rFonts w:ascii="Calibri" w:eastAsia="Times New Roman" w:hAnsi="Calibri" w:cs="Times New Roman"/>
                <w:color w:val="000000"/>
                <w:sz w:val="16"/>
                <w:szCs w:val="16"/>
              </w:rPr>
            </w:pPr>
            <w:ins w:id="402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021" w:author="David Dayan" w:date="2021-12-03T17:18:00Z">
              <w:tcPr>
                <w:tcW w:w="1530" w:type="dxa"/>
                <w:tcBorders>
                  <w:top w:val="nil"/>
                  <w:left w:val="nil"/>
                  <w:bottom w:val="nil"/>
                  <w:right w:val="nil"/>
                </w:tcBorders>
                <w:shd w:val="clear" w:color="auto" w:fill="auto"/>
                <w:noWrap/>
                <w:vAlign w:val="bottom"/>
                <w:hideMark/>
              </w:tcPr>
            </w:tcPrChange>
          </w:tcPr>
          <w:p w14:paraId="6D577E2A" w14:textId="77777777" w:rsidR="00036D0E" w:rsidRPr="00036D0E" w:rsidRDefault="00036D0E" w:rsidP="00245317">
            <w:pPr>
              <w:spacing w:after="0" w:line="240" w:lineRule="auto"/>
              <w:jc w:val="center"/>
              <w:rPr>
                <w:ins w:id="4022" w:author="David Dayan" w:date="2021-12-03T17:13:00Z"/>
                <w:rFonts w:ascii="Calibri" w:eastAsia="Times New Roman" w:hAnsi="Calibri" w:cs="Times New Roman"/>
                <w:color w:val="000000"/>
                <w:sz w:val="16"/>
                <w:szCs w:val="16"/>
              </w:rPr>
            </w:pPr>
            <w:ins w:id="402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024" w:author="David Dayan" w:date="2021-12-03T17:18:00Z">
              <w:tcPr>
                <w:tcW w:w="898" w:type="dxa"/>
                <w:tcBorders>
                  <w:top w:val="nil"/>
                  <w:left w:val="nil"/>
                  <w:bottom w:val="nil"/>
                  <w:right w:val="nil"/>
                </w:tcBorders>
                <w:shd w:val="clear" w:color="auto" w:fill="auto"/>
                <w:noWrap/>
                <w:vAlign w:val="bottom"/>
                <w:hideMark/>
              </w:tcPr>
            </w:tcPrChange>
          </w:tcPr>
          <w:p w14:paraId="508FF7C2" w14:textId="77777777" w:rsidR="00036D0E" w:rsidRPr="00036D0E" w:rsidRDefault="00036D0E" w:rsidP="00245317">
            <w:pPr>
              <w:spacing w:after="0" w:line="240" w:lineRule="auto"/>
              <w:jc w:val="center"/>
              <w:rPr>
                <w:ins w:id="4025" w:author="David Dayan" w:date="2021-12-03T17:13:00Z"/>
                <w:rFonts w:ascii="Calibri" w:eastAsia="Times New Roman" w:hAnsi="Calibri" w:cs="Times New Roman"/>
                <w:color w:val="000000"/>
                <w:sz w:val="16"/>
                <w:szCs w:val="16"/>
              </w:rPr>
            </w:pPr>
            <w:ins w:id="402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027" w:author="David Dayan" w:date="2021-12-03T17:18:00Z">
              <w:tcPr>
                <w:tcW w:w="902" w:type="dxa"/>
                <w:tcBorders>
                  <w:top w:val="nil"/>
                  <w:left w:val="nil"/>
                  <w:bottom w:val="nil"/>
                  <w:right w:val="nil"/>
                </w:tcBorders>
                <w:shd w:val="clear" w:color="auto" w:fill="auto"/>
                <w:noWrap/>
                <w:vAlign w:val="bottom"/>
                <w:hideMark/>
              </w:tcPr>
            </w:tcPrChange>
          </w:tcPr>
          <w:p w14:paraId="3E20B9E6" w14:textId="77777777" w:rsidR="00036D0E" w:rsidRPr="00036D0E" w:rsidRDefault="00036D0E" w:rsidP="00245317">
            <w:pPr>
              <w:spacing w:after="0" w:line="240" w:lineRule="auto"/>
              <w:jc w:val="center"/>
              <w:rPr>
                <w:ins w:id="4028" w:author="David Dayan" w:date="2021-12-03T17:13:00Z"/>
                <w:rFonts w:ascii="Calibri" w:eastAsia="Times New Roman" w:hAnsi="Calibri" w:cs="Times New Roman"/>
                <w:color w:val="000000"/>
                <w:sz w:val="16"/>
                <w:szCs w:val="16"/>
              </w:rPr>
            </w:pPr>
            <w:ins w:id="402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030" w:author="David Dayan" w:date="2021-12-03T17:18:00Z">
              <w:tcPr>
                <w:tcW w:w="2160" w:type="dxa"/>
                <w:tcBorders>
                  <w:top w:val="nil"/>
                  <w:left w:val="nil"/>
                  <w:bottom w:val="nil"/>
                  <w:right w:val="nil"/>
                </w:tcBorders>
                <w:shd w:val="clear" w:color="auto" w:fill="auto"/>
                <w:noWrap/>
                <w:vAlign w:val="bottom"/>
                <w:hideMark/>
              </w:tcPr>
            </w:tcPrChange>
          </w:tcPr>
          <w:p w14:paraId="08888007" w14:textId="77777777" w:rsidR="00036D0E" w:rsidRPr="00036D0E" w:rsidRDefault="00036D0E" w:rsidP="00245317">
            <w:pPr>
              <w:spacing w:after="0" w:line="240" w:lineRule="auto"/>
              <w:jc w:val="center"/>
              <w:rPr>
                <w:ins w:id="4031" w:author="David Dayan" w:date="2021-12-03T17:13:00Z"/>
                <w:rFonts w:ascii="Calibri" w:eastAsia="Times New Roman" w:hAnsi="Calibri" w:cs="Times New Roman"/>
                <w:color w:val="000000"/>
                <w:sz w:val="16"/>
                <w:szCs w:val="16"/>
              </w:rPr>
            </w:pPr>
            <w:proofErr w:type="spellStart"/>
            <w:ins w:id="403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033" w:author="David Dayan" w:date="2021-12-03T17:18:00Z">
              <w:tcPr>
                <w:tcW w:w="2876" w:type="dxa"/>
                <w:gridSpan w:val="2"/>
                <w:tcBorders>
                  <w:top w:val="nil"/>
                  <w:left w:val="nil"/>
                  <w:bottom w:val="nil"/>
                  <w:right w:val="nil"/>
                </w:tcBorders>
                <w:shd w:val="clear" w:color="auto" w:fill="auto"/>
                <w:noWrap/>
                <w:vAlign w:val="bottom"/>
                <w:hideMark/>
              </w:tcPr>
            </w:tcPrChange>
          </w:tcPr>
          <w:p w14:paraId="77A44D5A" w14:textId="77777777" w:rsidR="00036D0E" w:rsidRPr="00036D0E" w:rsidRDefault="00036D0E" w:rsidP="00245317">
            <w:pPr>
              <w:spacing w:after="0" w:line="240" w:lineRule="auto"/>
              <w:jc w:val="center"/>
              <w:rPr>
                <w:ins w:id="4034" w:author="David Dayan" w:date="2021-12-03T17:13:00Z"/>
                <w:rFonts w:ascii="Calibri" w:eastAsia="Times New Roman" w:hAnsi="Calibri" w:cs="Times New Roman"/>
                <w:color w:val="000000"/>
                <w:sz w:val="16"/>
                <w:szCs w:val="16"/>
              </w:rPr>
            </w:pPr>
            <w:proofErr w:type="spellStart"/>
            <w:ins w:id="403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036" w:author="David Dayan" w:date="2021-12-03T17:18:00Z">
              <w:tcPr>
                <w:tcW w:w="1426" w:type="dxa"/>
                <w:tcBorders>
                  <w:top w:val="nil"/>
                  <w:left w:val="nil"/>
                  <w:bottom w:val="nil"/>
                  <w:right w:val="nil"/>
                </w:tcBorders>
                <w:shd w:val="clear" w:color="auto" w:fill="auto"/>
                <w:noWrap/>
                <w:vAlign w:val="bottom"/>
                <w:hideMark/>
              </w:tcPr>
            </w:tcPrChange>
          </w:tcPr>
          <w:p w14:paraId="75387A77" w14:textId="77777777" w:rsidR="00036D0E" w:rsidRPr="00036D0E" w:rsidRDefault="00036D0E" w:rsidP="00245317">
            <w:pPr>
              <w:spacing w:after="0" w:line="240" w:lineRule="auto"/>
              <w:jc w:val="center"/>
              <w:rPr>
                <w:ins w:id="4037" w:author="David Dayan" w:date="2021-12-03T17:13:00Z"/>
                <w:rFonts w:ascii="Calibri" w:eastAsia="Times New Roman" w:hAnsi="Calibri" w:cs="Times New Roman"/>
                <w:color w:val="000000"/>
                <w:sz w:val="16"/>
                <w:szCs w:val="16"/>
              </w:rPr>
            </w:pPr>
            <w:proofErr w:type="spellStart"/>
            <w:ins w:id="403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B2801B8" w14:textId="77777777" w:rsidTr="00245317">
        <w:trPr>
          <w:cantSplit/>
          <w:trHeight w:val="20"/>
          <w:ins w:id="4039" w:author="David Dayan" w:date="2021-12-03T17:13:00Z"/>
          <w:trPrChange w:id="404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041" w:author="David Dayan" w:date="2021-12-03T17:18:00Z">
              <w:tcPr>
                <w:tcW w:w="1563" w:type="dxa"/>
                <w:tcBorders>
                  <w:top w:val="nil"/>
                  <w:left w:val="nil"/>
                  <w:bottom w:val="nil"/>
                  <w:right w:val="nil"/>
                </w:tcBorders>
                <w:shd w:val="clear" w:color="auto" w:fill="auto"/>
                <w:noWrap/>
                <w:vAlign w:val="bottom"/>
                <w:hideMark/>
              </w:tcPr>
            </w:tcPrChange>
          </w:tcPr>
          <w:p w14:paraId="499527DD" w14:textId="77777777" w:rsidR="00036D0E" w:rsidRPr="00036D0E" w:rsidRDefault="00036D0E" w:rsidP="00245317">
            <w:pPr>
              <w:spacing w:after="0" w:line="240" w:lineRule="auto"/>
              <w:jc w:val="center"/>
              <w:rPr>
                <w:ins w:id="4042" w:author="David Dayan" w:date="2021-12-03T17:13:00Z"/>
                <w:rFonts w:ascii="Calibri" w:eastAsia="Times New Roman" w:hAnsi="Calibri" w:cs="Times New Roman"/>
                <w:color w:val="000000"/>
                <w:sz w:val="16"/>
                <w:szCs w:val="16"/>
              </w:rPr>
            </w:pPr>
            <w:ins w:id="4043" w:author="David Dayan" w:date="2021-12-03T17:13:00Z">
              <w:r w:rsidRPr="00036D0E">
                <w:rPr>
                  <w:rFonts w:ascii="Calibri" w:eastAsia="Times New Roman" w:hAnsi="Calibri" w:cs="Times New Roman"/>
                  <w:color w:val="000000"/>
                  <w:sz w:val="16"/>
                  <w:szCs w:val="16"/>
                </w:rPr>
                <w:t>OtsAC20ROGR_0111</w:t>
              </w:r>
            </w:ins>
          </w:p>
        </w:tc>
        <w:tc>
          <w:tcPr>
            <w:tcW w:w="746" w:type="dxa"/>
            <w:tcBorders>
              <w:top w:val="nil"/>
              <w:left w:val="nil"/>
              <w:bottom w:val="nil"/>
              <w:right w:val="nil"/>
            </w:tcBorders>
            <w:shd w:val="clear" w:color="auto" w:fill="auto"/>
            <w:noWrap/>
            <w:vAlign w:val="bottom"/>
            <w:hideMark/>
            <w:tcPrChange w:id="4044" w:author="David Dayan" w:date="2021-12-03T17:18:00Z">
              <w:tcPr>
                <w:tcW w:w="746" w:type="dxa"/>
                <w:tcBorders>
                  <w:top w:val="nil"/>
                  <w:left w:val="nil"/>
                  <w:bottom w:val="nil"/>
                  <w:right w:val="nil"/>
                </w:tcBorders>
                <w:shd w:val="clear" w:color="auto" w:fill="auto"/>
                <w:noWrap/>
                <w:vAlign w:val="bottom"/>
                <w:hideMark/>
              </w:tcPr>
            </w:tcPrChange>
          </w:tcPr>
          <w:p w14:paraId="7A273554" w14:textId="77777777" w:rsidR="00036D0E" w:rsidRPr="00036D0E" w:rsidRDefault="00036D0E" w:rsidP="00245317">
            <w:pPr>
              <w:spacing w:after="0" w:line="240" w:lineRule="auto"/>
              <w:jc w:val="center"/>
              <w:rPr>
                <w:ins w:id="4045" w:author="David Dayan" w:date="2021-12-03T17:13:00Z"/>
                <w:rFonts w:ascii="Calibri" w:eastAsia="Times New Roman" w:hAnsi="Calibri" w:cs="Times New Roman"/>
                <w:color w:val="000000"/>
                <w:sz w:val="16"/>
                <w:szCs w:val="16"/>
              </w:rPr>
            </w:pPr>
            <w:ins w:id="4046"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047" w:author="David Dayan" w:date="2021-12-03T17:18:00Z">
              <w:tcPr>
                <w:tcW w:w="599" w:type="dxa"/>
                <w:tcBorders>
                  <w:top w:val="nil"/>
                  <w:left w:val="nil"/>
                  <w:bottom w:val="nil"/>
                  <w:right w:val="nil"/>
                </w:tcBorders>
                <w:shd w:val="clear" w:color="auto" w:fill="auto"/>
                <w:noWrap/>
                <w:vAlign w:val="bottom"/>
                <w:hideMark/>
              </w:tcPr>
            </w:tcPrChange>
          </w:tcPr>
          <w:p w14:paraId="4D35D4DF" w14:textId="77777777" w:rsidR="00036D0E" w:rsidRPr="00036D0E" w:rsidRDefault="00036D0E" w:rsidP="00245317">
            <w:pPr>
              <w:spacing w:after="0" w:line="240" w:lineRule="auto"/>
              <w:jc w:val="center"/>
              <w:rPr>
                <w:ins w:id="4048" w:author="David Dayan" w:date="2021-12-03T17:13:00Z"/>
                <w:rFonts w:ascii="Calibri" w:eastAsia="Times New Roman" w:hAnsi="Calibri" w:cs="Times New Roman"/>
                <w:color w:val="000000"/>
                <w:sz w:val="16"/>
                <w:szCs w:val="16"/>
              </w:rPr>
            </w:pPr>
            <w:ins w:id="4049"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050" w:author="David Dayan" w:date="2021-12-03T17:18:00Z">
              <w:tcPr>
                <w:tcW w:w="1142" w:type="dxa"/>
                <w:tcBorders>
                  <w:top w:val="nil"/>
                  <w:left w:val="nil"/>
                  <w:bottom w:val="nil"/>
                  <w:right w:val="nil"/>
                </w:tcBorders>
                <w:shd w:val="clear" w:color="auto" w:fill="auto"/>
                <w:noWrap/>
                <w:vAlign w:val="bottom"/>
                <w:hideMark/>
              </w:tcPr>
            </w:tcPrChange>
          </w:tcPr>
          <w:p w14:paraId="25344482" w14:textId="77777777" w:rsidR="00036D0E" w:rsidRPr="00036D0E" w:rsidRDefault="00036D0E" w:rsidP="00245317">
            <w:pPr>
              <w:spacing w:after="0" w:line="240" w:lineRule="auto"/>
              <w:jc w:val="center"/>
              <w:rPr>
                <w:ins w:id="4051" w:author="David Dayan" w:date="2021-12-03T17:13:00Z"/>
                <w:rFonts w:ascii="Calibri" w:eastAsia="Times New Roman" w:hAnsi="Calibri" w:cs="Times New Roman"/>
                <w:color w:val="000000"/>
                <w:sz w:val="16"/>
                <w:szCs w:val="16"/>
              </w:rPr>
            </w:pPr>
            <w:ins w:id="405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053" w:author="David Dayan" w:date="2021-12-03T17:18:00Z">
              <w:tcPr>
                <w:tcW w:w="1440" w:type="dxa"/>
                <w:tcBorders>
                  <w:top w:val="nil"/>
                  <w:left w:val="nil"/>
                  <w:bottom w:val="nil"/>
                  <w:right w:val="nil"/>
                </w:tcBorders>
                <w:shd w:val="clear" w:color="auto" w:fill="auto"/>
                <w:noWrap/>
                <w:vAlign w:val="bottom"/>
                <w:hideMark/>
              </w:tcPr>
            </w:tcPrChange>
          </w:tcPr>
          <w:p w14:paraId="6134EC5E" w14:textId="77777777" w:rsidR="00036D0E" w:rsidRPr="00036D0E" w:rsidRDefault="00036D0E" w:rsidP="00245317">
            <w:pPr>
              <w:spacing w:after="0" w:line="240" w:lineRule="auto"/>
              <w:jc w:val="center"/>
              <w:rPr>
                <w:ins w:id="4054" w:author="David Dayan" w:date="2021-12-03T17:13:00Z"/>
                <w:rFonts w:ascii="Calibri" w:eastAsia="Times New Roman" w:hAnsi="Calibri" w:cs="Times New Roman"/>
                <w:color w:val="000000"/>
                <w:sz w:val="16"/>
                <w:szCs w:val="16"/>
              </w:rPr>
            </w:pPr>
            <w:ins w:id="405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056" w:author="David Dayan" w:date="2021-12-03T17:18:00Z">
              <w:tcPr>
                <w:tcW w:w="1530" w:type="dxa"/>
                <w:tcBorders>
                  <w:top w:val="nil"/>
                  <w:left w:val="nil"/>
                  <w:bottom w:val="nil"/>
                  <w:right w:val="nil"/>
                </w:tcBorders>
                <w:shd w:val="clear" w:color="auto" w:fill="auto"/>
                <w:noWrap/>
                <w:vAlign w:val="bottom"/>
                <w:hideMark/>
              </w:tcPr>
            </w:tcPrChange>
          </w:tcPr>
          <w:p w14:paraId="465CB461" w14:textId="77777777" w:rsidR="00036D0E" w:rsidRPr="00036D0E" w:rsidRDefault="00036D0E" w:rsidP="00245317">
            <w:pPr>
              <w:spacing w:after="0" w:line="240" w:lineRule="auto"/>
              <w:jc w:val="center"/>
              <w:rPr>
                <w:ins w:id="4057" w:author="David Dayan" w:date="2021-12-03T17:13:00Z"/>
                <w:rFonts w:ascii="Calibri" w:eastAsia="Times New Roman" w:hAnsi="Calibri" w:cs="Times New Roman"/>
                <w:color w:val="000000"/>
                <w:sz w:val="16"/>
                <w:szCs w:val="16"/>
              </w:rPr>
            </w:pPr>
            <w:ins w:id="405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059" w:author="David Dayan" w:date="2021-12-03T17:18:00Z">
              <w:tcPr>
                <w:tcW w:w="898" w:type="dxa"/>
                <w:tcBorders>
                  <w:top w:val="nil"/>
                  <w:left w:val="nil"/>
                  <w:bottom w:val="nil"/>
                  <w:right w:val="nil"/>
                </w:tcBorders>
                <w:shd w:val="clear" w:color="auto" w:fill="auto"/>
                <w:noWrap/>
                <w:vAlign w:val="bottom"/>
                <w:hideMark/>
              </w:tcPr>
            </w:tcPrChange>
          </w:tcPr>
          <w:p w14:paraId="6D80CC18" w14:textId="77777777" w:rsidR="00036D0E" w:rsidRPr="00036D0E" w:rsidRDefault="00036D0E" w:rsidP="00245317">
            <w:pPr>
              <w:spacing w:after="0" w:line="240" w:lineRule="auto"/>
              <w:jc w:val="center"/>
              <w:rPr>
                <w:ins w:id="4060" w:author="David Dayan" w:date="2021-12-03T17:13:00Z"/>
                <w:rFonts w:ascii="Calibri" w:eastAsia="Times New Roman" w:hAnsi="Calibri" w:cs="Times New Roman"/>
                <w:color w:val="000000"/>
                <w:sz w:val="16"/>
                <w:szCs w:val="16"/>
              </w:rPr>
            </w:pPr>
            <w:ins w:id="406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062" w:author="David Dayan" w:date="2021-12-03T17:18:00Z">
              <w:tcPr>
                <w:tcW w:w="902" w:type="dxa"/>
                <w:tcBorders>
                  <w:top w:val="nil"/>
                  <w:left w:val="nil"/>
                  <w:bottom w:val="nil"/>
                  <w:right w:val="nil"/>
                </w:tcBorders>
                <w:shd w:val="clear" w:color="auto" w:fill="auto"/>
                <w:noWrap/>
                <w:vAlign w:val="bottom"/>
                <w:hideMark/>
              </w:tcPr>
            </w:tcPrChange>
          </w:tcPr>
          <w:p w14:paraId="0122B347" w14:textId="77777777" w:rsidR="00036D0E" w:rsidRPr="00036D0E" w:rsidRDefault="00036D0E" w:rsidP="00245317">
            <w:pPr>
              <w:spacing w:after="0" w:line="240" w:lineRule="auto"/>
              <w:jc w:val="center"/>
              <w:rPr>
                <w:ins w:id="4063" w:author="David Dayan" w:date="2021-12-03T17:13:00Z"/>
                <w:rFonts w:ascii="Calibri" w:eastAsia="Times New Roman" w:hAnsi="Calibri" w:cs="Times New Roman"/>
                <w:color w:val="000000"/>
                <w:sz w:val="16"/>
                <w:szCs w:val="16"/>
              </w:rPr>
            </w:pPr>
            <w:ins w:id="406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065" w:author="David Dayan" w:date="2021-12-03T17:18:00Z">
              <w:tcPr>
                <w:tcW w:w="2160" w:type="dxa"/>
                <w:tcBorders>
                  <w:top w:val="nil"/>
                  <w:left w:val="nil"/>
                  <w:bottom w:val="nil"/>
                  <w:right w:val="nil"/>
                </w:tcBorders>
                <w:shd w:val="clear" w:color="auto" w:fill="auto"/>
                <w:noWrap/>
                <w:vAlign w:val="bottom"/>
                <w:hideMark/>
              </w:tcPr>
            </w:tcPrChange>
          </w:tcPr>
          <w:p w14:paraId="2B445654" w14:textId="77777777" w:rsidR="00036D0E" w:rsidRPr="00036D0E" w:rsidRDefault="00036D0E" w:rsidP="00245317">
            <w:pPr>
              <w:spacing w:after="0" w:line="240" w:lineRule="auto"/>
              <w:jc w:val="center"/>
              <w:rPr>
                <w:ins w:id="4066" w:author="David Dayan" w:date="2021-12-03T17:13:00Z"/>
                <w:rFonts w:ascii="Calibri" w:eastAsia="Times New Roman" w:hAnsi="Calibri" w:cs="Times New Roman"/>
                <w:color w:val="000000"/>
                <w:sz w:val="16"/>
                <w:szCs w:val="16"/>
              </w:rPr>
            </w:pPr>
            <w:proofErr w:type="spellStart"/>
            <w:ins w:id="406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068" w:author="David Dayan" w:date="2021-12-03T17:18:00Z">
              <w:tcPr>
                <w:tcW w:w="2876" w:type="dxa"/>
                <w:gridSpan w:val="2"/>
                <w:tcBorders>
                  <w:top w:val="nil"/>
                  <w:left w:val="nil"/>
                  <w:bottom w:val="nil"/>
                  <w:right w:val="nil"/>
                </w:tcBorders>
                <w:shd w:val="clear" w:color="auto" w:fill="auto"/>
                <w:noWrap/>
                <w:vAlign w:val="bottom"/>
                <w:hideMark/>
              </w:tcPr>
            </w:tcPrChange>
          </w:tcPr>
          <w:p w14:paraId="77B09C72" w14:textId="77777777" w:rsidR="00036D0E" w:rsidRPr="00036D0E" w:rsidRDefault="00036D0E" w:rsidP="00245317">
            <w:pPr>
              <w:spacing w:after="0" w:line="240" w:lineRule="auto"/>
              <w:jc w:val="center"/>
              <w:rPr>
                <w:ins w:id="4069" w:author="David Dayan" w:date="2021-12-03T17:13:00Z"/>
                <w:rFonts w:ascii="Calibri" w:eastAsia="Times New Roman" w:hAnsi="Calibri" w:cs="Times New Roman"/>
                <w:color w:val="000000"/>
                <w:sz w:val="16"/>
                <w:szCs w:val="16"/>
              </w:rPr>
            </w:pPr>
            <w:proofErr w:type="spellStart"/>
            <w:ins w:id="407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071" w:author="David Dayan" w:date="2021-12-03T17:18:00Z">
              <w:tcPr>
                <w:tcW w:w="1426" w:type="dxa"/>
                <w:tcBorders>
                  <w:top w:val="nil"/>
                  <w:left w:val="nil"/>
                  <w:bottom w:val="nil"/>
                  <w:right w:val="nil"/>
                </w:tcBorders>
                <w:shd w:val="clear" w:color="auto" w:fill="auto"/>
                <w:noWrap/>
                <w:vAlign w:val="bottom"/>
                <w:hideMark/>
              </w:tcPr>
            </w:tcPrChange>
          </w:tcPr>
          <w:p w14:paraId="4D6EB524" w14:textId="77777777" w:rsidR="00036D0E" w:rsidRPr="00036D0E" w:rsidRDefault="00036D0E" w:rsidP="00245317">
            <w:pPr>
              <w:spacing w:after="0" w:line="240" w:lineRule="auto"/>
              <w:jc w:val="center"/>
              <w:rPr>
                <w:ins w:id="4072" w:author="David Dayan" w:date="2021-12-03T17:13:00Z"/>
                <w:rFonts w:ascii="Calibri" w:eastAsia="Times New Roman" w:hAnsi="Calibri" w:cs="Times New Roman"/>
                <w:color w:val="000000"/>
                <w:sz w:val="16"/>
                <w:szCs w:val="16"/>
              </w:rPr>
            </w:pPr>
            <w:proofErr w:type="spellStart"/>
            <w:ins w:id="407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A57F700" w14:textId="77777777" w:rsidTr="00245317">
        <w:trPr>
          <w:cantSplit/>
          <w:trHeight w:val="20"/>
          <w:ins w:id="4074" w:author="David Dayan" w:date="2021-12-03T17:13:00Z"/>
          <w:trPrChange w:id="407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076" w:author="David Dayan" w:date="2021-12-03T17:18:00Z">
              <w:tcPr>
                <w:tcW w:w="1563" w:type="dxa"/>
                <w:tcBorders>
                  <w:top w:val="nil"/>
                  <w:left w:val="nil"/>
                  <w:bottom w:val="nil"/>
                  <w:right w:val="nil"/>
                </w:tcBorders>
                <w:shd w:val="clear" w:color="auto" w:fill="auto"/>
                <w:noWrap/>
                <w:vAlign w:val="bottom"/>
                <w:hideMark/>
              </w:tcPr>
            </w:tcPrChange>
          </w:tcPr>
          <w:p w14:paraId="38D6A8F1" w14:textId="77777777" w:rsidR="00036D0E" w:rsidRPr="00036D0E" w:rsidRDefault="00036D0E" w:rsidP="00245317">
            <w:pPr>
              <w:spacing w:after="0" w:line="240" w:lineRule="auto"/>
              <w:jc w:val="center"/>
              <w:rPr>
                <w:ins w:id="4077" w:author="David Dayan" w:date="2021-12-03T17:13:00Z"/>
                <w:rFonts w:ascii="Calibri" w:eastAsia="Times New Roman" w:hAnsi="Calibri" w:cs="Times New Roman"/>
                <w:color w:val="000000"/>
                <w:sz w:val="16"/>
                <w:szCs w:val="16"/>
              </w:rPr>
            </w:pPr>
            <w:ins w:id="4078" w:author="David Dayan" w:date="2021-12-03T17:13:00Z">
              <w:r w:rsidRPr="00036D0E">
                <w:rPr>
                  <w:rFonts w:ascii="Calibri" w:eastAsia="Times New Roman" w:hAnsi="Calibri" w:cs="Times New Roman"/>
                  <w:color w:val="000000"/>
                  <w:sz w:val="16"/>
                  <w:szCs w:val="16"/>
                </w:rPr>
                <w:t>OtsAC20ROGR_0112</w:t>
              </w:r>
            </w:ins>
          </w:p>
        </w:tc>
        <w:tc>
          <w:tcPr>
            <w:tcW w:w="746" w:type="dxa"/>
            <w:tcBorders>
              <w:top w:val="nil"/>
              <w:left w:val="nil"/>
              <w:bottom w:val="nil"/>
              <w:right w:val="nil"/>
            </w:tcBorders>
            <w:shd w:val="clear" w:color="auto" w:fill="auto"/>
            <w:noWrap/>
            <w:vAlign w:val="bottom"/>
            <w:hideMark/>
            <w:tcPrChange w:id="4079" w:author="David Dayan" w:date="2021-12-03T17:18:00Z">
              <w:tcPr>
                <w:tcW w:w="746" w:type="dxa"/>
                <w:tcBorders>
                  <w:top w:val="nil"/>
                  <w:left w:val="nil"/>
                  <w:bottom w:val="nil"/>
                  <w:right w:val="nil"/>
                </w:tcBorders>
                <w:shd w:val="clear" w:color="auto" w:fill="auto"/>
                <w:noWrap/>
                <w:vAlign w:val="bottom"/>
                <w:hideMark/>
              </w:tcPr>
            </w:tcPrChange>
          </w:tcPr>
          <w:p w14:paraId="1E1BE8C4" w14:textId="77777777" w:rsidR="00036D0E" w:rsidRPr="00036D0E" w:rsidRDefault="00036D0E" w:rsidP="00245317">
            <w:pPr>
              <w:spacing w:after="0" w:line="240" w:lineRule="auto"/>
              <w:jc w:val="center"/>
              <w:rPr>
                <w:ins w:id="4080" w:author="David Dayan" w:date="2021-12-03T17:13:00Z"/>
                <w:rFonts w:ascii="Calibri" w:eastAsia="Times New Roman" w:hAnsi="Calibri" w:cs="Times New Roman"/>
                <w:color w:val="000000"/>
                <w:sz w:val="16"/>
                <w:szCs w:val="16"/>
              </w:rPr>
            </w:pPr>
            <w:ins w:id="4081"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082" w:author="David Dayan" w:date="2021-12-03T17:18:00Z">
              <w:tcPr>
                <w:tcW w:w="599" w:type="dxa"/>
                <w:tcBorders>
                  <w:top w:val="nil"/>
                  <w:left w:val="nil"/>
                  <w:bottom w:val="nil"/>
                  <w:right w:val="nil"/>
                </w:tcBorders>
                <w:shd w:val="clear" w:color="auto" w:fill="auto"/>
                <w:noWrap/>
                <w:vAlign w:val="bottom"/>
                <w:hideMark/>
              </w:tcPr>
            </w:tcPrChange>
          </w:tcPr>
          <w:p w14:paraId="2FBD580F" w14:textId="77777777" w:rsidR="00036D0E" w:rsidRPr="00036D0E" w:rsidRDefault="00036D0E" w:rsidP="00245317">
            <w:pPr>
              <w:spacing w:after="0" w:line="240" w:lineRule="auto"/>
              <w:jc w:val="center"/>
              <w:rPr>
                <w:ins w:id="4083" w:author="David Dayan" w:date="2021-12-03T17:13:00Z"/>
                <w:rFonts w:ascii="Calibri" w:eastAsia="Times New Roman" w:hAnsi="Calibri" w:cs="Times New Roman"/>
                <w:color w:val="000000"/>
                <w:sz w:val="16"/>
                <w:szCs w:val="16"/>
              </w:rPr>
            </w:pPr>
            <w:ins w:id="4084"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085" w:author="David Dayan" w:date="2021-12-03T17:18:00Z">
              <w:tcPr>
                <w:tcW w:w="1142" w:type="dxa"/>
                <w:tcBorders>
                  <w:top w:val="nil"/>
                  <w:left w:val="nil"/>
                  <w:bottom w:val="nil"/>
                  <w:right w:val="nil"/>
                </w:tcBorders>
                <w:shd w:val="clear" w:color="auto" w:fill="auto"/>
                <w:noWrap/>
                <w:vAlign w:val="bottom"/>
                <w:hideMark/>
              </w:tcPr>
            </w:tcPrChange>
          </w:tcPr>
          <w:p w14:paraId="0DE7FB6A" w14:textId="77777777" w:rsidR="00036D0E" w:rsidRPr="00036D0E" w:rsidRDefault="00036D0E" w:rsidP="00245317">
            <w:pPr>
              <w:spacing w:after="0" w:line="240" w:lineRule="auto"/>
              <w:jc w:val="center"/>
              <w:rPr>
                <w:ins w:id="4086" w:author="David Dayan" w:date="2021-12-03T17:13:00Z"/>
                <w:rFonts w:ascii="Calibri" w:eastAsia="Times New Roman" w:hAnsi="Calibri" w:cs="Times New Roman"/>
                <w:color w:val="000000"/>
                <w:sz w:val="16"/>
                <w:szCs w:val="16"/>
              </w:rPr>
            </w:pPr>
            <w:ins w:id="408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088" w:author="David Dayan" w:date="2021-12-03T17:18:00Z">
              <w:tcPr>
                <w:tcW w:w="1440" w:type="dxa"/>
                <w:tcBorders>
                  <w:top w:val="nil"/>
                  <w:left w:val="nil"/>
                  <w:bottom w:val="nil"/>
                  <w:right w:val="nil"/>
                </w:tcBorders>
                <w:shd w:val="clear" w:color="auto" w:fill="auto"/>
                <w:noWrap/>
                <w:vAlign w:val="bottom"/>
                <w:hideMark/>
              </w:tcPr>
            </w:tcPrChange>
          </w:tcPr>
          <w:p w14:paraId="17A4BB52" w14:textId="77777777" w:rsidR="00036D0E" w:rsidRPr="00036D0E" w:rsidRDefault="00036D0E" w:rsidP="00245317">
            <w:pPr>
              <w:spacing w:after="0" w:line="240" w:lineRule="auto"/>
              <w:jc w:val="center"/>
              <w:rPr>
                <w:ins w:id="4089" w:author="David Dayan" w:date="2021-12-03T17:13:00Z"/>
                <w:rFonts w:ascii="Calibri" w:eastAsia="Times New Roman" w:hAnsi="Calibri" w:cs="Times New Roman"/>
                <w:color w:val="000000"/>
                <w:sz w:val="16"/>
                <w:szCs w:val="16"/>
              </w:rPr>
            </w:pPr>
            <w:ins w:id="409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091" w:author="David Dayan" w:date="2021-12-03T17:18:00Z">
              <w:tcPr>
                <w:tcW w:w="1530" w:type="dxa"/>
                <w:tcBorders>
                  <w:top w:val="nil"/>
                  <w:left w:val="nil"/>
                  <w:bottom w:val="nil"/>
                  <w:right w:val="nil"/>
                </w:tcBorders>
                <w:shd w:val="clear" w:color="auto" w:fill="auto"/>
                <w:noWrap/>
                <w:vAlign w:val="bottom"/>
                <w:hideMark/>
              </w:tcPr>
            </w:tcPrChange>
          </w:tcPr>
          <w:p w14:paraId="25B2F9E7" w14:textId="77777777" w:rsidR="00036D0E" w:rsidRPr="00036D0E" w:rsidRDefault="00036D0E" w:rsidP="00245317">
            <w:pPr>
              <w:spacing w:after="0" w:line="240" w:lineRule="auto"/>
              <w:jc w:val="center"/>
              <w:rPr>
                <w:ins w:id="4092" w:author="David Dayan" w:date="2021-12-03T17:13:00Z"/>
                <w:rFonts w:ascii="Calibri" w:eastAsia="Times New Roman" w:hAnsi="Calibri" w:cs="Times New Roman"/>
                <w:color w:val="000000"/>
                <w:sz w:val="16"/>
                <w:szCs w:val="16"/>
              </w:rPr>
            </w:pPr>
            <w:ins w:id="409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094" w:author="David Dayan" w:date="2021-12-03T17:18:00Z">
              <w:tcPr>
                <w:tcW w:w="898" w:type="dxa"/>
                <w:tcBorders>
                  <w:top w:val="nil"/>
                  <w:left w:val="nil"/>
                  <w:bottom w:val="nil"/>
                  <w:right w:val="nil"/>
                </w:tcBorders>
                <w:shd w:val="clear" w:color="auto" w:fill="auto"/>
                <w:noWrap/>
                <w:vAlign w:val="bottom"/>
                <w:hideMark/>
              </w:tcPr>
            </w:tcPrChange>
          </w:tcPr>
          <w:p w14:paraId="5E29E6D6" w14:textId="77777777" w:rsidR="00036D0E" w:rsidRPr="00036D0E" w:rsidRDefault="00036D0E" w:rsidP="00245317">
            <w:pPr>
              <w:spacing w:after="0" w:line="240" w:lineRule="auto"/>
              <w:jc w:val="center"/>
              <w:rPr>
                <w:ins w:id="4095" w:author="David Dayan" w:date="2021-12-03T17:13:00Z"/>
                <w:rFonts w:ascii="Calibri" w:eastAsia="Times New Roman" w:hAnsi="Calibri" w:cs="Times New Roman"/>
                <w:color w:val="000000"/>
                <w:sz w:val="16"/>
                <w:szCs w:val="16"/>
              </w:rPr>
            </w:pPr>
            <w:ins w:id="409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097" w:author="David Dayan" w:date="2021-12-03T17:18:00Z">
              <w:tcPr>
                <w:tcW w:w="902" w:type="dxa"/>
                <w:tcBorders>
                  <w:top w:val="nil"/>
                  <w:left w:val="nil"/>
                  <w:bottom w:val="nil"/>
                  <w:right w:val="nil"/>
                </w:tcBorders>
                <w:shd w:val="clear" w:color="auto" w:fill="auto"/>
                <w:noWrap/>
                <w:vAlign w:val="bottom"/>
                <w:hideMark/>
              </w:tcPr>
            </w:tcPrChange>
          </w:tcPr>
          <w:p w14:paraId="08898A5E" w14:textId="77777777" w:rsidR="00036D0E" w:rsidRPr="00036D0E" w:rsidRDefault="00036D0E" w:rsidP="00245317">
            <w:pPr>
              <w:spacing w:after="0" w:line="240" w:lineRule="auto"/>
              <w:jc w:val="center"/>
              <w:rPr>
                <w:ins w:id="4098" w:author="David Dayan" w:date="2021-12-03T17:13:00Z"/>
                <w:rFonts w:ascii="Calibri" w:eastAsia="Times New Roman" w:hAnsi="Calibri" w:cs="Times New Roman"/>
                <w:color w:val="000000"/>
                <w:sz w:val="16"/>
                <w:szCs w:val="16"/>
              </w:rPr>
            </w:pPr>
            <w:ins w:id="409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100" w:author="David Dayan" w:date="2021-12-03T17:18:00Z">
              <w:tcPr>
                <w:tcW w:w="2160" w:type="dxa"/>
                <w:tcBorders>
                  <w:top w:val="nil"/>
                  <w:left w:val="nil"/>
                  <w:bottom w:val="nil"/>
                  <w:right w:val="nil"/>
                </w:tcBorders>
                <w:shd w:val="clear" w:color="auto" w:fill="auto"/>
                <w:noWrap/>
                <w:vAlign w:val="bottom"/>
                <w:hideMark/>
              </w:tcPr>
            </w:tcPrChange>
          </w:tcPr>
          <w:p w14:paraId="1F8DFDD6" w14:textId="77777777" w:rsidR="00036D0E" w:rsidRPr="00036D0E" w:rsidRDefault="00036D0E" w:rsidP="00245317">
            <w:pPr>
              <w:spacing w:after="0" w:line="240" w:lineRule="auto"/>
              <w:jc w:val="center"/>
              <w:rPr>
                <w:ins w:id="4101" w:author="David Dayan" w:date="2021-12-03T17:13:00Z"/>
                <w:rFonts w:ascii="Calibri" w:eastAsia="Times New Roman" w:hAnsi="Calibri" w:cs="Times New Roman"/>
                <w:color w:val="000000"/>
                <w:sz w:val="16"/>
                <w:szCs w:val="16"/>
              </w:rPr>
            </w:pPr>
            <w:proofErr w:type="spellStart"/>
            <w:ins w:id="410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103" w:author="David Dayan" w:date="2021-12-03T17:18:00Z">
              <w:tcPr>
                <w:tcW w:w="2876" w:type="dxa"/>
                <w:gridSpan w:val="2"/>
                <w:tcBorders>
                  <w:top w:val="nil"/>
                  <w:left w:val="nil"/>
                  <w:bottom w:val="nil"/>
                  <w:right w:val="nil"/>
                </w:tcBorders>
                <w:shd w:val="clear" w:color="auto" w:fill="auto"/>
                <w:noWrap/>
                <w:vAlign w:val="bottom"/>
                <w:hideMark/>
              </w:tcPr>
            </w:tcPrChange>
          </w:tcPr>
          <w:p w14:paraId="254FAB5F" w14:textId="77777777" w:rsidR="00036D0E" w:rsidRPr="00036D0E" w:rsidRDefault="00036D0E" w:rsidP="00245317">
            <w:pPr>
              <w:spacing w:after="0" w:line="240" w:lineRule="auto"/>
              <w:jc w:val="center"/>
              <w:rPr>
                <w:ins w:id="4104" w:author="David Dayan" w:date="2021-12-03T17:13:00Z"/>
                <w:rFonts w:ascii="Calibri" w:eastAsia="Times New Roman" w:hAnsi="Calibri" w:cs="Times New Roman"/>
                <w:color w:val="000000"/>
                <w:sz w:val="16"/>
                <w:szCs w:val="16"/>
              </w:rPr>
            </w:pPr>
            <w:proofErr w:type="spellStart"/>
            <w:ins w:id="410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106" w:author="David Dayan" w:date="2021-12-03T17:18:00Z">
              <w:tcPr>
                <w:tcW w:w="1426" w:type="dxa"/>
                <w:tcBorders>
                  <w:top w:val="nil"/>
                  <w:left w:val="nil"/>
                  <w:bottom w:val="nil"/>
                  <w:right w:val="nil"/>
                </w:tcBorders>
                <w:shd w:val="clear" w:color="auto" w:fill="auto"/>
                <w:noWrap/>
                <w:vAlign w:val="bottom"/>
                <w:hideMark/>
              </w:tcPr>
            </w:tcPrChange>
          </w:tcPr>
          <w:p w14:paraId="7C6E30ED" w14:textId="77777777" w:rsidR="00036D0E" w:rsidRPr="00036D0E" w:rsidRDefault="00036D0E" w:rsidP="00245317">
            <w:pPr>
              <w:spacing w:after="0" w:line="240" w:lineRule="auto"/>
              <w:jc w:val="center"/>
              <w:rPr>
                <w:ins w:id="4107" w:author="David Dayan" w:date="2021-12-03T17:13:00Z"/>
                <w:rFonts w:ascii="Calibri" w:eastAsia="Times New Roman" w:hAnsi="Calibri" w:cs="Times New Roman"/>
                <w:color w:val="000000"/>
                <w:sz w:val="16"/>
                <w:szCs w:val="16"/>
              </w:rPr>
            </w:pPr>
            <w:proofErr w:type="spellStart"/>
            <w:ins w:id="410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9DC39C0" w14:textId="77777777" w:rsidTr="00245317">
        <w:trPr>
          <w:cantSplit/>
          <w:trHeight w:val="20"/>
          <w:ins w:id="4109" w:author="David Dayan" w:date="2021-12-03T17:13:00Z"/>
          <w:trPrChange w:id="411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111" w:author="David Dayan" w:date="2021-12-03T17:18:00Z">
              <w:tcPr>
                <w:tcW w:w="1563" w:type="dxa"/>
                <w:tcBorders>
                  <w:top w:val="nil"/>
                  <w:left w:val="nil"/>
                  <w:bottom w:val="nil"/>
                  <w:right w:val="nil"/>
                </w:tcBorders>
                <w:shd w:val="clear" w:color="auto" w:fill="auto"/>
                <w:noWrap/>
                <w:vAlign w:val="bottom"/>
                <w:hideMark/>
              </w:tcPr>
            </w:tcPrChange>
          </w:tcPr>
          <w:p w14:paraId="0BAB7B11" w14:textId="77777777" w:rsidR="00036D0E" w:rsidRPr="00036D0E" w:rsidRDefault="00036D0E" w:rsidP="00245317">
            <w:pPr>
              <w:spacing w:after="0" w:line="240" w:lineRule="auto"/>
              <w:jc w:val="center"/>
              <w:rPr>
                <w:ins w:id="4112" w:author="David Dayan" w:date="2021-12-03T17:13:00Z"/>
                <w:rFonts w:ascii="Calibri" w:eastAsia="Times New Roman" w:hAnsi="Calibri" w:cs="Times New Roman"/>
                <w:color w:val="000000"/>
                <w:sz w:val="16"/>
                <w:szCs w:val="16"/>
              </w:rPr>
            </w:pPr>
            <w:ins w:id="4113" w:author="David Dayan" w:date="2021-12-03T17:13:00Z">
              <w:r w:rsidRPr="00036D0E">
                <w:rPr>
                  <w:rFonts w:ascii="Calibri" w:eastAsia="Times New Roman" w:hAnsi="Calibri" w:cs="Times New Roman"/>
                  <w:color w:val="000000"/>
                  <w:sz w:val="16"/>
                  <w:szCs w:val="16"/>
                </w:rPr>
                <w:t>OtsAC20ROGR_0113</w:t>
              </w:r>
            </w:ins>
          </w:p>
        </w:tc>
        <w:tc>
          <w:tcPr>
            <w:tcW w:w="746" w:type="dxa"/>
            <w:tcBorders>
              <w:top w:val="nil"/>
              <w:left w:val="nil"/>
              <w:bottom w:val="nil"/>
              <w:right w:val="nil"/>
            </w:tcBorders>
            <w:shd w:val="clear" w:color="auto" w:fill="auto"/>
            <w:noWrap/>
            <w:vAlign w:val="bottom"/>
            <w:hideMark/>
            <w:tcPrChange w:id="4114" w:author="David Dayan" w:date="2021-12-03T17:18:00Z">
              <w:tcPr>
                <w:tcW w:w="746" w:type="dxa"/>
                <w:tcBorders>
                  <w:top w:val="nil"/>
                  <w:left w:val="nil"/>
                  <w:bottom w:val="nil"/>
                  <w:right w:val="nil"/>
                </w:tcBorders>
                <w:shd w:val="clear" w:color="auto" w:fill="auto"/>
                <w:noWrap/>
                <w:vAlign w:val="bottom"/>
                <w:hideMark/>
              </w:tcPr>
            </w:tcPrChange>
          </w:tcPr>
          <w:p w14:paraId="4C9CFA44" w14:textId="77777777" w:rsidR="00036D0E" w:rsidRPr="00036D0E" w:rsidRDefault="00036D0E" w:rsidP="00245317">
            <w:pPr>
              <w:spacing w:after="0" w:line="240" w:lineRule="auto"/>
              <w:jc w:val="center"/>
              <w:rPr>
                <w:ins w:id="4115" w:author="David Dayan" w:date="2021-12-03T17:13:00Z"/>
                <w:rFonts w:ascii="Calibri" w:eastAsia="Times New Roman" w:hAnsi="Calibri" w:cs="Times New Roman"/>
                <w:color w:val="000000"/>
                <w:sz w:val="16"/>
                <w:szCs w:val="16"/>
              </w:rPr>
            </w:pPr>
            <w:ins w:id="4116"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117" w:author="David Dayan" w:date="2021-12-03T17:18:00Z">
              <w:tcPr>
                <w:tcW w:w="599" w:type="dxa"/>
                <w:tcBorders>
                  <w:top w:val="nil"/>
                  <w:left w:val="nil"/>
                  <w:bottom w:val="nil"/>
                  <w:right w:val="nil"/>
                </w:tcBorders>
                <w:shd w:val="clear" w:color="auto" w:fill="auto"/>
                <w:noWrap/>
                <w:vAlign w:val="bottom"/>
                <w:hideMark/>
              </w:tcPr>
            </w:tcPrChange>
          </w:tcPr>
          <w:p w14:paraId="3D39DA4B" w14:textId="77777777" w:rsidR="00036D0E" w:rsidRPr="00036D0E" w:rsidRDefault="00036D0E" w:rsidP="00245317">
            <w:pPr>
              <w:spacing w:after="0" w:line="240" w:lineRule="auto"/>
              <w:jc w:val="center"/>
              <w:rPr>
                <w:ins w:id="4118" w:author="David Dayan" w:date="2021-12-03T17:13:00Z"/>
                <w:rFonts w:ascii="Calibri" w:eastAsia="Times New Roman" w:hAnsi="Calibri" w:cs="Times New Roman"/>
                <w:color w:val="000000"/>
                <w:sz w:val="16"/>
                <w:szCs w:val="16"/>
              </w:rPr>
            </w:pPr>
            <w:ins w:id="4119"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120" w:author="David Dayan" w:date="2021-12-03T17:18:00Z">
              <w:tcPr>
                <w:tcW w:w="1142" w:type="dxa"/>
                <w:tcBorders>
                  <w:top w:val="nil"/>
                  <w:left w:val="nil"/>
                  <w:bottom w:val="nil"/>
                  <w:right w:val="nil"/>
                </w:tcBorders>
                <w:shd w:val="clear" w:color="auto" w:fill="auto"/>
                <w:noWrap/>
                <w:vAlign w:val="bottom"/>
                <w:hideMark/>
              </w:tcPr>
            </w:tcPrChange>
          </w:tcPr>
          <w:p w14:paraId="6F78560C" w14:textId="77777777" w:rsidR="00036D0E" w:rsidRPr="00036D0E" w:rsidRDefault="00036D0E" w:rsidP="00245317">
            <w:pPr>
              <w:spacing w:after="0" w:line="240" w:lineRule="auto"/>
              <w:jc w:val="center"/>
              <w:rPr>
                <w:ins w:id="4121" w:author="David Dayan" w:date="2021-12-03T17:13:00Z"/>
                <w:rFonts w:ascii="Calibri" w:eastAsia="Times New Roman" w:hAnsi="Calibri" w:cs="Times New Roman"/>
                <w:color w:val="000000"/>
                <w:sz w:val="16"/>
                <w:szCs w:val="16"/>
              </w:rPr>
            </w:pPr>
            <w:ins w:id="412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123" w:author="David Dayan" w:date="2021-12-03T17:18:00Z">
              <w:tcPr>
                <w:tcW w:w="1440" w:type="dxa"/>
                <w:tcBorders>
                  <w:top w:val="nil"/>
                  <w:left w:val="nil"/>
                  <w:bottom w:val="nil"/>
                  <w:right w:val="nil"/>
                </w:tcBorders>
                <w:shd w:val="clear" w:color="auto" w:fill="auto"/>
                <w:noWrap/>
                <w:vAlign w:val="bottom"/>
                <w:hideMark/>
              </w:tcPr>
            </w:tcPrChange>
          </w:tcPr>
          <w:p w14:paraId="7689EC4A" w14:textId="77777777" w:rsidR="00036D0E" w:rsidRPr="00036D0E" w:rsidRDefault="00036D0E" w:rsidP="00245317">
            <w:pPr>
              <w:spacing w:after="0" w:line="240" w:lineRule="auto"/>
              <w:jc w:val="center"/>
              <w:rPr>
                <w:ins w:id="4124" w:author="David Dayan" w:date="2021-12-03T17:13:00Z"/>
                <w:rFonts w:ascii="Calibri" w:eastAsia="Times New Roman" w:hAnsi="Calibri" w:cs="Times New Roman"/>
                <w:color w:val="000000"/>
                <w:sz w:val="16"/>
                <w:szCs w:val="16"/>
              </w:rPr>
            </w:pPr>
            <w:ins w:id="412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126" w:author="David Dayan" w:date="2021-12-03T17:18:00Z">
              <w:tcPr>
                <w:tcW w:w="1530" w:type="dxa"/>
                <w:tcBorders>
                  <w:top w:val="nil"/>
                  <w:left w:val="nil"/>
                  <w:bottom w:val="nil"/>
                  <w:right w:val="nil"/>
                </w:tcBorders>
                <w:shd w:val="clear" w:color="auto" w:fill="auto"/>
                <w:noWrap/>
                <w:vAlign w:val="bottom"/>
                <w:hideMark/>
              </w:tcPr>
            </w:tcPrChange>
          </w:tcPr>
          <w:p w14:paraId="243ABC4F" w14:textId="77777777" w:rsidR="00036D0E" w:rsidRPr="00036D0E" w:rsidRDefault="00036D0E" w:rsidP="00245317">
            <w:pPr>
              <w:spacing w:after="0" w:line="240" w:lineRule="auto"/>
              <w:jc w:val="center"/>
              <w:rPr>
                <w:ins w:id="4127" w:author="David Dayan" w:date="2021-12-03T17:13:00Z"/>
                <w:rFonts w:ascii="Calibri" w:eastAsia="Times New Roman" w:hAnsi="Calibri" w:cs="Times New Roman"/>
                <w:color w:val="000000"/>
                <w:sz w:val="16"/>
                <w:szCs w:val="16"/>
              </w:rPr>
            </w:pPr>
            <w:ins w:id="412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129" w:author="David Dayan" w:date="2021-12-03T17:18:00Z">
              <w:tcPr>
                <w:tcW w:w="898" w:type="dxa"/>
                <w:tcBorders>
                  <w:top w:val="nil"/>
                  <w:left w:val="nil"/>
                  <w:bottom w:val="nil"/>
                  <w:right w:val="nil"/>
                </w:tcBorders>
                <w:shd w:val="clear" w:color="auto" w:fill="auto"/>
                <w:noWrap/>
                <w:vAlign w:val="bottom"/>
                <w:hideMark/>
              </w:tcPr>
            </w:tcPrChange>
          </w:tcPr>
          <w:p w14:paraId="7C56EC0D" w14:textId="77777777" w:rsidR="00036D0E" w:rsidRPr="00036D0E" w:rsidRDefault="00036D0E" w:rsidP="00245317">
            <w:pPr>
              <w:spacing w:after="0" w:line="240" w:lineRule="auto"/>
              <w:jc w:val="center"/>
              <w:rPr>
                <w:ins w:id="4130" w:author="David Dayan" w:date="2021-12-03T17:13:00Z"/>
                <w:rFonts w:ascii="Calibri" w:eastAsia="Times New Roman" w:hAnsi="Calibri" w:cs="Times New Roman"/>
                <w:color w:val="000000"/>
                <w:sz w:val="16"/>
                <w:szCs w:val="16"/>
              </w:rPr>
            </w:pPr>
            <w:ins w:id="413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132" w:author="David Dayan" w:date="2021-12-03T17:18:00Z">
              <w:tcPr>
                <w:tcW w:w="902" w:type="dxa"/>
                <w:tcBorders>
                  <w:top w:val="nil"/>
                  <w:left w:val="nil"/>
                  <w:bottom w:val="nil"/>
                  <w:right w:val="nil"/>
                </w:tcBorders>
                <w:shd w:val="clear" w:color="auto" w:fill="auto"/>
                <w:noWrap/>
                <w:vAlign w:val="bottom"/>
                <w:hideMark/>
              </w:tcPr>
            </w:tcPrChange>
          </w:tcPr>
          <w:p w14:paraId="2DAAA842" w14:textId="77777777" w:rsidR="00036D0E" w:rsidRPr="00036D0E" w:rsidRDefault="00036D0E" w:rsidP="00245317">
            <w:pPr>
              <w:spacing w:after="0" w:line="240" w:lineRule="auto"/>
              <w:jc w:val="center"/>
              <w:rPr>
                <w:ins w:id="4133" w:author="David Dayan" w:date="2021-12-03T17:13:00Z"/>
                <w:rFonts w:ascii="Calibri" w:eastAsia="Times New Roman" w:hAnsi="Calibri" w:cs="Times New Roman"/>
                <w:color w:val="000000"/>
                <w:sz w:val="16"/>
                <w:szCs w:val="16"/>
              </w:rPr>
            </w:pPr>
            <w:ins w:id="413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135" w:author="David Dayan" w:date="2021-12-03T17:18:00Z">
              <w:tcPr>
                <w:tcW w:w="2160" w:type="dxa"/>
                <w:tcBorders>
                  <w:top w:val="nil"/>
                  <w:left w:val="nil"/>
                  <w:bottom w:val="nil"/>
                  <w:right w:val="nil"/>
                </w:tcBorders>
                <w:shd w:val="clear" w:color="auto" w:fill="auto"/>
                <w:noWrap/>
                <w:vAlign w:val="bottom"/>
                <w:hideMark/>
              </w:tcPr>
            </w:tcPrChange>
          </w:tcPr>
          <w:p w14:paraId="0705B76F" w14:textId="77777777" w:rsidR="00036D0E" w:rsidRPr="00036D0E" w:rsidRDefault="00036D0E" w:rsidP="00245317">
            <w:pPr>
              <w:spacing w:after="0" w:line="240" w:lineRule="auto"/>
              <w:jc w:val="center"/>
              <w:rPr>
                <w:ins w:id="4136" w:author="David Dayan" w:date="2021-12-03T17:13:00Z"/>
                <w:rFonts w:ascii="Calibri" w:eastAsia="Times New Roman" w:hAnsi="Calibri" w:cs="Times New Roman"/>
                <w:color w:val="000000"/>
                <w:sz w:val="16"/>
                <w:szCs w:val="16"/>
              </w:rPr>
            </w:pPr>
            <w:proofErr w:type="spellStart"/>
            <w:ins w:id="413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138" w:author="David Dayan" w:date="2021-12-03T17:18:00Z">
              <w:tcPr>
                <w:tcW w:w="2876" w:type="dxa"/>
                <w:gridSpan w:val="2"/>
                <w:tcBorders>
                  <w:top w:val="nil"/>
                  <w:left w:val="nil"/>
                  <w:bottom w:val="nil"/>
                  <w:right w:val="nil"/>
                </w:tcBorders>
                <w:shd w:val="clear" w:color="auto" w:fill="auto"/>
                <w:noWrap/>
                <w:vAlign w:val="bottom"/>
                <w:hideMark/>
              </w:tcPr>
            </w:tcPrChange>
          </w:tcPr>
          <w:p w14:paraId="015ACD6F" w14:textId="77777777" w:rsidR="00036D0E" w:rsidRPr="00036D0E" w:rsidRDefault="00036D0E" w:rsidP="00245317">
            <w:pPr>
              <w:spacing w:after="0" w:line="240" w:lineRule="auto"/>
              <w:jc w:val="center"/>
              <w:rPr>
                <w:ins w:id="4139" w:author="David Dayan" w:date="2021-12-03T17:13:00Z"/>
                <w:rFonts w:ascii="Calibri" w:eastAsia="Times New Roman" w:hAnsi="Calibri" w:cs="Times New Roman"/>
                <w:color w:val="000000"/>
                <w:sz w:val="16"/>
                <w:szCs w:val="16"/>
              </w:rPr>
            </w:pPr>
            <w:proofErr w:type="spellStart"/>
            <w:ins w:id="414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141" w:author="David Dayan" w:date="2021-12-03T17:18:00Z">
              <w:tcPr>
                <w:tcW w:w="1426" w:type="dxa"/>
                <w:tcBorders>
                  <w:top w:val="nil"/>
                  <w:left w:val="nil"/>
                  <w:bottom w:val="nil"/>
                  <w:right w:val="nil"/>
                </w:tcBorders>
                <w:shd w:val="clear" w:color="auto" w:fill="auto"/>
                <w:noWrap/>
                <w:vAlign w:val="bottom"/>
                <w:hideMark/>
              </w:tcPr>
            </w:tcPrChange>
          </w:tcPr>
          <w:p w14:paraId="1387BFF8" w14:textId="77777777" w:rsidR="00036D0E" w:rsidRPr="00036D0E" w:rsidRDefault="00036D0E" w:rsidP="00245317">
            <w:pPr>
              <w:spacing w:after="0" w:line="240" w:lineRule="auto"/>
              <w:jc w:val="center"/>
              <w:rPr>
                <w:ins w:id="4142" w:author="David Dayan" w:date="2021-12-03T17:13:00Z"/>
                <w:rFonts w:ascii="Calibri" w:eastAsia="Times New Roman" w:hAnsi="Calibri" w:cs="Times New Roman"/>
                <w:color w:val="000000"/>
                <w:sz w:val="16"/>
                <w:szCs w:val="16"/>
              </w:rPr>
            </w:pPr>
            <w:proofErr w:type="spellStart"/>
            <w:ins w:id="414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5AE7F14" w14:textId="77777777" w:rsidTr="00245317">
        <w:trPr>
          <w:cantSplit/>
          <w:trHeight w:val="20"/>
          <w:ins w:id="4144" w:author="David Dayan" w:date="2021-12-03T17:13:00Z"/>
          <w:trPrChange w:id="414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146" w:author="David Dayan" w:date="2021-12-03T17:18:00Z">
              <w:tcPr>
                <w:tcW w:w="1563" w:type="dxa"/>
                <w:tcBorders>
                  <w:top w:val="nil"/>
                  <w:left w:val="nil"/>
                  <w:bottom w:val="nil"/>
                  <w:right w:val="nil"/>
                </w:tcBorders>
                <w:shd w:val="clear" w:color="auto" w:fill="auto"/>
                <w:noWrap/>
                <w:vAlign w:val="bottom"/>
                <w:hideMark/>
              </w:tcPr>
            </w:tcPrChange>
          </w:tcPr>
          <w:p w14:paraId="70A069FA" w14:textId="77777777" w:rsidR="00036D0E" w:rsidRPr="00036D0E" w:rsidRDefault="00036D0E" w:rsidP="00245317">
            <w:pPr>
              <w:spacing w:after="0" w:line="240" w:lineRule="auto"/>
              <w:jc w:val="center"/>
              <w:rPr>
                <w:ins w:id="4147" w:author="David Dayan" w:date="2021-12-03T17:13:00Z"/>
                <w:rFonts w:ascii="Calibri" w:eastAsia="Times New Roman" w:hAnsi="Calibri" w:cs="Times New Roman"/>
                <w:color w:val="000000"/>
                <w:sz w:val="16"/>
                <w:szCs w:val="16"/>
              </w:rPr>
            </w:pPr>
            <w:ins w:id="4148" w:author="David Dayan" w:date="2021-12-03T17:13:00Z">
              <w:r w:rsidRPr="00036D0E">
                <w:rPr>
                  <w:rFonts w:ascii="Calibri" w:eastAsia="Times New Roman" w:hAnsi="Calibri" w:cs="Times New Roman"/>
                  <w:color w:val="000000"/>
                  <w:sz w:val="16"/>
                  <w:szCs w:val="16"/>
                </w:rPr>
                <w:t>OtsAC20ROGR_0114</w:t>
              </w:r>
            </w:ins>
          </w:p>
        </w:tc>
        <w:tc>
          <w:tcPr>
            <w:tcW w:w="746" w:type="dxa"/>
            <w:tcBorders>
              <w:top w:val="nil"/>
              <w:left w:val="nil"/>
              <w:bottom w:val="nil"/>
              <w:right w:val="nil"/>
            </w:tcBorders>
            <w:shd w:val="clear" w:color="auto" w:fill="auto"/>
            <w:noWrap/>
            <w:vAlign w:val="bottom"/>
            <w:hideMark/>
            <w:tcPrChange w:id="4149" w:author="David Dayan" w:date="2021-12-03T17:18:00Z">
              <w:tcPr>
                <w:tcW w:w="746" w:type="dxa"/>
                <w:tcBorders>
                  <w:top w:val="nil"/>
                  <w:left w:val="nil"/>
                  <w:bottom w:val="nil"/>
                  <w:right w:val="nil"/>
                </w:tcBorders>
                <w:shd w:val="clear" w:color="auto" w:fill="auto"/>
                <w:noWrap/>
                <w:vAlign w:val="bottom"/>
                <w:hideMark/>
              </w:tcPr>
            </w:tcPrChange>
          </w:tcPr>
          <w:p w14:paraId="550EA1A4" w14:textId="77777777" w:rsidR="00036D0E" w:rsidRPr="00036D0E" w:rsidRDefault="00036D0E" w:rsidP="00245317">
            <w:pPr>
              <w:spacing w:after="0" w:line="240" w:lineRule="auto"/>
              <w:jc w:val="center"/>
              <w:rPr>
                <w:ins w:id="4150" w:author="David Dayan" w:date="2021-12-03T17:13:00Z"/>
                <w:rFonts w:ascii="Calibri" w:eastAsia="Times New Roman" w:hAnsi="Calibri" w:cs="Times New Roman"/>
                <w:color w:val="000000"/>
                <w:sz w:val="16"/>
                <w:szCs w:val="16"/>
              </w:rPr>
            </w:pPr>
            <w:ins w:id="4151"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152" w:author="David Dayan" w:date="2021-12-03T17:18:00Z">
              <w:tcPr>
                <w:tcW w:w="599" w:type="dxa"/>
                <w:tcBorders>
                  <w:top w:val="nil"/>
                  <w:left w:val="nil"/>
                  <w:bottom w:val="nil"/>
                  <w:right w:val="nil"/>
                </w:tcBorders>
                <w:shd w:val="clear" w:color="auto" w:fill="auto"/>
                <w:noWrap/>
                <w:vAlign w:val="bottom"/>
                <w:hideMark/>
              </w:tcPr>
            </w:tcPrChange>
          </w:tcPr>
          <w:p w14:paraId="2D5BFA4E" w14:textId="77777777" w:rsidR="00036D0E" w:rsidRPr="00036D0E" w:rsidRDefault="00036D0E" w:rsidP="00245317">
            <w:pPr>
              <w:spacing w:after="0" w:line="240" w:lineRule="auto"/>
              <w:jc w:val="center"/>
              <w:rPr>
                <w:ins w:id="4153" w:author="David Dayan" w:date="2021-12-03T17:13:00Z"/>
                <w:rFonts w:ascii="Calibri" w:eastAsia="Times New Roman" w:hAnsi="Calibri" w:cs="Times New Roman"/>
                <w:color w:val="000000"/>
                <w:sz w:val="16"/>
                <w:szCs w:val="16"/>
              </w:rPr>
            </w:pPr>
            <w:ins w:id="4154"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155" w:author="David Dayan" w:date="2021-12-03T17:18:00Z">
              <w:tcPr>
                <w:tcW w:w="1142" w:type="dxa"/>
                <w:tcBorders>
                  <w:top w:val="nil"/>
                  <w:left w:val="nil"/>
                  <w:bottom w:val="nil"/>
                  <w:right w:val="nil"/>
                </w:tcBorders>
                <w:shd w:val="clear" w:color="auto" w:fill="auto"/>
                <w:noWrap/>
                <w:vAlign w:val="bottom"/>
                <w:hideMark/>
              </w:tcPr>
            </w:tcPrChange>
          </w:tcPr>
          <w:p w14:paraId="3C9E4120" w14:textId="77777777" w:rsidR="00036D0E" w:rsidRPr="00036D0E" w:rsidRDefault="00036D0E" w:rsidP="00245317">
            <w:pPr>
              <w:spacing w:after="0" w:line="240" w:lineRule="auto"/>
              <w:jc w:val="center"/>
              <w:rPr>
                <w:ins w:id="4156" w:author="David Dayan" w:date="2021-12-03T17:13:00Z"/>
                <w:rFonts w:ascii="Calibri" w:eastAsia="Times New Roman" w:hAnsi="Calibri" w:cs="Times New Roman"/>
                <w:color w:val="000000"/>
                <w:sz w:val="16"/>
                <w:szCs w:val="16"/>
              </w:rPr>
            </w:pPr>
            <w:ins w:id="415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158" w:author="David Dayan" w:date="2021-12-03T17:18:00Z">
              <w:tcPr>
                <w:tcW w:w="1440" w:type="dxa"/>
                <w:tcBorders>
                  <w:top w:val="nil"/>
                  <w:left w:val="nil"/>
                  <w:bottom w:val="nil"/>
                  <w:right w:val="nil"/>
                </w:tcBorders>
                <w:shd w:val="clear" w:color="auto" w:fill="auto"/>
                <w:noWrap/>
                <w:vAlign w:val="bottom"/>
                <w:hideMark/>
              </w:tcPr>
            </w:tcPrChange>
          </w:tcPr>
          <w:p w14:paraId="1E354AB5" w14:textId="77777777" w:rsidR="00036D0E" w:rsidRPr="00036D0E" w:rsidRDefault="00036D0E" w:rsidP="00245317">
            <w:pPr>
              <w:spacing w:after="0" w:line="240" w:lineRule="auto"/>
              <w:jc w:val="center"/>
              <w:rPr>
                <w:ins w:id="4159" w:author="David Dayan" w:date="2021-12-03T17:13:00Z"/>
                <w:rFonts w:ascii="Calibri" w:eastAsia="Times New Roman" w:hAnsi="Calibri" w:cs="Times New Roman"/>
                <w:color w:val="000000"/>
                <w:sz w:val="16"/>
                <w:szCs w:val="16"/>
              </w:rPr>
            </w:pPr>
            <w:ins w:id="416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161" w:author="David Dayan" w:date="2021-12-03T17:18:00Z">
              <w:tcPr>
                <w:tcW w:w="1530" w:type="dxa"/>
                <w:tcBorders>
                  <w:top w:val="nil"/>
                  <w:left w:val="nil"/>
                  <w:bottom w:val="nil"/>
                  <w:right w:val="nil"/>
                </w:tcBorders>
                <w:shd w:val="clear" w:color="auto" w:fill="auto"/>
                <w:noWrap/>
                <w:vAlign w:val="bottom"/>
                <w:hideMark/>
              </w:tcPr>
            </w:tcPrChange>
          </w:tcPr>
          <w:p w14:paraId="7D7FD2AC" w14:textId="77777777" w:rsidR="00036D0E" w:rsidRPr="00036D0E" w:rsidRDefault="00036D0E" w:rsidP="00245317">
            <w:pPr>
              <w:spacing w:after="0" w:line="240" w:lineRule="auto"/>
              <w:jc w:val="center"/>
              <w:rPr>
                <w:ins w:id="4162" w:author="David Dayan" w:date="2021-12-03T17:13:00Z"/>
                <w:rFonts w:ascii="Calibri" w:eastAsia="Times New Roman" w:hAnsi="Calibri" w:cs="Times New Roman"/>
                <w:color w:val="000000"/>
                <w:sz w:val="16"/>
                <w:szCs w:val="16"/>
              </w:rPr>
            </w:pPr>
            <w:ins w:id="416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164" w:author="David Dayan" w:date="2021-12-03T17:18:00Z">
              <w:tcPr>
                <w:tcW w:w="898" w:type="dxa"/>
                <w:tcBorders>
                  <w:top w:val="nil"/>
                  <w:left w:val="nil"/>
                  <w:bottom w:val="nil"/>
                  <w:right w:val="nil"/>
                </w:tcBorders>
                <w:shd w:val="clear" w:color="auto" w:fill="auto"/>
                <w:noWrap/>
                <w:vAlign w:val="bottom"/>
                <w:hideMark/>
              </w:tcPr>
            </w:tcPrChange>
          </w:tcPr>
          <w:p w14:paraId="2BC21748" w14:textId="77777777" w:rsidR="00036D0E" w:rsidRPr="00036D0E" w:rsidRDefault="00036D0E" w:rsidP="00245317">
            <w:pPr>
              <w:spacing w:after="0" w:line="240" w:lineRule="auto"/>
              <w:jc w:val="center"/>
              <w:rPr>
                <w:ins w:id="4165" w:author="David Dayan" w:date="2021-12-03T17:13:00Z"/>
                <w:rFonts w:ascii="Calibri" w:eastAsia="Times New Roman" w:hAnsi="Calibri" w:cs="Times New Roman"/>
                <w:color w:val="000000"/>
                <w:sz w:val="16"/>
                <w:szCs w:val="16"/>
              </w:rPr>
            </w:pPr>
            <w:ins w:id="416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167" w:author="David Dayan" w:date="2021-12-03T17:18:00Z">
              <w:tcPr>
                <w:tcW w:w="902" w:type="dxa"/>
                <w:tcBorders>
                  <w:top w:val="nil"/>
                  <w:left w:val="nil"/>
                  <w:bottom w:val="nil"/>
                  <w:right w:val="nil"/>
                </w:tcBorders>
                <w:shd w:val="clear" w:color="auto" w:fill="auto"/>
                <w:noWrap/>
                <w:vAlign w:val="bottom"/>
                <w:hideMark/>
              </w:tcPr>
            </w:tcPrChange>
          </w:tcPr>
          <w:p w14:paraId="5003F64E" w14:textId="77777777" w:rsidR="00036D0E" w:rsidRPr="00036D0E" w:rsidRDefault="00036D0E" w:rsidP="00245317">
            <w:pPr>
              <w:spacing w:after="0" w:line="240" w:lineRule="auto"/>
              <w:jc w:val="center"/>
              <w:rPr>
                <w:ins w:id="4168" w:author="David Dayan" w:date="2021-12-03T17:13:00Z"/>
                <w:rFonts w:ascii="Calibri" w:eastAsia="Times New Roman" w:hAnsi="Calibri" w:cs="Times New Roman"/>
                <w:color w:val="000000"/>
                <w:sz w:val="16"/>
                <w:szCs w:val="16"/>
              </w:rPr>
            </w:pPr>
            <w:ins w:id="416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170" w:author="David Dayan" w:date="2021-12-03T17:18:00Z">
              <w:tcPr>
                <w:tcW w:w="2160" w:type="dxa"/>
                <w:tcBorders>
                  <w:top w:val="nil"/>
                  <w:left w:val="nil"/>
                  <w:bottom w:val="nil"/>
                  <w:right w:val="nil"/>
                </w:tcBorders>
                <w:shd w:val="clear" w:color="auto" w:fill="auto"/>
                <w:noWrap/>
                <w:vAlign w:val="bottom"/>
                <w:hideMark/>
              </w:tcPr>
            </w:tcPrChange>
          </w:tcPr>
          <w:p w14:paraId="430CDD4F" w14:textId="77777777" w:rsidR="00036D0E" w:rsidRPr="00036D0E" w:rsidRDefault="00036D0E" w:rsidP="00245317">
            <w:pPr>
              <w:spacing w:after="0" w:line="240" w:lineRule="auto"/>
              <w:jc w:val="center"/>
              <w:rPr>
                <w:ins w:id="4171" w:author="David Dayan" w:date="2021-12-03T17:13:00Z"/>
                <w:rFonts w:ascii="Calibri" w:eastAsia="Times New Roman" w:hAnsi="Calibri" w:cs="Times New Roman"/>
                <w:color w:val="000000"/>
                <w:sz w:val="16"/>
                <w:szCs w:val="16"/>
              </w:rPr>
            </w:pPr>
            <w:proofErr w:type="spellStart"/>
            <w:ins w:id="417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173" w:author="David Dayan" w:date="2021-12-03T17:18:00Z">
              <w:tcPr>
                <w:tcW w:w="2876" w:type="dxa"/>
                <w:gridSpan w:val="2"/>
                <w:tcBorders>
                  <w:top w:val="nil"/>
                  <w:left w:val="nil"/>
                  <w:bottom w:val="nil"/>
                  <w:right w:val="nil"/>
                </w:tcBorders>
                <w:shd w:val="clear" w:color="auto" w:fill="auto"/>
                <w:noWrap/>
                <w:vAlign w:val="bottom"/>
                <w:hideMark/>
              </w:tcPr>
            </w:tcPrChange>
          </w:tcPr>
          <w:p w14:paraId="5F930AC5" w14:textId="77777777" w:rsidR="00036D0E" w:rsidRPr="00036D0E" w:rsidRDefault="00036D0E" w:rsidP="00245317">
            <w:pPr>
              <w:spacing w:after="0" w:line="240" w:lineRule="auto"/>
              <w:jc w:val="center"/>
              <w:rPr>
                <w:ins w:id="4174" w:author="David Dayan" w:date="2021-12-03T17:13:00Z"/>
                <w:rFonts w:ascii="Calibri" w:eastAsia="Times New Roman" w:hAnsi="Calibri" w:cs="Times New Roman"/>
                <w:color w:val="000000"/>
                <w:sz w:val="16"/>
                <w:szCs w:val="16"/>
              </w:rPr>
            </w:pPr>
            <w:proofErr w:type="spellStart"/>
            <w:ins w:id="417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176" w:author="David Dayan" w:date="2021-12-03T17:18:00Z">
              <w:tcPr>
                <w:tcW w:w="1426" w:type="dxa"/>
                <w:tcBorders>
                  <w:top w:val="nil"/>
                  <w:left w:val="nil"/>
                  <w:bottom w:val="nil"/>
                  <w:right w:val="nil"/>
                </w:tcBorders>
                <w:shd w:val="clear" w:color="auto" w:fill="auto"/>
                <w:noWrap/>
                <w:vAlign w:val="bottom"/>
                <w:hideMark/>
              </w:tcPr>
            </w:tcPrChange>
          </w:tcPr>
          <w:p w14:paraId="27111710" w14:textId="77777777" w:rsidR="00036D0E" w:rsidRPr="00036D0E" w:rsidRDefault="00036D0E" w:rsidP="00245317">
            <w:pPr>
              <w:spacing w:after="0" w:line="240" w:lineRule="auto"/>
              <w:jc w:val="center"/>
              <w:rPr>
                <w:ins w:id="4177" w:author="David Dayan" w:date="2021-12-03T17:13:00Z"/>
                <w:rFonts w:ascii="Calibri" w:eastAsia="Times New Roman" w:hAnsi="Calibri" w:cs="Times New Roman"/>
                <w:color w:val="000000"/>
                <w:sz w:val="16"/>
                <w:szCs w:val="16"/>
              </w:rPr>
            </w:pPr>
            <w:proofErr w:type="spellStart"/>
            <w:ins w:id="417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1768AB8" w14:textId="77777777" w:rsidTr="00245317">
        <w:trPr>
          <w:cantSplit/>
          <w:trHeight w:val="20"/>
          <w:ins w:id="4179" w:author="David Dayan" w:date="2021-12-03T17:13:00Z"/>
          <w:trPrChange w:id="418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181" w:author="David Dayan" w:date="2021-12-03T17:18:00Z">
              <w:tcPr>
                <w:tcW w:w="1563" w:type="dxa"/>
                <w:tcBorders>
                  <w:top w:val="nil"/>
                  <w:left w:val="nil"/>
                  <w:bottom w:val="nil"/>
                  <w:right w:val="nil"/>
                </w:tcBorders>
                <w:shd w:val="clear" w:color="auto" w:fill="auto"/>
                <w:noWrap/>
                <w:vAlign w:val="bottom"/>
                <w:hideMark/>
              </w:tcPr>
            </w:tcPrChange>
          </w:tcPr>
          <w:p w14:paraId="224DF9EF" w14:textId="77777777" w:rsidR="00036D0E" w:rsidRPr="00036D0E" w:rsidRDefault="00036D0E" w:rsidP="00245317">
            <w:pPr>
              <w:spacing w:after="0" w:line="240" w:lineRule="auto"/>
              <w:jc w:val="center"/>
              <w:rPr>
                <w:ins w:id="4182" w:author="David Dayan" w:date="2021-12-03T17:13:00Z"/>
                <w:rFonts w:ascii="Calibri" w:eastAsia="Times New Roman" w:hAnsi="Calibri" w:cs="Times New Roman"/>
                <w:color w:val="000000"/>
                <w:sz w:val="16"/>
                <w:szCs w:val="16"/>
              </w:rPr>
            </w:pPr>
            <w:ins w:id="4183" w:author="David Dayan" w:date="2021-12-03T17:13:00Z">
              <w:r w:rsidRPr="00036D0E">
                <w:rPr>
                  <w:rFonts w:ascii="Calibri" w:eastAsia="Times New Roman" w:hAnsi="Calibri" w:cs="Times New Roman"/>
                  <w:color w:val="000000"/>
                  <w:sz w:val="16"/>
                  <w:szCs w:val="16"/>
                </w:rPr>
                <w:t>OtsAC20ROGR_0115</w:t>
              </w:r>
            </w:ins>
          </w:p>
        </w:tc>
        <w:tc>
          <w:tcPr>
            <w:tcW w:w="746" w:type="dxa"/>
            <w:tcBorders>
              <w:top w:val="nil"/>
              <w:left w:val="nil"/>
              <w:bottom w:val="nil"/>
              <w:right w:val="nil"/>
            </w:tcBorders>
            <w:shd w:val="clear" w:color="auto" w:fill="auto"/>
            <w:noWrap/>
            <w:vAlign w:val="bottom"/>
            <w:hideMark/>
            <w:tcPrChange w:id="4184" w:author="David Dayan" w:date="2021-12-03T17:18:00Z">
              <w:tcPr>
                <w:tcW w:w="746" w:type="dxa"/>
                <w:tcBorders>
                  <w:top w:val="nil"/>
                  <w:left w:val="nil"/>
                  <w:bottom w:val="nil"/>
                  <w:right w:val="nil"/>
                </w:tcBorders>
                <w:shd w:val="clear" w:color="auto" w:fill="auto"/>
                <w:noWrap/>
                <w:vAlign w:val="bottom"/>
                <w:hideMark/>
              </w:tcPr>
            </w:tcPrChange>
          </w:tcPr>
          <w:p w14:paraId="247A0D3C" w14:textId="77777777" w:rsidR="00036D0E" w:rsidRPr="00036D0E" w:rsidRDefault="00036D0E" w:rsidP="00245317">
            <w:pPr>
              <w:spacing w:after="0" w:line="240" w:lineRule="auto"/>
              <w:jc w:val="center"/>
              <w:rPr>
                <w:ins w:id="4185" w:author="David Dayan" w:date="2021-12-03T17:13:00Z"/>
                <w:rFonts w:ascii="Calibri" w:eastAsia="Times New Roman" w:hAnsi="Calibri" w:cs="Times New Roman"/>
                <w:color w:val="000000"/>
                <w:sz w:val="16"/>
                <w:szCs w:val="16"/>
              </w:rPr>
            </w:pPr>
            <w:ins w:id="4186"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187" w:author="David Dayan" w:date="2021-12-03T17:18:00Z">
              <w:tcPr>
                <w:tcW w:w="599" w:type="dxa"/>
                <w:tcBorders>
                  <w:top w:val="nil"/>
                  <w:left w:val="nil"/>
                  <w:bottom w:val="nil"/>
                  <w:right w:val="nil"/>
                </w:tcBorders>
                <w:shd w:val="clear" w:color="auto" w:fill="auto"/>
                <w:noWrap/>
                <w:vAlign w:val="bottom"/>
                <w:hideMark/>
              </w:tcPr>
            </w:tcPrChange>
          </w:tcPr>
          <w:p w14:paraId="795A6E3E" w14:textId="77777777" w:rsidR="00036D0E" w:rsidRPr="00036D0E" w:rsidRDefault="00036D0E" w:rsidP="00245317">
            <w:pPr>
              <w:spacing w:after="0" w:line="240" w:lineRule="auto"/>
              <w:jc w:val="center"/>
              <w:rPr>
                <w:ins w:id="4188" w:author="David Dayan" w:date="2021-12-03T17:13:00Z"/>
                <w:rFonts w:ascii="Calibri" w:eastAsia="Times New Roman" w:hAnsi="Calibri" w:cs="Times New Roman"/>
                <w:color w:val="000000"/>
                <w:sz w:val="16"/>
                <w:szCs w:val="16"/>
              </w:rPr>
            </w:pPr>
            <w:ins w:id="4189"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190" w:author="David Dayan" w:date="2021-12-03T17:18:00Z">
              <w:tcPr>
                <w:tcW w:w="1142" w:type="dxa"/>
                <w:tcBorders>
                  <w:top w:val="nil"/>
                  <w:left w:val="nil"/>
                  <w:bottom w:val="nil"/>
                  <w:right w:val="nil"/>
                </w:tcBorders>
                <w:shd w:val="clear" w:color="auto" w:fill="auto"/>
                <w:noWrap/>
                <w:vAlign w:val="bottom"/>
                <w:hideMark/>
              </w:tcPr>
            </w:tcPrChange>
          </w:tcPr>
          <w:p w14:paraId="1D442A40" w14:textId="77777777" w:rsidR="00036D0E" w:rsidRPr="00036D0E" w:rsidRDefault="00036D0E" w:rsidP="00245317">
            <w:pPr>
              <w:spacing w:after="0" w:line="240" w:lineRule="auto"/>
              <w:jc w:val="center"/>
              <w:rPr>
                <w:ins w:id="4191" w:author="David Dayan" w:date="2021-12-03T17:13:00Z"/>
                <w:rFonts w:ascii="Calibri" w:eastAsia="Times New Roman" w:hAnsi="Calibri" w:cs="Times New Roman"/>
                <w:color w:val="000000"/>
                <w:sz w:val="16"/>
                <w:szCs w:val="16"/>
              </w:rPr>
            </w:pPr>
            <w:ins w:id="419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193" w:author="David Dayan" w:date="2021-12-03T17:18:00Z">
              <w:tcPr>
                <w:tcW w:w="1440" w:type="dxa"/>
                <w:tcBorders>
                  <w:top w:val="nil"/>
                  <w:left w:val="nil"/>
                  <w:bottom w:val="nil"/>
                  <w:right w:val="nil"/>
                </w:tcBorders>
                <w:shd w:val="clear" w:color="auto" w:fill="auto"/>
                <w:noWrap/>
                <w:vAlign w:val="bottom"/>
                <w:hideMark/>
              </w:tcPr>
            </w:tcPrChange>
          </w:tcPr>
          <w:p w14:paraId="5B15981D" w14:textId="77777777" w:rsidR="00036D0E" w:rsidRPr="00036D0E" w:rsidRDefault="00036D0E" w:rsidP="00245317">
            <w:pPr>
              <w:spacing w:after="0" w:line="240" w:lineRule="auto"/>
              <w:jc w:val="center"/>
              <w:rPr>
                <w:ins w:id="4194" w:author="David Dayan" w:date="2021-12-03T17:13:00Z"/>
                <w:rFonts w:ascii="Calibri" w:eastAsia="Times New Roman" w:hAnsi="Calibri" w:cs="Times New Roman"/>
                <w:color w:val="000000"/>
                <w:sz w:val="16"/>
                <w:szCs w:val="16"/>
              </w:rPr>
            </w:pPr>
            <w:ins w:id="419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196" w:author="David Dayan" w:date="2021-12-03T17:18:00Z">
              <w:tcPr>
                <w:tcW w:w="1530" w:type="dxa"/>
                <w:tcBorders>
                  <w:top w:val="nil"/>
                  <w:left w:val="nil"/>
                  <w:bottom w:val="nil"/>
                  <w:right w:val="nil"/>
                </w:tcBorders>
                <w:shd w:val="clear" w:color="auto" w:fill="auto"/>
                <w:noWrap/>
                <w:vAlign w:val="bottom"/>
                <w:hideMark/>
              </w:tcPr>
            </w:tcPrChange>
          </w:tcPr>
          <w:p w14:paraId="66797995" w14:textId="77777777" w:rsidR="00036D0E" w:rsidRPr="00036D0E" w:rsidRDefault="00036D0E" w:rsidP="00245317">
            <w:pPr>
              <w:spacing w:after="0" w:line="240" w:lineRule="auto"/>
              <w:jc w:val="center"/>
              <w:rPr>
                <w:ins w:id="4197" w:author="David Dayan" w:date="2021-12-03T17:13:00Z"/>
                <w:rFonts w:ascii="Calibri" w:eastAsia="Times New Roman" w:hAnsi="Calibri" w:cs="Times New Roman"/>
                <w:color w:val="000000"/>
                <w:sz w:val="16"/>
                <w:szCs w:val="16"/>
              </w:rPr>
            </w:pPr>
            <w:ins w:id="419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199" w:author="David Dayan" w:date="2021-12-03T17:18:00Z">
              <w:tcPr>
                <w:tcW w:w="898" w:type="dxa"/>
                <w:tcBorders>
                  <w:top w:val="nil"/>
                  <w:left w:val="nil"/>
                  <w:bottom w:val="nil"/>
                  <w:right w:val="nil"/>
                </w:tcBorders>
                <w:shd w:val="clear" w:color="auto" w:fill="auto"/>
                <w:noWrap/>
                <w:vAlign w:val="bottom"/>
                <w:hideMark/>
              </w:tcPr>
            </w:tcPrChange>
          </w:tcPr>
          <w:p w14:paraId="5D3A3C4B" w14:textId="77777777" w:rsidR="00036D0E" w:rsidRPr="00036D0E" w:rsidRDefault="00036D0E" w:rsidP="00245317">
            <w:pPr>
              <w:spacing w:after="0" w:line="240" w:lineRule="auto"/>
              <w:jc w:val="center"/>
              <w:rPr>
                <w:ins w:id="4200" w:author="David Dayan" w:date="2021-12-03T17:13:00Z"/>
                <w:rFonts w:ascii="Calibri" w:eastAsia="Times New Roman" w:hAnsi="Calibri" w:cs="Times New Roman"/>
                <w:color w:val="000000"/>
                <w:sz w:val="16"/>
                <w:szCs w:val="16"/>
              </w:rPr>
            </w:pPr>
            <w:ins w:id="420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202" w:author="David Dayan" w:date="2021-12-03T17:18:00Z">
              <w:tcPr>
                <w:tcW w:w="902" w:type="dxa"/>
                <w:tcBorders>
                  <w:top w:val="nil"/>
                  <w:left w:val="nil"/>
                  <w:bottom w:val="nil"/>
                  <w:right w:val="nil"/>
                </w:tcBorders>
                <w:shd w:val="clear" w:color="auto" w:fill="auto"/>
                <w:noWrap/>
                <w:vAlign w:val="bottom"/>
                <w:hideMark/>
              </w:tcPr>
            </w:tcPrChange>
          </w:tcPr>
          <w:p w14:paraId="1E27EA0E" w14:textId="77777777" w:rsidR="00036D0E" w:rsidRPr="00036D0E" w:rsidRDefault="00036D0E" w:rsidP="00245317">
            <w:pPr>
              <w:spacing w:after="0" w:line="240" w:lineRule="auto"/>
              <w:jc w:val="center"/>
              <w:rPr>
                <w:ins w:id="4203" w:author="David Dayan" w:date="2021-12-03T17:13:00Z"/>
                <w:rFonts w:ascii="Calibri" w:eastAsia="Times New Roman" w:hAnsi="Calibri" w:cs="Times New Roman"/>
                <w:color w:val="000000"/>
                <w:sz w:val="16"/>
                <w:szCs w:val="16"/>
              </w:rPr>
            </w:pPr>
            <w:ins w:id="420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205" w:author="David Dayan" w:date="2021-12-03T17:18:00Z">
              <w:tcPr>
                <w:tcW w:w="2160" w:type="dxa"/>
                <w:tcBorders>
                  <w:top w:val="nil"/>
                  <w:left w:val="nil"/>
                  <w:bottom w:val="nil"/>
                  <w:right w:val="nil"/>
                </w:tcBorders>
                <w:shd w:val="clear" w:color="auto" w:fill="auto"/>
                <w:noWrap/>
                <w:vAlign w:val="bottom"/>
                <w:hideMark/>
              </w:tcPr>
            </w:tcPrChange>
          </w:tcPr>
          <w:p w14:paraId="7C4AE8A2" w14:textId="77777777" w:rsidR="00036D0E" w:rsidRPr="00036D0E" w:rsidRDefault="00036D0E" w:rsidP="00245317">
            <w:pPr>
              <w:spacing w:after="0" w:line="240" w:lineRule="auto"/>
              <w:jc w:val="center"/>
              <w:rPr>
                <w:ins w:id="4206" w:author="David Dayan" w:date="2021-12-03T17:13:00Z"/>
                <w:rFonts w:ascii="Calibri" w:eastAsia="Times New Roman" w:hAnsi="Calibri" w:cs="Times New Roman"/>
                <w:color w:val="000000"/>
                <w:sz w:val="16"/>
                <w:szCs w:val="16"/>
              </w:rPr>
            </w:pPr>
            <w:proofErr w:type="spellStart"/>
            <w:ins w:id="420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208" w:author="David Dayan" w:date="2021-12-03T17:18:00Z">
              <w:tcPr>
                <w:tcW w:w="2876" w:type="dxa"/>
                <w:gridSpan w:val="2"/>
                <w:tcBorders>
                  <w:top w:val="nil"/>
                  <w:left w:val="nil"/>
                  <w:bottom w:val="nil"/>
                  <w:right w:val="nil"/>
                </w:tcBorders>
                <w:shd w:val="clear" w:color="auto" w:fill="auto"/>
                <w:noWrap/>
                <w:vAlign w:val="bottom"/>
                <w:hideMark/>
              </w:tcPr>
            </w:tcPrChange>
          </w:tcPr>
          <w:p w14:paraId="60CB8EFA" w14:textId="77777777" w:rsidR="00036D0E" w:rsidRPr="00036D0E" w:rsidRDefault="00036D0E" w:rsidP="00245317">
            <w:pPr>
              <w:spacing w:after="0" w:line="240" w:lineRule="auto"/>
              <w:jc w:val="center"/>
              <w:rPr>
                <w:ins w:id="4209" w:author="David Dayan" w:date="2021-12-03T17:13:00Z"/>
                <w:rFonts w:ascii="Calibri" w:eastAsia="Times New Roman" w:hAnsi="Calibri" w:cs="Times New Roman"/>
                <w:color w:val="000000"/>
                <w:sz w:val="16"/>
                <w:szCs w:val="16"/>
              </w:rPr>
            </w:pPr>
            <w:proofErr w:type="spellStart"/>
            <w:ins w:id="421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211" w:author="David Dayan" w:date="2021-12-03T17:18:00Z">
              <w:tcPr>
                <w:tcW w:w="1426" w:type="dxa"/>
                <w:tcBorders>
                  <w:top w:val="nil"/>
                  <w:left w:val="nil"/>
                  <w:bottom w:val="nil"/>
                  <w:right w:val="nil"/>
                </w:tcBorders>
                <w:shd w:val="clear" w:color="auto" w:fill="auto"/>
                <w:noWrap/>
                <w:vAlign w:val="bottom"/>
                <w:hideMark/>
              </w:tcPr>
            </w:tcPrChange>
          </w:tcPr>
          <w:p w14:paraId="7C38FE09" w14:textId="77777777" w:rsidR="00036D0E" w:rsidRPr="00036D0E" w:rsidRDefault="00036D0E" w:rsidP="00245317">
            <w:pPr>
              <w:spacing w:after="0" w:line="240" w:lineRule="auto"/>
              <w:jc w:val="center"/>
              <w:rPr>
                <w:ins w:id="4212" w:author="David Dayan" w:date="2021-12-03T17:13:00Z"/>
                <w:rFonts w:ascii="Calibri" w:eastAsia="Times New Roman" w:hAnsi="Calibri" w:cs="Times New Roman"/>
                <w:color w:val="000000"/>
                <w:sz w:val="16"/>
                <w:szCs w:val="16"/>
              </w:rPr>
            </w:pPr>
            <w:proofErr w:type="spellStart"/>
            <w:ins w:id="421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143FC882" w14:textId="77777777" w:rsidTr="00245317">
        <w:trPr>
          <w:cantSplit/>
          <w:trHeight w:val="20"/>
          <w:ins w:id="4214" w:author="David Dayan" w:date="2021-12-03T17:13:00Z"/>
          <w:trPrChange w:id="421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216" w:author="David Dayan" w:date="2021-12-03T17:18:00Z">
              <w:tcPr>
                <w:tcW w:w="1563" w:type="dxa"/>
                <w:tcBorders>
                  <w:top w:val="nil"/>
                  <w:left w:val="nil"/>
                  <w:bottom w:val="nil"/>
                  <w:right w:val="nil"/>
                </w:tcBorders>
                <w:shd w:val="clear" w:color="auto" w:fill="auto"/>
                <w:noWrap/>
                <w:vAlign w:val="bottom"/>
                <w:hideMark/>
              </w:tcPr>
            </w:tcPrChange>
          </w:tcPr>
          <w:p w14:paraId="2BB47A9B" w14:textId="77777777" w:rsidR="00036D0E" w:rsidRPr="00036D0E" w:rsidRDefault="00036D0E" w:rsidP="00245317">
            <w:pPr>
              <w:spacing w:after="0" w:line="240" w:lineRule="auto"/>
              <w:jc w:val="center"/>
              <w:rPr>
                <w:ins w:id="4217" w:author="David Dayan" w:date="2021-12-03T17:13:00Z"/>
                <w:rFonts w:ascii="Calibri" w:eastAsia="Times New Roman" w:hAnsi="Calibri" w:cs="Times New Roman"/>
                <w:color w:val="000000"/>
                <w:sz w:val="16"/>
                <w:szCs w:val="16"/>
              </w:rPr>
            </w:pPr>
            <w:ins w:id="4218" w:author="David Dayan" w:date="2021-12-03T17:13:00Z">
              <w:r w:rsidRPr="00036D0E">
                <w:rPr>
                  <w:rFonts w:ascii="Calibri" w:eastAsia="Times New Roman" w:hAnsi="Calibri" w:cs="Times New Roman"/>
                  <w:color w:val="000000"/>
                  <w:sz w:val="16"/>
                  <w:szCs w:val="16"/>
                </w:rPr>
                <w:t>OtsAC20ROGR_0116</w:t>
              </w:r>
            </w:ins>
          </w:p>
        </w:tc>
        <w:tc>
          <w:tcPr>
            <w:tcW w:w="746" w:type="dxa"/>
            <w:tcBorders>
              <w:top w:val="nil"/>
              <w:left w:val="nil"/>
              <w:bottom w:val="nil"/>
              <w:right w:val="nil"/>
            </w:tcBorders>
            <w:shd w:val="clear" w:color="auto" w:fill="auto"/>
            <w:noWrap/>
            <w:vAlign w:val="bottom"/>
            <w:hideMark/>
            <w:tcPrChange w:id="4219" w:author="David Dayan" w:date="2021-12-03T17:18:00Z">
              <w:tcPr>
                <w:tcW w:w="746" w:type="dxa"/>
                <w:tcBorders>
                  <w:top w:val="nil"/>
                  <w:left w:val="nil"/>
                  <w:bottom w:val="nil"/>
                  <w:right w:val="nil"/>
                </w:tcBorders>
                <w:shd w:val="clear" w:color="auto" w:fill="auto"/>
                <w:noWrap/>
                <w:vAlign w:val="bottom"/>
                <w:hideMark/>
              </w:tcPr>
            </w:tcPrChange>
          </w:tcPr>
          <w:p w14:paraId="45D043E8" w14:textId="77777777" w:rsidR="00036D0E" w:rsidRPr="00036D0E" w:rsidRDefault="00036D0E" w:rsidP="00245317">
            <w:pPr>
              <w:spacing w:after="0" w:line="240" w:lineRule="auto"/>
              <w:jc w:val="center"/>
              <w:rPr>
                <w:ins w:id="4220" w:author="David Dayan" w:date="2021-12-03T17:13:00Z"/>
                <w:rFonts w:ascii="Calibri" w:eastAsia="Times New Roman" w:hAnsi="Calibri" w:cs="Times New Roman"/>
                <w:color w:val="000000"/>
                <w:sz w:val="16"/>
                <w:szCs w:val="16"/>
              </w:rPr>
            </w:pPr>
            <w:ins w:id="4221"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222" w:author="David Dayan" w:date="2021-12-03T17:18:00Z">
              <w:tcPr>
                <w:tcW w:w="599" w:type="dxa"/>
                <w:tcBorders>
                  <w:top w:val="nil"/>
                  <w:left w:val="nil"/>
                  <w:bottom w:val="nil"/>
                  <w:right w:val="nil"/>
                </w:tcBorders>
                <w:shd w:val="clear" w:color="auto" w:fill="auto"/>
                <w:noWrap/>
                <w:vAlign w:val="bottom"/>
                <w:hideMark/>
              </w:tcPr>
            </w:tcPrChange>
          </w:tcPr>
          <w:p w14:paraId="61C9EC94" w14:textId="77777777" w:rsidR="00036D0E" w:rsidRPr="00036D0E" w:rsidRDefault="00036D0E" w:rsidP="00245317">
            <w:pPr>
              <w:spacing w:after="0" w:line="240" w:lineRule="auto"/>
              <w:jc w:val="center"/>
              <w:rPr>
                <w:ins w:id="4223" w:author="David Dayan" w:date="2021-12-03T17:13:00Z"/>
                <w:rFonts w:ascii="Calibri" w:eastAsia="Times New Roman" w:hAnsi="Calibri" w:cs="Times New Roman"/>
                <w:color w:val="000000"/>
                <w:sz w:val="16"/>
                <w:szCs w:val="16"/>
              </w:rPr>
            </w:pPr>
            <w:ins w:id="4224"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225" w:author="David Dayan" w:date="2021-12-03T17:18:00Z">
              <w:tcPr>
                <w:tcW w:w="1142" w:type="dxa"/>
                <w:tcBorders>
                  <w:top w:val="nil"/>
                  <w:left w:val="nil"/>
                  <w:bottom w:val="nil"/>
                  <w:right w:val="nil"/>
                </w:tcBorders>
                <w:shd w:val="clear" w:color="auto" w:fill="auto"/>
                <w:noWrap/>
                <w:vAlign w:val="bottom"/>
                <w:hideMark/>
              </w:tcPr>
            </w:tcPrChange>
          </w:tcPr>
          <w:p w14:paraId="1A85C6AE" w14:textId="77777777" w:rsidR="00036D0E" w:rsidRPr="00036D0E" w:rsidRDefault="00036D0E" w:rsidP="00245317">
            <w:pPr>
              <w:spacing w:after="0" w:line="240" w:lineRule="auto"/>
              <w:jc w:val="center"/>
              <w:rPr>
                <w:ins w:id="4226" w:author="David Dayan" w:date="2021-12-03T17:13:00Z"/>
                <w:rFonts w:ascii="Calibri" w:eastAsia="Times New Roman" w:hAnsi="Calibri" w:cs="Times New Roman"/>
                <w:color w:val="000000"/>
                <w:sz w:val="16"/>
                <w:szCs w:val="16"/>
              </w:rPr>
            </w:pPr>
            <w:ins w:id="422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228" w:author="David Dayan" w:date="2021-12-03T17:18:00Z">
              <w:tcPr>
                <w:tcW w:w="1440" w:type="dxa"/>
                <w:tcBorders>
                  <w:top w:val="nil"/>
                  <w:left w:val="nil"/>
                  <w:bottom w:val="nil"/>
                  <w:right w:val="nil"/>
                </w:tcBorders>
                <w:shd w:val="clear" w:color="auto" w:fill="auto"/>
                <w:noWrap/>
                <w:vAlign w:val="bottom"/>
                <w:hideMark/>
              </w:tcPr>
            </w:tcPrChange>
          </w:tcPr>
          <w:p w14:paraId="1923BDAE" w14:textId="77777777" w:rsidR="00036D0E" w:rsidRPr="00036D0E" w:rsidRDefault="00036D0E" w:rsidP="00245317">
            <w:pPr>
              <w:spacing w:after="0" w:line="240" w:lineRule="auto"/>
              <w:jc w:val="center"/>
              <w:rPr>
                <w:ins w:id="4229" w:author="David Dayan" w:date="2021-12-03T17:13:00Z"/>
                <w:rFonts w:ascii="Calibri" w:eastAsia="Times New Roman" w:hAnsi="Calibri" w:cs="Times New Roman"/>
                <w:color w:val="000000"/>
                <w:sz w:val="16"/>
                <w:szCs w:val="16"/>
              </w:rPr>
            </w:pPr>
            <w:ins w:id="423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231" w:author="David Dayan" w:date="2021-12-03T17:18:00Z">
              <w:tcPr>
                <w:tcW w:w="1530" w:type="dxa"/>
                <w:tcBorders>
                  <w:top w:val="nil"/>
                  <w:left w:val="nil"/>
                  <w:bottom w:val="nil"/>
                  <w:right w:val="nil"/>
                </w:tcBorders>
                <w:shd w:val="clear" w:color="auto" w:fill="auto"/>
                <w:noWrap/>
                <w:vAlign w:val="bottom"/>
                <w:hideMark/>
              </w:tcPr>
            </w:tcPrChange>
          </w:tcPr>
          <w:p w14:paraId="0B308618" w14:textId="77777777" w:rsidR="00036D0E" w:rsidRPr="00036D0E" w:rsidRDefault="00036D0E" w:rsidP="00245317">
            <w:pPr>
              <w:spacing w:after="0" w:line="240" w:lineRule="auto"/>
              <w:jc w:val="center"/>
              <w:rPr>
                <w:ins w:id="4232" w:author="David Dayan" w:date="2021-12-03T17:13:00Z"/>
                <w:rFonts w:ascii="Calibri" w:eastAsia="Times New Roman" w:hAnsi="Calibri" w:cs="Times New Roman"/>
                <w:color w:val="000000"/>
                <w:sz w:val="16"/>
                <w:szCs w:val="16"/>
              </w:rPr>
            </w:pPr>
            <w:ins w:id="423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234" w:author="David Dayan" w:date="2021-12-03T17:18:00Z">
              <w:tcPr>
                <w:tcW w:w="898" w:type="dxa"/>
                <w:tcBorders>
                  <w:top w:val="nil"/>
                  <w:left w:val="nil"/>
                  <w:bottom w:val="nil"/>
                  <w:right w:val="nil"/>
                </w:tcBorders>
                <w:shd w:val="clear" w:color="auto" w:fill="auto"/>
                <w:noWrap/>
                <w:vAlign w:val="bottom"/>
                <w:hideMark/>
              </w:tcPr>
            </w:tcPrChange>
          </w:tcPr>
          <w:p w14:paraId="5F94FDF0" w14:textId="77777777" w:rsidR="00036D0E" w:rsidRPr="00036D0E" w:rsidRDefault="00036D0E" w:rsidP="00245317">
            <w:pPr>
              <w:spacing w:after="0" w:line="240" w:lineRule="auto"/>
              <w:jc w:val="center"/>
              <w:rPr>
                <w:ins w:id="4235" w:author="David Dayan" w:date="2021-12-03T17:13:00Z"/>
                <w:rFonts w:ascii="Calibri" w:eastAsia="Times New Roman" w:hAnsi="Calibri" w:cs="Times New Roman"/>
                <w:color w:val="000000"/>
                <w:sz w:val="16"/>
                <w:szCs w:val="16"/>
              </w:rPr>
            </w:pPr>
            <w:ins w:id="423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237" w:author="David Dayan" w:date="2021-12-03T17:18:00Z">
              <w:tcPr>
                <w:tcW w:w="902" w:type="dxa"/>
                <w:tcBorders>
                  <w:top w:val="nil"/>
                  <w:left w:val="nil"/>
                  <w:bottom w:val="nil"/>
                  <w:right w:val="nil"/>
                </w:tcBorders>
                <w:shd w:val="clear" w:color="auto" w:fill="auto"/>
                <w:noWrap/>
                <w:vAlign w:val="bottom"/>
                <w:hideMark/>
              </w:tcPr>
            </w:tcPrChange>
          </w:tcPr>
          <w:p w14:paraId="71DEDB5E" w14:textId="77777777" w:rsidR="00036D0E" w:rsidRPr="00036D0E" w:rsidRDefault="00036D0E" w:rsidP="00245317">
            <w:pPr>
              <w:spacing w:after="0" w:line="240" w:lineRule="auto"/>
              <w:jc w:val="center"/>
              <w:rPr>
                <w:ins w:id="4238" w:author="David Dayan" w:date="2021-12-03T17:13:00Z"/>
                <w:rFonts w:ascii="Calibri" w:eastAsia="Times New Roman" w:hAnsi="Calibri" w:cs="Times New Roman"/>
                <w:color w:val="000000"/>
                <w:sz w:val="16"/>
                <w:szCs w:val="16"/>
              </w:rPr>
            </w:pPr>
            <w:ins w:id="423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240" w:author="David Dayan" w:date="2021-12-03T17:18:00Z">
              <w:tcPr>
                <w:tcW w:w="2160" w:type="dxa"/>
                <w:tcBorders>
                  <w:top w:val="nil"/>
                  <w:left w:val="nil"/>
                  <w:bottom w:val="nil"/>
                  <w:right w:val="nil"/>
                </w:tcBorders>
                <w:shd w:val="clear" w:color="auto" w:fill="auto"/>
                <w:noWrap/>
                <w:vAlign w:val="bottom"/>
                <w:hideMark/>
              </w:tcPr>
            </w:tcPrChange>
          </w:tcPr>
          <w:p w14:paraId="0D9296AB" w14:textId="77777777" w:rsidR="00036D0E" w:rsidRPr="00036D0E" w:rsidRDefault="00036D0E" w:rsidP="00245317">
            <w:pPr>
              <w:spacing w:after="0" w:line="240" w:lineRule="auto"/>
              <w:jc w:val="center"/>
              <w:rPr>
                <w:ins w:id="4241" w:author="David Dayan" w:date="2021-12-03T17:13:00Z"/>
                <w:rFonts w:ascii="Calibri" w:eastAsia="Times New Roman" w:hAnsi="Calibri" w:cs="Times New Roman"/>
                <w:color w:val="000000"/>
                <w:sz w:val="16"/>
                <w:szCs w:val="16"/>
              </w:rPr>
            </w:pPr>
            <w:proofErr w:type="spellStart"/>
            <w:ins w:id="424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243" w:author="David Dayan" w:date="2021-12-03T17:18:00Z">
              <w:tcPr>
                <w:tcW w:w="2876" w:type="dxa"/>
                <w:gridSpan w:val="2"/>
                <w:tcBorders>
                  <w:top w:val="nil"/>
                  <w:left w:val="nil"/>
                  <w:bottom w:val="nil"/>
                  <w:right w:val="nil"/>
                </w:tcBorders>
                <w:shd w:val="clear" w:color="auto" w:fill="auto"/>
                <w:noWrap/>
                <w:vAlign w:val="bottom"/>
                <w:hideMark/>
              </w:tcPr>
            </w:tcPrChange>
          </w:tcPr>
          <w:p w14:paraId="4BAAD8CA" w14:textId="77777777" w:rsidR="00036D0E" w:rsidRPr="00036D0E" w:rsidRDefault="00036D0E" w:rsidP="00245317">
            <w:pPr>
              <w:spacing w:after="0" w:line="240" w:lineRule="auto"/>
              <w:jc w:val="center"/>
              <w:rPr>
                <w:ins w:id="4244" w:author="David Dayan" w:date="2021-12-03T17:13:00Z"/>
                <w:rFonts w:ascii="Calibri" w:eastAsia="Times New Roman" w:hAnsi="Calibri" w:cs="Times New Roman"/>
                <w:color w:val="000000"/>
                <w:sz w:val="16"/>
                <w:szCs w:val="16"/>
              </w:rPr>
            </w:pPr>
            <w:proofErr w:type="spellStart"/>
            <w:ins w:id="424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246" w:author="David Dayan" w:date="2021-12-03T17:18:00Z">
              <w:tcPr>
                <w:tcW w:w="1426" w:type="dxa"/>
                <w:tcBorders>
                  <w:top w:val="nil"/>
                  <w:left w:val="nil"/>
                  <w:bottom w:val="nil"/>
                  <w:right w:val="nil"/>
                </w:tcBorders>
                <w:shd w:val="clear" w:color="auto" w:fill="auto"/>
                <w:noWrap/>
                <w:vAlign w:val="bottom"/>
                <w:hideMark/>
              </w:tcPr>
            </w:tcPrChange>
          </w:tcPr>
          <w:p w14:paraId="744B9FD6" w14:textId="77777777" w:rsidR="00036D0E" w:rsidRPr="00036D0E" w:rsidRDefault="00036D0E" w:rsidP="00245317">
            <w:pPr>
              <w:spacing w:after="0" w:line="240" w:lineRule="auto"/>
              <w:jc w:val="center"/>
              <w:rPr>
                <w:ins w:id="4247" w:author="David Dayan" w:date="2021-12-03T17:13:00Z"/>
                <w:rFonts w:ascii="Calibri" w:eastAsia="Times New Roman" w:hAnsi="Calibri" w:cs="Times New Roman"/>
                <w:color w:val="000000"/>
                <w:sz w:val="16"/>
                <w:szCs w:val="16"/>
              </w:rPr>
            </w:pPr>
            <w:proofErr w:type="spellStart"/>
            <w:ins w:id="424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410EA98" w14:textId="77777777" w:rsidTr="00245317">
        <w:trPr>
          <w:cantSplit/>
          <w:trHeight w:val="20"/>
          <w:ins w:id="4249" w:author="David Dayan" w:date="2021-12-03T17:13:00Z"/>
          <w:trPrChange w:id="425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251" w:author="David Dayan" w:date="2021-12-03T17:18:00Z">
              <w:tcPr>
                <w:tcW w:w="1563" w:type="dxa"/>
                <w:tcBorders>
                  <w:top w:val="nil"/>
                  <w:left w:val="nil"/>
                  <w:bottom w:val="nil"/>
                  <w:right w:val="nil"/>
                </w:tcBorders>
                <w:shd w:val="clear" w:color="auto" w:fill="auto"/>
                <w:noWrap/>
                <w:vAlign w:val="bottom"/>
                <w:hideMark/>
              </w:tcPr>
            </w:tcPrChange>
          </w:tcPr>
          <w:p w14:paraId="6DFBEF20" w14:textId="77777777" w:rsidR="00036D0E" w:rsidRPr="00036D0E" w:rsidRDefault="00036D0E" w:rsidP="00245317">
            <w:pPr>
              <w:spacing w:after="0" w:line="240" w:lineRule="auto"/>
              <w:jc w:val="center"/>
              <w:rPr>
                <w:ins w:id="4252" w:author="David Dayan" w:date="2021-12-03T17:13:00Z"/>
                <w:rFonts w:ascii="Calibri" w:eastAsia="Times New Roman" w:hAnsi="Calibri" w:cs="Times New Roman"/>
                <w:color w:val="000000"/>
                <w:sz w:val="16"/>
                <w:szCs w:val="16"/>
              </w:rPr>
            </w:pPr>
            <w:ins w:id="4253" w:author="David Dayan" w:date="2021-12-03T17:13:00Z">
              <w:r w:rsidRPr="00036D0E">
                <w:rPr>
                  <w:rFonts w:ascii="Calibri" w:eastAsia="Times New Roman" w:hAnsi="Calibri" w:cs="Times New Roman"/>
                  <w:color w:val="000000"/>
                  <w:sz w:val="16"/>
                  <w:szCs w:val="16"/>
                </w:rPr>
                <w:t>OtsAC20ROGR_0117</w:t>
              </w:r>
            </w:ins>
          </w:p>
        </w:tc>
        <w:tc>
          <w:tcPr>
            <w:tcW w:w="746" w:type="dxa"/>
            <w:tcBorders>
              <w:top w:val="nil"/>
              <w:left w:val="nil"/>
              <w:bottom w:val="nil"/>
              <w:right w:val="nil"/>
            </w:tcBorders>
            <w:shd w:val="clear" w:color="auto" w:fill="auto"/>
            <w:noWrap/>
            <w:vAlign w:val="bottom"/>
            <w:hideMark/>
            <w:tcPrChange w:id="4254" w:author="David Dayan" w:date="2021-12-03T17:18:00Z">
              <w:tcPr>
                <w:tcW w:w="746" w:type="dxa"/>
                <w:tcBorders>
                  <w:top w:val="nil"/>
                  <w:left w:val="nil"/>
                  <w:bottom w:val="nil"/>
                  <w:right w:val="nil"/>
                </w:tcBorders>
                <w:shd w:val="clear" w:color="auto" w:fill="auto"/>
                <w:noWrap/>
                <w:vAlign w:val="bottom"/>
                <w:hideMark/>
              </w:tcPr>
            </w:tcPrChange>
          </w:tcPr>
          <w:p w14:paraId="75119EE6" w14:textId="77777777" w:rsidR="00036D0E" w:rsidRPr="00036D0E" w:rsidRDefault="00036D0E" w:rsidP="00245317">
            <w:pPr>
              <w:spacing w:after="0" w:line="240" w:lineRule="auto"/>
              <w:jc w:val="center"/>
              <w:rPr>
                <w:ins w:id="4255" w:author="David Dayan" w:date="2021-12-03T17:13:00Z"/>
                <w:rFonts w:ascii="Calibri" w:eastAsia="Times New Roman" w:hAnsi="Calibri" w:cs="Times New Roman"/>
                <w:color w:val="000000"/>
                <w:sz w:val="16"/>
                <w:szCs w:val="16"/>
              </w:rPr>
            </w:pPr>
            <w:ins w:id="4256"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257" w:author="David Dayan" w:date="2021-12-03T17:18:00Z">
              <w:tcPr>
                <w:tcW w:w="599" w:type="dxa"/>
                <w:tcBorders>
                  <w:top w:val="nil"/>
                  <w:left w:val="nil"/>
                  <w:bottom w:val="nil"/>
                  <w:right w:val="nil"/>
                </w:tcBorders>
                <w:shd w:val="clear" w:color="auto" w:fill="auto"/>
                <w:noWrap/>
                <w:vAlign w:val="bottom"/>
                <w:hideMark/>
              </w:tcPr>
            </w:tcPrChange>
          </w:tcPr>
          <w:p w14:paraId="4009DC8F" w14:textId="77777777" w:rsidR="00036D0E" w:rsidRPr="00036D0E" w:rsidRDefault="00036D0E" w:rsidP="00245317">
            <w:pPr>
              <w:spacing w:after="0" w:line="240" w:lineRule="auto"/>
              <w:jc w:val="center"/>
              <w:rPr>
                <w:ins w:id="4258" w:author="David Dayan" w:date="2021-12-03T17:13:00Z"/>
                <w:rFonts w:ascii="Calibri" w:eastAsia="Times New Roman" w:hAnsi="Calibri" w:cs="Times New Roman"/>
                <w:color w:val="000000"/>
                <w:sz w:val="16"/>
                <w:szCs w:val="16"/>
              </w:rPr>
            </w:pPr>
            <w:ins w:id="4259"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260" w:author="David Dayan" w:date="2021-12-03T17:18:00Z">
              <w:tcPr>
                <w:tcW w:w="1142" w:type="dxa"/>
                <w:tcBorders>
                  <w:top w:val="nil"/>
                  <w:left w:val="nil"/>
                  <w:bottom w:val="nil"/>
                  <w:right w:val="nil"/>
                </w:tcBorders>
                <w:shd w:val="clear" w:color="auto" w:fill="auto"/>
                <w:noWrap/>
                <w:vAlign w:val="bottom"/>
                <w:hideMark/>
              </w:tcPr>
            </w:tcPrChange>
          </w:tcPr>
          <w:p w14:paraId="555F2F4B" w14:textId="77777777" w:rsidR="00036D0E" w:rsidRPr="00036D0E" w:rsidRDefault="00036D0E" w:rsidP="00245317">
            <w:pPr>
              <w:spacing w:after="0" w:line="240" w:lineRule="auto"/>
              <w:jc w:val="center"/>
              <w:rPr>
                <w:ins w:id="4261" w:author="David Dayan" w:date="2021-12-03T17:13:00Z"/>
                <w:rFonts w:ascii="Calibri" w:eastAsia="Times New Roman" w:hAnsi="Calibri" w:cs="Times New Roman"/>
                <w:color w:val="000000"/>
                <w:sz w:val="16"/>
                <w:szCs w:val="16"/>
              </w:rPr>
            </w:pPr>
            <w:ins w:id="426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263" w:author="David Dayan" w:date="2021-12-03T17:18:00Z">
              <w:tcPr>
                <w:tcW w:w="1440" w:type="dxa"/>
                <w:tcBorders>
                  <w:top w:val="nil"/>
                  <w:left w:val="nil"/>
                  <w:bottom w:val="nil"/>
                  <w:right w:val="nil"/>
                </w:tcBorders>
                <w:shd w:val="clear" w:color="auto" w:fill="auto"/>
                <w:noWrap/>
                <w:vAlign w:val="bottom"/>
                <w:hideMark/>
              </w:tcPr>
            </w:tcPrChange>
          </w:tcPr>
          <w:p w14:paraId="3FA625D1" w14:textId="77777777" w:rsidR="00036D0E" w:rsidRPr="00036D0E" w:rsidRDefault="00036D0E" w:rsidP="00245317">
            <w:pPr>
              <w:spacing w:after="0" w:line="240" w:lineRule="auto"/>
              <w:jc w:val="center"/>
              <w:rPr>
                <w:ins w:id="4264" w:author="David Dayan" w:date="2021-12-03T17:13:00Z"/>
                <w:rFonts w:ascii="Calibri" w:eastAsia="Times New Roman" w:hAnsi="Calibri" w:cs="Times New Roman"/>
                <w:color w:val="000000"/>
                <w:sz w:val="16"/>
                <w:szCs w:val="16"/>
              </w:rPr>
            </w:pPr>
            <w:ins w:id="426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266" w:author="David Dayan" w:date="2021-12-03T17:18:00Z">
              <w:tcPr>
                <w:tcW w:w="1530" w:type="dxa"/>
                <w:tcBorders>
                  <w:top w:val="nil"/>
                  <w:left w:val="nil"/>
                  <w:bottom w:val="nil"/>
                  <w:right w:val="nil"/>
                </w:tcBorders>
                <w:shd w:val="clear" w:color="auto" w:fill="auto"/>
                <w:noWrap/>
                <w:vAlign w:val="bottom"/>
                <w:hideMark/>
              </w:tcPr>
            </w:tcPrChange>
          </w:tcPr>
          <w:p w14:paraId="64058709" w14:textId="77777777" w:rsidR="00036D0E" w:rsidRPr="00036D0E" w:rsidRDefault="00036D0E" w:rsidP="00245317">
            <w:pPr>
              <w:spacing w:after="0" w:line="240" w:lineRule="auto"/>
              <w:jc w:val="center"/>
              <w:rPr>
                <w:ins w:id="4267" w:author="David Dayan" w:date="2021-12-03T17:13:00Z"/>
                <w:rFonts w:ascii="Calibri" w:eastAsia="Times New Roman" w:hAnsi="Calibri" w:cs="Times New Roman"/>
                <w:color w:val="000000"/>
                <w:sz w:val="16"/>
                <w:szCs w:val="16"/>
              </w:rPr>
            </w:pPr>
            <w:ins w:id="426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269" w:author="David Dayan" w:date="2021-12-03T17:18:00Z">
              <w:tcPr>
                <w:tcW w:w="898" w:type="dxa"/>
                <w:tcBorders>
                  <w:top w:val="nil"/>
                  <w:left w:val="nil"/>
                  <w:bottom w:val="nil"/>
                  <w:right w:val="nil"/>
                </w:tcBorders>
                <w:shd w:val="clear" w:color="auto" w:fill="auto"/>
                <w:noWrap/>
                <w:vAlign w:val="bottom"/>
                <w:hideMark/>
              </w:tcPr>
            </w:tcPrChange>
          </w:tcPr>
          <w:p w14:paraId="431A4261" w14:textId="77777777" w:rsidR="00036D0E" w:rsidRPr="00036D0E" w:rsidRDefault="00036D0E" w:rsidP="00245317">
            <w:pPr>
              <w:spacing w:after="0" w:line="240" w:lineRule="auto"/>
              <w:jc w:val="center"/>
              <w:rPr>
                <w:ins w:id="4270" w:author="David Dayan" w:date="2021-12-03T17:13:00Z"/>
                <w:rFonts w:ascii="Calibri" w:eastAsia="Times New Roman" w:hAnsi="Calibri" w:cs="Times New Roman"/>
                <w:color w:val="000000"/>
                <w:sz w:val="16"/>
                <w:szCs w:val="16"/>
              </w:rPr>
            </w:pPr>
            <w:ins w:id="427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4272" w:author="David Dayan" w:date="2021-12-03T17:18:00Z">
              <w:tcPr>
                <w:tcW w:w="902" w:type="dxa"/>
                <w:tcBorders>
                  <w:top w:val="nil"/>
                  <w:left w:val="nil"/>
                  <w:bottom w:val="nil"/>
                  <w:right w:val="nil"/>
                </w:tcBorders>
                <w:shd w:val="clear" w:color="auto" w:fill="auto"/>
                <w:noWrap/>
                <w:vAlign w:val="bottom"/>
                <w:hideMark/>
              </w:tcPr>
            </w:tcPrChange>
          </w:tcPr>
          <w:p w14:paraId="61716278" w14:textId="77777777" w:rsidR="00036D0E" w:rsidRPr="00036D0E" w:rsidRDefault="00036D0E" w:rsidP="00245317">
            <w:pPr>
              <w:spacing w:after="0" w:line="240" w:lineRule="auto"/>
              <w:jc w:val="center"/>
              <w:rPr>
                <w:ins w:id="4273" w:author="David Dayan" w:date="2021-12-03T17:13:00Z"/>
                <w:rFonts w:ascii="Calibri" w:eastAsia="Times New Roman" w:hAnsi="Calibri" w:cs="Times New Roman"/>
                <w:color w:val="000000"/>
                <w:sz w:val="16"/>
                <w:szCs w:val="16"/>
              </w:rPr>
            </w:pPr>
            <w:ins w:id="427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4275" w:author="David Dayan" w:date="2021-12-03T17:18:00Z">
              <w:tcPr>
                <w:tcW w:w="2160" w:type="dxa"/>
                <w:tcBorders>
                  <w:top w:val="nil"/>
                  <w:left w:val="nil"/>
                  <w:bottom w:val="nil"/>
                  <w:right w:val="nil"/>
                </w:tcBorders>
                <w:shd w:val="clear" w:color="auto" w:fill="auto"/>
                <w:noWrap/>
                <w:vAlign w:val="bottom"/>
                <w:hideMark/>
              </w:tcPr>
            </w:tcPrChange>
          </w:tcPr>
          <w:p w14:paraId="55DB90A0" w14:textId="77777777" w:rsidR="00036D0E" w:rsidRPr="00036D0E" w:rsidRDefault="00036D0E" w:rsidP="00245317">
            <w:pPr>
              <w:spacing w:after="0" w:line="240" w:lineRule="auto"/>
              <w:jc w:val="center"/>
              <w:rPr>
                <w:ins w:id="4276" w:author="David Dayan" w:date="2021-12-03T17:13:00Z"/>
                <w:rFonts w:ascii="Calibri" w:eastAsia="Times New Roman" w:hAnsi="Calibri" w:cs="Times New Roman"/>
                <w:color w:val="000000"/>
                <w:sz w:val="16"/>
                <w:szCs w:val="16"/>
              </w:rPr>
            </w:pPr>
            <w:ins w:id="427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4278" w:author="David Dayan" w:date="2021-12-03T17:18:00Z">
              <w:tcPr>
                <w:tcW w:w="2876" w:type="dxa"/>
                <w:gridSpan w:val="2"/>
                <w:tcBorders>
                  <w:top w:val="nil"/>
                  <w:left w:val="nil"/>
                  <w:bottom w:val="nil"/>
                  <w:right w:val="nil"/>
                </w:tcBorders>
                <w:shd w:val="clear" w:color="auto" w:fill="auto"/>
                <w:noWrap/>
                <w:vAlign w:val="bottom"/>
                <w:hideMark/>
              </w:tcPr>
            </w:tcPrChange>
          </w:tcPr>
          <w:p w14:paraId="63482DB4" w14:textId="77777777" w:rsidR="00036D0E" w:rsidRPr="00036D0E" w:rsidRDefault="00036D0E" w:rsidP="00245317">
            <w:pPr>
              <w:spacing w:after="0" w:line="240" w:lineRule="auto"/>
              <w:jc w:val="center"/>
              <w:rPr>
                <w:ins w:id="4279" w:author="David Dayan" w:date="2021-12-03T17:13:00Z"/>
                <w:rFonts w:ascii="Calibri" w:eastAsia="Times New Roman" w:hAnsi="Calibri" w:cs="Times New Roman"/>
                <w:color w:val="000000"/>
                <w:sz w:val="16"/>
                <w:szCs w:val="16"/>
              </w:rPr>
            </w:pPr>
            <w:ins w:id="428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4281" w:author="David Dayan" w:date="2021-12-03T17:18:00Z">
              <w:tcPr>
                <w:tcW w:w="1426" w:type="dxa"/>
                <w:tcBorders>
                  <w:top w:val="nil"/>
                  <w:left w:val="nil"/>
                  <w:bottom w:val="nil"/>
                  <w:right w:val="nil"/>
                </w:tcBorders>
                <w:shd w:val="clear" w:color="auto" w:fill="auto"/>
                <w:noWrap/>
                <w:vAlign w:val="bottom"/>
                <w:hideMark/>
              </w:tcPr>
            </w:tcPrChange>
          </w:tcPr>
          <w:p w14:paraId="630E3B97" w14:textId="77777777" w:rsidR="00036D0E" w:rsidRPr="00036D0E" w:rsidRDefault="00036D0E" w:rsidP="00245317">
            <w:pPr>
              <w:spacing w:after="0" w:line="240" w:lineRule="auto"/>
              <w:jc w:val="center"/>
              <w:rPr>
                <w:ins w:id="4282" w:author="David Dayan" w:date="2021-12-03T17:13:00Z"/>
                <w:rFonts w:ascii="Calibri" w:eastAsia="Times New Roman" w:hAnsi="Calibri" w:cs="Times New Roman"/>
                <w:color w:val="000000"/>
                <w:sz w:val="16"/>
                <w:szCs w:val="16"/>
              </w:rPr>
            </w:pPr>
            <w:ins w:id="4283" w:author="David Dayan" w:date="2021-12-03T17:13:00Z">
              <w:r w:rsidRPr="00036D0E">
                <w:rPr>
                  <w:rFonts w:ascii="Calibri" w:eastAsia="Times New Roman" w:hAnsi="Calibri" w:cs="Times New Roman"/>
                  <w:color w:val="000000"/>
                  <w:sz w:val="16"/>
                  <w:szCs w:val="16"/>
                </w:rPr>
                <w:t>heterozygote</w:t>
              </w:r>
            </w:ins>
          </w:p>
        </w:tc>
      </w:tr>
      <w:tr w:rsidR="00036D0E" w:rsidRPr="00036D0E" w14:paraId="5BF06B6F" w14:textId="77777777" w:rsidTr="00245317">
        <w:trPr>
          <w:cantSplit/>
          <w:trHeight w:val="20"/>
          <w:ins w:id="4284" w:author="David Dayan" w:date="2021-12-03T17:13:00Z"/>
          <w:trPrChange w:id="428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286" w:author="David Dayan" w:date="2021-12-03T17:18:00Z">
              <w:tcPr>
                <w:tcW w:w="1563" w:type="dxa"/>
                <w:tcBorders>
                  <w:top w:val="nil"/>
                  <w:left w:val="nil"/>
                  <w:bottom w:val="nil"/>
                  <w:right w:val="nil"/>
                </w:tcBorders>
                <w:shd w:val="clear" w:color="auto" w:fill="auto"/>
                <w:noWrap/>
                <w:vAlign w:val="bottom"/>
                <w:hideMark/>
              </w:tcPr>
            </w:tcPrChange>
          </w:tcPr>
          <w:p w14:paraId="0804A1CA" w14:textId="77777777" w:rsidR="00036D0E" w:rsidRPr="00036D0E" w:rsidRDefault="00036D0E" w:rsidP="00245317">
            <w:pPr>
              <w:spacing w:after="0" w:line="240" w:lineRule="auto"/>
              <w:jc w:val="center"/>
              <w:rPr>
                <w:ins w:id="4287" w:author="David Dayan" w:date="2021-12-03T17:13:00Z"/>
                <w:rFonts w:ascii="Calibri" w:eastAsia="Times New Roman" w:hAnsi="Calibri" w:cs="Times New Roman"/>
                <w:color w:val="000000"/>
                <w:sz w:val="16"/>
                <w:szCs w:val="16"/>
              </w:rPr>
            </w:pPr>
            <w:ins w:id="4288" w:author="David Dayan" w:date="2021-12-03T17:13:00Z">
              <w:r w:rsidRPr="00036D0E">
                <w:rPr>
                  <w:rFonts w:ascii="Calibri" w:eastAsia="Times New Roman" w:hAnsi="Calibri" w:cs="Times New Roman"/>
                  <w:color w:val="000000"/>
                  <w:sz w:val="16"/>
                  <w:szCs w:val="16"/>
                </w:rPr>
                <w:t>OtsAC20ROGR_0118</w:t>
              </w:r>
            </w:ins>
          </w:p>
        </w:tc>
        <w:tc>
          <w:tcPr>
            <w:tcW w:w="746" w:type="dxa"/>
            <w:tcBorders>
              <w:top w:val="nil"/>
              <w:left w:val="nil"/>
              <w:bottom w:val="nil"/>
              <w:right w:val="nil"/>
            </w:tcBorders>
            <w:shd w:val="clear" w:color="auto" w:fill="auto"/>
            <w:noWrap/>
            <w:vAlign w:val="bottom"/>
            <w:hideMark/>
            <w:tcPrChange w:id="4289" w:author="David Dayan" w:date="2021-12-03T17:18:00Z">
              <w:tcPr>
                <w:tcW w:w="746" w:type="dxa"/>
                <w:tcBorders>
                  <w:top w:val="nil"/>
                  <w:left w:val="nil"/>
                  <w:bottom w:val="nil"/>
                  <w:right w:val="nil"/>
                </w:tcBorders>
                <w:shd w:val="clear" w:color="auto" w:fill="auto"/>
                <w:noWrap/>
                <w:vAlign w:val="bottom"/>
                <w:hideMark/>
              </w:tcPr>
            </w:tcPrChange>
          </w:tcPr>
          <w:p w14:paraId="34BF6A52" w14:textId="77777777" w:rsidR="00036D0E" w:rsidRPr="00036D0E" w:rsidRDefault="00036D0E" w:rsidP="00245317">
            <w:pPr>
              <w:spacing w:after="0" w:line="240" w:lineRule="auto"/>
              <w:jc w:val="center"/>
              <w:rPr>
                <w:ins w:id="4290" w:author="David Dayan" w:date="2021-12-03T17:13:00Z"/>
                <w:rFonts w:ascii="Calibri" w:eastAsia="Times New Roman" w:hAnsi="Calibri" w:cs="Times New Roman"/>
                <w:color w:val="000000"/>
                <w:sz w:val="16"/>
                <w:szCs w:val="16"/>
              </w:rPr>
            </w:pPr>
            <w:ins w:id="4291"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292" w:author="David Dayan" w:date="2021-12-03T17:18:00Z">
              <w:tcPr>
                <w:tcW w:w="599" w:type="dxa"/>
                <w:tcBorders>
                  <w:top w:val="nil"/>
                  <w:left w:val="nil"/>
                  <w:bottom w:val="nil"/>
                  <w:right w:val="nil"/>
                </w:tcBorders>
                <w:shd w:val="clear" w:color="auto" w:fill="auto"/>
                <w:noWrap/>
                <w:vAlign w:val="bottom"/>
                <w:hideMark/>
              </w:tcPr>
            </w:tcPrChange>
          </w:tcPr>
          <w:p w14:paraId="2E5E9E83" w14:textId="77777777" w:rsidR="00036D0E" w:rsidRPr="00036D0E" w:rsidRDefault="00036D0E" w:rsidP="00245317">
            <w:pPr>
              <w:spacing w:after="0" w:line="240" w:lineRule="auto"/>
              <w:jc w:val="center"/>
              <w:rPr>
                <w:ins w:id="4293" w:author="David Dayan" w:date="2021-12-03T17:13:00Z"/>
                <w:rFonts w:ascii="Calibri" w:eastAsia="Times New Roman" w:hAnsi="Calibri" w:cs="Times New Roman"/>
                <w:color w:val="000000"/>
                <w:sz w:val="16"/>
                <w:szCs w:val="16"/>
              </w:rPr>
            </w:pPr>
            <w:ins w:id="4294"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295" w:author="David Dayan" w:date="2021-12-03T17:18:00Z">
              <w:tcPr>
                <w:tcW w:w="1142" w:type="dxa"/>
                <w:tcBorders>
                  <w:top w:val="nil"/>
                  <w:left w:val="nil"/>
                  <w:bottom w:val="nil"/>
                  <w:right w:val="nil"/>
                </w:tcBorders>
                <w:shd w:val="clear" w:color="auto" w:fill="auto"/>
                <w:noWrap/>
                <w:vAlign w:val="bottom"/>
                <w:hideMark/>
              </w:tcPr>
            </w:tcPrChange>
          </w:tcPr>
          <w:p w14:paraId="7EF3CF71" w14:textId="77777777" w:rsidR="00036D0E" w:rsidRPr="00036D0E" w:rsidRDefault="00036D0E" w:rsidP="00245317">
            <w:pPr>
              <w:spacing w:after="0" w:line="240" w:lineRule="auto"/>
              <w:jc w:val="center"/>
              <w:rPr>
                <w:ins w:id="4296" w:author="David Dayan" w:date="2021-12-03T17:13:00Z"/>
                <w:rFonts w:ascii="Calibri" w:eastAsia="Times New Roman" w:hAnsi="Calibri" w:cs="Times New Roman"/>
                <w:color w:val="000000"/>
                <w:sz w:val="16"/>
                <w:szCs w:val="16"/>
              </w:rPr>
            </w:pPr>
            <w:ins w:id="429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298" w:author="David Dayan" w:date="2021-12-03T17:18:00Z">
              <w:tcPr>
                <w:tcW w:w="1440" w:type="dxa"/>
                <w:tcBorders>
                  <w:top w:val="nil"/>
                  <w:left w:val="nil"/>
                  <w:bottom w:val="nil"/>
                  <w:right w:val="nil"/>
                </w:tcBorders>
                <w:shd w:val="clear" w:color="auto" w:fill="auto"/>
                <w:noWrap/>
                <w:vAlign w:val="bottom"/>
                <w:hideMark/>
              </w:tcPr>
            </w:tcPrChange>
          </w:tcPr>
          <w:p w14:paraId="6A6A29AB" w14:textId="77777777" w:rsidR="00036D0E" w:rsidRPr="00036D0E" w:rsidRDefault="00036D0E" w:rsidP="00245317">
            <w:pPr>
              <w:spacing w:after="0" w:line="240" w:lineRule="auto"/>
              <w:jc w:val="center"/>
              <w:rPr>
                <w:ins w:id="4299" w:author="David Dayan" w:date="2021-12-03T17:13:00Z"/>
                <w:rFonts w:ascii="Calibri" w:eastAsia="Times New Roman" w:hAnsi="Calibri" w:cs="Times New Roman"/>
                <w:color w:val="000000"/>
                <w:sz w:val="16"/>
                <w:szCs w:val="16"/>
              </w:rPr>
            </w:pPr>
            <w:ins w:id="430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301" w:author="David Dayan" w:date="2021-12-03T17:18:00Z">
              <w:tcPr>
                <w:tcW w:w="1530" w:type="dxa"/>
                <w:tcBorders>
                  <w:top w:val="nil"/>
                  <w:left w:val="nil"/>
                  <w:bottom w:val="nil"/>
                  <w:right w:val="nil"/>
                </w:tcBorders>
                <w:shd w:val="clear" w:color="auto" w:fill="auto"/>
                <w:noWrap/>
                <w:vAlign w:val="bottom"/>
                <w:hideMark/>
              </w:tcPr>
            </w:tcPrChange>
          </w:tcPr>
          <w:p w14:paraId="05CD7CA3" w14:textId="77777777" w:rsidR="00036D0E" w:rsidRPr="00036D0E" w:rsidRDefault="00036D0E" w:rsidP="00245317">
            <w:pPr>
              <w:spacing w:after="0" w:line="240" w:lineRule="auto"/>
              <w:jc w:val="center"/>
              <w:rPr>
                <w:ins w:id="4302" w:author="David Dayan" w:date="2021-12-03T17:13:00Z"/>
                <w:rFonts w:ascii="Calibri" w:eastAsia="Times New Roman" w:hAnsi="Calibri" w:cs="Times New Roman"/>
                <w:color w:val="000000"/>
                <w:sz w:val="16"/>
                <w:szCs w:val="16"/>
              </w:rPr>
            </w:pPr>
            <w:ins w:id="430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304" w:author="David Dayan" w:date="2021-12-03T17:18:00Z">
              <w:tcPr>
                <w:tcW w:w="898" w:type="dxa"/>
                <w:tcBorders>
                  <w:top w:val="nil"/>
                  <w:left w:val="nil"/>
                  <w:bottom w:val="nil"/>
                  <w:right w:val="nil"/>
                </w:tcBorders>
                <w:shd w:val="clear" w:color="auto" w:fill="auto"/>
                <w:noWrap/>
                <w:vAlign w:val="bottom"/>
                <w:hideMark/>
              </w:tcPr>
            </w:tcPrChange>
          </w:tcPr>
          <w:p w14:paraId="373321D4" w14:textId="77777777" w:rsidR="00036D0E" w:rsidRPr="00036D0E" w:rsidRDefault="00036D0E" w:rsidP="00245317">
            <w:pPr>
              <w:spacing w:after="0" w:line="240" w:lineRule="auto"/>
              <w:jc w:val="center"/>
              <w:rPr>
                <w:ins w:id="4305" w:author="David Dayan" w:date="2021-12-03T17:13:00Z"/>
                <w:rFonts w:ascii="Calibri" w:eastAsia="Times New Roman" w:hAnsi="Calibri" w:cs="Times New Roman"/>
                <w:color w:val="000000"/>
                <w:sz w:val="16"/>
                <w:szCs w:val="16"/>
              </w:rPr>
            </w:pPr>
            <w:ins w:id="430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4307" w:author="David Dayan" w:date="2021-12-03T17:18:00Z">
              <w:tcPr>
                <w:tcW w:w="902" w:type="dxa"/>
                <w:tcBorders>
                  <w:top w:val="nil"/>
                  <w:left w:val="nil"/>
                  <w:bottom w:val="nil"/>
                  <w:right w:val="nil"/>
                </w:tcBorders>
                <w:shd w:val="clear" w:color="auto" w:fill="auto"/>
                <w:noWrap/>
                <w:vAlign w:val="bottom"/>
                <w:hideMark/>
              </w:tcPr>
            </w:tcPrChange>
          </w:tcPr>
          <w:p w14:paraId="3FA586BA" w14:textId="77777777" w:rsidR="00036D0E" w:rsidRPr="00036D0E" w:rsidRDefault="00036D0E" w:rsidP="00245317">
            <w:pPr>
              <w:spacing w:after="0" w:line="240" w:lineRule="auto"/>
              <w:jc w:val="center"/>
              <w:rPr>
                <w:ins w:id="4308" w:author="David Dayan" w:date="2021-12-03T17:13:00Z"/>
                <w:rFonts w:ascii="Calibri" w:eastAsia="Times New Roman" w:hAnsi="Calibri" w:cs="Times New Roman"/>
                <w:color w:val="000000"/>
                <w:sz w:val="16"/>
                <w:szCs w:val="16"/>
              </w:rPr>
            </w:pPr>
            <w:ins w:id="430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310" w:author="David Dayan" w:date="2021-12-03T17:18:00Z">
              <w:tcPr>
                <w:tcW w:w="2160" w:type="dxa"/>
                <w:tcBorders>
                  <w:top w:val="nil"/>
                  <w:left w:val="nil"/>
                  <w:bottom w:val="nil"/>
                  <w:right w:val="nil"/>
                </w:tcBorders>
                <w:shd w:val="clear" w:color="auto" w:fill="auto"/>
                <w:noWrap/>
                <w:vAlign w:val="bottom"/>
                <w:hideMark/>
              </w:tcPr>
            </w:tcPrChange>
          </w:tcPr>
          <w:p w14:paraId="4C2E56B3" w14:textId="77777777" w:rsidR="00036D0E" w:rsidRPr="00036D0E" w:rsidRDefault="00036D0E" w:rsidP="00245317">
            <w:pPr>
              <w:spacing w:after="0" w:line="240" w:lineRule="auto"/>
              <w:jc w:val="center"/>
              <w:rPr>
                <w:ins w:id="4311" w:author="David Dayan" w:date="2021-12-03T17:13:00Z"/>
                <w:rFonts w:ascii="Calibri" w:eastAsia="Times New Roman" w:hAnsi="Calibri" w:cs="Times New Roman"/>
                <w:color w:val="000000"/>
                <w:sz w:val="16"/>
                <w:szCs w:val="16"/>
              </w:rPr>
            </w:pPr>
            <w:ins w:id="431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4313" w:author="David Dayan" w:date="2021-12-03T17:18:00Z">
              <w:tcPr>
                <w:tcW w:w="2876" w:type="dxa"/>
                <w:gridSpan w:val="2"/>
                <w:tcBorders>
                  <w:top w:val="nil"/>
                  <w:left w:val="nil"/>
                  <w:bottom w:val="nil"/>
                  <w:right w:val="nil"/>
                </w:tcBorders>
                <w:shd w:val="clear" w:color="auto" w:fill="auto"/>
                <w:noWrap/>
                <w:vAlign w:val="bottom"/>
                <w:hideMark/>
              </w:tcPr>
            </w:tcPrChange>
          </w:tcPr>
          <w:p w14:paraId="28C0F5A8" w14:textId="77777777" w:rsidR="00036D0E" w:rsidRPr="00036D0E" w:rsidRDefault="00036D0E" w:rsidP="00245317">
            <w:pPr>
              <w:spacing w:after="0" w:line="240" w:lineRule="auto"/>
              <w:jc w:val="center"/>
              <w:rPr>
                <w:ins w:id="4314" w:author="David Dayan" w:date="2021-12-03T17:13:00Z"/>
                <w:rFonts w:ascii="Calibri" w:eastAsia="Times New Roman" w:hAnsi="Calibri" w:cs="Times New Roman"/>
                <w:color w:val="000000"/>
                <w:sz w:val="16"/>
                <w:szCs w:val="16"/>
              </w:rPr>
            </w:pPr>
            <w:proofErr w:type="spellStart"/>
            <w:ins w:id="431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316" w:author="David Dayan" w:date="2021-12-03T17:18:00Z">
              <w:tcPr>
                <w:tcW w:w="1426" w:type="dxa"/>
                <w:tcBorders>
                  <w:top w:val="nil"/>
                  <w:left w:val="nil"/>
                  <w:bottom w:val="nil"/>
                  <w:right w:val="nil"/>
                </w:tcBorders>
                <w:shd w:val="clear" w:color="auto" w:fill="auto"/>
                <w:noWrap/>
                <w:vAlign w:val="bottom"/>
                <w:hideMark/>
              </w:tcPr>
            </w:tcPrChange>
          </w:tcPr>
          <w:p w14:paraId="0D9D05B3" w14:textId="77777777" w:rsidR="00036D0E" w:rsidRPr="00036D0E" w:rsidRDefault="00036D0E" w:rsidP="00245317">
            <w:pPr>
              <w:spacing w:after="0" w:line="240" w:lineRule="auto"/>
              <w:jc w:val="center"/>
              <w:rPr>
                <w:ins w:id="4317" w:author="David Dayan" w:date="2021-12-03T17:13:00Z"/>
                <w:rFonts w:ascii="Calibri" w:eastAsia="Times New Roman" w:hAnsi="Calibri" w:cs="Times New Roman"/>
                <w:color w:val="000000"/>
                <w:sz w:val="16"/>
                <w:szCs w:val="16"/>
              </w:rPr>
            </w:pPr>
            <w:ins w:id="4318" w:author="David Dayan" w:date="2021-12-03T17:13:00Z">
              <w:r w:rsidRPr="00036D0E">
                <w:rPr>
                  <w:rFonts w:ascii="Calibri" w:eastAsia="Times New Roman" w:hAnsi="Calibri" w:cs="Times New Roman"/>
                  <w:color w:val="000000"/>
                  <w:sz w:val="16"/>
                  <w:szCs w:val="16"/>
                </w:rPr>
                <w:t>discordant</w:t>
              </w:r>
            </w:ins>
          </w:p>
        </w:tc>
      </w:tr>
      <w:tr w:rsidR="00036D0E" w:rsidRPr="00036D0E" w14:paraId="482A4129" w14:textId="77777777" w:rsidTr="00245317">
        <w:trPr>
          <w:cantSplit/>
          <w:trHeight w:val="20"/>
          <w:ins w:id="4319" w:author="David Dayan" w:date="2021-12-03T17:13:00Z"/>
          <w:trPrChange w:id="432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321" w:author="David Dayan" w:date="2021-12-03T17:18:00Z">
              <w:tcPr>
                <w:tcW w:w="1563" w:type="dxa"/>
                <w:tcBorders>
                  <w:top w:val="nil"/>
                  <w:left w:val="nil"/>
                  <w:bottom w:val="nil"/>
                  <w:right w:val="nil"/>
                </w:tcBorders>
                <w:shd w:val="clear" w:color="auto" w:fill="auto"/>
                <w:noWrap/>
                <w:vAlign w:val="bottom"/>
                <w:hideMark/>
              </w:tcPr>
            </w:tcPrChange>
          </w:tcPr>
          <w:p w14:paraId="31565F23" w14:textId="77777777" w:rsidR="00036D0E" w:rsidRPr="00036D0E" w:rsidRDefault="00036D0E" w:rsidP="00245317">
            <w:pPr>
              <w:spacing w:after="0" w:line="240" w:lineRule="auto"/>
              <w:jc w:val="center"/>
              <w:rPr>
                <w:ins w:id="4322" w:author="David Dayan" w:date="2021-12-03T17:13:00Z"/>
                <w:rFonts w:ascii="Calibri" w:eastAsia="Times New Roman" w:hAnsi="Calibri" w:cs="Times New Roman"/>
                <w:color w:val="000000"/>
                <w:sz w:val="16"/>
                <w:szCs w:val="16"/>
              </w:rPr>
            </w:pPr>
            <w:ins w:id="4323" w:author="David Dayan" w:date="2021-12-03T17:13:00Z">
              <w:r w:rsidRPr="00036D0E">
                <w:rPr>
                  <w:rFonts w:ascii="Calibri" w:eastAsia="Times New Roman" w:hAnsi="Calibri" w:cs="Times New Roman"/>
                  <w:color w:val="000000"/>
                  <w:sz w:val="16"/>
                  <w:szCs w:val="16"/>
                </w:rPr>
                <w:t>OtsAC20ROGR_0119</w:t>
              </w:r>
            </w:ins>
          </w:p>
        </w:tc>
        <w:tc>
          <w:tcPr>
            <w:tcW w:w="746" w:type="dxa"/>
            <w:tcBorders>
              <w:top w:val="nil"/>
              <w:left w:val="nil"/>
              <w:bottom w:val="nil"/>
              <w:right w:val="nil"/>
            </w:tcBorders>
            <w:shd w:val="clear" w:color="auto" w:fill="auto"/>
            <w:noWrap/>
            <w:vAlign w:val="bottom"/>
            <w:hideMark/>
            <w:tcPrChange w:id="4324" w:author="David Dayan" w:date="2021-12-03T17:18:00Z">
              <w:tcPr>
                <w:tcW w:w="746" w:type="dxa"/>
                <w:tcBorders>
                  <w:top w:val="nil"/>
                  <w:left w:val="nil"/>
                  <w:bottom w:val="nil"/>
                  <w:right w:val="nil"/>
                </w:tcBorders>
                <w:shd w:val="clear" w:color="auto" w:fill="auto"/>
                <w:noWrap/>
                <w:vAlign w:val="bottom"/>
                <w:hideMark/>
              </w:tcPr>
            </w:tcPrChange>
          </w:tcPr>
          <w:p w14:paraId="598C8513" w14:textId="77777777" w:rsidR="00036D0E" w:rsidRPr="00036D0E" w:rsidRDefault="00036D0E" w:rsidP="00245317">
            <w:pPr>
              <w:spacing w:after="0" w:line="240" w:lineRule="auto"/>
              <w:jc w:val="center"/>
              <w:rPr>
                <w:ins w:id="4325" w:author="David Dayan" w:date="2021-12-03T17:13:00Z"/>
                <w:rFonts w:ascii="Calibri" w:eastAsia="Times New Roman" w:hAnsi="Calibri" w:cs="Times New Roman"/>
                <w:color w:val="000000"/>
                <w:sz w:val="16"/>
                <w:szCs w:val="16"/>
              </w:rPr>
            </w:pPr>
            <w:ins w:id="4326" w:author="David Dayan" w:date="2021-12-03T17:13:00Z">
              <w:r w:rsidRPr="00036D0E">
                <w:rPr>
                  <w:rFonts w:ascii="Calibri" w:eastAsia="Times New Roman" w:hAnsi="Calibri" w:cs="Times New Roman"/>
                  <w:color w:val="000000"/>
                  <w:sz w:val="16"/>
                  <w:szCs w:val="16"/>
                </w:rPr>
                <w:t>8/28/20</w:t>
              </w:r>
            </w:ins>
          </w:p>
        </w:tc>
        <w:tc>
          <w:tcPr>
            <w:tcW w:w="599" w:type="dxa"/>
            <w:tcBorders>
              <w:top w:val="nil"/>
              <w:left w:val="nil"/>
              <w:bottom w:val="nil"/>
              <w:right w:val="nil"/>
            </w:tcBorders>
            <w:shd w:val="clear" w:color="auto" w:fill="auto"/>
            <w:noWrap/>
            <w:vAlign w:val="bottom"/>
            <w:hideMark/>
            <w:tcPrChange w:id="4327" w:author="David Dayan" w:date="2021-12-03T17:18:00Z">
              <w:tcPr>
                <w:tcW w:w="599" w:type="dxa"/>
                <w:tcBorders>
                  <w:top w:val="nil"/>
                  <w:left w:val="nil"/>
                  <w:bottom w:val="nil"/>
                  <w:right w:val="nil"/>
                </w:tcBorders>
                <w:shd w:val="clear" w:color="auto" w:fill="auto"/>
                <w:noWrap/>
                <w:vAlign w:val="bottom"/>
                <w:hideMark/>
              </w:tcPr>
            </w:tcPrChange>
          </w:tcPr>
          <w:p w14:paraId="7EDA0F0D" w14:textId="77777777" w:rsidR="00036D0E" w:rsidRPr="00036D0E" w:rsidRDefault="00036D0E" w:rsidP="00245317">
            <w:pPr>
              <w:spacing w:after="0" w:line="240" w:lineRule="auto"/>
              <w:jc w:val="center"/>
              <w:rPr>
                <w:ins w:id="4328" w:author="David Dayan" w:date="2021-12-03T17:13:00Z"/>
                <w:rFonts w:ascii="Calibri" w:eastAsia="Times New Roman" w:hAnsi="Calibri" w:cs="Times New Roman"/>
                <w:color w:val="000000"/>
                <w:sz w:val="16"/>
                <w:szCs w:val="16"/>
              </w:rPr>
            </w:pPr>
            <w:ins w:id="4329" w:author="David Dayan" w:date="2021-12-03T17:13:00Z">
              <w:r w:rsidRPr="00036D0E">
                <w:rPr>
                  <w:rFonts w:ascii="Calibri" w:eastAsia="Times New Roman" w:hAnsi="Calibri" w:cs="Times New Roman"/>
                  <w:color w:val="000000"/>
                  <w:sz w:val="16"/>
                  <w:szCs w:val="16"/>
                </w:rPr>
                <w:t>241</w:t>
              </w:r>
            </w:ins>
          </w:p>
        </w:tc>
        <w:tc>
          <w:tcPr>
            <w:tcW w:w="1142" w:type="dxa"/>
            <w:tcBorders>
              <w:top w:val="nil"/>
              <w:left w:val="nil"/>
              <w:bottom w:val="nil"/>
              <w:right w:val="nil"/>
            </w:tcBorders>
            <w:shd w:val="clear" w:color="auto" w:fill="auto"/>
            <w:noWrap/>
            <w:vAlign w:val="bottom"/>
            <w:hideMark/>
            <w:tcPrChange w:id="4330" w:author="David Dayan" w:date="2021-12-03T17:18:00Z">
              <w:tcPr>
                <w:tcW w:w="1142" w:type="dxa"/>
                <w:tcBorders>
                  <w:top w:val="nil"/>
                  <w:left w:val="nil"/>
                  <w:bottom w:val="nil"/>
                  <w:right w:val="nil"/>
                </w:tcBorders>
                <w:shd w:val="clear" w:color="auto" w:fill="auto"/>
                <w:noWrap/>
                <w:vAlign w:val="bottom"/>
                <w:hideMark/>
              </w:tcPr>
            </w:tcPrChange>
          </w:tcPr>
          <w:p w14:paraId="0E806E2C" w14:textId="77777777" w:rsidR="00036D0E" w:rsidRPr="00036D0E" w:rsidRDefault="00036D0E" w:rsidP="00245317">
            <w:pPr>
              <w:spacing w:after="0" w:line="240" w:lineRule="auto"/>
              <w:jc w:val="center"/>
              <w:rPr>
                <w:ins w:id="4331" w:author="David Dayan" w:date="2021-12-03T17:13:00Z"/>
                <w:rFonts w:ascii="Calibri" w:eastAsia="Times New Roman" w:hAnsi="Calibri" w:cs="Times New Roman"/>
                <w:color w:val="000000"/>
                <w:sz w:val="16"/>
                <w:szCs w:val="16"/>
              </w:rPr>
            </w:pPr>
            <w:ins w:id="433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333" w:author="David Dayan" w:date="2021-12-03T17:18:00Z">
              <w:tcPr>
                <w:tcW w:w="1440" w:type="dxa"/>
                <w:tcBorders>
                  <w:top w:val="nil"/>
                  <w:left w:val="nil"/>
                  <w:bottom w:val="nil"/>
                  <w:right w:val="nil"/>
                </w:tcBorders>
                <w:shd w:val="clear" w:color="auto" w:fill="auto"/>
                <w:noWrap/>
                <w:vAlign w:val="bottom"/>
                <w:hideMark/>
              </w:tcPr>
            </w:tcPrChange>
          </w:tcPr>
          <w:p w14:paraId="700F389E" w14:textId="77777777" w:rsidR="00036D0E" w:rsidRPr="00036D0E" w:rsidRDefault="00036D0E" w:rsidP="00245317">
            <w:pPr>
              <w:spacing w:after="0" w:line="240" w:lineRule="auto"/>
              <w:jc w:val="center"/>
              <w:rPr>
                <w:ins w:id="4334" w:author="David Dayan" w:date="2021-12-03T17:13:00Z"/>
                <w:rFonts w:ascii="Calibri" w:eastAsia="Times New Roman" w:hAnsi="Calibri" w:cs="Times New Roman"/>
                <w:color w:val="000000"/>
                <w:sz w:val="16"/>
                <w:szCs w:val="16"/>
              </w:rPr>
            </w:pPr>
            <w:ins w:id="433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336" w:author="David Dayan" w:date="2021-12-03T17:18:00Z">
              <w:tcPr>
                <w:tcW w:w="1530" w:type="dxa"/>
                <w:tcBorders>
                  <w:top w:val="nil"/>
                  <w:left w:val="nil"/>
                  <w:bottom w:val="nil"/>
                  <w:right w:val="nil"/>
                </w:tcBorders>
                <w:shd w:val="clear" w:color="auto" w:fill="auto"/>
                <w:noWrap/>
                <w:vAlign w:val="bottom"/>
                <w:hideMark/>
              </w:tcPr>
            </w:tcPrChange>
          </w:tcPr>
          <w:p w14:paraId="12FBECCD" w14:textId="77777777" w:rsidR="00036D0E" w:rsidRPr="00036D0E" w:rsidRDefault="00036D0E" w:rsidP="00245317">
            <w:pPr>
              <w:spacing w:after="0" w:line="240" w:lineRule="auto"/>
              <w:jc w:val="center"/>
              <w:rPr>
                <w:ins w:id="4337" w:author="David Dayan" w:date="2021-12-03T17:13:00Z"/>
                <w:rFonts w:ascii="Calibri" w:eastAsia="Times New Roman" w:hAnsi="Calibri" w:cs="Times New Roman"/>
                <w:color w:val="000000"/>
                <w:sz w:val="16"/>
                <w:szCs w:val="16"/>
              </w:rPr>
            </w:pPr>
            <w:ins w:id="433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339" w:author="David Dayan" w:date="2021-12-03T17:18:00Z">
              <w:tcPr>
                <w:tcW w:w="898" w:type="dxa"/>
                <w:tcBorders>
                  <w:top w:val="nil"/>
                  <w:left w:val="nil"/>
                  <w:bottom w:val="nil"/>
                  <w:right w:val="nil"/>
                </w:tcBorders>
                <w:shd w:val="clear" w:color="auto" w:fill="auto"/>
                <w:noWrap/>
                <w:vAlign w:val="bottom"/>
                <w:hideMark/>
              </w:tcPr>
            </w:tcPrChange>
          </w:tcPr>
          <w:p w14:paraId="65B8416C" w14:textId="77777777" w:rsidR="00036D0E" w:rsidRPr="00036D0E" w:rsidRDefault="00036D0E" w:rsidP="00245317">
            <w:pPr>
              <w:spacing w:after="0" w:line="240" w:lineRule="auto"/>
              <w:jc w:val="center"/>
              <w:rPr>
                <w:ins w:id="4340" w:author="David Dayan" w:date="2021-12-03T17:13:00Z"/>
                <w:rFonts w:ascii="Calibri" w:eastAsia="Times New Roman" w:hAnsi="Calibri" w:cs="Times New Roman"/>
                <w:color w:val="000000"/>
                <w:sz w:val="16"/>
                <w:szCs w:val="16"/>
              </w:rPr>
            </w:pPr>
            <w:ins w:id="434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342" w:author="David Dayan" w:date="2021-12-03T17:18:00Z">
              <w:tcPr>
                <w:tcW w:w="902" w:type="dxa"/>
                <w:tcBorders>
                  <w:top w:val="nil"/>
                  <w:left w:val="nil"/>
                  <w:bottom w:val="nil"/>
                  <w:right w:val="nil"/>
                </w:tcBorders>
                <w:shd w:val="clear" w:color="auto" w:fill="auto"/>
                <w:noWrap/>
                <w:vAlign w:val="bottom"/>
                <w:hideMark/>
              </w:tcPr>
            </w:tcPrChange>
          </w:tcPr>
          <w:p w14:paraId="68B2BAFA" w14:textId="77777777" w:rsidR="00036D0E" w:rsidRPr="00036D0E" w:rsidRDefault="00036D0E" w:rsidP="00245317">
            <w:pPr>
              <w:spacing w:after="0" w:line="240" w:lineRule="auto"/>
              <w:jc w:val="center"/>
              <w:rPr>
                <w:ins w:id="4343" w:author="David Dayan" w:date="2021-12-03T17:13:00Z"/>
                <w:rFonts w:ascii="Calibri" w:eastAsia="Times New Roman" w:hAnsi="Calibri" w:cs="Times New Roman"/>
                <w:color w:val="000000"/>
                <w:sz w:val="16"/>
                <w:szCs w:val="16"/>
              </w:rPr>
            </w:pPr>
            <w:ins w:id="434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345" w:author="David Dayan" w:date="2021-12-03T17:18:00Z">
              <w:tcPr>
                <w:tcW w:w="2160" w:type="dxa"/>
                <w:tcBorders>
                  <w:top w:val="nil"/>
                  <w:left w:val="nil"/>
                  <w:bottom w:val="nil"/>
                  <w:right w:val="nil"/>
                </w:tcBorders>
                <w:shd w:val="clear" w:color="auto" w:fill="auto"/>
                <w:noWrap/>
                <w:vAlign w:val="bottom"/>
                <w:hideMark/>
              </w:tcPr>
            </w:tcPrChange>
          </w:tcPr>
          <w:p w14:paraId="2BBBF47E" w14:textId="77777777" w:rsidR="00036D0E" w:rsidRPr="00036D0E" w:rsidRDefault="00036D0E" w:rsidP="00245317">
            <w:pPr>
              <w:spacing w:after="0" w:line="240" w:lineRule="auto"/>
              <w:jc w:val="center"/>
              <w:rPr>
                <w:ins w:id="4346" w:author="David Dayan" w:date="2021-12-03T17:13:00Z"/>
                <w:rFonts w:ascii="Calibri" w:eastAsia="Times New Roman" w:hAnsi="Calibri" w:cs="Times New Roman"/>
                <w:color w:val="000000"/>
                <w:sz w:val="16"/>
                <w:szCs w:val="16"/>
              </w:rPr>
            </w:pPr>
            <w:proofErr w:type="spellStart"/>
            <w:ins w:id="434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348" w:author="David Dayan" w:date="2021-12-03T17:18:00Z">
              <w:tcPr>
                <w:tcW w:w="2876" w:type="dxa"/>
                <w:gridSpan w:val="2"/>
                <w:tcBorders>
                  <w:top w:val="nil"/>
                  <w:left w:val="nil"/>
                  <w:bottom w:val="nil"/>
                  <w:right w:val="nil"/>
                </w:tcBorders>
                <w:shd w:val="clear" w:color="auto" w:fill="auto"/>
                <w:noWrap/>
                <w:vAlign w:val="bottom"/>
                <w:hideMark/>
              </w:tcPr>
            </w:tcPrChange>
          </w:tcPr>
          <w:p w14:paraId="649F6049" w14:textId="77777777" w:rsidR="00036D0E" w:rsidRPr="00036D0E" w:rsidRDefault="00036D0E" w:rsidP="00245317">
            <w:pPr>
              <w:spacing w:after="0" w:line="240" w:lineRule="auto"/>
              <w:jc w:val="center"/>
              <w:rPr>
                <w:ins w:id="4349" w:author="David Dayan" w:date="2021-12-03T17:13:00Z"/>
                <w:rFonts w:ascii="Calibri" w:eastAsia="Times New Roman" w:hAnsi="Calibri" w:cs="Times New Roman"/>
                <w:color w:val="000000"/>
                <w:sz w:val="16"/>
                <w:szCs w:val="16"/>
              </w:rPr>
            </w:pPr>
            <w:proofErr w:type="spellStart"/>
            <w:ins w:id="435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351" w:author="David Dayan" w:date="2021-12-03T17:18:00Z">
              <w:tcPr>
                <w:tcW w:w="1426" w:type="dxa"/>
                <w:tcBorders>
                  <w:top w:val="nil"/>
                  <w:left w:val="nil"/>
                  <w:bottom w:val="nil"/>
                  <w:right w:val="nil"/>
                </w:tcBorders>
                <w:shd w:val="clear" w:color="auto" w:fill="auto"/>
                <w:noWrap/>
                <w:vAlign w:val="bottom"/>
                <w:hideMark/>
              </w:tcPr>
            </w:tcPrChange>
          </w:tcPr>
          <w:p w14:paraId="513DBA8B" w14:textId="77777777" w:rsidR="00036D0E" w:rsidRPr="00036D0E" w:rsidRDefault="00036D0E" w:rsidP="00245317">
            <w:pPr>
              <w:spacing w:after="0" w:line="240" w:lineRule="auto"/>
              <w:jc w:val="center"/>
              <w:rPr>
                <w:ins w:id="4352" w:author="David Dayan" w:date="2021-12-03T17:13:00Z"/>
                <w:rFonts w:ascii="Calibri" w:eastAsia="Times New Roman" w:hAnsi="Calibri" w:cs="Times New Roman"/>
                <w:color w:val="000000"/>
                <w:sz w:val="16"/>
                <w:szCs w:val="16"/>
              </w:rPr>
            </w:pPr>
            <w:proofErr w:type="spellStart"/>
            <w:ins w:id="435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11A1728C" w14:textId="77777777" w:rsidTr="00245317">
        <w:trPr>
          <w:cantSplit/>
          <w:trHeight w:val="20"/>
          <w:ins w:id="4354" w:author="David Dayan" w:date="2021-12-03T17:13:00Z"/>
          <w:trPrChange w:id="435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356" w:author="David Dayan" w:date="2021-12-03T17:18:00Z">
              <w:tcPr>
                <w:tcW w:w="1563" w:type="dxa"/>
                <w:tcBorders>
                  <w:top w:val="nil"/>
                  <w:left w:val="nil"/>
                  <w:bottom w:val="nil"/>
                  <w:right w:val="nil"/>
                </w:tcBorders>
                <w:shd w:val="clear" w:color="auto" w:fill="auto"/>
                <w:noWrap/>
                <w:vAlign w:val="bottom"/>
                <w:hideMark/>
              </w:tcPr>
            </w:tcPrChange>
          </w:tcPr>
          <w:p w14:paraId="1812937F" w14:textId="77777777" w:rsidR="00036D0E" w:rsidRPr="00036D0E" w:rsidRDefault="00036D0E" w:rsidP="00245317">
            <w:pPr>
              <w:spacing w:after="0" w:line="240" w:lineRule="auto"/>
              <w:jc w:val="center"/>
              <w:rPr>
                <w:ins w:id="4357" w:author="David Dayan" w:date="2021-12-03T17:13:00Z"/>
                <w:rFonts w:ascii="Calibri" w:eastAsia="Times New Roman" w:hAnsi="Calibri" w:cs="Times New Roman"/>
                <w:color w:val="000000"/>
                <w:sz w:val="16"/>
                <w:szCs w:val="16"/>
              </w:rPr>
            </w:pPr>
            <w:ins w:id="4358" w:author="David Dayan" w:date="2021-12-03T17:13:00Z">
              <w:r w:rsidRPr="00036D0E">
                <w:rPr>
                  <w:rFonts w:ascii="Calibri" w:eastAsia="Times New Roman" w:hAnsi="Calibri" w:cs="Times New Roman"/>
                  <w:color w:val="000000"/>
                  <w:sz w:val="16"/>
                  <w:szCs w:val="16"/>
                </w:rPr>
                <w:t>OtsAC20ROGR_0120</w:t>
              </w:r>
            </w:ins>
          </w:p>
        </w:tc>
        <w:tc>
          <w:tcPr>
            <w:tcW w:w="746" w:type="dxa"/>
            <w:tcBorders>
              <w:top w:val="nil"/>
              <w:left w:val="nil"/>
              <w:bottom w:val="nil"/>
              <w:right w:val="nil"/>
            </w:tcBorders>
            <w:shd w:val="clear" w:color="auto" w:fill="auto"/>
            <w:noWrap/>
            <w:vAlign w:val="bottom"/>
            <w:hideMark/>
            <w:tcPrChange w:id="4359" w:author="David Dayan" w:date="2021-12-03T17:18:00Z">
              <w:tcPr>
                <w:tcW w:w="746" w:type="dxa"/>
                <w:tcBorders>
                  <w:top w:val="nil"/>
                  <w:left w:val="nil"/>
                  <w:bottom w:val="nil"/>
                  <w:right w:val="nil"/>
                </w:tcBorders>
                <w:shd w:val="clear" w:color="auto" w:fill="auto"/>
                <w:noWrap/>
                <w:vAlign w:val="bottom"/>
                <w:hideMark/>
              </w:tcPr>
            </w:tcPrChange>
          </w:tcPr>
          <w:p w14:paraId="1BB11B32" w14:textId="77777777" w:rsidR="00036D0E" w:rsidRPr="00036D0E" w:rsidRDefault="00036D0E" w:rsidP="00245317">
            <w:pPr>
              <w:spacing w:after="0" w:line="240" w:lineRule="auto"/>
              <w:jc w:val="center"/>
              <w:rPr>
                <w:ins w:id="4360" w:author="David Dayan" w:date="2021-12-03T17:13:00Z"/>
                <w:rFonts w:ascii="Calibri" w:eastAsia="Times New Roman" w:hAnsi="Calibri" w:cs="Times New Roman"/>
                <w:color w:val="000000"/>
                <w:sz w:val="16"/>
                <w:szCs w:val="16"/>
              </w:rPr>
            </w:pPr>
            <w:ins w:id="4361" w:author="David Dayan" w:date="2021-12-03T17:13:00Z">
              <w:r w:rsidRPr="00036D0E">
                <w:rPr>
                  <w:rFonts w:ascii="Calibri" w:eastAsia="Times New Roman" w:hAnsi="Calibri" w:cs="Times New Roman"/>
                  <w:color w:val="000000"/>
                  <w:sz w:val="16"/>
                  <w:szCs w:val="16"/>
                </w:rPr>
                <w:t>8/28/20</w:t>
              </w:r>
            </w:ins>
          </w:p>
        </w:tc>
        <w:tc>
          <w:tcPr>
            <w:tcW w:w="599" w:type="dxa"/>
            <w:tcBorders>
              <w:top w:val="nil"/>
              <w:left w:val="nil"/>
              <w:bottom w:val="nil"/>
              <w:right w:val="nil"/>
            </w:tcBorders>
            <w:shd w:val="clear" w:color="auto" w:fill="auto"/>
            <w:noWrap/>
            <w:vAlign w:val="bottom"/>
            <w:hideMark/>
            <w:tcPrChange w:id="4362" w:author="David Dayan" w:date="2021-12-03T17:18:00Z">
              <w:tcPr>
                <w:tcW w:w="599" w:type="dxa"/>
                <w:tcBorders>
                  <w:top w:val="nil"/>
                  <w:left w:val="nil"/>
                  <w:bottom w:val="nil"/>
                  <w:right w:val="nil"/>
                </w:tcBorders>
                <w:shd w:val="clear" w:color="auto" w:fill="auto"/>
                <w:noWrap/>
                <w:vAlign w:val="bottom"/>
                <w:hideMark/>
              </w:tcPr>
            </w:tcPrChange>
          </w:tcPr>
          <w:p w14:paraId="746D1F82" w14:textId="77777777" w:rsidR="00036D0E" w:rsidRPr="00036D0E" w:rsidRDefault="00036D0E" w:rsidP="00245317">
            <w:pPr>
              <w:spacing w:after="0" w:line="240" w:lineRule="auto"/>
              <w:jc w:val="center"/>
              <w:rPr>
                <w:ins w:id="4363" w:author="David Dayan" w:date="2021-12-03T17:13:00Z"/>
                <w:rFonts w:ascii="Calibri" w:eastAsia="Times New Roman" w:hAnsi="Calibri" w:cs="Times New Roman"/>
                <w:color w:val="000000"/>
                <w:sz w:val="16"/>
                <w:szCs w:val="16"/>
              </w:rPr>
            </w:pPr>
            <w:ins w:id="4364" w:author="David Dayan" w:date="2021-12-03T17:13:00Z">
              <w:r w:rsidRPr="00036D0E">
                <w:rPr>
                  <w:rFonts w:ascii="Calibri" w:eastAsia="Times New Roman" w:hAnsi="Calibri" w:cs="Times New Roman"/>
                  <w:color w:val="000000"/>
                  <w:sz w:val="16"/>
                  <w:szCs w:val="16"/>
                </w:rPr>
                <w:t>241</w:t>
              </w:r>
            </w:ins>
          </w:p>
        </w:tc>
        <w:tc>
          <w:tcPr>
            <w:tcW w:w="1142" w:type="dxa"/>
            <w:tcBorders>
              <w:top w:val="nil"/>
              <w:left w:val="nil"/>
              <w:bottom w:val="nil"/>
              <w:right w:val="nil"/>
            </w:tcBorders>
            <w:shd w:val="clear" w:color="auto" w:fill="auto"/>
            <w:noWrap/>
            <w:vAlign w:val="bottom"/>
            <w:hideMark/>
            <w:tcPrChange w:id="4365" w:author="David Dayan" w:date="2021-12-03T17:18:00Z">
              <w:tcPr>
                <w:tcW w:w="1142" w:type="dxa"/>
                <w:tcBorders>
                  <w:top w:val="nil"/>
                  <w:left w:val="nil"/>
                  <w:bottom w:val="nil"/>
                  <w:right w:val="nil"/>
                </w:tcBorders>
                <w:shd w:val="clear" w:color="auto" w:fill="auto"/>
                <w:noWrap/>
                <w:vAlign w:val="bottom"/>
                <w:hideMark/>
              </w:tcPr>
            </w:tcPrChange>
          </w:tcPr>
          <w:p w14:paraId="195EAFF8" w14:textId="77777777" w:rsidR="00036D0E" w:rsidRPr="00036D0E" w:rsidRDefault="00036D0E" w:rsidP="00245317">
            <w:pPr>
              <w:spacing w:after="0" w:line="240" w:lineRule="auto"/>
              <w:jc w:val="center"/>
              <w:rPr>
                <w:ins w:id="4366" w:author="David Dayan" w:date="2021-12-03T17:13:00Z"/>
                <w:rFonts w:ascii="Calibri" w:eastAsia="Times New Roman" w:hAnsi="Calibri" w:cs="Times New Roman"/>
                <w:color w:val="000000"/>
                <w:sz w:val="16"/>
                <w:szCs w:val="16"/>
              </w:rPr>
            </w:pPr>
            <w:ins w:id="436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368" w:author="David Dayan" w:date="2021-12-03T17:18:00Z">
              <w:tcPr>
                <w:tcW w:w="1440" w:type="dxa"/>
                <w:tcBorders>
                  <w:top w:val="nil"/>
                  <w:left w:val="nil"/>
                  <w:bottom w:val="nil"/>
                  <w:right w:val="nil"/>
                </w:tcBorders>
                <w:shd w:val="clear" w:color="auto" w:fill="auto"/>
                <w:noWrap/>
                <w:vAlign w:val="bottom"/>
                <w:hideMark/>
              </w:tcPr>
            </w:tcPrChange>
          </w:tcPr>
          <w:p w14:paraId="60918CBE" w14:textId="77777777" w:rsidR="00036D0E" w:rsidRPr="00036D0E" w:rsidRDefault="00036D0E" w:rsidP="00245317">
            <w:pPr>
              <w:spacing w:after="0" w:line="240" w:lineRule="auto"/>
              <w:jc w:val="center"/>
              <w:rPr>
                <w:ins w:id="4369" w:author="David Dayan" w:date="2021-12-03T17:13:00Z"/>
                <w:rFonts w:ascii="Calibri" w:eastAsia="Times New Roman" w:hAnsi="Calibri" w:cs="Times New Roman"/>
                <w:color w:val="000000"/>
                <w:sz w:val="16"/>
                <w:szCs w:val="16"/>
              </w:rPr>
            </w:pPr>
            <w:ins w:id="437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371" w:author="David Dayan" w:date="2021-12-03T17:18:00Z">
              <w:tcPr>
                <w:tcW w:w="1530" w:type="dxa"/>
                <w:tcBorders>
                  <w:top w:val="nil"/>
                  <w:left w:val="nil"/>
                  <w:bottom w:val="nil"/>
                  <w:right w:val="nil"/>
                </w:tcBorders>
                <w:shd w:val="clear" w:color="auto" w:fill="auto"/>
                <w:noWrap/>
                <w:vAlign w:val="bottom"/>
                <w:hideMark/>
              </w:tcPr>
            </w:tcPrChange>
          </w:tcPr>
          <w:p w14:paraId="4AD13216" w14:textId="77777777" w:rsidR="00036D0E" w:rsidRPr="00036D0E" w:rsidRDefault="00036D0E" w:rsidP="00245317">
            <w:pPr>
              <w:spacing w:after="0" w:line="240" w:lineRule="auto"/>
              <w:jc w:val="center"/>
              <w:rPr>
                <w:ins w:id="4372" w:author="David Dayan" w:date="2021-12-03T17:13:00Z"/>
                <w:rFonts w:ascii="Calibri" w:eastAsia="Times New Roman" w:hAnsi="Calibri" w:cs="Times New Roman"/>
                <w:color w:val="000000"/>
                <w:sz w:val="16"/>
                <w:szCs w:val="16"/>
              </w:rPr>
            </w:pPr>
            <w:ins w:id="437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374" w:author="David Dayan" w:date="2021-12-03T17:18:00Z">
              <w:tcPr>
                <w:tcW w:w="898" w:type="dxa"/>
                <w:tcBorders>
                  <w:top w:val="nil"/>
                  <w:left w:val="nil"/>
                  <w:bottom w:val="nil"/>
                  <w:right w:val="nil"/>
                </w:tcBorders>
                <w:shd w:val="clear" w:color="auto" w:fill="auto"/>
                <w:noWrap/>
                <w:vAlign w:val="bottom"/>
                <w:hideMark/>
              </w:tcPr>
            </w:tcPrChange>
          </w:tcPr>
          <w:p w14:paraId="567B4065" w14:textId="77777777" w:rsidR="00036D0E" w:rsidRPr="00036D0E" w:rsidRDefault="00036D0E" w:rsidP="00245317">
            <w:pPr>
              <w:spacing w:after="0" w:line="240" w:lineRule="auto"/>
              <w:jc w:val="center"/>
              <w:rPr>
                <w:ins w:id="4375" w:author="David Dayan" w:date="2021-12-03T17:13:00Z"/>
                <w:rFonts w:ascii="Calibri" w:eastAsia="Times New Roman" w:hAnsi="Calibri" w:cs="Times New Roman"/>
                <w:color w:val="000000"/>
                <w:sz w:val="16"/>
                <w:szCs w:val="16"/>
              </w:rPr>
            </w:pPr>
            <w:ins w:id="437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377" w:author="David Dayan" w:date="2021-12-03T17:18:00Z">
              <w:tcPr>
                <w:tcW w:w="902" w:type="dxa"/>
                <w:tcBorders>
                  <w:top w:val="nil"/>
                  <w:left w:val="nil"/>
                  <w:bottom w:val="nil"/>
                  <w:right w:val="nil"/>
                </w:tcBorders>
                <w:shd w:val="clear" w:color="auto" w:fill="auto"/>
                <w:noWrap/>
                <w:vAlign w:val="bottom"/>
                <w:hideMark/>
              </w:tcPr>
            </w:tcPrChange>
          </w:tcPr>
          <w:p w14:paraId="51624AB1" w14:textId="77777777" w:rsidR="00036D0E" w:rsidRPr="00036D0E" w:rsidRDefault="00036D0E" w:rsidP="00245317">
            <w:pPr>
              <w:spacing w:after="0" w:line="240" w:lineRule="auto"/>
              <w:jc w:val="center"/>
              <w:rPr>
                <w:ins w:id="4378" w:author="David Dayan" w:date="2021-12-03T17:13:00Z"/>
                <w:rFonts w:ascii="Calibri" w:eastAsia="Times New Roman" w:hAnsi="Calibri" w:cs="Times New Roman"/>
                <w:color w:val="000000"/>
                <w:sz w:val="16"/>
                <w:szCs w:val="16"/>
              </w:rPr>
            </w:pPr>
            <w:ins w:id="437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380" w:author="David Dayan" w:date="2021-12-03T17:18:00Z">
              <w:tcPr>
                <w:tcW w:w="2160" w:type="dxa"/>
                <w:tcBorders>
                  <w:top w:val="nil"/>
                  <w:left w:val="nil"/>
                  <w:bottom w:val="nil"/>
                  <w:right w:val="nil"/>
                </w:tcBorders>
                <w:shd w:val="clear" w:color="auto" w:fill="auto"/>
                <w:noWrap/>
                <w:vAlign w:val="bottom"/>
                <w:hideMark/>
              </w:tcPr>
            </w:tcPrChange>
          </w:tcPr>
          <w:p w14:paraId="42D846A3" w14:textId="77777777" w:rsidR="00036D0E" w:rsidRPr="00036D0E" w:rsidRDefault="00036D0E" w:rsidP="00245317">
            <w:pPr>
              <w:spacing w:after="0" w:line="240" w:lineRule="auto"/>
              <w:jc w:val="center"/>
              <w:rPr>
                <w:ins w:id="4381" w:author="David Dayan" w:date="2021-12-03T17:13:00Z"/>
                <w:rFonts w:ascii="Calibri" w:eastAsia="Times New Roman" w:hAnsi="Calibri" w:cs="Times New Roman"/>
                <w:color w:val="000000"/>
                <w:sz w:val="16"/>
                <w:szCs w:val="16"/>
              </w:rPr>
            </w:pPr>
            <w:proofErr w:type="spellStart"/>
            <w:ins w:id="438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383" w:author="David Dayan" w:date="2021-12-03T17:18:00Z">
              <w:tcPr>
                <w:tcW w:w="2876" w:type="dxa"/>
                <w:gridSpan w:val="2"/>
                <w:tcBorders>
                  <w:top w:val="nil"/>
                  <w:left w:val="nil"/>
                  <w:bottom w:val="nil"/>
                  <w:right w:val="nil"/>
                </w:tcBorders>
                <w:shd w:val="clear" w:color="auto" w:fill="auto"/>
                <w:noWrap/>
                <w:vAlign w:val="bottom"/>
                <w:hideMark/>
              </w:tcPr>
            </w:tcPrChange>
          </w:tcPr>
          <w:p w14:paraId="7E1AA8FD" w14:textId="77777777" w:rsidR="00036D0E" w:rsidRPr="00036D0E" w:rsidRDefault="00036D0E" w:rsidP="00245317">
            <w:pPr>
              <w:spacing w:after="0" w:line="240" w:lineRule="auto"/>
              <w:jc w:val="center"/>
              <w:rPr>
                <w:ins w:id="4384" w:author="David Dayan" w:date="2021-12-03T17:13:00Z"/>
                <w:rFonts w:ascii="Calibri" w:eastAsia="Times New Roman" w:hAnsi="Calibri" w:cs="Times New Roman"/>
                <w:color w:val="000000"/>
                <w:sz w:val="16"/>
                <w:szCs w:val="16"/>
              </w:rPr>
            </w:pPr>
            <w:proofErr w:type="spellStart"/>
            <w:ins w:id="438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386" w:author="David Dayan" w:date="2021-12-03T17:18:00Z">
              <w:tcPr>
                <w:tcW w:w="1426" w:type="dxa"/>
                <w:tcBorders>
                  <w:top w:val="nil"/>
                  <w:left w:val="nil"/>
                  <w:bottom w:val="nil"/>
                  <w:right w:val="nil"/>
                </w:tcBorders>
                <w:shd w:val="clear" w:color="auto" w:fill="auto"/>
                <w:noWrap/>
                <w:vAlign w:val="bottom"/>
                <w:hideMark/>
              </w:tcPr>
            </w:tcPrChange>
          </w:tcPr>
          <w:p w14:paraId="5FD1E094" w14:textId="77777777" w:rsidR="00036D0E" w:rsidRPr="00036D0E" w:rsidRDefault="00036D0E" w:rsidP="00245317">
            <w:pPr>
              <w:spacing w:after="0" w:line="240" w:lineRule="auto"/>
              <w:jc w:val="center"/>
              <w:rPr>
                <w:ins w:id="4387" w:author="David Dayan" w:date="2021-12-03T17:13:00Z"/>
                <w:rFonts w:ascii="Calibri" w:eastAsia="Times New Roman" w:hAnsi="Calibri" w:cs="Times New Roman"/>
                <w:color w:val="000000"/>
                <w:sz w:val="16"/>
                <w:szCs w:val="16"/>
              </w:rPr>
            </w:pPr>
            <w:proofErr w:type="spellStart"/>
            <w:ins w:id="438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A554510" w14:textId="77777777" w:rsidTr="00245317">
        <w:trPr>
          <w:cantSplit/>
          <w:trHeight w:val="20"/>
          <w:ins w:id="4389" w:author="David Dayan" w:date="2021-12-03T17:13:00Z"/>
          <w:trPrChange w:id="439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391" w:author="David Dayan" w:date="2021-12-03T17:18:00Z">
              <w:tcPr>
                <w:tcW w:w="1563" w:type="dxa"/>
                <w:tcBorders>
                  <w:top w:val="nil"/>
                  <w:left w:val="nil"/>
                  <w:bottom w:val="nil"/>
                  <w:right w:val="nil"/>
                </w:tcBorders>
                <w:shd w:val="clear" w:color="auto" w:fill="auto"/>
                <w:noWrap/>
                <w:vAlign w:val="bottom"/>
                <w:hideMark/>
              </w:tcPr>
            </w:tcPrChange>
          </w:tcPr>
          <w:p w14:paraId="79B42418" w14:textId="77777777" w:rsidR="00036D0E" w:rsidRPr="00036D0E" w:rsidRDefault="00036D0E" w:rsidP="00245317">
            <w:pPr>
              <w:spacing w:after="0" w:line="240" w:lineRule="auto"/>
              <w:jc w:val="center"/>
              <w:rPr>
                <w:ins w:id="4392" w:author="David Dayan" w:date="2021-12-03T17:13:00Z"/>
                <w:rFonts w:ascii="Calibri" w:eastAsia="Times New Roman" w:hAnsi="Calibri" w:cs="Times New Roman"/>
                <w:color w:val="000000"/>
                <w:sz w:val="16"/>
                <w:szCs w:val="16"/>
              </w:rPr>
            </w:pPr>
            <w:ins w:id="4393" w:author="David Dayan" w:date="2021-12-03T17:13:00Z">
              <w:r w:rsidRPr="00036D0E">
                <w:rPr>
                  <w:rFonts w:ascii="Calibri" w:eastAsia="Times New Roman" w:hAnsi="Calibri" w:cs="Times New Roman"/>
                  <w:color w:val="000000"/>
                  <w:sz w:val="16"/>
                  <w:szCs w:val="16"/>
                </w:rPr>
                <w:t>OtsAC20ROGR_0121</w:t>
              </w:r>
            </w:ins>
          </w:p>
        </w:tc>
        <w:tc>
          <w:tcPr>
            <w:tcW w:w="746" w:type="dxa"/>
            <w:tcBorders>
              <w:top w:val="nil"/>
              <w:left w:val="nil"/>
              <w:bottom w:val="nil"/>
              <w:right w:val="nil"/>
            </w:tcBorders>
            <w:shd w:val="clear" w:color="auto" w:fill="auto"/>
            <w:noWrap/>
            <w:vAlign w:val="bottom"/>
            <w:hideMark/>
            <w:tcPrChange w:id="4394" w:author="David Dayan" w:date="2021-12-03T17:18:00Z">
              <w:tcPr>
                <w:tcW w:w="746" w:type="dxa"/>
                <w:tcBorders>
                  <w:top w:val="nil"/>
                  <w:left w:val="nil"/>
                  <w:bottom w:val="nil"/>
                  <w:right w:val="nil"/>
                </w:tcBorders>
                <w:shd w:val="clear" w:color="auto" w:fill="auto"/>
                <w:noWrap/>
                <w:vAlign w:val="bottom"/>
                <w:hideMark/>
              </w:tcPr>
            </w:tcPrChange>
          </w:tcPr>
          <w:p w14:paraId="0ED9B89D" w14:textId="77777777" w:rsidR="00036D0E" w:rsidRPr="00036D0E" w:rsidRDefault="00036D0E" w:rsidP="00245317">
            <w:pPr>
              <w:spacing w:after="0" w:line="240" w:lineRule="auto"/>
              <w:jc w:val="center"/>
              <w:rPr>
                <w:ins w:id="4395" w:author="David Dayan" w:date="2021-12-03T17:13:00Z"/>
                <w:rFonts w:ascii="Calibri" w:eastAsia="Times New Roman" w:hAnsi="Calibri" w:cs="Times New Roman"/>
                <w:color w:val="000000"/>
                <w:sz w:val="16"/>
                <w:szCs w:val="16"/>
              </w:rPr>
            </w:pPr>
            <w:ins w:id="4396" w:author="David Dayan" w:date="2021-12-03T17:13:00Z">
              <w:r w:rsidRPr="00036D0E">
                <w:rPr>
                  <w:rFonts w:ascii="Calibri" w:eastAsia="Times New Roman" w:hAnsi="Calibri" w:cs="Times New Roman"/>
                  <w:color w:val="000000"/>
                  <w:sz w:val="16"/>
                  <w:szCs w:val="16"/>
                </w:rPr>
                <w:t>8/28/20</w:t>
              </w:r>
            </w:ins>
          </w:p>
        </w:tc>
        <w:tc>
          <w:tcPr>
            <w:tcW w:w="599" w:type="dxa"/>
            <w:tcBorders>
              <w:top w:val="nil"/>
              <w:left w:val="nil"/>
              <w:bottom w:val="nil"/>
              <w:right w:val="nil"/>
            </w:tcBorders>
            <w:shd w:val="clear" w:color="auto" w:fill="auto"/>
            <w:noWrap/>
            <w:vAlign w:val="bottom"/>
            <w:hideMark/>
            <w:tcPrChange w:id="4397" w:author="David Dayan" w:date="2021-12-03T17:18:00Z">
              <w:tcPr>
                <w:tcW w:w="599" w:type="dxa"/>
                <w:tcBorders>
                  <w:top w:val="nil"/>
                  <w:left w:val="nil"/>
                  <w:bottom w:val="nil"/>
                  <w:right w:val="nil"/>
                </w:tcBorders>
                <w:shd w:val="clear" w:color="auto" w:fill="auto"/>
                <w:noWrap/>
                <w:vAlign w:val="bottom"/>
                <w:hideMark/>
              </w:tcPr>
            </w:tcPrChange>
          </w:tcPr>
          <w:p w14:paraId="518C174E" w14:textId="77777777" w:rsidR="00036D0E" w:rsidRPr="00036D0E" w:rsidRDefault="00036D0E" w:rsidP="00245317">
            <w:pPr>
              <w:spacing w:after="0" w:line="240" w:lineRule="auto"/>
              <w:jc w:val="center"/>
              <w:rPr>
                <w:ins w:id="4398" w:author="David Dayan" w:date="2021-12-03T17:13:00Z"/>
                <w:rFonts w:ascii="Calibri" w:eastAsia="Times New Roman" w:hAnsi="Calibri" w:cs="Times New Roman"/>
                <w:color w:val="000000"/>
                <w:sz w:val="16"/>
                <w:szCs w:val="16"/>
              </w:rPr>
            </w:pPr>
            <w:ins w:id="4399" w:author="David Dayan" w:date="2021-12-03T17:13:00Z">
              <w:r w:rsidRPr="00036D0E">
                <w:rPr>
                  <w:rFonts w:ascii="Calibri" w:eastAsia="Times New Roman" w:hAnsi="Calibri" w:cs="Times New Roman"/>
                  <w:color w:val="000000"/>
                  <w:sz w:val="16"/>
                  <w:szCs w:val="16"/>
                </w:rPr>
                <w:t>241</w:t>
              </w:r>
            </w:ins>
          </w:p>
        </w:tc>
        <w:tc>
          <w:tcPr>
            <w:tcW w:w="1142" w:type="dxa"/>
            <w:tcBorders>
              <w:top w:val="nil"/>
              <w:left w:val="nil"/>
              <w:bottom w:val="nil"/>
              <w:right w:val="nil"/>
            </w:tcBorders>
            <w:shd w:val="clear" w:color="auto" w:fill="auto"/>
            <w:noWrap/>
            <w:vAlign w:val="bottom"/>
            <w:hideMark/>
            <w:tcPrChange w:id="4400" w:author="David Dayan" w:date="2021-12-03T17:18:00Z">
              <w:tcPr>
                <w:tcW w:w="1142" w:type="dxa"/>
                <w:tcBorders>
                  <w:top w:val="nil"/>
                  <w:left w:val="nil"/>
                  <w:bottom w:val="nil"/>
                  <w:right w:val="nil"/>
                </w:tcBorders>
                <w:shd w:val="clear" w:color="auto" w:fill="auto"/>
                <w:noWrap/>
                <w:vAlign w:val="bottom"/>
                <w:hideMark/>
              </w:tcPr>
            </w:tcPrChange>
          </w:tcPr>
          <w:p w14:paraId="0666F4FD" w14:textId="77777777" w:rsidR="00036D0E" w:rsidRPr="00036D0E" w:rsidRDefault="00036D0E" w:rsidP="00245317">
            <w:pPr>
              <w:spacing w:after="0" w:line="240" w:lineRule="auto"/>
              <w:jc w:val="center"/>
              <w:rPr>
                <w:ins w:id="4401" w:author="David Dayan" w:date="2021-12-03T17:13:00Z"/>
                <w:rFonts w:ascii="Calibri" w:eastAsia="Times New Roman" w:hAnsi="Calibri" w:cs="Times New Roman"/>
                <w:color w:val="000000"/>
                <w:sz w:val="16"/>
                <w:szCs w:val="16"/>
              </w:rPr>
            </w:pPr>
            <w:ins w:id="440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403" w:author="David Dayan" w:date="2021-12-03T17:18:00Z">
              <w:tcPr>
                <w:tcW w:w="1440" w:type="dxa"/>
                <w:tcBorders>
                  <w:top w:val="nil"/>
                  <w:left w:val="nil"/>
                  <w:bottom w:val="nil"/>
                  <w:right w:val="nil"/>
                </w:tcBorders>
                <w:shd w:val="clear" w:color="auto" w:fill="auto"/>
                <w:noWrap/>
                <w:vAlign w:val="bottom"/>
                <w:hideMark/>
              </w:tcPr>
            </w:tcPrChange>
          </w:tcPr>
          <w:p w14:paraId="36D145BC" w14:textId="77777777" w:rsidR="00036D0E" w:rsidRPr="00036D0E" w:rsidRDefault="00036D0E" w:rsidP="00245317">
            <w:pPr>
              <w:spacing w:after="0" w:line="240" w:lineRule="auto"/>
              <w:jc w:val="center"/>
              <w:rPr>
                <w:ins w:id="4404" w:author="David Dayan" w:date="2021-12-03T17:13:00Z"/>
                <w:rFonts w:ascii="Calibri" w:eastAsia="Times New Roman" w:hAnsi="Calibri" w:cs="Times New Roman"/>
                <w:color w:val="000000"/>
                <w:sz w:val="16"/>
                <w:szCs w:val="16"/>
              </w:rPr>
            </w:pPr>
            <w:ins w:id="440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406" w:author="David Dayan" w:date="2021-12-03T17:18:00Z">
              <w:tcPr>
                <w:tcW w:w="1530" w:type="dxa"/>
                <w:tcBorders>
                  <w:top w:val="nil"/>
                  <w:left w:val="nil"/>
                  <w:bottom w:val="nil"/>
                  <w:right w:val="nil"/>
                </w:tcBorders>
                <w:shd w:val="clear" w:color="auto" w:fill="auto"/>
                <w:noWrap/>
                <w:vAlign w:val="bottom"/>
                <w:hideMark/>
              </w:tcPr>
            </w:tcPrChange>
          </w:tcPr>
          <w:p w14:paraId="156CFD24" w14:textId="77777777" w:rsidR="00036D0E" w:rsidRPr="00036D0E" w:rsidRDefault="00036D0E" w:rsidP="00245317">
            <w:pPr>
              <w:spacing w:after="0" w:line="240" w:lineRule="auto"/>
              <w:jc w:val="center"/>
              <w:rPr>
                <w:ins w:id="4407" w:author="David Dayan" w:date="2021-12-03T17:13:00Z"/>
                <w:rFonts w:ascii="Calibri" w:eastAsia="Times New Roman" w:hAnsi="Calibri" w:cs="Times New Roman"/>
                <w:color w:val="000000"/>
                <w:sz w:val="16"/>
                <w:szCs w:val="16"/>
              </w:rPr>
            </w:pPr>
            <w:ins w:id="440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409" w:author="David Dayan" w:date="2021-12-03T17:18:00Z">
              <w:tcPr>
                <w:tcW w:w="898" w:type="dxa"/>
                <w:tcBorders>
                  <w:top w:val="nil"/>
                  <w:left w:val="nil"/>
                  <w:bottom w:val="nil"/>
                  <w:right w:val="nil"/>
                </w:tcBorders>
                <w:shd w:val="clear" w:color="auto" w:fill="auto"/>
                <w:noWrap/>
                <w:vAlign w:val="bottom"/>
                <w:hideMark/>
              </w:tcPr>
            </w:tcPrChange>
          </w:tcPr>
          <w:p w14:paraId="1137F844" w14:textId="77777777" w:rsidR="00036D0E" w:rsidRPr="00036D0E" w:rsidRDefault="00036D0E" w:rsidP="00245317">
            <w:pPr>
              <w:spacing w:after="0" w:line="240" w:lineRule="auto"/>
              <w:jc w:val="center"/>
              <w:rPr>
                <w:ins w:id="4410" w:author="David Dayan" w:date="2021-12-03T17:13:00Z"/>
                <w:rFonts w:ascii="Calibri" w:eastAsia="Times New Roman" w:hAnsi="Calibri" w:cs="Times New Roman"/>
                <w:color w:val="000000"/>
                <w:sz w:val="16"/>
                <w:szCs w:val="16"/>
              </w:rPr>
            </w:pPr>
            <w:ins w:id="441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412" w:author="David Dayan" w:date="2021-12-03T17:18:00Z">
              <w:tcPr>
                <w:tcW w:w="902" w:type="dxa"/>
                <w:tcBorders>
                  <w:top w:val="nil"/>
                  <w:left w:val="nil"/>
                  <w:bottom w:val="nil"/>
                  <w:right w:val="nil"/>
                </w:tcBorders>
                <w:shd w:val="clear" w:color="auto" w:fill="auto"/>
                <w:noWrap/>
                <w:vAlign w:val="bottom"/>
                <w:hideMark/>
              </w:tcPr>
            </w:tcPrChange>
          </w:tcPr>
          <w:p w14:paraId="2B3C064C" w14:textId="77777777" w:rsidR="00036D0E" w:rsidRPr="00036D0E" w:rsidRDefault="00036D0E" w:rsidP="00245317">
            <w:pPr>
              <w:spacing w:after="0" w:line="240" w:lineRule="auto"/>
              <w:jc w:val="center"/>
              <w:rPr>
                <w:ins w:id="4413" w:author="David Dayan" w:date="2021-12-03T17:13:00Z"/>
                <w:rFonts w:ascii="Calibri" w:eastAsia="Times New Roman" w:hAnsi="Calibri" w:cs="Times New Roman"/>
                <w:color w:val="000000"/>
                <w:sz w:val="16"/>
                <w:szCs w:val="16"/>
              </w:rPr>
            </w:pPr>
            <w:ins w:id="441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415" w:author="David Dayan" w:date="2021-12-03T17:18:00Z">
              <w:tcPr>
                <w:tcW w:w="2160" w:type="dxa"/>
                <w:tcBorders>
                  <w:top w:val="nil"/>
                  <w:left w:val="nil"/>
                  <w:bottom w:val="nil"/>
                  <w:right w:val="nil"/>
                </w:tcBorders>
                <w:shd w:val="clear" w:color="auto" w:fill="auto"/>
                <w:noWrap/>
                <w:vAlign w:val="bottom"/>
                <w:hideMark/>
              </w:tcPr>
            </w:tcPrChange>
          </w:tcPr>
          <w:p w14:paraId="38CA50ED" w14:textId="77777777" w:rsidR="00036D0E" w:rsidRPr="00036D0E" w:rsidRDefault="00036D0E" w:rsidP="00245317">
            <w:pPr>
              <w:spacing w:after="0" w:line="240" w:lineRule="auto"/>
              <w:jc w:val="center"/>
              <w:rPr>
                <w:ins w:id="4416" w:author="David Dayan" w:date="2021-12-03T17:13:00Z"/>
                <w:rFonts w:ascii="Calibri" w:eastAsia="Times New Roman" w:hAnsi="Calibri" w:cs="Times New Roman"/>
                <w:color w:val="000000"/>
                <w:sz w:val="16"/>
                <w:szCs w:val="16"/>
              </w:rPr>
            </w:pPr>
            <w:proofErr w:type="spellStart"/>
            <w:ins w:id="441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418" w:author="David Dayan" w:date="2021-12-03T17:18:00Z">
              <w:tcPr>
                <w:tcW w:w="2876" w:type="dxa"/>
                <w:gridSpan w:val="2"/>
                <w:tcBorders>
                  <w:top w:val="nil"/>
                  <w:left w:val="nil"/>
                  <w:bottom w:val="nil"/>
                  <w:right w:val="nil"/>
                </w:tcBorders>
                <w:shd w:val="clear" w:color="auto" w:fill="auto"/>
                <w:noWrap/>
                <w:vAlign w:val="bottom"/>
                <w:hideMark/>
              </w:tcPr>
            </w:tcPrChange>
          </w:tcPr>
          <w:p w14:paraId="448F5A3B" w14:textId="77777777" w:rsidR="00036D0E" w:rsidRPr="00036D0E" w:rsidRDefault="00036D0E" w:rsidP="00245317">
            <w:pPr>
              <w:spacing w:after="0" w:line="240" w:lineRule="auto"/>
              <w:jc w:val="center"/>
              <w:rPr>
                <w:ins w:id="4419" w:author="David Dayan" w:date="2021-12-03T17:13:00Z"/>
                <w:rFonts w:ascii="Calibri" w:eastAsia="Times New Roman" w:hAnsi="Calibri" w:cs="Times New Roman"/>
                <w:color w:val="000000"/>
                <w:sz w:val="16"/>
                <w:szCs w:val="16"/>
              </w:rPr>
            </w:pPr>
            <w:proofErr w:type="spellStart"/>
            <w:ins w:id="442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421" w:author="David Dayan" w:date="2021-12-03T17:18:00Z">
              <w:tcPr>
                <w:tcW w:w="1426" w:type="dxa"/>
                <w:tcBorders>
                  <w:top w:val="nil"/>
                  <w:left w:val="nil"/>
                  <w:bottom w:val="nil"/>
                  <w:right w:val="nil"/>
                </w:tcBorders>
                <w:shd w:val="clear" w:color="auto" w:fill="auto"/>
                <w:noWrap/>
                <w:vAlign w:val="bottom"/>
                <w:hideMark/>
              </w:tcPr>
            </w:tcPrChange>
          </w:tcPr>
          <w:p w14:paraId="4A8563DF" w14:textId="77777777" w:rsidR="00036D0E" w:rsidRPr="00036D0E" w:rsidRDefault="00036D0E" w:rsidP="00245317">
            <w:pPr>
              <w:spacing w:after="0" w:line="240" w:lineRule="auto"/>
              <w:jc w:val="center"/>
              <w:rPr>
                <w:ins w:id="4422" w:author="David Dayan" w:date="2021-12-03T17:13:00Z"/>
                <w:rFonts w:ascii="Calibri" w:eastAsia="Times New Roman" w:hAnsi="Calibri" w:cs="Times New Roman"/>
                <w:color w:val="000000"/>
                <w:sz w:val="16"/>
                <w:szCs w:val="16"/>
              </w:rPr>
            </w:pPr>
            <w:proofErr w:type="spellStart"/>
            <w:ins w:id="442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05E8FCD" w14:textId="77777777" w:rsidTr="00245317">
        <w:trPr>
          <w:cantSplit/>
          <w:trHeight w:val="20"/>
          <w:ins w:id="4424" w:author="David Dayan" w:date="2021-12-03T17:13:00Z"/>
          <w:trPrChange w:id="442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426" w:author="David Dayan" w:date="2021-12-03T17:18:00Z">
              <w:tcPr>
                <w:tcW w:w="1563" w:type="dxa"/>
                <w:tcBorders>
                  <w:top w:val="nil"/>
                  <w:left w:val="nil"/>
                  <w:bottom w:val="nil"/>
                  <w:right w:val="nil"/>
                </w:tcBorders>
                <w:shd w:val="clear" w:color="auto" w:fill="auto"/>
                <w:noWrap/>
                <w:vAlign w:val="bottom"/>
                <w:hideMark/>
              </w:tcPr>
            </w:tcPrChange>
          </w:tcPr>
          <w:p w14:paraId="34477BF6" w14:textId="77777777" w:rsidR="00036D0E" w:rsidRPr="00036D0E" w:rsidRDefault="00036D0E" w:rsidP="00245317">
            <w:pPr>
              <w:spacing w:after="0" w:line="240" w:lineRule="auto"/>
              <w:jc w:val="center"/>
              <w:rPr>
                <w:ins w:id="4427" w:author="David Dayan" w:date="2021-12-03T17:13:00Z"/>
                <w:rFonts w:ascii="Calibri" w:eastAsia="Times New Roman" w:hAnsi="Calibri" w:cs="Times New Roman"/>
                <w:color w:val="000000"/>
                <w:sz w:val="16"/>
                <w:szCs w:val="16"/>
              </w:rPr>
            </w:pPr>
            <w:ins w:id="4428" w:author="David Dayan" w:date="2021-12-03T17:13:00Z">
              <w:r w:rsidRPr="00036D0E">
                <w:rPr>
                  <w:rFonts w:ascii="Calibri" w:eastAsia="Times New Roman" w:hAnsi="Calibri" w:cs="Times New Roman"/>
                  <w:color w:val="000000"/>
                  <w:sz w:val="16"/>
                  <w:szCs w:val="16"/>
                </w:rPr>
                <w:t>OtsAC20ROGR_0122</w:t>
              </w:r>
            </w:ins>
          </w:p>
        </w:tc>
        <w:tc>
          <w:tcPr>
            <w:tcW w:w="746" w:type="dxa"/>
            <w:tcBorders>
              <w:top w:val="nil"/>
              <w:left w:val="nil"/>
              <w:bottom w:val="nil"/>
              <w:right w:val="nil"/>
            </w:tcBorders>
            <w:shd w:val="clear" w:color="auto" w:fill="auto"/>
            <w:noWrap/>
            <w:vAlign w:val="bottom"/>
            <w:hideMark/>
            <w:tcPrChange w:id="4429" w:author="David Dayan" w:date="2021-12-03T17:18:00Z">
              <w:tcPr>
                <w:tcW w:w="746" w:type="dxa"/>
                <w:tcBorders>
                  <w:top w:val="nil"/>
                  <w:left w:val="nil"/>
                  <w:bottom w:val="nil"/>
                  <w:right w:val="nil"/>
                </w:tcBorders>
                <w:shd w:val="clear" w:color="auto" w:fill="auto"/>
                <w:noWrap/>
                <w:vAlign w:val="bottom"/>
                <w:hideMark/>
              </w:tcPr>
            </w:tcPrChange>
          </w:tcPr>
          <w:p w14:paraId="356B5DAA" w14:textId="77777777" w:rsidR="00036D0E" w:rsidRPr="00036D0E" w:rsidRDefault="00036D0E" w:rsidP="00245317">
            <w:pPr>
              <w:spacing w:after="0" w:line="240" w:lineRule="auto"/>
              <w:jc w:val="center"/>
              <w:rPr>
                <w:ins w:id="4430" w:author="David Dayan" w:date="2021-12-03T17:13:00Z"/>
                <w:rFonts w:ascii="Calibri" w:eastAsia="Times New Roman" w:hAnsi="Calibri" w:cs="Times New Roman"/>
                <w:color w:val="000000"/>
                <w:sz w:val="16"/>
                <w:szCs w:val="16"/>
              </w:rPr>
            </w:pPr>
            <w:ins w:id="4431" w:author="David Dayan" w:date="2021-12-03T17:13:00Z">
              <w:r w:rsidRPr="00036D0E">
                <w:rPr>
                  <w:rFonts w:ascii="Calibri" w:eastAsia="Times New Roman" w:hAnsi="Calibri" w:cs="Times New Roman"/>
                  <w:color w:val="000000"/>
                  <w:sz w:val="16"/>
                  <w:szCs w:val="16"/>
                </w:rPr>
                <w:t>8/28/20</w:t>
              </w:r>
            </w:ins>
          </w:p>
        </w:tc>
        <w:tc>
          <w:tcPr>
            <w:tcW w:w="599" w:type="dxa"/>
            <w:tcBorders>
              <w:top w:val="nil"/>
              <w:left w:val="nil"/>
              <w:bottom w:val="nil"/>
              <w:right w:val="nil"/>
            </w:tcBorders>
            <w:shd w:val="clear" w:color="auto" w:fill="auto"/>
            <w:noWrap/>
            <w:vAlign w:val="bottom"/>
            <w:hideMark/>
            <w:tcPrChange w:id="4432" w:author="David Dayan" w:date="2021-12-03T17:18:00Z">
              <w:tcPr>
                <w:tcW w:w="599" w:type="dxa"/>
                <w:tcBorders>
                  <w:top w:val="nil"/>
                  <w:left w:val="nil"/>
                  <w:bottom w:val="nil"/>
                  <w:right w:val="nil"/>
                </w:tcBorders>
                <w:shd w:val="clear" w:color="auto" w:fill="auto"/>
                <w:noWrap/>
                <w:vAlign w:val="bottom"/>
                <w:hideMark/>
              </w:tcPr>
            </w:tcPrChange>
          </w:tcPr>
          <w:p w14:paraId="72F51FAB" w14:textId="77777777" w:rsidR="00036D0E" w:rsidRPr="00036D0E" w:rsidRDefault="00036D0E" w:rsidP="00245317">
            <w:pPr>
              <w:spacing w:after="0" w:line="240" w:lineRule="auto"/>
              <w:jc w:val="center"/>
              <w:rPr>
                <w:ins w:id="4433" w:author="David Dayan" w:date="2021-12-03T17:13:00Z"/>
                <w:rFonts w:ascii="Calibri" w:eastAsia="Times New Roman" w:hAnsi="Calibri" w:cs="Times New Roman"/>
                <w:color w:val="000000"/>
                <w:sz w:val="16"/>
                <w:szCs w:val="16"/>
              </w:rPr>
            </w:pPr>
            <w:ins w:id="4434" w:author="David Dayan" w:date="2021-12-03T17:13:00Z">
              <w:r w:rsidRPr="00036D0E">
                <w:rPr>
                  <w:rFonts w:ascii="Calibri" w:eastAsia="Times New Roman" w:hAnsi="Calibri" w:cs="Times New Roman"/>
                  <w:color w:val="000000"/>
                  <w:sz w:val="16"/>
                  <w:szCs w:val="16"/>
                </w:rPr>
                <w:t>241</w:t>
              </w:r>
            </w:ins>
          </w:p>
        </w:tc>
        <w:tc>
          <w:tcPr>
            <w:tcW w:w="1142" w:type="dxa"/>
            <w:tcBorders>
              <w:top w:val="nil"/>
              <w:left w:val="nil"/>
              <w:bottom w:val="nil"/>
              <w:right w:val="nil"/>
            </w:tcBorders>
            <w:shd w:val="clear" w:color="auto" w:fill="auto"/>
            <w:noWrap/>
            <w:vAlign w:val="bottom"/>
            <w:hideMark/>
            <w:tcPrChange w:id="4435" w:author="David Dayan" w:date="2021-12-03T17:18:00Z">
              <w:tcPr>
                <w:tcW w:w="1142" w:type="dxa"/>
                <w:tcBorders>
                  <w:top w:val="nil"/>
                  <w:left w:val="nil"/>
                  <w:bottom w:val="nil"/>
                  <w:right w:val="nil"/>
                </w:tcBorders>
                <w:shd w:val="clear" w:color="auto" w:fill="auto"/>
                <w:noWrap/>
                <w:vAlign w:val="bottom"/>
                <w:hideMark/>
              </w:tcPr>
            </w:tcPrChange>
          </w:tcPr>
          <w:p w14:paraId="40CCC5F4" w14:textId="77777777" w:rsidR="00036D0E" w:rsidRPr="00036D0E" w:rsidRDefault="00036D0E" w:rsidP="00245317">
            <w:pPr>
              <w:spacing w:after="0" w:line="240" w:lineRule="auto"/>
              <w:jc w:val="center"/>
              <w:rPr>
                <w:ins w:id="4436" w:author="David Dayan" w:date="2021-12-03T17:13:00Z"/>
                <w:rFonts w:ascii="Calibri" w:eastAsia="Times New Roman" w:hAnsi="Calibri" w:cs="Times New Roman"/>
                <w:color w:val="000000"/>
                <w:sz w:val="16"/>
                <w:szCs w:val="16"/>
              </w:rPr>
            </w:pPr>
            <w:ins w:id="443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438" w:author="David Dayan" w:date="2021-12-03T17:18:00Z">
              <w:tcPr>
                <w:tcW w:w="1440" w:type="dxa"/>
                <w:tcBorders>
                  <w:top w:val="nil"/>
                  <w:left w:val="nil"/>
                  <w:bottom w:val="nil"/>
                  <w:right w:val="nil"/>
                </w:tcBorders>
                <w:shd w:val="clear" w:color="auto" w:fill="auto"/>
                <w:noWrap/>
                <w:vAlign w:val="bottom"/>
                <w:hideMark/>
              </w:tcPr>
            </w:tcPrChange>
          </w:tcPr>
          <w:p w14:paraId="0AD2EB99" w14:textId="77777777" w:rsidR="00036D0E" w:rsidRPr="00036D0E" w:rsidRDefault="00036D0E" w:rsidP="00245317">
            <w:pPr>
              <w:spacing w:after="0" w:line="240" w:lineRule="auto"/>
              <w:jc w:val="center"/>
              <w:rPr>
                <w:ins w:id="4439" w:author="David Dayan" w:date="2021-12-03T17:13:00Z"/>
                <w:rFonts w:ascii="Calibri" w:eastAsia="Times New Roman" w:hAnsi="Calibri" w:cs="Times New Roman"/>
                <w:color w:val="000000"/>
                <w:sz w:val="16"/>
                <w:szCs w:val="16"/>
              </w:rPr>
            </w:pPr>
            <w:ins w:id="444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441" w:author="David Dayan" w:date="2021-12-03T17:18:00Z">
              <w:tcPr>
                <w:tcW w:w="1530" w:type="dxa"/>
                <w:tcBorders>
                  <w:top w:val="nil"/>
                  <w:left w:val="nil"/>
                  <w:bottom w:val="nil"/>
                  <w:right w:val="nil"/>
                </w:tcBorders>
                <w:shd w:val="clear" w:color="auto" w:fill="auto"/>
                <w:noWrap/>
                <w:vAlign w:val="bottom"/>
                <w:hideMark/>
              </w:tcPr>
            </w:tcPrChange>
          </w:tcPr>
          <w:p w14:paraId="58A50AC5" w14:textId="77777777" w:rsidR="00036D0E" w:rsidRPr="00036D0E" w:rsidRDefault="00036D0E" w:rsidP="00245317">
            <w:pPr>
              <w:spacing w:after="0" w:line="240" w:lineRule="auto"/>
              <w:jc w:val="center"/>
              <w:rPr>
                <w:ins w:id="4442" w:author="David Dayan" w:date="2021-12-03T17:13:00Z"/>
                <w:rFonts w:ascii="Calibri" w:eastAsia="Times New Roman" w:hAnsi="Calibri" w:cs="Times New Roman"/>
                <w:color w:val="000000"/>
                <w:sz w:val="16"/>
                <w:szCs w:val="16"/>
              </w:rPr>
            </w:pPr>
            <w:ins w:id="444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444" w:author="David Dayan" w:date="2021-12-03T17:18:00Z">
              <w:tcPr>
                <w:tcW w:w="898" w:type="dxa"/>
                <w:tcBorders>
                  <w:top w:val="nil"/>
                  <w:left w:val="nil"/>
                  <w:bottom w:val="nil"/>
                  <w:right w:val="nil"/>
                </w:tcBorders>
                <w:shd w:val="clear" w:color="auto" w:fill="auto"/>
                <w:noWrap/>
                <w:vAlign w:val="bottom"/>
                <w:hideMark/>
              </w:tcPr>
            </w:tcPrChange>
          </w:tcPr>
          <w:p w14:paraId="4E9B1EA0" w14:textId="77777777" w:rsidR="00036D0E" w:rsidRPr="00036D0E" w:rsidRDefault="00036D0E" w:rsidP="00245317">
            <w:pPr>
              <w:spacing w:after="0" w:line="240" w:lineRule="auto"/>
              <w:jc w:val="center"/>
              <w:rPr>
                <w:ins w:id="4445" w:author="David Dayan" w:date="2021-12-03T17:13:00Z"/>
                <w:rFonts w:ascii="Calibri" w:eastAsia="Times New Roman" w:hAnsi="Calibri" w:cs="Times New Roman"/>
                <w:color w:val="000000"/>
                <w:sz w:val="16"/>
                <w:szCs w:val="16"/>
              </w:rPr>
            </w:pPr>
            <w:ins w:id="4446"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4447" w:author="David Dayan" w:date="2021-12-03T17:18:00Z">
              <w:tcPr>
                <w:tcW w:w="902" w:type="dxa"/>
                <w:tcBorders>
                  <w:top w:val="nil"/>
                  <w:left w:val="nil"/>
                  <w:bottom w:val="nil"/>
                  <w:right w:val="nil"/>
                </w:tcBorders>
                <w:shd w:val="clear" w:color="auto" w:fill="auto"/>
                <w:noWrap/>
                <w:vAlign w:val="bottom"/>
                <w:hideMark/>
              </w:tcPr>
            </w:tcPrChange>
          </w:tcPr>
          <w:p w14:paraId="2FF2D204" w14:textId="77777777" w:rsidR="00036D0E" w:rsidRPr="00036D0E" w:rsidRDefault="00036D0E" w:rsidP="00245317">
            <w:pPr>
              <w:spacing w:after="0" w:line="240" w:lineRule="auto"/>
              <w:jc w:val="center"/>
              <w:rPr>
                <w:ins w:id="4448" w:author="David Dayan" w:date="2021-12-03T17:13:00Z"/>
                <w:rFonts w:ascii="Calibri" w:eastAsia="Times New Roman" w:hAnsi="Calibri" w:cs="Times New Roman"/>
                <w:color w:val="000000"/>
                <w:sz w:val="16"/>
                <w:szCs w:val="16"/>
              </w:rPr>
            </w:pPr>
            <w:ins w:id="4449"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4450" w:author="David Dayan" w:date="2021-12-03T17:18:00Z">
              <w:tcPr>
                <w:tcW w:w="2160" w:type="dxa"/>
                <w:tcBorders>
                  <w:top w:val="nil"/>
                  <w:left w:val="nil"/>
                  <w:bottom w:val="nil"/>
                  <w:right w:val="nil"/>
                </w:tcBorders>
                <w:shd w:val="clear" w:color="auto" w:fill="auto"/>
                <w:noWrap/>
                <w:vAlign w:val="bottom"/>
                <w:hideMark/>
              </w:tcPr>
            </w:tcPrChange>
          </w:tcPr>
          <w:p w14:paraId="116FC0E4" w14:textId="77777777" w:rsidR="00036D0E" w:rsidRPr="00036D0E" w:rsidRDefault="00036D0E" w:rsidP="00245317">
            <w:pPr>
              <w:spacing w:after="0" w:line="240" w:lineRule="auto"/>
              <w:jc w:val="center"/>
              <w:rPr>
                <w:ins w:id="4451" w:author="David Dayan" w:date="2021-12-03T17:13:00Z"/>
                <w:rFonts w:ascii="Calibri" w:eastAsia="Times New Roman" w:hAnsi="Calibri" w:cs="Times New Roman"/>
                <w:color w:val="000000"/>
                <w:sz w:val="16"/>
                <w:szCs w:val="16"/>
              </w:rPr>
            </w:pPr>
            <w:ins w:id="4452"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4453" w:author="David Dayan" w:date="2021-12-03T17:18:00Z">
              <w:tcPr>
                <w:tcW w:w="2876" w:type="dxa"/>
                <w:gridSpan w:val="2"/>
                <w:tcBorders>
                  <w:top w:val="nil"/>
                  <w:left w:val="nil"/>
                  <w:bottom w:val="nil"/>
                  <w:right w:val="nil"/>
                </w:tcBorders>
                <w:shd w:val="clear" w:color="auto" w:fill="auto"/>
                <w:noWrap/>
                <w:vAlign w:val="bottom"/>
                <w:hideMark/>
              </w:tcPr>
            </w:tcPrChange>
          </w:tcPr>
          <w:p w14:paraId="0747B1B7" w14:textId="77777777" w:rsidR="00036D0E" w:rsidRPr="00036D0E" w:rsidRDefault="00036D0E" w:rsidP="00245317">
            <w:pPr>
              <w:spacing w:after="0" w:line="240" w:lineRule="auto"/>
              <w:jc w:val="center"/>
              <w:rPr>
                <w:ins w:id="4454" w:author="David Dayan" w:date="2021-12-03T17:13:00Z"/>
                <w:rFonts w:ascii="Calibri" w:eastAsia="Times New Roman" w:hAnsi="Calibri" w:cs="Times New Roman"/>
                <w:color w:val="000000"/>
                <w:sz w:val="16"/>
                <w:szCs w:val="16"/>
              </w:rPr>
            </w:pPr>
            <w:ins w:id="4455"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4456" w:author="David Dayan" w:date="2021-12-03T17:18:00Z">
              <w:tcPr>
                <w:tcW w:w="1426" w:type="dxa"/>
                <w:tcBorders>
                  <w:top w:val="nil"/>
                  <w:left w:val="nil"/>
                  <w:bottom w:val="nil"/>
                  <w:right w:val="nil"/>
                </w:tcBorders>
                <w:shd w:val="clear" w:color="auto" w:fill="auto"/>
                <w:noWrap/>
                <w:vAlign w:val="bottom"/>
                <w:hideMark/>
              </w:tcPr>
            </w:tcPrChange>
          </w:tcPr>
          <w:p w14:paraId="64796683" w14:textId="77777777" w:rsidR="00036D0E" w:rsidRPr="00036D0E" w:rsidRDefault="00036D0E" w:rsidP="00245317">
            <w:pPr>
              <w:spacing w:after="0" w:line="240" w:lineRule="auto"/>
              <w:jc w:val="center"/>
              <w:rPr>
                <w:ins w:id="4457" w:author="David Dayan" w:date="2021-12-03T17:13:00Z"/>
                <w:rFonts w:ascii="Calibri" w:eastAsia="Times New Roman" w:hAnsi="Calibri" w:cs="Times New Roman"/>
                <w:color w:val="000000"/>
                <w:sz w:val="16"/>
                <w:szCs w:val="16"/>
              </w:rPr>
            </w:pPr>
            <w:ins w:id="4458" w:author="David Dayan" w:date="2021-12-03T17:13:00Z">
              <w:r w:rsidRPr="00036D0E">
                <w:rPr>
                  <w:rFonts w:ascii="Calibri" w:eastAsia="Times New Roman" w:hAnsi="Calibri" w:cs="Times New Roman"/>
                  <w:color w:val="000000"/>
                  <w:sz w:val="16"/>
                  <w:szCs w:val="16"/>
                </w:rPr>
                <w:t>heterozygote</w:t>
              </w:r>
            </w:ins>
          </w:p>
        </w:tc>
      </w:tr>
      <w:tr w:rsidR="00036D0E" w:rsidRPr="00036D0E" w14:paraId="00FD5A23" w14:textId="77777777" w:rsidTr="00245317">
        <w:trPr>
          <w:cantSplit/>
          <w:trHeight w:val="20"/>
          <w:ins w:id="4459" w:author="David Dayan" w:date="2021-12-03T17:13:00Z"/>
          <w:trPrChange w:id="446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461" w:author="David Dayan" w:date="2021-12-03T17:18:00Z">
              <w:tcPr>
                <w:tcW w:w="1563" w:type="dxa"/>
                <w:tcBorders>
                  <w:top w:val="nil"/>
                  <w:left w:val="nil"/>
                  <w:bottom w:val="nil"/>
                  <w:right w:val="nil"/>
                </w:tcBorders>
                <w:shd w:val="clear" w:color="auto" w:fill="auto"/>
                <w:noWrap/>
                <w:vAlign w:val="bottom"/>
                <w:hideMark/>
              </w:tcPr>
            </w:tcPrChange>
          </w:tcPr>
          <w:p w14:paraId="66BF67A3" w14:textId="77777777" w:rsidR="00036D0E" w:rsidRPr="00036D0E" w:rsidRDefault="00036D0E" w:rsidP="00245317">
            <w:pPr>
              <w:spacing w:after="0" w:line="240" w:lineRule="auto"/>
              <w:jc w:val="center"/>
              <w:rPr>
                <w:ins w:id="4462" w:author="David Dayan" w:date="2021-12-03T17:13:00Z"/>
                <w:rFonts w:ascii="Calibri" w:eastAsia="Times New Roman" w:hAnsi="Calibri" w:cs="Times New Roman"/>
                <w:color w:val="000000"/>
                <w:sz w:val="16"/>
                <w:szCs w:val="16"/>
              </w:rPr>
            </w:pPr>
            <w:ins w:id="4463" w:author="David Dayan" w:date="2021-12-03T17:13:00Z">
              <w:r w:rsidRPr="00036D0E">
                <w:rPr>
                  <w:rFonts w:ascii="Calibri" w:eastAsia="Times New Roman" w:hAnsi="Calibri" w:cs="Times New Roman"/>
                  <w:color w:val="000000"/>
                  <w:sz w:val="16"/>
                  <w:szCs w:val="16"/>
                </w:rPr>
                <w:t>OtsAC20ROGR_0123</w:t>
              </w:r>
            </w:ins>
          </w:p>
        </w:tc>
        <w:tc>
          <w:tcPr>
            <w:tcW w:w="746" w:type="dxa"/>
            <w:tcBorders>
              <w:top w:val="nil"/>
              <w:left w:val="nil"/>
              <w:bottom w:val="nil"/>
              <w:right w:val="nil"/>
            </w:tcBorders>
            <w:shd w:val="clear" w:color="auto" w:fill="auto"/>
            <w:noWrap/>
            <w:vAlign w:val="bottom"/>
            <w:hideMark/>
            <w:tcPrChange w:id="4464" w:author="David Dayan" w:date="2021-12-03T17:18:00Z">
              <w:tcPr>
                <w:tcW w:w="746" w:type="dxa"/>
                <w:tcBorders>
                  <w:top w:val="nil"/>
                  <w:left w:val="nil"/>
                  <w:bottom w:val="nil"/>
                  <w:right w:val="nil"/>
                </w:tcBorders>
                <w:shd w:val="clear" w:color="auto" w:fill="auto"/>
                <w:noWrap/>
                <w:vAlign w:val="bottom"/>
                <w:hideMark/>
              </w:tcPr>
            </w:tcPrChange>
          </w:tcPr>
          <w:p w14:paraId="57F7D2F2" w14:textId="77777777" w:rsidR="00036D0E" w:rsidRPr="00036D0E" w:rsidRDefault="00036D0E" w:rsidP="00245317">
            <w:pPr>
              <w:spacing w:after="0" w:line="240" w:lineRule="auto"/>
              <w:jc w:val="center"/>
              <w:rPr>
                <w:ins w:id="4465" w:author="David Dayan" w:date="2021-12-03T17:13:00Z"/>
                <w:rFonts w:ascii="Calibri" w:eastAsia="Times New Roman" w:hAnsi="Calibri" w:cs="Times New Roman"/>
                <w:color w:val="000000"/>
                <w:sz w:val="16"/>
                <w:szCs w:val="16"/>
              </w:rPr>
            </w:pPr>
            <w:ins w:id="4466"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467" w:author="David Dayan" w:date="2021-12-03T17:18:00Z">
              <w:tcPr>
                <w:tcW w:w="599" w:type="dxa"/>
                <w:tcBorders>
                  <w:top w:val="nil"/>
                  <w:left w:val="nil"/>
                  <w:bottom w:val="nil"/>
                  <w:right w:val="nil"/>
                </w:tcBorders>
                <w:shd w:val="clear" w:color="auto" w:fill="auto"/>
                <w:noWrap/>
                <w:vAlign w:val="bottom"/>
                <w:hideMark/>
              </w:tcPr>
            </w:tcPrChange>
          </w:tcPr>
          <w:p w14:paraId="59647BFC" w14:textId="77777777" w:rsidR="00036D0E" w:rsidRPr="00036D0E" w:rsidRDefault="00036D0E" w:rsidP="00245317">
            <w:pPr>
              <w:spacing w:after="0" w:line="240" w:lineRule="auto"/>
              <w:jc w:val="center"/>
              <w:rPr>
                <w:ins w:id="4468" w:author="David Dayan" w:date="2021-12-03T17:13:00Z"/>
                <w:rFonts w:ascii="Calibri" w:eastAsia="Times New Roman" w:hAnsi="Calibri" w:cs="Times New Roman"/>
                <w:color w:val="000000"/>
                <w:sz w:val="16"/>
                <w:szCs w:val="16"/>
              </w:rPr>
            </w:pPr>
            <w:ins w:id="4469"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470" w:author="David Dayan" w:date="2021-12-03T17:18:00Z">
              <w:tcPr>
                <w:tcW w:w="1142" w:type="dxa"/>
                <w:tcBorders>
                  <w:top w:val="nil"/>
                  <w:left w:val="nil"/>
                  <w:bottom w:val="nil"/>
                  <w:right w:val="nil"/>
                </w:tcBorders>
                <w:shd w:val="clear" w:color="auto" w:fill="auto"/>
                <w:noWrap/>
                <w:vAlign w:val="bottom"/>
                <w:hideMark/>
              </w:tcPr>
            </w:tcPrChange>
          </w:tcPr>
          <w:p w14:paraId="7EF545DD" w14:textId="77777777" w:rsidR="00036D0E" w:rsidRPr="00036D0E" w:rsidRDefault="00036D0E" w:rsidP="00245317">
            <w:pPr>
              <w:spacing w:after="0" w:line="240" w:lineRule="auto"/>
              <w:jc w:val="center"/>
              <w:rPr>
                <w:ins w:id="4471" w:author="David Dayan" w:date="2021-12-03T17:13:00Z"/>
                <w:rFonts w:ascii="Calibri" w:eastAsia="Times New Roman" w:hAnsi="Calibri" w:cs="Times New Roman"/>
                <w:color w:val="000000"/>
                <w:sz w:val="16"/>
                <w:szCs w:val="16"/>
              </w:rPr>
            </w:pPr>
            <w:ins w:id="447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473" w:author="David Dayan" w:date="2021-12-03T17:18:00Z">
              <w:tcPr>
                <w:tcW w:w="1440" w:type="dxa"/>
                <w:tcBorders>
                  <w:top w:val="nil"/>
                  <w:left w:val="nil"/>
                  <w:bottom w:val="nil"/>
                  <w:right w:val="nil"/>
                </w:tcBorders>
                <w:shd w:val="clear" w:color="auto" w:fill="auto"/>
                <w:noWrap/>
                <w:vAlign w:val="bottom"/>
                <w:hideMark/>
              </w:tcPr>
            </w:tcPrChange>
          </w:tcPr>
          <w:p w14:paraId="22862EE4" w14:textId="77777777" w:rsidR="00036D0E" w:rsidRPr="00036D0E" w:rsidRDefault="00036D0E" w:rsidP="00245317">
            <w:pPr>
              <w:spacing w:after="0" w:line="240" w:lineRule="auto"/>
              <w:jc w:val="center"/>
              <w:rPr>
                <w:ins w:id="4474" w:author="David Dayan" w:date="2021-12-03T17:13:00Z"/>
                <w:rFonts w:ascii="Calibri" w:eastAsia="Times New Roman" w:hAnsi="Calibri" w:cs="Times New Roman"/>
                <w:color w:val="000000"/>
                <w:sz w:val="16"/>
                <w:szCs w:val="16"/>
              </w:rPr>
            </w:pPr>
            <w:ins w:id="447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476" w:author="David Dayan" w:date="2021-12-03T17:18:00Z">
              <w:tcPr>
                <w:tcW w:w="1530" w:type="dxa"/>
                <w:tcBorders>
                  <w:top w:val="nil"/>
                  <w:left w:val="nil"/>
                  <w:bottom w:val="nil"/>
                  <w:right w:val="nil"/>
                </w:tcBorders>
                <w:shd w:val="clear" w:color="auto" w:fill="auto"/>
                <w:noWrap/>
                <w:vAlign w:val="bottom"/>
                <w:hideMark/>
              </w:tcPr>
            </w:tcPrChange>
          </w:tcPr>
          <w:p w14:paraId="10C1A132" w14:textId="77777777" w:rsidR="00036D0E" w:rsidRPr="00036D0E" w:rsidRDefault="00036D0E" w:rsidP="00245317">
            <w:pPr>
              <w:spacing w:after="0" w:line="240" w:lineRule="auto"/>
              <w:jc w:val="center"/>
              <w:rPr>
                <w:ins w:id="4477" w:author="David Dayan" w:date="2021-12-03T17:13:00Z"/>
                <w:rFonts w:ascii="Calibri" w:eastAsia="Times New Roman" w:hAnsi="Calibri" w:cs="Times New Roman"/>
                <w:color w:val="000000"/>
                <w:sz w:val="16"/>
                <w:szCs w:val="16"/>
              </w:rPr>
            </w:pPr>
            <w:ins w:id="447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479" w:author="David Dayan" w:date="2021-12-03T17:18:00Z">
              <w:tcPr>
                <w:tcW w:w="898" w:type="dxa"/>
                <w:tcBorders>
                  <w:top w:val="nil"/>
                  <w:left w:val="nil"/>
                  <w:bottom w:val="nil"/>
                  <w:right w:val="nil"/>
                </w:tcBorders>
                <w:shd w:val="clear" w:color="auto" w:fill="auto"/>
                <w:noWrap/>
                <w:vAlign w:val="bottom"/>
                <w:hideMark/>
              </w:tcPr>
            </w:tcPrChange>
          </w:tcPr>
          <w:p w14:paraId="6F51AFC3" w14:textId="77777777" w:rsidR="00036D0E" w:rsidRPr="00036D0E" w:rsidRDefault="00036D0E" w:rsidP="00245317">
            <w:pPr>
              <w:spacing w:after="0" w:line="240" w:lineRule="auto"/>
              <w:jc w:val="center"/>
              <w:rPr>
                <w:ins w:id="4480" w:author="David Dayan" w:date="2021-12-03T17:13:00Z"/>
                <w:rFonts w:ascii="Calibri" w:eastAsia="Times New Roman" w:hAnsi="Calibri" w:cs="Times New Roman"/>
                <w:color w:val="000000"/>
                <w:sz w:val="16"/>
                <w:szCs w:val="16"/>
              </w:rPr>
            </w:pPr>
            <w:ins w:id="448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482" w:author="David Dayan" w:date="2021-12-03T17:18:00Z">
              <w:tcPr>
                <w:tcW w:w="902" w:type="dxa"/>
                <w:tcBorders>
                  <w:top w:val="nil"/>
                  <w:left w:val="nil"/>
                  <w:bottom w:val="nil"/>
                  <w:right w:val="nil"/>
                </w:tcBorders>
                <w:shd w:val="clear" w:color="auto" w:fill="auto"/>
                <w:noWrap/>
                <w:vAlign w:val="bottom"/>
                <w:hideMark/>
              </w:tcPr>
            </w:tcPrChange>
          </w:tcPr>
          <w:p w14:paraId="2BD0B950" w14:textId="77777777" w:rsidR="00036D0E" w:rsidRPr="00036D0E" w:rsidRDefault="00036D0E" w:rsidP="00245317">
            <w:pPr>
              <w:spacing w:after="0" w:line="240" w:lineRule="auto"/>
              <w:jc w:val="center"/>
              <w:rPr>
                <w:ins w:id="4483" w:author="David Dayan" w:date="2021-12-03T17:13:00Z"/>
                <w:rFonts w:ascii="Calibri" w:eastAsia="Times New Roman" w:hAnsi="Calibri" w:cs="Times New Roman"/>
                <w:color w:val="000000"/>
                <w:sz w:val="16"/>
                <w:szCs w:val="16"/>
              </w:rPr>
            </w:pPr>
            <w:ins w:id="448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485" w:author="David Dayan" w:date="2021-12-03T17:18:00Z">
              <w:tcPr>
                <w:tcW w:w="2160" w:type="dxa"/>
                <w:tcBorders>
                  <w:top w:val="nil"/>
                  <w:left w:val="nil"/>
                  <w:bottom w:val="nil"/>
                  <w:right w:val="nil"/>
                </w:tcBorders>
                <w:shd w:val="clear" w:color="auto" w:fill="auto"/>
                <w:noWrap/>
                <w:vAlign w:val="bottom"/>
                <w:hideMark/>
              </w:tcPr>
            </w:tcPrChange>
          </w:tcPr>
          <w:p w14:paraId="0161F414" w14:textId="77777777" w:rsidR="00036D0E" w:rsidRPr="00036D0E" w:rsidRDefault="00036D0E" w:rsidP="00245317">
            <w:pPr>
              <w:spacing w:after="0" w:line="240" w:lineRule="auto"/>
              <w:jc w:val="center"/>
              <w:rPr>
                <w:ins w:id="4486" w:author="David Dayan" w:date="2021-12-03T17:13:00Z"/>
                <w:rFonts w:ascii="Calibri" w:eastAsia="Times New Roman" w:hAnsi="Calibri" w:cs="Times New Roman"/>
                <w:color w:val="000000"/>
                <w:sz w:val="16"/>
                <w:szCs w:val="16"/>
              </w:rPr>
            </w:pPr>
            <w:proofErr w:type="spellStart"/>
            <w:ins w:id="448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488" w:author="David Dayan" w:date="2021-12-03T17:18:00Z">
              <w:tcPr>
                <w:tcW w:w="2876" w:type="dxa"/>
                <w:gridSpan w:val="2"/>
                <w:tcBorders>
                  <w:top w:val="nil"/>
                  <w:left w:val="nil"/>
                  <w:bottom w:val="nil"/>
                  <w:right w:val="nil"/>
                </w:tcBorders>
                <w:shd w:val="clear" w:color="auto" w:fill="auto"/>
                <w:noWrap/>
                <w:vAlign w:val="bottom"/>
                <w:hideMark/>
              </w:tcPr>
            </w:tcPrChange>
          </w:tcPr>
          <w:p w14:paraId="25DD57B8" w14:textId="77777777" w:rsidR="00036D0E" w:rsidRPr="00036D0E" w:rsidRDefault="00036D0E" w:rsidP="00245317">
            <w:pPr>
              <w:spacing w:after="0" w:line="240" w:lineRule="auto"/>
              <w:jc w:val="center"/>
              <w:rPr>
                <w:ins w:id="4489" w:author="David Dayan" w:date="2021-12-03T17:13:00Z"/>
                <w:rFonts w:ascii="Calibri" w:eastAsia="Times New Roman" w:hAnsi="Calibri" w:cs="Times New Roman"/>
                <w:color w:val="000000"/>
                <w:sz w:val="16"/>
                <w:szCs w:val="16"/>
              </w:rPr>
            </w:pPr>
            <w:proofErr w:type="spellStart"/>
            <w:ins w:id="449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491" w:author="David Dayan" w:date="2021-12-03T17:18:00Z">
              <w:tcPr>
                <w:tcW w:w="1426" w:type="dxa"/>
                <w:tcBorders>
                  <w:top w:val="nil"/>
                  <w:left w:val="nil"/>
                  <w:bottom w:val="nil"/>
                  <w:right w:val="nil"/>
                </w:tcBorders>
                <w:shd w:val="clear" w:color="auto" w:fill="auto"/>
                <w:noWrap/>
                <w:vAlign w:val="bottom"/>
                <w:hideMark/>
              </w:tcPr>
            </w:tcPrChange>
          </w:tcPr>
          <w:p w14:paraId="377AE704" w14:textId="77777777" w:rsidR="00036D0E" w:rsidRPr="00036D0E" w:rsidRDefault="00036D0E" w:rsidP="00245317">
            <w:pPr>
              <w:spacing w:after="0" w:line="240" w:lineRule="auto"/>
              <w:jc w:val="center"/>
              <w:rPr>
                <w:ins w:id="4492" w:author="David Dayan" w:date="2021-12-03T17:13:00Z"/>
                <w:rFonts w:ascii="Calibri" w:eastAsia="Times New Roman" w:hAnsi="Calibri" w:cs="Times New Roman"/>
                <w:color w:val="000000"/>
                <w:sz w:val="16"/>
                <w:szCs w:val="16"/>
              </w:rPr>
            </w:pPr>
            <w:proofErr w:type="spellStart"/>
            <w:ins w:id="449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E77AD2E" w14:textId="77777777" w:rsidTr="00245317">
        <w:trPr>
          <w:cantSplit/>
          <w:trHeight w:val="20"/>
          <w:ins w:id="4494" w:author="David Dayan" w:date="2021-12-03T17:13:00Z"/>
          <w:trPrChange w:id="449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496" w:author="David Dayan" w:date="2021-12-03T17:18:00Z">
              <w:tcPr>
                <w:tcW w:w="1563" w:type="dxa"/>
                <w:tcBorders>
                  <w:top w:val="nil"/>
                  <w:left w:val="nil"/>
                  <w:bottom w:val="nil"/>
                  <w:right w:val="nil"/>
                </w:tcBorders>
                <w:shd w:val="clear" w:color="auto" w:fill="auto"/>
                <w:noWrap/>
                <w:vAlign w:val="bottom"/>
                <w:hideMark/>
              </w:tcPr>
            </w:tcPrChange>
          </w:tcPr>
          <w:p w14:paraId="1277AC10" w14:textId="77777777" w:rsidR="00036D0E" w:rsidRPr="00036D0E" w:rsidRDefault="00036D0E" w:rsidP="00245317">
            <w:pPr>
              <w:spacing w:after="0" w:line="240" w:lineRule="auto"/>
              <w:jc w:val="center"/>
              <w:rPr>
                <w:ins w:id="4497" w:author="David Dayan" w:date="2021-12-03T17:13:00Z"/>
                <w:rFonts w:ascii="Calibri" w:eastAsia="Times New Roman" w:hAnsi="Calibri" w:cs="Times New Roman"/>
                <w:color w:val="000000"/>
                <w:sz w:val="16"/>
                <w:szCs w:val="16"/>
              </w:rPr>
            </w:pPr>
            <w:ins w:id="4498" w:author="David Dayan" w:date="2021-12-03T17:13:00Z">
              <w:r w:rsidRPr="00036D0E">
                <w:rPr>
                  <w:rFonts w:ascii="Calibri" w:eastAsia="Times New Roman" w:hAnsi="Calibri" w:cs="Times New Roman"/>
                  <w:color w:val="000000"/>
                  <w:sz w:val="16"/>
                  <w:szCs w:val="16"/>
                </w:rPr>
                <w:t>OtsAC20ROGR_0124</w:t>
              </w:r>
            </w:ins>
          </w:p>
        </w:tc>
        <w:tc>
          <w:tcPr>
            <w:tcW w:w="746" w:type="dxa"/>
            <w:tcBorders>
              <w:top w:val="nil"/>
              <w:left w:val="nil"/>
              <w:bottom w:val="nil"/>
              <w:right w:val="nil"/>
            </w:tcBorders>
            <w:shd w:val="clear" w:color="auto" w:fill="auto"/>
            <w:noWrap/>
            <w:vAlign w:val="bottom"/>
            <w:hideMark/>
            <w:tcPrChange w:id="4499" w:author="David Dayan" w:date="2021-12-03T17:18:00Z">
              <w:tcPr>
                <w:tcW w:w="746" w:type="dxa"/>
                <w:tcBorders>
                  <w:top w:val="nil"/>
                  <w:left w:val="nil"/>
                  <w:bottom w:val="nil"/>
                  <w:right w:val="nil"/>
                </w:tcBorders>
                <w:shd w:val="clear" w:color="auto" w:fill="auto"/>
                <w:noWrap/>
                <w:vAlign w:val="bottom"/>
                <w:hideMark/>
              </w:tcPr>
            </w:tcPrChange>
          </w:tcPr>
          <w:p w14:paraId="14108FE6" w14:textId="77777777" w:rsidR="00036D0E" w:rsidRPr="00036D0E" w:rsidRDefault="00036D0E" w:rsidP="00245317">
            <w:pPr>
              <w:spacing w:after="0" w:line="240" w:lineRule="auto"/>
              <w:jc w:val="center"/>
              <w:rPr>
                <w:ins w:id="4500" w:author="David Dayan" w:date="2021-12-03T17:13:00Z"/>
                <w:rFonts w:ascii="Calibri" w:eastAsia="Times New Roman" w:hAnsi="Calibri" w:cs="Times New Roman"/>
                <w:color w:val="000000"/>
                <w:sz w:val="16"/>
                <w:szCs w:val="16"/>
              </w:rPr>
            </w:pPr>
            <w:ins w:id="4501"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502" w:author="David Dayan" w:date="2021-12-03T17:18:00Z">
              <w:tcPr>
                <w:tcW w:w="599" w:type="dxa"/>
                <w:tcBorders>
                  <w:top w:val="nil"/>
                  <w:left w:val="nil"/>
                  <w:bottom w:val="nil"/>
                  <w:right w:val="nil"/>
                </w:tcBorders>
                <w:shd w:val="clear" w:color="auto" w:fill="auto"/>
                <w:noWrap/>
                <w:vAlign w:val="bottom"/>
                <w:hideMark/>
              </w:tcPr>
            </w:tcPrChange>
          </w:tcPr>
          <w:p w14:paraId="5A6D1E5E" w14:textId="77777777" w:rsidR="00036D0E" w:rsidRPr="00036D0E" w:rsidRDefault="00036D0E" w:rsidP="00245317">
            <w:pPr>
              <w:spacing w:after="0" w:line="240" w:lineRule="auto"/>
              <w:jc w:val="center"/>
              <w:rPr>
                <w:ins w:id="4503" w:author="David Dayan" w:date="2021-12-03T17:13:00Z"/>
                <w:rFonts w:ascii="Calibri" w:eastAsia="Times New Roman" w:hAnsi="Calibri" w:cs="Times New Roman"/>
                <w:color w:val="000000"/>
                <w:sz w:val="16"/>
                <w:szCs w:val="16"/>
              </w:rPr>
            </w:pPr>
            <w:ins w:id="4504"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505" w:author="David Dayan" w:date="2021-12-03T17:18:00Z">
              <w:tcPr>
                <w:tcW w:w="1142" w:type="dxa"/>
                <w:tcBorders>
                  <w:top w:val="nil"/>
                  <w:left w:val="nil"/>
                  <w:bottom w:val="nil"/>
                  <w:right w:val="nil"/>
                </w:tcBorders>
                <w:shd w:val="clear" w:color="auto" w:fill="auto"/>
                <w:noWrap/>
                <w:vAlign w:val="bottom"/>
                <w:hideMark/>
              </w:tcPr>
            </w:tcPrChange>
          </w:tcPr>
          <w:p w14:paraId="2732D9FF" w14:textId="77777777" w:rsidR="00036D0E" w:rsidRPr="00036D0E" w:rsidRDefault="00036D0E" w:rsidP="00245317">
            <w:pPr>
              <w:spacing w:after="0" w:line="240" w:lineRule="auto"/>
              <w:jc w:val="center"/>
              <w:rPr>
                <w:ins w:id="4506" w:author="David Dayan" w:date="2021-12-03T17:13:00Z"/>
                <w:rFonts w:ascii="Calibri" w:eastAsia="Times New Roman" w:hAnsi="Calibri" w:cs="Times New Roman"/>
                <w:color w:val="000000"/>
                <w:sz w:val="16"/>
                <w:szCs w:val="16"/>
              </w:rPr>
            </w:pPr>
            <w:ins w:id="450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508" w:author="David Dayan" w:date="2021-12-03T17:18:00Z">
              <w:tcPr>
                <w:tcW w:w="1440" w:type="dxa"/>
                <w:tcBorders>
                  <w:top w:val="nil"/>
                  <w:left w:val="nil"/>
                  <w:bottom w:val="nil"/>
                  <w:right w:val="nil"/>
                </w:tcBorders>
                <w:shd w:val="clear" w:color="auto" w:fill="auto"/>
                <w:noWrap/>
                <w:vAlign w:val="bottom"/>
                <w:hideMark/>
              </w:tcPr>
            </w:tcPrChange>
          </w:tcPr>
          <w:p w14:paraId="64E1E5B3" w14:textId="77777777" w:rsidR="00036D0E" w:rsidRPr="00036D0E" w:rsidRDefault="00036D0E" w:rsidP="00245317">
            <w:pPr>
              <w:spacing w:after="0" w:line="240" w:lineRule="auto"/>
              <w:jc w:val="center"/>
              <w:rPr>
                <w:ins w:id="4509" w:author="David Dayan" w:date="2021-12-03T17:13:00Z"/>
                <w:rFonts w:ascii="Calibri" w:eastAsia="Times New Roman" w:hAnsi="Calibri" w:cs="Times New Roman"/>
                <w:color w:val="000000"/>
                <w:sz w:val="16"/>
                <w:szCs w:val="16"/>
              </w:rPr>
            </w:pPr>
            <w:ins w:id="451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511" w:author="David Dayan" w:date="2021-12-03T17:18:00Z">
              <w:tcPr>
                <w:tcW w:w="1530" w:type="dxa"/>
                <w:tcBorders>
                  <w:top w:val="nil"/>
                  <w:left w:val="nil"/>
                  <w:bottom w:val="nil"/>
                  <w:right w:val="nil"/>
                </w:tcBorders>
                <w:shd w:val="clear" w:color="auto" w:fill="auto"/>
                <w:noWrap/>
                <w:vAlign w:val="bottom"/>
                <w:hideMark/>
              </w:tcPr>
            </w:tcPrChange>
          </w:tcPr>
          <w:p w14:paraId="4935EA9B" w14:textId="77777777" w:rsidR="00036D0E" w:rsidRPr="00036D0E" w:rsidRDefault="00036D0E" w:rsidP="00245317">
            <w:pPr>
              <w:spacing w:after="0" w:line="240" w:lineRule="auto"/>
              <w:jc w:val="center"/>
              <w:rPr>
                <w:ins w:id="4512" w:author="David Dayan" w:date="2021-12-03T17:13:00Z"/>
                <w:rFonts w:ascii="Calibri" w:eastAsia="Times New Roman" w:hAnsi="Calibri" w:cs="Times New Roman"/>
                <w:color w:val="000000"/>
                <w:sz w:val="16"/>
                <w:szCs w:val="16"/>
              </w:rPr>
            </w:pPr>
            <w:ins w:id="451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514" w:author="David Dayan" w:date="2021-12-03T17:18:00Z">
              <w:tcPr>
                <w:tcW w:w="898" w:type="dxa"/>
                <w:tcBorders>
                  <w:top w:val="nil"/>
                  <w:left w:val="nil"/>
                  <w:bottom w:val="nil"/>
                  <w:right w:val="nil"/>
                </w:tcBorders>
                <w:shd w:val="clear" w:color="auto" w:fill="auto"/>
                <w:noWrap/>
                <w:vAlign w:val="bottom"/>
                <w:hideMark/>
              </w:tcPr>
            </w:tcPrChange>
          </w:tcPr>
          <w:p w14:paraId="34760956" w14:textId="77777777" w:rsidR="00036D0E" w:rsidRPr="00036D0E" w:rsidRDefault="00036D0E" w:rsidP="00245317">
            <w:pPr>
              <w:spacing w:after="0" w:line="240" w:lineRule="auto"/>
              <w:jc w:val="center"/>
              <w:rPr>
                <w:ins w:id="4515" w:author="David Dayan" w:date="2021-12-03T17:13:00Z"/>
                <w:rFonts w:ascii="Calibri" w:eastAsia="Times New Roman" w:hAnsi="Calibri" w:cs="Times New Roman"/>
                <w:color w:val="000000"/>
                <w:sz w:val="16"/>
                <w:szCs w:val="16"/>
              </w:rPr>
            </w:pPr>
            <w:ins w:id="451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517" w:author="David Dayan" w:date="2021-12-03T17:18:00Z">
              <w:tcPr>
                <w:tcW w:w="902" w:type="dxa"/>
                <w:tcBorders>
                  <w:top w:val="nil"/>
                  <w:left w:val="nil"/>
                  <w:bottom w:val="nil"/>
                  <w:right w:val="nil"/>
                </w:tcBorders>
                <w:shd w:val="clear" w:color="auto" w:fill="auto"/>
                <w:noWrap/>
                <w:vAlign w:val="bottom"/>
                <w:hideMark/>
              </w:tcPr>
            </w:tcPrChange>
          </w:tcPr>
          <w:p w14:paraId="2F50F798" w14:textId="77777777" w:rsidR="00036D0E" w:rsidRPr="00036D0E" w:rsidRDefault="00036D0E" w:rsidP="00245317">
            <w:pPr>
              <w:spacing w:after="0" w:line="240" w:lineRule="auto"/>
              <w:jc w:val="center"/>
              <w:rPr>
                <w:ins w:id="4518" w:author="David Dayan" w:date="2021-12-03T17:13:00Z"/>
                <w:rFonts w:ascii="Calibri" w:eastAsia="Times New Roman" w:hAnsi="Calibri" w:cs="Times New Roman"/>
                <w:color w:val="000000"/>
                <w:sz w:val="16"/>
                <w:szCs w:val="16"/>
              </w:rPr>
            </w:pPr>
            <w:ins w:id="451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520" w:author="David Dayan" w:date="2021-12-03T17:18:00Z">
              <w:tcPr>
                <w:tcW w:w="2160" w:type="dxa"/>
                <w:tcBorders>
                  <w:top w:val="nil"/>
                  <w:left w:val="nil"/>
                  <w:bottom w:val="nil"/>
                  <w:right w:val="nil"/>
                </w:tcBorders>
                <w:shd w:val="clear" w:color="auto" w:fill="auto"/>
                <w:noWrap/>
                <w:vAlign w:val="bottom"/>
                <w:hideMark/>
              </w:tcPr>
            </w:tcPrChange>
          </w:tcPr>
          <w:p w14:paraId="50374368" w14:textId="77777777" w:rsidR="00036D0E" w:rsidRPr="00036D0E" w:rsidRDefault="00036D0E" w:rsidP="00245317">
            <w:pPr>
              <w:spacing w:after="0" w:line="240" w:lineRule="auto"/>
              <w:jc w:val="center"/>
              <w:rPr>
                <w:ins w:id="4521" w:author="David Dayan" w:date="2021-12-03T17:13:00Z"/>
                <w:rFonts w:ascii="Calibri" w:eastAsia="Times New Roman" w:hAnsi="Calibri" w:cs="Times New Roman"/>
                <w:color w:val="000000"/>
                <w:sz w:val="16"/>
                <w:szCs w:val="16"/>
              </w:rPr>
            </w:pPr>
            <w:proofErr w:type="spellStart"/>
            <w:ins w:id="452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523" w:author="David Dayan" w:date="2021-12-03T17:18:00Z">
              <w:tcPr>
                <w:tcW w:w="2876" w:type="dxa"/>
                <w:gridSpan w:val="2"/>
                <w:tcBorders>
                  <w:top w:val="nil"/>
                  <w:left w:val="nil"/>
                  <w:bottom w:val="nil"/>
                  <w:right w:val="nil"/>
                </w:tcBorders>
                <w:shd w:val="clear" w:color="auto" w:fill="auto"/>
                <w:noWrap/>
                <w:vAlign w:val="bottom"/>
                <w:hideMark/>
              </w:tcPr>
            </w:tcPrChange>
          </w:tcPr>
          <w:p w14:paraId="7321C7AB" w14:textId="77777777" w:rsidR="00036D0E" w:rsidRPr="00036D0E" w:rsidRDefault="00036D0E" w:rsidP="00245317">
            <w:pPr>
              <w:spacing w:after="0" w:line="240" w:lineRule="auto"/>
              <w:jc w:val="center"/>
              <w:rPr>
                <w:ins w:id="4524" w:author="David Dayan" w:date="2021-12-03T17:13:00Z"/>
                <w:rFonts w:ascii="Calibri" w:eastAsia="Times New Roman" w:hAnsi="Calibri" w:cs="Times New Roman"/>
                <w:color w:val="000000"/>
                <w:sz w:val="16"/>
                <w:szCs w:val="16"/>
              </w:rPr>
            </w:pPr>
            <w:proofErr w:type="spellStart"/>
            <w:ins w:id="452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526" w:author="David Dayan" w:date="2021-12-03T17:18:00Z">
              <w:tcPr>
                <w:tcW w:w="1426" w:type="dxa"/>
                <w:tcBorders>
                  <w:top w:val="nil"/>
                  <w:left w:val="nil"/>
                  <w:bottom w:val="nil"/>
                  <w:right w:val="nil"/>
                </w:tcBorders>
                <w:shd w:val="clear" w:color="auto" w:fill="auto"/>
                <w:noWrap/>
                <w:vAlign w:val="bottom"/>
                <w:hideMark/>
              </w:tcPr>
            </w:tcPrChange>
          </w:tcPr>
          <w:p w14:paraId="71F5D19F" w14:textId="77777777" w:rsidR="00036D0E" w:rsidRPr="00036D0E" w:rsidRDefault="00036D0E" w:rsidP="00245317">
            <w:pPr>
              <w:spacing w:after="0" w:line="240" w:lineRule="auto"/>
              <w:jc w:val="center"/>
              <w:rPr>
                <w:ins w:id="4527" w:author="David Dayan" w:date="2021-12-03T17:13:00Z"/>
                <w:rFonts w:ascii="Calibri" w:eastAsia="Times New Roman" w:hAnsi="Calibri" w:cs="Times New Roman"/>
                <w:color w:val="000000"/>
                <w:sz w:val="16"/>
                <w:szCs w:val="16"/>
              </w:rPr>
            </w:pPr>
            <w:proofErr w:type="spellStart"/>
            <w:ins w:id="452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28D8E66" w14:textId="77777777" w:rsidTr="00245317">
        <w:trPr>
          <w:cantSplit/>
          <w:trHeight w:val="20"/>
          <w:ins w:id="4529" w:author="David Dayan" w:date="2021-12-03T17:13:00Z"/>
          <w:trPrChange w:id="453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531" w:author="David Dayan" w:date="2021-12-03T17:18:00Z">
              <w:tcPr>
                <w:tcW w:w="1563" w:type="dxa"/>
                <w:tcBorders>
                  <w:top w:val="nil"/>
                  <w:left w:val="nil"/>
                  <w:bottom w:val="nil"/>
                  <w:right w:val="nil"/>
                </w:tcBorders>
                <w:shd w:val="clear" w:color="auto" w:fill="auto"/>
                <w:noWrap/>
                <w:vAlign w:val="bottom"/>
                <w:hideMark/>
              </w:tcPr>
            </w:tcPrChange>
          </w:tcPr>
          <w:p w14:paraId="503BB79E" w14:textId="77777777" w:rsidR="00036D0E" w:rsidRPr="00036D0E" w:rsidRDefault="00036D0E" w:rsidP="00245317">
            <w:pPr>
              <w:spacing w:after="0" w:line="240" w:lineRule="auto"/>
              <w:jc w:val="center"/>
              <w:rPr>
                <w:ins w:id="4532" w:author="David Dayan" w:date="2021-12-03T17:13:00Z"/>
                <w:rFonts w:ascii="Calibri" w:eastAsia="Times New Roman" w:hAnsi="Calibri" w:cs="Times New Roman"/>
                <w:color w:val="000000"/>
                <w:sz w:val="16"/>
                <w:szCs w:val="16"/>
              </w:rPr>
            </w:pPr>
            <w:ins w:id="4533" w:author="David Dayan" w:date="2021-12-03T17:13:00Z">
              <w:r w:rsidRPr="00036D0E">
                <w:rPr>
                  <w:rFonts w:ascii="Calibri" w:eastAsia="Times New Roman" w:hAnsi="Calibri" w:cs="Times New Roman"/>
                  <w:color w:val="000000"/>
                  <w:sz w:val="16"/>
                  <w:szCs w:val="16"/>
                </w:rPr>
                <w:t>OtsAC20ROGR_0125</w:t>
              </w:r>
            </w:ins>
          </w:p>
        </w:tc>
        <w:tc>
          <w:tcPr>
            <w:tcW w:w="746" w:type="dxa"/>
            <w:tcBorders>
              <w:top w:val="nil"/>
              <w:left w:val="nil"/>
              <w:bottom w:val="nil"/>
              <w:right w:val="nil"/>
            </w:tcBorders>
            <w:shd w:val="clear" w:color="auto" w:fill="auto"/>
            <w:noWrap/>
            <w:vAlign w:val="bottom"/>
            <w:hideMark/>
            <w:tcPrChange w:id="4534" w:author="David Dayan" w:date="2021-12-03T17:18:00Z">
              <w:tcPr>
                <w:tcW w:w="746" w:type="dxa"/>
                <w:tcBorders>
                  <w:top w:val="nil"/>
                  <w:left w:val="nil"/>
                  <w:bottom w:val="nil"/>
                  <w:right w:val="nil"/>
                </w:tcBorders>
                <w:shd w:val="clear" w:color="auto" w:fill="auto"/>
                <w:noWrap/>
                <w:vAlign w:val="bottom"/>
                <w:hideMark/>
              </w:tcPr>
            </w:tcPrChange>
          </w:tcPr>
          <w:p w14:paraId="1E00169F" w14:textId="77777777" w:rsidR="00036D0E" w:rsidRPr="00036D0E" w:rsidRDefault="00036D0E" w:rsidP="00245317">
            <w:pPr>
              <w:spacing w:after="0" w:line="240" w:lineRule="auto"/>
              <w:jc w:val="center"/>
              <w:rPr>
                <w:ins w:id="4535" w:author="David Dayan" w:date="2021-12-03T17:13:00Z"/>
                <w:rFonts w:ascii="Calibri" w:eastAsia="Times New Roman" w:hAnsi="Calibri" w:cs="Times New Roman"/>
                <w:color w:val="000000"/>
                <w:sz w:val="16"/>
                <w:szCs w:val="16"/>
              </w:rPr>
            </w:pPr>
            <w:ins w:id="4536"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537" w:author="David Dayan" w:date="2021-12-03T17:18:00Z">
              <w:tcPr>
                <w:tcW w:w="599" w:type="dxa"/>
                <w:tcBorders>
                  <w:top w:val="nil"/>
                  <w:left w:val="nil"/>
                  <w:bottom w:val="nil"/>
                  <w:right w:val="nil"/>
                </w:tcBorders>
                <w:shd w:val="clear" w:color="auto" w:fill="auto"/>
                <w:noWrap/>
                <w:vAlign w:val="bottom"/>
                <w:hideMark/>
              </w:tcPr>
            </w:tcPrChange>
          </w:tcPr>
          <w:p w14:paraId="04708CA9" w14:textId="77777777" w:rsidR="00036D0E" w:rsidRPr="00036D0E" w:rsidRDefault="00036D0E" w:rsidP="00245317">
            <w:pPr>
              <w:spacing w:after="0" w:line="240" w:lineRule="auto"/>
              <w:jc w:val="center"/>
              <w:rPr>
                <w:ins w:id="4538" w:author="David Dayan" w:date="2021-12-03T17:13:00Z"/>
                <w:rFonts w:ascii="Calibri" w:eastAsia="Times New Roman" w:hAnsi="Calibri" w:cs="Times New Roman"/>
                <w:color w:val="000000"/>
                <w:sz w:val="16"/>
                <w:szCs w:val="16"/>
              </w:rPr>
            </w:pPr>
            <w:ins w:id="4539"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540" w:author="David Dayan" w:date="2021-12-03T17:18:00Z">
              <w:tcPr>
                <w:tcW w:w="1142" w:type="dxa"/>
                <w:tcBorders>
                  <w:top w:val="nil"/>
                  <w:left w:val="nil"/>
                  <w:bottom w:val="nil"/>
                  <w:right w:val="nil"/>
                </w:tcBorders>
                <w:shd w:val="clear" w:color="auto" w:fill="auto"/>
                <w:noWrap/>
                <w:vAlign w:val="bottom"/>
                <w:hideMark/>
              </w:tcPr>
            </w:tcPrChange>
          </w:tcPr>
          <w:p w14:paraId="6CD0DA07" w14:textId="77777777" w:rsidR="00036D0E" w:rsidRPr="00036D0E" w:rsidRDefault="00036D0E" w:rsidP="00245317">
            <w:pPr>
              <w:spacing w:after="0" w:line="240" w:lineRule="auto"/>
              <w:jc w:val="center"/>
              <w:rPr>
                <w:ins w:id="4541" w:author="David Dayan" w:date="2021-12-03T17:13:00Z"/>
                <w:rFonts w:ascii="Calibri" w:eastAsia="Times New Roman" w:hAnsi="Calibri" w:cs="Times New Roman"/>
                <w:color w:val="000000"/>
                <w:sz w:val="16"/>
                <w:szCs w:val="16"/>
              </w:rPr>
            </w:pPr>
            <w:ins w:id="454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543" w:author="David Dayan" w:date="2021-12-03T17:18:00Z">
              <w:tcPr>
                <w:tcW w:w="1440" w:type="dxa"/>
                <w:tcBorders>
                  <w:top w:val="nil"/>
                  <w:left w:val="nil"/>
                  <w:bottom w:val="nil"/>
                  <w:right w:val="nil"/>
                </w:tcBorders>
                <w:shd w:val="clear" w:color="auto" w:fill="auto"/>
                <w:noWrap/>
                <w:vAlign w:val="bottom"/>
                <w:hideMark/>
              </w:tcPr>
            </w:tcPrChange>
          </w:tcPr>
          <w:p w14:paraId="234925F2" w14:textId="77777777" w:rsidR="00036D0E" w:rsidRPr="00036D0E" w:rsidRDefault="00036D0E" w:rsidP="00245317">
            <w:pPr>
              <w:spacing w:after="0" w:line="240" w:lineRule="auto"/>
              <w:jc w:val="center"/>
              <w:rPr>
                <w:ins w:id="4544" w:author="David Dayan" w:date="2021-12-03T17:13:00Z"/>
                <w:rFonts w:ascii="Calibri" w:eastAsia="Times New Roman" w:hAnsi="Calibri" w:cs="Times New Roman"/>
                <w:color w:val="000000"/>
                <w:sz w:val="16"/>
                <w:szCs w:val="16"/>
              </w:rPr>
            </w:pPr>
            <w:ins w:id="454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546" w:author="David Dayan" w:date="2021-12-03T17:18:00Z">
              <w:tcPr>
                <w:tcW w:w="1530" w:type="dxa"/>
                <w:tcBorders>
                  <w:top w:val="nil"/>
                  <w:left w:val="nil"/>
                  <w:bottom w:val="nil"/>
                  <w:right w:val="nil"/>
                </w:tcBorders>
                <w:shd w:val="clear" w:color="auto" w:fill="auto"/>
                <w:noWrap/>
                <w:vAlign w:val="bottom"/>
                <w:hideMark/>
              </w:tcPr>
            </w:tcPrChange>
          </w:tcPr>
          <w:p w14:paraId="484181DE" w14:textId="77777777" w:rsidR="00036D0E" w:rsidRPr="00036D0E" w:rsidRDefault="00036D0E" w:rsidP="00245317">
            <w:pPr>
              <w:spacing w:after="0" w:line="240" w:lineRule="auto"/>
              <w:jc w:val="center"/>
              <w:rPr>
                <w:ins w:id="4547" w:author="David Dayan" w:date="2021-12-03T17:13:00Z"/>
                <w:rFonts w:ascii="Calibri" w:eastAsia="Times New Roman" w:hAnsi="Calibri" w:cs="Times New Roman"/>
                <w:color w:val="000000"/>
                <w:sz w:val="16"/>
                <w:szCs w:val="16"/>
              </w:rPr>
            </w:pPr>
            <w:ins w:id="454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549" w:author="David Dayan" w:date="2021-12-03T17:18:00Z">
              <w:tcPr>
                <w:tcW w:w="898" w:type="dxa"/>
                <w:tcBorders>
                  <w:top w:val="nil"/>
                  <w:left w:val="nil"/>
                  <w:bottom w:val="nil"/>
                  <w:right w:val="nil"/>
                </w:tcBorders>
                <w:shd w:val="clear" w:color="auto" w:fill="auto"/>
                <w:noWrap/>
                <w:vAlign w:val="bottom"/>
                <w:hideMark/>
              </w:tcPr>
            </w:tcPrChange>
          </w:tcPr>
          <w:p w14:paraId="141FEA08" w14:textId="77777777" w:rsidR="00036D0E" w:rsidRPr="00036D0E" w:rsidRDefault="00036D0E" w:rsidP="00245317">
            <w:pPr>
              <w:spacing w:after="0" w:line="240" w:lineRule="auto"/>
              <w:jc w:val="center"/>
              <w:rPr>
                <w:ins w:id="4550" w:author="David Dayan" w:date="2021-12-03T17:13:00Z"/>
                <w:rFonts w:ascii="Calibri" w:eastAsia="Times New Roman" w:hAnsi="Calibri" w:cs="Times New Roman"/>
                <w:color w:val="000000"/>
                <w:sz w:val="16"/>
                <w:szCs w:val="16"/>
              </w:rPr>
            </w:pPr>
            <w:ins w:id="455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552" w:author="David Dayan" w:date="2021-12-03T17:18:00Z">
              <w:tcPr>
                <w:tcW w:w="902" w:type="dxa"/>
                <w:tcBorders>
                  <w:top w:val="nil"/>
                  <w:left w:val="nil"/>
                  <w:bottom w:val="nil"/>
                  <w:right w:val="nil"/>
                </w:tcBorders>
                <w:shd w:val="clear" w:color="auto" w:fill="auto"/>
                <w:noWrap/>
                <w:vAlign w:val="bottom"/>
                <w:hideMark/>
              </w:tcPr>
            </w:tcPrChange>
          </w:tcPr>
          <w:p w14:paraId="2761FA37" w14:textId="77777777" w:rsidR="00036D0E" w:rsidRPr="00036D0E" w:rsidRDefault="00036D0E" w:rsidP="00245317">
            <w:pPr>
              <w:spacing w:after="0" w:line="240" w:lineRule="auto"/>
              <w:jc w:val="center"/>
              <w:rPr>
                <w:ins w:id="4553" w:author="David Dayan" w:date="2021-12-03T17:13:00Z"/>
                <w:rFonts w:ascii="Calibri" w:eastAsia="Times New Roman" w:hAnsi="Calibri" w:cs="Times New Roman"/>
                <w:color w:val="000000"/>
                <w:sz w:val="16"/>
                <w:szCs w:val="16"/>
              </w:rPr>
            </w:pPr>
            <w:ins w:id="455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555" w:author="David Dayan" w:date="2021-12-03T17:18:00Z">
              <w:tcPr>
                <w:tcW w:w="2160" w:type="dxa"/>
                <w:tcBorders>
                  <w:top w:val="nil"/>
                  <w:left w:val="nil"/>
                  <w:bottom w:val="nil"/>
                  <w:right w:val="nil"/>
                </w:tcBorders>
                <w:shd w:val="clear" w:color="auto" w:fill="auto"/>
                <w:noWrap/>
                <w:vAlign w:val="bottom"/>
                <w:hideMark/>
              </w:tcPr>
            </w:tcPrChange>
          </w:tcPr>
          <w:p w14:paraId="74C8EA7E" w14:textId="77777777" w:rsidR="00036D0E" w:rsidRPr="00036D0E" w:rsidRDefault="00036D0E" w:rsidP="00245317">
            <w:pPr>
              <w:spacing w:after="0" w:line="240" w:lineRule="auto"/>
              <w:jc w:val="center"/>
              <w:rPr>
                <w:ins w:id="4556" w:author="David Dayan" w:date="2021-12-03T17:13:00Z"/>
                <w:rFonts w:ascii="Calibri" w:eastAsia="Times New Roman" w:hAnsi="Calibri" w:cs="Times New Roman"/>
                <w:color w:val="000000"/>
                <w:sz w:val="16"/>
                <w:szCs w:val="16"/>
              </w:rPr>
            </w:pPr>
            <w:proofErr w:type="spellStart"/>
            <w:ins w:id="455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558" w:author="David Dayan" w:date="2021-12-03T17:18:00Z">
              <w:tcPr>
                <w:tcW w:w="2876" w:type="dxa"/>
                <w:gridSpan w:val="2"/>
                <w:tcBorders>
                  <w:top w:val="nil"/>
                  <w:left w:val="nil"/>
                  <w:bottom w:val="nil"/>
                  <w:right w:val="nil"/>
                </w:tcBorders>
                <w:shd w:val="clear" w:color="auto" w:fill="auto"/>
                <w:noWrap/>
                <w:vAlign w:val="bottom"/>
                <w:hideMark/>
              </w:tcPr>
            </w:tcPrChange>
          </w:tcPr>
          <w:p w14:paraId="5AD8CDCC" w14:textId="77777777" w:rsidR="00036D0E" w:rsidRPr="00036D0E" w:rsidRDefault="00036D0E" w:rsidP="00245317">
            <w:pPr>
              <w:spacing w:after="0" w:line="240" w:lineRule="auto"/>
              <w:jc w:val="center"/>
              <w:rPr>
                <w:ins w:id="4559" w:author="David Dayan" w:date="2021-12-03T17:13:00Z"/>
                <w:rFonts w:ascii="Calibri" w:eastAsia="Times New Roman" w:hAnsi="Calibri" w:cs="Times New Roman"/>
                <w:color w:val="000000"/>
                <w:sz w:val="16"/>
                <w:szCs w:val="16"/>
              </w:rPr>
            </w:pPr>
            <w:proofErr w:type="spellStart"/>
            <w:ins w:id="456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561" w:author="David Dayan" w:date="2021-12-03T17:18:00Z">
              <w:tcPr>
                <w:tcW w:w="1426" w:type="dxa"/>
                <w:tcBorders>
                  <w:top w:val="nil"/>
                  <w:left w:val="nil"/>
                  <w:bottom w:val="nil"/>
                  <w:right w:val="nil"/>
                </w:tcBorders>
                <w:shd w:val="clear" w:color="auto" w:fill="auto"/>
                <w:noWrap/>
                <w:vAlign w:val="bottom"/>
                <w:hideMark/>
              </w:tcPr>
            </w:tcPrChange>
          </w:tcPr>
          <w:p w14:paraId="4A5BE5D9" w14:textId="77777777" w:rsidR="00036D0E" w:rsidRPr="00036D0E" w:rsidRDefault="00036D0E" w:rsidP="00245317">
            <w:pPr>
              <w:spacing w:after="0" w:line="240" w:lineRule="auto"/>
              <w:jc w:val="center"/>
              <w:rPr>
                <w:ins w:id="4562" w:author="David Dayan" w:date="2021-12-03T17:13:00Z"/>
                <w:rFonts w:ascii="Calibri" w:eastAsia="Times New Roman" w:hAnsi="Calibri" w:cs="Times New Roman"/>
                <w:color w:val="000000"/>
                <w:sz w:val="16"/>
                <w:szCs w:val="16"/>
              </w:rPr>
            </w:pPr>
            <w:proofErr w:type="spellStart"/>
            <w:ins w:id="456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A28B03F" w14:textId="77777777" w:rsidTr="00245317">
        <w:trPr>
          <w:cantSplit/>
          <w:trHeight w:val="20"/>
          <w:ins w:id="4564" w:author="David Dayan" w:date="2021-12-03T17:13:00Z"/>
          <w:trPrChange w:id="456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566" w:author="David Dayan" w:date="2021-12-03T17:18:00Z">
              <w:tcPr>
                <w:tcW w:w="1563" w:type="dxa"/>
                <w:tcBorders>
                  <w:top w:val="nil"/>
                  <w:left w:val="nil"/>
                  <w:bottom w:val="nil"/>
                  <w:right w:val="nil"/>
                </w:tcBorders>
                <w:shd w:val="clear" w:color="auto" w:fill="auto"/>
                <w:noWrap/>
                <w:vAlign w:val="bottom"/>
                <w:hideMark/>
              </w:tcPr>
            </w:tcPrChange>
          </w:tcPr>
          <w:p w14:paraId="4B9CAD5B" w14:textId="77777777" w:rsidR="00036D0E" w:rsidRPr="00036D0E" w:rsidRDefault="00036D0E" w:rsidP="00245317">
            <w:pPr>
              <w:spacing w:after="0" w:line="240" w:lineRule="auto"/>
              <w:jc w:val="center"/>
              <w:rPr>
                <w:ins w:id="4567" w:author="David Dayan" w:date="2021-12-03T17:13:00Z"/>
                <w:rFonts w:ascii="Calibri" w:eastAsia="Times New Roman" w:hAnsi="Calibri" w:cs="Times New Roman"/>
                <w:color w:val="000000"/>
                <w:sz w:val="16"/>
                <w:szCs w:val="16"/>
              </w:rPr>
            </w:pPr>
            <w:ins w:id="4568" w:author="David Dayan" w:date="2021-12-03T17:13:00Z">
              <w:r w:rsidRPr="00036D0E">
                <w:rPr>
                  <w:rFonts w:ascii="Calibri" w:eastAsia="Times New Roman" w:hAnsi="Calibri" w:cs="Times New Roman"/>
                  <w:color w:val="000000"/>
                  <w:sz w:val="16"/>
                  <w:szCs w:val="16"/>
                </w:rPr>
                <w:t>OtsAC20ROGR_0126</w:t>
              </w:r>
            </w:ins>
          </w:p>
        </w:tc>
        <w:tc>
          <w:tcPr>
            <w:tcW w:w="746" w:type="dxa"/>
            <w:tcBorders>
              <w:top w:val="nil"/>
              <w:left w:val="nil"/>
              <w:bottom w:val="nil"/>
              <w:right w:val="nil"/>
            </w:tcBorders>
            <w:shd w:val="clear" w:color="auto" w:fill="auto"/>
            <w:noWrap/>
            <w:vAlign w:val="bottom"/>
            <w:hideMark/>
            <w:tcPrChange w:id="4569" w:author="David Dayan" w:date="2021-12-03T17:18:00Z">
              <w:tcPr>
                <w:tcW w:w="746" w:type="dxa"/>
                <w:tcBorders>
                  <w:top w:val="nil"/>
                  <w:left w:val="nil"/>
                  <w:bottom w:val="nil"/>
                  <w:right w:val="nil"/>
                </w:tcBorders>
                <w:shd w:val="clear" w:color="auto" w:fill="auto"/>
                <w:noWrap/>
                <w:vAlign w:val="bottom"/>
                <w:hideMark/>
              </w:tcPr>
            </w:tcPrChange>
          </w:tcPr>
          <w:p w14:paraId="54B34EC7" w14:textId="77777777" w:rsidR="00036D0E" w:rsidRPr="00036D0E" w:rsidRDefault="00036D0E" w:rsidP="00245317">
            <w:pPr>
              <w:spacing w:after="0" w:line="240" w:lineRule="auto"/>
              <w:jc w:val="center"/>
              <w:rPr>
                <w:ins w:id="4570" w:author="David Dayan" w:date="2021-12-03T17:13:00Z"/>
                <w:rFonts w:ascii="Calibri" w:eastAsia="Times New Roman" w:hAnsi="Calibri" w:cs="Times New Roman"/>
                <w:color w:val="000000"/>
                <w:sz w:val="16"/>
                <w:szCs w:val="16"/>
              </w:rPr>
            </w:pPr>
            <w:ins w:id="4571"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572" w:author="David Dayan" w:date="2021-12-03T17:18:00Z">
              <w:tcPr>
                <w:tcW w:w="599" w:type="dxa"/>
                <w:tcBorders>
                  <w:top w:val="nil"/>
                  <w:left w:val="nil"/>
                  <w:bottom w:val="nil"/>
                  <w:right w:val="nil"/>
                </w:tcBorders>
                <w:shd w:val="clear" w:color="auto" w:fill="auto"/>
                <w:noWrap/>
                <w:vAlign w:val="bottom"/>
                <w:hideMark/>
              </w:tcPr>
            </w:tcPrChange>
          </w:tcPr>
          <w:p w14:paraId="7DE21682" w14:textId="77777777" w:rsidR="00036D0E" w:rsidRPr="00036D0E" w:rsidRDefault="00036D0E" w:rsidP="00245317">
            <w:pPr>
              <w:spacing w:after="0" w:line="240" w:lineRule="auto"/>
              <w:jc w:val="center"/>
              <w:rPr>
                <w:ins w:id="4573" w:author="David Dayan" w:date="2021-12-03T17:13:00Z"/>
                <w:rFonts w:ascii="Calibri" w:eastAsia="Times New Roman" w:hAnsi="Calibri" w:cs="Times New Roman"/>
                <w:color w:val="000000"/>
                <w:sz w:val="16"/>
                <w:szCs w:val="16"/>
              </w:rPr>
            </w:pPr>
            <w:ins w:id="4574"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575" w:author="David Dayan" w:date="2021-12-03T17:18:00Z">
              <w:tcPr>
                <w:tcW w:w="1142" w:type="dxa"/>
                <w:tcBorders>
                  <w:top w:val="nil"/>
                  <w:left w:val="nil"/>
                  <w:bottom w:val="nil"/>
                  <w:right w:val="nil"/>
                </w:tcBorders>
                <w:shd w:val="clear" w:color="auto" w:fill="auto"/>
                <w:noWrap/>
                <w:vAlign w:val="bottom"/>
                <w:hideMark/>
              </w:tcPr>
            </w:tcPrChange>
          </w:tcPr>
          <w:p w14:paraId="658680D8" w14:textId="77777777" w:rsidR="00036D0E" w:rsidRPr="00036D0E" w:rsidRDefault="00036D0E" w:rsidP="00245317">
            <w:pPr>
              <w:spacing w:after="0" w:line="240" w:lineRule="auto"/>
              <w:jc w:val="center"/>
              <w:rPr>
                <w:ins w:id="4576" w:author="David Dayan" w:date="2021-12-03T17:13:00Z"/>
                <w:rFonts w:ascii="Calibri" w:eastAsia="Times New Roman" w:hAnsi="Calibri" w:cs="Times New Roman"/>
                <w:color w:val="000000"/>
                <w:sz w:val="16"/>
                <w:szCs w:val="16"/>
              </w:rPr>
            </w:pPr>
            <w:ins w:id="457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578" w:author="David Dayan" w:date="2021-12-03T17:18:00Z">
              <w:tcPr>
                <w:tcW w:w="1440" w:type="dxa"/>
                <w:tcBorders>
                  <w:top w:val="nil"/>
                  <w:left w:val="nil"/>
                  <w:bottom w:val="nil"/>
                  <w:right w:val="nil"/>
                </w:tcBorders>
                <w:shd w:val="clear" w:color="auto" w:fill="auto"/>
                <w:noWrap/>
                <w:vAlign w:val="bottom"/>
                <w:hideMark/>
              </w:tcPr>
            </w:tcPrChange>
          </w:tcPr>
          <w:p w14:paraId="7409D5FA" w14:textId="77777777" w:rsidR="00036D0E" w:rsidRPr="00036D0E" w:rsidRDefault="00036D0E" w:rsidP="00245317">
            <w:pPr>
              <w:spacing w:after="0" w:line="240" w:lineRule="auto"/>
              <w:jc w:val="center"/>
              <w:rPr>
                <w:ins w:id="4579" w:author="David Dayan" w:date="2021-12-03T17:13:00Z"/>
                <w:rFonts w:ascii="Calibri" w:eastAsia="Times New Roman" w:hAnsi="Calibri" w:cs="Times New Roman"/>
                <w:color w:val="000000"/>
                <w:sz w:val="16"/>
                <w:szCs w:val="16"/>
              </w:rPr>
            </w:pPr>
            <w:ins w:id="458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581" w:author="David Dayan" w:date="2021-12-03T17:18:00Z">
              <w:tcPr>
                <w:tcW w:w="1530" w:type="dxa"/>
                <w:tcBorders>
                  <w:top w:val="nil"/>
                  <w:left w:val="nil"/>
                  <w:bottom w:val="nil"/>
                  <w:right w:val="nil"/>
                </w:tcBorders>
                <w:shd w:val="clear" w:color="auto" w:fill="auto"/>
                <w:noWrap/>
                <w:vAlign w:val="bottom"/>
                <w:hideMark/>
              </w:tcPr>
            </w:tcPrChange>
          </w:tcPr>
          <w:p w14:paraId="3862CD29" w14:textId="77777777" w:rsidR="00036D0E" w:rsidRPr="00036D0E" w:rsidRDefault="00036D0E" w:rsidP="00245317">
            <w:pPr>
              <w:spacing w:after="0" w:line="240" w:lineRule="auto"/>
              <w:jc w:val="center"/>
              <w:rPr>
                <w:ins w:id="4582" w:author="David Dayan" w:date="2021-12-03T17:13:00Z"/>
                <w:rFonts w:ascii="Calibri" w:eastAsia="Times New Roman" w:hAnsi="Calibri" w:cs="Times New Roman"/>
                <w:color w:val="000000"/>
                <w:sz w:val="16"/>
                <w:szCs w:val="16"/>
              </w:rPr>
            </w:pPr>
            <w:ins w:id="458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584" w:author="David Dayan" w:date="2021-12-03T17:18:00Z">
              <w:tcPr>
                <w:tcW w:w="898" w:type="dxa"/>
                <w:tcBorders>
                  <w:top w:val="nil"/>
                  <w:left w:val="nil"/>
                  <w:bottom w:val="nil"/>
                  <w:right w:val="nil"/>
                </w:tcBorders>
                <w:shd w:val="clear" w:color="auto" w:fill="auto"/>
                <w:noWrap/>
                <w:vAlign w:val="bottom"/>
                <w:hideMark/>
              </w:tcPr>
            </w:tcPrChange>
          </w:tcPr>
          <w:p w14:paraId="416562C1" w14:textId="77777777" w:rsidR="00036D0E" w:rsidRPr="00036D0E" w:rsidRDefault="00036D0E" w:rsidP="00245317">
            <w:pPr>
              <w:spacing w:after="0" w:line="240" w:lineRule="auto"/>
              <w:jc w:val="center"/>
              <w:rPr>
                <w:ins w:id="4585" w:author="David Dayan" w:date="2021-12-03T17:13:00Z"/>
                <w:rFonts w:ascii="Calibri" w:eastAsia="Times New Roman" w:hAnsi="Calibri" w:cs="Times New Roman"/>
                <w:color w:val="000000"/>
                <w:sz w:val="16"/>
                <w:szCs w:val="16"/>
              </w:rPr>
            </w:pPr>
            <w:ins w:id="458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587" w:author="David Dayan" w:date="2021-12-03T17:18:00Z">
              <w:tcPr>
                <w:tcW w:w="902" w:type="dxa"/>
                <w:tcBorders>
                  <w:top w:val="nil"/>
                  <w:left w:val="nil"/>
                  <w:bottom w:val="nil"/>
                  <w:right w:val="nil"/>
                </w:tcBorders>
                <w:shd w:val="clear" w:color="auto" w:fill="auto"/>
                <w:noWrap/>
                <w:vAlign w:val="bottom"/>
                <w:hideMark/>
              </w:tcPr>
            </w:tcPrChange>
          </w:tcPr>
          <w:p w14:paraId="698A5D2E" w14:textId="77777777" w:rsidR="00036D0E" w:rsidRPr="00036D0E" w:rsidRDefault="00036D0E" w:rsidP="00245317">
            <w:pPr>
              <w:spacing w:after="0" w:line="240" w:lineRule="auto"/>
              <w:jc w:val="center"/>
              <w:rPr>
                <w:ins w:id="4588" w:author="David Dayan" w:date="2021-12-03T17:13:00Z"/>
                <w:rFonts w:ascii="Calibri" w:eastAsia="Times New Roman" w:hAnsi="Calibri" w:cs="Times New Roman"/>
                <w:color w:val="000000"/>
                <w:sz w:val="16"/>
                <w:szCs w:val="16"/>
              </w:rPr>
            </w:pPr>
            <w:ins w:id="458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590" w:author="David Dayan" w:date="2021-12-03T17:18:00Z">
              <w:tcPr>
                <w:tcW w:w="2160" w:type="dxa"/>
                <w:tcBorders>
                  <w:top w:val="nil"/>
                  <w:left w:val="nil"/>
                  <w:bottom w:val="nil"/>
                  <w:right w:val="nil"/>
                </w:tcBorders>
                <w:shd w:val="clear" w:color="auto" w:fill="auto"/>
                <w:noWrap/>
                <w:vAlign w:val="bottom"/>
                <w:hideMark/>
              </w:tcPr>
            </w:tcPrChange>
          </w:tcPr>
          <w:p w14:paraId="7C258A18" w14:textId="77777777" w:rsidR="00036D0E" w:rsidRPr="00036D0E" w:rsidRDefault="00036D0E" w:rsidP="00245317">
            <w:pPr>
              <w:spacing w:after="0" w:line="240" w:lineRule="auto"/>
              <w:jc w:val="center"/>
              <w:rPr>
                <w:ins w:id="4591" w:author="David Dayan" w:date="2021-12-03T17:13:00Z"/>
                <w:rFonts w:ascii="Calibri" w:eastAsia="Times New Roman" w:hAnsi="Calibri" w:cs="Times New Roman"/>
                <w:color w:val="000000"/>
                <w:sz w:val="16"/>
                <w:szCs w:val="16"/>
              </w:rPr>
            </w:pPr>
            <w:proofErr w:type="spellStart"/>
            <w:ins w:id="459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593" w:author="David Dayan" w:date="2021-12-03T17:18:00Z">
              <w:tcPr>
                <w:tcW w:w="2876" w:type="dxa"/>
                <w:gridSpan w:val="2"/>
                <w:tcBorders>
                  <w:top w:val="nil"/>
                  <w:left w:val="nil"/>
                  <w:bottom w:val="nil"/>
                  <w:right w:val="nil"/>
                </w:tcBorders>
                <w:shd w:val="clear" w:color="auto" w:fill="auto"/>
                <w:noWrap/>
                <w:vAlign w:val="bottom"/>
                <w:hideMark/>
              </w:tcPr>
            </w:tcPrChange>
          </w:tcPr>
          <w:p w14:paraId="472FB97F" w14:textId="77777777" w:rsidR="00036D0E" w:rsidRPr="00036D0E" w:rsidRDefault="00036D0E" w:rsidP="00245317">
            <w:pPr>
              <w:spacing w:after="0" w:line="240" w:lineRule="auto"/>
              <w:jc w:val="center"/>
              <w:rPr>
                <w:ins w:id="4594" w:author="David Dayan" w:date="2021-12-03T17:13:00Z"/>
                <w:rFonts w:ascii="Calibri" w:eastAsia="Times New Roman" w:hAnsi="Calibri" w:cs="Times New Roman"/>
                <w:color w:val="000000"/>
                <w:sz w:val="16"/>
                <w:szCs w:val="16"/>
              </w:rPr>
            </w:pPr>
            <w:proofErr w:type="spellStart"/>
            <w:ins w:id="459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596" w:author="David Dayan" w:date="2021-12-03T17:18:00Z">
              <w:tcPr>
                <w:tcW w:w="1426" w:type="dxa"/>
                <w:tcBorders>
                  <w:top w:val="nil"/>
                  <w:left w:val="nil"/>
                  <w:bottom w:val="nil"/>
                  <w:right w:val="nil"/>
                </w:tcBorders>
                <w:shd w:val="clear" w:color="auto" w:fill="auto"/>
                <w:noWrap/>
                <w:vAlign w:val="bottom"/>
                <w:hideMark/>
              </w:tcPr>
            </w:tcPrChange>
          </w:tcPr>
          <w:p w14:paraId="0CEC23DE" w14:textId="77777777" w:rsidR="00036D0E" w:rsidRPr="00036D0E" w:rsidRDefault="00036D0E" w:rsidP="00245317">
            <w:pPr>
              <w:spacing w:after="0" w:line="240" w:lineRule="auto"/>
              <w:jc w:val="center"/>
              <w:rPr>
                <w:ins w:id="4597" w:author="David Dayan" w:date="2021-12-03T17:13:00Z"/>
                <w:rFonts w:ascii="Calibri" w:eastAsia="Times New Roman" w:hAnsi="Calibri" w:cs="Times New Roman"/>
                <w:color w:val="000000"/>
                <w:sz w:val="16"/>
                <w:szCs w:val="16"/>
              </w:rPr>
            </w:pPr>
            <w:proofErr w:type="spellStart"/>
            <w:ins w:id="459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F17D762" w14:textId="77777777" w:rsidTr="00245317">
        <w:trPr>
          <w:cantSplit/>
          <w:trHeight w:val="20"/>
          <w:ins w:id="4599" w:author="David Dayan" w:date="2021-12-03T17:13:00Z"/>
          <w:trPrChange w:id="460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601" w:author="David Dayan" w:date="2021-12-03T17:18:00Z">
              <w:tcPr>
                <w:tcW w:w="1563" w:type="dxa"/>
                <w:tcBorders>
                  <w:top w:val="nil"/>
                  <w:left w:val="nil"/>
                  <w:bottom w:val="nil"/>
                  <w:right w:val="nil"/>
                </w:tcBorders>
                <w:shd w:val="clear" w:color="auto" w:fill="auto"/>
                <w:noWrap/>
                <w:vAlign w:val="bottom"/>
                <w:hideMark/>
              </w:tcPr>
            </w:tcPrChange>
          </w:tcPr>
          <w:p w14:paraId="65FE4E5B" w14:textId="77777777" w:rsidR="00036D0E" w:rsidRPr="00036D0E" w:rsidRDefault="00036D0E" w:rsidP="00245317">
            <w:pPr>
              <w:spacing w:after="0" w:line="240" w:lineRule="auto"/>
              <w:jc w:val="center"/>
              <w:rPr>
                <w:ins w:id="4602" w:author="David Dayan" w:date="2021-12-03T17:13:00Z"/>
                <w:rFonts w:ascii="Calibri" w:eastAsia="Times New Roman" w:hAnsi="Calibri" w:cs="Times New Roman"/>
                <w:color w:val="000000"/>
                <w:sz w:val="16"/>
                <w:szCs w:val="16"/>
              </w:rPr>
            </w:pPr>
            <w:ins w:id="4603" w:author="David Dayan" w:date="2021-12-03T17:13:00Z">
              <w:r w:rsidRPr="00036D0E">
                <w:rPr>
                  <w:rFonts w:ascii="Calibri" w:eastAsia="Times New Roman" w:hAnsi="Calibri" w:cs="Times New Roman"/>
                  <w:color w:val="000000"/>
                  <w:sz w:val="16"/>
                  <w:szCs w:val="16"/>
                </w:rPr>
                <w:t>OtsAC20ROGR_0127</w:t>
              </w:r>
            </w:ins>
          </w:p>
        </w:tc>
        <w:tc>
          <w:tcPr>
            <w:tcW w:w="746" w:type="dxa"/>
            <w:tcBorders>
              <w:top w:val="nil"/>
              <w:left w:val="nil"/>
              <w:bottom w:val="nil"/>
              <w:right w:val="nil"/>
            </w:tcBorders>
            <w:shd w:val="clear" w:color="auto" w:fill="auto"/>
            <w:noWrap/>
            <w:vAlign w:val="bottom"/>
            <w:hideMark/>
            <w:tcPrChange w:id="4604" w:author="David Dayan" w:date="2021-12-03T17:18:00Z">
              <w:tcPr>
                <w:tcW w:w="746" w:type="dxa"/>
                <w:tcBorders>
                  <w:top w:val="nil"/>
                  <w:left w:val="nil"/>
                  <w:bottom w:val="nil"/>
                  <w:right w:val="nil"/>
                </w:tcBorders>
                <w:shd w:val="clear" w:color="auto" w:fill="auto"/>
                <w:noWrap/>
                <w:vAlign w:val="bottom"/>
                <w:hideMark/>
              </w:tcPr>
            </w:tcPrChange>
          </w:tcPr>
          <w:p w14:paraId="6810E15B" w14:textId="77777777" w:rsidR="00036D0E" w:rsidRPr="00036D0E" w:rsidRDefault="00036D0E" w:rsidP="00245317">
            <w:pPr>
              <w:spacing w:after="0" w:line="240" w:lineRule="auto"/>
              <w:jc w:val="center"/>
              <w:rPr>
                <w:ins w:id="4605" w:author="David Dayan" w:date="2021-12-03T17:13:00Z"/>
                <w:rFonts w:ascii="Calibri" w:eastAsia="Times New Roman" w:hAnsi="Calibri" w:cs="Times New Roman"/>
                <w:color w:val="000000"/>
                <w:sz w:val="16"/>
                <w:szCs w:val="16"/>
              </w:rPr>
            </w:pPr>
            <w:ins w:id="4606"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607" w:author="David Dayan" w:date="2021-12-03T17:18:00Z">
              <w:tcPr>
                <w:tcW w:w="599" w:type="dxa"/>
                <w:tcBorders>
                  <w:top w:val="nil"/>
                  <w:left w:val="nil"/>
                  <w:bottom w:val="nil"/>
                  <w:right w:val="nil"/>
                </w:tcBorders>
                <w:shd w:val="clear" w:color="auto" w:fill="auto"/>
                <w:noWrap/>
                <w:vAlign w:val="bottom"/>
                <w:hideMark/>
              </w:tcPr>
            </w:tcPrChange>
          </w:tcPr>
          <w:p w14:paraId="6AA25A44" w14:textId="77777777" w:rsidR="00036D0E" w:rsidRPr="00036D0E" w:rsidRDefault="00036D0E" w:rsidP="00245317">
            <w:pPr>
              <w:spacing w:after="0" w:line="240" w:lineRule="auto"/>
              <w:jc w:val="center"/>
              <w:rPr>
                <w:ins w:id="4608" w:author="David Dayan" w:date="2021-12-03T17:13:00Z"/>
                <w:rFonts w:ascii="Calibri" w:eastAsia="Times New Roman" w:hAnsi="Calibri" w:cs="Times New Roman"/>
                <w:color w:val="000000"/>
                <w:sz w:val="16"/>
                <w:szCs w:val="16"/>
              </w:rPr>
            </w:pPr>
            <w:ins w:id="4609"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610" w:author="David Dayan" w:date="2021-12-03T17:18:00Z">
              <w:tcPr>
                <w:tcW w:w="1142" w:type="dxa"/>
                <w:tcBorders>
                  <w:top w:val="nil"/>
                  <w:left w:val="nil"/>
                  <w:bottom w:val="nil"/>
                  <w:right w:val="nil"/>
                </w:tcBorders>
                <w:shd w:val="clear" w:color="auto" w:fill="auto"/>
                <w:noWrap/>
                <w:vAlign w:val="bottom"/>
                <w:hideMark/>
              </w:tcPr>
            </w:tcPrChange>
          </w:tcPr>
          <w:p w14:paraId="716DC65B" w14:textId="77777777" w:rsidR="00036D0E" w:rsidRPr="00036D0E" w:rsidRDefault="00036D0E" w:rsidP="00245317">
            <w:pPr>
              <w:spacing w:after="0" w:line="240" w:lineRule="auto"/>
              <w:jc w:val="center"/>
              <w:rPr>
                <w:ins w:id="4611" w:author="David Dayan" w:date="2021-12-03T17:13:00Z"/>
                <w:rFonts w:ascii="Calibri" w:eastAsia="Times New Roman" w:hAnsi="Calibri" w:cs="Times New Roman"/>
                <w:color w:val="000000"/>
                <w:sz w:val="16"/>
                <w:szCs w:val="16"/>
              </w:rPr>
            </w:pPr>
            <w:ins w:id="461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613" w:author="David Dayan" w:date="2021-12-03T17:18:00Z">
              <w:tcPr>
                <w:tcW w:w="1440" w:type="dxa"/>
                <w:tcBorders>
                  <w:top w:val="nil"/>
                  <w:left w:val="nil"/>
                  <w:bottom w:val="nil"/>
                  <w:right w:val="nil"/>
                </w:tcBorders>
                <w:shd w:val="clear" w:color="auto" w:fill="auto"/>
                <w:noWrap/>
                <w:vAlign w:val="bottom"/>
                <w:hideMark/>
              </w:tcPr>
            </w:tcPrChange>
          </w:tcPr>
          <w:p w14:paraId="1B5F813B" w14:textId="77777777" w:rsidR="00036D0E" w:rsidRPr="00036D0E" w:rsidRDefault="00036D0E" w:rsidP="00245317">
            <w:pPr>
              <w:spacing w:after="0" w:line="240" w:lineRule="auto"/>
              <w:jc w:val="center"/>
              <w:rPr>
                <w:ins w:id="4614" w:author="David Dayan" w:date="2021-12-03T17:13:00Z"/>
                <w:rFonts w:ascii="Calibri" w:eastAsia="Times New Roman" w:hAnsi="Calibri" w:cs="Times New Roman"/>
                <w:color w:val="000000"/>
                <w:sz w:val="16"/>
                <w:szCs w:val="16"/>
              </w:rPr>
            </w:pPr>
            <w:ins w:id="461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616" w:author="David Dayan" w:date="2021-12-03T17:18:00Z">
              <w:tcPr>
                <w:tcW w:w="1530" w:type="dxa"/>
                <w:tcBorders>
                  <w:top w:val="nil"/>
                  <w:left w:val="nil"/>
                  <w:bottom w:val="nil"/>
                  <w:right w:val="nil"/>
                </w:tcBorders>
                <w:shd w:val="clear" w:color="auto" w:fill="auto"/>
                <w:noWrap/>
                <w:vAlign w:val="bottom"/>
                <w:hideMark/>
              </w:tcPr>
            </w:tcPrChange>
          </w:tcPr>
          <w:p w14:paraId="39ED64C3" w14:textId="77777777" w:rsidR="00036D0E" w:rsidRPr="00036D0E" w:rsidRDefault="00036D0E" w:rsidP="00245317">
            <w:pPr>
              <w:spacing w:after="0" w:line="240" w:lineRule="auto"/>
              <w:jc w:val="center"/>
              <w:rPr>
                <w:ins w:id="4617" w:author="David Dayan" w:date="2021-12-03T17:13:00Z"/>
                <w:rFonts w:ascii="Calibri" w:eastAsia="Times New Roman" w:hAnsi="Calibri" w:cs="Times New Roman"/>
                <w:color w:val="000000"/>
                <w:sz w:val="16"/>
                <w:szCs w:val="16"/>
              </w:rPr>
            </w:pPr>
            <w:ins w:id="461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619" w:author="David Dayan" w:date="2021-12-03T17:18:00Z">
              <w:tcPr>
                <w:tcW w:w="898" w:type="dxa"/>
                <w:tcBorders>
                  <w:top w:val="nil"/>
                  <w:left w:val="nil"/>
                  <w:bottom w:val="nil"/>
                  <w:right w:val="nil"/>
                </w:tcBorders>
                <w:shd w:val="clear" w:color="auto" w:fill="auto"/>
                <w:noWrap/>
                <w:vAlign w:val="bottom"/>
                <w:hideMark/>
              </w:tcPr>
            </w:tcPrChange>
          </w:tcPr>
          <w:p w14:paraId="633F6CBF" w14:textId="77777777" w:rsidR="00036D0E" w:rsidRPr="00036D0E" w:rsidRDefault="00036D0E" w:rsidP="00245317">
            <w:pPr>
              <w:spacing w:after="0" w:line="240" w:lineRule="auto"/>
              <w:jc w:val="center"/>
              <w:rPr>
                <w:ins w:id="4620" w:author="David Dayan" w:date="2021-12-03T17:13:00Z"/>
                <w:rFonts w:ascii="Calibri" w:eastAsia="Times New Roman" w:hAnsi="Calibri" w:cs="Times New Roman"/>
                <w:color w:val="000000"/>
                <w:sz w:val="16"/>
                <w:szCs w:val="16"/>
              </w:rPr>
            </w:pPr>
            <w:ins w:id="462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622" w:author="David Dayan" w:date="2021-12-03T17:18:00Z">
              <w:tcPr>
                <w:tcW w:w="902" w:type="dxa"/>
                <w:tcBorders>
                  <w:top w:val="nil"/>
                  <w:left w:val="nil"/>
                  <w:bottom w:val="nil"/>
                  <w:right w:val="nil"/>
                </w:tcBorders>
                <w:shd w:val="clear" w:color="auto" w:fill="auto"/>
                <w:noWrap/>
                <w:vAlign w:val="bottom"/>
                <w:hideMark/>
              </w:tcPr>
            </w:tcPrChange>
          </w:tcPr>
          <w:p w14:paraId="133BC869" w14:textId="77777777" w:rsidR="00036D0E" w:rsidRPr="00036D0E" w:rsidRDefault="00036D0E" w:rsidP="00245317">
            <w:pPr>
              <w:spacing w:after="0" w:line="240" w:lineRule="auto"/>
              <w:jc w:val="center"/>
              <w:rPr>
                <w:ins w:id="4623" w:author="David Dayan" w:date="2021-12-03T17:13:00Z"/>
                <w:rFonts w:ascii="Calibri" w:eastAsia="Times New Roman" w:hAnsi="Calibri" w:cs="Times New Roman"/>
                <w:color w:val="000000"/>
                <w:sz w:val="16"/>
                <w:szCs w:val="16"/>
              </w:rPr>
            </w:pPr>
            <w:ins w:id="462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625" w:author="David Dayan" w:date="2021-12-03T17:18:00Z">
              <w:tcPr>
                <w:tcW w:w="2160" w:type="dxa"/>
                <w:tcBorders>
                  <w:top w:val="nil"/>
                  <w:left w:val="nil"/>
                  <w:bottom w:val="nil"/>
                  <w:right w:val="nil"/>
                </w:tcBorders>
                <w:shd w:val="clear" w:color="auto" w:fill="auto"/>
                <w:noWrap/>
                <w:vAlign w:val="bottom"/>
                <w:hideMark/>
              </w:tcPr>
            </w:tcPrChange>
          </w:tcPr>
          <w:p w14:paraId="778422A2" w14:textId="77777777" w:rsidR="00036D0E" w:rsidRPr="00036D0E" w:rsidRDefault="00036D0E" w:rsidP="00245317">
            <w:pPr>
              <w:spacing w:after="0" w:line="240" w:lineRule="auto"/>
              <w:jc w:val="center"/>
              <w:rPr>
                <w:ins w:id="4626" w:author="David Dayan" w:date="2021-12-03T17:13:00Z"/>
                <w:rFonts w:ascii="Calibri" w:eastAsia="Times New Roman" w:hAnsi="Calibri" w:cs="Times New Roman"/>
                <w:color w:val="000000"/>
                <w:sz w:val="16"/>
                <w:szCs w:val="16"/>
              </w:rPr>
            </w:pPr>
            <w:proofErr w:type="spellStart"/>
            <w:ins w:id="462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628" w:author="David Dayan" w:date="2021-12-03T17:18:00Z">
              <w:tcPr>
                <w:tcW w:w="2876" w:type="dxa"/>
                <w:gridSpan w:val="2"/>
                <w:tcBorders>
                  <w:top w:val="nil"/>
                  <w:left w:val="nil"/>
                  <w:bottom w:val="nil"/>
                  <w:right w:val="nil"/>
                </w:tcBorders>
                <w:shd w:val="clear" w:color="auto" w:fill="auto"/>
                <w:noWrap/>
                <w:vAlign w:val="bottom"/>
                <w:hideMark/>
              </w:tcPr>
            </w:tcPrChange>
          </w:tcPr>
          <w:p w14:paraId="23318D6D" w14:textId="77777777" w:rsidR="00036D0E" w:rsidRPr="00036D0E" w:rsidRDefault="00036D0E" w:rsidP="00245317">
            <w:pPr>
              <w:spacing w:after="0" w:line="240" w:lineRule="auto"/>
              <w:jc w:val="center"/>
              <w:rPr>
                <w:ins w:id="4629" w:author="David Dayan" w:date="2021-12-03T17:13:00Z"/>
                <w:rFonts w:ascii="Calibri" w:eastAsia="Times New Roman" w:hAnsi="Calibri" w:cs="Times New Roman"/>
                <w:color w:val="000000"/>
                <w:sz w:val="16"/>
                <w:szCs w:val="16"/>
              </w:rPr>
            </w:pPr>
            <w:proofErr w:type="spellStart"/>
            <w:ins w:id="463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631" w:author="David Dayan" w:date="2021-12-03T17:18:00Z">
              <w:tcPr>
                <w:tcW w:w="1426" w:type="dxa"/>
                <w:tcBorders>
                  <w:top w:val="nil"/>
                  <w:left w:val="nil"/>
                  <w:bottom w:val="nil"/>
                  <w:right w:val="nil"/>
                </w:tcBorders>
                <w:shd w:val="clear" w:color="auto" w:fill="auto"/>
                <w:noWrap/>
                <w:vAlign w:val="bottom"/>
                <w:hideMark/>
              </w:tcPr>
            </w:tcPrChange>
          </w:tcPr>
          <w:p w14:paraId="3F0B49B7" w14:textId="77777777" w:rsidR="00036D0E" w:rsidRPr="00036D0E" w:rsidRDefault="00036D0E" w:rsidP="00245317">
            <w:pPr>
              <w:spacing w:after="0" w:line="240" w:lineRule="auto"/>
              <w:jc w:val="center"/>
              <w:rPr>
                <w:ins w:id="4632" w:author="David Dayan" w:date="2021-12-03T17:13:00Z"/>
                <w:rFonts w:ascii="Calibri" w:eastAsia="Times New Roman" w:hAnsi="Calibri" w:cs="Times New Roman"/>
                <w:color w:val="000000"/>
                <w:sz w:val="16"/>
                <w:szCs w:val="16"/>
              </w:rPr>
            </w:pPr>
            <w:proofErr w:type="spellStart"/>
            <w:ins w:id="463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67E5CF1" w14:textId="77777777" w:rsidTr="00245317">
        <w:trPr>
          <w:cantSplit/>
          <w:trHeight w:val="20"/>
          <w:ins w:id="4634" w:author="David Dayan" w:date="2021-12-03T17:13:00Z"/>
          <w:trPrChange w:id="463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636" w:author="David Dayan" w:date="2021-12-03T17:18:00Z">
              <w:tcPr>
                <w:tcW w:w="1563" w:type="dxa"/>
                <w:tcBorders>
                  <w:top w:val="nil"/>
                  <w:left w:val="nil"/>
                  <w:bottom w:val="nil"/>
                  <w:right w:val="nil"/>
                </w:tcBorders>
                <w:shd w:val="clear" w:color="auto" w:fill="auto"/>
                <w:noWrap/>
                <w:vAlign w:val="bottom"/>
                <w:hideMark/>
              </w:tcPr>
            </w:tcPrChange>
          </w:tcPr>
          <w:p w14:paraId="40AEA5A4" w14:textId="77777777" w:rsidR="00036D0E" w:rsidRPr="00036D0E" w:rsidRDefault="00036D0E" w:rsidP="00245317">
            <w:pPr>
              <w:spacing w:after="0" w:line="240" w:lineRule="auto"/>
              <w:jc w:val="center"/>
              <w:rPr>
                <w:ins w:id="4637" w:author="David Dayan" w:date="2021-12-03T17:13:00Z"/>
                <w:rFonts w:ascii="Calibri" w:eastAsia="Times New Roman" w:hAnsi="Calibri" w:cs="Times New Roman"/>
                <w:color w:val="000000"/>
                <w:sz w:val="16"/>
                <w:szCs w:val="16"/>
              </w:rPr>
            </w:pPr>
            <w:ins w:id="4638" w:author="David Dayan" w:date="2021-12-03T17:13:00Z">
              <w:r w:rsidRPr="00036D0E">
                <w:rPr>
                  <w:rFonts w:ascii="Calibri" w:eastAsia="Times New Roman" w:hAnsi="Calibri" w:cs="Times New Roman"/>
                  <w:color w:val="000000"/>
                  <w:sz w:val="16"/>
                  <w:szCs w:val="16"/>
                </w:rPr>
                <w:t>OtsAC20ROGR_0128</w:t>
              </w:r>
            </w:ins>
          </w:p>
        </w:tc>
        <w:tc>
          <w:tcPr>
            <w:tcW w:w="746" w:type="dxa"/>
            <w:tcBorders>
              <w:top w:val="nil"/>
              <w:left w:val="nil"/>
              <w:bottom w:val="nil"/>
              <w:right w:val="nil"/>
            </w:tcBorders>
            <w:shd w:val="clear" w:color="auto" w:fill="auto"/>
            <w:noWrap/>
            <w:vAlign w:val="bottom"/>
            <w:hideMark/>
            <w:tcPrChange w:id="4639" w:author="David Dayan" w:date="2021-12-03T17:18:00Z">
              <w:tcPr>
                <w:tcW w:w="746" w:type="dxa"/>
                <w:tcBorders>
                  <w:top w:val="nil"/>
                  <w:left w:val="nil"/>
                  <w:bottom w:val="nil"/>
                  <w:right w:val="nil"/>
                </w:tcBorders>
                <w:shd w:val="clear" w:color="auto" w:fill="auto"/>
                <w:noWrap/>
                <w:vAlign w:val="bottom"/>
                <w:hideMark/>
              </w:tcPr>
            </w:tcPrChange>
          </w:tcPr>
          <w:p w14:paraId="071552A8" w14:textId="77777777" w:rsidR="00036D0E" w:rsidRPr="00036D0E" w:rsidRDefault="00036D0E" w:rsidP="00245317">
            <w:pPr>
              <w:spacing w:after="0" w:line="240" w:lineRule="auto"/>
              <w:jc w:val="center"/>
              <w:rPr>
                <w:ins w:id="4640" w:author="David Dayan" w:date="2021-12-03T17:13:00Z"/>
                <w:rFonts w:ascii="Calibri" w:eastAsia="Times New Roman" w:hAnsi="Calibri" w:cs="Times New Roman"/>
                <w:color w:val="000000"/>
                <w:sz w:val="16"/>
                <w:szCs w:val="16"/>
              </w:rPr>
            </w:pPr>
            <w:ins w:id="4641"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642" w:author="David Dayan" w:date="2021-12-03T17:18:00Z">
              <w:tcPr>
                <w:tcW w:w="599" w:type="dxa"/>
                <w:tcBorders>
                  <w:top w:val="nil"/>
                  <w:left w:val="nil"/>
                  <w:bottom w:val="nil"/>
                  <w:right w:val="nil"/>
                </w:tcBorders>
                <w:shd w:val="clear" w:color="auto" w:fill="auto"/>
                <w:noWrap/>
                <w:vAlign w:val="bottom"/>
                <w:hideMark/>
              </w:tcPr>
            </w:tcPrChange>
          </w:tcPr>
          <w:p w14:paraId="5810B4D9" w14:textId="77777777" w:rsidR="00036D0E" w:rsidRPr="00036D0E" w:rsidRDefault="00036D0E" w:rsidP="00245317">
            <w:pPr>
              <w:spacing w:after="0" w:line="240" w:lineRule="auto"/>
              <w:jc w:val="center"/>
              <w:rPr>
                <w:ins w:id="4643" w:author="David Dayan" w:date="2021-12-03T17:13:00Z"/>
                <w:rFonts w:ascii="Calibri" w:eastAsia="Times New Roman" w:hAnsi="Calibri" w:cs="Times New Roman"/>
                <w:color w:val="000000"/>
                <w:sz w:val="16"/>
                <w:szCs w:val="16"/>
              </w:rPr>
            </w:pPr>
            <w:ins w:id="4644"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645" w:author="David Dayan" w:date="2021-12-03T17:18:00Z">
              <w:tcPr>
                <w:tcW w:w="1142" w:type="dxa"/>
                <w:tcBorders>
                  <w:top w:val="nil"/>
                  <w:left w:val="nil"/>
                  <w:bottom w:val="nil"/>
                  <w:right w:val="nil"/>
                </w:tcBorders>
                <w:shd w:val="clear" w:color="auto" w:fill="auto"/>
                <w:noWrap/>
                <w:vAlign w:val="bottom"/>
                <w:hideMark/>
              </w:tcPr>
            </w:tcPrChange>
          </w:tcPr>
          <w:p w14:paraId="13F6BD0E" w14:textId="77777777" w:rsidR="00036D0E" w:rsidRPr="00036D0E" w:rsidRDefault="00036D0E" w:rsidP="00245317">
            <w:pPr>
              <w:spacing w:after="0" w:line="240" w:lineRule="auto"/>
              <w:jc w:val="center"/>
              <w:rPr>
                <w:ins w:id="4646" w:author="David Dayan" w:date="2021-12-03T17:13:00Z"/>
                <w:rFonts w:ascii="Calibri" w:eastAsia="Times New Roman" w:hAnsi="Calibri" w:cs="Times New Roman"/>
                <w:color w:val="000000"/>
                <w:sz w:val="16"/>
                <w:szCs w:val="16"/>
              </w:rPr>
            </w:pPr>
            <w:ins w:id="464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648" w:author="David Dayan" w:date="2021-12-03T17:18:00Z">
              <w:tcPr>
                <w:tcW w:w="1440" w:type="dxa"/>
                <w:tcBorders>
                  <w:top w:val="nil"/>
                  <w:left w:val="nil"/>
                  <w:bottom w:val="nil"/>
                  <w:right w:val="nil"/>
                </w:tcBorders>
                <w:shd w:val="clear" w:color="auto" w:fill="auto"/>
                <w:noWrap/>
                <w:vAlign w:val="bottom"/>
                <w:hideMark/>
              </w:tcPr>
            </w:tcPrChange>
          </w:tcPr>
          <w:p w14:paraId="7BBF7BDA" w14:textId="77777777" w:rsidR="00036D0E" w:rsidRPr="00036D0E" w:rsidRDefault="00036D0E" w:rsidP="00245317">
            <w:pPr>
              <w:spacing w:after="0" w:line="240" w:lineRule="auto"/>
              <w:jc w:val="center"/>
              <w:rPr>
                <w:ins w:id="4649" w:author="David Dayan" w:date="2021-12-03T17:13:00Z"/>
                <w:rFonts w:ascii="Calibri" w:eastAsia="Times New Roman" w:hAnsi="Calibri" w:cs="Times New Roman"/>
                <w:color w:val="000000"/>
                <w:sz w:val="16"/>
                <w:szCs w:val="16"/>
              </w:rPr>
            </w:pPr>
            <w:ins w:id="465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651" w:author="David Dayan" w:date="2021-12-03T17:18:00Z">
              <w:tcPr>
                <w:tcW w:w="1530" w:type="dxa"/>
                <w:tcBorders>
                  <w:top w:val="nil"/>
                  <w:left w:val="nil"/>
                  <w:bottom w:val="nil"/>
                  <w:right w:val="nil"/>
                </w:tcBorders>
                <w:shd w:val="clear" w:color="auto" w:fill="auto"/>
                <w:noWrap/>
                <w:vAlign w:val="bottom"/>
                <w:hideMark/>
              </w:tcPr>
            </w:tcPrChange>
          </w:tcPr>
          <w:p w14:paraId="7BFF5C1E" w14:textId="77777777" w:rsidR="00036D0E" w:rsidRPr="00036D0E" w:rsidRDefault="00036D0E" w:rsidP="00245317">
            <w:pPr>
              <w:spacing w:after="0" w:line="240" w:lineRule="auto"/>
              <w:jc w:val="center"/>
              <w:rPr>
                <w:ins w:id="4652" w:author="David Dayan" w:date="2021-12-03T17:13:00Z"/>
                <w:rFonts w:ascii="Calibri" w:eastAsia="Times New Roman" w:hAnsi="Calibri" w:cs="Times New Roman"/>
                <w:color w:val="000000"/>
                <w:sz w:val="16"/>
                <w:szCs w:val="16"/>
              </w:rPr>
            </w:pPr>
            <w:ins w:id="465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654" w:author="David Dayan" w:date="2021-12-03T17:18:00Z">
              <w:tcPr>
                <w:tcW w:w="898" w:type="dxa"/>
                <w:tcBorders>
                  <w:top w:val="nil"/>
                  <w:left w:val="nil"/>
                  <w:bottom w:val="nil"/>
                  <w:right w:val="nil"/>
                </w:tcBorders>
                <w:shd w:val="clear" w:color="auto" w:fill="auto"/>
                <w:noWrap/>
                <w:vAlign w:val="bottom"/>
                <w:hideMark/>
              </w:tcPr>
            </w:tcPrChange>
          </w:tcPr>
          <w:p w14:paraId="0E7DE9E8" w14:textId="77777777" w:rsidR="00036D0E" w:rsidRPr="00036D0E" w:rsidRDefault="00036D0E" w:rsidP="00245317">
            <w:pPr>
              <w:spacing w:after="0" w:line="240" w:lineRule="auto"/>
              <w:jc w:val="center"/>
              <w:rPr>
                <w:ins w:id="4655" w:author="David Dayan" w:date="2021-12-03T17:13:00Z"/>
                <w:rFonts w:ascii="Calibri" w:eastAsia="Times New Roman" w:hAnsi="Calibri" w:cs="Times New Roman"/>
                <w:color w:val="000000"/>
                <w:sz w:val="16"/>
                <w:szCs w:val="16"/>
              </w:rPr>
            </w:pPr>
            <w:ins w:id="465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657" w:author="David Dayan" w:date="2021-12-03T17:18:00Z">
              <w:tcPr>
                <w:tcW w:w="902" w:type="dxa"/>
                <w:tcBorders>
                  <w:top w:val="nil"/>
                  <w:left w:val="nil"/>
                  <w:bottom w:val="nil"/>
                  <w:right w:val="nil"/>
                </w:tcBorders>
                <w:shd w:val="clear" w:color="auto" w:fill="auto"/>
                <w:noWrap/>
                <w:vAlign w:val="bottom"/>
                <w:hideMark/>
              </w:tcPr>
            </w:tcPrChange>
          </w:tcPr>
          <w:p w14:paraId="0F831844" w14:textId="77777777" w:rsidR="00036D0E" w:rsidRPr="00036D0E" w:rsidRDefault="00036D0E" w:rsidP="00245317">
            <w:pPr>
              <w:spacing w:after="0" w:line="240" w:lineRule="auto"/>
              <w:jc w:val="center"/>
              <w:rPr>
                <w:ins w:id="4658" w:author="David Dayan" w:date="2021-12-03T17:13:00Z"/>
                <w:rFonts w:ascii="Calibri" w:eastAsia="Times New Roman" w:hAnsi="Calibri" w:cs="Times New Roman"/>
                <w:color w:val="000000"/>
                <w:sz w:val="16"/>
                <w:szCs w:val="16"/>
              </w:rPr>
            </w:pPr>
            <w:ins w:id="465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660" w:author="David Dayan" w:date="2021-12-03T17:18:00Z">
              <w:tcPr>
                <w:tcW w:w="2160" w:type="dxa"/>
                <w:tcBorders>
                  <w:top w:val="nil"/>
                  <w:left w:val="nil"/>
                  <w:bottom w:val="nil"/>
                  <w:right w:val="nil"/>
                </w:tcBorders>
                <w:shd w:val="clear" w:color="auto" w:fill="auto"/>
                <w:noWrap/>
                <w:vAlign w:val="bottom"/>
                <w:hideMark/>
              </w:tcPr>
            </w:tcPrChange>
          </w:tcPr>
          <w:p w14:paraId="334697E9" w14:textId="77777777" w:rsidR="00036D0E" w:rsidRPr="00036D0E" w:rsidRDefault="00036D0E" w:rsidP="00245317">
            <w:pPr>
              <w:spacing w:after="0" w:line="240" w:lineRule="auto"/>
              <w:jc w:val="center"/>
              <w:rPr>
                <w:ins w:id="4661" w:author="David Dayan" w:date="2021-12-03T17:13:00Z"/>
                <w:rFonts w:ascii="Calibri" w:eastAsia="Times New Roman" w:hAnsi="Calibri" w:cs="Times New Roman"/>
                <w:color w:val="000000"/>
                <w:sz w:val="16"/>
                <w:szCs w:val="16"/>
              </w:rPr>
            </w:pPr>
            <w:proofErr w:type="spellStart"/>
            <w:ins w:id="466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663" w:author="David Dayan" w:date="2021-12-03T17:18:00Z">
              <w:tcPr>
                <w:tcW w:w="2876" w:type="dxa"/>
                <w:gridSpan w:val="2"/>
                <w:tcBorders>
                  <w:top w:val="nil"/>
                  <w:left w:val="nil"/>
                  <w:bottom w:val="nil"/>
                  <w:right w:val="nil"/>
                </w:tcBorders>
                <w:shd w:val="clear" w:color="auto" w:fill="auto"/>
                <w:noWrap/>
                <w:vAlign w:val="bottom"/>
                <w:hideMark/>
              </w:tcPr>
            </w:tcPrChange>
          </w:tcPr>
          <w:p w14:paraId="363E89C1" w14:textId="77777777" w:rsidR="00036D0E" w:rsidRPr="00036D0E" w:rsidRDefault="00036D0E" w:rsidP="00245317">
            <w:pPr>
              <w:spacing w:after="0" w:line="240" w:lineRule="auto"/>
              <w:jc w:val="center"/>
              <w:rPr>
                <w:ins w:id="4664" w:author="David Dayan" w:date="2021-12-03T17:13:00Z"/>
                <w:rFonts w:ascii="Calibri" w:eastAsia="Times New Roman" w:hAnsi="Calibri" w:cs="Times New Roman"/>
                <w:color w:val="000000"/>
                <w:sz w:val="16"/>
                <w:szCs w:val="16"/>
              </w:rPr>
            </w:pPr>
            <w:proofErr w:type="spellStart"/>
            <w:ins w:id="466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666" w:author="David Dayan" w:date="2021-12-03T17:18:00Z">
              <w:tcPr>
                <w:tcW w:w="1426" w:type="dxa"/>
                <w:tcBorders>
                  <w:top w:val="nil"/>
                  <w:left w:val="nil"/>
                  <w:bottom w:val="nil"/>
                  <w:right w:val="nil"/>
                </w:tcBorders>
                <w:shd w:val="clear" w:color="auto" w:fill="auto"/>
                <w:noWrap/>
                <w:vAlign w:val="bottom"/>
                <w:hideMark/>
              </w:tcPr>
            </w:tcPrChange>
          </w:tcPr>
          <w:p w14:paraId="18378F3A" w14:textId="77777777" w:rsidR="00036D0E" w:rsidRPr="00036D0E" w:rsidRDefault="00036D0E" w:rsidP="00245317">
            <w:pPr>
              <w:spacing w:after="0" w:line="240" w:lineRule="auto"/>
              <w:jc w:val="center"/>
              <w:rPr>
                <w:ins w:id="4667" w:author="David Dayan" w:date="2021-12-03T17:13:00Z"/>
                <w:rFonts w:ascii="Calibri" w:eastAsia="Times New Roman" w:hAnsi="Calibri" w:cs="Times New Roman"/>
                <w:color w:val="000000"/>
                <w:sz w:val="16"/>
                <w:szCs w:val="16"/>
              </w:rPr>
            </w:pPr>
            <w:proofErr w:type="spellStart"/>
            <w:ins w:id="466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99948E0" w14:textId="77777777" w:rsidTr="00245317">
        <w:trPr>
          <w:cantSplit/>
          <w:trHeight w:val="20"/>
          <w:ins w:id="4669" w:author="David Dayan" w:date="2021-12-03T17:13:00Z"/>
          <w:trPrChange w:id="467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671" w:author="David Dayan" w:date="2021-12-03T17:18:00Z">
              <w:tcPr>
                <w:tcW w:w="1563" w:type="dxa"/>
                <w:tcBorders>
                  <w:top w:val="nil"/>
                  <w:left w:val="nil"/>
                  <w:bottom w:val="nil"/>
                  <w:right w:val="nil"/>
                </w:tcBorders>
                <w:shd w:val="clear" w:color="auto" w:fill="auto"/>
                <w:noWrap/>
                <w:vAlign w:val="bottom"/>
                <w:hideMark/>
              </w:tcPr>
            </w:tcPrChange>
          </w:tcPr>
          <w:p w14:paraId="58C05E38" w14:textId="77777777" w:rsidR="00036D0E" w:rsidRPr="00036D0E" w:rsidRDefault="00036D0E" w:rsidP="00245317">
            <w:pPr>
              <w:spacing w:after="0" w:line="240" w:lineRule="auto"/>
              <w:jc w:val="center"/>
              <w:rPr>
                <w:ins w:id="4672" w:author="David Dayan" w:date="2021-12-03T17:13:00Z"/>
                <w:rFonts w:ascii="Calibri" w:eastAsia="Times New Roman" w:hAnsi="Calibri" w:cs="Times New Roman"/>
                <w:color w:val="000000"/>
                <w:sz w:val="16"/>
                <w:szCs w:val="16"/>
              </w:rPr>
            </w:pPr>
            <w:ins w:id="4673" w:author="David Dayan" w:date="2021-12-03T17:13:00Z">
              <w:r w:rsidRPr="00036D0E">
                <w:rPr>
                  <w:rFonts w:ascii="Calibri" w:eastAsia="Times New Roman" w:hAnsi="Calibri" w:cs="Times New Roman"/>
                  <w:color w:val="000000"/>
                  <w:sz w:val="16"/>
                  <w:szCs w:val="16"/>
                </w:rPr>
                <w:t>OtsAC20ROGR_0129</w:t>
              </w:r>
            </w:ins>
          </w:p>
        </w:tc>
        <w:tc>
          <w:tcPr>
            <w:tcW w:w="746" w:type="dxa"/>
            <w:tcBorders>
              <w:top w:val="nil"/>
              <w:left w:val="nil"/>
              <w:bottom w:val="nil"/>
              <w:right w:val="nil"/>
            </w:tcBorders>
            <w:shd w:val="clear" w:color="auto" w:fill="auto"/>
            <w:noWrap/>
            <w:vAlign w:val="bottom"/>
            <w:hideMark/>
            <w:tcPrChange w:id="4674" w:author="David Dayan" w:date="2021-12-03T17:18:00Z">
              <w:tcPr>
                <w:tcW w:w="746" w:type="dxa"/>
                <w:tcBorders>
                  <w:top w:val="nil"/>
                  <w:left w:val="nil"/>
                  <w:bottom w:val="nil"/>
                  <w:right w:val="nil"/>
                </w:tcBorders>
                <w:shd w:val="clear" w:color="auto" w:fill="auto"/>
                <w:noWrap/>
                <w:vAlign w:val="bottom"/>
                <w:hideMark/>
              </w:tcPr>
            </w:tcPrChange>
          </w:tcPr>
          <w:p w14:paraId="66EB6DEC" w14:textId="77777777" w:rsidR="00036D0E" w:rsidRPr="00036D0E" w:rsidRDefault="00036D0E" w:rsidP="00245317">
            <w:pPr>
              <w:spacing w:after="0" w:line="240" w:lineRule="auto"/>
              <w:jc w:val="center"/>
              <w:rPr>
                <w:ins w:id="4675" w:author="David Dayan" w:date="2021-12-03T17:13:00Z"/>
                <w:rFonts w:ascii="Calibri" w:eastAsia="Times New Roman" w:hAnsi="Calibri" w:cs="Times New Roman"/>
                <w:color w:val="000000"/>
                <w:sz w:val="16"/>
                <w:szCs w:val="16"/>
              </w:rPr>
            </w:pPr>
            <w:ins w:id="4676"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677" w:author="David Dayan" w:date="2021-12-03T17:18:00Z">
              <w:tcPr>
                <w:tcW w:w="599" w:type="dxa"/>
                <w:tcBorders>
                  <w:top w:val="nil"/>
                  <w:left w:val="nil"/>
                  <w:bottom w:val="nil"/>
                  <w:right w:val="nil"/>
                </w:tcBorders>
                <w:shd w:val="clear" w:color="auto" w:fill="auto"/>
                <w:noWrap/>
                <w:vAlign w:val="bottom"/>
                <w:hideMark/>
              </w:tcPr>
            </w:tcPrChange>
          </w:tcPr>
          <w:p w14:paraId="70E4DFEE" w14:textId="77777777" w:rsidR="00036D0E" w:rsidRPr="00036D0E" w:rsidRDefault="00036D0E" w:rsidP="00245317">
            <w:pPr>
              <w:spacing w:after="0" w:line="240" w:lineRule="auto"/>
              <w:jc w:val="center"/>
              <w:rPr>
                <w:ins w:id="4678" w:author="David Dayan" w:date="2021-12-03T17:13:00Z"/>
                <w:rFonts w:ascii="Calibri" w:eastAsia="Times New Roman" w:hAnsi="Calibri" w:cs="Times New Roman"/>
                <w:color w:val="000000"/>
                <w:sz w:val="16"/>
                <w:szCs w:val="16"/>
              </w:rPr>
            </w:pPr>
            <w:ins w:id="4679"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680" w:author="David Dayan" w:date="2021-12-03T17:18:00Z">
              <w:tcPr>
                <w:tcW w:w="1142" w:type="dxa"/>
                <w:tcBorders>
                  <w:top w:val="nil"/>
                  <w:left w:val="nil"/>
                  <w:bottom w:val="nil"/>
                  <w:right w:val="nil"/>
                </w:tcBorders>
                <w:shd w:val="clear" w:color="auto" w:fill="auto"/>
                <w:noWrap/>
                <w:vAlign w:val="bottom"/>
                <w:hideMark/>
              </w:tcPr>
            </w:tcPrChange>
          </w:tcPr>
          <w:p w14:paraId="176FAE91" w14:textId="77777777" w:rsidR="00036D0E" w:rsidRPr="00036D0E" w:rsidRDefault="00036D0E" w:rsidP="00245317">
            <w:pPr>
              <w:spacing w:after="0" w:line="240" w:lineRule="auto"/>
              <w:jc w:val="center"/>
              <w:rPr>
                <w:ins w:id="4681" w:author="David Dayan" w:date="2021-12-03T17:13:00Z"/>
                <w:rFonts w:ascii="Calibri" w:eastAsia="Times New Roman" w:hAnsi="Calibri" w:cs="Times New Roman"/>
                <w:color w:val="000000"/>
                <w:sz w:val="16"/>
                <w:szCs w:val="16"/>
              </w:rPr>
            </w:pPr>
            <w:ins w:id="468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683" w:author="David Dayan" w:date="2021-12-03T17:18:00Z">
              <w:tcPr>
                <w:tcW w:w="1440" w:type="dxa"/>
                <w:tcBorders>
                  <w:top w:val="nil"/>
                  <w:left w:val="nil"/>
                  <w:bottom w:val="nil"/>
                  <w:right w:val="nil"/>
                </w:tcBorders>
                <w:shd w:val="clear" w:color="auto" w:fill="auto"/>
                <w:noWrap/>
                <w:vAlign w:val="bottom"/>
                <w:hideMark/>
              </w:tcPr>
            </w:tcPrChange>
          </w:tcPr>
          <w:p w14:paraId="3288A2F4" w14:textId="77777777" w:rsidR="00036D0E" w:rsidRPr="00036D0E" w:rsidRDefault="00036D0E" w:rsidP="00245317">
            <w:pPr>
              <w:spacing w:after="0" w:line="240" w:lineRule="auto"/>
              <w:jc w:val="center"/>
              <w:rPr>
                <w:ins w:id="4684" w:author="David Dayan" w:date="2021-12-03T17:13:00Z"/>
                <w:rFonts w:ascii="Calibri" w:eastAsia="Times New Roman" w:hAnsi="Calibri" w:cs="Times New Roman"/>
                <w:color w:val="000000"/>
                <w:sz w:val="16"/>
                <w:szCs w:val="16"/>
              </w:rPr>
            </w:pPr>
            <w:ins w:id="468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686" w:author="David Dayan" w:date="2021-12-03T17:18:00Z">
              <w:tcPr>
                <w:tcW w:w="1530" w:type="dxa"/>
                <w:tcBorders>
                  <w:top w:val="nil"/>
                  <w:left w:val="nil"/>
                  <w:bottom w:val="nil"/>
                  <w:right w:val="nil"/>
                </w:tcBorders>
                <w:shd w:val="clear" w:color="auto" w:fill="auto"/>
                <w:noWrap/>
                <w:vAlign w:val="bottom"/>
                <w:hideMark/>
              </w:tcPr>
            </w:tcPrChange>
          </w:tcPr>
          <w:p w14:paraId="3EE03FE9" w14:textId="77777777" w:rsidR="00036D0E" w:rsidRPr="00036D0E" w:rsidRDefault="00036D0E" w:rsidP="00245317">
            <w:pPr>
              <w:spacing w:after="0" w:line="240" w:lineRule="auto"/>
              <w:jc w:val="center"/>
              <w:rPr>
                <w:ins w:id="4687" w:author="David Dayan" w:date="2021-12-03T17:13:00Z"/>
                <w:rFonts w:ascii="Calibri" w:eastAsia="Times New Roman" w:hAnsi="Calibri" w:cs="Times New Roman"/>
                <w:color w:val="000000"/>
                <w:sz w:val="16"/>
                <w:szCs w:val="16"/>
              </w:rPr>
            </w:pPr>
            <w:ins w:id="468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689" w:author="David Dayan" w:date="2021-12-03T17:18:00Z">
              <w:tcPr>
                <w:tcW w:w="898" w:type="dxa"/>
                <w:tcBorders>
                  <w:top w:val="nil"/>
                  <w:left w:val="nil"/>
                  <w:bottom w:val="nil"/>
                  <w:right w:val="nil"/>
                </w:tcBorders>
                <w:shd w:val="clear" w:color="auto" w:fill="auto"/>
                <w:noWrap/>
                <w:vAlign w:val="bottom"/>
                <w:hideMark/>
              </w:tcPr>
            </w:tcPrChange>
          </w:tcPr>
          <w:p w14:paraId="3C009C3F" w14:textId="77777777" w:rsidR="00036D0E" w:rsidRPr="00036D0E" w:rsidRDefault="00036D0E" w:rsidP="00245317">
            <w:pPr>
              <w:spacing w:after="0" w:line="240" w:lineRule="auto"/>
              <w:jc w:val="center"/>
              <w:rPr>
                <w:ins w:id="4690" w:author="David Dayan" w:date="2021-12-03T17:13:00Z"/>
                <w:rFonts w:ascii="Calibri" w:eastAsia="Times New Roman" w:hAnsi="Calibri" w:cs="Times New Roman"/>
                <w:color w:val="000000"/>
                <w:sz w:val="16"/>
                <w:szCs w:val="16"/>
              </w:rPr>
            </w:pPr>
            <w:ins w:id="469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692" w:author="David Dayan" w:date="2021-12-03T17:18:00Z">
              <w:tcPr>
                <w:tcW w:w="902" w:type="dxa"/>
                <w:tcBorders>
                  <w:top w:val="nil"/>
                  <w:left w:val="nil"/>
                  <w:bottom w:val="nil"/>
                  <w:right w:val="nil"/>
                </w:tcBorders>
                <w:shd w:val="clear" w:color="auto" w:fill="auto"/>
                <w:noWrap/>
                <w:vAlign w:val="bottom"/>
                <w:hideMark/>
              </w:tcPr>
            </w:tcPrChange>
          </w:tcPr>
          <w:p w14:paraId="7E76E51D" w14:textId="77777777" w:rsidR="00036D0E" w:rsidRPr="00036D0E" w:rsidRDefault="00036D0E" w:rsidP="00245317">
            <w:pPr>
              <w:spacing w:after="0" w:line="240" w:lineRule="auto"/>
              <w:jc w:val="center"/>
              <w:rPr>
                <w:ins w:id="4693" w:author="David Dayan" w:date="2021-12-03T17:13:00Z"/>
                <w:rFonts w:ascii="Calibri" w:eastAsia="Times New Roman" w:hAnsi="Calibri" w:cs="Times New Roman"/>
                <w:color w:val="000000"/>
                <w:sz w:val="16"/>
                <w:szCs w:val="16"/>
              </w:rPr>
            </w:pPr>
            <w:ins w:id="469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695" w:author="David Dayan" w:date="2021-12-03T17:18:00Z">
              <w:tcPr>
                <w:tcW w:w="2160" w:type="dxa"/>
                <w:tcBorders>
                  <w:top w:val="nil"/>
                  <w:left w:val="nil"/>
                  <w:bottom w:val="nil"/>
                  <w:right w:val="nil"/>
                </w:tcBorders>
                <w:shd w:val="clear" w:color="auto" w:fill="auto"/>
                <w:noWrap/>
                <w:vAlign w:val="bottom"/>
                <w:hideMark/>
              </w:tcPr>
            </w:tcPrChange>
          </w:tcPr>
          <w:p w14:paraId="32408DA3" w14:textId="77777777" w:rsidR="00036D0E" w:rsidRPr="00036D0E" w:rsidRDefault="00036D0E" w:rsidP="00245317">
            <w:pPr>
              <w:spacing w:after="0" w:line="240" w:lineRule="auto"/>
              <w:jc w:val="center"/>
              <w:rPr>
                <w:ins w:id="4696" w:author="David Dayan" w:date="2021-12-03T17:13:00Z"/>
                <w:rFonts w:ascii="Calibri" w:eastAsia="Times New Roman" w:hAnsi="Calibri" w:cs="Times New Roman"/>
                <w:color w:val="000000"/>
                <w:sz w:val="16"/>
                <w:szCs w:val="16"/>
              </w:rPr>
            </w:pPr>
            <w:proofErr w:type="spellStart"/>
            <w:ins w:id="469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698" w:author="David Dayan" w:date="2021-12-03T17:18:00Z">
              <w:tcPr>
                <w:tcW w:w="2876" w:type="dxa"/>
                <w:gridSpan w:val="2"/>
                <w:tcBorders>
                  <w:top w:val="nil"/>
                  <w:left w:val="nil"/>
                  <w:bottom w:val="nil"/>
                  <w:right w:val="nil"/>
                </w:tcBorders>
                <w:shd w:val="clear" w:color="auto" w:fill="auto"/>
                <w:noWrap/>
                <w:vAlign w:val="bottom"/>
                <w:hideMark/>
              </w:tcPr>
            </w:tcPrChange>
          </w:tcPr>
          <w:p w14:paraId="718662AE" w14:textId="77777777" w:rsidR="00036D0E" w:rsidRPr="00036D0E" w:rsidRDefault="00036D0E" w:rsidP="00245317">
            <w:pPr>
              <w:spacing w:after="0" w:line="240" w:lineRule="auto"/>
              <w:jc w:val="center"/>
              <w:rPr>
                <w:ins w:id="4699" w:author="David Dayan" w:date="2021-12-03T17:13:00Z"/>
                <w:rFonts w:ascii="Calibri" w:eastAsia="Times New Roman" w:hAnsi="Calibri" w:cs="Times New Roman"/>
                <w:color w:val="000000"/>
                <w:sz w:val="16"/>
                <w:szCs w:val="16"/>
              </w:rPr>
            </w:pPr>
            <w:proofErr w:type="spellStart"/>
            <w:ins w:id="470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701" w:author="David Dayan" w:date="2021-12-03T17:18:00Z">
              <w:tcPr>
                <w:tcW w:w="1426" w:type="dxa"/>
                <w:tcBorders>
                  <w:top w:val="nil"/>
                  <w:left w:val="nil"/>
                  <w:bottom w:val="nil"/>
                  <w:right w:val="nil"/>
                </w:tcBorders>
                <w:shd w:val="clear" w:color="auto" w:fill="auto"/>
                <w:noWrap/>
                <w:vAlign w:val="bottom"/>
                <w:hideMark/>
              </w:tcPr>
            </w:tcPrChange>
          </w:tcPr>
          <w:p w14:paraId="4B849D74" w14:textId="77777777" w:rsidR="00036D0E" w:rsidRPr="00036D0E" w:rsidRDefault="00036D0E" w:rsidP="00245317">
            <w:pPr>
              <w:spacing w:after="0" w:line="240" w:lineRule="auto"/>
              <w:jc w:val="center"/>
              <w:rPr>
                <w:ins w:id="4702" w:author="David Dayan" w:date="2021-12-03T17:13:00Z"/>
                <w:rFonts w:ascii="Calibri" w:eastAsia="Times New Roman" w:hAnsi="Calibri" w:cs="Times New Roman"/>
                <w:color w:val="000000"/>
                <w:sz w:val="16"/>
                <w:szCs w:val="16"/>
              </w:rPr>
            </w:pPr>
            <w:proofErr w:type="spellStart"/>
            <w:ins w:id="470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60F6F8FA" w14:textId="77777777" w:rsidTr="00245317">
        <w:trPr>
          <w:cantSplit/>
          <w:trHeight w:val="20"/>
          <w:ins w:id="4704" w:author="David Dayan" w:date="2021-12-03T17:13:00Z"/>
          <w:trPrChange w:id="470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706" w:author="David Dayan" w:date="2021-12-03T17:18:00Z">
              <w:tcPr>
                <w:tcW w:w="1563" w:type="dxa"/>
                <w:tcBorders>
                  <w:top w:val="nil"/>
                  <w:left w:val="nil"/>
                  <w:bottom w:val="nil"/>
                  <w:right w:val="nil"/>
                </w:tcBorders>
                <w:shd w:val="clear" w:color="auto" w:fill="auto"/>
                <w:noWrap/>
                <w:vAlign w:val="bottom"/>
                <w:hideMark/>
              </w:tcPr>
            </w:tcPrChange>
          </w:tcPr>
          <w:p w14:paraId="488D9C21" w14:textId="77777777" w:rsidR="00036D0E" w:rsidRPr="00036D0E" w:rsidRDefault="00036D0E" w:rsidP="00245317">
            <w:pPr>
              <w:spacing w:after="0" w:line="240" w:lineRule="auto"/>
              <w:jc w:val="center"/>
              <w:rPr>
                <w:ins w:id="4707" w:author="David Dayan" w:date="2021-12-03T17:13:00Z"/>
                <w:rFonts w:ascii="Calibri" w:eastAsia="Times New Roman" w:hAnsi="Calibri" w:cs="Times New Roman"/>
                <w:color w:val="000000"/>
                <w:sz w:val="16"/>
                <w:szCs w:val="16"/>
              </w:rPr>
            </w:pPr>
            <w:ins w:id="4708" w:author="David Dayan" w:date="2021-12-03T17:13:00Z">
              <w:r w:rsidRPr="00036D0E">
                <w:rPr>
                  <w:rFonts w:ascii="Calibri" w:eastAsia="Times New Roman" w:hAnsi="Calibri" w:cs="Times New Roman"/>
                  <w:color w:val="000000"/>
                  <w:sz w:val="16"/>
                  <w:szCs w:val="16"/>
                </w:rPr>
                <w:t>OtsAC20ROGR_0130</w:t>
              </w:r>
            </w:ins>
          </w:p>
        </w:tc>
        <w:tc>
          <w:tcPr>
            <w:tcW w:w="746" w:type="dxa"/>
            <w:tcBorders>
              <w:top w:val="nil"/>
              <w:left w:val="nil"/>
              <w:bottom w:val="nil"/>
              <w:right w:val="nil"/>
            </w:tcBorders>
            <w:shd w:val="clear" w:color="auto" w:fill="auto"/>
            <w:noWrap/>
            <w:vAlign w:val="bottom"/>
            <w:hideMark/>
            <w:tcPrChange w:id="4709" w:author="David Dayan" w:date="2021-12-03T17:18:00Z">
              <w:tcPr>
                <w:tcW w:w="746" w:type="dxa"/>
                <w:tcBorders>
                  <w:top w:val="nil"/>
                  <w:left w:val="nil"/>
                  <w:bottom w:val="nil"/>
                  <w:right w:val="nil"/>
                </w:tcBorders>
                <w:shd w:val="clear" w:color="auto" w:fill="auto"/>
                <w:noWrap/>
                <w:vAlign w:val="bottom"/>
                <w:hideMark/>
              </w:tcPr>
            </w:tcPrChange>
          </w:tcPr>
          <w:p w14:paraId="7BAB8742" w14:textId="77777777" w:rsidR="00036D0E" w:rsidRPr="00036D0E" w:rsidRDefault="00036D0E" w:rsidP="00245317">
            <w:pPr>
              <w:spacing w:after="0" w:line="240" w:lineRule="auto"/>
              <w:jc w:val="center"/>
              <w:rPr>
                <w:ins w:id="4710" w:author="David Dayan" w:date="2021-12-03T17:13:00Z"/>
                <w:rFonts w:ascii="Calibri" w:eastAsia="Times New Roman" w:hAnsi="Calibri" w:cs="Times New Roman"/>
                <w:color w:val="000000"/>
                <w:sz w:val="16"/>
                <w:szCs w:val="16"/>
              </w:rPr>
            </w:pPr>
            <w:ins w:id="4711"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712" w:author="David Dayan" w:date="2021-12-03T17:18:00Z">
              <w:tcPr>
                <w:tcW w:w="599" w:type="dxa"/>
                <w:tcBorders>
                  <w:top w:val="nil"/>
                  <w:left w:val="nil"/>
                  <w:bottom w:val="nil"/>
                  <w:right w:val="nil"/>
                </w:tcBorders>
                <w:shd w:val="clear" w:color="auto" w:fill="auto"/>
                <w:noWrap/>
                <w:vAlign w:val="bottom"/>
                <w:hideMark/>
              </w:tcPr>
            </w:tcPrChange>
          </w:tcPr>
          <w:p w14:paraId="7E70F70B" w14:textId="77777777" w:rsidR="00036D0E" w:rsidRPr="00036D0E" w:rsidRDefault="00036D0E" w:rsidP="00245317">
            <w:pPr>
              <w:spacing w:after="0" w:line="240" w:lineRule="auto"/>
              <w:jc w:val="center"/>
              <w:rPr>
                <w:ins w:id="4713" w:author="David Dayan" w:date="2021-12-03T17:13:00Z"/>
                <w:rFonts w:ascii="Calibri" w:eastAsia="Times New Roman" w:hAnsi="Calibri" w:cs="Times New Roman"/>
                <w:color w:val="000000"/>
                <w:sz w:val="16"/>
                <w:szCs w:val="16"/>
              </w:rPr>
            </w:pPr>
            <w:ins w:id="4714"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715" w:author="David Dayan" w:date="2021-12-03T17:18:00Z">
              <w:tcPr>
                <w:tcW w:w="1142" w:type="dxa"/>
                <w:tcBorders>
                  <w:top w:val="nil"/>
                  <w:left w:val="nil"/>
                  <w:bottom w:val="nil"/>
                  <w:right w:val="nil"/>
                </w:tcBorders>
                <w:shd w:val="clear" w:color="auto" w:fill="auto"/>
                <w:noWrap/>
                <w:vAlign w:val="bottom"/>
                <w:hideMark/>
              </w:tcPr>
            </w:tcPrChange>
          </w:tcPr>
          <w:p w14:paraId="4EC25BCE" w14:textId="77777777" w:rsidR="00036D0E" w:rsidRPr="00036D0E" w:rsidRDefault="00036D0E" w:rsidP="00245317">
            <w:pPr>
              <w:spacing w:after="0" w:line="240" w:lineRule="auto"/>
              <w:jc w:val="center"/>
              <w:rPr>
                <w:ins w:id="4716" w:author="David Dayan" w:date="2021-12-03T17:13:00Z"/>
                <w:rFonts w:ascii="Calibri" w:eastAsia="Times New Roman" w:hAnsi="Calibri" w:cs="Times New Roman"/>
                <w:color w:val="000000"/>
                <w:sz w:val="16"/>
                <w:szCs w:val="16"/>
              </w:rPr>
            </w:pPr>
            <w:ins w:id="471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718" w:author="David Dayan" w:date="2021-12-03T17:18:00Z">
              <w:tcPr>
                <w:tcW w:w="1440" w:type="dxa"/>
                <w:tcBorders>
                  <w:top w:val="nil"/>
                  <w:left w:val="nil"/>
                  <w:bottom w:val="nil"/>
                  <w:right w:val="nil"/>
                </w:tcBorders>
                <w:shd w:val="clear" w:color="auto" w:fill="auto"/>
                <w:noWrap/>
                <w:vAlign w:val="bottom"/>
                <w:hideMark/>
              </w:tcPr>
            </w:tcPrChange>
          </w:tcPr>
          <w:p w14:paraId="1148BC97" w14:textId="77777777" w:rsidR="00036D0E" w:rsidRPr="00036D0E" w:rsidRDefault="00036D0E" w:rsidP="00245317">
            <w:pPr>
              <w:spacing w:after="0" w:line="240" w:lineRule="auto"/>
              <w:jc w:val="center"/>
              <w:rPr>
                <w:ins w:id="4719" w:author="David Dayan" w:date="2021-12-03T17:13:00Z"/>
                <w:rFonts w:ascii="Calibri" w:eastAsia="Times New Roman" w:hAnsi="Calibri" w:cs="Times New Roman"/>
                <w:color w:val="000000"/>
                <w:sz w:val="16"/>
                <w:szCs w:val="16"/>
              </w:rPr>
            </w:pPr>
            <w:ins w:id="472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721" w:author="David Dayan" w:date="2021-12-03T17:18:00Z">
              <w:tcPr>
                <w:tcW w:w="1530" w:type="dxa"/>
                <w:tcBorders>
                  <w:top w:val="nil"/>
                  <w:left w:val="nil"/>
                  <w:bottom w:val="nil"/>
                  <w:right w:val="nil"/>
                </w:tcBorders>
                <w:shd w:val="clear" w:color="auto" w:fill="auto"/>
                <w:noWrap/>
                <w:vAlign w:val="bottom"/>
                <w:hideMark/>
              </w:tcPr>
            </w:tcPrChange>
          </w:tcPr>
          <w:p w14:paraId="2E779CA9" w14:textId="77777777" w:rsidR="00036D0E" w:rsidRPr="00036D0E" w:rsidRDefault="00036D0E" w:rsidP="00245317">
            <w:pPr>
              <w:spacing w:after="0" w:line="240" w:lineRule="auto"/>
              <w:jc w:val="center"/>
              <w:rPr>
                <w:ins w:id="4722" w:author="David Dayan" w:date="2021-12-03T17:13:00Z"/>
                <w:rFonts w:ascii="Calibri" w:eastAsia="Times New Roman" w:hAnsi="Calibri" w:cs="Times New Roman"/>
                <w:color w:val="000000"/>
                <w:sz w:val="16"/>
                <w:szCs w:val="16"/>
              </w:rPr>
            </w:pPr>
            <w:ins w:id="472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724" w:author="David Dayan" w:date="2021-12-03T17:18:00Z">
              <w:tcPr>
                <w:tcW w:w="898" w:type="dxa"/>
                <w:tcBorders>
                  <w:top w:val="nil"/>
                  <w:left w:val="nil"/>
                  <w:bottom w:val="nil"/>
                  <w:right w:val="nil"/>
                </w:tcBorders>
                <w:shd w:val="clear" w:color="auto" w:fill="auto"/>
                <w:noWrap/>
                <w:vAlign w:val="bottom"/>
                <w:hideMark/>
              </w:tcPr>
            </w:tcPrChange>
          </w:tcPr>
          <w:p w14:paraId="3DC1D4E3" w14:textId="77777777" w:rsidR="00036D0E" w:rsidRPr="00036D0E" w:rsidRDefault="00036D0E" w:rsidP="00245317">
            <w:pPr>
              <w:spacing w:after="0" w:line="240" w:lineRule="auto"/>
              <w:jc w:val="center"/>
              <w:rPr>
                <w:ins w:id="4725" w:author="David Dayan" w:date="2021-12-03T17:13:00Z"/>
                <w:rFonts w:ascii="Calibri" w:eastAsia="Times New Roman" w:hAnsi="Calibri" w:cs="Times New Roman"/>
                <w:color w:val="000000"/>
                <w:sz w:val="16"/>
                <w:szCs w:val="16"/>
              </w:rPr>
            </w:pPr>
            <w:ins w:id="472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727" w:author="David Dayan" w:date="2021-12-03T17:18:00Z">
              <w:tcPr>
                <w:tcW w:w="902" w:type="dxa"/>
                <w:tcBorders>
                  <w:top w:val="nil"/>
                  <w:left w:val="nil"/>
                  <w:bottom w:val="nil"/>
                  <w:right w:val="nil"/>
                </w:tcBorders>
                <w:shd w:val="clear" w:color="auto" w:fill="auto"/>
                <w:noWrap/>
                <w:vAlign w:val="bottom"/>
                <w:hideMark/>
              </w:tcPr>
            </w:tcPrChange>
          </w:tcPr>
          <w:p w14:paraId="5010EBF8" w14:textId="77777777" w:rsidR="00036D0E" w:rsidRPr="00036D0E" w:rsidRDefault="00036D0E" w:rsidP="00245317">
            <w:pPr>
              <w:spacing w:after="0" w:line="240" w:lineRule="auto"/>
              <w:jc w:val="center"/>
              <w:rPr>
                <w:ins w:id="4728" w:author="David Dayan" w:date="2021-12-03T17:13:00Z"/>
                <w:rFonts w:ascii="Calibri" w:eastAsia="Times New Roman" w:hAnsi="Calibri" w:cs="Times New Roman"/>
                <w:color w:val="000000"/>
                <w:sz w:val="16"/>
                <w:szCs w:val="16"/>
              </w:rPr>
            </w:pPr>
            <w:ins w:id="472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730" w:author="David Dayan" w:date="2021-12-03T17:18:00Z">
              <w:tcPr>
                <w:tcW w:w="2160" w:type="dxa"/>
                <w:tcBorders>
                  <w:top w:val="nil"/>
                  <w:left w:val="nil"/>
                  <w:bottom w:val="nil"/>
                  <w:right w:val="nil"/>
                </w:tcBorders>
                <w:shd w:val="clear" w:color="auto" w:fill="auto"/>
                <w:noWrap/>
                <w:vAlign w:val="bottom"/>
                <w:hideMark/>
              </w:tcPr>
            </w:tcPrChange>
          </w:tcPr>
          <w:p w14:paraId="34396B53" w14:textId="77777777" w:rsidR="00036D0E" w:rsidRPr="00036D0E" w:rsidRDefault="00036D0E" w:rsidP="00245317">
            <w:pPr>
              <w:spacing w:after="0" w:line="240" w:lineRule="auto"/>
              <w:jc w:val="center"/>
              <w:rPr>
                <w:ins w:id="4731" w:author="David Dayan" w:date="2021-12-03T17:13:00Z"/>
                <w:rFonts w:ascii="Calibri" w:eastAsia="Times New Roman" w:hAnsi="Calibri" w:cs="Times New Roman"/>
                <w:color w:val="000000"/>
                <w:sz w:val="16"/>
                <w:szCs w:val="16"/>
              </w:rPr>
            </w:pPr>
            <w:proofErr w:type="spellStart"/>
            <w:ins w:id="473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733" w:author="David Dayan" w:date="2021-12-03T17:18:00Z">
              <w:tcPr>
                <w:tcW w:w="2876" w:type="dxa"/>
                <w:gridSpan w:val="2"/>
                <w:tcBorders>
                  <w:top w:val="nil"/>
                  <w:left w:val="nil"/>
                  <w:bottom w:val="nil"/>
                  <w:right w:val="nil"/>
                </w:tcBorders>
                <w:shd w:val="clear" w:color="auto" w:fill="auto"/>
                <w:noWrap/>
                <w:vAlign w:val="bottom"/>
                <w:hideMark/>
              </w:tcPr>
            </w:tcPrChange>
          </w:tcPr>
          <w:p w14:paraId="19D72E04" w14:textId="77777777" w:rsidR="00036D0E" w:rsidRPr="00036D0E" w:rsidRDefault="00036D0E" w:rsidP="00245317">
            <w:pPr>
              <w:spacing w:after="0" w:line="240" w:lineRule="auto"/>
              <w:jc w:val="center"/>
              <w:rPr>
                <w:ins w:id="4734" w:author="David Dayan" w:date="2021-12-03T17:13:00Z"/>
                <w:rFonts w:ascii="Calibri" w:eastAsia="Times New Roman" w:hAnsi="Calibri" w:cs="Times New Roman"/>
                <w:color w:val="000000"/>
                <w:sz w:val="16"/>
                <w:szCs w:val="16"/>
              </w:rPr>
            </w:pPr>
            <w:proofErr w:type="spellStart"/>
            <w:ins w:id="473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736" w:author="David Dayan" w:date="2021-12-03T17:18:00Z">
              <w:tcPr>
                <w:tcW w:w="1426" w:type="dxa"/>
                <w:tcBorders>
                  <w:top w:val="nil"/>
                  <w:left w:val="nil"/>
                  <w:bottom w:val="nil"/>
                  <w:right w:val="nil"/>
                </w:tcBorders>
                <w:shd w:val="clear" w:color="auto" w:fill="auto"/>
                <w:noWrap/>
                <w:vAlign w:val="bottom"/>
                <w:hideMark/>
              </w:tcPr>
            </w:tcPrChange>
          </w:tcPr>
          <w:p w14:paraId="6F0D0147" w14:textId="77777777" w:rsidR="00036D0E" w:rsidRPr="00036D0E" w:rsidRDefault="00036D0E" w:rsidP="00245317">
            <w:pPr>
              <w:spacing w:after="0" w:line="240" w:lineRule="auto"/>
              <w:jc w:val="center"/>
              <w:rPr>
                <w:ins w:id="4737" w:author="David Dayan" w:date="2021-12-03T17:13:00Z"/>
                <w:rFonts w:ascii="Calibri" w:eastAsia="Times New Roman" w:hAnsi="Calibri" w:cs="Times New Roman"/>
                <w:color w:val="000000"/>
                <w:sz w:val="16"/>
                <w:szCs w:val="16"/>
              </w:rPr>
            </w:pPr>
            <w:proofErr w:type="spellStart"/>
            <w:ins w:id="473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18301AF2" w14:textId="77777777" w:rsidTr="00245317">
        <w:trPr>
          <w:cantSplit/>
          <w:trHeight w:val="20"/>
          <w:ins w:id="4739" w:author="David Dayan" w:date="2021-12-03T17:13:00Z"/>
          <w:trPrChange w:id="474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741" w:author="David Dayan" w:date="2021-12-03T17:18:00Z">
              <w:tcPr>
                <w:tcW w:w="1563" w:type="dxa"/>
                <w:tcBorders>
                  <w:top w:val="nil"/>
                  <w:left w:val="nil"/>
                  <w:bottom w:val="nil"/>
                  <w:right w:val="nil"/>
                </w:tcBorders>
                <w:shd w:val="clear" w:color="auto" w:fill="auto"/>
                <w:noWrap/>
                <w:vAlign w:val="bottom"/>
                <w:hideMark/>
              </w:tcPr>
            </w:tcPrChange>
          </w:tcPr>
          <w:p w14:paraId="7DBA7625" w14:textId="77777777" w:rsidR="00036D0E" w:rsidRPr="00036D0E" w:rsidRDefault="00036D0E" w:rsidP="00245317">
            <w:pPr>
              <w:spacing w:after="0" w:line="240" w:lineRule="auto"/>
              <w:jc w:val="center"/>
              <w:rPr>
                <w:ins w:id="4742" w:author="David Dayan" w:date="2021-12-03T17:13:00Z"/>
                <w:rFonts w:ascii="Calibri" w:eastAsia="Times New Roman" w:hAnsi="Calibri" w:cs="Times New Roman"/>
                <w:color w:val="000000"/>
                <w:sz w:val="16"/>
                <w:szCs w:val="16"/>
              </w:rPr>
            </w:pPr>
            <w:ins w:id="4743" w:author="David Dayan" w:date="2021-12-03T17:13:00Z">
              <w:r w:rsidRPr="00036D0E">
                <w:rPr>
                  <w:rFonts w:ascii="Calibri" w:eastAsia="Times New Roman" w:hAnsi="Calibri" w:cs="Times New Roman"/>
                  <w:color w:val="000000"/>
                  <w:sz w:val="16"/>
                  <w:szCs w:val="16"/>
                </w:rPr>
                <w:t>OtsAC20ROGR_0131</w:t>
              </w:r>
            </w:ins>
          </w:p>
        </w:tc>
        <w:tc>
          <w:tcPr>
            <w:tcW w:w="746" w:type="dxa"/>
            <w:tcBorders>
              <w:top w:val="nil"/>
              <w:left w:val="nil"/>
              <w:bottom w:val="nil"/>
              <w:right w:val="nil"/>
            </w:tcBorders>
            <w:shd w:val="clear" w:color="auto" w:fill="auto"/>
            <w:noWrap/>
            <w:vAlign w:val="bottom"/>
            <w:hideMark/>
            <w:tcPrChange w:id="4744" w:author="David Dayan" w:date="2021-12-03T17:18:00Z">
              <w:tcPr>
                <w:tcW w:w="746" w:type="dxa"/>
                <w:tcBorders>
                  <w:top w:val="nil"/>
                  <w:left w:val="nil"/>
                  <w:bottom w:val="nil"/>
                  <w:right w:val="nil"/>
                </w:tcBorders>
                <w:shd w:val="clear" w:color="auto" w:fill="auto"/>
                <w:noWrap/>
                <w:vAlign w:val="bottom"/>
                <w:hideMark/>
              </w:tcPr>
            </w:tcPrChange>
          </w:tcPr>
          <w:p w14:paraId="755355C9" w14:textId="77777777" w:rsidR="00036D0E" w:rsidRPr="00036D0E" w:rsidRDefault="00036D0E" w:rsidP="00245317">
            <w:pPr>
              <w:spacing w:after="0" w:line="240" w:lineRule="auto"/>
              <w:jc w:val="center"/>
              <w:rPr>
                <w:ins w:id="4745" w:author="David Dayan" w:date="2021-12-03T17:13:00Z"/>
                <w:rFonts w:ascii="Calibri" w:eastAsia="Times New Roman" w:hAnsi="Calibri" w:cs="Times New Roman"/>
                <w:color w:val="000000"/>
                <w:sz w:val="16"/>
                <w:szCs w:val="16"/>
              </w:rPr>
            </w:pPr>
            <w:ins w:id="4746"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747" w:author="David Dayan" w:date="2021-12-03T17:18:00Z">
              <w:tcPr>
                <w:tcW w:w="599" w:type="dxa"/>
                <w:tcBorders>
                  <w:top w:val="nil"/>
                  <w:left w:val="nil"/>
                  <w:bottom w:val="nil"/>
                  <w:right w:val="nil"/>
                </w:tcBorders>
                <w:shd w:val="clear" w:color="auto" w:fill="auto"/>
                <w:noWrap/>
                <w:vAlign w:val="bottom"/>
                <w:hideMark/>
              </w:tcPr>
            </w:tcPrChange>
          </w:tcPr>
          <w:p w14:paraId="190EF30A" w14:textId="77777777" w:rsidR="00036D0E" w:rsidRPr="00036D0E" w:rsidRDefault="00036D0E" w:rsidP="00245317">
            <w:pPr>
              <w:spacing w:after="0" w:line="240" w:lineRule="auto"/>
              <w:jc w:val="center"/>
              <w:rPr>
                <w:ins w:id="4748" w:author="David Dayan" w:date="2021-12-03T17:13:00Z"/>
                <w:rFonts w:ascii="Calibri" w:eastAsia="Times New Roman" w:hAnsi="Calibri" w:cs="Times New Roman"/>
                <w:color w:val="000000"/>
                <w:sz w:val="16"/>
                <w:szCs w:val="16"/>
              </w:rPr>
            </w:pPr>
            <w:ins w:id="4749"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750" w:author="David Dayan" w:date="2021-12-03T17:18:00Z">
              <w:tcPr>
                <w:tcW w:w="1142" w:type="dxa"/>
                <w:tcBorders>
                  <w:top w:val="nil"/>
                  <w:left w:val="nil"/>
                  <w:bottom w:val="nil"/>
                  <w:right w:val="nil"/>
                </w:tcBorders>
                <w:shd w:val="clear" w:color="auto" w:fill="auto"/>
                <w:noWrap/>
                <w:vAlign w:val="bottom"/>
                <w:hideMark/>
              </w:tcPr>
            </w:tcPrChange>
          </w:tcPr>
          <w:p w14:paraId="6D8E7336" w14:textId="77777777" w:rsidR="00036D0E" w:rsidRPr="00036D0E" w:rsidRDefault="00036D0E" w:rsidP="00245317">
            <w:pPr>
              <w:spacing w:after="0" w:line="240" w:lineRule="auto"/>
              <w:jc w:val="center"/>
              <w:rPr>
                <w:ins w:id="4751" w:author="David Dayan" w:date="2021-12-03T17:13:00Z"/>
                <w:rFonts w:ascii="Calibri" w:eastAsia="Times New Roman" w:hAnsi="Calibri" w:cs="Times New Roman"/>
                <w:color w:val="000000"/>
                <w:sz w:val="16"/>
                <w:szCs w:val="16"/>
              </w:rPr>
            </w:pPr>
            <w:ins w:id="475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753" w:author="David Dayan" w:date="2021-12-03T17:18:00Z">
              <w:tcPr>
                <w:tcW w:w="1440" w:type="dxa"/>
                <w:tcBorders>
                  <w:top w:val="nil"/>
                  <w:left w:val="nil"/>
                  <w:bottom w:val="nil"/>
                  <w:right w:val="nil"/>
                </w:tcBorders>
                <w:shd w:val="clear" w:color="auto" w:fill="auto"/>
                <w:noWrap/>
                <w:vAlign w:val="bottom"/>
                <w:hideMark/>
              </w:tcPr>
            </w:tcPrChange>
          </w:tcPr>
          <w:p w14:paraId="0CE6E1BF" w14:textId="77777777" w:rsidR="00036D0E" w:rsidRPr="00036D0E" w:rsidRDefault="00036D0E" w:rsidP="00245317">
            <w:pPr>
              <w:spacing w:after="0" w:line="240" w:lineRule="auto"/>
              <w:jc w:val="center"/>
              <w:rPr>
                <w:ins w:id="4754" w:author="David Dayan" w:date="2021-12-03T17:13:00Z"/>
                <w:rFonts w:ascii="Calibri" w:eastAsia="Times New Roman" w:hAnsi="Calibri" w:cs="Times New Roman"/>
                <w:color w:val="000000"/>
                <w:sz w:val="16"/>
                <w:szCs w:val="16"/>
              </w:rPr>
            </w:pPr>
            <w:ins w:id="475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756" w:author="David Dayan" w:date="2021-12-03T17:18:00Z">
              <w:tcPr>
                <w:tcW w:w="1530" w:type="dxa"/>
                <w:tcBorders>
                  <w:top w:val="nil"/>
                  <w:left w:val="nil"/>
                  <w:bottom w:val="nil"/>
                  <w:right w:val="nil"/>
                </w:tcBorders>
                <w:shd w:val="clear" w:color="auto" w:fill="auto"/>
                <w:noWrap/>
                <w:vAlign w:val="bottom"/>
                <w:hideMark/>
              </w:tcPr>
            </w:tcPrChange>
          </w:tcPr>
          <w:p w14:paraId="106F0B12" w14:textId="77777777" w:rsidR="00036D0E" w:rsidRPr="00036D0E" w:rsidRDefault="00036D0E" w:rsidP="00245317">
            <w:pPr>
              <w:spacing w:after="0" w:line="240" w:lineRule="auto"/>
              <w:jc w:val="center"/>
              <w:rPr>
                <w:ins w:id="4757" w:author="David Dayan" w:date="2021-12-03T17:13:00Z"/>
                <w:rFonts w:ascii="Calibri" w:eastAsia="Times New Roman" w:hAnsi="Calibri" w:cs="Times New Roman"/>
                <w:color w:val="000000"/>
                <w:sz w:val="16"/>
                <w:szCs w:val="16"/>
              </w:rPr>
            </w:pPr>
            <w:ins w:id="475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759" w:author="David Dayan" w:date="2021-12-03T17:18:00Z">
              <w:tcPr>
                <w:tcW w:w="898" w:type="dxa"/>
                <w:tcBorders>
                  <w:top w:val="nil"/>
                  <w:left w:val="nil"/>
                  <w:bottom w:val="nil"/>
                  <w:right w:val="nil"/>
                </w:tcBorders>
                <w:shd w:val="clear" w:color="auto" w:fill="auto"/>
                <w:noWrap/>
                <w:vAlign w:val="bottom"/>
                <w:hideMark/>
              </w:tcPr>
            </w:tcPrChange>
          </w:tcPr>
          <w:p w14:paraId="0F086B3D" w14:textId="77777777" w:rsidR="00036D0E" w:rsidRPr="00036D0E" w:rsidRDefault="00036D0E" w:rsidP="00245317">
            <w:pPr>
              <w:spacing w:after="0" w:line="240" w:lineRule="auto"/>
              <w:jc w:val="center"/>
              <w:rPr>
                <w:ins w:id="4760" w:author="David Dayan" w:date="2021-12-03T17:13:00Z"/>
                <w:rFonts w:ascii="Calibri" w:eastAsia="Times New Roman" w:hAnsi="Calibri" w:cs="Times New Roman"/>
                <w:color w:val="000000"/>
                <w:sz w:val="16"/>
                <w:szCs w:val="16"/>
              </w:rPr>
            </w:pPr>
            <w:ins w:id="476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762" w:author="David Dayan" w:date="2021-12-03T17:18:00Z">
              <w:tcPr>
                <w:tcW w:w="902" w:type="dxa"/>
                <w:tcBorders>
                  <w:top w:val="nil"/>
                  <w:left w:val="nil"/>
                  <w:bottom w:val="nil"/>
                  <w:right w:val="nil"/>
                </w:tcBorders>
                <w:shd w:val="clear" w:color="auto" w:fill="auto"/>
                <w:noWrap/>
                <w:vAlign w:val="bottom"/>
                <w:hideMark/>
              </w:tcPr>
            </w:tcPrChange>
          </w:tcPr>
          <w:p w14:paraId="5106B164" w14:textId="77777777" w:rsidR="00036D0E" w:rsidRPr="00036D0E" w:rsidRDefault="00036D0E" w:rsidP="00245317">
            <w:pPr>
              <w:spacing w:after="0" w:line="240" w:lineRule="auto"/>
              <w:jc w:val="center"/>
              <w:rPr>
                <w:ins w:id="4763" w:author="David Dayan" w:date="2021-12-03T17:13:00Z"/>
                <w:rFonts w:ascii="Calibri" w:eastAsia="Times New Roman" w:hAnsi="Calibri" w:cs="Times New Roman"/>
                <w:color w:val="000000"/>
                <w:sz w:val="16"/>
                <w:szCs w:val="16"/>
              </w:rPr>
            </w:pPr>
            <w:ins w:id="476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765" w:author="David Dayan" w:date="2021-12-03T17:18:00Z">
              <w:tcPr>
                <w:tcW w:w="2160" w:type="dxa"/>
                <w:tcBorders>
                  <w:top w:val="nil"/>
                  <w:left w:val="nil"/>
                  <w:bottom w:val="nil"/>
                  <w:right w:val="nil"/>
                </w:tcBorders>
                <w:shd w:val="clear" w:color="auto" w:fill="auto"/>
                <w:noWrap/>
                <w:vAlign w:val="bottom"/>
                <w:hideMark/>
              </w:tcPr>
            </w:tcPrChange>
          </w:tcPr>
          <w:p w14:paraId="08D025F1" w14:textId="77777777" w:rsidR="00036D0E" w:rsidRPr="00036D0E" w:rsidRDefault="00036D0E" w:rsidP="00245317">
            <w:pPr>
              <w:spacing w:after="0" w:line="240" w:lineRule="auto"/>
              <w:jc w:val="center"/>
              <w:rPr>
                <w:ins w:id="4766" w:author="David Dayan" w:date="2021-12-03T17:13:00Z"/>
                <w:rFonts w:ascii="Calibri" w:eastAsia="Times New Roman" w:hAnsi="Calibri" w:cs="Times New Roman"/>
                <w:color w:val="000000"/>
                <w:sz w:val="16"/>
                <w:szCs w:val="16"/>
              </w:rPr>
            </w:pPr>
            <w:proofErr w:type="spellStart"/>
            <w:ins w:id="476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768" w:author="David Dayan" w:date="2021-12-03T17:18:00Z">
              <w:tcPr>
                <w:tcW w:w="2876" w:type="dxa"/>
                <w:gridSpan w:val="2"/>
                <w:tcBorders>
                  <w:top w:val="nil"/>
                  <w:left w:val="nil"/>
                  <w:bottom w:val="nil"/>
                  <w:right w:val="nil"/>
                </w:tcBorders>
                <w:shd w:val="clear" w:color="auto" w:fill="auto"/>
                <w:noWrap/>
                <w:vAlign w:val="bottom"/>
                <w:hideMark/>
              </w:tcPr>
            </w:tcPrChange>
          </w:tcPr>
          <w:p w14:paraId="344C5582" w14:textId="77777777" w:rsidR="00036D0E" w:rsidRPr="00036D0E" w:rsidRDefault="00036D0E" w:rsidP="00245317">
            <w:pPr>
              <w:spacing w:after="0" w:line="240" w:lineRule="auto"/>
              <w:jc w:val="center"/>
              <w:rPr>
                <w:ins w:id="4769" w:author="David Dayan" w:date="2021-12-03T17:13:00Z"/>
                <w:rFonts w:ascii="Calibri" w:eastAsia="Times New Roman" w:hAnsi="Calibri" w:cs="Times New Roman"/>
                <w:color w:val="000000"/>
                <w:sz w:val="16"/>
                <w:szCs w:val="16"/>
              </w:rPr>
            </w:pPr>
            <w:proofErr w:type="spellStart"/>
            <w:ins w:id="477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771" w:author="David Dayan" w:date="2021-12-03T17:18:00Z">
              <w:tcPr>
                <w:tcW w:w="1426" w:type="dxa"/>
                <w:tcBorders>
                  <w:top w:val="nil"/>
                  <w:left w:val="nil"/>
                  <w:bottom w:val="nil"/>
                  <w:right w:val="nil"/>
                </w:tcBorders>
                <w:shd w:val="clear" w:color="auto" w:fill="auto"/>
                <w:noWrap/>
                <w:vAlign w:val="bottom"/>
                <w:hideMark/>
              </w:tcPr>
            </w:tcPrChange>
          </w:tcPr>
          <w:p w14:paraId="6F793696" w14:textId="77777777" w:rsidR="00036D0E" w:rsidRPr="00036D0E" w:rsidRDefault="00036D0E" w:rsidP="00245317">
            <w:pPr>
              <w:spacing w:after="0" w:line="240" w:lineRule="auto"/>
              <w:jc w:val="center"/>
              <w:rPr>
                <w:ins w:id="4772" w:author="David Dayan" w:date="2021-12-03T17:13:00Z"/>
                <w:rFonts w:ascii="Calibri" w:eastAsia="Times New Roman" w:hAnsi="Calibri" w:cs="Times New Roman"/>
                <w:color w:val="000000"/>
                <w:sz w:val="16"/>
                <w:szCs w:val="16"/>
              </w:rPr>
            </w:pPr>
            <w:proofErr w:type="spellStart"/>
            <w:ins w:id="477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956CB2E" w14:textId="77777777" w:rsidTr="00245317">
        <w:trPr>
          <w:cantSplit/>
          <w:trHeight w:val="20"/>
          <w:ins w:id="4774" w:author="David Dayan" w:date="2021-12-03T17:13:00Z"/>
          <w:trPrChange w:id="477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776" w:author="David Dayan" w:date="2021-12-03T17:18:00Z">
              <w:tcPr>
                <w:tcW w:w="1563" w:type="dxa"/>
                <w:tcBorders>
                  <w:top w:val="nil"/>
                  <w:left w:val="nil"/>
                  <w:bottom w:val="nil"/>
                  <w:right w:val="nil"/>
                </w:tcBorders>
                <w:shd w:val="clear" w:color="auto" w:fill="auto"/>
                <w:noWrap/>
                <w:vAlign w:val="bottom"/>
                <w:hideMark/>
              </w:tcPr>
            </w:tcPrChange>
          </w:tcPr>
          <w:p w14:paraId="08867289" w14:textId="77777777" w:rsidR="00036D0E" w:rsidRPr="00036D0E" w:rsidRDefault="00036D0E" w:rsidP="00245317">
            <w:pPr>
              <w:spacing w:after="0" w:line="240" w:lineRule="auto"/>
              <w:jc w:val="center"/>
              <w:rPr>
                <w:ins w:id="4777" w:author="David Dayan" w:date="2021-12-03T17:13:00Z"/>
                <w:rFonts w:ascii="Calibri" w:eastAsia="Times New Roman" w:hAnsi="Calibri" w:cs="Times New Roman"/>
                <w:color w:val="000000"/>
                <w:sz w:val="16"/>
                <w:szCs w:val="16"/>
              </w:rPr>
            </w:pPr>
            <w:ins w:id="4778" w:author="David Dayan" w:date="2021-12-03T17:13:00Z">
              <w:r w:rsidRPr="00036D0E">
                <w:rPr>
                  <w:rFonts w:ascii="Calibri" w:eastAsia="Times New Roman" w:hAnsi="Calibri" w:cs="Times New Roman"/>
                  <w:color w:val="000000"/>
                  <w:sz w:val="16"/>
                  <w:szCs w:val="16"/>
                </w:rPr>
                <w:t>OtsAC20ROGR_0132</w:t>
              </w:r>
            </w:ins>
          </w:p>
        </w:tc>
        <w:tc>
          <w:tcPr>
            <w:tcW w:w="746" w:type="dxa"/>
            <w:tcBorders>
              <w:top w:val="nil"/>
              <w:left w:val="nil"/>
              <w:bottom w:val="nil"/>
              <w:right w:val="nil"/>
            </w:tcBorders>
            <w:shd w:val="clear" w:color="auto" w:fill="auto"/>
            <w:noWrap/>
            <w:vAlign w:val="bottom"/>
            <w:hideMark/>
            <w:tcPrChange w:id="4779" w:author="David Dayan" w:date="2021-12-03T17:18:00Z">
              <w:tcPr>
                <w:tcW w:w="746" w:type="dxa"/>
                <w:tcBorders>
                  <w:top w:val="nil"/>
                  <w:left w:val="nil"/>
                  <w:bottom w:val="nil"/>
                  <w:right w:val="nil"/>
                </w:tcBorders>
                <w:shd w:val="clear" w:color="auto" w:fill="auto"/>
                <w:noWrap/>
                <w:vAlign w:val="bottom"/>
                <w:hideMark/>
              </w:tcPr>
            </w:tcPrChange>
          </w:tcPr>
          <w:p w14:paraId="28E4A339" w14:textId="77777777" w:rsidR="00036D0E" w:rsidRPr="00036D0E" w:rsidRDefault="00036D0E" w:rsidP="00245317">
            <w:pPr>
              <w:spacing w:after="0" w:line="240" w:lineRule="auto"/>
              <w:jc w:val="center"/>
              <w:rPr>
                <w:ins w:id="4780" w:author="David Dayan" w:date="2021-12-03T17:13:00Z"/>
                <w:rFonts w:ascii="Calibri" w:eastAsia="Times New Roman" w:hAnsi="Calibri" w:cs="Times New Roman"/>
                <w:color w:val="000000"/>
                <w:sz w:val="16"/>
                <w:szCs w:val="16"/>
              </w:rPr>
            </w:pPr>
            <w:ins w:id="4781"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782" w:author="David Dayan" w:date="2021-12-03T17:18:00Z">
              <w:tcPr>
                <w:tcW w:w="599" w:type="dxa"/>
                <w:tcBorders>
                  <w:top w:val="nil"/>
                  <w:left w:val="nil"/>
                  <w:bottom w:val="nil"/>
                  <w:right w:val="nil"/>
                </w:tcBorders>
                <w:shd w:val="clear" w:color="auto" w:fill="auto"/>
                <w:noWrap/>
                <w:vAlign w:val="bottom"/>
                <w:hideMark/>
              </w:tcPr>
            </w:tcPrChange>
          </w:tcPr>
          <w:p w14:paraId="6656970C" w14:textId="77777777" w:rsidR="00036D0E" w:rsidRPr="00036D0E" w:rsidRDefault="00036D0E" w:rsidP="00245317">
            <w:pPr>
              <w:spacing w:after="0" w:line="240" w:lineRule="auto"/>
              <w:jc w:val="center"/>
              <w:rPr>
                <w:ins w:id="4783" w:author="David Dayan" w:date="2021-12-03T17:13:00Z"/>
                <w:rFonts w:ascii="Calibri" w:eastAsia="Times New Roman" w:hAnsi="Calibri" w:cs="Times New Roman"/>
                <w:color w:val="000000"/>
                <w:sz w:val="16"/>
                <w:szCs w:val="16"/>
              </w:rPr>
            </w:pPr>
            <w:ins w:id="4784"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785" w:author="David Dayan" w:date="2021-12-03T17:18:00Z">
              <w:tcPr>
                <w:tcW w:w="1142" w:type="dxa"/>
                <w:tcBorders>
                  <w:top w:val="nil"/>
                  <w:left w:val="nil"/>
                  <w:bottom w:val="nil"/>
                  <w:right w:val="nil"/>
                </w:tcBorders>
                <w:shd w:val="clear" w:color="auto" w:fill="auto"/>
                <w:noWrap/>
                <w:vAlign w:val="bottom"/>
                <w:hideMark/>
              </w:tcPr>
            </w:tcPrChange>
          </w:tcPr>
          <w:p w14:paraId="22EDA34B" w14:textId="77777777" w:rsidR="00036D0E" w:rsidRPr="00036D0E" w:rsidRDefault="00036D0E" w:rsidP="00245317">
            <w:pPr>
              <w:spacing w:after="0" w:line="240" w:lineRule="auto"/>
              <w:jc w:val="center"/>
              <w:rPr>
                <w:ins w:id="4786" w:author="David Dayan" w:date="2021-12-03T17:13:00Z"/>
                <w:rFonts w:ascii="Calibri" w:eastAsia="Times New Roman" w:hAnsi="Calibri" w:cs="Times New Roman"/>
                <w:color w:val="000000"/>
                <w:sz w:val="16"/>
                <w:szCs w:val="16"/>
              </w:rPr>
            </w:pPr>
            <w:ins w:id="478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788" w:author="David Dayan" w:date="2021-12-03T17:18:00Z">
              <w:tcPr>
                <w:tcW w:w="1440" w:type="dxa"/>
                <w:tcBorders>
                  <w:top w:val="nil"/>
                  <w:left w:val="nil"/>
                  <w:bottom w:val="nil"/>
                  <w:right w:val="nil"/>
                </w:tcBorders>
                <w:shd w:val="clear" w:color="auto" w:fill="auto"/>
                <w:noWrap/>
                <w:vAlign w:val="bottom"/>
                <w:hideMark/>
              </w:tcPr>
            </w:tcPrChange>
          </w:tcPr>
          <w:p w14:paraId="119E385C" w14:textId="77777777" w:rsidR="00036D0E" w:rsidRPr="00036D0E" w:rsidRDefault="00036D0E" w:rsidP="00245317">
            <w:pPr>
              <w:spacing w:after="0" w:line="240" w:lineRule="auto"/>
              <w:jc w:val="center"/>
              <w:rPr>
                <w:ins w:id="4789" w:author="David Dayan" w:date="2021-12-03T17:13:00Z"/>
                <w:rFonts w:ascii="Calibri" w:eastAsia="Times New Roman" w:hAnsi="Calibri" w:cs="Times New Roman"/>
                <w:color w:val="000000"/>
                <w:sz w:val="16"/>
                <w:szCs w:val="16"/>
              </w:rPr>
            </w:pPr>
            <w:ins w:id="479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791" w:author="David Dayan" w:date="2021-12-03T17:18:00Z">
              <w:tcPr>
                <w:tcW w:w="1530" w:type="dxa"/>
                <w:tcBorders>
                  <w:top w:val="nil"/>
                  <w:left w:val="nil"/>
                  <w:bottom w:val="nil"/>
                  <w:right w:val="nil"/>
                </w:tcBorders>
                <w:shd w:val="clear" w:color="auto" w:fill="auto"/>
                <w:noWrap/>
                <w:vAlign w:val="bottom"/>
                <w:hideMark/>
              </w:tcPr>
            </w:tcPrChange>
          </w:tcPr>
          <w:p w14:paraId="7DE4D92A" w14:textId="77777777" w:rsidR="00036D0E" w:rsidRPr="00036D0E" w:rsidRDefault="00036D0E" w:rsidP="00245317">
            <w:pPr>
              <w:spacing w:after="0" w:line="240" w:lineRule="auto"/>
              <w:jc w:val="center"/>
              <w:rPr>
                <w:ins w:id="4792" w:author="David Dayan" w:date="2021-12-03T17:13:00Z"/>
                <w:rFonts w:ascii="Calibri" w:eastAsia="Times New Roman" w:hAnsi="Calibri" w:cs="Times New Roman"/>
                <w:color w:val="000000"/>
                <w:sz w:val="16"/>
                <w:szCs w:val="16"/>
              </w:rPr>
            </w:pPr>
            <w:ins w:id="479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794" w:author="David Dayan" w:date="2021-12-03T17:18:00Z">
              <w:tcPr>
                <w:tcW w:w="898" w:type="dxa"/>
                <w:tcBorders>
                  <w:top w:val="nil"/>
                  <w:left w:val="nil"/>
                  <w:bottom w:val="nil"/>
                  <w:right w:val="nil"/>
                </w:tcBorders>
                <w:shd w:val="clear" w:color="auto" w:fill="auto"/>
                <w:noWrap/>
                <w:vAlign w:val="bottom"/>
                <w:hideMark/>
              </w:tcPr>
            </w:tcPrChange>
          </w:tcPr>
          <w:p w14:paraId="4F6C25DB" w14:textId="77777777" w:rsidR="00036D0E" w:rsidRPr="00036D0E" w:rsidRDefault="00036D0E" w:rsidP="00245317">
            <w:pPr>
              <w:spacing w:after="0" w:line="240" w:lineRule="auto"/>
              <w:jc w:val="center"/>
              <w:rPr>
                <w:ins w:id="4795" w:author="David Dayan" w:date="2021-12-03T17:13:00Z"/>
                <w:rFonts w:ascii="Calibri" w:eastAsia="Times New Roman" w:hAnsi="Calibri" w:cs="Times New Roman"/>
                <w:color w:val="000000"/>
                <w:sz w:val="16"/>
                <w:szCs w:val="16"/>
              </w:rPr>
            </w:pPr>
            <w:ins w:id="479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797" w:author="David Dayan" w:date="2021-12-03T17:18:00Z">
              <w:tcPr>
                <w:tcW w:w="902" w:type="dxa"/>
                <w:tcBorders>
                  <w:top w:val="nil"/>
                  <w:left w:val="nil"/>
                  <w:bottom w:val="nil"/>
                  <w:right w:val="nil"/>
                </w:tcBorders>
                <w:shd w:val="clear" w:color="auto" w:fill="auto"/>
                <w:noWrap/>
                <w:vAlign w:val="bottom"/>
                <w:hideMark/>
              </w:tcPr>
            </w:tcPrChange>
          </w:tcPr>
          <w:p w14:paraId="02F5174E" w14:textId="77777777" w:rsidR="00036D0E" w:rsidRPr="00036D0E" w:rsidRDefault="00036D0E" w:rsidP="00245317">
            <w:pPr>
              <w:spacing w:after="0" w:line="240" w:lineRule="auto"/>
              <w:jc w:val="center"/>
              <w:rPr>
                <w:ins w:id="4798" w:author="David Dayan" w:date="2021-12-03T17:13:00Z"/>
                <w:rFonts w:ascii="Calibri" w:eastAsia="Times New Roman" w:hAnsi="Calibri" w:cs="Times New Roman"/>
                <w:color w:val="000000"/>
                <w:sz w:val="16"/>
                <w:szCs w:val="16"/>
              </w:rPr>
            </w:pPr>
            <w:ins w:id="479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800" w:author="David Dayan" w:date="2021-12-03T17:18:00Z">
              <w:tcPr>
                <w:tcW w:w="2160" w:type="dxa"/>
                <w:tcBorders>
                  <w:top w:val="nil"/>
                  <w:left w:val="nil"/>
                  <w:bottom w:val="nil"/>
                  <w:right w:val="nil"/>
                </w:tcBorders>
                <w:shd w:val="clear" w:color="auto" w:fill="auto"/>
                <w:noWrap/>
                <w:vAlign w:val="bottom"/>
                <w:hideMark/>
              </w:tcPr>
            </w:tcPrChange>
          </w:tcPr>
          <w:p w14:paraId="0F8BCF86" w14:textId="77777777" w:rsidR="00036D0E" w:rsidRPr="00036D0E" w:rsidRDefault="00036D0E" w:rsidP="00245317">
            <w:pPr>
              <w:spacing w:after="0" w:line="240" w:lineRule="auto"/>
              <w:jc w:val="center"/>
              <w:rPr>
                <w:ins w:id="4801" w:author="David Dayan" w:date="2021-12-03T17:13:00Z"/>
                <w:rFonts w:ascii="Calibri" w:eastAsia="Times New Roman" w:hAnsi="Calibri" w:cs="Times New Roman"/>
                <w:color w:val="000000"/>
                <w:sz w:val="16"/>
                <w:szCs w:val="16"/>
              </w:rPr>
            </w:pPr>
            <w:proofErr w:type="spellStart"/>
            <w:ins w:id="480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803" w:author="David Dayan" w:date="2021-12-03T17:18:00Z">
              <w:tcPr>
                <w:tcW w:w="2876" w:type="dxa"/>
                <w:gridSpan w:val="2"/>
                <w:tcBorders>
                  <w:top w:val="nil"/>
                  <w:left w:val="nil"/>
                  <w:bottom w:val="nil"/>
                  <w:right w:val="nil"/>
                </w:tcBorders>
                <w:shd w:val="clear" w:color="auto" w:fill="auto"/>
                <w:noWrap/>
                <w:vAlign w:val="bottom"/>
                <w:hideMark/>
              </w:tcPr>
            </w:tcPrChange>
          </w:tcPr>
          <w:p w14:paraId="01A50667" w14:textId="77777777" w:rsidR="00036D0E" w:rsidRPr="00036D0E" w:rsidRDefault="00036D0E" w:rsidP="00245317">
            <w:pPr>
              <w:spacing w:after="0" w:line="240" w:lineRule="auto"/>
              <w:jc w:val="center"/>
              <w:rPr>
                <w:ins w:id="4804" w:author="David Dayan" w:date="2021-12-03T17:13:00Z"/>
                <w:rFonts w:ascii="Calibri" w:eastAsia="Times New Roman" w:hAnsi="Calibri" w:cs="Times New Roman"/>
                <w:color w:val="000000"/>
                <w:sz w:val="16"/>
                <w:szCs w:val="16"/>
              </w:rPr>
            </w:pPr>
            <w:proofErr w:type="spellStart"/>
            <w:ins w:id="480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806" w:author="David Dayan" w:date="2021-12-03T17:18:00Z">
              <w:tcPr>
                <w:tcW w:w="1426" w:type="dxa"/>
                <w:tcBorders>
                  <w:top w:val="nil"/>
                  <w:left w:val="nil"/>
                  <w:bottom w:val="nil"/>
                  <w:right w:val="nil"/>
                </w:tcBorders>
                <w:shd w:val="clear" w:color="auto" w:fill="auto"/>
                <w:noWrap/>
                <w:vAlign w:val="bottom"/>
                <w:hideMark/>
              </w:tcPr>
            </w:tcPrChange>
          </w:tcPr>
          <w:p w14:paraId="32F342CF" w14:textId="77777777" w:rsidR="00036D0E" w:rsidRPr="00036D0E" w:rsidRDefault="00036D0E" w:rsidP="00245317">
            <w:pPr>
              <w:spacing w:after="0" w:line="240" w:lineRule="auto"/>
              <w:jc w:val="center"/>
              <w:rPr>
                <w:ins w:id="4807" w:author="David Dayan" w:date="2021-12-03T17:13:00Z"/>
                <w:rFonts w:ascii="Calibri" w:eastAsia="Times New Roman" w:hAnsi="Calibri" w:cs="Times New Roman"/>
                <w:color w:val="000000"/>
                <w:sz w:val="16"/>
                <w:szCs w:val="16"/>
              </w:rPr>
            </w:pPr>
            <w:proofErr w:type="spellStart"/>
            <w:ins w:id="480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630DA7D0" w14:textId="77777777" w:rsidTr="00245317">
        <w:trPr>
          <w:cantSplit/>
          <w:trHeight w:val="20"/>
          <w:ins w:id="4809" w:author="David Dayan" w:date="2021-12-03T17:13:00Z"/>
          <w:trPrChange w:id="481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811" w:author="David Dayan" w:date="2021-12-03T17:18:00Z">
              <w:tcPr>
                <w:tcW w:w="1563" w:type="dxa"/>
                <w:tcBorders>
                  <w:top w:val="nil"/>
                  <w:left w:val="nil"/>
                  <w:bottom w:val="nil"/>
                  <w:right w:val="nil"/>
                </w:tcBorders>
                <w:shd w:val="clear" w:color="auto" w:fill="auto"/>
                <w:noWrap/>
                <w:vAlign w:val="bottom"/>
                <w:hideMark/>
              </w:tcPr>
            </w:tcPrChange>
          </w:tcPr>
          <w:p w14:paraId="51BD69BB" w14:textId="77777777" w:rsidR="00036D0E" w:rsidRPr="00036D0E" w:rsidRDefault="00036D0E" w:rsidP="00245317">
            <w:pPr>
              <w:spacing w:after="0" w:line="240" w:lineRule="auto"/>
              <w:jc w:val="center"/>
              <w:rPr>
                <w:ins w:id="4812" w:author="David Dayan" w:date="2021-12-03T17:13:00Z"/>
                <w:rFonts w:ascii="Calibri" w:eastAsia="Times New Roman" w:hAnsi="Calibri" w:cs="Times New Roman"/>
                <w:color w:val="000000"/>
                <w:sz w:val="16"/>
                <w:szCs w:val="16"/>
              </w:rPr>
            </w:pPr>
            <w:ins w:id="4813" w:author="David Dayan" w:date="2021-12-03T17:13:00Z">
              <w:r w:rsidRPr="00036D0E">
                <w:rPr>
                  <w:rFonts w:ascii="Calibri" w:eastAsia="Times New Roman" w:hAnsi="Calibri" w:cs="Times New Roman"/>
                  <w:color w:val="000000"/>
                  <w:sz w:val="16"/>
                  <w:szCs w:val="16"/>
                </w:rPr>
                <w:t>OtsAC20ROGR_0133</w:t>
              </w:r>
            </w:ins>
          </w:p>
        </w:tc>
        <w:tc>
          <w:tcPr>
            <w:tcW w:w="746" w:type="dxa"/>
            <w:tcBorders>
              <w:top w:val="nil"/>
              <w:left w:val="nil"/>
              <w:bottom w:val="nil"/>
              <w:right w:val="nil"/>
            </w:tcBorders>
            <w:shd w:val="clear" w:color="auto" w:fill="auto"/>
            <w:noWrap/>
            <w:vAlign w:val="bottom"/>
            <w:hideMark/>
            <w:tcPrChange w:id="4814" w:author="David Dayan" w:date="2021-12-03T17:18:00Z">
              <w:tcPr>
                <w:tcW w:w="746" w:type="dxa"/>
                <w:tcBorders>
                  <w:top w:val="nil"/>
                  <w:left w:val="nil"/>
                  <w:bottom w:val="nil"/>
                  <w:right w:val="nil"/>
                </w:tcBorders>
                <w:shd w:val="clear" w:color="auto" w:fill="auto"/>
                <w:noWrap/>
                <w:vAlign w:val="bottom"/>
                <w:hideMark/>
              </w:tcPr>
            </w:tcPrChange>
          </w:tcPr>
          <w:p w14:paraId="6A8E0E23" w14:textId="77777777" w:rsidR="00036D0E" w:rsidRPr="00036D0E" w:rsidRDefault="00036D0E" w:rsidP="00245317">
            <w:pPr>
              <w:spacing w:after="0" w:line="240" w:lineRule="auto"/>
              <w:jc w:val="center"/>
              <w:rPr>
                <w:ins w:id="4815" w:author="David Dayan" w:date="2021-12-03T17:13:00Z"/>
                <w:rFonts w:ascii="Calibri" w:eastAsia="Times New Roman" w:hAnsi="Calibri" w:cs="Times New Roman"/>
                <w:color w:val="000000"/>
                <w:sz w:val="16"/>
                <w:szCs w:val="16"/>
              </w:rPr>
            </w:pPr>
            <w:ins w:id="4816"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817" w:author="David Dayan" w:date="2021-12-03T17:18:00Z">
              <w:tcPr>
                <w:tcW w:w="599" w:type="dxa"/>
                <w:tcBorders>
                  <w:top w:val="nil"/>
                  <w:left w:val="nil"/>
                  <w:bottom w:val="nil"/>
                  <w:right w:val="nil"/>
                </w:tcBorders>
                <w:shd w:val="clear" w:color="auto" w:fill="auto"/>
                <w:noWrap/>
                <w:vAlign w:val="bottom"/>
                <w:hideMark/>
              </w:tcPr>
            </w:tcPrChange>
          </w:tcPr>
          <w:p w14:paraId="66C1416F" w14:textId="77777777" w:rsidR="00036D0E" w:rsidRPr="00036D0E" w:rsidRDefault="00036D0E" w:rsidP="00245317">
            <w:pPr>
              <w:spacing w:after="0" w:line="240" w:lineRule="auto"/>
              <w:jc w:val="center"/>
              <w:rPr>
                <w:ins w:id="4818" w:author="David Dayan" w:date="2021-12-03T17:13:00Z"/>
                <w:rFonts w:ascii="Calibri" w:eastAsia="Times New Roman" w:hAnsi="Calibri" w:cs="Times New Roman"/>
                <w:color w:val="000000"/>
                <w:sz w:val="16"/>
                <w:szCs w:val="16"/>
              </w:rPr>
            </w:pPr>
            <w:ins w:id="4819"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820" w:author="David Dayan" w:date="2021-12-03T17:18:00Z">
              <w:tcPr>
                <w:tcW w:w="1142" w:type="dxa"/>
                <w:tcBorders>
                  <w:top w:val="nil"/>
                  <w:left w:val="nil"/>
                  <w:bottom w:val="nil"/>
                  <w:right w:val="nil"/>
                </w:tcBorders>
                <w:shd w:val="clear" w:color="auto" w:fill="auto"/>
                <w:noWrap/>
                <w:vAlign w:val="bottom"/>
                <w:hideMark/>
              </w:tcPr>
            </w:tcPrChange>
          </w:tcPr>
          <w:p w14:paraId="1EF82EAC" w14:textId="77777777" w:rsidR="00036D0E" w:rsidRPr="00036D0E" w:rsidRDefault="00036D0E" w:rsidP="00245317">
            <w:pPr>
              <w:spacing w:after="0" w:line="240" w:lineRule="auto"/>
              <w:jc w:val="center"/>
              <w:rPr>
                <w:ins w:id="4821" w:author="David Dayan" w:date="2021-12-03T17:13:00Z"/>
                <w:rFonts w:ascii="Calibri" w:eastAsia="Times New Roman" w:hAnsi="Calibri" w:cs="Times New Roman"/>
                <w:color w:val="000000"/>
                <w:sz w:val="16"/>
                <w:szCs w:val="16"/>
              </w:rPr>
            </w:pPr>
            <w:ins w:id="482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823" w:author="David Dayan" w:date="2021-12-03T17:18:00Z">
              <w:tcPr>
                <w:tcW w:w="1440" w:type="dxa"/>
                <w:tcBorders>
                  <w:top w:val="nil"/>
                  <w:left w:val="nil"/>
                  <w:bottom w:val="nil"/>
                  <w:right w:val="nil"/>
                </w:tcBorders>
                <w:shd w:val="clear" w:color="auto" w:fill="auto"/>
                <w:noWrap/>
                <w:vAlign w:val="bottom"/>
                <w:hideMark/>
              </w:tcPr>
            </w:tcPrChange>
          </w:tcPr>
          <w:p w14:paraId="32232CD0" w14:textId="77777777" w:rsidR="00036D0E" w:rsidRPr="00036D0E" w:rsidRDefault="00036D0E" w:rsidP="00245317">
            <w:pPr>
              <w:spacing w:after="0" w:line="240" w:lineRule="auto"/>
              <w:jc w:val="center"/>
              <w:rPr>
                <w:ins w:id="4824" w:author="David Dayan" w:date="2021-12-03T17:13:00Z"/>
                <w:rFonts w:ascii="Calibri" w:eastAsia="Times New Roman" w:hAnsi="Calibri" w:cs="Times New Roman"/>
                <w:color w:val="000000"/>
                <w:sz w:val="16"/>
                <w:szCs w:val="16"/>
              </w:rPr>
            </w:pPr>
            <w:ins w:id="482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826" w:author="David Dayan" w:date="2021-12-03T17:18:00Z">
              <w:tcPr>
                <w:tcW w:w="1530" w:type="dxa"/>
                <w:tcBorders>
                  <w:top w:val="nil"/>
                  <w:left w:val="nil"/>
                  <w:bottom w:val="nil"/>
                  <w:right w:val="nil"/>
                </w:tcBorders>
                <w:shd w:val="clear" w:color="auto" w:fill="auto"/>
                <w:noWrap/>
                <w:vAlign w:val="bottom"/>
                <w:hideMark/>
              </w:tcPr>
            </w:tcPrChange>
          </w:tcPr>
          <w:p w14:paraId="0A7B0779" w14:textId="77777777" w:rsidR="00036D0E" w:rsidRPr="00036D0E" w:rsidRDefault="00036D0E" w:rsidP="00245317">
            <w:pPr>
              <w:spacing w:after="0" w:line="240" w:lineRule="auto"/>
              <w:jc w:val="center"/>
              <w:rPr>
                <w:ins w:id="4827" w:author="David Dayan" w:date="2021-12-03T17:13:00Z"/>
                <w:rFonts w:ascii="Calibri" w:eastAsia="Times New Roman" w:hAnsi="Calibri" w:cs="Times New Roman"/>
                <w:color w:val="000000"/>
                <w:sz w:val="16"/>
                <w:szCs w:val="16"/>
              </w:rPr>
            </w:pPr>
            <w:ins w:id="482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829" w:author="David Dayan" w:date="2021-12-03T17:18:00Z">
              <w:tcPr>
                <w:tcW w:w="898" w:type="dxa"/>
                <w:tcBorders>
                  <w:top w:val="nil"/>
                  <w:left w:val="nil"/>
                  <w:bottom w:val="nil"/>
                  <w:right w:val="nil"/>
                </w:tcBorders>
                <w:shd w:val="clear" w:color="auto" w:fill="auto"/>
                <w:noWrap/>
                <w:vAlign w:val="bottom"/>
                <w:hideMark/>
              </w:tcPr>
            </w:tcPrChange>
          </w:tcPr>
          <w:p w14:paraId="2CDA739E" w14:textId="77777777" w:rsidR="00036D0E" w:rsidRPr="00036D0E" w:rsidRDefault="00036D0E" w:rsidP="00245317">
            <w:pPr>
              <w:spacing w:after="0" w:line="240" w:lineRule="auto"/>
              <w:jc w:val="center"/>
              <w:rPr>
                <w:ins w:id="4830" w:author="David Dayan" w:date="2021-12-03T17:13:00Z"/>
                <w:rFonts w:ascii="Calibri" w:eastAsia="Times New Roman" w:hAnsi="Calibri" w:cs="Times New Roman"/>
                <w:color w:val="000000"/>
                <w:sz w:val="16"/>
                <w:szCs w:val="16"/>
              </w:rPr>
            </w:pPr>
            <w:ins w:id="483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832" w:author="David Dayan" w:date="2021-12-03T17:18:00Z">
              <w:tcPr>
                <w:tcW w:w="902" w:type="dxa"/>
                <w:tcBorders>
                  <w:top w:val="nil"/>
                  <w:left w:val="nil"/>
                  <w:bottom w:val="nil"/>
                  <w:right w:val="nil"/>
                </w:tcBorders>
                <w:shd w:val="clear" w:color="auto" w:fill="auto"/>
                <w:noWrap/>
                <w:vAlign w:val="bottom"/>
                <w:hideMark/>
              </w:tcPr>
            </w:tcPrChange>
          </w:tcPr>
          <w:p w14:paraId="539232E3" w14:textId="77777777" w:rsidR="00036D0E" w:rsidRPr="00036D0E" w:rsidRDefault="00036D0E" w:rsidP="00245317">
            <w:pPr>
              <w:spacing w:after="0" w:line="240" w:lineRule="auto"/>
              <w:jc w:val="center"/>
              <w:rPr>
                <w:ins w:id="4833" w:author="David Dayan" w:date="2021-12-03T17:13:00Z"/>
                <w:rFonts w:ascii="Calibri" w:eastAsia="Times New Roman" w:hAnsi="Calibri" w:cs="Times New Roman"/>
                <w:color w:val="000000"/>
                <w:sz w:val="16"/>
                <w:szCs w:val="16"/>
              </w:rPr>
            </w:pPr>
            <w:ins w:id="483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835" w:author="David Dayan" w:date="2021-12-03T17:18:00Z">
              <w:tcPr>
                <w:tcW w:w="2160" w:type="dxa"/>
                <w:tcBorders>
                  <w:top w:val="nil"/>
                  <w:left w:val="nil"/>
                  <w:bottom w:val="nil"/>
                  <w:right w:val="nil"/>
                </w:tcBorders>
                <w:shd w:val="clear" w:color="auto" w:fill="auto"/>
                <w:noWrap/>
                <w:vAlign w:val="bottom"/>
                <w:hideMark/>
              </w:tcPr>
            </w:tcPrChange>
          </w:tcPr>
          <w:p w14:paraId="2AB71B0A" w14:textId="77777777" w:rsidR="00036D0E" w:rsidRPr="00036D0E" w:rsidRDefault="00036D0E" w:rsidP="00245317">
            <w:pPr>
              <w:spacing w:after="0" w:line="240" w:lineRule="auto"/>
              <w:jc w:val="center"/>
              <w:rPr>
                <w:ins w:id="4836" w:author="David Dayan" w:date="2021-12-03T17:13:00Z"/>
                <w:rFonts w:ascii="Calibri" w:eastAsia="Times New Roman" w:hAnsi="Calibri" w:cs="Times New Roman"/>
                <w:color w:val="000000"/>
                <w:sz w:val="16"/>
                <w:szCs w:val="16"/>
              </w:rPr>
            </w:pPr>
            <w:proofErr w:type="spellStart"/>
            <w:ins w:id="483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838" w:author="David Dayan" w:date="2021-12-03T17:18:00Z">
              <w:tcPr>
                <w:tcW w:w="2876" w:type="dxa"/>
                <w:gridSpan w:val="2"/>
                <w:tcBorders>
                  <w:top w:val="nil"/>
                  <w:left w:val="nil"/>
                  <w:bottom w:val="nil"/>
                  <w:right w:val="nil"/>
                </w:tcBorders>
                <w:shd w:val="clear" w:color="auto" w:fill="auto"/>
                <w:noWrap/>
                <w:vAlign w:val="bottom"/>
                <w:hideMark/>
              </w:tcPr>
            </w:tcPrChange>
          </w:tcPr>
          <w:p w14:paraId="4D9509AD" w14:textId="77777777" w:rsidR="00036D0E" w:rsidRPr="00036D0E" w:rsidRDefault="00036D0E" w:rsidP="00245317">
            <w:pPr>
              <w:spacing w:after="0" w:line="240" w:lineRule="auto"/>
              <w:jc w:val="center"/>
              <w:rPr>
                <w:ins w:id="4839" w:author="David Dayan" w:date="2021-12-03T17:13:00Z"/>
                <w:rFonts w:ascii="Calibri" w:eastAsia="Times New Roman" w:hAnsi="Calibri" w:cs="Times New Roman"/>
                <w:color w:val="000000"/>
                <w:sz w:val="16"/>
                <w:szCs w:val="16"/>
              </w:rPr>
            </w:pPr>
            <w:proofErr w:type="spellStart"/>
            <w:ins w:id="484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841" w:author="David Dayan" w:date="2021-12-03T17:18:00Z">
              <w:tcPr>
                <w:tcW w:w="1426" w:type="dxa"/>
                <w:tcBorders>
                  <w:top w:val="nil"/>
                  <w:left w:val="nil"/>
                  <w:bottom w:val="nil"/>
                  <w:right w:val="nil"/>
                </w:tcBorders>
                <w:shd w:val="clear" w:color="auto" w:fill="auto"/>
                <w:noWrap/>
                <w:vAlign w:val="bottom"/>
                <w:hideMark/>
              </w:tcPr>
            </w:tcPrChange>
          </w:tcPr>
          <w:p w14:paraId="69A110C8" w14:textId="77777777" w:rsidR="00036D0E" w:rsidRPr="00036D0E" w:rsidRDefault="00036D0E" w:rsidP="00245317">
            <w:pPr>
              <w:spacing w:after="0" w:line="240" w:lineRule="auto"/>
              <w:jc w:val="center"/>
              <w:rPr>
                <w:ins w:id="4842" w:author="David Dayan" w:date="2021-12-03T17:13:00Z"/>
                <w:rFonts w:ascii="Calibri" w:eastAsia="Times New Roman" w:hAnsi="Calibri" w:cs="Times New Roman"/>
                <w:color w:val="000000"/>
                <w:sz w:val="16"/>
                <w:szCs w:val="16"/>
              </w:rPr>
            </w:pPr>
            <w:proofErr w:type="spellStart"/>
            <w:ins w:id="484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6842874" w14:textId="77777777" w:rsidTr="00245317">
        <w:trPr>
          <w:cantSplit/>
          <w:trHeight w:val="20"/>
          <w:ins w:id="4844" w:author="David Dayan" w:date="2021-12-03T17:13:00Z"/>
          <w:trPrChange w:id="484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846" w:author="David Dayan" w:date="2021-12-03T17:18:00Z">
              <w:tcPr>
                <w:tcW w:w="1563" w:type="dxa"/>
                <w:tcBorders>
                  <w:top w:val="nil"/>
                  <w:left w:val="nil"/>
                  <w:bottom w:val="nil"/>
                  <w:right w:val="nil"/>
                </w:tcBorders>
                <w:shd w:val="clear" w:color="auto" w:fill="auto"/>
                <w:noWrap/>
                <w:vAlign w:val="bottom"/>
                <w:hideMark/>
              </w:tcPr>
            </w:tcPrChange>
          </w:tcPr>
          <w:p w14:paraId="1DEBCAA1" w14:textId="77777777" w:rsidR="00036D0E" w:rsidRPr="00036D0E" w:rsidRDefault="00036D0E" w:rsidP="00245317">
            <w:pPr>
              <w:spacing w:after="0" w:line="240" w:lineRule="auto"/>
              <w:jc w:val="center"/>
              <w:rPr>
                <w:ins w:id="4847" w:author="David Dayan" w:date="2021-12-03T17:13:00Z"/>
                <w:rFonts w:ascii="Calibri" w:eastAsia="Times New Roman" w:hAnsi="Calibri" w:cs="Times New Roman"/>
                <w:color w:val="000000"/>
                <w:sz w:val="16"/>
                <w:szCs w:val="16"/>
              </w:rPr>
            </w:pPr>
            <w:ins w:id="4848" w:author="David Dayan" w:date="2021-12-03T17:13:00Z">
              <w:r w:rsidRPr="00036D0E">
                <w:rPr>
                  <w:rFonts w:ascii="Calibri" w:eastAsia="Times New Roman" w:hAnsi="Calibri" w:cs="Times New Roman"/>
                  <w:color w:val="000000"/>
                  <w:sz w:val="16"/>
                  <w:szCs w:val="16"/>
                </w:rPr>
                <w:t>OtsAC20ROGR_0134</w:t>
              </w:r>
            </w:ins>
          </w:p>
        </w:tc>
        <w:tc>
          <w:tcPr>
            <w:tcW w:w="746" w:type="dxa"/>
            <w:tcBorders>
              <w:top w:val="nil"/>
              <w:left w:val="nil"/>
              <w:bottom w:val="nil"/>
              <w:right w:val="nil"/>
            </w:tcBorders>
            <w:shd w:val="clear" w:color="auto" w:fill="auto"/>
            <w:noWrap/>
            <w:vAlign w:val="bottom"/>
            <w:hideMark/>
            <w:tcPrChange w:id="4849" w:author="David Dayan" w:date="2021-12-03T17:18:00Z">
              <w:tcPr>
                <w:tcW w:w="746" w:type="dxa"/>
                <w:tcBorders>
                  <w:top w:val="nil"/>
                  <w:left w:val="nil"/>
                  <w:bottom w:val="nil"/>
                  <w:right w:val="nil"/>
                </w:tcBorders>
                <w:shd w:val="clear" w:color="auto" w:fill="auto"/>
                <w:noWrap/>
                <w:vAlign w:val="bottom"/>
                <w:hideMark/>
              </w:tcPr>
            </w:tcPrChange>
          </w:tcPr>
          <w:p w14:paraId="79C943D3" w14:textId="77777777" w:rsidR="00036D0E" w:rsidRPr="00036D0E" w:rsidRDefault="00036D0E" w:rsidP="00245317">
            <w:pPr>
              <w:spacing w:after="0" w:line="240" w:lineRule="auto"/>
              <w:jc w:val="center"/>
              <w:rPr>
                <w:ins w:id="4850" w:author="David Dayan" w:date="2021-12-03T17:13:00Z"/>
                <w:rFonts w:ascii="Calibri" w:eastAsia="Times New Roman" w:hAnsi="Calibri" w:cs="Times New Roman"/>
                <w:color w:val="000000"/>
                <w:sz w:val="16"/>
                <w:szCs w:val="16"/>
              </w:rPr>
            </w:pPr>
            <w:ins w:id="4851"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852" w:author="David Dayan" w:date="2021-12-03T17:18:00Z">
              <w:tcPr>
                <w:tcW w:w="599" w:type="dxa"/>
                <w:tcBorders>
                  <w:top w:val="nil"/>
                  <w:left w:val="nil"/>
                  <w:bottom w:val="nil"/>
                  <w:right w:val="nil"/>
                </w:tcBorders>
                <w:shd w:val="clear" w:color="auto" w:fill="auto"/>
                <w:noWrap/>
                <w:vAlign w:val="bottom"/>
                <w:hideMark/>
              </w:tcPr>
            </w:tcPrChange>
          </w:tcPr>
          <w:p w14:paraId="393BDE7A" w14:textId="77777777" w:rsidR="00036D0E" w:rsidRPr="00036D0E" w:rsidRDefault="00036D0E" w:rsidP="00245317">
            <w:pPr>
              <w:spacing w:after="0" w:line="240" w:lineRule="auto"/>
              <w:jc w:val="center"/>
              <w:rPr>
                <w:ins w:id="4853" w:author="David Dayan" w:date="2021-12-03T17:13:00Z"/>
                <w:rFonts w:ascii="Calibri" w:eastAsia="Times New Roman" w:hAnsi="Calibri" w:cs="Times New Roman"/>
                <w:color w:val="000000"/>
                <w:sz w:val="16"/>
                <w:szCs w:val="16"/>
              </w:rPr>
            </w:pPr>
            <w:ins w:id="4854"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855" w:author="David Dayan" w:date="2021-12-03T17:18:00Z">
              <w:tcPr>
                <w:tcW w:w="1142" w:type="dxa"/>
                <w:tcBorders>
                  <w:top w:val="nil"/>
                  <w:left w:val="nil"/>
                  <w:bottom w:val="nil"/>
                  <w:right w:val="nil"/>
                </w:tcBorders>
                <w:shd w:val="clear" w:color="auto" w:fill="auto"/>
                <w:noWrap/>
                <w:vAlign w:val="bottom"/>
                <w:hideMark/>
              </w:tcPr>
            </w:tcPrChange>
          </w:tcPr>
          <w:p w14:paraId="48D2CCA8" w14:textId="77777777" w:rsidR="00036D0E" w:rsidRPr="00036D0E" w:rsidRDefault="00036D0E" w:rsidP="00245317">
            <w:pPr>
              <w:spacing w:after="0" w:line="240" w:lineRule="auto"/>
              <w:jc w:val="center"/>
              <w:rPr>
                <w:ins w:id="4856" w:author="David Dayan" w:date="2021-12-03T17:13:00Z"/>
                <w:rFonts w:ascii="Calibri" w:eastAsia="Times New Roman" w:hAnsi="Calibri" w:cs="Times New Roman"/>
                <w:color w:val="000000"/>
                <w:sz w:val="16"/>
                <w:szCs w:val="16"/>
              </w:rPr>
            </w:pPr>
            <w:ins w:id="485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858" w:author="David Dayan" w:date="2021-12-03T17:18:00Z">
              <w:tcPr>
                <w:tcW w:w="1440" w:type="dxa"/>
                <w:tcBorders>
                  <w:top w:val="nil"/>
                  <w:left w:val="nil"/>
                  <w:bottom w:val="nil"/>
                  <w:right w:val="nil"/>
                </w:tcBorders>
                <w:shd w:val="clear" w:color="auto" w:fill="auto"/>
                <w:noWrap/>
                <w:vAlign w:val="bottom"/>
                <w:hideMark/>
              </w:tcPr>
            </w:tcPrChange>
          </w:tcPr>
          <w:p w14:paraId="5A0216CE" w14:textId="77777777" w:rsidR="00036D0E" w:rsidRPr="00036D0E" w:rsidRDefault="00036D0E" w:rsidP="00245317">
            <w:pPr>
              <w:spacing w:after="0" w:line="240" w:lineRule="auto"/>
              <w:jc w:val="center"/>
              <w:rPr>
                <w:ins w:id="4859" w:author="David Dayan" w:date="2021-12-03T17:13:00Z"/>
                <w:rFonts w:ascii="Calibri" w:eastAsia="Times New Roman" w:hAnsi="Calibri" w:cs="Times New Roman"/>
                <w:color w:val="000000"/>
                <w:sz w:val="16"/>
                <w:szCs w:val="16"/>
              </w:rPr>
            </w:pPr>
            <w:ins w:id="486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861" w:author="David Dayan" w:date="2021-12-03T17:18:00Z">
              <w:tcPr>
                <w:tcW w:w="1530" w:type="dxa"/>
                <w:tcBorders>
                  <w:top w:val="nil"/>
                  <w:left w:val="nil"/>
                  <w:bottom w:val="nil"/>
                  <w:right w:val="nil"/>
                </w:tcBorders>
                <w:shd w:val="clear" w:color="auto" w:fill="auto"/>
                <w:noWrap/>
                <w:vAlign w:val="bottom"/>
                <w:hideMark/>
              </w:tcPr>
            </w:tcPrChange>
          </w:tcPr>
          <w:p w14:paraId="1D31CB82" w14:textId="77777777" w:rsidR="00036D0E" w:rsidRPr="00036D0E" w:rsidRDefault="00036D0E" w:rsidP="00245317">
            <w:pPr>
              <w:spacing w:after="0" w:line="240" w:lineRule="auto"/>
              <w:jc w:val="center"/>
              <w:rPr>
                <w:ins w:id="4862" w:author="David Dayan" w:date="2021-12-03T17:13:00Z"/>
                <w:rFonts w:ascii="Calibri" w:eastAsia="Times New Roman" w:hAnsi="Calibri" w:cs="Times New Roman"/>
                <w:color w:val="000000"/>
                <w:sz w:val="16"/>
                <w:szCs w:val="16"/>
              </w:rPr>
            </w:pPr>
            <w:ins w:id="486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864" w:author="David Dayan" w:date="2021-12-03T17:18:00Z">
              <w:tcPr>
                <w:tcW w:w="898" w:type="dxa"/>
                <w:tcBorders>
                  <w:top w:val="nil"/>
                  <w:left w:val="nil"/>
                  <w:bottom w:val="nil"/>
                  <w:right w:val="nil"/>
                </w:tcBorders>
                <w:shd w:val="clear" w:color="auto" w:fill="auto"/>
                <w:noWrap/>
                <w:vAlign w:val="bottom"/>
                <w:hideMark/>
              </w:tcPr>
            </w:tcPrChange>
          </w:tcPr>
          <w:p w14:paraId="1A58F892" w14:textId="77777777" w:rsidR="00036D0E" w:rsidRPr="00036D0E" w:rsidRDefault="00036D0E" w:rsidP="00245317">
            <w:pPr>
              <w:spacing w:after="0" w:line="240" w:lineRule="auto"/>
              <w:jc w:val="center"/>
              <w:rPr>
                <w:ins w:id="4865" w:author="David Dayan" w:date="2021-12-03T17:13:00Z"/>
                <w:rFonts w:ascii="Calibri" w:eastAsia="Times New Roman" w:hAnsi="Calibri" w:cs="Times New Roman"/>
                <w:color w:val="000000"/>
                <w:sz w:val="16"/>
                <w:szCs w:val="16"/>
              </w:rPr>
            </w:pPr>
            <w:ins w:id="486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867" w:author="David Dayan" w:date="2021-12-03T17:18:00Z">
              <w:tcPr>
                <w:tcW w:w="902" w:type="dxa"/>
                <w:tcBorders>
                  <w:top w:val="nil"/>
                  <w:left w:val="nil"/>
                  <w:bottom w:val="nil"/>
                  <w:right w:val="nil"/>
                </w:tcBorders>
                <w:shd w:val="clear" w:color="auto" w:fill="auto"/>
                <w:noWrap/>
                <w:vAlign w:val="bottom"/>
                <w:hideMark/>
              </w:tcPr>
            </w:tcPrChange>
          </w:tcPr>
          <w:p w14:paraId="6244B14F" w14:textId="77777777" w:rsidR="00036D0E" w:rsidRPr="00036D0E" w:rsidRDefault="00036D0E" w:rsidP="00245317">
            <w:pPr>
              <w:spacing w:after="0" w:line="240" w:lineRule="auto"/>
              <w:jc w:val="center"/>
              <w:rPr>
                <w:ins w:id="4868" w:author="David Dayan" w:date="2021-12-03T17:13:00Z"/>
                <w:rFonts w:ascii="Calibri" w:eastAsia="Times New Roman" w:hAnsi="Calibri" w:cs="Times New Roman"/>
                <w:color w:val="000000"/>
                <w:sz w:val="16"/>
                <w:szCs w:val="16"/>
              </w:rPr>
            </w:pPr>
            <w:ins w:id="486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870" w:author="David Dayan" w:date="2021-12-03T17:18:00Z">
              <w:tcPr>
                <w:tcW w:w="2160" w:type="dxa"/>
                <w:tcBorders>
                  <w:top w:val="nil"/>
                  <w:left w:val="nil"/>
                  <w:bottom w:val="nil"/>
                  <w:right w:val="nil"/>
                </w:tcBorders>
                <w:shd w:val="clear" w:color="auto" w:fill="auto"/>
                <w:noWrap/>
                <w:vAlign w:val="bottom"/>
                <w:hideMark/>
              </w:tcPr>
            </w:tcPrChange>
          </w:tcPr>
          <w:p w14:paraId="00530D5A" w14:textId="77777777" w:rsidR="00036D0E" w:rsidRPr="00036D0E" w:rsidRDefault="00036D0E" w:rsidP="00245317">
            <w:pPr>
              <w:spacing w:after="0" w:line="240" w:lineRule="auto"/>
              <w:jc w:val="center"/>
              <w:rPr>
                <w:ins w:id="4871" w:author="David Dayan" w:date="2021-12-03T17:13:00Z"/>
                <w:rFonts w:ascii="Calibri" w:eastAsia="Times New Roman" w:hAnsi="Calibri" w:cs="Times New Roman"/>
                <w:color w:val="000000"/>
                <w:sz w:val="16"/>
                <w:szCs w:val="16"/>
              </w:rPr>
            </w:pPr>
            <w:proofErr w:type="spellStart"/>
            <w:ins w:id="487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873" w:author="David Dayan" w:date="2021-12-03T17:18:00Z">
              <w:tcPr>
                <w:tcW w:w="2876" w:type="dxa"/>
                <w:gridSpan w:val="2"/>
                <w:tcBorders>
                  <w:top w:val="nil"/>
                  <w:left w:val="nil"/>
                  <w:bottom w:val="nil"/>
                  <w:right w:val="nil"/>
                </w:tcBorders>
                <w:shd w:val="clear" w:color="auto" w:fill="auto"/>
                <w:noWrap/>
                <w:vAlign w:val="bottom"/>
                <w:hideMark/>
              </w:tcPr>
            </w:tcPrChange>
          </w:tcPr>
          <w:p w14:paraId="0D33ED85" w14:textId="77777777" w:rsidR="00036D0E" w:rsidRPr="00036D0E" w:rsidRDefault="00036D0E" w:rsidP="00245317">
            <w:pPr>
              <w:spacing w:after="0" w:line="240" w:lineRule="auto"/>
              <w:jc w:val="center"/>
              <w:rPr>
                <w:ins w:id="4874" w:author="David Dayan" w:date="2021-12-03T17:13:00Z"/>
                <w:rFonts w:ascii="Calibri" w:eastAsia="Times New Roman" w:hAnsi="Calibri" w:cs="Times New Roman"/>
                <w:color w:val="000000"/>
                <w:sz w:val="16"/>
                <w:szCs w:val="16"/>
              </w:rPr>
            </w:pPr>
            <w:proofErr w:type="spellStart"/>
            <w:ins w:id="487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876" w:author="David Dayan" w:date="2021-12-03T17:18:00Z">
              <w:tcPr>
                <w:tcW w:w="1426" w:type="dxa"/>
                <w:tcBorders>
                  <w:top w:val="nil"/>
                  <w:left w:val="nil"/>
                  <w:bottom w:val="nil"/>
                  <w:right w:val="nil"/>
                </w:tcBorders>
                <w:shd w:val="clear" w:color="auto" w:fill="auto"/>
                <w:noWrap/>
                <w:vAlign w:val="bottom"/>
                <w:hideMark/>
              </w:tcPr>
            </w:tcPrChange>
          </w:tcPr>
          <w:p w14:paraId="1C2BC729" w14:textId="77777777" w:rsidR="00036D0E" w:rsidRPr="00036D0E" w:rsidRDefault="00036D0E" w:rsidP="00245317">
            <w:pPr>
              <w:spacing w:after="0" w:line="240" w:lineRule="auto"/>
              <w:jc w:val="center"/>
              <w:rPr>
                <w:ins w:id="4877" w:author="David Dayan" w:date="2021-12-03T17:13:00Z"/>
                <w:rFonts w:ascii="Calibri" w:eastAsia="Times New Roman" w:hAnsi="Calibri" w:cs="Times New Roman"/>
                <w:color w:val="000000"/>
                <w:sz w:val="16"/>
                <w:szCs w:val="16"/>
              </w:rPr>
            </w:pPr>
            <w:proofErr w:type="spellStart"/>
            <w:ins w:id="487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1E709E2" w14:textId="77777777" w:rsidTr="00245317">
        <w:trPr>
          <w:cantSplit/>
          <w:trHeight w:val="20"/>
          <w:ins w:id="4879" w:author="David Dayan" w:date="2021-12-03T17:13:00Z"/>
          <w:trPrChange w:id="488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881" w:author="David Dayan" w:date="2021-12-03T17:18:00Z">
              <w:tcPr>
                <w:tcW w:w="1563" w:type="dxa"/>
                <w:tcBorders>
                  <w:top w:val="nil"/>
                  <w:left w:val="nil"/>
                  <w:bottom w:val="nil"/>
                  <w:right w:val="nil"/>
                </w:tcBorders>
                <w:shd w:val="clear" w:color="auto" w:fill="auto"/>
                <w:noWrap/>
                <w:vAlign w:val="bottom"/>
                <w:hideMark/>
              </w:tcPr>
            </w:tcPrChange>
          </w:tcPr>
          <w:p w14:paraId="2710E06B" w14:textId="77777777" w:rsidR="00036D0E" w:rsidRPr="00036D0E" w:rsidRDefault="00036D0E" w:rsidP="00245317">
            <w:pPr>
              <w:spacing w:after="0" w:line="240" w:lineRule="auto"/>
              <w:jc w:val="center"/>
              <w:rPr>
                <w:ins w:id="4882" w:author="David Dayan" w:date="2021-12-03T17:13:00Z"/>
                <w:rFonts w:ascii="Calibri" w:eastAsia="Times New Roman" w:hAnsi="Calibri" w:cs="Times New Roman"/>
                <w:color w:val="000000"/>
                <w:sz w:val="16"/>
                <w:szCs w:val="16"/>
              </w:rPr>
            </w:pPr>
            <w:ins w:id="4883" w:author="David Dayan" w:date="2021-12-03T17:13:00Z">
              <w:r w:rsidRPr="00036D0E">
                <w:rPr>
                  <w:rFonts w:ascii="Calibri" w:eastAsia="Times New Roman" w:hAnsi="Calibri" w:cs="Times New Roman"/>
                  <w:color w:val="000000"/>
                  <w:sz w:val="16"/>
                  <w:szCs w:val="16"/>
                </w:rPr>
                <w:t>OtsAC20ROGR_0135</w:t>
              </w:r>
            </w:ins>
          </w:p>
        </w:tc>
        <w:tc>
          <w:tcPr>
            <w:tcW w:w="746" w:type="dxa"/>
            <w:tcBorders>
              <w:top w:val="nil"/>
              <w:left w:val="nil"/>
              <w:bottom w:val="nil"/>
              <w:right w:val="nil"/>
            </w:tcBorders>
            <w:shd w:val="clear" w:color="auto" w:fill="auto"/>
            <w:noWrap/>
            <w:vAlign w:val="bottom"/>
            <w:hideMark/>
            <w:tcPrChange w:id="4884" w:author="David Dayan" w:date="2021-12-03T17:18:00Z">
              <w:tcPr>
                <w:tcW w:w="746" w:type="dxa"/>
                <w:tcBorders>
                  <w:top w:val="nil"/>
                  <w:left w:val="nil"/>
                  <w:bottom w:val="nil"/>
                  <w:right w:val="nil"/>
                </w:tcBorders>
                <w:shd w:val="clear" w:color="auto" w:fill="auto"/>
                <w:noWrap/>
                <w:vAlign w:val="bottom"/>
                <w:hideMark/>
              </w:tcPr>
            </w:tcPrChange>
          </w:tcPr>
          <w:p w14:paraId="4D7E24D0" w14:textId="77777777" w:rsidR="00036D0E" w:rsidRPr="00036D0E" w:rsidRDefault="00036D0E" w:rsidP="00245317">
            <w:pPr>
              <w:spacing w:after="0" w:line="240" w:lineRule="auto"/>
              <w:jc w:val="center"/>
              <w:rPr>
                <w:ins w:id="4885" w:author="David Dayan" w:date="2021-12-03T17:13:00Z"/>
                <w:rFonts w:ascii="Calibri" w:eastAsia="Times New Roman" w:hAnsi="Calibri" w:cs="Times New Roman"/>
                <w:color w:val="000000"/>
                <w:sz w:val="16"/>
                <w:szCs w:val="16"/>
              </w:rPr>
            </w:pPr>
            <w:ins w:id="4886"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887" w:author="David Dayan" w:date="2021-12-03T17:18:00Z">
              <w:tcPr>
                <w:tcW w:w="599" w:type="dxa"/>
                <w:tcBorders>
                  <w:top w:val="nil"/>
                  <w:left w:val="nil"/>
                  <w:bottom w:val="nil"/>
                  <w:right w:val="nil"/>
                </w:tcBorders>
                <w:shd w:val="clear" w:color="auto" w:fill="auto"/>
                <w:noWrap/>
                <w:vAlign w:val="bottom"/>
                <w:hideMark/>
              </w:tcPr>
            </w:tcPrChange>
          </w:tcPr>
          <w:p w14:paraId="7B572563" w14:textId="77777777" w:rsidR="00036D0E" w:rsidRPr="00036D0E" w:rsidRDefault="00036D0E" w:rsidP="00245317">
            <w:pPr>
              <w:spacing w:after="0" w:line="240" w:lineRule="auto"/>
              <w:jc w:val="center"/>
              <w:rPr>
                <w:ins w:id="4888" w:author="David Dayan" w:date="2021-12-03T17:13:00Z"/>
                <w:rFonts w:ascii="Calibri" w:eastAsia="Times New Roman" w:hAnsi="Calibri" w:cs="Times New Roman"/>
                <w:color w:val="000000"/>
                <w:sz w:val="16"/>
                <w:szCs w:val="16"/>
              </w:rPr>
            </w:pPr>
            <w:ins w:id="4889"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890" w:author="David Dayan" w:date="2021-12-03T17:18:00Z">
              <w:tcPr>
                <w:tcW w:w="1142" w:type="dxa"/>
                <w:tcBorders>
                  <w:top w:val="nil"/>
                  <w:left w:val="nil"/>
                  <w:bottom w:val="nil"/>
                  <w:right w:val="nil"/>
                </w:tcBorders>
                <w:shd w:val="clear" w:color="auto" w:fill="auto"/>
                <w:noWrap/>
                <w:vAlign w:val="bottom"/>
                <w:hideMark/>
              </w:tcPr>
            </w:tcPrChange>
          </w:tcPr>
          <w:p w14:paraId="59424165" w14:textId="77777777" w:rsidR="00036D0E" w:rsidRPr="00036D0E" w:rsidRDefault="00036D0E" w:rsidP="00245317">
            <w:pPr>
              <w:spacing w:after="0" w:line="240" w:lineRule="auto"/>
              <w:jc w:val="center"/>
              <w:rPr>
                <w:ins w:id="4891" w:author="David Dayan" w:date="2021-12-03T17:13:00Z"/>
                <w:rFonts w:ascii="Calibri" w:eastAsia="Times New Roman" w:hAnsi="Calibri" w:cs="Times New Roman"/>
                <w:color w:val="000000"/>
                <w:sz w:val="16"/>
                <w:szCs w:val="16"/>
              </w:rPr>
            </w:pPr>
            <w:ins w:id="489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893" w:author="David Dayan" w:date="2021-12-03T17:18:00Z">
              <w:tcPr>
                <w:tcW w:w="1440" w:type="dxa"/>
                <w:tcBorders>
                  <w:top w:val="nil"/>
                  <w:left w:val="nil"/>
                  <w:bottom w:val="nil"/>
                  <w:right w:val="nil"/>
                </w:tcBorders>
                <w:shd w:val="clear" w:color="auto" w:fill="auto"/>
                <w:noWrap/>
                <w:vAlign w:val="bottom"/>
                <w:hideMark/>
              </w:tcPr>
            </w:tcPrChange>
          </w:tcPr>
          <w:p w14:paraId="5DD3B866" w14:textId="77777777" w:rsidR="00036D0E" w:rsidRPr="00036D0E" w:rsidRDefault="00036D0E" w:rsidP="00245317">
            <w:pPr>
              <w:spacing w:after="0" w:line="240" w:lineRule="auto"/>
              <w:jc w:val="center"/>
              <w:rPr>
                <w:ins w:id="4894" w:author="David Dayan" w:date="2021-12-03T17:13:00Z"/>
                <w:rFonts w:ascii="Calibri" w:eastAsia="Times New Roman" w:hAnsi="Calibri" w:cs="Times New Roman"/>
                <w:color w:val="000000"/>
                <w:sz w:val="16"/>
                <w:szCs w:val="16"/>
              </w:rPr>
            </w:pPr>
            <w:ins w:id="489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896" w:author="David Dayan" w:date="2021-12-03T17:18:00Z">
              <w:tcPr>
                <w:tcW w:w="1530" w:type="dxa"/>
                <w:tcBorders>
                  <w:top w:val="nil"/>
                  <w:left w:val="nil"/>
                  <w:bottom w:val="nil"/>
                  <w:right w:val="nil"/>
                </w:tcBorders>
                <w:shd w:val="clear" w:color="auto" w:fill="auto"/>
                <w:noWrap/>
                <w:vAlign w:val="bottom"/>
                <w:hideMark/>
              </w:tcPr>
            </w:tcPrChange>
          </w:tcPr>
          <w:p w14:paraId="1E5612CC" w14:textId="77777777" w:rsidR="00036D0E" w:rsidRPr="00036D0E" w:rsidRDefault="00036D0E" w:rsidP="00245317">
            <w:pPr>
              <w:spacing w:after="0" w:line="240" w:lineRule="auto"/>
              <w:jc w:val="center"/>
              <w:rPr>
                <w:ins w:id="4897" w:author="David Dayan" w:date="2021-12-03T17:13:00Z"/>
                <w:rFonts w:ascii="Calibri" w:eastAsia="Times New Roman" w:hAnsi="Calibri" w:cs="Times New Roman"/>
                <w:color w:val="000000"/>
                <w:sz w:val="16"/>
                <w:szCs w:val="16"/>
              </w:rPr>
            </w:pPr>
            <w:ins w:id="489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899" w:author="David Dayan" w:date="2021-12-03T17:18:00Z">
              <w:tcPr>
                <w:tcW w:w="898" w:type="dxa"/>
                <w:tcBorders>
                  <w:top w:val="nil"/>
                  <w:left w:val="nil"/>
                  <w:bottom w:val="nil"/>
                  <w:right w:val="nil"/>
                </w:tcBorders>
                <w:shd w:val="clear" w:color="auto" w:fill="auto"/>
                <w:noWrap/>
                <w:vAlign w:val="bottom"/>
                <w:hideMark/>
              </w:tcPr>
            </w:tcPrChange>
          </w:tcPr>
          <w:p w14:paraId="671BEB9B" w14:textId="77777777" w:rsidR="00036D0E" w:rsidRPr="00036D0E" w:rsidRDefault="00036D0E" w:rsidP="00245317">
            <w:pPr>
              <w:spacing w:after="0" w:line="240" w:lineRule="auto"/>
              <w:jc w:val="center"/>
              <w:rPr>
                <w:ins w:id="4900" w:author="David Dayan" w:date="2021-12-03T17:13:00Z"/>
                <w:rFonts w:ascii="Calibri" w:eastAsia="Times New Roman" w:hAnsi="Calibri" w:cs="Times New Roman"/>
                <w:color w:val="000000"/>
                <w:sz w:val="16"/>
                <w:szCs w:val="16"/>
              </w:rPr>
            </w:pPr>
            <w:ins w:id="490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902" w:author="David Dayan" w:date="2021-12-03T17:18:00Z">
              <w:tcPr>
                <w:tcW w:w="902" w:type="dxa"/>
                <w:tcBorders>
                  <w:top w:val="nil"/>
                  <w:left w:val="nil"/>
                  <w:bottom w:val="nil"/>
                  <w:right w:val="nil"/>
                </w:tcBorders>
                <w:shd w:val="clear" w:color="auto" w:fill="auto"/>
                <w:noWrap/>
                <w:vAlign w:val="bottom"/>
                <w:hideMark/>
              </w:tcPr>
            </w:tcPrChange>
          </w:tcPr>
          <w:p w14:paraId="352A8ECC" w14:textId="77777777" w:rsidR="00036D0E" w:rsidRPr="00036D0E" w:rsidRDefault="00036D0E" w:rsidP="00245317">
            <w:pPr>
              <w:spacing w:after="0" w:line="240" w:lineRule="auto"/>
              <w:jc w:val="center"/>
              <w:rPr>
                <w:ins w:id="4903" w:author="David Dayan" w:date="2021-12-03T17:13:00Z"/>
                <w:rFonts w:ascii="Calibri" w:eastAsia="Times New Roman" w:hAnsi="Calibri" w:cs="Times New Roman"/>
                <w:color w:val="000000"/>
                <w:sz w:val="16"/>
                <w:szCs w:val="16"/>
              </w:rPr>
            </w:pPr>
            <w:ins w:id="490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905" w:author="David Dayan" w:date="2021-12-03T17:18:00Z">
              <w:tcPr>
                <w:tcW w:w="2160" w:type="dxa"/>
                <w:tcBorders>
                  <w:top w:val="nil"/>
                  <w:left w:val="nil"/>
                  <w:bottom w:val="nil"/>
                  <w:right w:val="nil"/>
                </w:tcBorders>
                <w:shd w:val="clear" w:color="auto" w:fill="auto"/>
                <w:noWrap/>
                <w:vAlign w:val="bottom"/>
                <w:hideMark/>
              </w:tcPr>
            </w:tcPrChange>
          </w:tcPr>
          <w:p w14:paraId="3CB4FAC1" w14:textId="77777777" w:rsidR="00036D0E" w:rsidRPr="00036D0E" w:rsidRDefault="00036D0E" w:rsidP="00245317">
            <w:pPr>
              <w:spacing w:after="0" w:line="240" w:lineRule="auto"/>
              <w:jc w:val="center"/>
              <w:rPr>
                <w:ins w:id="4906" w:author="David Dayan" w:date="2021-12-03T17:13:00Z"/>
                <w:rFonts w:ascii="Calibri" w:eastAsia="Times New Roman" w:hAnsi="Calibri" w:cs="Times New Roman"/>
                <w:color w:val="000000"/>
                <w:sz w:val="16"/>
                <w:szCs w:val="16"/>
              </w:rPr>
            </w:pPr>
            <w:proofErr w:type="spellStart"/>
            <w:ins w:id="490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908" w:author="David Dayan" w:date="2021-12-03T17:18:00Z">
              <w:tcPr>
                <w:tcW w:w="2876" w:type="dxa"/>
                <w:gridSpan w:val="2"/>
                <w:tcBorders>
                  <w:top w:val="nil"/>
                  <w:left w:val="nil"/>
                  <w:bottom w:val="nil"/>
                  <w:right w:val="nil"/>
                </w:tcBorders>
                <w:shd w:val="clear" w:color="auto" w:fill="auto"/>
                <w:noWrap/>
                <w:vAlign w:val="bottom"/>
                <w:hideMark/>
              </w:tcPr>
            </w:tcPrChange>
          </w:tcPr>
          <w:p w14:paraId="0604A55E" w14:textId="77777777" w:rsidR="00036D0E" w:rsidRPr="00036D0E" w:rsidRDefault="00036D0E" w:rsidP="00245317">
            <w:pPr>
              <w:spacing w:after="0" w:line="240" w:lineRule="auto"/>
              <w:jc w:val="center"/>
              <w:rPr>
                <w:ins w:id="4909" w:author="David Dayan" w:date="2021-12-03T17:13:00Z"/>
                <w:rFonts w:ascii="Calibri" w:eastAsia="Times New Roman" w:hAnsi="Calibri" w:cs="Times New Roman"/>
                <w:color w:val="000000"/>
                <w:sz w:val="16"/>
                <w:szCs w:val="16"/>
              </w:rPr>
            </w:pPr>
            <w:proofErr w:type="spellStart"/>
            <w:ins w:id="491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911" w:author="David Dayan" w:date="2021-12-03T17:18:00Z">
              <w:tcPr>
                <w:tcW w:w="1426" w:type="dxa"/>
                <w:tcBorders>
                  <w:top w:val="nil"/>
                  <w:left w:val="nil"/>
                  <w:bottom w:val="nil"/>
                  <w:right w:val="nil"/>
                </w:tcBorders>
                <w:shd w:val="clear" w:color="auto" w:fill="auto"/>
                <w:noWrap/>
                <w:vAlign w:val="bottom"/>
                <w:hideMark/>
              </w:tcPr>
            </w:tcPrChange>
          </w:tcPr>
          <w:p w14:paraId="7B48C629" w14:textId="77777777" w:rsidR="00036D0E" w:rsidRPr="00036D0E" w:rsidRDefault="00036D0E" w:rsidP="00245317">
            <w:pPr>
              <w:spacing w:after="0" w:line="240" w:lineRule="auto"/>
              <w:jc w:val="center"/>
              <w:rPr>
                <w:ins w:id="4912" w:author="David Dayan" w:date="2021-12-03T17:13:00Z"/>
                <w:rFonts w:ascii="Calibri" w:eastAsia="Times New Roman" w:hAnsi="Calibri" w:cs="Times New Roman"/>
                <w:color w:val="000000"/>
                <w:sz w:val="16"/>
                <w:szCs w:val="16"/>
              </w:rPr>
            </w:pPr>
            <w:proofErr w:type="spellStart"/>
            <w:ins w:id="491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42B6DF8" w14:textId="77777777" w:rsidTr="00245317">
        <w:trPr>
          <w:cantSplit/>
          <w:trHeight w:val="20"/>
          <w:ins w:id="4914" w:author="David Dayan" w:date="2021-12-03T17:13:00Z"/>
          <w:trPrChange w:id="491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916" w:author="David Dayan" w:date="2021-12-03T17:18:00Z">
              <w:tcPr>
                <w:tcW w:w="1563" w:type="dxa"/>
                <w:tcBorders>
                  <w:top w:val="nil"/>
                  <w:left w:val="nil"/>
                  <w:bottom w:val="nil"/>
                  <w:right w:val="nil"/>
                </w:tcBorders>
                <w:shd w:val="clear" w:color="auto" w:fill="auto"/>
                <w:noWrap/>
                <w:vAlign w:val="bottom"/>
                <w:hideMark/>
              </w:tcPr>
            </w:tcPrChange>
          </w:tcPr>
          <w:p w14:paraId="0772E7AA" w14:textId="77777777" w:rsidR="00036D0E" w:rsidRPr="00036D0E" w:rsidRDefault="00036D0E" w:rsidP="00245317">
            <w:pPr>
              <w:spacing w:after="0" w:line="240" w:lineRule="auto"/>
              <w:jc w:val="center"/>
              <w:rPr>
                <w:ins w:id="4917" w:author="David Dayan" w:date="2021-12-03T17:13:00Z"/>
                <w:rFonts w:ascii="Calibri" w:eastAsia="Times New Roman" w:hAnsi="Calibri" w:cs="Times New Roman"/>
                <w:color w:val="000000"/>
                <w:sz w:val="16"/>
                <w:szCs w:val="16"/>
              </w:rPr>
            </w:pPr>
            <w:ins w:id="4918" w:author="David Dayan" w:date="2021-12-03T17:13:00Z">
              <w:r w:rsidRPr="00036D0E">
                <w:rPr>
                  <w:rFonts w:ascii="Calibri" w:eastAsia="Times New Roman" w:hAnsi="Calibri" w:cs="Times New Roman"/>
                  <w:color w:val="000000"/>
                  <w:sz w:val="16"/>
                  <w:szCs w:val="16"/>
                </w:rPr>
                <w:t>OtsAC20ROGR_0136</w:t>
              </w:r>
            </w:ins>
          </w:p>
        </w:tc>
        <w:tc>
          <w:tcPr>
            <w:tcW w:w="746" w:type="dxa"/>
            <w:tcBorders>
              <w:top w:val="nil"/>
              <w:left w:val="nil"/>
              <w:bottom w:val="nil"/>
              <w:right w:val="nil"/>
            </w:tcBorders>
            <w:shd w:val="clear" w:color="auto" w:fill="auto"/>
            <w:noWrap/>
            <w:vAlign w:val="bottom"/>
            <w:hideMark/>
            <w:tcPrChange w:id="4919" w:author="David Dayan" w:date="2021-12-03T17:18:00Z">
              <w:tcPr>
                <w:tcW w:w="746" w:type="dxa"/>
                <w:tcBorders>
                  <w:top w:val="nil"/>
                  <w:left w:val="nil"/>
                  <w:bottom w:val="nil"/>
                  <w:right w:val="nil"/>
                </w:tcBorders>
                <w:shd w:val="clear" w:color="auto" w:fill="auto"/>
                <w:noWrap/>
                <w:vAlign w:val="bottom"/>
                <w:hideMark/>
              </w:tcPr>
            </w:tcPrChange>
          </w:tcPr>
          <w:p w14:paraId="5E2E1FF3" w14:textId="77777777" w:rsidR="00036D0E" w:rsidRPr="00036D0E" w:rsidRDefault="00036D0E" w:rsidP="00245317">
            <w:pPr>
              <w:spacing w:after="0" w:line="240" w:lineRule="auto"/>
              <w:jc w:val="center"/>
              <w:rPr>
                <w:ins w:id="4920" w:author="David Dayan" w:date="2021-12-03T17:13:00Z"/>
                <w:rFonts w:ascii="Calibri" w:eastAsia="Times New Roman" w:hAnsi="Calibri" w:cs="Times New Roman"/>
                <w:color w:val="000000"/>
                <w:sz w:val="16"/>
                <w:szCs w:val="16"/>
              </w:rPr>
            </w:pPr>
            <w:ins w:id="4921"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922" w:author="David Dayan" w:date="2021-12-03T17:18:00Z">
              <w:tcPr>
                <w:tcW w:w="599" w:type="dxa"/>
                <w:tcBorders>
                  <w:top w:val="nil"/>
                  <w:left w:val="nil"/>
                  <w:bottom w:val="nil"/>
                  <w:right w:val="nil"/>
                </w:tcBorders>
                <w:shd w:val="clear" w:color="auto" w:fill="auto"/>
                <w:noWrap/>
                <w:vAlign w:val="bottom"/>
                <w:hideMark/>
              </w:tcPr>
            </w:tcPrChange>
          </w:tcPr>
          <w:p w14:paraId="2A8C9A26" w14:textId="77777777" w:rsidR="00036D0E" w:rsidRPr="00036D0E" w:rsidRDefault="00036D0E" w:rsidP="00245317">
            <w:pPr>
              <w:spacing w:after="0" w:line="240" w:lineRule="auto"/>
              <w:jc w:val="center"/>
              <w:rPr>
                <w:ins w:id="4923" w:author="David Dayan" w:date="2021-12-03T17:13:00Z"/>
                <w:rFonts w:ascii="Calibri" w:eastAsia="Times New Roman" w:hAnsi="Calibri" w:cs="Times New Roman"/>
                <w:color w:val="000000"/>
                <w:sz w:val="16"/>
                <w:szCs w:val="16"/>
              </w:rPr>
            </w:pPr>
            <w:ins w:id="4924"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925" w:author="David Dayan" w:date="2021-12-03T17:18:00Z">
              <w:tcPr>
                <w:tcW w:w="1142" w:type="dxa"/>
                <w:tcBorders>
                  <w:top w:val="nil"/>
                  <w:left w:val="nil"/>
                  <w:bottom w:val="nil"/>
                  <w:right w:val="nil"/>
                </w:tcBorders>
                <w:shd w:val="clear" w:color="auto" w:fill="auto"/>
                <w:noWrap/>
                <w:vAlign w:val="bottom"/>
                <w:hideMark/>
              </w:tcPr>
            </w:tcPrChange>
          </w:tcPr>
          <w:p w14:paraId="6F027AB8" w14:textId="77777777" w:rsidR="00036D0E" w:rsidRPr="00036D0E" w:rsidRDefault="00036D0E" w:rsidP="00245317">
            <w:pPr>
              <w:spacing w:after="0" w:line="240" w:lineRule="auto"/>
              <w:jc w:val="center"/>
              <w:rPr>
                <w:ins w:id="4926" w:author="David Dayan" w:date="2021-12-03T17:13:00Z"/>
                <w:rFonts w:ascii="Calibri" w:eastAsia="Times New Roman" w:hAnsi="Calibri" w:cs="Times New Roman"/>
                <w:color w:val="000000"/>
                <w:sz w:val="16"/>
                <w:szCs w:val="16"/>
              </w:rPr>
            </w:pPr>
            <w:ins w:id="492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928" w:author="David Dayan" w:date="2021-12-03T17:18:00Z">
              <w:tcPr>
                <w:tcW w:w="1440" w:type="dxa"/>
                <w:tcBorders>
                  <w:top w:val="nil"/>
                  <w:left w:val="nil"/>
                  <w:bottom w:val="nil"/>
                  <w:right w:val="nil"/>
                </w:tcBorders>
                <w:shd w:val="clear" w:color="auto" w:fill="auto"/>
                <w:noWrap/>
                <w:vAlign w:val="bottom"/>
                <w:hideMark/>
              </w:tcPr>
            </w:tcPrChange>
          </w:tcPr>
          <w:p w14:paraId="4D2AD9A8" w14:textId="77777777" w:rsidR="00036D0E" w:rsidRPr="00036D0E" w:rsidRDefault="00036D0E" w:rsidP="00245317">
            <w:pPr>
              <w:spacing w:after="0" w:line="240" w:lineRule="auto"/>
              <w:jc w:val="center"/>
              <w:rPr>
                <w:ins w:id="4929" w:author="David Dayan" w:date="2021-12-03T17:13:00Z"/>
                <w:rFonts w:ascii="Calibri" w:eastAsia="Times New Roman" w:hAnsi="Calibri" w:cs="Times New Roman"/>
                <w:color w:val="000000"/>
                <w:sz w:val="16"/>
                <w:szCs w:val="16"/>
              </w:rPr>
            </w:pPr>
            <w:ins w:id="493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931" w:author="David Dayan" w:date="2021-12-03T17:18:00Z">
              <w:tcPr>
                <w:tcW w:w="1530" w:type="dxa"/>
                <w:tcBorders>
                  <w:top w:val="nil"/>
                  <w:left w:val="nil"/>
                  <w:bottom w:val="nil"/>
                  <w:right w:val="nil"/>
                </w:tcBorders>
                <w:shd w:val="clear" w:color="auto" w:fill="auto"/>
                <w:noWrap/>
                <w:vAlign w:val="bottom"/>
                <w:hideMark/>
              </w:tcPr>
            </w:tcPrChange>
          </w:tcPr>
          <w:p w14:paraId="7FECE2C3" w14:textId="77777777" w:rsidR="00036D0E" w:rsidRPr="00036D0E" w:rsidRDefault="00036D0E" w:rsidP="00245317">
            <w:pPr>
              <w:spacing w:after="0" w:line="240" w:lineRule="auto"/>
              <w:jc w:val="center"/>
              <w:rPr>
                <w:ins w:id="4932" w:author="David Dayan" w:date="2021-12-03T17:13:00Z"/>
                <w:rFonts w:ascii="Calibri" w:eastAsia="Times New Roman" w:hAnsi="Calibri" w:cs="Times New Roman"/>
                <w:color w:val="000000"/>
                <w:sz w:val="16"/>
                <w:szCs w:val="16"/>
              </w:rPr>
            </w:pPr>
            <w:ins w:id="493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934" w:author="David Dayan" w:date="2021-12-03T17:18:00Z">
              <w:tcPr>
                <w:tcW w:w="898" w:type="dxa"/>
                <w:tcBorders>
                  <w:top w:val="nil"/>
                  <w:left w:val="nil"/>
                  <w:bottom w:val="nil"/>
                  <w:right w:val="nil"/>
                </w:tcBorders>
                <w:shd w:val="clear" w:color="auto" w:fill="auto"/>
                <w:noWrap/>
                <w:vAlign w:val="bottom"/>
                <w:hideMark/>
              </w:tcPr>
            </w:tcPrChange>
          </w:tcPr>
          <w:p w14:paraId="3DC43FC9" w14:textId="77777777" w:rsidR="00036D0E" w:rsidRPr="00036D0E" w:rsidRDefault="00036D0E" w:rsidP="00245317">
            <w:pPr>
              <w:spacing w:after="0" w:line="240" w:lineRule="auto"/>
              <w:jc w:val="center"/>
              <w:rPr>
                <w:ins w:id="4935" w:author="David Dayan" w:date="2021-12-03T17:13:00Z"/>
                <w:rFonts w:ascii="Calibri" w:eastAsia="Times New Roman" w:hAnsi="Calibri" w:cs="Times New Roman"/>
                <w:color w:val="000000"/>
                <w:sz w:val="16"/>
                <w:szCs w:val="16"/>
              </w:rPr>
            </w:pPr>
            <w:ins w:id="493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937" w:author="David Dayan" w:date="2021-12-03T17:18:00Z">
              <w:tcPr>
                <w:tcW w:w="902" w:type="dxa"/>
                <w:tcBorders>
                  <w:top w:val="nil"/>
                  <w:left w:val="nil"/>
                  <w:bottom w:val="nil"/>
                  <w:right w:val="nil"/>
                </w:tcBorders>
                <w:shd w:val="clear" w:color="auto" w:fill="auto"/>
                <w:noWrap/>
                <w:vAlign w:val="bottom"/>
                <w:hideMark/>
              </w:tcPr>
            </w:tcPrChange>
          </w:tcPr>
          <w:p w14:paraId="2CCFE00E" w14:textId="77777777" w:rsidR="00036D0E" w:rsidRPr="00036D0E" w:rsidRDefault="00036D0E" w:rsidP="00245317">
            <w:pPr>
              <w:spacing w:after="0" w:line="240" w:lineRule="auto"/>
              <w:jc w:val="center"/>
              <w:rPr>
                <w:ins w:id="4938" w:author="David Dayan" w:date="2021-12-03T17:13:00Z"/>
                <w:rFonts w:ascii="Calibri" w:eastAsia="Times New Roman" w:hAnsi="Calibri" w:cs="Times New Roman"/>
                <w:color w:val="000000"/>
                <w:sz w:val="16"/>
                <w:szCs w:val="16"/>
              </w:rPr>
            </w:pPr>
            <w:ins w:id="493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940" w:author="David Dayan" w:date="2021-12-03T17:18:00Z">
              <w:tcPr>
                <w:tcW w:w="2160" w:type="dxa"/>
                <w:tcBorders>
                  <w:top w:val="nil"/>
                  <w:left w:val="nil"/>
                  <w:bottom w:val="nil"/>
                  <w:right w:val="nil"/>
                </w:tcBorders>
                <w:shd w:val="clear" w:color="auto" w:fill="auto"/>
                <w:noWrap/>
                <w:vAlign w:val="bottom"/>
                <w:hideMark/>
              </w:tcPr>
            </w:tcPrChange>
          </w:tcPr>
          <w:p w14:paraId="3DD3515A" w14:textId="77777777" w:rsidR="00036D0E" w:rsidRPr="00036D0E" w:rsidRDefault="00036D0E" w:rsidP="00245317">
            <w:pPr>
              <w:spacing w:after="0" w:line="240" w:lineRule="auto"/>
              <w:jc w:val="center"/>
              <w:rPr>
                <w:ins w:id="4941" w:author="David Dayan" w:date="2021-12-03T17:13:00Z"/>
                <w:rFonts w:ascii="Calibri" w:eastAsia="Times New Roman" w:hAnsi="Calibri" w:cs="Times New Roman"/>
                <w:color w:val="000000"/>
                <w:sz w:val="16"/>
                <w:szCs w:val="16"/>
              </w:rPr>
            </w:pPr>
            <w:proofErr w:type="spellStart"/>
            <w:ins w:id="494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943" w:author="David Dayan" w:date="2021-12-03T17:18:00Z">
              <w:tcPr>
                <w:tcW w:w="2876" w:type="dxa"/>
                <w:gridSpan w:val="2"/>
                <w:tcBorders>
                  <w:top w:val="nil"/>
                  <w:left w:val="nil"/>
                  <w:bottom w:val="nil"/>
                  <w:right w:val="nil"/>
                </w:tcBorders>
                <w:shd w:val="clear" w:color="auto" w:fill="auto"/>
                <w:noWrap/>
                <w:vAlign w:val="bottom"/>
                <w:hideMark/>
              </w:tcPr>
            </w:tcPrChange>
          </w:tcPr>
          <w:p w14:paraId="6EE4C27C" w14:textId="77777777" w:rsidR="00036D0E" w:rsidRPr="00036D0E" w:rsidRDefault="00036D0E" w:rsidP="00245317">
            <w:pPr>
              <w:spacing w:after="0" w:line="240" w:lineRule="auto"/>
              <w:jc w:val="center"/>
              <w:rPr>
                <w:ins w:id="4944" w:author="David Dayan" w:date="2021-12-03T17:13:00Z"/>
                <w:rFonts w:ascii="Calibri" w:eastAsia="Times New Roman" w:hAnsi="Calibri" w:cs="Times New Roman"/>
                <w:color w:val="000000"/>
                <w:sz w:val="16"/>
                <w:szCs w:val="16"/>
              </w:rPr>
            </w:pPr>
            <w:proofErr w:type="spellStart"/>
            <w:ins w:id="494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946" w:author="David Dayan" w:date="2021-12-03T17:18:00Z">
              <w:tcPr>
                <w:tcW w:w="1426" w:type="dxa"/>
                <w:tcBorders>
                  <w:top w:val="nil"/>
                  <w:left w:val="nil"/>
                  <w:bottom w:val="nil"/>
                  <w:right w:val="nil"/>
                </w:tcBorders>
                <w:shd w:val="clear" w:color="auto" w:fill="auto"/>
                <w:noWrap/>
                <w:vAlign w:val="bottom"/>
                <w:hideMark/>
              </w:tcPr>
            </w:tcPrChange>
          </w:tcPr>
          <w:p w14:paraId="5905F240" w14:textId="77777777" w:rsidR="00036D0E" w:rsidRPr="00036D0E" w:rsidRDefault="00036D0E" w:rsidP="00245317">
            <w:pPr>
              <w:spacing w:after="0" w:line="240" w:lineRule="auto"/>
              <w:jc w:val="center"/>
              <w:rPr>
                <w:ins w:id="4947" w:author="David Dayan" w:date="2021-12-03T17:13:00Z"/>
                <w:rFonts w:ascii="Calibri" w:eastAsia="Times New Roman" w:hAnsi="Calibri" w:cs="Times New Roman"/>
                <w:color w:val="000000"/>
                <w:sz w:val="16"/>
                <w:szCs w:val="16"/>
              </w:rPr>
            </w:pPr>
            <w:proofErr w:type="spellStart"/>
            <w:ins w:id="494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27A38F3" w14:textId="77777777" w:rsidTr="00245317">
        <w:trPr>
          <w:cantSplit/>
          <w:trHeight w:val="20"/>
          <w:ins w:id="4949" w:author="David Dayan" w:date="2021-12-03T17:13:00Z"/>
          <w:trPrChange w:id="495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951" w:author="David Dayan" w:date="2021-12-03T17:18:00Z">
              <w:tcPr>
                <w:tcW w:w="1563" w:type="dxa"/>
                <w:tcBorders>
                  <w:top w:val="nil"/>
                  <w:left w:val="nil"/>
                  <w:bottom w:val="nil"/>
                  <w:right w:val="nil"/>
                </w:tcBorders>
                <w:shd w:val="clear" w:color="auto" w:fill="auto"/>
                <w:noWrap/>
                <w:vAlign w:val="bottom"/>
                <w:hideMark/>
              </w:tcPr>
            </w:tcPrChange>
          </w:tcPr>
          <w:p w14:paraId="2126B270" w14:textId="77777777" w:rsidR="00036D0E" w:rsidRPr="00036D0E" w:rsidRDefault="00036D0E" w:rsidP="00245317">
            <w:pPr>
              <w:spacing w:after="0" w:line="240" w:lineRule="auto"/>
              <w:jc w:val="center"/>
              <w:rPr>
                <w:ins w:id="4952" w:author="David Dayan" w:date="2021-12-03T17:13:00Z"/>
                <w:rFonts w:ascii="Calibri" w:eastAsia="Times New Roman" w:hAnsi="Calibri" w:cs="Times New Roman"/>
                <w:color w:val="000000"/>
                <w:sz w:val="16"/>
                <w:szCs w:val="16"/>
              </w:rPr>
            </w:pPr>
            <w:ins w:id="4953" w:author="David Dayan" w:date="2021-12-03T17:13:00Z">
              <w:r w:rsidRPr="00036D0E">
                <w:rPr>
                  <w:rFonts w:ascii="Calibri" w:eastAsia="Times New Roman" w:hAnsi="Calibri" w:cs="Times New Roman"/>
                  <w:color w:val="000000"/>
                  <w:sz w:val="16"/>
                  <w:szCs w:val="16"/>
                </w:rPr>
                <w:t>OtsAC20ROGR_0137</w:t>
              </w:r>
            </w:ins>
          </w:p>
        </w:tc>
        <w:tc>
          <w:tcPr>
            <w:tcW w:w="746" w:type="dxa"/>
            <w:tcBorders>
              <w:top w:val="nil"/>
              <w:left w:val="nil"/>
              <w:bottom w:val="nil"/>
              <w:right w:val="nil"/>
            </w:tcBorders>
            <w:shd w:val="clear" w:color="auto" w:fill="auto"/>
            <w:noWrap/>
            <w:vAlign w:val="bottom"/>
            <w:hideMark/>
            <w:tcPrChange w:id="4954" w:author="David Dayan" w:date="2021-12-03T17:18:00Z">
              <w:tcPr>
                <w:tcW w:w="746" w:type="dxa"/>
                <w:tcBorders>
                  <w:top w:val="nil"/>
                  <w:left w:val="nil"/>
                  <w:bottom w:val="nil"/>
                  <w:right w:val="nil"/>
                </w:tcBorders>
                <w:shd w:val="clear" w:color="auto" w:fill="auto"/>
                <w:noWrap/>
                <w:vAlign w:val="bottom"/>
                <w:hideMark/>
              </w:tcPr>
            </w:tcPrChange>
          </w:tcPr>
          <w:p w14:paraId="64984961" w14:textId="77777777" w:rsidR="00036D0E" w:rsidRPr="00036D0E" w:rsidRDefault="00036D0E" w:rsidP="00245317">
            <w:pPr>
              <w:spacing w:after="0" w:line="240" w:lineRule="auto"/>
              <w:jc w:val="center"/>
              <w:rPr>
                <w:ins w:id="4955" w:author="David Dayan" w:date="2021-12-03T17:13:00Z"/>
                <w:rFonts w:ascii="Calibri" w:eastAsia="Times New Roman" w:hAnsi="Calibri" w:cs="Times New Roman"/>
                <w:color w:val="000000"/>
                <w:sz w:val="16"/>
                <w:szCs w:val="16"/>
              </w:rPr>
            </w:pPr>
            <w:ins w:id="4956" w:author="David Dayan" w:date="2021-12-03T17:13:00Z">
              <w:r w:rsidRPr="00036D0E">
                <w:rPr>
                  <w:rFonts w:ascii="Calibri" w:eastAsia="Times New Roman" w:hAnsi="Calibri" w:cs="Times New Roman"/>
                  <w:color w:val="000000"/>
                  <w:sz w:val="16"/>
                  <w:szCs w:val="16"/>
                </w:rPr>
                <w:t>9/2/20</w:t>
              </w:r>
            </w:ins>
          </w:p>
        </w:tc>
        <w:tc>
          <w:tcPr>
            <w:tcW w:w="599" w:type="dxa"/>
            <w:tcBorders>
              <w:top w:val="nil"/>
              <w:left w:val="nil"/>
              <w:bottom w:val="nil"/>
              <w:right w:val="nil"/>
            </w:tcBorders>
            <w:shd w:val="clear" w:color="auto" w:fill="auto"/>
            <w:noWrap/>
            <w:vAlign w:val="bottom"/>
            <w:hideMark/>
            <w:tcPrChange w:id="4957" w:author="David Dayan" w:date="2021-12-03T17:18:00Z">
              <w:tcPr>
                <w:tcW w:w="599" w:type="dxa"/>
                <w:tcBorders>
                  <w:top w:val="nil"/>
                  <w:left w:val="nil"/>
                  <w:bottom w:val="nil"/>
                  <w:right w:val="nil"/>
                </w:tcBorders>
                <w:shd w:val="clear" w:color="auto" w:fill="auto"/>
                <w:noWrap/>
                <w:vAlign w:val="bottom"/>
                <w:hideMark/>
              </w:tcPr>
            </w:tcPrChange>
          </w:tcPr>
          <w:p w14:paraId="4143EE26" w14:textId="77777777" w:rsidR="00036D0E" w:rsidRPr="00036D0E" w:rsidRDefault="00036D0E" w:rsidP="00245317">
            <w:pPr>
              <w:spacing w:after="0" w:line="240" w:lineRule="auto"/>
              <w:jc w:val="center"/>
              <w:rPr>
                <w:ins w:id="4958" w:author="David Dayan" w:date="2021-12-03T17:13:00Z"/>
                <w:rFonts w:ascii="Calibri" w:eastAsia="Times New Roman" w:hAnsi="Calibri" w:cs="Times New Roman"/>
                <w:color w:val="000000"/>
                <w:sz w:val="16"/>
                <w:szCs w:val="16"/>
              </w:rPr>
            </w:pPr>
            <w:ins w:id="4959" w:author="David Dayan" w:date="2021-12-03T17:13:00Z">
              <w:r w:rsidRPr="00036D0E">
                <w:rPr>
                  <w:rFonts w:ascii="Calibri" w:eastAsia="Times New Roman" w:hAnsi="Calibri" w:cs="Times New Roman"/>
                  <w:color w:val="000000"/>
                  <w:sz w:val="16"/>
                  <w:szCs w:val="16"/>
                </w:rPr>
                <w:t>246</w:t>
              </w:r>
            </w:ins>
          </w:p>
        </w:tc>
        <w:tc>
          <w:tcPr>
            <w:tcW w:w="1142" w:type="dxa"/>
            <w:tcBorders>
              <w:top w:val="nil"/>
              <w:left w:val="nil"/>
              <w:bottom w:val="nil"/>
              <w:right w:val="nil"/>
            </w:tcBorders>
            <w:shd w:val="clear" w:color="auto" w:fill="auto"/>
            <w:noWrap/>
            <w:vAlign w:val="bottom"/>
            <w:hideMark/>
            <w:tcPrChange w:id="4960" w:author="David Dayan" w:date="2021-12-03T17:18:00Z">
              <w:tcPr>
                <w:tcW w:w="1142" w:type="dxa"/>
                <w:tcBorders>
                  <w:top w:val="nil"/>
                  <w:left w:val="nil"/>
                  <w:bottom w:val="nil"/>
                  <w:right w:val="nil"/>
                </w:tcBorders>
                <w:shd w:val="clear" w:color="auto" w:fill="auto"/>
                <w:noWrap/>
                <w:vAlign w:val="bottom"/>
                <w:hideMark/>
              </w:tcPr>
            </w:tcPrChange>
          </w:tcPr>
          <w:p w14:paraId="6613EE76" w14:textId="77777777" w:rsidR="00036D0E" w:rsidRPr="00036D0E" w:rsidRDefault="00036D0E" w:rsidP="00245317">
            <w:pPr>
              <w:spacing w:after="0" w:line="240" w:lineRule="auto"/>
              <w:jc w:val="center"/>
              <w:rPr>
                <w:ins w:id="4961" w:author="David Dayan" w:date="2021-12-03T17:13:00Z"/>
                <w:rFonts w:ascii="Calibri" w:eastAsia="Times New Roman" w:hAnsi="Calibri" w:cs="Times New Roman"/>
                <w:color w:val="000000"/>
                <w:sz w:val="16"/>
                <w:szCs w:val="16"/>
              </w:rPr>
            </w:pPr>
            <w:ins w:id="496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963" w:author="David Dayan" w:date="2021-12-03T17:18:00Z">
              <w:tcPr>
                <w:tcW w:w="1440" w:type="dxa"/>
                <w:tcBorders>
                  <w:top w:val="nil"/>
                  <w:left w:val="nil"/>
                  <w:bottom w:val="nil"/>
                  <w:right w:val="nil"/>
                </w:tcBorders>
                <w:shd w:val="clear" w:color="auto" w:fill="auto"/>
                <w:noWrap/>
                <w:vAlign w:val="bottom"/>
                <w:hideMark/>
              </w:tcPr>
            </w:tcPrChange>
          </w:tcPr>
          <w:p w14:paraId="25B009B9" w14:textId="77777777" w:rsidR="00036D0E" w:rsidRPr="00036D0E" w:rsidRDefault="00036D0E" w:rsidP="00245317">
            <w:pPr>
              <w:spacing w:after="0" w:line="240" w:lineRule="auto"/>
              <w:jc w:val="center"/>
              <w:rPr>
                <w:ins w:id="4964" w:author="David Dayan" w:date="2021-12-03T17:13:00Z"/>
                <w:rFonts w:ascii="Calibri" w:eastAsia="Times New Roman" w:hAnsi="Calibri" w:cs="Times New Roman"/>
                <w:color w:val="000000"/>
                <w:sz w:val="16"/>
                <w:szCs w:val="16"/>
              </w:rPr>
            </w:pPr>
            <w:ins w:id="496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966" w:author="David Dayan" w:date="2021-12-03T17:18:00Z">
              <w:tcPr>
                <w:tcW w:w="1530" w:type="dxa"/>
                <w:tcBorders>
                  <w:top w:val="nil"/>
                  <w:left w:val="nil"/>
                  <w:bottom w:val="nil"/>
                  <w:right w:val="nil"/>
                </w:tcBorders>
                <w:shd w:val="clear" w:color="auto" w:fill="auto"/>
                <w:noWrap/>
                <w:vAlign w:val="bottom"/>
                <w:hideMark/>
              </w:tcPr>
            </w:tcPrChange>
          </w:tcPr>
          <w:p w14:paraId="6D71C46A" w14:textId="77777777" w:rsidR="00036D0E" w:rsidRPr="00036D0E" w:rsidRDefault="00036D0E" w:rsidP="00245317">
            <w:pPr>
              <w:spacing w:after="0" w:line="240" w:lineRule="auto"/>
              <w:jc w:val="center"/>
              <w:rPr>
                <w:ins w:id="4967" w:author="David Dayan" w:date="2021-12-03T17:13:00Z"/>
                <w:rFonts w:ascii="Calibri" w:eastAsia="Times New Roman" w:hAnsi="Calibri" w:cs="Times New Roman"/>
                <w:color w:val="000000"/>
                <w:sz w:val="16"/>
                <w:szCs w:val="16"/>
              </w:rPr>
            </w:pPr>
            <w:ins w:id="496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969" w:author="David Dayan" w:date="2021-12-03T17:18:00Z">
              <w:tcPr>
                <w:tcW w:w="898" w:type="dxa"/>
                <w:tcBorders>
                  <w:top w:val="nil"/>
                  <w:left w:val="nil"/>
                  <w:bottom w:val="nil"/>
                  <w:right w:val="nil"/>
                </w:tcBorders>
                <w:shd w:val="clear" w:color="auto" w:fill="auto"/>
                <w:noWrap/>
                <w:vAlign w:val="bottom"/>
                <w:hideMark/>
              </w:tcPr>
            </w:tcPrChange>
          </w:tcPr>
          <w:p w14:paraId="4088F7EA" w14:textId="77777777" w:rsidR="00036D0E" w:rsidRPr="00036D0E" w:rsidRDefault="00036D0E" w:rsidP="00245317">
            <w:pPr>
              <w:spacing w:after="0" w:line="240" w:lineRule="auto"/>
              <w:jc w:val="center"/>
              <w:rPr>
                <w:ins w:id="4970" w:author="David Dayan" w:date="2021-12-03T17:13:00Z"/>
                <w:rFonts w:ascii="Calibri" w:eastAsia="Times New Roman" w:hAnsi="Calibri" w:cs="Times New Roman"/>
                <w:color w:val="000000"/>
                <w:sz w:val="16"/>
                <w:szCs w:val="16"/>
              </w:rPr>
            </w:pPr>
            <w:ins w:id="497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972" w:author="David Dayan" w:date="2021-12-03T17:18:00Z">
              <w:tcPr>
                <w:tcW w:w="902" w:type="dxa"/>
                <w:tcBorders>
                  <w:top w:val="nil"/>
                  <w:left w:val="nil"/>
                  <w:bottom w:val="nil"/>
                  <w:right w:val="nil"/>
                </w:tcBorders>
                <w:shd w:val="clear" w:color="auto" w:fill="auto"/>
                <w:noWrap/>
                <w:vAlign w:val="bottom"/>
                <w:hideMark/>
              </w:tcPr>
            </w:tcPrChange>
          </w:tcPr>
          <w:p w14:paraId="619BAAF1" w14:textId="77777777" w:rsidR="00036D0E" w:rsidRPr="00036D0E" w:rsidRDefault="00036D0E" w:rsidP="00245317">
            <w:pPr>
              <w:spacing w:after="0" w:line="240" w:lineRule="auto"/>
              <w:jc w:val="center"/>
              <w:rPr>
                <w:ins w:id="4973" w:author="David Dayan" w:date="2021-12-03T17:13:00Z"/>
                <w:rFonts w:ascii="Calibri" w:eastAsia="Times New Roman" w:hAnsi="Calibri" w:cs="Times New Roman"/>
                <w:color w:val="000000"/>
                <w:sz w:val="16"/>
                <w:szCs w:val="16"/>
              </w:rPr>
            </w:pPr>
            <w:ins w:id="497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975" w:author="David Dayan" w:date="2021-12-03T17:18:00Z">
              <w:tcPr>
                <w:tcW w:w="2160" w:type="dxa"/>
                <w:tcBorders>
                  <w:top w:val="nil"/>
                  <w:left w:val="nil"/>
                  <w:bottom w:val="nil"/>
                  <w:right w:val="nil"/>
                </w:tcBorders>
                <w:shd w:val="clear" w:color="auto" w:fill="auto"/>
                <w:noWrap/>
                <w:vAlign w:val="bottom"/>
                <w:hideMark/>
              </w:tcPr>
            </w:tcPrChange>
          </w:tcPr>
          <w:p w14:paraId="2BF9BEB6" w14:textId="77777777" w:rsidR="00036D0E" w:rsidRPr="00036D0E" w:rsidRDefault="00036D0E" w:rsidP="00245317">
            <w:pPr>
              <w:spacing w:after="0" w:line="240" w:lineRule="auto"/>
              <w:jc w:val="center"/>
              <w:rPr>
                <w:ins w:id="4976" w:author="David Dayan" w:date="2021-12-03T17:13:00Z"/>
                <w:rFonts w:ascii="Calibri" w:eastAsia="Times New Roman" w:hAnsi="Calibri" w:cs="Times New Roman"/>
                <w:color w:val="000000"/>
                <w:sz w:val="16"/>
                <w:szCs w:val="16"/>
              </w:rPr>
            </w:pPr>
            <w:proofErr w:type="spellStart"/>
            <w:ins w:id="497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4978" w:author="David Dayan" w:date="2021-12-03T17:18:00Z">
              <w:tcPr>
                <w:tcW w:w="2876" w:type="dxa"/>
                <w:gridSpan w:val="2"/>
                <w:tcBorders>
                  <w:top w:val="nil"/>
                  <w:left w:val="nil"/>
                  <w:bottom w:val="nil"/>
                  <w:right w:val="nil"/>
                </w:tcBorders>
                <w:shd w:val="clear" w:color="auto" w:fill="auto"/>
                <w:noWrap/>
                <w:vAlign w:val="bottom"/>
                <w:hideMark/>
              </w:tcPr>
            </w:tcPrChange>
          </w:tcPr>
          <w:p w14:paraId="271619D2" w14:textId="77777777" w:rsidR="00036D0E" w:rsidRPr="00036D0E" w:rsidRDefault="00036D0E" w:rsidP="00245317">
            <w:pPr>
              <w:spacing w:after="0" w:line="240" w:lineRule="auto"/>
              <w:jc w:val="center"/>
              <w:rPr>
                <w:ins w:id="4979" w:author="David Dayan" w:date="2021-12-03T17:13:00Z"/>
                <w:rFonts w:ascii="Calibri" w:eastAsia="Times New Roman" w:hAnsi="Calibri" w:cs="Times New Roman"/>
                <w:color w:val="000000"/>
                <w:sz w:val="16"/>
                <w:szCs w:val="16"/>
              </w:rPr>
            </w:pPr>
            <w:proofErr w:type="spellStart"/>
            <w:ins w:id="498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4981" w:author="David Dayan" w:date="2021-12-03T17:18:00Z">
              <w:tcPr>
                <w:tcW w:w="1426" w:type="dxa"/>
                <w:tcBorders>
                  <w:top w:val="nil"/>
                  <w:left w:val="nil"/>
                  <w:bottom w:val="nil"/>
                  <w:right w:val="nil"/>
                </w:tcBorders>
                <w:shd w:val="clear" w:color="auto" w:fill="auto"/>
                <w:noWrap/>
                <w:vAlign w:val="bottom"/>
                <w:hideMark/>
              </w:tcPr>
            </w:tcPrChange>
          </w:tcPr>
          <w:p w14:paraId="15E94EA1" w14:textId="77777777" w:rsidR="00036D0E" w:rsidRPr="00036D0E" w:rsidRDefault="00036D0E" w:rsidP="00245317">
            <w:pPr>
              <w:spacing w:after="0" w:line="240" w:lineRule="auto"/>
              <w:jc w:val="center"/>
              <w:rPr>
                <w:ins w:id="4982" w:author="David Dayan" w:date="2021-12-03T17:13:00Z"/>
                <w:rFonts w:ascii="Calibri" w:eastAsia="Times New Roman" w:hAnsi="Calibri" w:cs="Times New Roman"/>
                <w:color w:val="000000"/>
                <w:sz w:val="16"/>
                <w:szCs w:val="16"/>
              </w:rPr>
            </w:pPr>
            <w:proofErr w:type="spellStart"/>
            <w:ins w:id="498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74C9B37" w14:textId="77777777" w:rsidTr="00245317">
        <w:trPr>
          <w:cantSplit/>
          <w:trHeight w:val="20"/>
          <w:ins w:id="4984" w:author="David Dayan" w:date="2021-12-03T17:13:00Z"/>
          <w:trPrChange w:id="498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986" w:author="David Dayan" w:date="2021-12-03T17:18:00Z">
              <w:tcPr>
                <w:tcW w:w="1563" w:type="dxa"/>
                <w:tcBorders>
                  <w:top w:val="nil"/>
                  <w:left w:val="nil"/>
                  <w:bottom w:val="nil"/>
                  <w:right w:val="nil"/>
                </w:tcBorders>
                <w:shd w:val="clear" w:color="auto" w:fill="auto"/>
                <w:noWrap/>
                <w:vAlign w:val="bottom"/>
                <w:hideMark/>
              </w:tcPr>
            </w:tcPrChange>
          </w:tcPr>
          <w:p w14:paraId="15E7A08A" w14:textId="77777777" w:rsidR="00036D0E" w:rsidRPr="00036D0E" w:rsidRDefault="00036D0E" w:rsidP="00245317">
            <w:pPr>
              <w:spacing w:after="0" w:line="240" w:lineRule="auto"/>
              <w:jc w:val="center"/>
              <w:rPr>
                <w:ins w:id="4987" w:author="David Dayan" w:date="2021-12-03T17:13:00Z"/>
                <w:rFonts w:ascii="Calibri" w:eastAsia="Times New Roman" w:hAnsi="Calibri" w:cs="Times New Roman"/>
                <w:color w:val="000000"/>
                <w:sz w:val="16"/>
                <w:szCs w:val="16"/>
              </w:rPr>
            </w:pPr>
            <w:ins w:id="4988" w:author="David Dayan" w:date="2021-12-03T17:13:00Z">
              <w:r w:rsidRPr="00036D0E">
                <w:rPr>
                  <w:rFonts w:ascii="Calibri" w:eastAsia="Times New Roman" w:hAnsi="Calibri" w:cs="Times New Roman"/>
                  <w:color w:val="000000"/>
                  <w:sz w:val="16"/>
                  <w:szCs w:val="16"/>
                </w:rPr>
                <w:t>OtsAC20ROGR_0138</w:t>
              </w:r>
            </w:ins>
          </w:p>
        </w:tc>
        <w:tc>
          <w:tcPr>
            <w:tcW w:w="746" w:type="dxa"/>
            <w:tcBorders>
              <w:top w:val="nil"/>
              <w:left w:val="nil"/>
              <w:bottom w:val="nil"/>
              <w:right w:val="nil"/>
            </w:tcBorders>
            <w:shd w:val="clear" w:color="auto" w:fill="auto"/>
            <w:noWrap/>
            <w:vAlign w:val="bottom"/>
            <w:hideMark/>
            <w:tcPrChange w:id="4989" w:author="David Dayan" w:date="2021-12-03T17:18:00Z">
              <w:tcPr>
                <w:tcW w:w="746" w:type="dxa"/>
                <w:tcBorders>
                  <w:top w:val="nil"/>
                  <w:left w:val="nil"/>
                  <w:bottom w:val="nil"/>
                  <w:right w:val="nil"/>
                </w:tcBorders>
                <w:shd w:val="clear" w:color="auto" w:fill="auto"/>
                <w:noWrap/>
                <w:vAlign w:val="bottom"/>
                <w:hideMark/>
              </w:tcPr>
            </w:tcPrChange>
          </w:tcPr>
          <w:p w14:paraId="720694F0" w14:textId="77777777" w:rsidR="00036D0E" w:rsidRPr="00036D0E" w:rsidRDefault="00036D0E" w:rsidP="00245317">
            <w:pPr>
              <w:spacing w:after="0" w:line="240" w:lineRule="auto"/>
              <w:jc w:val="center"/>
              <w:rPr>
                <w:ins w:id="4990" w:author="David Dayan" w:date="2021-12-03T17:13:00Z"/>
                <w:rFonts w:ascii="Calibri" w:eastAsia="Times New Roman" w:hAnsi="Calibri" w:cs="Times New Roman"/>
                <w:color w:val="000000"/>
                <w:sz w:val="16"/>
                <w:szCs w:val="16"/>
              </w:rPr>
            </w:pPr>
            <w:ins w:id="4991" w:author="David Dayan" w:date="2021-12-03T17:13:00Z">
              <w:r w:rsidRPr="00036D0E">
                <w:rPr>
                  <w:rFonts w:ascii="Calibri" w:eastAsia="Times New Roman" w:hAnsi="Calibri" w:cs="Times New Roman"/>
                  <w:color w:val="000000"/>
                  <w:sz w:val="16"/>
                  <w:szCs w:val="16"/>
                </w:rPr>
                <w:t>9/2/20</w:t>
              </w:r>
            </w:ins>
          </w:p>
        </w:tc>
        <w:tc>
          <w:tcPr>
            <w:tcW w:w="599" w:type="dxa"/>
            <w:tcBorders>
              <w:top w:val="nil"/>
              <w:left w:val="nil"/>
              <w:bottom w:val="nil"/>
              <w:right w:val="nil"/>
            </w:tcBorders>
            <w:shd w:val="clear" w:color="auto" w:fill="auto"/>
            <w:noWrap/>
            <w:vAlign w:val="bottom"/>
            <w:hideMark/>
            <w:tcPrChange w:id="4992" w:author="David Dayan" w:date="2021-12-03T17:18:00Z">
              <w:tcPr>
                <w:tcW w:w="599" w:type="dxa"/>
                <w:tcBorders>
                  <w:top w:val="nil"/>
                  <w:left w:val="nil"/>
                  <w:bottom w:val="nil"/>
                  <w:right w:val="nil"/>
                </w:tcBorders>
                <w:shd w:val="clear" w:color="auto" w:fill="auto"/>
                <w:noWrap/>
                <w:vAlign w:val="bottom"/>
                <w:hideMark/>
              </w:tcPr>
            </w:tcPrChange>
          </w:tcPr>
          <w:p w14:paraId="018CADFB" w14:textId="77777777" w:rsidR="00036D0E" w:rsidRPr="00036D0E" w:rsidRDefault="00036D0E" w:rsidP="00245317">
            <w:pPr>
              <w:spacing w:after="0" w:line="240" w:lineRule="auto"/>
              <w:jc w:val="center"/>
              <w:rPr>
                <w:ins w:id="4993" w:author="David Dayan" w:date="2021-12-03T17:13:00Z"/>
                <w:rFonts w:ascii="Calibri" w:eastAsia="Times New Roman" w:hAnsi="Calibri" w:cs="Times New Roman"/>
                <w:color w:val="000000"/>
                <w:sz w:val="16"/>
                <w:szCs w:val="16"/>
              </w:rPr>
            </w:pPr>
            <w:ins w:id="4994" w:author="David Dayan" w:date="2021-12-03T17:13:00Z">
              <w:r w:rsidRPr="00036D0E">
                <w:rPr>
                  <w:rFonts w:ascii="Calibri" w:eastAsia="Times New Roman" w:hAnsi="Calibri" w:cs="Times New Roman"/>
                  <w:color w:val="000000"/>
                  <w:sz w:val="16"/>
                  <w:szCs w:val="16"/>
                </w:rPr>
                <w:t>246</w:t>
              </w:r>
            </w:ins>
          </w:p>
        </w:tc>
        <w:tc>
          <w:tcPr>
            <w:tcW w:w="1142" w:type="dxa"/>
            <w:tcBorders>
              <w:top w:val="nil"/>
              <w:left w:val="nil"/>
              <w:bottom w:val="nil"/>
              <w:right w:val="nil"/>
            </w:tcBorders>
            <w:shd w:val="clear" w:color="auto" w:fill="auto"/>
            <w:noWrap/>
            <w:vAlign w:val="bottom"/>
            <w:hideMark/>
            <w:tcPrChange w:id="4995" w:author="David Dayan" w:date="2021-12-03T17:18:00Z">
              <w:tcPr>
                <w:tcW w:w="1142" w:type="dxa"/>
                <w:tcBorders>
                  <w:top w:val="nil"/>
                  <w:left w:val="nil"/>
                  <w:bottom w:val="nil"/>
                  <w:right w:val="nil"/>
                </w:tcBorders>
                <w:shd w:val="clear" w:color="auto" w:fill="auto"/>
                <w:noWrap/>
                <w:vAlign w:val="bottom"/>
                <w:hideMark/>
              </w:tcPr>
            </w:tcPrChange>
          </w:tcPr>
          <w:p w14:paraId="0CFB3427" w14:textId="77777777" w:rsidR="00036D0E" w:rsidRPr="00036D0E" w:rsidRDefault="00036D0E" w:rsidP="00245317">
            <w:pPr>
              <w:spacing w:after="0" w:line="240" w:lineRule="auto"/>
              <w:jc w:val="center"/>
              <w:rPr>
                <w:ins w:id="4996" w:author="David Dayan" w:date="2021-12-03T17:13:00Z"/>
                <w:rFonts w:ascii="Calibri" w:eastAsia="Times New Roman" w:hAnsi="Calibri" w:cs="Times New Roman"/>
                <w:color w:val="000000"/>
                <w:sz w:val="16"/>
                <w:szCs w:val="16"/>
              </w:rPr>
            </w:pPr>
            <w:ins w:id="499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998" w:author="David Dayan" w:date="2021-12-03T17:18:00Z">
              <w:tcPr>
                <w:tcW w:w="1440" w:type="dxa"/>
                <w:tcBorders>
                  <w:top w:val="nil"/>
                  <w:left w:val="nil"/>
                  <w:bottom w:val="nil"/>
                  <w:right w:val="nil"/>
                </w:tcBorders>
                <w:shd w:val="clear" w:color="auto" w:fill="auto"/>
                <w:noWrap/>
                <w:vAlign w:val="bottom"/>
                <w:hideMark/>
              </w:tcPr>
            </w:tcPrChange>
          </w:tcPr>
          <w:p w14:paraId="1C0C77F7" w14:textId="77777777" w:rsidR="00036D0E" w:rsidRPr="00036D0E" w:rsidRDefault="00036D0E" w:rsidP="00245317">
            <w:pPr>
              <w:spacing w:after="0" w:line="240" w:lineRule="auto"/>
              <w:jc w:val="center"/>
              <w:rPr>
                <w:ins w:id="4999" w:author="David Dayan" w:date="2021-12-03T17:13:00Z"/>
                <w:rFonts w:ascii="Calibri" w:eastAsia="Times New Roman" w:hAnsi="Calibri" w:cs="Times New Roman"/>
                <w:color w:val="000000"/>
                <w:sz w:val="16"/>
                <w:szCs w:val="16"/>
              </w:rPr>
            </w:pPr>
            <w:ins w:id="500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001" w:author="David Dayan" w:date="2021-12-03T17:18:00Z">
              <w:tcPr>
                <w:tcW w:w="1530" w:type="dxa"/>
                <w:tcBorders>
                  <w:top w:val="nil"/>
                  <w:left w:val="nil"/>
                  <w:bottom w:val="nil"/>
                  <w:right w:val="nil"/>
                </w:tcBorders>
                <w:shd w:val="clear" w:color="auto" w:fill="auto"/>
                <w:noWrap/>
                <w:vAlign w:val="bottom"/>
                <w:hideMark/>
              </w:tcPr>
            </w:tcPrChange>
          </w:tcPr>
          <w:p w14:paraId="2562FBC3" w14:textId="77777777" w:rsidR="00036D0E" w:rsidRPr="00036D0E" w:rsidRDefault="00036D0E" w:rsidP="00245317">
            <w:pPr>
              <w:spacing w:after="0" w:line="240" w:lineRule="auto"/>
              <w:jc w:val="center"/>
              <w:rPr>
                <w:ins w:id="5002" w:author="David Dayan" w:date="2021-12-03T17:13:00Z"/>
                <w:rFonts w:ascii="Calibri" w:eastAsia="Times New Roman" w:hAnsi="Calibri" w:cs="Times New Roman"/>
                <w:color w:val="000000"/>
                <w:sz w:val="16"/>
                <w:szCs w:val="16"/>
              </w:rPr>
            </w:pPr>
            <w:ins w:id="500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004" w:author="David Dayan" w:date="2021-12-03T17:18:00Z">
              <w:tcPr>
                <w:tcW w:w="898" w:type="dxa"/>
                <w:tcBorders>
                  <w:top w:val="nil"/>
                  <w:left w:val="nil"/>
                  <w:bottom w:val="nil"/>
                  <w:right w:val="nil"/>
                </w:tcBorders>
                <w:shd w:val="clear" w:color="auto" w:fill="auto"/>
                <w:noWrap/>
                <w:vAlign w:val="bottom"/>
                <w:hideMark/>
              </w:tcPr>
            </w:tcPrChange>
          </w:tcPr>
          <w:p w14:paraId="61612C6F" w14:textId="77777777" w:rsidR="00036D0E" w:rsidRPr="00036D0E" w:rsidRDefault="00036D0E" w:rsidP="00245317">
            <w:pPr>
              <w:spacing w:after="0" w:line="240" w:lineRule="auto"/>
              <w:jc w:val="center"/>
              <w:rPr>
                <w:ins w:id="5005" w:author="David Dayan" w:date="2021-12-03T17:13:00Z"/>
                <w:rFonts w:ascii="Calibri" w:eastAsia="Times New Roman" w:hAnsi="Calibri" w:cs="Times New Roman"/>
                <w:color w:val="000000"/>
                <w:sz w:val="16"/>
                <w:szCs w:val="16"/>
              </w:rPr>
            </w:pPr>
            <w:ins w:id="500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007" w:author="David Dayan" w:date="2021-12-03T17:18:00Z">
              <w:tcPr>
                <w:tcW w:w="902" w:type="dxa"/>
                <w:tcBorders>
                  <w:top w:val="nil"/>
                  <w:left w:val="nil"/>
                  <w:bottom w:val="nil"/>
                  <w:right w:val="nil"/>
                </w:tcBorders>
                <w:shd w:val="clear" w:color="auto" w:fill="auto"/>
                <w:noWrap/>
                <w:vAlign w:val="bottom"/>
                <w:hideMark/>
              </w:tcPr>
            </w:tcPrChange>
          </w:tcPr>
          <w:p w14:paraId="67F2968B" w14:textId="77777777" w:rsidR="00036D0E" w:rsidRPr="00036D0E" w:rsidRDefault="00036D0E" w:rsidP="00245317">
            <w:pPr>
              <w:spacing w:after="0" w:line="240" w:lineRule="auto"/>
              <w:jc w:val="center"/>
              <w:rPr>
                <w:ins w:id="5008" w:author="David Dayan" w:date="2021-12-03T17:13:00Z"/>
                <w:rFonts w:ascii="Calibri" w:eastAsia="Times New Roman" w:hAnsi="Calibri" w:cs="Times New Roman"/>
                <w:color w:val="000000"/>
                <w:sz w:val="16"/>
                <w:szCs w:val="16"/>
              </w:rPr>
            </w:pPr>
            <w:ins w:id="500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010" w:author="David Dayan" w:date="2021-12-03T17:18:00Z">
              <w:tcPr>
                <w:tcW w:w="2160" w:type="dxa"/>
                <w:tcBorders>
                  <w:top w:val="nil"/>
                  <w:left w:val="nil"/>
                  <w:bottom w:val="nil"/>
                  <w:right w:val="nil"/>
                </w:tcBorders>
                <w:shd w:val="clear" w:color="auto" w:fill="auto"/>
                <w:noWrap/>
                <w:vAlign w:val="bottom"/>
                <w:hideMark/>
              </w:tcPr>
            </w:tcPrChange>
          </w:tcPr>
          <w:p w14:paraId="60865086" w14:textId="77777777" w:rsidR="00036D0E" w:rsidRPr="00036D0E" w:rsidRDefault="00036D0E" w:rsidP="00245317">
            <w:pPr>
              <w:spacing w:after="0" w:line="240" w:lineRule="auto"/>
              <w:jc w:val="center"/>
              <w:rPr>
                <w:ins w:id="5011" w:author="David Dayan" w:date="2021-12-03T17:13:00Z"/>
                <w:rFonts w:ascii="Calibri" w:eastAsia="Times New Roman" w:hAnsi="Calibri" w:cs="Times New Roman"/>
                <w:color w:val="000000"/>
                <w:sz w:val="16"/>
                <w:szCs w:val="16"/>
              </w:rPr>
            </w:pPr>
            <w:proofErr w:type="spellStart"/>
            <w:ins w:id="501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013" w:author="David Dayan" w:date="2021-12-03T17:18:00Z">
              <w:tcPr>
                <w:tcW w:w="2876" w:type="dxa"/>
                <w:gridSpan w:val="2"/>
                <w:tcBorders>
                  <w:top w:val="nil"/>
                  <w:left w:val="nil"/>
                  <w:bottom w:val="nil"/>
                  <w:right w:val="nil"/>
                </w:tcBorders>
                <w:shd w:val="clear" w:color="auto" w:fill="auto"/>
                <w:noWrap/>
                <w:vAlign w:val="bottom"/>
                <w:hideMark/>
              </w:tcPr>
            </w:tcPrChange>
          </w:tcPr>
          <w:p w14:paraId="1BCC1274" w14:textId="77777777" w:rsidR="00036D0E" w:rsidRPr="00036D0E" w:rsidRDefault="00036D0E" w:rsidP="00245317">
            <w:pPr>
              <w:spacing w:after="0" w:line="240" w:lineRule="auto"/>
              <w:jc w:val="center"/>
              <w:rPr>
                <w:ins w:id="5014" w:author="David Dayan" w:date="2021-12-03T17:13:00Z"/>
                <w:rFonts w:ascii="Calibri" w:eastAsia="Times New Roman" w:hAnsi="Calibri" w:cs="Times New Roman"/>
                <w:color w:val="000000"/>
                <w:sz w:val="16"/>
                <w:szCs w:val="16"/>
              </w:rPr>
            </w:pPr>
            <w:proofErr w:type="spellStart"/>
            <w:ins w:id="501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016" w:author="David Dayan" w:date="2021-12-03T17:18:00Z">
              <w:tcPr>
                <w:tcW w:w="1426" w:type="dxa"/>
                <w:tcBorders>
                  <w:top w:val="nil"/>
                  <w:left w:val="nil"/>
                  <w:bottom w:val="nil"/>
                  <w:right w:val="nil"/>
                </w:tcBorders>
                <w:shd w:val="clear" w:color="auto" w:fill="auto"/>
                <w:noWrap/>
                <w:vAlign w:val="bottom"/>
                <w:hideMark/>
              </w:tcPr>
            </w:tcPrChange>
          </w:tcPr>
          <w:p w14:paraId="7EECA396" w14:textId="77777777" w:rsidR="00036D0E" w:rsidRPr="00036D0E" w:rsidRDefault="00036D0E" w:rsidP="00245317">
            <w:pPr>
              <w:spacing w:after="0" w:line="240" w:lineRule="auto"/>
              <w:jc w:val="center"/>
              <w:rPr>
                <w:ins w:id="5017" w:author="David Dayan" w:date="2021-12-03T17:13:00Z"/>
                <w:rFonts w:ascii="Calibri" w:eastAsia="Times New Roman" w:hAnsi="Calibri" w:cs="Times New Roman"/>
                <w:color w:val="000000"/>
                <w:sz w:val="16"/>
                <w:szCs w:val="16"/>
              </w:rPr>
            </w:pPr>
            <w:proofErr w:type="spellStart"/>
            <w:ins w:id="501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14D2DBF" w14:textId="77777777" w:rsidTr="00245317">
        <w:trPr>
          <w:cantSplit/>
          <w:trHeight w:val="20"/>
          <w:ins w:id="5019" w:author="David Dayan" w:date="2021-12-03T17:13:00Z"/>
          <w:trPrChange w:id="502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021" w:author="David Dayan" w:date="2021-12-03T17:18:00Z">
              <w:tcPr>
                <w:tcW w:w="1563" w:type="dxa"/>
                <w:tcBorders>
                  <w:top w:val="nil"/>
                  <w:left w:val="nil"/>
                  <w:bottom w:val="nil"/>
                  <w:right w:val="nil"/>
                </w:tcBorders>
                <w:shd w:val="clear" w:color="auto" w:fill="auto"/>
                <w:noWrap/>
                <w:vAlign w:val="bottom"/>
                <w:hideMark/>
              </w:tcPr>
            </w:tcPrChange>
          </w:tcPr>
          <w:p w14:paraId="30EB7236" w14:textId="77777777" w:rsidR="00036D0E" w:rsidRPr="00036D0E" w:rsidRDefault="00036D0E" w:rsidP="00245317">
            <w:pPr>
              <w:spacing w:after="0" w:line="240" w:lineRule="auto"/>
              <w:jc w:val="center"/>
              <w:rPr>
                <w:ins w:id="5022" w:author="David Dayan" w:date="2021-12-03T17:13:00Z"/>
                <w:rFonts w:ascii="Calibri" w:eastAsia="Times New Roman" w:hAnsi="Calibri" w:cs="Times New Roman"/>
                <w:color w:val="000000"/>
                <w:sz w:val="16"/>
                <w:szCs w:val="16"/>
              </w:rPr>
            </w:pPr>
            <w:ins w:id="5023" w:author="David Dayan" w:date="2021-12-03T17:13:00Z">
              <w:r w:rsidRPr="00036D0E">
                <w:rPr>
                  <w:rFonts w:ascii="Calibri" w:eastAsia="Times New Roman" w:hAnsi="Calibri" w:cs="Times New Roman"/>
                  <w:color w:val="000000"/>
                  <w:sz w:val="16"/>
                  <w:szCs w:val="16"/>
                </w:rPr>
                <w:t>OtsAC20ROGR_0139</w:t>
              </w:r>
            </w:ins>
          </w:p>
        </w:tc>
        <w:tc>
          <w:tcPr>
            <w:tcW w:w="746" w:type="dxa"/>
            <w:tcBorders>
              <w:top w:val="nil"/>
              <w:left w:val="nil"/>
              <w:bottom w:val="nil"/>
              <w:right w:val="nil"/>
            </w:tcBorders>
            <w:shd w:val="clear" w:color="auto" w:fill="auto"/>
            <w:noWrap/>
            <w:vAlign w:val="bottom"/>
            <w:hideMark/>
            <w:tcPrChange w:id="5024" w:author="David Dayan" w:date="2021-12-03T17:18:00Z">
              <w:tcPr>
                <w:tcW w:w="746" w:type="dxa"/>
                <w:tcBorders>
                  <w:top w:val="nil"/>
                  <w:left w:val="nil"/>
                  <w:bottom w:val="nil"/>
                  <w:right w:val="nil"/>
                </w:tcBorders>
                <w:shd w:val="clear" w:color="auto" w:fill="auto"/>
                <w:noWrap/>
                <w:vAlign w:val="bottom"/>
                <w:hideMark/>
              </w:tcPr>
            </w:tcPrChange>
          </w:tcPr>
          <w:p w14:paraId="5389444D" w14:textId="77777777" w:rsidR="00036D0E" w:rsidRPr="00036D0E" w:rsidRDefault="00036D0E" w:rsidP="00245317">
            <w:pPr>
              <w:spacing w:after="0" w:line="240" w:lineRule="auto"/>
              <w:jc w:val="center"/>
              <w:rPr>
                <w:ins w:id="5025" w:author="David Dayan" w:date="2021-12-03T17:13:00Z"/>
                <w:rFonts w:ascii="Calibri" w:eastAsia="Times New Roman" w:hAnsi="Calibri" w:cs="Times New Roman"/>
                <w:color w:val="000000"/>
                <w:sz w:val="16"/>
                <w:szCs w:val="16"/>
              </w:rPr>
            </w:pPr>
            <w:ins w:id="5026" w:author="David Dayan" w:date="2021-12-03T17:13:00Z">
              <w:r w:rsidRPr="00036D0E">
                <w:rPr>
                  <w:rFonts w:ascii="Calibri" w:eastAsia="Times New Roman" w:hAnsi="Calibri" w:cs="Times New Roman"/>
                  <w:color w:val="000000"/>
                  <w:sz w:val="16"/>
                  <w:szCs w:val="16"/>
                </w:rPr>
                <w:t>9/2/20</w:t>
              </w:r>
            </w:ins>
          </w:p>
        </w:tc>
        <w:tc>
          <w:tcPr>
            <w:tcW w:w="599" w:type="dxa"/>
            <w:tcBorders>
              <w:top w:val="nil"/>
              <w:left w:val="nil"/>
              <w:bottom w:val="nil"/>
              <w:right w:val="nil"/>
            </w:tcBorders>
            <w:shd w:val="clear" w:color="auto" w:fill="auto"/>
            <w:noWrap/>
            <w:vAlign w:val="bottom"/>
            <w:hideMark/>
            <w:tcPrChange w:id="5027" w:author="David Dayan" w:date="2021-12-03T17:18:00Z">
              <w:tcPr>
                <w:tcW w:w="599" w:type="dxa"/>
                <w:tcBorders>
                  <w:top w:val="nil"/>
                  <w:left w:val="nil"/>
                  <w:bottom w:val="nil"/>
                  <w:right w:val="nil"/>
                </w:tcBorders>
                <w:shd w:val="clear" w:color="auto" w:fill="auto"/>
                <w:noWrap/>
                <w:vAlign w:val="bottom"/>
                <w:hideMark/>
              </w:tcPr>
            </w:tcPrChange>
          </w:tcPr>
          <w:p w14:paraId="540E3123" w14:textId="77777777" w:rsidR="00036D0E" w:rsidRPr="00036D0E" w:rsidRDefault="00036D0E" w:rsidP="00245317">
            <w:pPr>
              <w:spacing w:after="0" w:line="240" w:lineRule="auto"/>
              <w:jc w:val="center"/>
              <w:rPr>
                <w:ins w:id="5028" w:author="David Dayan" w:date="2021-12-03T17:13:00Z"/>
                <w:rFonts w:ascii="Calibri" w:eastAsia="Times New Roman" w:hAnsi="Calibri" w:cs="Times New Roman"/>
                <w:color w:val="000000"/>
                <w:sz w:val="16"/>
                <w:szCs w:val="16"/>
              </w:rPr>
            </w:pPr>
            <w:ins w:id="5029" w:author="David Dayan" w:date="2021-12-03T17:13:00Z">
              <w:r w:rsidRPr="00036D0E">
                <w:rPr>
                  <w:rFonts w:ascii="Calibri" w:eastAsia="Times New Roman" w:hAnsi="Calibri" w:cs="Times New Roman"/>
                  <w:color w:val="000000"/>
                  <w:sz w:val="16"/>
                  <w:szCs w:val="16"/>
                </w:rPr>
                <w:t>246</w:t>
              </w:r>
            </w:ins>
          </w:p>
        </w:tc>
        <w:tc>
          <w:tcPr>
            <w:tcW w:w="1142" w:type="dxa"/>
            <w:tcBorders>
              <w:top w:val="nil"/>
              <w:left w:val="nil"/>
              <w:bottom w:val="nil"/>
              <w:right w:val="nil"/>
            </w:tcBorders>
            <w:shd w:val="clear" w:color="auto" w:fill="auto"/>
            <w:noWrap/>
            <w:vAlign w:val="bottom"/>
            <w:hideMark/>
            <w:tcPrChange w:id="5030" w:author="David Dayan" w:date="2021-12-03T17:18:00Z">
              <w:tcPr>
                <w:tcW w:w="1142" w:type="dxa"/>
                <w:tcBorders>
                  <w:top w:val="nil"/>
                  <w:left w:val="nil"/>
                  <w:bottom w:val="nil"/>
                  <w:right w:val="nil"/>
                </w:tcBorders>
                <w:shd w:val="clear" w:color="auto" w:fill="auto"/>
                <w:noWrap/>
                <w:vAlign w:val="bottom"/>
                <w:hideMark/>
              </w:tcPr>
            </w:tcPrChange>
          </w:tcPr>
          <w:p w14:paraId="3F7FEC86" w14:textId="77777777" w:rsidR="00036D0E" w:rsidRPr="00036D0E" w:rsidRDefault="00036D0E" w:rsidP="00245317">
            <w:pPr>
              <w:spacing w:after="0" w:line="240" w:lineRule="auto"/>
              <w:jc w:val="center"/>
              <w:rPr>
                <w:ins w:id="5031" w:author="David Dayan" w:date="2021-12-03T17:13:00Z"/>
                <w:rFonts w:ascii="Calibri" w:eastAsia="Times New Roman" w:hAnsi="Calibri" w:cs="Times New Roman"/>
                <w:color w:val="000000"/>
                <w:sz w:val="16"/>
                <w:szCs w:val="16"/>
              </w:rPr>
            </w:pPr>
            <w:ins w:id="503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033" w:author="David Dayan" w:date="2021-12-03T17:18:00Z">
              <w:tcPr>
                <w:tcW w:w="1440" w:type="dxa"/>
                <w:tcBorders>
                  <w:top w:val="nil"/>
                  <w:left w:val="nil"/>
                  <w:bottom w:val="nil"/>
                  <w:right w:val="nil"/>
                </w:tcBorders>
                <w:shd w:val="clear" w:color="auto" w:fill="auto"/>
                <w:noWrap/>
                <w:vAlign w:val="bottom"/>
                <w:hideMark/>
              </w:tcPr>
            </w:tcPrChange>
          </w:tcPr>
          <w:p w14:paraId="29A19E3B" w14:textId="77777777" w:rsidR="00036D0E" w:rsidRPr="00036D0E" w:rsidRDefault="00036D0E" w:rsidP="00245317">
            <w:pPr>
              <w:spacing w:after="0" w:line="240" w:lineRule="auto"/>
              <w:jc w:val="center"/>
              <w:rPr>
                <w:ins w:id="5034" w:author="David Dayan" w:date="2021-12-03T17:13:00Z"/>
                <w:rFonts w:ascii="Calibri" w:eastAsia="Times New Roman" w:hAnsi="Calibri" w:cs="Times New Roman"/>
                <w:color w:val="000000"/>
                <w:sz w:val="16"/>
                <w:szCs w:val="16"/>
              </w:rPr>
            </w:pPr>
            <w:ins w:id="503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036" w:author="David Dayan" w:date="2021-12-03T17:18:00Z">
              <w:tcPr>
                <w:tcW w:w="1530" w:type="dxa"/>
                <w:tcBorders>
                  <w:top w:val="nil"/>
                  <w:left w:val="nil"/>
                  <w:bottom w:val="nil"/>
                  <w:right w:val="nil"/>
                </w:tcBorders>
                <w:shd w:val="clear" w:color="auto" w:fill="auto"/>
                <w:noWrap/>
                <w:vAlign w:val="bottom"/>
                <w:hideMark/>
              </w:tcPr>
            </w:tcPrChange>
          </w:tcPr>
          <w:p w14:paraId="38401733" w14:textId="77777777" w:rsidR="00036D0E" w:rsidRPr="00036D0E" w:rsidRDefault="00036D0E" w:rsidP="00245317">
            <w:pPr>
              <w:spacing w:after="0" w:line="240" w:lineRule="auto"/>
              <w:jc w:val="center"/>
              <w:rPr>
                <w:ins w:id="5037" w:author="David Dayan" w:date="2021-12-03T17:13:00Z"/>
                <w:rFonts w:ascii="Calibri" w:eastAsia="Times New Roman" w:hAnsi="Calibri" w:cs="Times New Roman"/>
                <w:color w:val="000000"/>
                <w:sz w:val="16"/>
                <w:szCs w:val="16"/>
              </w:rPr>
            </w:pPr>
            <w:ins w:id="503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039" w:author="David Dayan" w:date="2021-12-03T17:18:00Z">
              <w:tcPr>
                <w:tcW w:w="898" w:type="dxa"/>
                <w:tcBorders>
                  <w:top w:val="nil"/>
                  <w:left w:val="nil"/>
                  <w:bottom w:val="nil"/>
                  <w:right w:val="nil"/>
                </w:tcBorders>
                <w:shd w:val="clear" w:color="auto" w:fill="auto"/>
                <w:noWrap/>
                <w:vAlign w:val="bottom"/>
                <w:hideMark/>
              </w:tcPr>
            </w:tcPrChange>
          </w:tcPr>
          <w:p w14:paraId="0DC6CA3C" w14:textId="77777777" w:rsidR="00036D0E" w:rsidRPr="00036D0E" w:rsidRDefault="00036D0E" w:rsidP="00245317">
            <w:pPr>
              <w:spacing w:after="0" w:line="240" w:lineRule="auto"/>
              <w:jc w:val="center"/>
              <w:rPr>
                <w:ins w:id="5040" w:author="David Dayan" w:date="2021-12-03T17:13:00Z"/>
                <w:rFonts w:ascii="Calibri" w:eastAsia="Times New Roman" w:hAnsi="Calibri" w:cs="Times New Roman"/>
                <w:color w:val="000000"/>
                <w:sz w:val="16"/>
                <w:szCs w:val="16"/>
              </w:rPr>
            </w:pPr>
            <w:ins w:id="504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042" w:author="David Dayan" w:date="2021-12-03T17:18:00Z">
              <w:tcPr>
                <w:tcW w:w="902" w:type="dxa"/>
                <w:tcBorders>
                  <w:top w:val="nil"/>
                  <w:left w:val="nil"/>
                  <w:bottom w:val="nil"/>
                  <w:right w:val="nil"/>
                </w:tcBorders>
                <w:shd w:val="clear" w:color="auto" w:fill="auto"/>
                <w:noWrap/>
                <w:vAlign w:val="bottom"/>
                <w:hideMark/>
              </w:tcPr>
            </w:tcPrChange>
          </w:tcPr>
          <w:p w14:paraId="1E4916F2" w14:textId="77777777" w:rsidR="00036D0E" w:rsidRPr="00036D0E" w:rsidRDefault="00036D0E" w:rsidP="00245317">
            <w:pPr>
              <w:spacing w:after="0" w:line="240" w:lineRule="auto"/>
              <w:jc w:val="center"/>
              <w:rPr>
                <w:ins w:id="5043" w:author="David Dayan" w:date="2021-12-03T17:13:00Z"/>
                <w:rFonts w:ascii="Calibri" w:eastAsia="Times New Roman" w:hAnsi="Calibri" w:cs="Times New Roman"/>
                <w:color w:val="000000"/>
                <w:sz w:val="16"/>
                <w:szCs w:val="16"/>
              </w:rPr>
            </w:pPr>
            <w:ins w:id="504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045" w:author="David Dayan" w:date="2021-12-03T17:18:00Z">
              <w:tcPr>
                <w:tcW w:w="2160" w:type="dxa"/>
                <w:tcBorders>
                  <w:top w:val="nil"/>
                  <w:left w:val="nil"/>
                  <w:bottom w:val="nil"/>
                  <w:right w:val="nil"/>
                </w:tcBorders>
                <w:shd w:val="clear" w:color="auto" w:fill="auto"/>
                <w:noWrap/>
                <w:vAlign w:val="bottom"/>
                <w:hideMark/>
              </w:tcPr>
            </w:tcPrChange>
          </w:tcPr>
          <w:p w14:paraId="75020FC3" w14:textId="77777777" w:rsidR="00036D0E" w:rsidRPr="00036D0E" w:rsidRDefault="00036D0E" w:rsidP="00245317">
            <w:pPr>
              <w:spacing w:after="0" w:line="240" w:lineRule="auto"/>
              <w:jc w:val="center"/>
              <w:rPr>
                <w:ins w:id="5046" w:author="David Dayan" w:date="2021-12-03T17:13:00Z"/>
                <w:rFonts w:ascii="Calibri" w:eastAsia="Times New Roman" w:hAnsi="Calibri" w:cs="Times New Roman"/>
                <w:color w:val="000000"/>
                <w:sz w:val="16"/>
                <w:szCs w:val="16"/>
              </w:rPr>
            </w:pPr>
            <w:proofErr w:type="spellStart"/>
            <w:ins w:id="504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048" w:author="David Dayan" w:date="2021-12-03T17:18:00Z">
              <w:tcPr>
                <w:tcW w:w="2876" w:type="dxa"/>
                <w:gridSpan w:val="2"/>
                <w:tcBorders>
                  <w:top w:val="nil"/>
                  <w:left w:val="nil"/>
                  <w:bottom w:val="nil"/>
                  <w:right w:val="nil"/>
                </w:tcBorders>
                <w:shd w:val="clear" w:color="auto" w:fill="auto"/>
                <w:noWrap/>
                <w:vAlign w:val="bottom"/>
                <w:hideMark/>
              </w:tcPr>
            </w:tcPrChange>
          </w:tcPr>
          <w:p w14:paraId="6B23A17A" w14:textId="77777777" w:rsidR="00036D0E" w:rsidRPr="00036D0E" w:rsidRDefault="00036D0E" w:rsidP="00245317">
            <w:pPr>
              <w:spacing w:after="0" w:line="240" w:lineRule="auto"/>
              <w:jc w:val="center"/>
              <w:rPr>
                <w:ins w:id="5049" w:author="David Dayan" w:date="2021-12-03T17:13:00Z"/>
                <w:rFonts w:ascii="Calibri" w:eastAsia="Times New Roman" w:hAnsi="Calibri" w:cs="Times New Roman"/>
                <w:color w:val="000000"/>
                <w:sz w:val="16"/>
                <w:szCs w:val="16"/>
              </w:rPr>
            </w:pPr>
            <w:proofErr w:type="spellStart"/>
            <w:ins w:id="505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051" w:author="David Dayan" w:date="2021-12-03T17:18:00Z">
              <w:tcPr>
                <w:tcW w:w="1426" w:type="dxa"/>
                <w:tcBorders>
                  <w:top w:val="nil"/>
                  <w:left w:val="nil"/>
                  <w:bottom w:val="nil"/>
                  <w:right w:val="nil"/>
                </w:tcBorders>
                <w:shd w:val="clear" w:color="auto" w:fill="auto"/>
                <w:noWrap/>
                <w:vAlign w:val="bottom"/>
                <w:hideMark/>
              </w:tcPr>
            </w:tcPrChange>
          </w:tcPr>
          <w:p w14:paraId="50F6A60D" w14:textId="77777777" w:rsidR="00036D0E" w:rsidRPr="00036D0E" w:rsidRDefault="00036D0E" w:rsidP="00245317">
            <w:pPr>
              <w:spacing w:after="0" w:line="240" w:lineRule="auto"/>
              <w:jc w:val="center"/>
              <w:rPr>
                <w:ins w:id="5052" w:author="David Dayan" w:date="2021-12-03T17:13:00Z"/>
                <w:rFonts w:ascii="Calibri" w:eastAsia="Times New Roman" w:hAnsi="Calibri" w:cs="Times New Roman"/>
                <w:color w:val="000000"/>
                <w:sz w:val="16"/>
                <w:szCs w:val="16"/>
              </w:rPr>
            </w:pPr>
            <w:proofErr w:type="spellStart"/>
            <w:ins w:id="505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76886B6" w14:textId="77777777" w:rsidTr="00245317">
        <w:trPr>
          <w:cantSplit/>
          <w:trHeight w:val="20"/>
          <w:ins w:id="5054" w:author="David Dayan" w:date="2021-12-03T17:13:00Z"/>
          <w:trPrChange w:id="505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056" w:author="David Dayan" w:date="2021-12-03T17:18:00Z">
              <w:tcPr>
                <w:tcW w:w="1563" w:type="dxa"/>
                <w:tcBorders>
                  <w:top w:val="nil"/>
                  <w:left w:val="nil"/>
                  <w:bottom w:val="nil"/>
                  <w:right w:val="nil"/>
                </w:tcBorders>
                <w:shd w:val="clear" w:color="auto" w:fill="auto"/>
                <w:noWrap/>
                <w:vAlign w:val="bottom"/>
                <w:hideMark/>
              </w:tcPr>
            </w:tcPrChange>
          </w:tcPr>
          <w:p w14:paraId="28E0B6E1" w14:textId="77777777" w:rsidR="00036D0E" w:rsidRPr="00036D0E" w:rsidRDefault="00036D0E" w:rsidP="00245317">
            <w:pPr>
              <w:spacing w:after="0" w:line="240" w:lineRule="auto"/>
              <w:jc w:val="center"/>
              <w:rPr>
                <w:ins w:id="5057" w:author="David Dayan" w:date="2021-12-03T17:13:00Z"/>
                <w:rFonts w:ascii="Calibri" w:eastAsia="Times New Roman" w:hAnsi="Calibri" w:cs="Times New Roman"/>
                <w:color w:val="000000"/>
                <w:sz w:val="16"/>
                <w:szCs w:val="16"/>
              </w:rPr>
            </w:pPr>
            <w:ins w:id="5058" w:author="David Dayan" w:date="2021-12-03T17:13:00Z">
              <w:r w:rsidRPr="00036D0E">
                <w:rPr>
                  <w:rFonts w:ascii="Calibri" w:eastAsia="Times New Roman" w:hAnsi="Calibri" w:cs="Times New Roman"/>
                  <w:color w:val="000000"/>
                  <w:sz w:val="16"/>
                  <w:szCs w:val="16"/>
                </w:rPr>
                <w:t>OtsAC20ROGR_0140</w:t>
              </w:r>
            </w:ins>
          </w:p>
        </w:tc>
        <w:tc>
          <w:tcPr>
            <w:tcW w:w="746" w:type="dxa"/>
            <w:tcBorders>
              <w:top w:val="nil"/>
              <w:left w:val="nil"/>
              <w:bottom w:val="nil"/>
              <w:right w:val="nil"/>
            </w:tcBorders>
            <w:shd w:val="clear" w:color="auto" w:fill="auto"/>
            <w:noWrap/>
            <w:vAlign w:val="bottom"/>
            <w:hideMark/>
            <w:tcPrChange w:id="5059" w:author="David Dayan" w:date="2021-12-03T17:18:00Z">
              <w:tcPr>
                <w:tcW w:w="746" w:type="dxa"/>
                <w:tcBorders>
                  <w:top w:val="nil"/>
                  <w:left w:val="nil"/>
                  <w:bottom w:val="nil"/>
                  <w:right w:val="nil"/>
                </w:tcBorders>
                <w:shd w:val="clear" w:color="auto" w:fill="auto"/>
                <w:noWrap/>
                <w:vAlign w:val="bottom"/>
                <w:hideMark/>
              </w:tcPr>
            </w:tcPrChange>
          </w:tcPr>
          <w:p w14:paraId="4FD49BF2" w14:textId="77777777" w:rsidR="00036D0E" w:rsidRPr="00036D0E" w:rsidRDefault="00036D0E" w:rsidP="00245317">
            <w:pPr>
              <w:spacing w:after="0" w:line="240" w:lineRule="auto"/>
              <w:jc w:val="center"/>
              <w:rPr>
                <w:ins w:id="5060" w:author="David Dayan" w:date="2021-12-03T17:13:00Z"/>
                <w:rFonts w:ascii="Calibri" w:eastAsia="Times New Roman" w:hAnsi="Calibri" w:cs="Times New Roman"/>
                <w:color w:val="000000"/>
                <w:sz w:val="16"/>
                <w:szCs w:val="16"/>
              </w:rPr>
            </w:pPr>
            <w:ins w:id="5061" w:author="David Dayan" w:date="2021-12-03T17:13:00Z">
              <w:r w:rsidRPr="00036D0E">
                <w:rPr>
                  <w:rFonts w:ascii="Calibri" w:eastAsia="Times New Roman" w:hAnsi="Calibri" w:cs="Times New Roman"/>
                  <w:color w:val="000000"/>
                  <w:sz w:val="16"/>
                  <w:szCs w:val="16"/>
                </w:rPr>
                <w:t>9/2/20</w:t>
              </w:r>
            </w:ins>
          </w:p>
        </w:tc>
        <w:tc>
          <w:tcPr>
            <w:tcW w:w="599" w:type="dxa"/>
            <w:tcBorders>
              <w:top w:val="nil"/>
              <w:left w:val="nil"/>
              <w:bottom w:val="nil"/>
              <w:right w:val="nil"/>
            </w:tcBorders>
            <w:shd w:val="clear" w:color="auto" w:fill="auto"/>
            <w:noWrap/>
            <w:vAlign w:val="bottom"/>
            <w:hideMark/>
            <w:tcPrChange w:id="5062" w:author="David Dayan" w:date="2021-12-03T17:18:00Z">
              <w:tcPr>
                <w:tcW w:w="599" w:type="dxa"/>
                <w:tcBorders>
                  <w:top w:val="nil"/>
                  <w:left w:val="nil"/>
                  <w:bottom w:val="nil"/>
                  <w:right w:val="nil"/>
                </w:tcBorders>
                <w:shd w:val="clear" w:color="auto" w:fill="auto"/>
                <w:noWrap/>
                <w:vAlign w:val="bottom"/>
                <w:hideMark/>
              </w:tcPr>
            </w:tcPrChange>
          </w:tcPr>
          <w:p w14:paraId="2A6F7453" w14:textId="77777777" w:rsidR="00036D0E" w:rsidRPr="00036D0E" w:rsidRDefault="00036D0E" w:rsidP="00245317">
            <w:pPr>
              <w:spacing w:after="0" w:line="240" w:lineRule="auto"/>
              <w:jc w:val="center"/>
              <w:rPr>
                <w:ins w:id="5063" w:author="David Dayan" w:date="2021-12-03T17:13:00Z"/>
                <w:rFonts w:ascii="Calibri" w:eastAsia="Times New Roman" w:hAnsi="Calibri" w:cs="Times New Roman"/>
                <w:color w:val="000000"/>
                <w:sz w:val="16"/>
                <w:szCs w:val="16"/>
              </w:rPr>
            </w:pPr>
            <w:ins w:id="5064" w:author="David Dayan" w:date="2021-12-03T17:13:00Z">
              <w:r w:rsidRPr="00036D0E">
                <w:rPr>
                  <w:rFonts w:ascii="Calibri" w:eastAsia="Times New Roman" w:hAnsi="Calibri" w:cs="Times New Roman"/>
                  <w:color w:val="000000"/>
                  <w:sz w:val="16"/>
                  <w:szCs w:val="16"/>
                </w:rPr>
                <w:t>246</w:t>
              </w:r>
            </w:ins>
          </w:p>
        </w:tc>
        <w:tc>
          <w:tcPr>
            <w:tcW w:w="1142" w:type="dxa"/>
            <w:tcBorders>
              <w:top w:val="nil"/>
              <w:left w:val="nil"/>
              <w:bottom w:val="nil"/>
              <w:right w:val="nil"/>
            </w:tcBorders>
            <w:shd w:val="clear" w:color="auto" w:fill="auto"/>
            <w:noWrap/>
            <w:vAlign w:val="bottom"/>
            <w:hideMark/>
            <w:tcPrChange w:id="5065" w:author="David Dayan" w:date="2021-12-03T17:18:00Z">
              <w:tcPr>
                <w:tcW w:w="1142" w:type="dxa"/>
                <w:tcBorders>
                  <w:top w:val="nil"/>
                  <w:left w:val="nil"/>
                  <w:bottom w:val="nil"/>
                  <w:right w:val="nil"/>
                </w:tcBorders>
                <w:shd w:val="clear" w:color="auto" w:fill="auto"/>
                <w:noWrap/>
                <w:vAlign w:val="bottom"/>
                <w:hideMark/>
              </w:tcPr>
            </w:tcPrChange>
          </w:tcPr>
          <w:p w14:paraId="10CE4CBA" w14:textId="77777777" w:rsidR="00036D0E" w:rsidRPr="00036D0E" w:rsidRDefault="00036D0E" w:rsidP="00245317">
            <w:pPr>
              <w:spacing w:after="0" w:line="240" w:lineRule="auto"/>
              <w:jc w:val="center"/>
              <w:rPr>
                <w:ins w:id="5066" w:author="David Dayan" w:date="2021-12-03T17:13:00Z"/>
                <w:rFonts w:ascii="Calibri" w:eastAsia="Times New Roman" w:hAnsi="Calibri" w:cs="Times New Roman"/>
                <w:color w:val="000000"/>
                <w:sz w:val="16"/>
                <w:szCs w:val="16"/>
              </w:rPr>
            </w:pPr>
            <w:ins w:id="506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068" w:author="David Dayan" w:date="2021-12-03T17:18:00Z">
              <w:tcPr>
                <w:tcW w:w="1440" w:type="dxa"/>
                <w:tcBorders>
                  <w:top w:val="nil"/>
                  <w:left w:val="nil"/>
                  <w:bottom w:val="nil"/>
                  <w:right w:val="nil"/>
                </w:tcBorders>
                <w:shd w:val="clear" w:color="auto" w:fill="auto"/>
                <w:noWrap/>
                <w:vAlign w:val="bottom"/>
                <w:hideMark/>
              </w:tcPr>
            </w:tcPrChange>
          </w:tcPr>
          <w:p w14:paraId="5562345D" w14:textId="77777777" w:rsidR="00036D0E" w:rsidRPr="00036D0E" w:rsidRDefault="00036D0E" w:rsidP="00245317">
            <w:pPr>
              <w:spacing w:after="0" w:line="240" w:lineRule="auto"/>
              <w:jc w:val="center"/>
              <w:rPr>
                <w:ins w:id="5069" w:author="David Dayan" w:date="2021-12-03T17:13:00Z"/>
                <w:rFonts w:ascii="Calibri" w:eastAsia="Times New Roman" w:hAnsi="Calibri" w:cs="Times New Roman"/>
                <w:color w:val="000000"/>
                <w:sz w:val="16"/>
                <w:szCs w:val="16"/>
              </w:rPr>
            </w:pPr>
            <w:ins w:id="507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071" w:author="David Dayan" w:date="2021-12-03T17:18:00Z">
              <w:tcPr>
                <w:tcW w:w="1530" w:type="dxa"/>
                <w:tcBorders>
                  <w:top w:val="nil"/>
                  <w:left w:val="nil"/>
                  <w:bottom w:val="nil"/>
                  <w:right w:val="nil"/>
                </w:tcBorders>
                <w:shd w:val="clear" w:color="auto" w:fill="auto"/>
                <w:noWrap/>
                <w:vAlign w:val="bottom"/>
                <w:hideMark/>
              </w:tcPr>
            </w:tcPrChange>
          </w:tcPr>
          <w:p w14:paraId="337FC7DA" w14:textId="77777777" w:rsidR="00036D0E" w:rsidRPr="00036D0E" w:rsidRDefault="00036D0E" w:rsidP="00245317">
            <w:pPr>
              <w:spacing w:after="0" w:line="240" w:lineRule="auto"/>
              <w:jc w:val="center"/>
              <w:rPr>
                <w:ins w:id="5072" w:author="David Dayan" w:date="2021-12-03T17:13:00Z"/>
                <w:rFonts w:ascii="Calibri" w:eastAsia="Times New Roman" w:hAnsi="Calibri" w:cs="Times New Roman"/>
                <w:color w:val="000000"/>
                <w:sz w:val="16"/>
                <w:szCs w:val="16"/>
              </w:rPr>
            </w:pPr>
            <w:ins w:id="507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074" w:author="David Dayan" w:date="2021-12-03T17:18:00Z">
              <w:tcPr>
                <w:tcW w:w="898" w:type="dxa"/>
                <w:tcBorders>
                  <w:top w:val="nil"/>
                  <w:left w:val="nil"/>
                  <w:bottom w:val="nil"/>
                  <w:right w:val="nil"/>
                </w:tcBorders>
                <w:shd w:val="clear" w:color="auto" w:fill="auto"/>
                <w:noWrap/>
                <w:vAlign w:val="bottom"/>
                <w:hideMark/>
              </w:tcPr>
            </w:tcPrChange>
          </w:tcPr>
          <w:p w14:paraId="4822B788" w14:textId="77777777" w:rsidR="00036D0E" w:rsidRPr="00036D0E" w:rsidRDefault="00036D0E" w:rsidP="00245317">
            <w:pPr>
              <w:spacing w:after="0" w:line="240" w:lineRule="auto"/>
              <w:jc w:val="center"/>
              <w:rPr>
                <w:ins w:id="5075" w:author="David Dayan" w:date="2021-12-03T17:13:00Z"/>
                <w:rFonts w:ascii="Calibri" w:eastAsia="Times New Roman" w:hAnsi="Calibri" w:cs="Times New Roman"/>
                <w:color w:val="000000"/>
                <w:sz w:val="16"/>
                <w:szCs w:val="16"/>
              </w:rPr>
            </w:pPr>
            <w:ins w:id="507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077" w:author="David Dayan" w:date="2021-12-03T17:18:00Z">
              <w:tcPr>
                <w:tcW w:w="902" w:type="dxa"/>
                <w:tcBorders>
                  <w:top w:val="nil"/>
                  <w:left w:val="nil"/>
                  <w:bottom w:val="nil"/>
                  <w:right w:val="nil"/>
                </w:tcBorders>
                <w:shd w:val="clear" w:color="auto" w:fill="auto"/>
                <w:noWrap/>
                <w:vAlign w:val="bottom"/>
                <w:hideMark/>
              </w:tcPr>
            </w:tcPrChange>
          </w:tcPr>
          <w:p w14:paraId="76E7C53A" w14:textId="77777777" w:rsidR="00036D0E" w:rsidRPr="00036D0E" w:rsidRDefault="00036D0E" w:rsidP="00245317">
            <w:pPr>
              <w:spacing w:after="0" w:line="240" w:lineRule="auto"/>
              <w:jc w:val="center"/>
              <w:rPr>
                <w:ins w:id="5078" w:author="David Dayan" w:date="2021-12-03T17:13:00Z"/>
                <w:rFonts w:ascii="Calibri" w:eastAsia="Times New Roman" w:hAnsi="Calibri" w:cs="Times New Roman"/>
                <w:color w:val="000000"/>
                <w:sz w:val="16"/>
                <w:szCs w:val="16"/>
              </w:rPr>
            </w:pPr>
            <w:ins w:id="507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080" w:author="David Dayan" w:date="2021-12-03T17:18:00Z">
              <w:tcPr>
                <w:tcW w:w="2160" w:type="dxa"/>
                <w:tcBorders>
                  <w:top w:val="nil"/>
                  <w:left w:val="nil"/>
                  <w:bottom w:val="nil"/>
                  <w:right w:val="nil"/>
                </w:tcBorders>
                <w:shd w:val="clear" w:color="auto" w:fill="auto"/>
                <w:noWrap/>
                <w:vAlign w:val="bottom"/>
                <w:hideMark/>
              </w:tcPr>
            </w:tcPrChange>
          </w:tcPr>
          <w:p w14:paraId="348646B2" w14:textId="77777777" w:rsidR="00036D0E" w:rsidRPr="00036D0E" w:rsidRDefault="00036D0E" w:rsidP="00245317">
            <w:pPr>
              <w:spacing w:after="0" w:line="240" w:lineRule="auto"/>
              <w:jc w:val="center"/>
              <w:rPr>
                <w:ins w:id="5081" w:author="David Dayan" w:date="2021-12-03T17:13:00Z"/>
                <w:rFonts w:ascii="Calibri" w:eastAsia="Times New Roman" w:hAnsi="Calibri" w:cs="Times New Roman"/>
                <w:color w:val="000000"/>
                <w:sz w:val="16"/>
                <w:szCs w:val="16"/>
              </w:rPr>
            </w:pPr>
            <w:proofErr w:type="spellStart"/>
            <w:ins w:id="508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083" w:author="David Dayan" w:date="2021-12-03T17:18:00Z">
              <w:tcPr>
                <w:tcW w:w="2876" w:type="dxa"/>
                <w:gridSpan w:val="2"/>
                <w:tcBorders>
                  <w:top w:val="nil"/>
                  <w:left w:val="nil"/>
                  <w:bottom w:val="nil"/>
                  <w:right w:val="nil"/>
                </w:tcBorders>
                <w:shd w:val="clear" w:color="auto" w:fill="auto"/>
                <w:noWrap/>
                <w:vAlign w:val="bottom"/>
                <w:hideMark/>
              </w:tcPr>
            </w:tcPrChange>
          </w:tcPr>
          <w:p w14:paraId="1E52E1A0" w14:textId="77777777" w:rsidR="00036D0E" w:rsidRPr="00036D0E" w:rsidRDefault="00036D0E" w:rsidP="00245317">
            <w:pPr>
              <w:spacing w:after="0" w:line="240" w:lineRule="auto"/>
              <w:jc w:val="center"/>
              <w:rPr>
                <w:ins w:id="5084" w:author="David Dayan" w:date="2021-12-03T17:13:00Z"/>
                <w:rFonts w:ascii="Calibri" w:eastAsia="Times New Roman" w:hAnsi="Calibri" w:cs="Times New Roman"/>
                <w:color w:val="000000"/>
                <w:sz w:val="16"/>
                <w:szCs w:val="16"/>
              </w:rPr>
            </w:pPr>
            <w:proofErr w:type="spellStart"/>
            <w:ins w:id="508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086" w:author="David Dayan" w:date="2021-12-03T17:18:00Z">
              <w:tcPr>
                <w:tcW w:w="1426" w:type="dxa"/>
                <w:tcBorders>
                  <w:top w:val="nil"/>
                  <w:left w:val="nil"/>
                  <w:bottom w:val="nil"/>
                  <w:right w:val="nil"/>
                </w:tcBorders>
                <w:shd w:val="clear" w:color="auto" w:fill="auto"/>
                <w:noWrap/>
                <w:vAlign w:val="bottom"/>
                <w:hideMark/>
              </w:tcPr>
            </w:tcPrChange>
          </w:tcPr>
          <w:p w14:paraId="6CA66B1F" w14:textId="77777777" w:rsidR="00036D0E" w:rsidRPr="00036D0E" w:rsidRDefault="00036D0E" w:rsidP="00245317">
            <w:pPr>
              <w:spacing w:after="0" w:line="240" w:lineRule="auto"/>
              <w:jc w:val="center"/>
              <w:rPr>
                <w:ins w:id="5087" w:author="David Dayan" w:date="2021-12-03T17:13:00Z"/>
                <w:rFonts w:ascii="Calibri" w:eastAsia="Times New Roman" w:hAnsi="Calibri" w:cs="Times New Roman"/>
                <w:color w:val="000000"/>
                <w:sz w:val="16"/>
                <w:szCs w:val="16"/>
              </w:rPr>
            </w:pPr>
            <w:proofErr w:type="spellStart"/>
            <w:ins w:id="508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0146E7F" w14:textId="77777777" w:rsidTr="00245317">
        <w:trPr>
          <w:cantSplit/>
          <w:trHeight w:val="20"/>
          <w:ins w:id="5089" w:author="David Dayan" w:date="2021-12-03T17:13:00Z"/>
          <w:trPrChange w:id="509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091" w:author="David Dayan" w:date="2021-12-03T17:18:00Z">
              <w:tcPr>
                <w:tcW w:w="1563" w:type="dxa"/>
                <w:tcBorders>
                  <w:top w:val="nil"/>
                  <w:left w:val="nil"/>
                  <w:bottom w:val="nil"/>
                  <w:right w:val="nil"/>
                </w:tcBorders>
                <w:shd w:val="clear" w:color="auto" w:fill="auto"/>
                <w:noWrap/>
                <w:vAlign w:val="bottom"/>
                <w:hideMark/>
              </w:tcPr>
            </w:tcPrChange>
          </w:tcPr>
          <w:p w14:paraId="1004D71A" w14:textId="77777777" w:rsidR="00036D0E" w:rsidRPr="00036D0E" w:rsidRDefault="00036D0E" w:rsidP="00245317">
            <w:pPr>
              <w:spacing w:after="0" w:line="240" w:lineRule="auto"/>
              <w:jc w:val="center"/>
              <w:rPr>
                <w:ins w:id="5092" w:author="David Dayan" w:date="2021-12-03T17:13:00Z"/>
                <w:rFonts w:ascii="Calibri" w:eastAsia="Times New Roman" w:hAnsi="Calibri" w:cs="Times New Roman"/>
                <w:color w:val="000000"/>
                <w:sz w:val="16"/>
                <w:szCs w:val="16"/>
              </w:rPr>
            </w:pPr>
            <w:ins w:id="5093" w:author="David Dayan" w:date="2021-12-03T17:13:00Z">
              <w:r w:rsidRPr="00036D0E">
                <w:rPr>
                  <w:rFonts w:ascii="Calibri" w:eastAsia="Times New Roman" w:hAnsi="Calibri" w:cs="Times New Roman"/>
                  <w:color w:val="000000"/>
                  <w:sz w:val="16"/>
                  <w:szCs w:val="16"/>
                </w:rPr>
                <w:t>OtsAC20ROGR_0141</w:t>
              </w:r>
            </w:ins>
          </w:p>
        </w:tc>
        <w:tc>
          <w:tcPr>
            <w:tcW w:w="746" w:type="dxa"/>
            <w:tcBorders>
              <w:top w:val="nil"/>
              <w:left w:val="nil"/>
              <w:bottom w:val="nil"/>
              <w:right w:val="nil"/>
            </w:tcBorders>
            <w:shd w:val="clear" w:color="auto" w:fill="auto"/>
            <w:noWrap/>
            <w:vAlign w:val="bottom"/>
            <w:hideMark/>
            <w:tcPrChange w:id="5094" w:author="David Dayan" w:date="2021-12-03T17:18:00Z">
              <w:tcPr>
                <w:tcW w:w="746" w:type="dxa"/>
                <w:tcBorders>
                  <w:top w:val="nil"/>
                  <w:left w:val="nil"/>
                  <w:bottom w:val="nil"/>
                  <w:right w:val="nil"/>
                </w:tcBorders>
                <w:shd w:val="clear" w:color="auto" w:fill="auto"/>
                <w:noWrap/>
                <w:vAlign w:val="bottom"/>
                <w:hideMark/>
              </w:tcPr>
            </w:tcPrChange>
          </w:tcPr>
          <w:p w14:paraId="24BCB1E6" w14:textId="77777777" w:rsidR="00036D0E" w:rsidRPr="00036D0E" w:rsidRDefault="00036D0E" w:rsidP="00245317">
            <w:pPr>
              <w:spacing w:after="0" w:line="240" w:lineRule="auto"/>
              <w:jc w:val="center"/>
              <w:rPr>
                <w:ins w:id="5095" w:author="David Dayan" w:date="2021-12-03T17:13:00Z"/>
                <w:rFonts w:ascii="Calibri" w:eastAsia="Times New Roman" w:hAnsi="Calibri" w:cs="Times New Roman"/>
                <w:color w:val="000000"/>
                <w:sz w:val="16"/>
                <w:szCs w:val="16"/>
              </w:rPr>
            </w:pPr>
            <w:ins w:id="5096"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097" w:author="David Dayan" w:date="2021-12-03T17:18:00Z">
              <w:tcPr>
                <w:tcW w:w="599" w:type="dxa"/>
                <w:tcBorders>
                  <w:top w:val="nil"/>
                  <w:left w:val="nil"/>
                  <w:bottom w:val="nil"/>
                  <w:right w:val="nil"/>
                </w:tcBorders>
                <w:shd w:val="clear" w:color="auto" w:fill="auto"/>
                <w:noWrap/>
                <w:vAlign w:val="bottom"/>
                <w:hideMark/>
              </w:tcPr>
            </w:tcPrChange>
          </w:tcPr>
          <w:p w14:paraId="760199E5" w14:textId="77777777" w:rsidR="00036D0E" w:rsidRPr="00036D0E" w:rsidRDefault="00036D0E" w:rsidP="00245317">
            <w:pPr>
              <w:spacing w:after="0" w:line="240" w:lineRule="auto"/>
              <w:jc w:val="center"/>
              <w:rPr>
                <w:ins w:id="5098" w:author="David Dayan" w:date="2021-12-03T17:13:00Z"/>
                <w:rFonts w:ascii="Calibri" w:eastAsia="Times New Roman" w:hAnsi="Calibri" w:cs="Times New Roman"/>
                <w:color w:val="000000"/>
                <w:sz w:val="16"/>
                <w:szCs w:val="16"/>
              </w:rPr>
            </w:pPr>
            <w:ins w:id="5099"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100" w:author="David Dayan" w:date="2021-12-03T17:18:00Z">
              <w:tcPr>
                <w:tcW w:w="1142" w:type="dxa"/>
                <w:tcBorders>
                  <w:top w:val="nil"/>
                  <w:left w:val="nil"/>
                  <w:bottom w:val="nil"/>
                  <w:right w:val="nil"/>
                </w:tcBorders>
                <w:shd w:val="clear" w:color="auto" w:fill="auto"/>
                <w:noWrap/>
                <w:vAlign w:val="bottom"/>
                <w:hideMark/>
              </w:tcPr>
            </w:tcPrChange>
          </w:tcPr>
          <w:p w14:paraId="3679E220" w14:textId="77777777" w:rsidR="00036D0E" w:rsidRPr="00036D0E" w:rsidRDefault="00036D0E" w:rsidP="00245317">
            <w:pPr>
              <w:spacing w:after="0" w:line="240" w:lineRule="auto"/>
              <w:jc w:val="center"/>
              <w:rPr>
                <w:ins w:id="5101" w:author="David Dayan" w:date="2021-12-03T17:13:00Z"/>
                <w:rFonts w:ascii="Calibri" w:eastAsia="Times New Roman" w:hAnsi="Calibri" w:cs="Times New Roman"/>
                <w:color w:val="000000"/>
                <w:sz w:val="16"/>
                <w:szCs w:val="16"/>
              </w:rPr>
            </w:pPr>
            <w:ins w:id="510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103" w:author="David Dayan" w:date="2021-12-03T17:18:00Z">
              <w:tcPr>
                <w:tcW w:w="1440" w:type="dxa"/>
                <w:tcBorders>
                  <w:top w:val="nil"/>
                  <w:left w:val="nil"/>
                  <w:bottom w:val="nil"/>
                  <w:right w:val="nil"/>
                </w:tcBorders>
                <w:shd w:val="clear" w:color="auto" w:fill="auto"/>
                <w:noWrap/>
                <w:vAlign w:val="bottom"/>
                <w:hideMark/>
              </w:tcPr>
            </w:tcPrChange>
          </w:tcPr>
          <w:p w14:paraId="7CE4A9E2" w14:textId="77777777" w:rsidR="00036D0E" w:rsidRPr="00036D0E" w:rsidRDefault="00036D0E" w:rsidP="00245317">
            <w:pPr>
              <w:spacing w:after="0" w:line="240" w:lineRule="auto"/>
              <w:jc w:val="center"/>
              <w:rPr>
                <w:ins w:id="5104" w:author="David Dayan" w:date="2021-12-03T17:13:00Z"/>
                <w:rFonts w:ascii="Calibri" w:eastAsia="Times New Roman" w:hAnsi="Calibri" w:cs="Times New Roman"/>
                <w:color w:val="000000"/>
                <w:sz w:val="16"/>
                <w:szCs w:val="16"/>
              </w:rPr>
            </w:pPr>
            <w:ins w:id="510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106" w:author="David Dayan" w:date="2021-12-03T17:18:00Z">
              <w:tcPr>
                <w:tcW w:w="1530" w:type="dxa"/>
                <w:tcBorders>
                  <w:top w:val="nil"/>
                  <w:left w:val="nil"/>
                  <w:bottom w:val="nil"/>
                  <w:right w:val="nil"/>
                </w:tcBorders>
                <w:shd w:val="clear" w:color="auto" w:fill="auto"/>
                <w:noWrap/>
                <w:vAlign w:val="bottom"/>
                <w:hideMark/>
              </w:tcPr>
            </w:tcPrChange>
          </w:tcPr>
          <w:p w14:paraId="6B562F25" w14:textId="77777777" w:rsidR="00036D0E" w:rsidRPr="00036D0E" w:rsidRDefault="00036D0E" w:rsidP="00245317">
            <w:pPr>
              <w:spacing w:after="0" w:line="240" w:lineRule="auto"/>
              <w:jc w:val="center"/>
              <w:rPr>
                <w:ins w:id="5107" w:author="David Dayan" w:date="2021-12-03T17:13:00Z"/>
                <w:rFonts w:ascii="Calibri" w:eastAsia="Times New Roman" w:hAnsi="Calibri" w:cs="Times New Roman"/>
                <w:color w:val="000000"/>
                <w:sz w:val="16"/>
                <w:szCs w:val="16"/>
              </w:rPr>
            </w:pPr>
            <w:ins w:id="510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109" w:author="David Dayan" w:date="2021-12-03T17:18:00Z">
              <w:tcPr>
                <w:tcW w:w="898" w:type="dxa"/>
                <w:tcBorders>
                  <w:top w:val="nil"/>
                  <w:left w:val="nil"/>
                  <w:bottom w:val="nil"/>
                  <w:right w:val="nil"/>
                </w:tcBorders>
                <w:shd w:val="clear" w:color="auto" w:fill="auto"/>
                <w:noWrap/>
                <w:vAlign w:val="bottom"/>
                <w:hideMark/>
              </w:tcPr>
            </w:tcPrChange>
          </w:tcPr>
          <w:p w14:paraId="645B9BF2" w14:textId="77777777" w:rsidR="00036D0E" w:rsidRPr="00036D0E" w:rsidRDefault="00036D0E" w:rsidP="00245317">
            <w:pPr>
              <w:spacing w:after="0" w:line="240" w:lineRule="auto"/>
              <w:jc w:val="center"/>
              <w:rPr>
                <w:ins w:id="5110" w:author="David Dayan" w:date="2021-12-03T17:13:00Z"/>
                <w:rFonts w:ascii="Calibri" w:eastAsia="Times New Roman" w:hAnsi="Calibri" w:cs="Times New Roman"/>
                <w:color w:val="000000"/>
                <w:sz w:val="16"/>
                <w:szCs w:val="16"/>
              </w:rPr>
            </w:pPr>
            <w:ins w:id="511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112" w:author="David Dayan" w:date="2021-12-03T17:18:00Z">
              <w:tcPr>
                <w:tcW w:w="902" w:type="dxa"/>
                <w:tcBorders>
                  <w:top w:val="nil"/>
                  <w:left w:val="nil"/>
                  <w:bottom w:val="nil"/>
                  <w:right w:val="nil"/>
                </w:tcBorders>
                <w:shd w:val="clear" w:color="auto" w:fill="auto"/>
                <w:noWrap/>
                <w:vAlign w:val="bottom"/>
                <w:hideMark/>
              </w:tcPr>
            </w:tcPrChange>
          </w:tcPr>
          <w:p w14:paraId="297A7658" w14:textId="77777777" w:rsidR="00036D0E" w:rsidRPr="00036D0E" w:rsidRDefault="00036D0E" w:rsidP="00245317">
            <w:pPr>
              <w:spacing w:after="0" w:line="240" w:lineRule="auto"/>
              <w:jc w:val="center"/>
              <w:rPr>
                <w:ins w:id="5113" w:author="David Dayan" w:date="2021-12-03T17:13:00Z"/>
                <w:rFonts w:ascii="Calibri" w:eastAsia="Times New Roman" w:hAnsi="Calibri" w:cs="Times New Roman"/>
                <w:color w:val="000000"/>
                <w:sz w:val="16"/>
                <w:szCs w:val="16"/>
              </w:rPr>
            </w:pPr>
            <w:ins w:id="511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115" w:author="David Dayan" w:date="2021-12-03T17:18:00Z">
              <w:tcPr>
                <w:tcW w:w="2160" w:type="dxa"/>
                <w:tcBorders>
                  <w:top w:val="nil"/>
                  <w:left w:val="nil"/>
                  <w:bottom w:val="nil"/>
                  <w:right w:val="nil"/>
                </w:tcBorders>
                <w:shd w:val="clear" w:color="auto" w:fill="auto"/>
                <w:noWrap/>
                <w:vAlign w:val="bottom"/>
                <w:hideMark/>
              </w:tcPr>
            </w:tcPrChange>
          </w:tcPr>
          <w:p w14:paraId="5A1AE93B" w14:textId="77777777" w:rsidR="00036D0E" w:rsidRPr="00036D0E" w:rsidRDefault="00036D0E" w:rsidP="00245317">
            <w:pPr>
              <w:spacing w:after="0" w:line="240" w:lineRule="auto"/>
              <w:jc w:val="center"/>
              <w:rPr>
                <w:ins w:id="5116" w:author="David Dayan" w:date="2021-12-03T17:13:00Z"/>
                <w:rFonts w:ascii="Calibri" w:eastAsia="Times New Roman" w:hAnsi="Calibri" w:cs="Times New Roman"/>
                <w:color w:val="000000"/>
                <w:sz w:val="16"/>
                <w:szCs w:val="16"/>
              </w:rPr>
            </w:pPr>
            <w:proofErr w:type="spellStart"/>
            <w:ins w:id="511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118" w:author="David Dayan" w:date="2021-12-03T17:18:00Z">
              <w:tcPr>
                <w:tcW w:w="2876" w:type="dxa"/>
                <w:gridSpan w:val="2"/>
                <w:tcBorders>
                  <w:top w:val="nil"/>
                  <w:left w:val="nil"/>
                  <w:bottom w:val="nil"/>
                  <w:right w:val="nil"/>
                </w:tcBorders>
                <w:shd w:val="clear" w:color="auto" w:fill="auto"/>
                <w:noWrap/>
                <w:vAlign w:val="bottom"/>
                <w:hideMark/>
              </w:tcPr>
            </w:tcPrChange>
          </w:tcPr>
          <w:p w14:paraId="55725F6A" w14:textId="77777777" w:rsidR="00036D0E" w:rsidRPr="00036D0E" w:rsidRDefault="00036D0E" w:rsidP="00245317">
            <w:pPr>
              <w:spacing w:after="0" w:line="240" w:lineRule="auto"/>
              <w:jc w:val="center"/>
              <w:rPr>
                <w:ins w:id="5119" w:author="David Dayan" w:date="2021-12-03T17:13:00Z"/>
                <w:rFonts w:ascii="Calibri" w:eastAsia="Times New Roman" w:hAnsi="Calibri" w:cs="Times New Roman"/>
                <w:color w:val="000000"/>
                <w:sz w:val="16"/>
                <w:szCs w:val="16"/>
              </w:rPr>
            </w:pPr>
            <w:proofErr w:type="spellStart"/>
            <w:ins w:id="512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121" w:author="David Dayan" w:date="2021-12-03T17:18:00Z">
              <w:tcPr>
                <w:tcW w:w="1426" w:type="dxa"/>
                <w:tcBorders>
                  <w:top w:val="nil"/>
                  <w:left w:val="nil"/>
                  <w:bottom w:val="nil"/>
                  <w:right w:val="nil"/>
                </w:tcBorders>
                <w:shd w:val="clear" w:color="auto" w:fill="auto"/>
                <w:noWrap/>
                <w:vAlign w:val="bottom"/>
                <w:hideMark/>
              </w:tcPr>
            </w:tcPrChange>
          </w:tcPr>
          <w:p w14:paraId="1FC33D53" w14:textId="77777777" w:rsidR="00036D0E" w:rsidRPr="00036D0E" w:rsidRDefault="00036D0E" w:rsidP="00245317">
            <w:pPr>
              <w:spacing w:after="0" w:line="240" w:lineRule="auto"/>
              <w:jc w:val="center"/>
              <w:rPr>
                <w:ins w:id="5122" w:author="David Dayan" w:date="2021-12-03T17:13:00Z"/>
                <w:rFonts w:ascii="Calibri" w:eastAsia="Times New Roman" w:hAnsi="Calibri" w:cs="Times New Roman"/>
                <w:color w:val="000000"/>
                <w:sz w:val="16"/>
                <w:szCs w:val="16"/>
              </w:rPr>
            </w:pPr>
            <w:proofErr w:type="spellStart"/>
            <w:ins w:id="512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0BDB9D67" w14:textId="77777777" w:rsidTr="00245317">
        <w:trPr>
          <w:cantSplit/>
          <w:trHeight w:val="20"/>
          <w:ins w:id="5124" w:author="David Dayan" w:date="2021-12-03T17:13:00Z"/>
          <w:trPrChange w:id="512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126" w:author="David Dayan" w:date="2021-12-03T17:18:00Z">
              <w:tcPr>
                <w:tcW w:w="1563" w:type="dxa"/>
                <w:tcBorders>
                  <w:top w:val="nil"/>
                  <w:left w:val="nil"/>
                  <w:bottom w:val="nil"/>
                  <w:right w:val="nil"/>
                </w:tcBorders>
                <w:shd w:val="clear" w:color="auto" w:fill="auto"/>
                <w:noWrap/>
                <w:vAlign w:val="bottom"/>
                <w:hideMark/>
              </w:tcPr>
            </w:tcPrChange>
          </w:tcPr>
          <w:p w14:paraId="4ADFD3B4" w14:textId="77777777" w:rsidR="00036D0E" w:rsidRPr="00036D0E" w:rsidRDefault="00036D0E" w:rsidP="00245317">
            <w:pPr>
              <w:spacing w:after="0" w:line="240" w:lineRule="auto"/>
              <w:jc w:val="center"/>
              <w:rPr>
                <w:ins w:id="5127" w:author="David Dayan" w:date="2021-12-03T17:13:00Z"/>
                <w:rFonts w:ascii="Calibri" w:eastAsia="Times New Roman" w:hAnsi="Calibri" w:cs="Times New Roman"/>
                <w:color w:val="000000"/>
                <w:sz w:val="16"/>
                <w:szCs w:val="16"/>
              </w:rPr>
            </w:pPr>
            <w:ins w:id="5128" w:author="David Dayan" w:date="2021-12-03T17:13:00Z">
              <w:r w:rsidRPr="00036D0E">
                <w:rPr>
                  <w:rFonts w:ascii="Calibri" w:eastAsia="Times New Roman" w:hAnsi="Calibri" w:cs="Times New Roman"/>
                  <w:color w:val="000000"/>
                  <w:sz w:val="16"/>
                  <w:szCs w:val="16"/>
                </w:rPr>
                <w:t>OtsAC20ROGR_0142</w:t>
              </w:r>
            </w:ins>
          </w:p>
        </w:tc>
        <w:tc>
          <w:tcPr>
            <w:tcW w:w="746" w:type="dxa"/>
            <w:tcBorders>
              <w:top w:val="nil"/>
              <w:left w:val="nil"/>
              <w:bottom w:val="nil"/>
              <w:right w:val="nil"/>
            </w:tcBorders>
            <w:shd w:val="clear" w:color="auto" w:fill="auto"/>
            <w:noWrap/>
            <w:vAlign w:val="bottom"/>
            <w:hideMark/>
            <w:tcPrChange w:id="5129" w:author="David Dayan" w:date="2021-12-03T17:18:00Z">
              <w:tcPr>
                <w:tcW w:w="746" w:type="dxa"/>
                <w:tcBorders>
                  <w:top w:val="nil"/>
                  <w:left w:val="nil"/>
                  <w:bottom w:val="nil"/>
                  <w:right w:val="nil"/>
                </w:tcBorders>
                <w:shd w:val="clear" w:color="auto" w:fill="auto"/>
                <w:noWrap/>
                <w:vAlign w:val="bottom"/>
                <w:hideMark/>
              </w:tcPr>
            </w:tcPrChange>
          </w:tcPr>
          <w:p w14:paraId="07C98ADE" w14:textId="77777777" w:rsidR="00036D0E" w:rsidRPr="00036D0E" w:rsidRDefault="00036D0E" w:rsidP="00245317">
            <w:pPr>
              <w:spacing w:after="0" w:line="240" w:lineRule="auto"/>
              <w:jc w:val="center"/>
              <w:rPr>
                <w:ins w:id="5130" w:author="David Dayan" w:date="2021-12-03T17:13:00Z"/>
                <w:rFonts w:ascii="Calibri" w:eastAsia="Times New Roman" w:hAnsi="Calibri" w:cs="Times New Roman"/>
                <w:color w:val="000000"/>
                <w:sz w:val="16"/>
                <w:szCs w:val="16"/>
              </w:rPr>
            </w:pPr>
            <w:ins w:id="5131"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132" w:author="David Dayan" w:date="2021-12-03T17:18:00Z">
              <w:tcPr>
                <w:tcW w:w="599" w:type="dxa"/>
                <w:tcBorders>
                  <w:top w:val="nil"/>
                  <w:left w:val="nil"/>
                  <w:bottom w:val="nil"/>
                  <w:right w:val="nil"/>
                </w:tcBorders>
                <w:shd w:val="clear" w:color="auto" w:fill="auto"/>
                <w:noWrap/>
                <w:vAlign w:val="bottom"/>
                <w:hideMark/>
              </w:tcPr>
            </w:tcPrChange>
          </w:tcPr>
          <w:p w14:paraId="59E11E65" w14:textId="77777777" w:rsidR="00036D0E" w:rsidRPr="00036D0E" w:rsidRDefault="00036D0E" w:rsidP="00245317">
            <w:pPr>
              <w:spacing w:after="0" w:line="240" w:lineRule="auto"/>
              <w:jc w:val="center"/>
              <w:rPr>
                <w:ins w:id="5133" w:author="David Dayan" w:date="2021-12-03T17:13:00Z"/>
                <w:rFonts w:ascii="Calibri" w:eastAsia="Times New Roman" w:hAnsi="Calibri" w:cs="Times New Roman"/>
                <w:color w:val="000000"/>
                <w:sz w:val="16"/>
                <w:szCs w:val="16"/>
              </w:rPr>
            </w:pPr>
            <w:ins w:id="5134"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135" w:author="David Dayan" w:date="2021-12-03T17:18:00Z">
              <w:tcPr>
                <w:tcW w:w="1142" w:type="dxa"/>
                <w:tcBorders>
                  <w:top w:val="nil"/>
                  <w:left w:val="nil"/>
                  <w:bottom w:val="nil"/>
                  <w:right w:val="nil"/>
                </w:tcBorders>
                <w:shd w:val="clear" w:color="auto" w:fill="auto"/>
                <w:noWrap/>
                <w:vAlign w:val="bottom"/>
                <w:hideMark/>
              </w:tcPr>
            </w:tcPrChange>
          </w:tcPr>
          <w:p w14:paraId="2C57E7ED" w14:textId="77777777" w:rsidR="00036D0E" w:rsidRPr="00036D0E" w:rsidRDefault="00036D0E" w:rsidP="00245317">
            <w:pPr>
              <w:spacing w:after="0" w:line="240" w:lineRule="auto"/>
              <w:jc w:val="center"/>
              <w:rPr>
                <w:ins w:id="5136" w:author="David Dayan" w:date="2021-12-03T17:13:00Z"/>
                <w:rFonts w:ascii="Calibri" w:eastAsia="Times New Roman" w:hAnsi="Calibri" w:cs="Times New Roman"/>
                <w:color w:val="000000"/>
                <w:sz w:val="16"/>
                <w:szCs w:val="16"/>
              </w:rPr>
            </w:pPr>
            <w:ins w:id="513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138" w:author="David Dayan" w:date="2021-12-03T17:18:00Z">
              <w:tcPr>
                <w:tcW w:w="1440" w:type="dxa"/>
                <w:tcBorders>
                  <w:top w:val="nil"/>
                  <w:left w:val="nil"/>
                  <w:bottom w:val="nil"/>
                  <w:right w:val="nil"/>
                </w:tcBorders>
                <w:shd w:val="clear" w:color="auto" w:fill="auto"/>
                <w:noWrap/>
                <w:vAlign w:val="bottom"/>
                <w:hideMark/>
              </w:tcPr>
            </w:tcPrChange>
          </w:tcPr>
          <w:p w14:paraId="436943C4" w14:textId="77777777" w:rsidR="00036D0E" w:rsidRPr="00036D0E" w:rsidRDefault="00036D0E" w:rsidP="00245317">
            <w:pPr>
              <w:spacing w:after="0" w:line="240" w:lineRule="auto"/>
              <w:jc w:val="center"/>
              <w:rPr>
                <w:ins w:id="5139" w:author="David Dayan" w:date="2021-12-03T17:13:00Z"/>
                <w:rFonts w:ascii="Calibri" w:eastAsia="Times New Roman" w:hAnsi="Calibri" w:cs="Times New Roman"/>
                <w:color w:val="000000"/>
                <w:sz w:val="16"/>
                <w:szCs w:val="16"/>
              </w:rPr>
            </w:pPr>
            <w:ins w:id="514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141" w:author="David Dayan" w:date="2021-12-03T17:18:00Z">
              <w:tcPr>
                <w:tcW w:w="1530" w:type="dxa"/>
                <w:tcBorders>
                  <w:top w:val="nil"/>
                  <w:left w:val="nil"/>
                  <w:bottom w:val="nil"/>
                  <w:right w:val="nil"/>
                </w:tcBorders>
                <w:shd w:val="clear" w:color="auto" w:fill="auto"/>
                <w:noWrap/>
                <w:vAlign w:val="bottom"/>
                <w:hideMark/>
              </w:tcPr>
            </w:tcPrChange>
          </w:tcPr>
          <w:p w14:paraId="385999C9" w14:textId="77777777" w:rsidR="00036D0E" w:rsidRPr="00036D0E" w:rsidRDefault="00036D0E" w:rsidP="00245317">
            <w:pPr>
              <w:spacing w:after="0" w:line="240" w:lineRule="auto"/>
              <w:jc w:val="center"/>
              <w:rPr>
                <w:ins w:id="5142" w:author="David Dayan" w:date="2021-12-03T17:13:00Z"/>
                <w:rFonts w:ascii="Calibri" w:eastAsia="Times New Roman" w:hAnsi="Calibri" w:cs="Times New Roman"/>
                <w:color w:val="000000"/>
                <w:sz w:val="16"/>
                <w:szCs w:val="16"/>
              </w:rPr>
            </w:pPr>
            <w:ins w:id="514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144" w:author="David Dayan" w:date="2021-12-03T17:18:00Z">
              <w:tcPr>
                <w:tcW w:w="898" w:type="dxa"/>
                <w:tcBorders>
                  <w:top w:val="nil"/>
                  <w:left w:val="nil"/>
                  <w:bottom w:val="nil"/>
                  <w:right w:val="nil"/>
                </w:tcBorders>
                <w:shd w:val="clear" w:color="auto" w:fill="auto"/>
                <w:noWrap/>
                <w:vAlign w:val="bottom"/>
                <w:hideMark/>
              </w:tcPr>
            </w:tcPrChange>
          </w:tcPr>
          <w:p w14:paraId="606D76DB" w14:textId="77777777" w:rsidR="00036D0E" w:rsidRPr="00036D0E" w:rsidRDefault="00036D0E" w:rsidP="00245317">
            <w:pPr>
              <w:spacing w:after="0" w:line="240" w:lineRule="auto"/>
              <w:jc w:val="center"/>
              <w:rPr>
                <w:ins w:id="5145" w:author="David Dayan" w:date="2021-12-03T17:13:00Z"/>
                <w:rFonts w:ascii="Calibri" w:eastAsia="Times New Roman" w:hAnsi="Calibri" w:cs="Times New Roman"/>
                <w:color w:val="000000"/>
                <w:sz w:val="16"/>
                <w:szCs w:val="16"/>
              </w:rPr>
            </w:pPr>
            <w:ins w:id="514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147" w:author="David Dayan" w:date="2021-12-03T17:18:00Z">
              <w:tcPr>
                <w:tcW w:w="902" w:type="dxa"/>
                <w:tcBorders>
                  <w:top w:val="nil"/>
                  <w:left w:val="nil"/>
                  <w:bottom w:val="nil"/>
                  <w:right w:val="nil"/>
                </w:tcBorders>
                <w:shd w:val="clear" w:color="auto" w:fill="auto"/>
                <w:noWrap/>
                <w:vAlign w:val="bottom"/>
                <w:hideMark/>
              </w:tcPr>
            </w:tcPrChange>
          </w:tcPr>
          <w:p w14:paraId="62758A4C" w14:textId="77777777" w:rsidR="00036D0E" w:rsidRPr="00036D0E" w:rsidRDefault="00036D0E" w:rsidP="00245317">
            <w:pPr>
              <w:spacing w:after="0" w:line="240" w:lineRule="auto"/>
              <w:jc w:val="center"/>
              <w:rPr>
                <w:ins w:id="5148" w:author="David Dayan" w:date="2021-12-03T17:13:00Z"/>
                <w:rFonts w:ascii="Calibri" w:eastAsia="Times New Roman" w:hAnsi="Calibri" w:cs="Times New Roman"/>
                <w:color w:val="000000"/>
                <w:sz w:val="16"/>
                <w:szCs w:val="16"/>
              </w:rPr>
            </w:pPr>
            <w:ins w:id="514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150" w:author="David Dayan" w:date="2021-12-03T17:18:00Z">
              <w:tcPr>
                <w:tcW w:w="2160" w:type="dxa"/>
                <w:tcBorders>
                  <w:top w:val="nil"/>
                  <w:left w:val="nil"/>
                  <w:bottom w:val="nil"/>
                  <w:right w:val="nil"/>
                </w:tcBorders>
                <w:shd w:val="clear" w:color="auto" w:fill="auto"/>
                <w:noWrap/>
                <w:vAlign w:val="bottom"/>
                <w:hideMark/>
              </w:tcPr>
            </w:tcPrChange>
          </w:tcPr>
          <w:p w14:paraId="52475E2C" w14:textId="77777777" w:rsidR="00036D0E" w:rsidRPr="00036D0E" w:rsidRDefault="00036D0E" w:rsidP="00245317">
            <w:pPr>
              <w:spacing w:after="0" w:line="240" w:lineRule="auto"/>
              <w:jc w:val="center"/>
              <w:rPr>
                <w:ins w:id="5151" w:author="David Dayan" w:date="2021-12-03T17:13:00Z"/>
                <w:rFonts w:ascii="Calibri" w:eastAsia="Times New Roman" w:hAnsi="Calibri" w:cs="Times New Roman"/>
                <w:color w:val="000000"/>
                <w:sz w:val="16"/>
                <w:szCs w:val="16"/>
              </w:rPr>
            </w:pPr>
            <w:proofErr w:type="spellStart"/>
            <w:ins w:id="515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153" w:author="David Dayan" w:date="2021-12-03T17:18:00Z">
              <w:tcPr>
                <w:tcW w:w="2876" w:type="dxa"/>
                <w:gridSpan w:val="2"/>
                <w:tcBorders>
                  <w:top w:val="nil"/>
                  <w:left w:val="nil"/>
                  <w:bottom w:val="nil"/>
                  <w:right w:val="nil"/>
                </w:tcBorders>
                <w:shd w:val="clear" w:color="auto" w:fill="auto"/>
                <w:noWrap/>
                <w:vAlign w:val="bottom"/>
                <w:hideMark/>
              </w:tcPr>
            </w:tcPrChange>
          </w:tcPr>
          <w:p w14:paraId="16F4B2A7" w14:textId="77777777" w:rsidR="00036D0E" w:rsidRPr="00036D0E" w:rsidRDefault="00036D0E" w:rsidP="00245317">
            <w:pPr>
              <w:spacing w:after="0" w:line="240" w:lineRule="auto"/>
              <w:jc w:val="center"/>
              <w:rPr>
                <w:ins w:id="5154" w:author="David Dayan" w:date="2021-12-03T17:13:00Z"/>
                <w:rFonts w:ascii="Calibri" w:eastAsia="Times New Roman" w:hAnsi="Calibri" w:cs="Times New Roman"/>
                <w:color w:val="000000"/>
                <w:sz w:val="16"/>
                <w:szCs w:val="16"/>
              </w:rPr>
            </w:pPr>
            <w:proofErr w:type="spellStart"/>
            <w:ins w:id="515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156" w:author="David Dayan" w:date="2021-12-03T17:18:00Z">
              <w:tcPr>
                <w:tcW w:w="1426" w:type="dxa"/>
                <w:tcBorders>
                  <w:top w:val="nil"/>
                  <w:left w:val="nil"/>
                  <w:bottom w:val="nil"/>
                  <w:right w:val="nil"/>
                </w:tcBorders>
                <w:shd w:val="clear" w:color="auto" w:fill="auto"/>
                <w:noWrap/>
                <w:vAlign w:val="bottom"/>
                <w:hideMark/>
              </w:tcPr>
            </w:tcPrChange>
          </w:tcPr>
          <w:p w14:paraId="44765D07" w14:textId="77777777" w:rsidR="00036D0E" w:rsidRPr="00036D0E" w:rsidRDefault="00036D0E" w:rsidP="00245317">
            <w:pPr>
              <w:spacing w:after="0" w:line="240" w:lineRule="auto"/>
              <w:jc w:val="center"/>
              <w:rPr>
                <w:ins w:id="5157" w:author="David Dayan" w:date="2021-12-03T17:13:00Z"/>
                <w:rFonts w:ascii="Calibri" w:eastAsia="Times New Roman" w:hAnsi="Calibri" w:cs="Times New Roman"/>
                <w:color w:val="000000"/>
                <w:sz w:val="16"/>
                <w:szCs w:val="16"/>
              </w:rPr>
            </w:pPr>
            <w:proofErr w:type="spellStart"/>
            <w:ins w:id="515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08FB7CB" w14:textId="77777777" w:rsidTr="00245317">
        <w:trPr>
          <w:cantSplit/>
          <w:trHeight w:val="20"/>
          <w:ins w:id="5159" w:author="David Dayan" w:date="2021-12-03T17:13:00Z"/>
          <w:trPrChange w:id="516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161" w:author="David Dayan" w:date="2021-12-03T17:18:00Z">
              <w:tcPr>
                <w:tcW w:w="1563" w:type="dxa"/>
                <w:tcBorders>
                  <w:top w:val="nil"/>
                  <w:left w:val="nil"/>
                  <w:bottom w:val="nil"/>
                  <w:right w:val="nil"/>
                </w:tcBorders>
                <w:shd w:val="clear" w:color="auto" w:fill="auto"/>
                <w:noWrap/>
                <w:vAlign w:val="bottom"/>
                <w:hideMark/>
              </w:tcPr>
            </w:tcPrChange>
          </w:tcPr>
          <w:p w14:paraId="03323351" w14:textId="77777777" w:rsidR="00036D0E" w:rsidRPr="00036D0E" w:rsidRDefault="00036D0E" w:rsidP="00245317">
            <w:pPr>
              <w:spacing w:after="0" w:line="240" w:lineRule="auto"/>
              <w:jc w:val="center"/>
              <w:rPr>
                <w:ins w:id="5162" w:author="David Dayan" w:date="2021-12-03T17:13:00Z"/>
                <w:rFonts w:ascii="Calibri" w:eastAsia="Times New Roman" w:hAnsi="Calibri" w:cs="Times New Roman"/>
                <w:color w:val="000000"/>
                <w:sz w:val="16"/>
                <w:szCs w:val="16"/>
              </w:rPr>
            </w:pPr>
            <w:ins w:id="5163" w:author="David Dayan" w:date="2021-12-03T17:13:00Z">
              <w:r w:rsidRPr="00036D0E">
                <w:rPr>
                  <w:rFonts w:ascii="Calibri" w:eastAsia="Times New Roman" w:hAnsi="Calibri" w:cs="Times New Roman"/>
                  <w:color w:val="000000"/>
                  <w:sz w:val="16"/>
                  <w:szCs w:val="16"/>
                </w:rPr>
                <w:t>OtsAC20ROGR_0143</w:t>
              </w:r>
            </w:ins>
          </w:p>
        </w:tc>
        <w:tc>
          <w:tcPr>
            <w:tcW w:w="746" w:type="dxa"/>
            <w:tcBorders>
              <w:top w:val="nil"/>
              <w:left w:val="nil"/>
              <w:bottom w:val="nil"/>
              <w:right w:val="nil"/>
            </w:tcBorders>
            <w:shd w:val="clear" w:color="auto" w:fill="auto"/>
            <w:noWrap/>
            <w:vAlign w:val="bottom"/>
            <w:hideMark/>
            <w:tcPrChange w:id="5164" w:author="David Dayan" w:date="2021-12-03T17:18:00Z">
              <w:tcPr>
                <w:tcW w:w="746" w:type="dxa"/>
                <w:tcBorders>
                  <w:top w:val="nil"/>
                  <w:left w:val="nil"/>
                  <w:bottom w:val="nil"/>
                  <w:right w:val="nil"/>
                </w:tcBorders>
                <w:shd w:val="clear" w:color="auto" w:fill="auto"/>
                <w:noWrap/>
                <w:vAlign w:val="bottom"/>
                <w:hideMark/>
              </w:tcPr>
            </w:tcPrChange>
          </w:tcPr>
          <w:p w14:paraId="37E75510" w14:textId="77777777" w:rsidR="00036D0E" w:rsidRPr="00036D0E" w:rsidRDefault="00036D0E" w:rsidP="00245317">
            <w:pPr>
              <w:spacing w:after="0" w:line="240" w:lineRule="auto"/>
              <w:jc w:val="center"/>
              <w:rPr>
                <w:ins w:id="5165" w:author="David Dayan" w:date="2021-12-03T17:13:00Z"/>
                <w:rFonts w:ascii="Calibri" w:eastAsia="Times New Roman" w:hAnsi="Calibri" w:cs="Times New Roman"/>
                <w:color w:val="000000"/>
                <w:sz w:val="16"/>
                <w:szCs w:val="16"/>
              </w:rPr>
            </w:pPr>
            <w:ins w:id="5166"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167" w:author="David Dayan" w:date="2021-12-03T17:18:00Z">
              <w:tcPr>
                <w:tcW w:w="599" w:type="dxa"/>
                <w:tcBorders>
                  <w:top w:val="nil"/>
                  <w:left w:val="nil"/>
                  <w:bottom w:val="nil"/>
                  <w:right w:val="nil"/>
                </w:tcBorders>
                <w:shd w:val="clear" w:color="auto" w:fill="auto"/>
                <w:noWrap/>
                <w:vAlign w:val="bottom"/>
                <w:hideMark/>
              </w:tcPr>
            </w:tcPrChange>
          </w:tcPr>
          <w:p w14:paraId="40B707DA" w14:textId="77777777" w:rsidR="00036D0E" w:rsidRPr="00036D0E" w:rsidRDefault="00036D0E" w:rsidP="00245317">
            <w:pPr>
              <w:spacing w:after="0" w:line="240" w:lineRule="auto"/>
              <w:jc w:val="center"/>
              <w:rPr>
                <w:ins w:id="5168" w:author="David Dayan" w:date="2021-12-03T17:13:00Z"/>
                <w:rFonts w:ascii="Calibri" w:eastAsia="Times New Roman" w:hAnsi="Calibri" w:cs="Times New Roman"/>
                <w:color w:val="000000"/>
                <w:sz w:val="16"/>
                <w:szCs w:val="16"/>
              </w:rPr>
            </w:pPr>
            <w:ins w:id="5169"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170" w:author="David Dayan" w:date="2021-12-03T17:18:00Z">
              <w:tcPr>
                <w:tcW w:w="1142" w:type="dxa"/>
                <w:tcBorders>
                  <w:top w:val="nil"/>
                  <w:left w:val="nil"/>
                  <w:bottom w:val="nil"/>
                  <w:right w:val="nil"/>
                </w:tcBorders>
                <w:shd w:val="clear" w:color="auto" w:fill="auto"/>
                <w:noWrap/>
                <w:vAlign w:val="bottom"/>
                <w:hideMark/>
              </w:tcPr>
            </w:tcPrChange>
          </w:tcPr>
          <w:p w14:paraId="48B51A26" w14:textId="77777777" w:rsidR="00036D0E" w:rsidRPr="00036D0E" w:rsidRDefault="00036D0E" w:rsidP="00245317">
            <w:pPr>
              <w:spacing w:after="0" w:line="240" w:lineRule="auto"/>
              <w:jc w:val="center"/>
              <w:rPr>
                <w:ins w:id="5171" w:author="David Dayan" w:date="2021-12-03T17:13:00Z"/>
                <w:rFonts w:ascii="Calibri" w:eastAsia="Times New Roman" w:hAnsi="Calibri" w:cs="Times New Roman"/>
                <w:color w:val="000000"/>
                <w:sz w:val="16"/>
                <w:szCs w:val="16"/>
              </w:rPr>
            </w:pPr>
            <w:ins w:id="517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173" w:author="David Dayan" w:date="2021-12-03T17:18:00Z">
              <w:tcPr>
                <w:tcW w:w="1440" w:type="dxa"/>
                <w:tcBorders>
                  <w:top w:val="nil"/>
                  <w:left w:val="nil"/>
                  <w:bottom w:val="nil"/>
                  <w:right w:val="nil"/>
                </w:tcBorders>
                <w:shd w:val="clear" w:color="auto" w:fill="auto"/>
                <w:noWrap/>
                <w:vAlign w:val="bottom"/>
                <w:hideMark/>
              </w:tcPr>
            </w:tcPrChange>
          </w:tcPr>
          <w:p w14:paraId="66B9097B" w14:textId="77777777" w:rsidR="00036D0E" w:rsidRPr="00036D0E" w:rsidRDefault="00036D0E" w:rsidP="00245317">
            <w:pPr>
              <w:spacing w:after="0" w:line="240" w:lineRule="auto"/>
              <w:jc w:val="center"/>
              <w:rPr>
                <w:ins w:id="5174" w:author="David Dayan" w:date="2021-12-03T17:13:00Z"/>
                <w:rFonts w:ascii="Calibri" w:eastAsia="Times New Roman" w:hAnsi="Calibri" w:cs="Times New Roman"/>
                <w:color w:val="000000"/>
                <w:sz w:val="16"/>
                <w:szCs w:val="16"/>
              </w:rPr>
            </w:pPr>
            <w:ins w:id="517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176" w:author="David Dayan" w:date="2021-12-03T17:18:00Z">
              <w:tcPr>
                <w:tcW w:w="1530" w:type="dxa"/>
                <w:tcBorders>
                  <w:top w:val="nil"/>
                  <w:left w:val="nil"/>
                  <w:bottom w:val="nil"/>
                  <w:right w:val="nil"/>
                </w:tcBorders>
                <w:shd w:val="clear" w:color="auto" w:fill="auto"/>
                <w:noWrap/>
                <w:vAlign w:val="bottom"/>
                <w:hideMark/>
              </w:tcPr>
            </w:tcPrChange>
          </w:tcPr>
          <w:p w14:paraId="63ADA02E" w14:textId="77777777" w:rsidR="00036D0E" w:rsidRPr="00036D0E" w:rsidRDefault="00036D0E" w:rsidP="00245317">
            <w:pPr>
              <w:spacing w:after="0" w:line="240" w:lineRule="auto"/>
              <w:jc w:val="center"/>
              <w:rPr>
                <w:ins w:id="5177" w:author="David Dayan" w:date="2021-12-03T17:13:00Z"/>
                <w:rFonts w:ascii="Calibri" w:eastAsia="Times New Roman" w:hAnsi="Calibri" w:cs="Times New Roman"/>
                <w:color w:val="000000"/>
                <w:sz w:val="16"/>
                <w:szCs w:val="16"/>
              </w:rPr>
            </w:pPr>
            <w:ins w:id="517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179" w:author="David Dayan" w:date="2021-12-03T17:18:00Z">
              <w:tcPr>
                <w:tcW w:w="898" w:type="dxa"/>
                <w:tcBorders>
                  <w:top w:val="nil"/>
                  <w:left w:val="nil"/>
                  <w:bottom w:val="nil"/>
                  <w:right w:val="nil"/>
                </w:tcBorders>
                <w:shd w:val="clear" w:color="auto" w:fill="auto"/>
                <w:noWrap/>
                <w:vAlign w:val="bottom"/>
                <w:hideMark/>
              </w:tcPr>
            </w:tcPrChange>
          </w:tcPr>
          <w:p w14:paraId="16E6DF27" w14:textId="77777777" w:rsidR="00036D0E" w:rsidRPr="00036D0E" w:rsidRDefault="00036D0E" w:rsidP="00245317">
            <w:pPr>
              <w:spacing w:after="0" w:line="240" w:lineRule="auto"/>
              <w:jc w:val="center"/>
              <w:rPr>
                <w:ins w:id="5180" w:author="David Dayan" w:date="2021-12-03T17:13:00Z"/>
                <w:rFonts w:ascii="Calibri" w:eastAsia="Times New Roman" w:hAnsi="Calibri" w:cs="Times New Roman"/>
                <w:color w:val="000000"/>
                <w:sz w:val="16"/>
                <w:szCs w:val="16"/>
              </w:rPr>
            </w:pPr>
            <w:ins w:id="518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182" w:author="David Dayan" w:date="2021-12-03T17:18:00Z">
              <w:tcPr>
                <w:tcW w:w="902" w:type="dxa"/>
                <w:tcBorders>
                  <w:top w:val="nil"/>
                  <w:left w:val="nil"/>
                  <w:bottom w:val="nil"/>
                  <w:right w:val="nil"/>
                </w:tcBorders>
                <w:shd w:val="clear" w:color="auto" w:fill="auto"/>
                <w:noWrap/>
                <w:vAlign w:val="bottom"/>
                <w:hideMark/>
              </w:tcPr>
            </w:tcPrChange>
          </w:tcPr>
          <w:p w14:paraId="320B97DC" w14:textId="77777777" w:rsidR="00036D0E" w:rsidRPr="00036D0E" w:rsidRDefault="00036D0E" w:rsidP="00245317">
            <w:pPr>
              <w:spacing w:after="0" w:line="240" w:lineRule="auto"/>
              <w:jc w:val="center"/>
              <w:rPr>
                <w:ins w:id="5183" w:author="David Dayan" w:date="2021-12-03T17:13:00Z"/>
                <w:rFonts w:ascii="Calibri" w:eastAsia="Times New Roman" w:hAnsi="Calibri" w:cs="Times New Roman"/>
                <w:color w:val="000000"/>
                <w:sz w:val="16"/>
                <w:szCs w:val="16"/>
              </w:rPr>
            </w:pPr>
            <w:ins w:id="518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185" w:author="David Dayan" w:date="2021-12-03T17:18:00Z">
              <w:tcPr>
                <w:tcW w:w="2160" w:type="dxa"/>
                <w:tcBorders>
                  <w:top w:val="nil"/>
                  <w:left w:val="nil"/>
                  <w:bottom w:val="nil"/>
                  <w:right w:val="nil"/>
                </w:tcBorders>
                <w:shd w:val="clear" w:color="auto" w:fill="auto"/>
                <w:noWrap/>
                <w:vAlign w:val="bottom"/>
                <w:hideMark/>
              </w:tcPr>
            </w:tcPrChange>
          </w:tcPr>
          <w:p w14:paraId="01CDB1B6" w14:textId="77777777" w:rsidR="00036D0E" w:rsidRPr="00036D0E" w:rsidRDefault="00036D0E" w:rsidP="00245317">
            <w:pPr>
              <w:spacing w:after="0" w:line="240" w:lineRule="auto"/>
              <w:jc w:val="center"/>
              <w:rPr>
                <w:ins w:id="5186" w:author="David Dayan" w:date="2021-12-03T17:13:00Z"/>
                <w:rFonts w:ascii="Calibri" w:eastAsia="Times New Roman" w:hAnsi="Calibri" w:cs="Times New Roman"/>
                <w:color w:val="000000"/>
                <w:sz w:val="16"/>
                <w:szCs w:val="16"/>
              </w:rPr>
            </w:pPr>
            <w:proofErr w:type="spellStart"/>
            <w:ins w:id="518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188" w:author="David Dayan" w:date="2021-12-03T17:18:00Z">
              <w:tcPr>
                <w:tcW w:w="2876" w:type="dxa"/>
                <w:gridSpan w:val="2"/>
                <w:tcBorders>
                  <w:top w:val="nil"/>
                  <w:left w:val="nil"/>
                  <w:bottom w:val="nil"/>
                  <w:right w:val="nil"/>
                </w:tcBorders>
                <w:shd w:val="clear" w:color="auto" w:fill="auto"/>
                <w:noWrap/>
                <w:vAlign w:val="bottom"/>
                <w:hideMark/>
              </w:tcPr>
            </w:tcPrChange>
          </w:tcPr>
          <w:p w14:paraId="4B273DFA" w14:textId="77777777" w:rsidR="00036D0E" w:rsidRPr="00036D0E" w:rsidRDefault="00036D0E" w:rsidP="00245317">
            <w:pPr>
              <w:spacing w:after="0" w:line="240" w:lineRule="auto"/>
              <w:jc w:val="center"/>
              <w:rPr>
                <w:ins w:id="5189" w:author="David Dayan" w:date="2021-12-03T17:13:00Z"/>
                <w:rFonts w:ascii="Calibri" w:eastAsia="Times New Roman" w:hAnsi="Calibri" w:cs="Times New Roman"/>
                <w:color w:val="000000"/>
                <w:sz w:val="16"/>
                <w:szCs w:val="16"/>
              </w:rPr>
            </w:pPr>
            <w:proofErr w:type="spellStart"/>
            <w:ins w:id="519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191" w:author="David Dayan" w:date="2021-12-03T17:18:00Z">
              <w:tcPr>
                <w:tcW w:w="1426" w:type="dxa"/>
                <w:tcBorders>
                  <w:top w:val="nil"/>
                  <w:left w:val="nil"/>
                  <w:bottom w:val="nil"/>
                  <w:right w:val="nil"/>
                </w:tcBorders>
                <w:shd w:val="clear" w:color="auto" w:fill="auto"/>
                <w:noWrap/>
                <w:vAlign w:val="bottom"/>
                <w:hideMark/>
              </w:tcPr>
            </w:tcPrChange>
          </w:tcPr>
          <w:p w14:paraId="3B8175C4" w14:textId="77777777" w:rsidR="00036D0E" w:rsidRPr="00036D0E" w:rsidRDefault="00036D0E" w:rsidP="00245317">
            <w:pPr>
              <w:spacing w:after="0" w:line="240" w:lineRule="auto"/>
              <w:jc w:val="center"/>
              <w:rPr>
                <w:ins w:id="5192" w:author="David Dayan" w:date="2021-12-03T17:13:00Z"/>
                <w:rFonts w:ascii="Calibri" w:eastAsia="Times New Roman" w:hAnsi="Calibri" w:cs="Times New Roman"/>
                <w:color w:val="000000"/>
                <w:sz w:val="16"/>
                <w:szCs w:val="16"/>
              </w:rPr>
            </w:pPr>
            <w:proofErr w:type="spellStart"/>
            <w:ins w:id="519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9D7BAB7" w14:textId="77777777" w:rsidTr="00245317">
        <w:trPr>
          <w:cantSplit/>
          <w:trHeight w:val="20"/>
          <w:ins w:id="5194" w:author="David Dayan" w:date="2021-12-03T17:13:00Z"/>
          <w:trPrChange w:id="519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196" w:author="David Dayan" w:date="2021-12-03T17:18:00Z">
              <w:tcPr>
                <w:tcW w:w="1563" w:type="dxa"/>
                <w:tcBorders>
                  <w:top w:val="nil"/>
                  <w:left w:val="nil"/>
                  <w:bottom w:val="nil"/>
                  <w:right w:val="nil"/>
                </w:tcBorders>
                <w:shd w:val="clear" w:color="auto" w:fill="auto"/>
                <w:noWrap/>
                <w:vAlign w:val="bottom"/>
                <w:hideMark/>
              </w:tcPr>
            </w:tcPrChange>
          </w:tcPr>
          <w:p w14:paraId="548ACD8C" w14:textId="77777777" w:rsidR="00036D0E" w:rsidRPr="00036D0E" w:rsidRDefault="00036D0E" w:rsidP="00245317">
            <w:pPr>
              <w:spacing w:after="0" w:line="240" w:lineRule="auto"/>
              <w:jc w:val="center"/>
              <w:rPr>
                <w:ins w:id="5197" w:author="David Dayan" w:date="2021-12-03T17:13:00Z"/>
                <w:rFonts w:ascii="Calibri" w:eastAsia="Times New Roman" w:hAnsi="Calibri" w:cs="Times New Roman"/>
                <w:color w:val="000000"/>
                <w:sz w:val="16"/>
                <w:szCs w:val="16"/>
              </w:rPr>
            </w:pPr>
            <w:ins w:id="5198" w:author="David Dayan" w:date="2021-12-03T17:13:00Z">
              <w:r w:rsidRPr="00036D0E">
                <w:rPr>
                  <w:rFonts w:ascii="Calibri" w:eastAsia="Times New Roman" w:hAnsi="Calibri" w:cs="Times New Roman"/>
                  <w:color w:val="000000"/>
                  <w:sz w:val="16"/>
                  <w:szCs w:val="16"/>
                </w:rPr>
                <w:t>OtsAC20ROGR_0144</w:t>
              </w:r>
            </w:ins>
          </w:p>
        </w:tc>
        <w:tc>
          <w:tcPr>
            <w:tcW w:w="746" w:type="dxa"/>
            <w:tcBorders>
              <w:top w:val="nil"/>
              <w:left w:val="nil"/>
              <w:bottom w:val="nil"/>
              <w:right w:val="nil"/>
            </w:tcBorders>
            <w:shd w:val="clear" w:color="auto" w:fill="auto"/>
            <w:noWrap/>
            <w:vAlign w:val="bottom"/>
            <w:hideMark/>
            <w:tcPrChange w:id="5199" w:author="David Dayan" w:date="2021-12-03T17:18:00Z">
              <w:tcPr>
                <w:tcW w:w="746" w:type="dxa"/>
                <w:tcBorders>
                  <w:top w:val="nil"/>
                  <w:left w:val="nil"/>
                  <w:bottom w:val="nil"/>
                  <w:right w:val="nil"/>
                </w:tcBorders>
                <w:shd w:val="clear" w:color="auto" w:fill="auto"/>
                <w:noWrap/>
                <w:vAlign w:val="bottom"/>
                <w:hideMark/>
              </w:tcPr>
            </w:tcPrChange>
          </w:tcPr>
          <w:p w14:paraId="6BFC55CA" w14:textId="77777777" w:rsidR="00036D0E" w:rsidRPr="00036D0E" w:rsidRDefault="00036D0E" w:rsidP="00245317">
            <w:pPr>
              <w:spacing w:after="0" w:line="240" w:lineRule="auto"/>
              <w:jc w:val="center"/>
              <w:rPr>
                <w:ins w:id="5200" w:author="David Dayan" w:date="2021-12-03T17:13:00Z"/>
                <w:rFonts w:ascii="Calibri" w:eastAsia="Times New Roman" w:hAnsi="Calibri" w:cs="Times New Roman"/>
                <w:color w:val="000000"/>
                <w:sz w:val="16"/>
                <w:szCs w:val="16"/>
              </w:rPr>
            </w:pPr>
            <w:ins w:id="5201"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202" w:author="David Dayan" w:date="2021-12-03T17:18:00Z">
              <w:tcPr>
                <w:tcW w:w="599" w:type="dxa"/>
                <w:tcBorders>
                  <w:top w:val="nil"/>
                  <w:left w:val="nil"/>
                  <w:bottom w:val="nil"/>
                  <w:right w:val="nil"/>
                </w:tcBorders>
                <w:shd w:val="clear" w:color="auto" w:fill="auto"/>
                <w:noWrap/>
                <w:vAlign w:val="bottom"/>
                <w:hideMark/>
              </w:tcPr>
            </w:tcPrChange>
          </w:tcPr>
          <w:p w14:paraId="4A740FBB" w14:textId="77777777" w:rsidR="00036D0E" w:rsidRPr="00036D0E" w:rsidRDefault="00036D0E" w:rsidP="00245317">
            <w:pPr>
              <w:spacing w:after="0" w:line="240" w:lineRule="auto"/>
              <w:jc w:val="center"/>
              <w:rPr>
                <w:ins w:id="5203" w:author="David Dayan" w:date="2021-12-03T17:13:00Z"/>
                <w:rFonts w:ascii="Calibri" w:eastAsia="Times New Roman" w:hAnsi="Calibri" w:cs="Times New Roman"/>
                <w:color w:val="000000"/>
                <w:sz w:val="16"/>
                <w:szCs w:val="16"/>
              </w:rPr>
            </w:pPr>
            <w:ins w:id="5204"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205" w:author="David Dayan" w:date="2021-12-03T17:18:00Z">
              <w:tcPr>
                <w:tcW w:w="1142" w:type="dxa"/>
                <w:tcBorders>
                  <w:top w:val="nil"/>
                  <w:left w:val="nil"/>
                  <w:bottom w:val="nil"/>
                  <w:right w:val="nil"/>
                </w:tcBorders>
                <w:shd w:val="clear" w:color="auto" w:fill="auto"/>
                <w:noWrap/>
                <w:vAlign w:val="bottom"/>
                <w:hideMark/>
              </w:tcPr>
            </w:tcPrChange>
          </w:tcPr>
          <w:p w14:paraId="618C61C2" w14:textId="77777777" w:rsidR="00036D0E" w:rsidRPr="00036D0E" w:rsidRDefault="00036D0E" w:rsidP="00245317">
            <w:pPr>
              <w:spacing w:after="0" w:line="240" w:lineRule="auto"/>
              <w:jc w:val="center"/>
              <w:rPr>
                <w:ins w:id="5206" w:author="David Dayan" w:date="2021-12-03T17:13:00Z"/>
                <w:rFonts w:ascii="Calibri" w:eastAsia="Times New Roman" w:hAnsi="Calibri" w:cs="Times New Roman"/>
                <w:color w:val="000000"/>
                <w:sz w:val="16"/>
                <w:szCs w:val="16"/>
              </w:rPr>
            </w:pPr>
            <w:ins w:id="520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208" w:author="David Dayan" w:date="2021-12-03T17:18:00Z">
              <w:tcPr>
                <w:tcW w:w="1440" w:type="dxa"/>
                <w:tcBorders>
                  <w:top w:val="nil"/>
                  <w:left w:val="nil"/>
                  <w:bottom w:val="nil"/>
                  <w:right w:val="nil"/>
                </w:tcBorders>
                <w:shd w:val="clear" w:color="auto" w:fill="auto"/>
                <w:noWrap/>
                <w:vAlign w:val="bottom"/>
                <w:hideMark/>
              </w:tcPr>
            </w:tcPrChange>
          </w:tcPr>
          <w:p w14:paraId="618F2DBC" w14:textId="77777777" w:rsidR="00036D0E" w:rsidRPr="00036D0E" w:rsidRDefault="00036D0E" w:rsidP="00245317">
            <w:pPr>
              <w:spacing w:after="0" w:line="240" w:lineRule="auto"/>
              <w:jc w:val="center"/>
              <w:rPr>
                <w:ins w:id="5209" w:author="David Dayan" w:date="2021-12-03T17:13:00Z"/>
                <w:rFonts w:ascii="Calibri" w:eastAsia="Times New Roman" w:hAnsi="Calibri" w:cs="Times New Roman"/>
                <w:color w:val="000000"/>
                <w:sz w:val="16"/>
                <w:szCs w:val="16"/>
              </w:rPr>
            </w:pPr>
            <w:ins w:id="521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211" w:author="David Dayan" w:date="2021-12-03T17:18:00Z">
              <w:tcPr>
                <w:tcW w:w="1530" w:type="dxa"/>
                <w:tcBorders>
                  <w:top w:val="nil"/>
                  <w:left w:val="nil"/>
                  <w:bottom w:val="nil"/>
                  <w:right w:val="nil"/>
                </w:tcBorders>
                <w:shd w:val="clear" w:color="auto" w:fill="auto"/>
                <w:noWrap/>
                <w:vAlign w:val="bottom"/>
                <w:hideMark/>
              </w:tcPr>
            </w:tcPrChange>
          </w:tcPr>
          <w:p w14:paraId="4CDA7278" w14:textId="77777777" w:rsidR="00036D0E" w:rsidRPr="00036D0E" w:rsidRDefault="00036D0E" w:rsidP="00245317">
            <w:pPr>
              <w:spacing w:after="0" w:line="240" w:lineRule="auto"/>
              <w:jc w:val="center"/>
              <w:rPr>
                <w:ins w:id="5212" w:author="David Dayan" w:date="2021-12-03T17:13:00Z"/>
                <w:rFonts w:ascii="Calibri" w:eastAsia="Times New Roman" w:hAnsi="Calibri" w:cs="Times New Roman"/>
                <w:color w:val="000000"/>
                <w:sz w:val="16"/>
                <w:szCs w:val="16"/>
              </w:rPr>
            </w:pPr>
            <w:ins w:id="521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214" w:author="David Dayan" w:date="2021-12-03T17:18:00Z">
              <w:tcPr>
                <w:tcW w:w="898" w:type="dxa"/>
                <w:tcBorders>
                  <w:top w:val="nil"/>
                  <w:left w:val="nil"/>
                  <w:bottom w:val="nil"/>
                  <w:right w:val="nil"/>
                </w:tcBorders>
                <w:shd w:val="clear" w:color="auto" w:fill="auto"/>
                <w:noWrap/>
                <w:vAlign w:val="bottom"/>
                <w:hideMark/>
              </w:tcPr>
            </w:tcPrChange>
          </w:tcPr>
          <w:p w14:paraId="73663205" w14:textId="77777777" w:rsidR="00036D0E" w:rsidRPr="00036D0E" w:rsidRDefault="00036D0E" w:rsidP="00245317">
            <w:pPr>
              <w:spacing w:after="0" w:line="240" w:lineRule="auto"/>
              <w:jc w:val="center"/>
              <w:rPr>
                <w:ins w:id="5215" w:author="David Dayan" w:date="2021-12-03T17:13:00Z"/>
                <w:rFonts w:ascii="Calibri" w:eastAsia="Times New Roman" w:hAnsi="Calibri" w:cs="Times New Roman"/>
                <w:color w:val="000000"/>
                <w:sz w:val="16"/>
                <w:szCs w:val="16"/>
              </w:rPr>
            </w:pPr>
            <w:ins w:id="521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217" w:author="David Dayan" w:date="2021-12-03T17:18:00Z">
              <w:tcPr>
                <w:tcW w:w="902" w:type="dxa"/>
                <w:tcBorders>
                  <w:top w:val="nil"/>
                  <w:left w:val="nil"/>
                  <w:bottom w:val="nil"/>
                  <w:right w:val="nil"/>
                </w:tcBorders>
                <w:shd w:val="clear" w:color="auto" w:fill="auto"/>
                <w:noWrap/>
                <w:vAlign w:val="bottom"/>
                <w:hideMark/>
              </w:tcPr>
            </w:tcPrChange>
          </w:tcPr>
          <w:p w14:paraId="3299CE26" w14:textId="77777777" w:rsidR="00036D0E" w:rsidRPr="00036D0E" w:rsidRDefault="00036D0E" w:rsidP="00245317">
            <w:pPr>
              <w:spacing w:after="0" w:line="240" w:lineRule="auto"/>
              <w:jc w:val="center"/>
              <w:rPr>
                <w:ins w:id="5218" w:author="David Dayan" w:date="2021-12-03T17:13:00Z"/>
                <w:rFonts w:ascii="Calibri" w:eastAsia="Times New Roman" w:hAnsi="Calibri" w:cs="Times New Roman"/>
                <w:color w:val="000000"/>
                <w:sz w:val="16"/>
                <w:szCs w:val="16"/>
              </w:rPr>
            </w:pPr>
            <w:ins w:id="521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220" w:author="David Dayan" w:date="2021-12-03T17:18:00Z">
              <w:tcPr>
                <w:tcW w:w="2160" w:type="dxa"/>
                <w:tcBorders>
                  <w:top w:val="nil"/>
                  <w:left w:val="nil"/>
                  <w:bottom w:val="nil"/>
                  <w:right w:val="nil"/>
                </w:tcBorders>
                <w:shd w:val="clear" w:color="auto" w:fill="auto"/>
                <w:noWrap/>
                <w:vAlign w:val="bottom"/>
                <w:hideMark/>
              </w:tcPr>
            </w:tcPrChange>
          </w:tcPr>
          <w:p w14:paraId="518643AC" w14:textId="77777777" w:rsidR="00036D0E" w:rsidRPr="00036D0E" w:rsidRDefault="00036D0E" w:rsidP="00245317">
            <w:pPr>
              <w:spacing w:after="0" w:line="240" w:lineRule="auto"/>
              <w:jc w:val="center"/>
              <w:rPr>
                <w:ins w:id="5221" w:author="David Dayan" w:date="2021-12-03T17:13:00Z"/>
                <w:rFonts w:ascii="Calibri" w:eastAsia="Times New Roman" w:hAnsi="Calibri" w:cs="Times New Roman"/>
                <w:color w:val="000000"/>
                <w:sz w:val="16"/>
                <w:szCs w:val="16"/>
              </w:rPr>
            </w:pPr>
            <w:proofErr w:type="spellStart"/>
            <w:ins w:id="522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223" w:author="David Dayan" w:date="2021-12-03T17:18:00Z">
              <w:tcPr>
                <w:tcW w:w="2876" w:type="dxa"/>
                <w:gridSpan w:val="2"/>
                <w:tcBorders>
                  <w:top w:val="nil"/>
                  <w:left w:val="nil"/>
                  <w:bottom w:val="nil"/>
                  <w:right w:val="nil"/>
                </w:tcBorders>
                <w:shd w:val="clear" w:color="auto" w:fill="auto"/>
                <w:noWrap/>
                <w:vAlign w:val="bottom"/>
                <w:hideMark/>
              </w:tcPr>
            </w:tcPrChange>
          </w:tcPr>
          <w:p w14:paraId="26DEFC58" w14:textId="77777777" w:rsidR="00036D0E" w:rsidRPr="00036D0E" w:rsidRDefault="00036D0E" w:rsidP="00245317">
            <w:pPr>
              <w:spacing w:after="0" w:line="240" w:lineRule="auto"/>
              <w:jc w:val="center"/>
              <w:rPr>
                <w:ins w:id="5224" w:author="David Dayan" w:date="2021-12-03T17:13:00Z"/>
                <w:rFonts w:ascii="Calibri" w:eastAsia="Times New Roman" w:hAnsi="Calibri" w:cs="Times New Roman"/>
                <w:color w:val="000000"/>
                <w:sz w:val="16"/>
                <w:szCs w:val="16"/>
              </w:rPr>
            </w:pPr>
            <w:proofErr w:type="spellStart"/>
            <w:ins w:id="522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226" w:author="David Dayan" w:date="2021-12-03T17:18:00Z">
              <w:tcPr>
                <w:tcW w:w="1426" w:type="dxa"/>
                <w:tcBorders>
                  <w:top w:val="nil"/>
                  <w:left w:val="nil"/>
                  <w:bottom w:val="nil"/>
                  <w:right w:val="nil"/>
                </w:tcBorders>
                <w:shd w:val="clear" w:color="auto" w:fill="auto"/>
                <w:noWrap/>
                <w:vAlign w:val="bottom"/>
                <w:hideMark/>
              </w:tcPr>
            </w:tcPrChange>
          </w:tcPr>
          <w:p w14:paraId="53839429" w14:textId="77777777" w:rsidR="00036D0E" w:rsidRPr="00036D0E" w:rsidRDefault="00036D0E" w:rsidP="00245317">
            <w:pPr>
              <w:spacing w:after="0" w:line="240" w:lineRule="auto"/>
              <w:jc w:val="center"/>
              <w:rPr>
                <w:ins w:id="5227" w:author="David Dayan" w:date="2021-12-03T17:13:00Z"/>
                <w:rFonts w:ascii="Calibri" w:eastAsia="Times New Roman" w:hAnsi="Calibri" w:cs="Times New Roman"/>
                <w:color w:val="000000"/>
                <w:sz w:val="16"/>
                <w:szCs w:val="16"/>
              </w:rPr>
            </w:pPr>
            <w:proofErr w:type="spellStart"/>
            <w:ins w:id="522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815AD98" w14:textId="77777777" w:rsidTr="00245317">
        <w:trPr>
          <w:cantSplit/>
          <w:trHeight w:val="20"/>
          <w:ins w:id="5229" w:author="David Dayan" w:date="2021-12-03T17:13:00Z"/>
          <w:trPrChange w:id="523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231" w:author="David Dayan" w:date="2021-12-03T17:18:00Z">
              <w:tcPr>
                <w:tcW w:w="1563" w:type="dxa"/>
                <w:tcBorders>
                  <w:top w:val="nil"/>
                  <w:left w:val="nil"/>
                  <w:bottom w:val="nil"/>
                  <w:right w:val="nil"/>
                </w:tcBorders>
                <w:shd w:val="clear" w:color="auto" w:fill="auto"/>
                <w:noWrap/>
                <w:vAlign w:val="bottom"/>
                <w:hideMark/>
              </w:tcPr>
            </w:tcPrChange>
          </w:tcPr>
          <w:p w14:paraId="6422E5CE" w14:textId="77777777" w:rsidR="00036D0E" w:rsidRPr="00036D0E" w:rsidRDefault="00036D0E" w:rsidP="00245317">
            <w:pPr>
              <w:spacing w:after="0" w:line="240" w:lineRule="auto"/>
              <w:jc w:val="center"/>
              <w:rPr>
                <w:ins w:id="5232" w:author="David Dayan" w:date="2021-12-03T17:13:00Z"/>
                <w:rFonts w:ascii="Calibri" w:eastAsia="Times New Roman" w:hAnsi="Calibri" w:cs="Times New Roman"/>
                <w:color w:val="000000"/>
                <w:sz w:val="16"/>
                <w:szCs w:val="16"/>
              </w:rPr>
            </w:pPr>
            <w:ins w:id="5233" w:author="David Dayan" w:date="2021-12-03T17:13:00Z">
              <w:r w:rsidRPr="00036D0E">
                <w:rPr>
                  <w:rFonts w:ascii="Calibri" w:eastAsia="Times New Roman" w:hAnsi="Calibri" w:cs="Times New Roman"/>
                  <w:color w:val="000000"/>
                  <w:sz w:val="16"/>
                  <w:szCs w:val="16"/>
                </w:rPr>
                <w:t>OtsAC20ROGR_0145</w:t>
              </w:r>
            </w:ins>
          </w:p>
        </w:tc>
        <w:tc>
          <w:tcPr>
            <w:tcW w:w="746" w:type="dxa"/>
            <w:tcBorders>
              <w:top w:val="nil"/>
              <w:left w:val="nil"/>
              <w:bottom w:val="nil"/>
              <w:right w:val="nil"/>
            </w:tcBorders>
            <w:shd w:val="clear" w:color="auto" w:fill="auto"/>
            <w:noWrap/>
            <w:vAlign w:val="bottom"/>
            <w:hideMark/>
            <w:tcPrChange w:id="5234" w:author="David Dayan" w:date="2021-12-03T17:18:00Z">
              <w:tcPr>
                <w:tcW w:w="746" w:type="dxa"/>
                <w:tcBorders>
                  <w:top w:val="nil"/>
                  <w:left w:val="nil"/>
                  <w:bottom w:val="nil"/>
                  <w:right w:val="nil"/>
                </w:tcBorders>
                <w:shd w:val="clear" w:color="auto" w:fill="auto"/>
                <w:noWrap/>
                <w:vAlign w:val="bottom"/>
                <w:hideMark/>
              </w:tcPr>
            </w:tcPrChange>
          </w:tcPr>
          <w:p w14:paraId="29D6FC42" w14:textId="77777777" w:rsidR="00036D0E" w:rsidRPr="00036D0E" w:rsidRDefault="00036D0E" w:rsidP="00245317">
            <w:pPr>
              <w:spacing w:after="0" w:line="240" w:lineRule="auto"/>
              <w:jc w:val="center"/>
              <w:rPr>
                <w:ins w:id="5235" w:author="David Dayan" w:date="2021-12-03T17:13:00Z"/>
                <w:rFonts w:ascii="Calibri" w:eastAsia="Times New Roman" w:hAnsi="Calibri" w:cs="Times New Roman"/>
                <w:color w:val="000000"/>
                <w:sz w:val="16"/>
                <w:szCs w:val="16"/>
              </w:rPr>
            </w:pPr>
            <w:ins w:id="5236"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237" w:author="David Dayan" w:date="2021-12-03T17:18:00Z">
              <w:tcPr>
                <w:tcW w:w="599" w:type="dxa"/>
                <w:tcBorders>
                  <w:top w:val="nil"/>
                  <w:left w:val="nil"/>
                  <w:bottom w:val="nil"/>
                  <w:right w:val="nil"/>
                </w:tcBorders>
                <w:shd w:val="clear" w:color="auto" w:fill="auto"/>
                <w:noWrap/>
                <w:vAlign w:val="bottom"/>
                <w:hideMark/>
              </w:tcPr>
            </w:tcPrChange>
          </w:tcPr>
          <w:p w14:paraId="37984373" w14:textId="77777777" w:rsidR="00036D0E" w:rsidRPr="00036D0E" w:rsidRDefault="00036D0E" w:rsidP="00245317">
            <w:pPr>
              <w:spacing w:after="0" w:line="240" w:lineRule="auto"/>
              <w:jc w:val="center"/>
              <w:rPr>
                <w:ins w:id="5238" w:author="David Dayan" w:date="2021-12-03T17:13:00Z"/>
                <w:rFonts w:ascii="Calibri" w:eastAsia="Times New Roman" w:hAnsi="Calibri" w:cs="Times New Roman"/>
                <w:color w:val="000000"/>
                <w:sz w:val="16"/>
                <w:szCs w:val="16"/>
              </w:rPr>
            </w:pPr>
            <w:ins w:id="5239"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240" w:author="David Dayan" w:date="2021-12-03T17:18:00Z">
              <w:tcPr>
                <w:tcW w:w="1142" w:type="dxa"/>
                <w:tcBorders>
                  <w:top w:val="nil"/>
                  <w:left w:val="nil"/>
                  <w:bottom w:val="nil"/>
                  <w:right w:val="nil"/>
                </w:tcBorders>
                <w:shd w:val="clear" w:color="auto" w:fill="auto"/>
                <w:noWrap/>
                <w:vAlign w:val="bottom"/>
                <w:hideMark/>
              </w:tcPr>
            </w:tcPrChange>
          </w:tcPr>
          <w:p w14:paraId="67605397" w14:textId="77777777" w:rsidR="00036D0E" w:rsidRPr="00036D0E" w:rsidRDefault="00036D0E" w:rsidP="00245317">
            <w:pPr>
              <w:spacing w:after="0" w:line="240" w:lineRule="auto"/>
              <w:jc w:val="center"/>
              <w:rPr>
                <w:ins w:id="5241" w:author="David Dayan" w:date="2021-12-03T17:13:00Z"/>
                <w:rFonts w:ascii="Calibri" w:eastAsia="Times New Roman" w:hAnsi="Calibri" w:cs="Times New Roman"/>
                <w:color w:val="000000"/>
                <w:sz w:val="16"/>
                <w:szCs w:val="16"/>
              </w:rPr>
            </w:pPr>
            <w:ins w:id="524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243" w:author="David Dayan" w:date="2021-12-03T17:18:00Z">
              <w:tcPr>
                <w:tcW w:w="1440" w:type="dxa"/>
                <w:tcBorders>
                  <w:top w:val="nil"/>
                  <w:left w:val="nil"/>
                  <w:bottom w:val="nil"/>
                  <w:right w:val="nil"/>
                </w:tcBorders>
                <w:shd w:val="clear" w:color="auto" w:fill="auto"/>
                <w:noWrap/>
                <w:vAlign w:val="bottom"/>
                <w:hideMark/>
              </w:tcPr>
            </w:tcPrChange>
          </w:tcPr>
          <w:p w14:paraId="7573A643" w14:textId="77777777" w:rsidR="00036D0E" w:rsidRPr="00036D0E" w:rsidRDefault="00036D0E" w:rsidP="00245317">
            <w:pPr>
              <w:spacing w:after="0" w:line="240" w:lineRule="auto"/>
              <w:jc w:val="center"/>
              <w:rPr>
                <w:ins w:id="5244" w:author="David Dayan" w:date="2021-12-03T17:13:00Z"/>
                <w:rFonts w:ascii="Calibri" w:eastAsia="Times New Roman" w:hAnsi="Calibri" w:cs="Times New Roman"/>
                <w:color w:val="000000"/>
                <w:sz w:val="16"/>
                <w:szCs w:val="16"/>
              </w:rPr>
            </w:pPr>
            <w:ins w:id="524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246" w:author="David Dayan" w:date="2021-12-03T17:18:00Z">
              <w:tcPr>
                <w:tcW w:w="1530" w:type="dxa"/>
                <w:tcBorders>
                  <w:top w:val="nil"/>
                  <w:left w:val="nil"/>
                  <w:bottom w:val="nil"/>
                  <w:right w:val="nil"/>
                </w:tcBorders>
                <w:shd w:val="clear" w:color="auto" w:fill="auto"/>
                <w:noWrap/>
                <w:vAlign w:val="bottom"/>
                <w:hideMark/>
              </w:tcPr>
            </w:tcPrChange>
          </w:tcPr>
          <w:p w14:paraId="70BE5372" w14:textId="77777777" w:rsidR="00036D0E" w:rsidRPr="00036D0E" w:rsidRDefault="00036D0E" w:rsidP="00245317">
            <w:pPr>
              <w:spacing w:after="0" w:line="240" w:lineRule="auto"/>
              <w:jc w:val="center"/>
              <w:rPr>
                <w:ins w:id="5247" w:author="David Dayan" w:date="2021-12-03T17:13:00Z"/>
                <w:rFonts w:ascii="Calibri" w:eastAsia="Times New Roman" w:hAnsi="Calibri" w:cs="Times New Roman"/>
                <w:color w:val="000000"/>
                <w:sz w:val="16"/>
                <w:szCs w:val="16"/>
              </w:rPr>
            </w:pPr>
            <w:ins w:id="524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249" w:author="David Dayan" w:date="2021-12-03T17:18:00Z">
              <w:tcPr>
                <w:tcW w:w="898" w:type="dxa"/>
                <w:tcBorders>
                  <w:top w:val="nil"/>
                  <w:left w:val="nil"/>
                  <w:bottom w:val="nil"/>
                  <w:right w:val="nil"/>
                </w:tcBorders>
                <w:shd w:val="clear" w:color="auto" w:fill="auto"/>
                <w:noWrap/>
                <w:vAlign w:val="bottom"/>
                <w:hideMark/>
              </w:tcPr>
            </w:tcPrChange>
          </w:tcPr>
          <w:p w14:paraId="50942709" w14:textId="77777777" w:rsidR="00036D0E" w:rsidRPr="00036D0E" w:rsidRDefault="00036D0E" w:rsidP="00245317">
            <w:pPr>
              <w:spacing w:after="0" w:line="240" w:lineRule="auto"/>
              <w:jc w:val="center"/>
              <w:rPr>
                <w:ins w:id="5250" w:author="David Dayan" w:date="2021-12-03T17:13:00Z"/>
                <w:rFonts w:ascii="Calibri" w:eastAsia="Times New Roman" w:hAnsi="Calibri" w:cs="Times New Roman"/>
                <w:color w:val="000000"/>
                <w:sz w:val="16"/>
                <w:szCs w:val="16"/>
              </w:rPr>
            </w:pPr>
            <w:ins w:id="525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252" w:author="David Dayan" w:date="2021-12-03T17:18:00Z">
              <w:tcPr>
                <w:tcW w:w="902" w:type="dxa"/>
                <w:tcBorders>
                  <w:top w:val="nil"/>
                  <w:left w:val="nil"/>
                  <w:bottom w:val="nil"/>
                  <w:right w:val="nil"/>
                </w:tcBorders>
                <w:shd w:val="clear" w:color="auto" w:fill="auto"/>
                <w:noWrap/>
                <w:vAlign w:val="bottom"/>
                <w:hideMark/>
              </w:tcPr>
            </w:tcPrChange>
          </w:tcPr>
          <w:p w14:paraId="5EAA7064" w14:textId="77777777" w:rsidR="00036D0E" w:rsidRPr="00036D0E" w:rsidRDefault="00036D0E" w:rsidP="00245317">
            <w:pPr>
              <w:spacing w:after="0" w:line="240" w:lineRule="auto"/>
              <w:jc w:val="center"/>
              <w:rPr>
                <w:ins w:id="5253" w:author="David Dayan" w:date="2021-12-03T17:13:00Z"/>
                <w:rFonts w:ascii="Calibri" w:eastAsia="Times New Roman" w:hAnsi="Calibri" w:cs="Times New Roman"/>
                <w:color w:val="000000"/>
                <w:sz w:val="16"/>
                <w:szCs w:val="16"/>
              </w:rPr>
            </w:pPr>
            <w:ins w:id="525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255" w:author="David Dayan" w:date="2021-12-03T17:18:00Z">
              <w:tcPr>
                <w:tcW w:w="2160" w:type="dxa"/>
                <w:tcBorders>
                  <w:top w:val="nil"/>
                  <w:left w:val="nil"/>
                  <w:bottom w:val="nil"/>
                  <w:right w:val="nil"/>
                </w:tcBorders>
                <w:shd w:val="clear" w:color="auto" w:fill="auto"/>
                <w:noWrap/>
                <w:vAlign w:val="bottom"/>
                <w:hideMark/>
              </w:tcPr>
            </w:tcPrChange>
          </w:tcPr>
          <w:p w14:paraId="4BA68A4A" w14:textId="77777777" w:rsidR="00036D0E" w:rsidRPr="00036D0E" w:rsidRDefault="00036D0E" w:rsidP="00245317">
            <w:pPr>
              <w:spacing w:after="0" w:line="240" w:lineRule="auto"/>
              <w:jc w:val="center"/>
              <w:rPr>
                <w:ins w:id="5256" w:author="David Dayan" w:date="2021-12-03T17:13:00Z"/>
                <w:rFonts w:ascii="Calibri" w:eastAsia="Times New Roman" w:hAnsi="Calibri" w:cs="Times New Roman"/>
                <w:color w:val="000000"/>
                <w:sz w:val="16"/>
                <w:szCs w:val="16"/>
              </w:rPr>
            </w:pPr>
            <w:proofErr w:type="spellStart"/>
            <w:ins w:id="525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258" w:author="David Dayan" w:date="2021-12-03T17:18:00Z">
              <w:tcPr>
                <w:tcW w:w="2876" w:type="dxa"/>
                <w:gridSpan w:val="2"/>
                <w:tcBorders>
                  <w:top w:val="nil"/>
                  <w:left w:val="nil"/>
                  <w:bottom w:val="nil"/>
                  <w:right w:val="nil"/>
                </w:tcBorders>
                <w:shd w:val="clear" w:color="auto" w:fill="auto"/>
                <w:noWrap/>
                <w:vAlign w:val="bottom"/>
                <w:hideMark/>
              </w:tcPr>
            </w:tcPrChange>
          </w:tcPr>
          <w:p w14:paraId="4F140A2E" w14:textId="77777777" w:rsidR="00036D0E" w:rsidRPr="00036D0E" w:rsidRDefault="00036D0E" w:rsidP="00245317">
            <w:pPr>
              <w:spacing w:after="0" w:line="240" w:lineRule="auto"/>
              <w:jc w:val="center"/>
              <w:rPr>
                <w:ins w:id="5259" w:author="David Dayan" w:date="2021-12-03T17:13:00Z"/>
                <w:rFonts w:ascii="Calibri" w:eastAsia="Times New Roman" w:hAnsi="Calibri" w:cs="Times New Roman"/>
                <w:color w:val="000000"/>
                <w:sz w:val="16"/>
                <w:szCs w:val="16"/>
              </w:rPr>
            </w:pPr>
            <w:proofErr w:type="spellStart"/>
            <w:ins w:id="526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261" w:author="David Dayan" w:date="2021-12-03T17:18:00Z">
              <w:tcPr>
                <w:tcW w:w="1426" w:type="dxa"/>
                <w:tcBorders>
                  <w:top w:val="nil"/>
                  <w:left w:val="nil"/>
                  <w:bottom w:val="nil"/>
                  <w:right w:val="nil"/>
                </w:tcBorders>
                <w:shd w:val="clear" w:color="auto" w:fill="auto"/>
                <w:noWrap/>
                <w:vAlign w:val="bottom"/>
                <w:hideMark/>
              </w:tcPr>
            </w:tcPrChange>
          </w:tcPr>
          <w:p w14:paraId="4ED7639F" w14:textId="77777777" w:rsidR="00036D0E" w:rsidRPr="00036D0E" w:rsidRDefault="00036D0E" w:rsidP="00245317">
            <w:pPr>
              <w:spacing w:after="0" w:line="240" w:lineRule="auto"/>
              <w:jc w:val="center"/>
              <w:rPr>
                <w:ins w:id="5262" w:author="David Dayan" w:date="2021-12-03T17:13:00Z"/>
                <w:rFonts w:ascii="Calibri" w:eastAsia="Times New Roman" w:hAnsi="Calibri" w:cs="Times New Roman"/>
                <w:color w:val="000000"/>
                <w:sz w:val="16"/>
                <w:szCs w:val="16"/>
              </w:rPr>
            </w:pPr>
            <w:proofErr w:type="spellStart"/>
            <w:ins w:id="526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BA3BBF0" w14:textId="77777777" w:rsidTr="00245317">
        <w:trPr>
          <w:cantSplit/>
          <w:trHeight w:val="20"/>
          <w:ins w:id="5264" w:author="David Dayan" w:date="2021-12-03T17:13:00Z"/>
          <w:trPrChange w:id="526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266" w:author="David Dayan" w:date="2021-12-03T17:18:00Z">
              <w:tcPr>
                <w:tcW w:w="1563" w:type="dxa"/>
                <w:tcBorders>
                  <w:top w:val="nil"/>
                  <w:left w:val="nil"/>
                  <w:bottom w:val="nil"/>
                  <w:right w:val="nil"/>
                </w:tcBorders>
                <w:shd w:val="clear" w:color="auto" w:fill="auto"/>
                <w:noWrap/>
                <w:vAlign w:val="bottom"/>
                <w:hideMark/>
              </w:tcPr>
            </w:tcPrChange>
          </w:tcPr>
          <w:p w14:paraId="32B16A19" w14:textId="77777777" w:rsidR="00036D0E" w:rsidRPr="00036D0E" w:rsidRDefault="00036D0E" w:rsidP="00245317">
            <w:pPr>
              <w:spacing w:after="0" w:line="240" w:lineRule="auto"/>
              <w:jc w:val="center"/>
              <w:rPr>
                <w:ins w:id="5267" w:author="David Dayan" w:date="2021-12-03T17:13:00Z"/>
                <w:rFonts w:ascii="Calibri" w:eastAsia="Times New Roman" w:hAnsi="Calibri" w:cs="Times New Roman"/>
                <w:color w:val="000000"/>
                <w:sz w:val="16"/>
                <w:szCs w:val="16"/>
              </w:rPr>
            </w:pPr>
            <w:ins w:id="5268" w:author="David Dayan" w:date="2021-12-03T17:13:00Z">
              <w:r w:rsidRPr="00036D0E">
                <w:rPr>
                  <w:rFonts w:ascii="Calibri" w:eastAsia="Times New Roman" w:hAnsi="Calibri" w:cs="Times New Roman"/>
                  <w:color w:val="000000"/>
                  <w:sz w:val="16"/>
                  <w:szCs w:val="16"/>
                </w:rPr>
                <w:t>OtsAC20ROGR_0146</w:t>
              </w:r>
            </w:ins>
          </w:p>
        </w:tc>
        <w:tc>
          <w:tcPr>
            <w:tcW w:w="746" w:type="dxa"/>
            <w:tcBorders>
              <w:top w:val="nil"/>
              <w:left w:val="nil"/>
              <w:bottom w:val="nil"/>
              <w:right w:val="nil"/>
            </w:tcBorders>
            <w:shd w:val="clear" w:color="auto" w:fill="auto"/>
            <w:noWrap/>
            <w:vAlign w:val="bottom"/>
            <w:hideMark/>
            <w:tcPrChange w:id="5269" w:author="David Dayan" w:date="2021-12-03T17:18:00Z">
              <w:tcPr>
                <w:tcW w:w="746" w:type="dxa"/>
                <w:tcBorders>
                  <w:top w:val="nil"/>
                  <w:left w:val="nil"/>
                  <w:bottom w:val="nil"/>
                  <w:right w:val="nil"/>
                </w:tcBorders>
                <w:shd w:val="clear" w:color="auto" w:fill="auto"/>
                <w:noWrap/>
                <w:vAlign w:val="bottom"/>
                <w:hideMark/>
              </w:tcPr>
            </w:tcPrChange>
          </w:tcPr>
          <w:p w14:paraId="5B401EAB" w14:textId="77777777" w:rsidR="00036D0E" w:rsidRPr="00036D0E" w:rsidRDefault="00036D0E" w:rsidP="00245317">
            <w:pPr>
              <w:spacing w:after="0" w:line="240" w:lineRule="auto"/>
              <w:jc w:val="center"/>
              <w:rPr>
                <w:ins w:id="5270" w:author="David Dayan" w:date="2021-12-03T17:13:00Z"/>
                <w:rFonts w:ascii="Calibri" w:eastAsia="Times New Roman" w:hAnsi="Calibri" w:cs="Times New Roman"/>
                <w:color w:val="000000"/>
                <w:sz w:val="16"/>
                <w:szCs w:val="16"/>
              </w:rPr>
            </w:pPr>
            <w:ins w:id="5271"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272" w:author="David Dayan" w:date="2021-12-03T17:18:00Z">
              <w:tcPr>
                <w:tcW w:w="599" w:type="dxa"/>
                <w:tcBorders>
                  <w:top w:val="nil"/>
                  <w:left w:val="nil"/>
                  <w:bottom w:val="nil"/>
                  <w:right w:val="nil"/>
                </w:tcBorders>
                <w:shd w:val="clear" w:color="auto" w:fill="auto"/>
                <w:noWrap/>
                <w:vAlign w:val="bottom"/>
                <w:hideMark/>
              </w:tcPr>
            </w:tcPrChange>
          </w:tcPr>
          <w:p w14:paraId="45E55AF1" w14:textId="77777777" w:rsidR="00036D0E" w:rsidRPr="00036D0E" w:rsidRDefault="00036D0E" w:rsidP="00245317">
            <w:pPr>
              <w:spacing w:after="0" w:line="240" w:lineRule="auto"/>
              <w:jc w:val="center"/>
              <w:rPr>
                <w:ins w:id="5273" w:author="David Dayan" w:date="2021-12-03T17:13:00Z"/>
                <w:rFonts w:ascii="Calibri" w:eastAsia="Times New Roman" w:hAnsi="Calibri" w:cs="Times New Roman"/>
                <w:color w:val="000000"/>
                <w:sz w:val="16"/>
                <w:szCs w:val="16"/>
              </w:rPr>
            </w:pPr>
            <w:ins w:id="5274"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275" w:author="David Dayan" w:date="2021-12-03T17:18:00Z">
              <w:tcPr>
                <w:tcW w:w="1142" w:type="dxa"/>
                <w:tcBorders>
                  <w:top w:val="nil"/>
                  <w:left w:val="nil"/>
                  <w:bottom w:val="nil"/>
                  <w:right w:val="nil"/>
                </w:tcBorders>
                <w:shd w:val="clear" w:color="auto" w:fill="auto"/>
                <w:noWrap/>
                <w:vAlign w:val="bottom"/>
                <w:hideMark/>
              </w:tcPr>
            </w:tcPrChange>
          </w:tcPr>
          <w:p w14:paraId="0ADE9AB5" w14:textId="77777777" w:rsidR="00036D0E" w:rsidRPr="00036D0E" w:rsidRDefault="00036D0E" w:rsidP="00245317">
            <w:pPr>
              <w:spacing w:after="0" w:line="240" w:lineRule="auto"/>
              <w:jc w:val="center"/>
              <w:rPr>
                <w:ins w:id="5276" w:author="David Dayan" w:date="2021-12-03T17:13:00Z"/>
                <w:rFonts w:ascii="Calibri" w:eastAsia="Times New Roman" w:hAnsi="Calibri" w:cs="Times New Roman"/>
                <w:color w:val="000000"/>
                <w:sz w:val="16"/>
                <w:szCs w:val="16"/>
              </w:rPr>
            </w:pPr>
            <w:ins w:id="527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278" w:author="David Dayan" w:date="2021-12-03T17:18:00Z">
              <w:tcPr>
                <w:tcW w:w="1440" w:type="dxa"/>
                <w:tcBorders>
                  <w:top w:val="nil"/>
                  <w:left w:val="nil"/>
                  <w:bottom w:val="nil"/>
                  <w:right w:val="nil"/>
                </w:tcBorders>
                <w:shd w:val="clear" w:color="auto" w:fill="auto"/>
                <w:noWrap/>
                <w:vAlign w:val="bottom"/>
                <w:hideMark/>
              </w:tcPr>
            </w:tcPrChange>
          </w:tcPr>
          <w:p w14:paraId="18E1CC5A" w14:textId="77777777" w:rsidR="00036D0E" w:rsidRPr="00036D0E" w:rsidRDefault="00036D0E" w:rsidP="00245317">
            <w:pPr>
              <w:spacing w:after="0" w:line="240" w:lineRule="auto"/>
              <w:jc w:val="center"/>
              <w:rPr>
                <w:ins w:id="5279" w:author="David Dayan" w:date="2021-12-03T17:13:00Z"/>
                <w:rFonts w:ascii="Calibri" w:eastAsia="Times New Roman" w:hAnsi="Calibri" w:cs="Times New Roman"/>
                <w:color w:val="000000"/>
                <w:sz w:val="16"/>
                <w:szCs w:val="16"/>
              </w:rPr>
            </w:pPr>
            <w:ins w:id="528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281" w:author="David Dayan" w:date="2021-12-03T17:18:00Z">
              <w:tcPr>
                <w:tcW w:w="1530" w:type="dxa"/>
                <w:tcBorders>
                  <w:top w:val="nil"/>
                  <w:left w:val="nil"/>
                  <w:bottom w:val="nil"/>
                  <w:right w:val="nil"/>
                </w:tcBorders>
                <w:shd w:val="clear" w:color="auto" w:fill="auto"/>
                <w:noWrap/>
                <w:vAlign w:val="bottom"/>
                <w:hideMark/>
              </w:tcPr>
            </w:tcPrChange>
          </w:tcPr>
          <w:p w14:paraId="29694DD2" w14:textId="77777777" w:rsidR="00036D0E" w:rsidRPr="00036D0E" w:rsidRDefault="00036D0E" w:rsidP="00245317">
            <w:pPr>
              <w:spacing w:after="0" w:line="240" w:lineRule="auto"/>
              <w:jc w:val="center"/>
              <w:rPr>
                <w:ins w:id="5282" w:author="David Dayan" w:date="2021-12-03T17:13:00Z"/>
                <w:rFonts w:ascii="Calibri" w:eastAsia="Times New Roman" w:hAnsi="Calibri" w:cs="Times New Roman"/>
                <w:color w:val="000000"/>
                <w:sz w:val="16"/>
                <w:szCs w:val="16"/>
              </w:rPr>
            </w:pPr>
            <w:ins w:id="528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284" w:author="David Dayan" w:date="2021-12-03T17:18:00Z">
              <w:tcPr>
                <w:tcW w:w="898" w:type="dxa"/>
                <w:tcBorders>
                  <w:top w:val="nil"/>
                  <w:left w:val="nil"/>
                  <w:bottom w:val="nil"/>
                  <w:right w:val="nil"/>
                </w:tcBorders>
                <w:shd w:val="clear" w:color="auto" w:fill="auto"/>
                <w:noWrap/>
                <w:vAlign w:val="bottom"/>
                <w:hideMark/>
              </w:tcPr>
            </w:tcPrChange>
          </w:tcPr>
          <w:p w14:paraId="47DB42D0" w14:textId="77777777" w:rsidR="00036D0E" w:rsidRPr="00036D0E" w:rsidRDefault="00036D0E" w:rsidP="00245317">
            <w:pPr>
              <w:spacing w:after="0" w:line="240" w:lineRule="auto"/>
              <w:jc w:val="center"/>
              <w:rPr>
                <w:ins w:id="5285" w:author="David Dayan" w:date="2021-12-03T17:13:00Z"/>
                <w:rFonts w:ascii="Calibri" w:eastAsia="Times New Roman" w:hAnsi="Calibri" w:cs="Times New Roman"/>
                <w:color w:val="000000"/>
                <w:sz w:val="16"/>
                <w:szCs w:val="16"/>
              </w:rPr>
            </w:pPr>
            <w:ins w:id="528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287" w:author="David Dayan" w:date="2021-12-03T17:18:00Z">
              <w:tcPr>
                <w:tcW w:w="902" w:type="dxa"/>
                <w:tcBorders>
                  <w:top w:val="nil"/>
                  <w:left w:val="nil"/>
                  <w:bottom w:val="nil"/>
                  <w:right w:val="nil"/>
                </w:tcBorders>
                <w:shd w:val="clear" w:color="auto" w:fill="auto"/>
                <w:noWrap/>
                <w:vAlign w:val="bottom"/>
                <w:hideMark/>
              </w:tcPr>
            </w:tcPrChange>
          </w:tcPr>
          <w:p w14:paraId="419EF104" w14:textId="77777777" w:rsidR="00036D0E" w:rsidRPr="00036D0E" w:rsidRDefault="00036D0E" w:rsidP="00245317">
            <w:pPr>
              <w:spacing w:after="0" w:line="240" w:lineRule="auto"/>
              <w:jc w:val="center"/>
              <w:rPr>
                <w:ins w:id="5288" w:author="David Dayan" w:date="2021-12-03T17:13:00Z"/>
                <w:rFonts w:ascii="Calibri" w:eastAsia="Times New Roman" w:hAnsi="Calibri" w:cs="Times New Roman"/>
                <w:color w:val="000000"/>
                <w:sz w:val="16"/>
                <w:szCs w:val="16"/>
              </w:rPr>
            </w:pPr>
            <w:ins w:id="528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290" w:author="David Dayan" w:date="2021-12-03T17:18:00Z">
              <w:tcPr>
                <w:tcW w:w="2160" w:type="dxa"/>
                <w:tcBorders>
                  <w:top w:val="nil"/>
                  <w:left w:val="nil"/>
                  <w:bottom w:val="nil"/>
                  <w:right w:val="nil"/>
                </w:tcBorders>
                <w:shd w:val="clear" w:color="auto" w:fill="auto"/>
                <w:noWrap/>
                <w:vAlign w:val="bottom"/>
                <w:hideMark/>
              </w:tcPr>
            </w:tcPrChange>
          </w:tcPr>
          <w:p w14:paraId="0990FCED" w14:textId="77777777" w:rsidR="00036D0E" w:rsidRPr="00036D0E" w:rsidRDefault="00036D0E" w:rsidP="00245317">
            <w:pPr>
              <w:spacing w:after="0" w:line="240" w:lineRule="auto"/>
              <w:jc w:val="center"/>
              <w:rPr>
                <w:ins w:id="5291" w:author="David Dayan" w:date="2021-12-03T17:13:00Z"/>
                <w:rFonts w:ascii="Calibri" w:eastAsia="Times New Roman" w:hAnsi="Calibri" w:cs="Times New Roman"/>
                <w:color w:val="000000"/>
                <w:sz w:val="16"/>
                <w:szCs w:val="16"/>
              </w:rPr>
            </w:pPr>
            <w:proofErr w:type="spellStart"/>
            <w:ins w:id="529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293" w:author="David Dayan" w:date="2021-12-03T17:18:00Z">
              <w:tcPr>
                <w:tcW w:w="2876" w:type="dxa"/>
                <w:gridSpan w:val="2"/>
                <w:tcBorders>
                  <w:top w:val="nil"/>
                  <w:left w:val="nil"/>
                  <w:bottom w:val="nil"/>
                  <w:right w:val="nil"/>
                </w:tcBorders>
                <w:shd w:val="clear" w:color="auto" w:fill="auto"/>
                <w:noWrap/>
                <w:vAlign w:val="bottom"/>
                <w:hideMark/>
              </w:tcPr>
            </w:tcPrChange>
          </w:tcPr>
          <w:p w14:paraId="1A43B4BD" w14:textId="77777777" w:rsidR="00036D0E" w:rsidRPr="00036D0E" w:rsidRDefault="00036D0E" w:rsidP="00245317">
            <w:pPr>
              <w:spacing w:after="0" w:line="240" w:lineRule="auto"/>
              <w:jc w:val="center"/>
              <w:rPr>
                <w:ins w:id="5294" w:author="David Dayan" w:date="2021-12-03T17:13:00Z"/>
                <w:rFonts w:ascii="Calibri" w:eastAsia="Times New Roman" w:hAnsi="Calibri" w:cs="Times New Roman"/>
                <w:color w:val="000000"/>
                <w:sz w:val="16"/>
                <w:szCs w:val="16"/>
              </w:rPr>
            </w:pPr>
            <w:proofErr w:type="spellStart"/>
            <w:ins w:id="529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296" w:author="David Dayan" w:date="2021-12-03T17:18:00Z">
              <w:tcPr>
                <w:tcW w:w="1426" w:type="dxa"/>
                <w:tcBorders>
                  <w:top w:val="nil"/>
                  <w:left w:val="nil"/>
                  <w:bottom w:val="nil"/>
                  <w:right w:val="nil"/>
                </w:tcBorders>
                <w:shd w:val="clear" w:color="auto" w:fill="auto"/>
                <w:noWrap/>
                <w:vAlign w:val="bottom"/>
                <w:hideMark/>
              </w:tcPr>
            </w:tcPrChange>
          </w:tcPr>
          <w:p w14:paraId="327989AF" w14:textId="77777777" w:rsidR="00036D0E" w:rsidRPr="00036D0E" w:rsidRDefault="00036D0E" w:rsidP="00245317">
            <w:pPr>
              <w:spacing w:after="0" w:line="240" w:lineRule="auto"/>
              <w:jc w:val="center"/>
              <w:rPr>
                <w:ins w:id="5297" w:author="David Dayan" w:date="2021-12-03T17:13:00Z"/>
                <w:rFonts w:ascii="Calibri" w:eastAsia="Times New Roman" w:hAnsi="Calibri" w:cs="Times New Roman"/>
                <w:color w:val="000000"/>
                <w:sz w:val="16"/>
                <w:szCs w:val="16"/>
              </w:rPr>
            </w:pPr>
            <w:proofErr w:type="spellStart"/>
            <w:ins w:id="529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B454E6D" w14:textId="77777777" w:rsidTr="00245317">
        <w:trPr>
          <w:cantSplit/>
          <w:trHeight w:val="20"/>
          <w:ins w:id="5299" w:author="David Dayan" w:date="2021-12-03T17:13:00Z"/>
          <w:trPrChange w:id="530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301" w:author="David Dayan" w:date="2021-12-03T17:18:00Z">
              <w:tcPr>
                <w:tcW w:w="1563" w:type="dxa"/>
                <w:tcBorders>
                  <w:top w:val="nil"/>
                  <w:left w:val="nil"/>
                  <w:bottom w:val="nil"/>
                  <w:right w:val="nil"/>
                </w:tcBorders>
                <w:shd w:val="clear" w:color="auto" w:fill="auto"/>
                <w:noWrap/>
                <w:vAlign w:val="bottom"/>
                <w:hideMark/>
              </w:tcPr>
            </w:tcPrChange>
          </w:tcPr>
          <w:p w14:paraId="536DDD53" w14:textId="77777777" w:rsidR="00036D0E" w:rsidRPr="00036D0E" w:rsidRDefault="00036D0E" w:rsidP="00245317">
            <w:pPr>
              <w:spacing w:after="0" w:line="240" w:lineRule="auto"/>
              <w:jc w:val="center"/>
              <w:rPr>
                <w:ins w:id="5302" w:author="David Dayan" w:date="2021-12-03T17:13:00Z"/>
                <w:rFonts w:ascii="Calibri" w:eastAsia="Times New Roman" w:hAnsi="Calibri" w:cs="Times New Roman"/>
                <w:color w:val="000000"/>
                <w:sz w:val="16"/>
                <w:szCs w:val="16"/>
              </w:rPr>
            </w:pPr>
            <w:ins w:id="5303" w:author="David Dayan" w:date="2021-12-03T17:13:00Z">
              <w:r w:rsidRPr="00036D0E">
                <w:rPr>
                  <w:rFonts w:ascii="Calibri" w:eastAsia="Times New Roman" w:hAnsi="Calibri" w:cs="Times New Roman"/>
                  <w:color w:val="000000"/>
                  <w:sz w:val="16"/>
                  <w:szCs w:val="16"/>
                </w:rPr>
                <w:lastRenderedPageBreak/>
                <w:t>OtsAC20ROGR_0147</w:t>
              </w:r>
            </w:ins>
          </w:p>
        </w:tc>
        <w:tc>
          <w:tcPr>
            <w:tcW w:w="746" w:type="dxa"/>
            <w:tcBorders>
              <w:top w:val="nil"/>
              <w:left w:val="nil"/>
              <w:bottom w:val="nil"/>
              <w:right w:val="nil"/>
            </w:tcBorders>
            <w:shd w:val="clear" w:color="auto" w:fill="auto"/>
            <w:noWrap/>
            <w:vAlign w:val="bottom"/>
            <w:hideMark/>
            <w:tcPrChange w:id="5304" w:author="David Dayan" w:date="2021-12-03T17:18:00Z">
              <w:tcPr>
                <w:tcW w:w="746" w:type="dxa"/>
                <w:tcBorders>
                  <w:top w:val="nil"/>
                  <w:left w:val="nil"/>
                  <w:bottom w:val="nil"/>
                  <w:right w:val="nil"/>
                </w:tcBorders>
                <w:shd w:val="clear" w:color="auto" w:fill="auto"/>
                <w:noWrap/>
                <w:vAlign w:val="bottom"/>
                <w:hideMark/>
              </w:tcPr>
            </w:tcPrChange>
          </w:tcPr>
          <w:p w14:paraId="38D08BCD" w14:textId="77777777" w:rsidR="00036D0E" w:rsidRPr="00036D0E" w:rsidRDefault="00036D0E" w:rsidP="00245317">
            <w:pPr>
              <w:spacing w:after="0" w:line="240" w:lineRule="auto"/>
              <w:jc w:val="center"/>
              <w:rPr>
                <w:ins w:id="5305" w:author="David Dayan" w:date="2021-12-03T17:13:00Z"/>
                <w:rFonts w:ascii="Calibri" w:eastAsia="Times New Roman" w:hAnsi="Calibri" w:cs="Times New Roman"/>
                <w:color w:val="000000"/>
                <w:sz w:val="16"/>
                <w:szCs w:val="16"/>
              </w:rPr>
            </w:pPr>
            <w:ins w:id="5306"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307" w:author="David Dayan" w:date="2021-12-03T17:18:00Z">
              <w:tcPr>
                <w:tcW w:w="599" w:type="dxa"/>
                <w:tcBorders>
                  <w:top w:val="nil"/>
                  <w:left w:val="nil"/>
                  <w:bottom w:val="nil"/>
                  <w:right w:val="nil"/>
                </w:tcBorders>
                <w:shd w:val="clear" w:color="auto" w:fill="auto"/>
                <w:noWrap/>
                <w:vAlign w:val="bottom"/>
                <w:hideMark/>
              </w:tcPr>
            </w:tcPrChange>
          </w:tcPr>
          <w:p w14:paraId="338FF85D" w14:textId="77777777" w:rsidR="00036D0E" w:rsidRPr="00036D0E" w:rsidRDefault="00036D0E" w:rsidP="00245317">
            <w:pPr>
              <w:spacing w:after="0" w:line="240" w:lineRule="auto"/>
              <w:jc w:val="center"/>
              <w:rPr>
                <w:ins w:id="5308" w:author="David Dayan" w:date="2021-12-03T17:13:00Z"/>
                <w:rFonts w:ascii="Calibri" w:eastAsia="Times New Roman" w:hAnsi="Calibri" w:cs="Times New Roman"/>
                <w:color w:val="000000"/>
                <w:sz w:val="16"/>
                <w:szCs w:val="16"/>
              </w:rPr>
            </w:pPr>
            <w:ins w:id="5309"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310" w:author="David Dayan" w:date="2021-12-03T17:18:00Z">
              <w:tcPr>
                <w:tcW w:w="1142" w:type="dxa"/>
                <w:tcBorders>
                  <w:top w:val="nil"/>
                  <w:left w:val="nil"/>
                  <w:bottom w:val="nil"/>
                  <w:right w:val="nil"/>
                </w:tcBorders>
                <w:shd w:val="clear" w:color="auto" w:fill="auto"/>
                <w:noWrap/>
                <w:vAlign w:val="bottom"/>
                <w:hideMark/>
              </w:tcPr>
            </w:tcPrChange>
          </w:tcPr>
          <w:p w14:paraId="3537C6CD" w14:textId="77777777" w:rsidR="00036D0E" w:rsidRPr="00036D0E" w:rsidRDefault="00036D0E" w:rsidP="00245317">
            <w:pPr>
              <w:spacing w:after="0" w:line="240" w:lineRule="auto"/>
              <w:jc w:val="center"/>
              <w:rPr>
                <w:ins w:id="5311" w:author="David Dayan" w:date="2021-12-03T17:13:00Z"/>
                <w:rFonts w:ascii="Calibri" w:eastAsia="Times New Roman" w:hAnsi="Calibri" w:cs="Times New Roman"/>
                <w:color w:val="000000"/>
                <w:sz w:val="16"/>
                <w:szCs w:val="16"/>
              </w:rPr>
            </w:pPr>
            <w:ins w:id="531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313" w:author="David Dayan" w:date="2021-12-03T17:18:00Z">
              <w:tcPr>
                <w:tcW w:w="1440" w:type="dxa"/>
                <w:tcBorders>
                  <w:top w:val="nil"/>
                  <w:left w:val="nil"/>
                  <w:bottom w:val="nil"/>
                  <w:right w:val="nil"/>
                </w:tcBorders>
                <w:shd w:val="clear" w:color="auto" w:fill="auto"/>
                <w:noWrap/>
                <w:vAlign w:val="bottom"/>
                <w:hideMark/>
              </w:tcPr>
            </w:tcPrChange>
          </w:tcPr>
          <w:p w14:paraId="37D27719" w14:textId="77777777" w:rsidR="00036D0E" w:rsidRPr="00036D0E" w:rsidRDefault="00036D0E" w:rsidP="00245317">
            <w:pPr>
              <w:spacing w:after="0" w:line="240" w:lineRule="auto"/>
              <w:jc w:val="center"/>
              <w:rPr>
                <w:ins w:id="5314" w:author="David Dayan" w:date="2021-12-03T17:13:00Z"/>
                <w:rFonts w:ascii="Calibri" w:eastAsia="Times New Roman" w:hAnsi="Calibri" w:cs="Times New Roman"/>
                <w:color w:val="000000"/>
                <w:sz w:val="16"/>
                <w:szCs w:val="16"/>
              </w:rPr>
            </w:pPr>
            <w:ins w:id="531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316" w:author="David Dayan" w:date="2021-12-03T17:18:00Z">
              <w:tcPr>
                <w:tcW w:w="1530" w:type="dxa"/>
                <w:tcBorders>
                  <w:top w:val="nil"/>
                  <w:left w:val="nil"/>
                  <w:bottom w:val="nil"/>
                  <w:right w:val="nil"/>
                </w:tcBorders>
                <w:shd w:val="clear" w:color="auto" w:fill="auto"/>
                <w:noWrap/>
                <w:vAlign w:val="bottom"/>
                <w:hideMark/>
              </w:tcPr>
            </w:tcPrChange>
          </w:tcPr>
          <w:p w14:paraId="202FBEA5" w14:textId="77777777" w:rsidR="00036D0E" w:rsidRPr="00036D0E" w:rsidRDefault="00036D0E" w:rsidP="00245317">
            <w:pPr>
              <w:spacing w:after="0" w:line="240" w:lineRule="auto"/>
              <w:jc w:val="center"/>
              <w:rPr>
                <w:ins w:id="5317" w:author="David Dayan" w:date="2021-12-03T17:13:00Z"/>
                <w:rFonts w:ascii="Calibri" w:eastAsia="Times New Roman" w:hAnsi="Calibri" w:cs="Times New Roman"/>
                <w:color w:val="000000"/>
                <w:sz w:val="16"/>
                <w:szCs w:val="16"/>
              </w:rPr>
            </w:pPr>
            <w:ins w:id="531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319" w:author="David Dayan" w:date="2021-12-03T17:18:00Z">
              <w:tcPr>
                <w:tcW w:w="898" w:type="dxa"/>
                <w:tcBorders>
                  <w:top w:val="nil"/>
                  <w:left w:val="nil"/>
                  <w:bottom w:val="nil"/>
                  <w:right w:val="nil"/>
                </w:tcBorders>
                <w:shd w:val="clear" w:color="auto" w:fill="auto"/>
                <w:noWrap/>
                <w:vAlign w:val="bottom"/>
                <w:hideMark/>
              </w:tcPr>
            </w:tcPrChange>
          </w:tcPr>
          <w:p w14:paraId="62B17B22" w14:textId="77777777" w:rsidR="00036D0E" w:rsidRPr="00036D0E" w:rsidRDefault="00036D0E" w:rsidP="00245317">
            <w:pPr>
              <w:spacing w:after="0" w:line="240" w:lineRule="auto"/>
              <w:jc w:val="center"/>
              <w:rPr>
                <w:ins w:id="5320" w:author="David Dayan" w:date="2021-12-03T17:13:00Z"/>
                <w:rFonts w:ascii="Calibri" w:eastAsia="Times New Roman" w:hAnsi="Calibri" w:cs="Times New Roman"/>
                <w:color w:val="000000"/>
                <w:sz w:val="16"/>
                <w:szCs w:val="16"/>
              </w:rPr>
            </w:pPr>
            <w:ins w:id="532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322" w:author="David Dayan" w:date="2021-12-03T17:18:00Z">
              <w:tcPr>
                <w:tcW w:w="902" w:type="dxa"/>
                <w:tcBorders>
                  <w:top w:val="nil"/>
                  <w:left w:val="nil"/>
                  <w:bottom w:val="nil"/>
                  <w:right w:val="nil"/>
                </w:tcBorders>
                <w:shd w:val="clear" w:color="auto" w:fill="auto"/>
                <w:noWrap/>
                <w:vAlign w:val="bottom"/>
                <w:hideMark/>
              </w:tcPr>
            </w:tcPrChange>
          </w:tcPr>
          <w:p w14:paraId="4DCDB439" w14:textId="77777777" w:rsidR="00036D0E" w:rsidRPr="00036D0E" w:rsidRDefault="00036D0E" w:rsidP="00245317">
            <w:pPr>
              <w:spacing w:after="0" w:line="240" w:lineRule="auto"/>
              <w:jc w:val="center"/>
              <w:rPr>
                <w:ins w:id="5323" w:author="David Dayan" w:date="2021-12-03T17:13:00Z"/>
                <w:rFonts w:ascii="Calibri" w:eastAsia="Times New Roman" w:hAnsi="Calibri" w:cs="Times New Roman"/>
                <w:color w:val="000000"/>
                <w:sz w:val="16"/>
                <w:szCs w:val="16"/>
              </w:rPr>
            </w:pPr>
            <w:ins w:id="532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325" w:author="David Dayan" w:date="2021-12-03T17:18:00Z">
              <w:tcPr>
                <w:tcW w:w="2160" w:type="dxa"/>
                <w:tcBorders>
                  <w:top w:val="nil"/>
                  <w:left w:val="nil"/>
                  <w:bottom w:val="nil"/>
                  <w:right w:val="nil"/>
                </w:tcBorders>
                <w:shd w:val="clear" w:color="auto" w:fill="auto"/>
                <w:noWrap/>
                <w:vAlign w:val="bottom"/>
                <w:hideMark/>
              </w:tcPr>
            </w:tcPrChange>
          </w:tcPr>
          <w:p w14:paraId="6787C59F" w14:textId="77777777" w:rsidR="00036D0E" w:rsidRPr="00036D0E" w:rsidRDefault="00036D0E" w:rsidP="00245317">
            <w:pPr>
              <w:spacing w:after="0" w:line="240" w:lineRule="auto"/>
              <w:jc w:val="center"/>
              <w:rPr>
                <w:ins w:id="5326" w:author="David Dayan" w:date="2021-12-03T17:13:00Z"/>
                <w:rFonts w:ascii="Calibri" w:eastAsia="Times New Roman" w:hAnsi="Calibri" w:cs="Times New Roman"/>
                <w:color w:val="000000"/>
                <w:sz w:val="16"/>
                <w:szCs w:val="16"/>
              </w:rPr>
            </w:pPr>
            <w:proofErr w:type="spellStart"/>
            <w:ins w:id="532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328" w:author="David Dayan" w:date="2021-12-03T17:18:00Z">
              <w:tcPr>
                <w:tcW w:w="2876" w:type="dxa"/>
                <w:gridSpan w:val="2"/>
                <w:tcBorders>
                  <w:top w:val="nil"/>
                  <w:left w:val="nil"/>
                  <w:bottom w:val="nil"/>
                  <w:right w:val="nil"/>
                </w:tcBorders>
                <w:shd w:val="clear" w:color="auto" w:fill="auto"/>
                <w:noWrap/>
                <w:vAlign w:val="bottom"/>
                <w:hideMark/>
              </w:tcPr>
            </w:tcPrChange>
          </w:tcPr>
          <w:p w14:paraId="5EB55993" w14:textId="77777777" w:rsidR="00036D0E" w:rsidRPr="00036D0E" w:rsidRDefault="00036D0E" w:rsidP="00245317">
            <w:pPr>
              <w:spacing w:after="0" w:line="240" w:lineRule="auto"/>
              <w:jc w:val="center"/>
              <w:rPr>
                <w:ins w:id="5329" w:author="David Dayan" w:date="2021-12-03T17:13:00Z"/>
                <w:rFonts w:ascii="Calibri" w:eastAsia="Times New Roman" w:hAnsi="Calibri" w:cs="Times New Roman"/>
                <w:color w:val="000000"/>
                <w:sz w:val="16"/>
                <w:szCs w:val="16"/>
              </w:rPr>
            </w:pPr>
            <w:proofErr w:type="spellStart"/>
            <w:ins w:id="533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331" w:author="David Dayan" w:date="2021-12-03T17:18:00Z">
              <w:tcPr>
                <w:tcW w:w="1426" w:type="dxa"/>
                <w:tcBorders>
                  <w:top w:val="nil"/>
                  <w:left w:val="nil"/>
                  <w:bottom w:val="nil"/>
                  <w:right w:val="nil"/>
                </w:tcBorders>
                <w:shd w:val="clear" w:color="auto" w:fill="auto"/>
                <w:noWrap/>
                <w:vAlign w:val="bottom"/>
                <w:hideMark/>
              </w:tcPr>
            </w:tcPrChange>
          </w:tcPr>
          <w:p w14:paraId="6E3A3D0F" w14:textId="77777777" w:rsidR="00036D0E" w:rsidRPr="00036D0E" w:rsidRDefault="00036D0E" w:rsidP="00245317">
            <w:pPr>
              <w:spacing w:after="0" w:line="240" w:lineRule="auto"/>
              <w:jc w:val="center"/>
              <w:rPr>
                <w:ins w:id="5332" w:author="David Dayan" w:date="2021-12-03T17:13:00Z"/>
                <w:rFonts w:ascii="Calibri" w:eastAsia="Times New Roman" w:hAnsi="Calibri" w:cs="Times New Roman"/>
                <w:color w:val="000000"/>
                <w:sz w:val="16"/>
                <w:szCs w:val="16"/>
              </w:rPr>
            </w:pPr>
            <w:proofErr w:type="spellStart"/>
            <w:ins w:id="533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48F4755" w14:textId="77777777" w:rsidTr="00245317">
        <w:trPr>
          <w:cantSplit/>
          <w:trHeight w:val="20"/>
          <w:ins w:id="5334" w:author="David Dayan" w:date="2021-12-03T17:13:00Z"/>
          <w:trPrChange w:id="533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336" w:author="David Dayan" w:date="2021-12-03T17:18:00Z">
              <w:tcPr>
                <w:tcW w:w="1563" w:type="dxa"/>
                <w:tcBorders>
                  <w:top w:val="nil"/>
                  <w:left w:val="nil"/>
                  <w:bottom w:val="nil"/>
                  <w:right w:val="nil"/>
                </w:tcBorders>
                <w:shd w:val="clear" w:color="auto" w:fill="auto"/>
                <w:noWrap/>
                <w:vAlign w:val="bottom"/>
                <w:hideMark/>
              </w:tcPr>
            </w:tcPrChange>
          </w:tcPr>
          <w:p w14:paraId="3CDE8DAE" w14:textId="77777777" w:rsidR="00036D0E" w:rsidRPr="00036D0E" w:rsidRDefault="00036D0E" w:rsidP="00245317">
            <w:pPr>
              <w:spacing w:after="0" w:line="240" w:lineRule="auto"/>
              <w:jc w:val="center"/>
              <w:rPr>
                <w:ins w:id="5337" w:author="David Dayan" w:date="2021-12-03T17:13:00Z"/>
                <w:rFonts w:ascii="Calibri" w:eastAsia="Times New Roman" w:hAnsi="Calibri" w:cs="Times New Roman"/>
                <w:color w:val="000000"/>
                <w:sz w:val="16"/>
                <w:szCs w:val="16"/>
              </w:rPr>
            </w:pPr>
            <w:ins w:id="5338" w:author="David Dayan" w:date="2021-12-03T17:13:00Z">
              <w:r w:rsidRPr="00036D0E">
                <w:rPr>
                  <w:rFonts w:ascii="Calibri" w:eastAsia="Times New Roman" w:hAnsi="Calibri" w:cs="Times New Roman"/>
                  <w:color w:val="000000"/>
                  <w:sz w:val="16"/>
                  <w:szCs w:val="16"/>
                </w:rPr>
                <w:t>OtsAC20ROGR_0148</w:t>
              </w:r>
            </w:ins>
          </w:p>
        </w:tc>
        <w:tc>
          <w:tcPr>
            <w:tcW w:w="746" w:type="dxa"/>
            <w:tcBorders>
              <w:top w:val="nil"/>
              <w:left w:val="nil"/>
              <w:bottom w:val="nil"/>
              <w:right w:val="nil"/>
            </w:tcBorders>
            <w:shd w:val="clear" w:color="auto" w:fill="auto"/>
            <w:noWrap/>
            <w:vAlign w:val="bottom"/>
            <w:hideMark/>
            <w:tcPrChange w:id="5339" w:author="David Dayan" w:date="2021-12-03T17:18:00Z">
              <w:tcPr>
                <w:tcW w:w="746" w:type="dxa"/>
                <w:tcBorders>
                  <w:top w:val="nil"/>
                  <w:left w:val="nil"/>
                  <w:bottom w:val="nil"/>
                  <w:right w:val="nil"/>
                </w:tcBorders>
                <w:shd w:val="clear" w:color="auto" w:fill="auto"/>
                <w:noWrap/>
                <w:vAlign w:val="bottom"/>
                <w:hideMark/>
              </w:tcPr>
            </w:tcPrChange>
          </w:tcPr>
          <w:p w14:paraId="40EE1D22" w14:textId="77777777" w:rsidR="00036D0E" w:rsidRPr="00036D0E" w:rsidRDefault="00036D0E" w:rsidP="00245317">
            <w:pPr>
              <w:spacing w:after="0" w:line="240" w:lineRule="auto"/>
              <w:jc w:val="center"/>
              <w:rPr>
                <w:ins w:id="5340" w:author="David Dayan" w:date="2021-12-03T17:13:00Z"/>
                <w:rFonts w:ascii="Calibri" w:eastAsia="Times New Roman" w:hAnsi="Calibri" w:cs="Times New Roman"/>
                <w:color w:val="000000"/>
                <w:sz w:val="16"/>
                <w:szCs w:val="16"/>
              </w:rPr>
            </w:pPr>
            <w:ins w:id="5341"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342" w:author="David Dayan" w:date="2021-12-03T17:18:00Z">
              <w:tcPr>
                <w:tcW w:w="599" w:type="dxa"/>
                <w:tcBorders>
                  <w:top w:val="nil"/>
                  <w:left w:val="nil"/>
                  <w:bottom w:val="nil"/>
                  <w:right w:val="nil"/>
                </w:tcBorders>
                <w:shd w:val="clear" w:color="auto" w:fill="auto"/>
                <w:noWrap/>
                <w:vAlign w:val="bottom"/>
                <w:hideMark/>
              </w:tcPr>
            </w:tcPrChange>
          </w:tcPr>
          <w:p w14:paraId="09E081CA" w14:textId="77777777" w:rsidR="00036D0E" w:rsidRPr="00036D0E" w:rsidRDefault="00036D0E" w:rsidP="00245317">
            <w:pPr>
              <w:spacing w:after="0" w:line="240" w:lineRule="auto"/>
              <w:jc w:val="center"/>
              <w:rPr>
                <w:ins w:id="5343" w:author="David Dayan" w:date="2021-12-03T17:13:00Z"/>
                <w:rFonts w:ascii="Calibri" w:eastAsia="Times New Roman" w:hAnsi="Calibri" w:cs="Times New Roman"/>
                <w:color w:val="000000"/>
                <w:sz w:val="16"/>
                <w:szCs w:val="16"/>
              </w:rPr>
            </w:pPr>
            <w:ins w:id="5344"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345" w:author="David Dayan" w:date="2021-12-03T17:18:00Z">
              <w:tcPr>
                <w:tcW w:w="1142" w:type="dxa"/>
                <w:tcBorders>
                  <w:top w:val="nil"/>
                  <w:left w:val="nil"/>
                  <w:bottom w:val="nil"/>
                  <w:right w:val="nil"/>
                </w:tcBorders>
                <w:shd w:val="clear" w:color="auto" w:fill="auto"/>
                <w:noWrap/>
                <w:vAlign w:val="bottom"/>
                <w:hideMark/>
              </w:tcPr>
            </w:tcPrChange>
          </w:tcPr>
          <w:p w14:paraId="04DFCD19" w14:textId="77777777" w:rsidR="00036D0E" w:rsidRPr="00036D0E" w:rsidRDefault="00036D0E" w:rsidP="00245317">
            <w:pPr>
              <w:spacing w:after="0" w:line="240" w:lineRule="auto"/>
              <w:jc w:val="center"/>
              <w:rPr>
                <w:ins w:id="5346" w:author="David Dayan" w:date="2021-12-03T17:13:00Z"/>
                <w:rFonts w:ascii="Calibri" w:eastAsia="Times New Roman" w:hAnsi="Calibri" w:cs="Times New Roman"/>
                <w:color w:val="000000"/>
                <w:sz w:val="16"/>
                <w:szCs w:val="16"/>
              </w:rPr>
            </w:pPr>
            <w:ins w:id="534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348" w:author="David Dayan" w:date="2021-12-03T17:18:00Z">
              <w:tcPr>
                <w:tcW w:w="1440" w:type="dxa"/>
                <w:tcBorders>
                  <w:top w:val="nil"/>
                  <w:left w:val="nil"/>
                  <w:bottom w:val="nil"/>
                  <w:right w:val="nil"/>
                </w:tcBorders>
                <w:shd w:val="clear" w:color="auto" w:fill="auto"/>
                <w:noWrap/>
                <w:vAlign w:val="bottom"/>
                <w:hideMark/>
              </w:tcPr>
            </w:tcPrChange>
          </w:tcPr>
          <w:p w14:paraId="18CBD9BA" w14:textId="77777777" w:rsidR="00036D0E" w:rsidRPr="00036D0E" w:rsidRDefault="00036D0E" w:rsidP="00245317">
            <w:pPr>
              <w:spacing w:after="0" w:line="240" w:lineRule="auto"/>
              <w:jc w:val="center"/>
              <w:rPr>
                <w:ins w:id="5349" w:author="David Dayan" w:date="2021-12-03T17:13:00Z"/>
                <w:rFonts w:ascii="Calibri" w:eastAsia="Times New Roman" w:hAnsi="Calibri" w:cs="Times New Roman"/>
                <w:color w:val="000000"/>
                <w:sz w:val="16"/>
                <w:szCs w:val="16"/>
              </w:rPr>
            </w:pPr>
            <w:ins w:id="535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351" w:author="David Dayan" w:date="2021-12-03T17:18:00Z">
              <w:tcPr>
                <w:tcW w:w="1530" w:type="dxa"/>
                <w:tcBorders>
                  <w:top w:val="nil"/>
                  <w:left w:val="nil"/>
                  <w:bottom w:val="nil"/>
                  <w:right w:val="nil"/>
                </w:tcBorders>
                <w:shd w:val="clear" w:color="auto" w:fill="auto"/>
                <w:noWrap/>
                <w:vAlign w:val="bottom"/>
                <w:hideMark/>
              </w:tcPr>
            </w:tcPrChange>
          </w:tcPr>
          <w:p w14:paraId="5F6C7D66" w14:textId="77777777" w:rsidR="00036D0E" w:rsidRPr="00036D0E" w:rsidRDefault="00036D0E" w:rsidP="00245317">
            <w:pPr>
              <w:spacing w:after="0" w:line="240" w:lineRule="auto"/>
              <w:jc w:val="center"/>
              <w:rPr>
                <w:ins w:id="5352" w:author="David Dayan" w:date="2021-12-03T17:13:00Z"/>
                <w:rFonts w:ascii="Calibri" w:eastAsia="Times New Roman" w:hAnsi="Calibri" w:cs="Times New Roman"/>
                <w:color w:val="000000"/>
                <w:sz w:val="16"/>
                <w:szCs w:val="16"/>
              </w:rPr>
            </w:pPr>
            <w:ins w:id="535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354" w:author="David Dayan" w:date="2021-12-03T17:18:00Z">
              <w:tcPr>
                <w:tcW w:w="898" w:type="dxa"/>
                <w:tcBorders>
                  <w:top w:val="nil"/>
                  <w:left w:val="nil"/>
                  <w:bottom w:val="nil"/>
                  <w:right w:val="nil"/>
                </w:tcBorders>
                <w:shd w:val="clear" w:color="auto" w:fill="auto"/>
                <w:noWrap/>
                <w:vAlign w:val="bottom"/>
                <w:hideMark/>
              </w:tcPr>
            </w:tcPrChange>
          </w:tcPr>
          <w:p w14:paraId="6013A12C" w14:textId="77777777" w:rsidR="00036D0E" w:rsidRPr="00036D0E" w:rsidRDefault="00036D0E" w:rsidP="00245317">
            <w:pPr>
              <w:spacing w:after="0" w:line="240" w:lineRule="auto"/>
              <w:jc w:val="center"/>
              <w:rPr>
                <w:ins w:id="5355" w:author="David Dayan" w:date="2021-12-03T17:13:00Z"/>
                <w:rFonts w:ascii="Calibri" w:eastAsia="Times New Roman" w:hAnsi="Calibri" w:cs="Times New Roman"/>
                <w:color w:val="000000"/>
                <w:sz w:val="16"/>
                <w:szCs w:val="16"/>
              </w:rPr>
            </w:pPr>
            <w:ins w:id="535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357" w:author="David Dayan" w:date="2021-12-03T17:18:00Z">
              <w:tcPr>
                <w:tcW w:w="902" w:type="dxa"/>
                <w:tcBorders>
                  <w:top w:val="nil"/>
                  <w:left w:val="nil"/>
                  <w:bottom w:val="nil"/>
                  <w:right w:val="nil"/>
                </w:tcBorders>
                <w:shd w:val="clear" w:color="auto" w:fill="auto"/>
                <w:noWrap/>
                <w:vAlign w:val="bottom"/>
                <w:hideMark/>
              </w:tcPr>
            </w:tcPrChange>
          </w:tcPr>
          <w:p w14:paraId="6C1AFD22" w14:textId="77777777" w:rsidR="00036D0E" w:rsidRPr="00036D0E" w:rsidRDefault="00036D0E" w:rsidP="00245317">
            <w:pPr>
              <w:spacing w:after="0" w:line="240" w:lineRule="auto"/>
              <w:jc w:val="center"/>
              <w:rPr>
                <w:ins w:id="5358" w:author="David Dayan" w:date="2021-12-03T17:13:00Z"/>
                <w:rFonts w:ascii="Calibri" w:eastAsia="Times New Roman" w:hAnsi="Calibri" w:cs="Times New Roman"/>
                <w:color w:val="000000"/>
                <w:sz w:val="16"/>
                <w:szCs w:val="16"/>
              </w:rPr>
            </w:pPr>
            <w:ins w:id="535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360" w:author="David Dayan" w:date="2021-12-03T17:18:00Z">
              <w:tcPr>
                <w:tcW w:w="2160" w:type="dxa"/>
                <w:tcBorders>
                  <w:top w:val="nil"/>
                  <w:left w:val="nil"/>
                  <w:bottom w:val="nil"/>
                  <w:right w:val="nil"/>
                </w:tcBorders>
                <w:shd w:val="clear" w:color="auto" w:fill="auto"/>
                <w:noWrap/>
                <w:vAlign w:val="bottom"/>
                <w:hideMark/>
              </w:tcPr>
            </w:tcPrChange>
          </w:tcPr>
          <w:p w14:paraId="626DED9F" w14:textId="77777777" w:rsidR="00036D0E" w:rsidRPr="00036D0E" w:rsidRDefault="00036D0E" w:rsidP="00245317">
            <w:pPr>
              <w:spacing w:after="0" w:line="240" w:lineRule="auto"/>
              <w:jc w:val="center"/>
              <w:rPr>
                <w:ins w:id="5361" w:author="David Dayan" w:date="2021-12-03T17:13:00Z"/>
                <w:rFonts w:ascii="Calibri" w:eastAsia="Times New Roman" w:hAnsi="Calibri" w:cs="Times New Roman"/>
                <w:color w:val="000000"/>
                <w:sz w:val="16"/>
                <w:szCs w:val="16"/>
              </w:rPr>
            </w:pPr>
            <w:proofErr w:type="spellStart"/>
            <w:ins w:id="536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363" w:author="David Dayan" w:date="2021-12-03T17:18:00Z">
              <w:tcPr>
                <w:tcW w:w="2876" w:type="dxa"/>
                <w:gridSpan w:val="2"/>
                <w:tcBorders>
                  <w:top w:val="nil"/>
                  <w:left w:val="nil"/>
                  <w:bottom w:val="nil"/>
                  <w:right w:val="nil"/>
                </w:tcBorders>
                <w:shd w:val="clear" w:color="auto" w:fill="auto"/>
                <w:noWrap/>
                <w:vAlign w:val="bottom"/>
                <w:hideMark/>
              </w:tcPr>
            </w:tcPrChange>
          </w:tcPr>
          <w:p w14:paraId="2E41D8BC" w14:textId="77777777" w:rsidR="00036D0E" w:rsidRPr="00036D0E" w:rsidRDefault="00036D0E" w:rsidP="00245317">
            <w:pPr>
              <w:spacing w:after="0" w:line="240" w:lineRule="auto"/>
              <w:jc w:val="center"/>
              <w:rPr>
                <w:ins w:id="5364" w:author="David Dayan" w:date="2021-12-03T17:13:00Z"/>
                <w:rFonts w:ascii="Calibri" w:eastAsia="Times New Roman" w:hAnsi="Calibri" w:cs="Times New Roman"/>
                <w:color w:val="000000"/>
                <w:sz w:val="16"/>
                <w:szCs w:val="16"/>
              </w:rPr>
            </w:pPr>
            <w:proofErr w:type="spellStart"/>
            <w:ins w:id="536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366" w:author="David Dayan" w:date="2021-12-03T17:18:00Z">
              <w:tcPr>
                <w:tcW w:w="1426" w:type="dxa"/>
                <w:tcBorders>
                  <w:top w:val="nil"/>
                  <w:left w:val="nil"/>
                  <w:bottom w:val="nil"/>
                  <w:right w:val="nil"/>
                </w:tcBorders>
                <w:shd w:val="clear" w:color="auto" w:fill="auto"/>
                <w:noWrap/>
                <w:vAlign w:val="bottom"/>
                <w:hideMark/>
              </w:tcPr>
            </w:tcPrChange>
          </w:tcPr>
          <w:p w14:paraId="2F247452" w14:textId="77777777" w:rsidR="00036D0E" w:rsidRPr="00036D0E" w:rsidRDefault="00036D0E" w:rsidP="00245317">
            <w:pPr>
              <w:spacing w:after="0" w:line="240" w:lineRule="auto"/>
              <w:jc w:val="center"/>
              <w:rPr>
                <w:ins w:id="5367" w:author="David Dayan" w:date="2021-12-03T17:13:00Z"/>
                <w:rFonts w:ascii="Calibri" w:eastAsia="Times New Roman" w:hAnsi="Calibri" w:cs="Times New Roman"/>
                <w:color w:val="000000"/>
                <w:sz w:val="16"/>
                <w:szCs w:val="16"/>
              </w:rPr>
            </w:pPr>
            <w:proofErr w:type="spellStart"/>
            <w:ins w:id="536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160C618B" w14:textId="77777777" w:rsidTr="00245317">
        <w:trPr>
          <w:cantSplit/>
          <w:trHeight w:val="20"/>
          <w:ins w:id="5369" w:author="David Dayan" w:date="2021-12-03T17:13:00Z"/>
          <w:trPrChange w:id="537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371" w:author="David Dayan" w:date="2021-12-03T17:18:00Z">
              <w:tcPr>
                <w:tcW w:w="1563" w:type="dxa"/>
                <w:tcBorders>
                  <w:top w:val="nil"/>
                  <w:left w:val="nil"/>
                  <w:bottom w:val="nil"/>
                  <w:right w:val="nil"/>
                </w:tcBorders>
                <w:shd w:val="clear" w:color="auto" w:fill="auto"/>
                <w:noWrap/>
                <w:vAlign w:val="bottom"/>
                <w:hideMark/>
              </w:tcPr>
            </w:tcPrChange>
          </w:tcPr>
          <w:p w14:paraId="27B03DAE" w14:textId="77777777" w:rsidR="00036D0E" w:rsidRPr="00036D0E" w:rsidRDefault="00036D0E" w:rsidP="00245317">
            <w:pPr>
              <w:spacing w:after="0" w:line="240" w:lineRule="auto"/>
              <w:jc w:val="center"/>
              <w:rPr>
                <w:ins w:id="5372" w:author="David Dayan" w:date="2021-12-03T17:13:00Z"/>
                <w:rFonts w:ascii="Calibri" w:eastAsia="Times New Roman" w:hAnsi="Calibri" w:cs="Times New Roman"/>
                <w:color w:val="000000"/>
                <w:sz w:val="16"/>
                <w:szCs w:val="16"/>
              </w:rPr>
            </w:pPr>
            <w:ins w:id="5373" w:author="David Dayan" w:date="2021-12-03T17:13:00Z">
              <w:r w:rsidRPr="00036D0E">
                <w:rPr>
                  <w:rFonts w:ascii="Calibri" w:eastAsia="Times New Roman" w:hAnsi="Calibri" w:cs="Times New Roman"/>
                  <w:color w:val="000000"/>
                  <w:sz w:val="16"/>
                  <w:szCs w:val="16"/>
                </w:rPr>
                <w:t>OtsAC20ROGR_0149</w:t>
              </w:r>
            </w:ins>
          </w:p>
        </w:tc>
        <w:tc>
          <w:tcPr>
            <w:tcW w:w="746" w:type="dxa"/>
            <w:tcBorders>
              <w:top w:val="nil"/>
              <w:left w:val="nil"/>
              <w:bottom w:val="nil"/>
              <w:right w:val="nil"/>
            </w:tcBorders>
            <w:shd w:val="clear" w:color="auto" w:fill="auto"/>
            <w:noWrap/>
            <w:vAlign w:val="bottom"/>
            <w:hideMark/>
            <w:tcPrChange w:id="5374" w:author="David Dayan" w:date="2021-12-03T17:18:00Z">
              <w:tcPr>
                <w:tcW w:w="746" w:type="dxa"/>
                <w:tcBorders>
                  <w:top w:val="nil"/>
                  <w:left w:val="nil"/>
                  <w:bottom w:val="nil"/>
                  <w:right w:val="nil"/>
                </w:tcBorders>
                <w:shd w:val="clear" w:color="auto" w:fill="auto"/>
                <w:noWrap/>
                <w:vAlign w:val="bottom"/>
                <w:hideMark/>
              </w:tcPr>
            </w:tcPrChange>
          </w:tcPr>
          <w:p w14:paraId="2F3AFFB9" w14:textId="77777777" w:rsidR="00036D0E" w:rsidRPr="00036D0E" w:rsidRDefault="00036D0E" w:rsidP="00245317">
            <w:pPr>
              <w:spacing w:after="0" w:line="240" w:lineRule="auto"/>
              <w:jc w:val="center"/>
              <w:rPr>
                <w:ins w:id="5375" w:author="David Dayan" w:date="2021-12-03T17:13:00Z"/>
                <w:rFonts w:ascii="Calibri" w:eastAsia="Times New Roman" w:hAnsi="Calibri" w:cs="Times New Roman"/>
                <w:color w:val="000000"/>
                <w:sz w:val="16"/>
                <w:szCs w:val="16"/>
              </w:rPr>
            </w:pPr>
            <w:ins w:id="5376"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377" w:author="David Dayan" w:date="2021-12-03T17:18:00Z">
              <w:tcPr>
                <w:tcW w:w="599" w:type="dxa"/>
                <w:tcBorders>
                  <w:top w:val="nil"/>
                  <w:left w:val="nil"/>
                  <w:bottom w:val="nil"/>
                  <w:right w:val="nil"/>
                </w:tcBorders>
                <w:shd w:val="clear" w:color="auto" w:fill="auto"/>
                <w:noWrap/>
                <w:vAlign w:val="bottom"/>
                <w:hideMark/>
              </w:tcPr>
            </w:tcPrChange>
          </w:tcPr>
          <w:p w14:paraId="057128F0" w14:textId="77777777" w:rsidR="00036D0E" w:rsidRPr="00036D0E" w:rsidRDefault="00036D0E" w:rsidP="00245317">
            <w:pPr>
              <w:spacing w:after="0" w:line="240" w:lineRule="auto"/>
              <w:jc w:val="center"/>
              <w:rPr>
                <w:ins w:id="5378" w:author="David Dayan" w:date="2021-12-03T17:13:00Z"/>
                <w:rFonts w:ascii="Calibri" w:eastAsia="Times New Roman" w:hAnsi="Calibri" w:cs="Times New Roman"/>
                <w:color w:val="000000"/>
                <w:sz w:val="16"/>
                <w:szCs w:val="16"/>
              </w:rPr>
            </w:pPr>
            <w:ins w:id="5379"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380" w:author="David Dayan" w:date="2021-12-03T17:18:00Z">
              <w:tcPr>
                <w:tcW w:w="1142" w:type="dxa"/>
                <w:tcBorders>
                  <w:top w:val="nil"/>
                  <w:left w:val="nil"/>
                  <w:bottom w:val="nil"/>
                  <w:right w:val="nil"/>
                </w:tcBorders>
                <w:shd w:val="clear" w:color="auto" w:fill="auto"/>
                <w:noWrap/>
                <w:vAlign w:val="bottom"/>
                <w:hideMark/>
              </w:tcPr>
            </w:tcPrChange>
          </w:tcPr>
          <w:p w14:paraId="613C32A9" w14:textId="77777777" w:rsidR="00036D0E" w:rsidRPr="00036D0E" w:rsidRDefault="00036D0E" w:rsidP="00245317">
            <w:pPr>
              <w:spacing w:after="0" w:line="240" w:lineRule="auto"/>
              <w:jc w:val="center"/>
              <w:rPr>
                <w:ins w:id="5381" w:author="David Dayan" w:date="2021-12-03T17:13:00Z"/>
                <w:rFonts w:ascii="Calibri" w:eastAsia="Times New Roman" w:hAnsi="Calibri" w:cs="Times New Roman"/>
                <w:color w:val="000000"/>
                <w:sz w:val="16"/>
                <w:szCs w:val="16"/>
              </w:rPr>
            </w:pPr>
            <w:ins w:id="538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383" w:author="David Dayan" w:date="2021-12-03T17:18:00Z">
              <w:tcPr>
                <w:tcW w:w="1440" w:type="dxa"/>
                <w:tcBorders>
                  <w:top w:val="nil"/>
                  <w:left w:val="nil"/>
                  <w:bottom w:val="nil"/>
                  <w:right w:val="nil"/>
                </w:tcBorders>
                <w:shd w:val="clear" w:color="auto" w:fill="auto"/>
                <w:noWrap/>
                <w:vAlign w:val="bottom"/>
                <w:hideMark/>
              </w:tcPr>
            </w:tcPrChange>
          </w:tcPr>
          <w:p w14:paraId="5D70756E" w14:textId="77777777" w:rsidR="00036D0E" w:rsidRPr="00036D0E" w:rsidRDefault="00036D0E" w:rsidP="00245317">
            <w:pPr>
              <w:spacing w:after="0" w:line="240" w:lineRule="auto"/>
              <w:jc w:val="center"/>
              <w:rPr>
                <w:ins w:id="5384" w:author="David Dayan" w:date="2021-12-03T17:13:00Z"/>
                <w:rFonts w:ascii="Calibri" w:eastAsia="Times New Roman" w:hAnsi="Calibri" w:cs="Times New Roman"/>
                <w:color w:val="000000"/>
                <w:sz w:val="16"/>
                <w:szCs w:val="16"/>
              </w:rPr>
            </w:pPr>
            <w:ins w:id="538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386" w:author="David Dayan" w:date="2021-12-03T17:18:00Z">
              <w:tcPr>
                <w:tcW w:w="1530" w:type="dxa"/>
                <w:tcBorders>
                  <w:top w:val="nil"/>
                  <w:left w:val="nil"/>
                  <w:bottom w:val="nil"/>
                  <w:right w:val="nil"/>
                </w:tcBorders>
                <w:shd w:val="clear" w:color="auto" w:fill="auto"/>
                <w:noWrap/>
                <w:vAlign w:val="bottom"/>
                <w:hideMark/>
              </w:tcPr>
            </w:tcPrChange>
          </w:tcPr>
          <w:p w14:paraId="3E55D65A" w14:textId="77777777" w:rsidR="00036D0E" w:rsidRPr="00036D0E" w:rsidRDefault="00036D0E" w:rsidP="00245317">
            <w:pPr>
              <w:spacing w:after="0" w:line="240" w:lineRule="auto"/>
              <w:jc w:val="center"/>
              <w:rPr>
                <w:ins w:id="5387" w:author="David Dayan" w:date="2021-12-03T17:13:00Z"/>
                <w:rFonts w:ascii="Calibri" w:eastAsia="Times New Roman" w:hAnsi="Calibri" w:cs="Times New Roman"/>
                <w:color w:val="000000"/>
                <w:sz w:val="16"/>
                <w:szCs w:val="16"/>
              </w:rPr>
            </w:pPr>
            <w:ins w:id="538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389" w:author="David Dayan" w:date="2021-12-03T17:18:00Z">
              <w:tcPr>
                <w:tcW w:w="898" w:type="dxa"/>
                <w:tcBorders>
                  <w:top w:val="nil"/>
                  <w:left w:val="nil"/>
                  <w:bottom w:val="nil"/>
                  <w:right w:val="nil"/>
                </w:tcBorders>
                <w:shd w:val="clear" w:color="auto" w:fill="auto"/>
                <w:noWrap/>
                <w:vAlign w:val="bottom"/>
                <w:hideMark/>
              </w:tcPr>
            </w:tcPrChange>
          </w:tcPr>
          <w:p w14:paraId="7E0D08EB" w14:textId="77777777" w:rsidR="00036D0E" w:rsidRPr="00036D0E" w:rsidRDefault="00036D0E" w:rsidP="00245317">
            <w:pPr>
              <w:spacing w:after="0" w:line="240" w:lineRule="auto"/>
              <w:jc w:val="center"/>
              <w:rPr>
                <w:ins w:id="5390" w:author="David Dayan" w:date="2021-12-03T17:13:00Z"/>
                <w:rFonts w:ascii="Calibri" w:eastAsia="Times New Roman" w:hAnsi="Calibri" w:cs="Times New Roman"/>
                <w:color w:val="000000"/>
                <w:sz w:val="16"/>
                <w:szCs w:val="16"/>
              </w:rPr>
            </w:pPr>
            <w:ins w:id="539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392" w:author="David Dayan" w:date="2021-12-03T17:18:00Z">
              <w:tcPr>
                <w:tcW w:w="902" w:type="dxa"/>
                <w:tcBorders>
                  <w:top w:val="nil"/>
                  <w:left w:val="nil"/>
                  <w:bottom w:val="nil"/>
                  <w:right w:val="nil"/>
                </w:tcBorders>
                <w:shd w:val="clear" w:color="auto" w:fill="auto"/>
                <w:noWrap/>
                <w:vAlign w:val="bottom"/>
                <w:hideMark/>
              </w:tcPr>
            </w:tcPrChange>
          </w:tcPr>
          <w:p w14:paraId="551C117C" w14:textId="77777777" w:rsidR="00036D0E" w:rsidRPr="00036D0E" w:rsidRDefault="00036D0E" w:rsidP="00245317">
            <w:pPr>
              <w:spacing w:after="0" w:line="240" w:lineRule="auto"/>
              <w:jc w:val="center"/>
              <w:rPr>
                <w:ins w:id="5393" w:author="David Dayan" w:date="2021-12-03T17:13:00Z"/>
                <w:rFonts w:ascii="Calibri" w:eastAsia="Times New Roman" w:hAnsi="Calibri" w:cs="Times New Roman"/>
                <w:color w:val="000000"/>
                <w:sz w:val="16"/>
                <w:szCs w:val="16"/>
              </w:rPr>
            </w:pPr>
            <w:ins w:id="539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395" w:author="David Dayan" w:date="2021-12-03T17:18:00Z">
              <w:tcPr>
                <w:tcW w:w="2160" w:type="dxa"/>
                <w:tcBorders>
                  <w:top w:val="nil"/>
                  <w:left w:val="nil"/>
                  <w:bottom w:val="nil"/>
                  <w:right w:val="nil"/>
                </w:tcBorders>
                <w:shd w:val="clear" w:color="auto" w:fill="auto"/>
                <w:noWrap/>
                <w:vAlign w:val="bottom"/>
                <w:hideMark/>
              </w:tcPr>
            </w:tcPrChange>
          </w:tcPr>
          <w:p w14:paraId="30D7B477" w14:textId="77777777" w:rsidR="00036D0E" w:rsidRPr="00036D0E" w:rsidRDefault="00036D0E" w:rsidP="00245317">
            <w:pPr>
              <w:spacing w:after="0" w:line="240" w:lineRule="auto"/>
              <w:jc w:val="center"/>
              <w:rPr>
                <w:ins w:id="5396" w:author="David Dayan" w:date="2021-12-03T17:13:00Z"/>
                <w:rFonts w:ascii="Calibri" w:eastAsia="Times New Roman" w:hAnsi="Calibri" w:cs="Times New Roman"/>
                <w:color w:val="000000"/>
                <w:sz w:val="16"/>
                <w:szCs w:val="16"/>
              </w:rPr>
            </w:pPr>
            <w:proofErr w:type="spellStart"/>
            <w:ins w:id="539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398" w:author="David Dayan" w:date="2021-12-03T17:18:00Z">
              <w:tcPr>
                <w:tcW w:w="2876" w:type="dxa"/>
                <w:gridSpan w:val="2"/>
                <w:tcBorders>
                  <w:top w:val="nil"/>
                  <w:left w:val="nil"/>
                  <w:bottom w:val="nil"/>
                  <w:right w:val="nil"/>
                </w:tcBorders>
                <w:shd w:val="clear" w:color="auto" w:fill="auto"/>
                <w:noWrap/>
                <w:vAlign w:val="bottom"/>
                <w:hideMark/>
              </w:tcPr>
            </w:tcPrChange>
          </w:tcPr>
          <w:p w14:paraId="5E32FAB7" w14:textId="77777777" w:rsidR="00036D0E" w:rsidRPr="00036D0E" w:rsidRDefault="00036D0E" w:rsidP="00245317">
            <w:pPr>
              <w:spacing w:after="0" w:line="240" w:lineRule="auto"/>
              <w:jc w:val="center"/>
              <w:rPr>
                <w:ins w:id="5399" w:author="David Dayan" w:date="2021-12-03T17:13:00Z"/>
                <w:rFonts w:ascii="Calibri" w:eastAsia="Times New Roman" w:hAnsi="Calibri" w:cs="Times New Roman"/>
                <w:color w:val="000000"/>
                <w:sz w:val="16"/>
                <w:szCs w:val="16"/>
              </w:rPr>
            </w:pPr>
            <w:proofErr w:type="spellStart"/>
            <w:ins w:id="540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401" w:author="David Dayan" w:date="2021-12-03T17:18:00Z">
              <w:tcPr>
                <w:tcW w:w="1426" w:type="dxa"/>
                <w:tcBorders>
                  <w:top w:val="nil"/>
                  <w:left w:val="nil"/>
                  <w:bottom w:val="nil"/>
                  <w:right w:val="nil"/>
                </w:tcBorders>
                <w:shd w:val="clear" w:color="auto" w:fill="auto"/>
                <w:noWrap/>
                <w:vAlign w:val="bottom"/>
                <w:hideMark/>
              </w:tcPr>
            </w:tcPrChange>
          </w:tcPr>
          <w:p w14:paraId="64C9353D" w14:textId="77777777" w:rsidR="00036D0E" w:rsidRPr="00036D0E" w:rsidRDefault="00036D0E" w:rsidP="00245317">
            <w:pPr>
              <w:spacing w:after="0" w:line="240" w:lineRule="auto"/>
              <w:jc w:val="center"/>
              <w:rPr>
                <w:ins w:id="5402" w:author="David Dayan" w:date="2021-12-03T17:13:00Z"/>
                <w:rFonts w:ascii="Calibri" w:eastAsia="Times New Roman" w:hAnsi="Calibri" w:cs="Times New Roman"/>
                <w:color w:val="000000"/>
                <w:sz w:val="16"/>
                <w:szCs w:val="16"/>
              </w:rPr>
            </w:pPr>
            <w:proofErr w:type="spellStart"/>
            <w:ins w:id="540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1D85A35" w14:textId="77777777" w:rsidTr="00245317">
        <w:trPr>
          <w:cantSplit/>
          <w:trHeight w:val="20"/>
          <w:ins w:id="5404" w:author="David Dayan" w:date="2021-12-03T17:13:00Z"/>
          <w:trPrChange w:id="540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406" w:author="David Dayan" w:date="2021-12-03T17:18:00Z">
              <w:tcPr>
                <w:tcW w:w="1563" w:type="dxa"/>
                <w:tcBorders>
                  <w:top w:val="nil"/>
                  <w:left w:val="nil"/>
                  <w:bottom w:val="nil"/>
                  <w:right w:val="nil"/>
                </w:tcBorders>
                <w:shd w:val="clear" w:color="auto" w:fill="auto"/>
                <w:noWrap/>
                <w:vAlign w:val="bottom"/>
                <w:hideMark/>
              </w:tcPr>
            </w:tcPrChange>
          </w:tcPr>
          <w:p w14:paraId="7406D90D" w14:textId="77777777" w:rsidR="00036D0E" w:rsidRPr="00036D0E" w:rsidRDefault="00036D0E" w:rsidP="00245317">
            <w:pPr>
              <w:spacing w:after="0" w:line="240" w:lineRule="auto"/>
              <w:jc w:val="center"/>
              <w:rPr>
                <w:ins w:id="5407" w:author="David Dayan" w:date="2021-12-03T17:13:00Z"/>
                <w:rFonts w:ascii="Calibri" w:eastAsia="Times New Roman" w:hAnsi="Calibri" w:cs="Times New Roman"/>
                <w:color w:val="000000"/>
                <w:sz w:val="16"/>
                <w:szCs w:val="16"/>
              </w:rPr>
            </w:pPr>
            <w:ins w:id="5408" w:author="David Dayan" w:date="2021-12-03T17:13:00Z">
              <w:r w:rsidRPr="00036D0E">
                <w:rPr>
                  <w:rFonts w:ascii="Calibri" w:eastAsia="Times New Roman" w:hAnsi="Calibri" w:cs="Times New Roman"/>
                  <w:color w:val="000000"/>
                  <w:sz w:val="16"/>
                  <w:szCs w:val="16"/>
                </w:rPr>
                <w:t>OtsAC20ROGR_0150</w:t>
              </w:r>
            </w:ins>
          </w:p>
        </w:tc>
        <w:tc>
          <w:tcPr>
            <w:tcW w:w="746" w:type="dxa"/>
            <w:tcBorders>
              <w:top w:val="nil"/>
              <w:left w:val="nil"/>
              <w:bottom w:val="nil"/>
              <w:right w:val="nil"/>
            </w:tcBorders>
            <w:shd w:val="clear" w:color="auto" w:fill="auto"/>
            <w:noWrap/>
            <w:vAlign w:val="bottom"/>
            <w:hideMark/>
            <w:tcPrChange w:id="5409" w:author="David Dayan" w:date="2021-12-03T17:18:00Z">
              <w:tcPr>
                <w:tcW w:w="746" w:type="dxa"/>
                <w:tcBorders>
                  <w:top w:val="nil"/>
                  <w:left w:val="nil"/>
                  <w:bottom w:val="nil"/>
                  <w:right w:val="nil"/>
                </w:tcBorders>
                <w:shd w:val="clear" w:color="auto" w:fill="auto"/>
                <w:noWrap/>
                <w:vAlign w:val="bottom"/>
                <w:hideMark/>
              </w:tcPr>
            </w:tcPrChange>
          </w:tcPr>
          <w:p w14:paraId="45C1B378" w14:textId="77777777" w:rsidR="00036D0E" w:rsidRPr="00036D0E" w:rsidRDefault="00036D0E" w:rsidP="00245317">
            <w:pPr>
              <w:spacing w:after="0" w:line="240" w:lineRule="auto"/>
              <w:jc w:val="center"/>
              <w:rPr>
                <w:ins w:id="5410" w:author="David Dayan" w:date="2021-12-03T17:13:00Z"/>
                <w:rFonts w:ascii="Calibri" w:eastAsia="Times New Roman" w:hAnsi="Calibri" w:cs="Times New Roman"/>
                <w:color w:val="000000"/>
                <w:sz w:val="16"/>
                <w:szCs w:val="16"/>
              </w:rPr>
            </w:pPr>
            <w:ins w:id="5411"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412" w:author="David Dayan" w:date="2021-12-03T17:18:00Z">
              <w:tcPr>
                <w:tcW w:w="599" w:type="dxa"/>
                <w:tcBorders>
                  <w:top w:val="nil"/>
                  <w:left w:val="nil"/>
                  <w:bottom w:val="nil"/>
                  <w:right w:val="nil"/>
                </w:tcBorders>
                <w:shd w:val="clear" w:color="auto" w:fill="auto"/>
                <w:noWrap/>
                <w:vAlign w:val="bottom"/>
                <w:hideMark/>
              </w:tcPr>
            </w:tcPrChange>
          </w:tcPr>
          <w:p w14:paraId="330EE43A" w14:textId="77777777" w:rsidR="00036D0E" w:rsidRPr="00036D0E" w:rsidRDefault="00036D0E" w:rsidP="00245317">
            <w:pPr>
              <w:spacing w:after="0" w:line="240" w:lineRule="auto"/>
              <w:jc w:val="center"/>
              <w:rPr>
                <w:ins w:id="5413" w:author="David Dayan" w:date="2021-12-03T17:13:00Z"/>
                <w:rFonts w:ascii="Calibri" w:eastAsia="Times New Roman" w:hAnsi="Calibri" w:cs="Times New Roman"/>
                <w:color w:val="000000"/>
                <w:sz w:val="16"/>
                <w:szCs w:val="16"/>
              </w:rPr>
            </w:pPr>
            <w:ins w:id="5414"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415" w:author="David Dayan" w:date="2021-12-03T17:18:00Z">
              <w:tcPr>
                <w:tcW w:w="1142" w:type="dxa"/>
                <w:tcBorders>
                  <w:top w:val="nil"/>
                  <w:left w:val="nil"/>
                  <w:bottom w:val="nil"/>
                  <w:right w:val="nil"/>
                </w:tcBorders>
                <w:shd w:val="clear" w:color="auto" w:fill="auto"/>
                <w:noWrap/>
                <w:vAlign w:val="bottom"/>
                <w:hideMark/>
              </w:tcPr>
            </w:tcPrChange>
          </w:tcPr>
          <w:p w14:paraId="5D56528B" w14:textId="77777777" w:rsidR="00036D0E" w:rsidRPr="00036D0E" w:rsidRDefault="00036D0E" w:rsidP="00245317">
            <w:pPr>
              <w:spacing w:after="0" w:line="240" w:lineRule="auto"/>
              <w:jc w:val="center"/>
              <w:rPr>
                <w:ins w:id="5416" w:author="David Dayan" w:date="2021-12-03T17:13:00Z"/>
                <w:rFonts w:ascii="Calibri" w:eastAsia="Times New Roman" w:hAnsi="Calibri" w:cs="Times New Roman"/>
                <w:color w:val="000000"/>
                <w:sz w:val="16"/>
                <w:szCs w:val="16"/>
              </w:rPr>
            </w:pPr>
            <w:ins w:id="541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418" w:author="David Dayan" w:date="2021-12-03T17:18:00Z">
              <w:tcPr>
                <w:tcW w:w="1440" w:type="dxa"/>
                <w:tcBorders>
                  <w:top w:val="nil"/>
                  <w:left w:val="nil"/>
                  <w:bottom w:val="nil"/>
                  <w:right w:val="nil"/>
                </w:tcBorders>
                <w:shd w:val="clear" w:color="auto" w:fill="auto"/>
                <w:noWrap/>
                <w:vAlign w:val="bottom"/>
                <w:hideMark/>
              </w:tcPr>
            </w:tcPrChange>
          </w:tcPr>
          <w:p w14:paraId="53A997A7" w14:textId="77777777" w:rsidR="00036D0E" w:rsidRPr="00036D0E" w:rsidRDefault="00036D0E" w:rsidP="00245317">
            <w:pPr>
              <w:spacing w:after="0" w:line="240" w:lineRule="auto"/>
              <w:jc w:val="center"/>
              <w:rPr>
                <w:ins w:id="5419" w:author="David Dayan" w:date="2021-12-03T17:13:00Z"/>
                <w:rFonts w:ascii="Calibri" w:eastAsia="Times New Roman" w:hAnsi="Calibri" w:cs="Times New Roman"/>
                <w:color w:val="000000"/>
                <w:sz w:val="16"/>
                <w:szCs w:val="16"/>
              </w:rPr>
            </w:pPr>
            <w:ins w:id="542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421" w:author="David Dayan" w:date="2021-12-03T17:18:00Z">
              <w:tcPr>
                <w:tcW w:w="1530" w:type="dxa"/>
                <w:tcBorders>
                  <w:top w:val="nil"/>
                  <w:left w:val="nil"/>
                  <w:bottom w:val="nil"/>
                  <w:right w:val="nil"/>
                </w:tcBorders>
                <w:shd w:val="clear" w:color="auto" w:fill="auto"/>
                <w:noWrap/>
                <w:vAlign w:val="bottom"/>
                <w:hideMark/>
              </w:tcPr>
            </w:tcPrChange>
          </w:tcPr>
          <w:p w14:paraId="2C2BD6DB" w14:textId="77777777" w:rsidR="00036D0E" w:rsidRPr="00036D0E" w:rsidRDefault="00036D0E" w:rsidP="00245317">
            <w:pPr>
              <w:spacing w:after="0" w:line="240" w:lineRule="auto"/>
              <w:jc w:val="center"/>
              <w:rPr>
                <w:ins w:id="5422" w:author="David Dayan" w:date="2021-12-03T17:13:00Z"/>
                <w:rFonts w:ascii="Calibri" w:eastAsia="Times New Roman" w:hAnsi="Calibri" w:cs="Times New Roman"/>
                <w:color w:val="000000"/>
                <w:sz w:val="16"/>
                <w:szCs w:val="16"/>
              </w:rPr>
            </w:pPr>
            <w:ins w:id="542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424" w:author="David Dayan" w:date="2021-12-03T17:18:00Z">
              <w:tcPr>
                <w:tcW w:w="898" w:type="dxa"/>
                <w:tcBorders>
                  <w:top w:val="nil"/>
                  <w:left w:val="nil"/>
                  <w:bottom w:val="nil"/>
                  <w:right w:val="nil"/>
                </w:tcBorders>
                <w:shd w:val="clear" w:color="auto" w:fill="auto"/>
                <w:noWrap/>
                <w:vAlign w:val="bottom"/>
                <w:hideMark/>
              </w:tcPr>
            </w:tcPrChange>
          </w:tcPr>
          <w:p w14:paraId="28DE6CB2" w14:textId="77777777" w:rsidR="00036D0E" w:rsidRPr="00036D0E" w:rsidRDefault="00036D0E" w:rsidP="00245317">
            <w:pPr>
              <w:spacing w:after="0" w:line="240" w:lineRule="auto"/>
              <w:jc w:val="center"/>
              <w:rPr>
                <w:ins w:id="5425" w:author="David Dayan" w:date="2021-12-03T17:13:00Z"/>
                <w:rFonts w:ascii="Calibri" w:eastAsia="Times New Roman" w:hAnsi="Calibri" w:cs="Times New Roman"/>
                <w:color w:val="000000"/>
                <w:sz w:val="16"/>
                <w:szCs w:val="16"/>
              </w:rPr>
            </w:pPr>
            <w:ins w:id="542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427" w:author="David Dayan" w:date="2021-12-03T17:18:00Z">
              <w:tcPr>
                <w:tcW w:w="902" w:type="dxa"/>
                <w:tcBorders>
                  <w:top w:val="nil"/>
                  <w:left w:val="nil"/>
                  <w:bottom w:val="nil"/>
                  <w:right w:val="nil"/>
                </w:tcBorders>
                <w:shd w:val="clear" w:color="auto" w:fill="auto"/>
                <w:noWrap/>
                <w:vAlign w:val="bottom"/>
                <w:hideMark/>
              </w:tcPr>
            </w:tcPrChange>
          </w:tcPr>
          <w:p w14:paraId="77FCBA08" w14:textId="77777777" w:rsidR="00036D0E" w:rsidRPr="00036D0E" w:rsidRDefault="00036D0E" w:rsidP="00245317">
            <w:pPr>
              <w:spacing w:after="0" w:line="240" w:lineRule="auto"/>
              <w:jc w:val="center"/>
              <w:rPr>
                <w:ins w:id="5428" w:author="David Dayan" w:date="2021-12-03T17:13:00Z"/>
                <w:rFonts w:ascii="Calibri" w:eastAsia="Times New Roman" w:hAnsi="Calibri" w:cs="Times New Roman"/>
                <w:color w:val="000000"/>
                <w:sz w:val="16"/>
                <w:szCs w:val="16"/>
              </w:rPr>
            </w:pPr>
            <w:ins w:id="542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430" w:author="David Dayan" w:date="2021-12-03T17:18:00Z">
              <w:tcPr>
                <w:tcW w:w="2160" w:type="dxa"/>
                <w:tcBorders>
                  <w:top w:val="nil"/>
                  <w:left w:val="nil"/>
                  <w:bottom w:val="nil"/>
                  <w:right w:val="nil"/>
                </w:tcBorders>
                <w:shd w:val="clear" w:color="auto" w:fill="auto"/>
                <w:noWrap/>
                <w:vAlign w:val="bottom"/>
                <w:hideMark/>
              </w:tcPr>
            </w:tcPrChange>
          </w:tcPr>
          <w:p w14:paraId="3579CF26" w14:textId="77777777" w:rsidR="00036D0E" w:rsidRPr="00036D0E" w:rsidRDefault="00036D0E" w:rsidP="00245317">
            <w:pPr>
              <w:spacing w:after="0" w:line="240" w:lineRule="auto"/>
              <w:jc w:val="center"/>
              <w:rPr>
                <w:ins w:id="5431" w:author="David Dayan" w:date="2021-12-03T17:13:00Z"/>
                <w:rFonts w:ascii="Calibri" w:eastAsia="Times New Roman" w:hAnsi="Calibri" w:cs="Times New Roman"/>
                <w:color w:val="000000"/>
                <w:sz w:val="16"/>
                <w:szCs w:val="16"/>
              </w:rPr>
            </w:pPr>
            <w:proofErr w:type="spellStart"/>
            <w:ins w:id="543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433" w:author="David Dayan" w:date="2021-12-03T17:18:00Z">
              <w:tcPr>
                <w:tcW w:w="2876" w:type="dxa"/>
                <w:gridSpan w:val="2"/>
                <w:tcBorders>
                  <w:top w:val="nil"/>
                  <w:left w:val="nil"/>
                  <w:bottom w:val="nil"/>
                  <w:right w:val="nil"/>
                </w:tcBorders>
                <w:shd w:val="clear" w:color="auto" w:fill="auto"/>
                <w:noWrap/>
                <w:vAlign w:val="bottom"/>
                <w:hideMark/>
              </w:tcPr>
            </w:tcPrChange>
          </w:tcPr>
          <w:p w14:paraId="1D0CC397" w14:textId="77777777" w:rsidR="00036D0E" w:rsidRPr="00036D0E" w:rsidRDefault="00036D0E" w:rsidP="00245317">
            <w:pPr>
              <w:spacing w:after="0" w:line="240" w:lineRule="auto"/>
              <w:jc w:val="center"/>
              <w:rPr>
                <w:ins w:id="5434" w:author="David Dayan" w:date="2021-12-03T17:13:00Z"/>
                <w:rFonts w:ascii="Calibri" w:eastAsia="Times New Roman" w:hAnsi="Calibri" w:cs="Times New Roman"/>
                <w:color w:val="000000"/>
                <w:sz w:val="16"/>
                <w:szCs w:val="16"/>
              </w:rPr>
            </w:pPr>
            <w:proofErr w:type="spellStart"/>
            <w:ins w:id="543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436" w:author="David Dayan" w:date="2021-12-03T17:18:00Z">
              <w:tcPr>
                <w:tcW w:w="1426" w:type="dxa"/>
                <w:tcBorders>
                  <w:top w:val="nil"/>
                  <w:left w:val="nil"/>
                  <w:bottom w:val="nil"/>
                  <w:right w:val="nil"/>
                </w:tcBorders>
                <w:shd w:val="clear" w:color="auto" w:fill="auto"/>
                <w:noWrap/>
                <w:vAlign w:val="bottom"/>
                <w:hideMark/>
              </w:tcPr>
            </w:tcPrChange>
          </w:tcPr>
          <w:p w14:paraId="0DB84915" w14:textId="77777777" w:rsidR="00036D0E" w:rsidRPr="00036D0E" w:rsidRDefault="00036D0E" w:rsidP="00245317">
            <w:pPr>
              <w:spacing w:after="0" w:line="240" w:lineRule="auto"/>
              <w:jc w:val="center"/>
              <w:rPr>
                <w:ins w:id="5437" w:author="David Dayan" w:date="2021-12-03T17:13:00Z"/>
                <w:rFonts w:ascii="Calibri" w:eastAsia="Times New Roman" w:hAnsi="Calibri" w:cs="Times New Roman"/>
                <w:color w:val="000000"/>
                <w:sz w:val="16"/>
                <w:szCs w:val="16"/>
              </w:rPr>
            </w:pPr>
            <w:proofErr w:type="spellStart"/>
            <w:ins w:id="543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5DE385A" w14:textId="77777777" w:rsidTr="00245317">
        <w:trPr>
          <w:cantSplit/>
          <w:trHeight w:val="20"/>
          <w:ins w:id="5439" w:author="David Dayan" w:date="2021-12-03T17:13:00Z"/>
          <w:trPrChange w:id="544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441" w:author="David Dayan" w:date="2021-12-03T17:18:00Z">
              <w:tcPr>
                <w:tcW w:w="1563" w:type="dxa"/>
                <w:tcBorders>
                  <w:top w:val="nil"/>
                  <w:left w:val="nil"/>
                  <w:bottom w:val="nil"/>
                  <w:right w:val="nil"/>
                </w:tcBorders>
                <w:shd w:val="clear" w:color="auto" w:fill="auto"/>
                <w:noWrap/>
                <w:vAlign w:val="bottom"/>
                <w:hideMark/>
              </w:tcPr>
            </w:tcPrChange>
          </w:tcPr>
          <w:p w14:paraId="14098A35" w14:textId="77777777" w:rsidR="00036D0E" w:rsidRPr="00036D0E" w:rsidRDefault="00036D0E" w:rsidP="00245317">
            <w:pPr>
              <w:spacing w:after="0" w:line="240" w:lineRule="auto"/>
              <w:jc w:val="center"/>
              <w:rPr>
                <w:ins w:id="5442" w:author="David Dayan" w:date="2021-12-03T17:13:00Z"/>
                <w:rFonts w:ascii="Calibri" w:eastAsia="Times New Roman" w:hAnsi="Calibri" w:cs="Times New Roman"/>
                <w:color w:val="000000"/>
                <w:sz w:val="16"/>
                <w:szCs w:val="16"/>
              </w:rPr>
            </w:pPr>
            <w:ins w:id="5443" w:author="David Dayan" w:date="2021-12-03T17:13:00Z">
              <w:r w:rsidRPr="00036D0E">
                <w:rPr>
                  <w:rFonts w:ascii="Calibri" w:eastAsia="Times New Roman" w:hAnsi="Calibri" w:cs="Times New Roman"/>
                  <w:color w:val="000000"/>
                  <w:sz w:val="16"/>
                  <w:szCs w:val="16"/>
                </w:rPr>
                <w:t>OtsAC20ROGR_0151</w:t>
              </w:r>
            </w:ins>
          </w:p>
        </w:tc>
        <w:tc>
          <w:tcPr>
            <w:tcW w:w="746" w:type="dxa"/>
            <w:tcBorders>
              <w:top w:val="nil"/>
              <w:left w:val="nil"/>
              <w:bottom w:val="nil"/>
              <w:right w:val="nil"/>
            </w:tcBorders>
            <w:shd w:val="clear" w:color="auto" w:fill="auto"/>
            <w:noWrap/>
            <w:vAlign w:val="bottom"/>
            <w:hideMark/>
            <w:tcPrChange w:id="5444" w:author="David Dayan" w:date="2021-12-03T17:18:00Z">
              <w:tcPr>
                <w:tcW w:w="746" w:type="dxa"/>
                <w:tcBorders>
                  <w:top w:val="nil"/>
                  <w:left w:val="nil"/>
                  <w:bottom w:val="nil"/>
                  <w:right w:val="nil"/>
                </w:tcBorders>
                <w:shd w:val="clear" w:color="auto" w:fill="auto"/>
                <w:noWrap/>
                <w:vAlign w:val="bottom"/>
                <w:hideMark/>
              </w:tcPr>
            </w:tcPrChange>
          </w:tcPr>
          <w:p w14:paraId="4D07DCE8" w14:textId="77777777" w:rsidR="00036D0E" w:rsidRPr="00036D0E" w:rsidRDefault="00036D0E" w:rsidP="00245317">
            <w:pPr>
              <w:spacing w:after="0" w:line="240" w:lineRule="auto"/>
              <w:jc w:val="center"/>
              <w:rPr>
                <w:ins w:id="5445" w:author="David Dayan" w:date="2021-12-03T17:13:00Z"/>
                <w:rFonts w:ascii="Calibri" w:eastAsia="Times New Roman" w:hAnsi="Calibri" w:cs="Times New Roman"/>
                <w:color w:val="000000"/>
                <w:sz w:val="16"/>
                <w:szCs w:val="16"/>
              </w:rPr>
            </w:pPr>
            <w:ins w:id="5446"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447" w:author="David Dayan" w:date="2021-12-03T17:18:00Z">
              <w:tcPr>
                <w:tcW w:w="599" w:type="dxa"/>
                <w:tcBorders>
                  <w:top w:val="nil"/>
                  <w:left w:val="nil"/>
                  <w:bottom w:val="nil"/>
                  <w:right w:val="nil"/>
                </w:tcBorders>
                <w:shd w:val="clear" w:color="auto" w:fill="auto"/>
                <w:noWrap/>
                <w:vAlign w:val="bottom"/>
                <w:hideMark/>
              </w:tcPr>
            </w:tcPrChange>
          </w:tcPr>
          <w:p w14:paraId="41B29F53" w14:textId="77777777" w:rsidR="00036D0E" w:rsidRPr="00036D0E" w:rsidRDefault="00036D0E" w:rsidP="00245317">
            <w:pPr>
              <w:spacing w:after="0" w:line="240" w:lineRule="auto"/>
              <w:jc w:val="center"/>
              <w:rPr>
                <w:ins w:id="5448" w:author="David Dayan" w:date="2021-12-03T17:13:00Z"/>
                <w:rFonts w:ascii="Calibri" w:eastAsia="Times New Roman" w:hAnsi="Calibri" w:cs="Times New Roman"/>
                <w:color w:val="000000"/>
                <w:sz w:val="16"/>
                <w:szCs w:val="16"/>
              </w:rPr>
            </w:pPr>
            <w:ins w:id="5449"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450" w:author="David Dayan" w:date="2021-12-03T17:18:00Z">
              <w:tcPr>
                <w:tcW w:w="1142" w:type="dxa"/>
                <w:tcBorders>
                  <w:top w:val="nil"/>
                  <w:left w:val="nil"/>
                  <w:bottom w:val="nil"/>
                  <w:right w:val="nil"/>
                </w:tcBorders>
                <w:shd w:val="clear" w:color="auto" w:fill="auto"/>
                <w:noWrap/>
                <w:vAlign w:val="bottom"/>
                <w:hideMark/>
              </w:tcPr>
            </w:tcPrChange>
          </w:tcPr>
          <w:p w14:paraId="7C971455" w14:textId="77777777" w:rsidR="00036D0E" w:rsidRPr="00036D0E" w:rsidRDefault="00036D0E" w:rsidP="00245317">
            <w:pPr>
              <w:spacing w:after="0" w:line="240" w:lineRule="auto"/>
              <w:jc w:val="center"/>
              <w:rPr>
                <w:ins w:id="5451" w:author="David Dayan" w:date="2021-12-03T17:13:00Z"/>
                <w:rFonts w:ascii="Calibri" w:eastAsia="Times New Roman" w:hAnsi="Calibri" w:cs="Times New Roman"/>
                <w:color w:val="000000"/>
                <w:sz w:val="16"/>
                <w:szCs w:val="16"/>
              </w:rPr>
            </w:pPr>
            <w:ins w:id="545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453" w:author="David Dayan" w:date="2021-12-03T17:18:00Z">
              <w:tcPr>
                <w:tcW w:w="1440" w:type="dxa"/>
                <w:tcBorders>
                  <w:top w:val="nil"/>
                  <w:left w:val="nil"/>
                  <w:bottom w:val="nil"/>
                  <w:right w:val="nil"/>
                </w:tcBorders>
                <w:shd w:val="clear" w:color="auto" w:fill="auto"/>
                <w:noWrap/>
                <w:vAlign w:val="bottom"/>
                <w:hideMark/>
              </w:tcPr>
            </w:tcPrChange>
          </w:tcPr>
          <w:p w14:paraId="4AF3F145" w14:textId="77777777" w:rsidR="00036D0E" w:rsidRPr="00036D0E" w:rsidRDefault="00036D0E" w:rsidP="00245317">
            <w:pPr>
              <w:spacing w:after="0" w:line="240" w:lineRule="auto"/>
              <w:jc w:val="center"/>
              <w:rPr>
                <w:ins w:id="5454" w:author="David Dayan" w:date="2021-12-03T17:13:00Z"/>
                <w:rFonts w:ascii="Calibri" w:eastAsia="Times New Roman" w:hAnsi="Calibri" w:cs="Times New Roman"/>
                <w:color w:val="000000"/>
                <w:sz w:val="16"/>
                <w:szCs w:val="16"/>
              </w:rPr>
            </w:pPr>
            <w:ins w:id="545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456" w:author="David Dayan" w:date="2021-12-03T17:18:00Z">
              <w:tcPr>
                <w:tcW w:w="1530" w:type="dxa"/>
                <w:tcBorders>
                  <w:top w:val="nil"/>
                  <w:left w:val="nil"/>
                  <w:bottom w:val="nil"/>
                  <w:right w:val="nil"/>
                </w:tcBorders>
                <w:shd w:val="clear" w:color="auto" w:fill="auto"/>
                <w:noWrap/>
                <w:vAlign w:val="bottom"/>
                <w:hideMark/>
              </w:tcPr>
            </w:tcPrChange>
          </w:tcPr>
          <w:p w14:paraId="0B7BCF98" w14:textId="77777777" w:rsidR="00036D0E" w:rsidRPr="00036D0E" w:rsidRDefault="00036D0E" w:rsidP="00245317">
            <w:pPr>
              <w:spacing w:after="0" w:line="240" w:lineRule="auto"/>
              <w:jc w:val="center"/>
              <w:rPr>
                <w:ins w:id="5457" w:author="David Dayan" w:date="2021-12-03T17:13:00Z"/>
                <w:rFonts w:ascii="Calibri" w:eastAsia="Times New Roman" w:hAnsi="Calibri" w:cs="Times New Roman"/>
                <w:color w:val="000000"/>
                <w:sz w:val="16"/>
                <w:szCs w:val="16"/>
              </w:rPr>
            </w:pPr>
            <w:ins w:id="545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459" w:author="David Dayan" w:date="2021-12-03T17:18:00Z">
              <w:tcPr>
                <w:tcW w:w="898" w:type="dxa"/>
                <w:tcBorders>
                  <w:top w:val="nil"/>
                  <w:left w:val="nil"/>
                  <w:bottom w:val="nil"/>
                  <w:right w:val="nil"/>
                </w:tcBorders>
                <w:shd w:val="clear" w:color="auto" w:fill="auto"/>
                <w:noWrap/>
                <w:vAlign w:val="bottom"/>
                <w:hideMark/>
              </w:tcPr>
            </w:tcPrChange>
          </w:tcPr>
          <w:p w14:paraId="27D7A06F" w14:textId="77777777" w:rsidR="00036D0E" w:rsidRPr="00036D0E" w:rsidRDefault="00036D0E" w:rsidP="00245317">
            <w:pPr>
              <w:spacing w:after="0" w:line="240" w:lineRule="auto"/>
              <w:jc w:val="center"/>
              <w:rPr>
                <w:ins w:id="5460" w:author="David Dayan" w:date="2021-12-03T17:13:00Z"/>
                <w:rFonts w:ascii="Calibri" w:eastAsia="Times New Roman" w:hAnsi="Calibri" w:cs="Times New Roman"/>
                <w:color w:val="000000"/>
                <w:sz w:val="16"/>
                <w:szCs w:val="16"/>
              </w:rPr>
            </w:pPr>
            <w:ins w:id="5461"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5462" w:author="David Dayan" w:date="2021-12-03T17:18:00Z">
              <w:tcPr>
                <w:tcW w:w="902" w:type="dxa"/>
                <w:tcBorders>
                  <w:top w:val="nil"/>
                  <w:left w:val="nil"/>
                  <w:bottom w:val="nil"/>
                  <w:right w:val="nil"/>
                </w:tcBorders>
                <w:shd w:val="clear" w:color="auto" w:fill="auto"/>
                <w:noWrap/>
                <w:vAlign w:val="bottom"/>
                <w:hideMark/>
              </w:tcPr>
            </w:tcPrChange>
          </w:tcPr>
          <w:p w14:paraId="16328E3B" w14:textId="77777777" w:rsidR="00036D0E" w:rsidRPr="00036D0E" w:rsidRDefault="00036D0E" w:rsidP="00245317">
            <w:pPr>
              <w:spacing w:after="0" w:line="240" w:lineRule="auto"/>
              <w:jc w:val="center"/>
              <w:rPr>
                <w:ins w:id="5463" w:author="David Dayan" w:date="2021-12-03T17:13:00Z"/>
                <w:rFonts w:ascii="Calibri" w:eastAsia="Times New Roman" w:hAnsi="Calibri" w:cs="Times New Roman"/>
                <w:color w:val="000000"/>
                <w:sz w:val="16"/>
                <w:szCs w:val="16"/>
              </w:rPr>
            </w:pPr>
            <w:ins w:id="5464"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5465" w:author="David Dayan" w:date="2021-12-03T17:18:00Z">
              <w:tcPr>
                <w:tcW w:w="2160" w:type="dxa"/>
                <w:tcBorders>
                  <w:top w:val="nil"/>
                  <w:left w:val="nil"/>
                  <w:bottom w:val="nil"/>
                  <w:right w:val="nil"/>
                </w:tcBorders>
                <w:shd w:val="clear" w:color="auto" w:fill="auto"/>
                <w:noWrap/>
                <w:vAlign w:val="bottom"/>
                <w:hideMark/>
              </w:tcPr>
            </w:tcPrChange>
          </w:tcPr>
          <w:p w14:paraId="2C8720FC" w14:textId="77777777" w:rsidR="00036D0E" w:rsidRPr="00036D0E" w:rsidRDefault="00036D0E" w:rsidP="00245317">
            <w:pPr>
              <w:spacing w:after="0" w:line="240" w:lineRule="auto"/>
              <w:jc w:val="center"/>
              <w:rPr>
                <w:ins w:id="5466" w:author="David Dayan" w:date="2021-12-03T17:13:00Z"/>
                <w:rFonts w:ascii="Calibri" w:eastAsia="Times New Roman" w:hAnsi="Calibri" w:cs="Times New Roman"/>
                <w:color w:val="000000"/>
                <w:sz w:val="16"/>
                <w:szCs w:val="16"/>
              </w:rPr>
            </w:pPr>
            <w:ins w:id="5467"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5468" w:author="David Dayan" w:date="2021-12-03T17:18:00Z">
              <w:tcPr>
                <w:tcW w:w="2876" w:type="dxa"/>
                <w:gridSpan w:val="2"/>
                <w:tcBorders>
                  <w:top w:val="nil"/>
                  <w:left w:val="nil"/>
                  <w:bottom w:val="nil"/>
                  <w:right w:val="nil"/>
                </w:tcBorders>
                <w:shd w:val="clear" w:color="auto" w:fill="auto"/>
                <w:noWrap/>
                <w:vAlign w:val="bottom"/>
                <w:hideMark/>
              </w:tcPr>
            </w:tcPrChange>
          </w:tcPr>
          <w:p w14:paraId="57093C30" w14:textId="77777777" w:rsidR="00036D0E" w:rsidRPr="00036D0E" w:rsidRDefault="00036D0E" w:rsidP="00245317">
            <w:pPr>
              <w:spacing w:after="0" w:line="240" w:lineRule="auto"/>
              <w:jc w:val="center"/>
              <w:rPr>
                <w:ins w:id="5469" w:author="David Dayan" w:date="2021-12-03T17:13:00Z"/>
                <w:rFonts w:ascii="Calibri" w:eastAsia="Times New Roman" w:hAnsi="Calibri" w:cs="Times New Roman"/>
                <w:color w:val="000000"/>
                <w:sz w:val="16"/>
                <w:szCs w:val="16"/>
              </w:rPr>
            </w:pPr>
            <w:ins w:id="5470"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5471" w:author="David Dayan" w:date="2021-12-03T17:18:00Z">
              <w:tcPr>
                <w:tcW w:w="1426" w:type="dxa"/>
                <w:tcBorders>
                  <w:top w:val="nil"/>
                  <w:left w:val="nil"/>
                  <w:bottom w:val="nil"/>
                  <w:right w:val="nil"/>
                </w:tcBorders>
                <w:shd w:val="clear" w:color="auto" w:fill="auto"/>
                <w:noWrap/>
                <w:vAlign w:val="bottom"/>
                <w:hideMark/>
              </w:tcPr>
            </w:tcPrChange>
          </w:tcPr>
          <w:p w14:paraId="1856D2B5" w14:textId="77777777" w:rsidR="00036D0E" w:rsidRPr="00036D0E" w:rsidRDefault="00036D0E" w:rsidP="00245317">
            <w:pPr>
              <w:spacing w:after="0" w:line="240" w:lineRule="auto"/>
              <w:jc w:val="center"/>
              <w:rPr>
                <w:ins w:id="5472" w:author="David Dayan" w:date="2021-12-03T17:13:00Z"/>
                <w:rFonts w:ascii="Calibri" w:eastAsia="Times New Roman" w:hAnsi="Calibri" w:cs="Times New Roman"/>
                <w:color w:val="000000"/>
                <w:sz w:val="16"/>
                <w:szCs w:val="16"/>
              </w:rPr>
            </w:pPr>
            <w:ins w:id="5473" w:author="David Dayan" w:date="2021-12-03T17:13:00Z">
              <w:r w:rsidRPr="00036D0E">
                <w:rPr>
                  <w:rFonts w:ascii="Calibri" w:eastAsia="Times New Roman" w:hAnsi="Calibri" w:cs="Times New Roman"/>
                  <w:color w:val="000000"/>
                  <w:sz w:val="16"/>
                  <w:szCs w:val="16"/>
                </w:rPr>
                <w:t>heterozygote</w:t>
              </w:r>
            </w:ins>
          </w:p>
        </w:tc>
      </w:tr>
      <w:tr w:rsidR="00036D0E" w:rsidRPr="00036D0E" w14:paraId="6CD3FC09" w14:textId="77777777" w:rsidTr="00245317">
        <w:trPr>
          <w:cantSplit/>
          <w:trHeight w:val="20"/>
          <w:ins w:id="5474" w:author="David Dayan" w:date="2021-12-03T17:13:00Z"/>
          <w:trPrChange w:id="547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476" w:author="David Dayan" w:date="2021-12-03T17:18:00Z">
              <w:tcPr>
                <w:tcW w:w="1563" w:type="dxa"/>
                <w:tcBorders>
                  <w:top w:val="nil"/>
                  <w:left w:val="nil"/>
                  <w:bottom w:val="nil"/>
                  <w:right w:val="nil"/>
                </w:tcBorders>
                <w:shd w:val="clear" w:color="auto" w:fill="auto"/>
                <w:noWrap/>
                <w:vAlign w:val="bottom"/>
                <w:hideMark/>
              </w:tcPr>
            </w:tcPrChange>
          </w:tcPr>
          <w:p w14:paraId="4924C34A" w14:textId="77777777" w:rsidR="00036D0E" w:rsidRPr="00036D0E" w:rsidRDefault="00036D0E" w:rsidP="00245317">
            <w:pPr>
              <w:spacing w:after="0" w:line="240" w:lineRule="auto"/>
              <w:jc w:val="center"/>
              <w:rPr>
                <w:ins w:id="5477" w:author="David Dayan" w:date="2021-12-03T17:13:00Z"/>
                <w:rFonts w:ascii="Calibri" w:eastAsia="Times New Roman" w:hAnsi="Calibri" w:cs="Times New Roman"/>
                <w:color w:val="000000"/>
                <w:sz w:val="16"/>
                <w:szCs w:val="16"/>
              </w:rPr>
            </w:pPr>
            <w:ins w:id="5478" w:author="David Dayan" w:date="2021-12-03T17:13:00Z">
              <w:r w:rsidRPr="00036D0E">
                <w:rPr>
                  <w:rFonts w:ascii="Calibri" w:eastAsia="Times New Roman" w:hAnsi="Calibri" w:cs="Times New Roman"/>
                  <w:color w:val="000000"/>
                  <w:sz w:val="16"/>
                  <w:szCs w:val="16"/>
                </w:rPr>
                <w:t>OtsAC20ROGR_0152</w:t>
              </w:r>
            </w:ins>
          </w:p>
        </w:tc>
        <w:tc>
          <w:tcPr>
            <w:tcW w:w="746" w:type="dxa"/>
            <w:tcBorders>
              <w:top w:val="nil"/>
              <w:left w:val="nil"/>
              <w:bottom w:val="nil"/>
              <w:right w:val="nil"/>
            </w:tcBorders>
            <w:shd w:val="clear" w:color="auto" w:fill="auto"/>
            <w:noWrap/>
            <w:vAlign w:val="bottom"/>
            <w:hideMark/>
            <w:tcPrChange w:id="5479" w:author="David Dayan" w:date="2021-12-03T17:18:00Z">
              <w:tcPr>
                <w:tcW w:w="746" w:type="dxa"/>
                <w:tcBorders>
                  <w:top w:val="nil"/>
                  <w:left w:val="nil"/>
                  <w:bottom w:val="nil"/>
                  <w:right w:val="nil"/>
                </w:tcBorders>
                <w:shd w:val="clear" w:color="auto" w:fill="auto"/>
                <w:noWrap/>
                <w:vAlign w:val="bottom"/>
                <w:hideMark/>
              </w:tcPr>
            </w:tcPrChange>
          </w:tcPr>
          <w:p w14:paraId="2264CB9F" w14:textId="77777777" w:rsidR="00036D0E" w:rsidRPr="00036D0E" w:rsidRDefault="00036D0E" w:rsidP="00245317">
            <w:pPr>
              <w:spacing w:after="0" w:line="240" w:lineRule="auto"/>
              <w:jc w:val="center"/>
              <w:rPr>
                <w:ins w:id="5480" w:author="David Dayan" w:date="2021-12-03T17:13:00Z"/>
                <w:rFonts w:ascii="Calibri" w:eastAsia="Times New Roman" w:hAnsi="Calibri" w:cs="Times New Roman"/>
                <w:color w:val="000000"/>
                <w:sz w:val="16"/>
                <w:szCs w:val="16"/>
              </w:rPr>
            </w:pPr>
            <w:ins w:id="5481"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482" w:author="David Dayan" w:date="2021-12-03T17:18:00Z">
              <w:tcPr>
                <w:tcW w:w="599" w:type="dxa"/>
                <w:tcBorders>
                  <w:top w:val="nil"/>
                  <w:left w:val="nil"/>
                  <w:bottom w:val="nil"/>
                  <w:right w:val="nil"/>
                </w:tcBorders>
                <w:shd w:val="clear" w:color="auto" w:fill="auto"/>
                <w:noWrap/>
                <w:vAlign w:val="bottom"/>
                <w:hideMark/>
              </w:tcPr>
            </w:tcPrChange>
          </w:tcPr>
          <w:p w14:paraId="0FE44F28" w14:textId="77777777" w:rsidR="00036D0E" w:rsidRPr="00036D0E" w:rsidRDefault="00036D0E" w:rsidP="00245317">
            <w:pPr>
              <w:spacing w:after="0" w:line="240" w:lineRule="auto"/>
              <w:jc w:val="center"/>
              <w:rPr>
                <w:ins w:id="5483" w:author="David Dayan" w:date="2021-12-03T17:13:00Z"/>
                <w:rFonts w:ascii="Calibri" w:eastAsia="Times New Roman" w:hAnsi="Calibri" w:cs="Times New Roman"/>
                <w:color w:val="000000"/>
                <w:sz w:val="16"/>
                <w:szCs w:val="16"/>
              </w:rPr>
            </w:pPr>
            <w:ins w:id="5484"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485" w:author="David Dayan" w:date="2021-12-03T17:18:00Z">
              <w:tcPr>
                <w:tcW w:w="1142" w:type="dxa"/>
                <w:tcBorders>
                  <w:top w:val="nil"/>
                  <w:left w:val="nil"/>
                  <w:bottom w:val="nil"/>
                  <w:right w:val="nil"/>
                </w:tcBorders>
                <w:shd w:val="clear" w:color="auto" w:fill="auto"/>
                <w:noWrap/>
                <w:vAlign w:val="bottom"/>
                <w:hideMark/>
              </w:tcPr>
            </w:tcPrChange>
          </w:tcPr>
          <w:p w14:paraId="44BD7471" w14:textId="77777777" w:rsidR="00036D0E" w:rsidRPr="00036D0E" w:rsidRDefault="00036D0E" w:rsidP="00245317">
            <w:pPr>
              <w:spacing w:after="0" w:line="240" w:lineRule="auto"/>
              <w:jc w:val="center"/>
              <w:rPr>
                <w:ins w:id="5486" w:author="David Dayan" w:date="2021-12-03T17:13:00Z"/>
                <w:rFonts w:ascii="Calibri" w:eastAsia="Times New Roman" w:hAnsi="Calibri" w:cs="Times New Roman"/>
                <w:color w:val="000000"/>
                <w:sz w:val="16"/>
                <w:szCs w:val="16"/>
              </w:rPr>
            </w:pPr>
            <w:ins w:id="548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488" w:author="David Dayan" w:date="2021-12-03T17:18:00Z">
              <w:tcPr>
                <w:tcW w:w="1440" w:type="dxa"/>
                <w:tcBorders>
                  <w:top w:val="nil"/>
                  <w:left w:val="nil"/>
                  <w:bottom w:val="nil"/>
                  <w:right w:val="nil"/>
                </w:tcBorders>
                <w:shd w:val="clear" w:color="auto" w:fill="auto"/>
                <w:noWrap/>
                <w:vAlign w:val="bottom"/>
                <w:hideMark/>
              </w:tcPr>
            </w:tcPrChange>
          </w:tcPr>
          <w:p w14:paraId="3328F4C2" w14:textId="77777777" w:rsidR="00036D0E" w:rsidRPr="00036D0E" w:rsidRDefault="00036D0E" w:rsidP="00245317">
            <w:pPr>
              <w:spacing w:after="0" w:line="240" w:lineRule="auto"/>
              <w:jc w:val="center"/>
              <w:rPr>
                <w:ins w:id="5489" w:author="David Dayan" w:date="2021-12-03T17:13:00Z"/>
                <w:rFonts w:ascii="Calibri" w:eastAsia="Times New Roman" w:hAnsi="Calibri" w:cs="Times New Roman"/>
                <w:color w:val="000000"/>
                <w:sz w:val="16"/>
                <w:szCs w:val="16"/>
              </w:rPr>
            </w:pPr>
            <w:ins w:id="549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491" w:author="David Dayan" w:date="2021-12-03T17:18:00Z">
              <w:tcPr>
                <w:tcW w:w="1530" w:type="dxa"/>
                <w:tcBorders>
                  <w:top w:val="nil"/>
                  <w:left w:val="nil"/>
                  <w:bottom w:val="nil"/>
                  <w:right w:val="nil"/>
                </w:tcBorders>
                <w:shd w:val="clear" w:color="auto" w:fill="auto"/>
                <w:noWrap/>
                <w:vAlign w:val="bottom"/>
                <w:hideMark/>
              </w:tcPr>
            </w:tcPrChange>
          </w:tcPr>
          <w:p w14:paraId="45428AEC" w14:textId="77777777" w:rsidR="00036D0E" w:rsidRPr="00036D0E" w:rsidRDefault="00036D0E" w:rsidP="00245317">
            <w:pPr>
              <w:spacing w:after="0" w:line="240" w:lineRule="auto"/>
              <w:jc w:val="center"/>
              <w:rPr>
                <w:ins w:id="5492" w:author="David Dayan" w:date="2021-12-03T17:13:00Z"/>
                <w:rFonts w:ascii="Calibri" w:eastAsia="Times New Roman" w:hAnsi="Calibri" w:cs="Times New Roman"/>
                <w:color w:val="000000"/>
                <w:sz w:val="16"/>
                <w:szCs w:val="16"/>
              </w:rPr>
            </w:pPr>
            <w:ins w:id="549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494" w:author="David Dayan" w:date="2021-12-03T17:18:00Z">
              <w:tcPr>
                <w:tcW w:w="898" w:type="dxa"/>
                <w:tcBorders>
                  <w:top w:val="nil"/>
                  <w:left w:val="nil"/>
                  <w:bottom w:val="nil"/>
                  <w:right w:val="nil"/>
                </w:tcBorders>
                <w:shd w:val="clear" w:color="auto" w:fill="auto"/>
                <w:noWrap/>
                <w:vAlign w:val="bottom"/>
                <w:hideMark/>
              </w:tcPr>
            </w:tcPrChange>
          </w:tcPr>
          <w:p w14:paraId="24D84E69" w14:textId="77777777" w:rsidR="00036D0E" w:rsidRPr="00036D0E" w:rsidRDefault="00036D0E" w:rsidP="00245317">
            <w:pPr>
              <w:spacing w:after="0" w:line="240" w:lineRule="auto"/>
              <w:jc w:val="center"/>
              <w:rPr>
                <w:ins w:id="5495" w:author="David Dayan" w:date="2021-12-03T17:13:00Z"/>
                <w:rFonts w:ascii="Calibri" w:eastAsia="Times New Roman" w:hAnsi="Calibri" w:cs="Times New Roman"/>
                <w:color w:val="000000"/>
                <w:sz w:val="16"/>
                <w:szCs w:val="16"/>
              </w:rPr>
            </w:pPr>
            <w:ins w:id="549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497" w:author="David Dayan" w:date="2021-12-03T17:18:00Z">
              <w:tcPr>
                <w:tcW w:w="902" w:type="dxa"/>
                <w:tcBorders>
                  <w:top w:val="nil"/>
                  <w:left w:val="nil"/>
                  <w:bottom w:val="nil"/>
                  <w:right w:val="nil"/>
                </w:tcBorders>
                <w:shd w:val="clear" w:color="auto" w:fill="auto"/>
                <w:noWrap/>
                <w:vAlign w:val="bottom"/>
                <w:hideMark/>
              </w:tcPr>
            </w:tcPrChange>
          </w:tcPr>
          <w:p w14:paraId="1944E159" w14:textId="77777777" w:rsidR="00036D0E" w:rsidRPr="00036D0E" w:rsidRDefault="00036D0E" w:rsidP="00245317">
            <w:pPr>
              <w:spacing w:after="0" w:line="240" w:lineRule="auto"/>
              <w:jc w:val="center"/>
              <w:rPr>
                <w:ins w:id="5498" w:author="David Dayan" w:date="2021-12-03T17:13:00Z"/>
                <w:rFonts w:ascii="Calibri" w:eastAsia="Times New Roman" w:hAnsi="Calibri" w:cs="Times New Roman"/>
                <w:color w:val="000000"/>
                <w:sz w:val="16"/>
                <w:szCs w:val="16"/>
              </w:rPr>
            </w:pPr>
            <w:ins w:id="549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500" w:author="David Dayan" w:date="2021-12-03T17:18:00Z">
              <w:tcPr>
                <w:tcW w:w="2160" w:type="dxa"/>
                <w:tcBorders>
                  <w:top w:val="nil"/>
                  <w:left w:val="nil"/>
                  <w:bottom w:val="nil"/>
                  <w:right w:val="nil"/>
                </w:tcBorders>
                <w:shd w:val="clear" w:color="auto" w:fill="auto"/>
                <w:noWrap/>
                <w:vAlign w:val="bottom"/>
                <w:hideMark/>
              </w:tcPr>
            </w:tcPrChange>
          </w:tcPr>
          <w:p w14:paraId="0285C696" w14:textId="77777777" w:rsidR="00036D0E" w:rsidRPr="00036D0E" w:rsidRDefault="00036D0E" w:rsidP="00245317">
            <w:pPr>
              <w:spacing w:after="0" w:line="240" w:lineRule="auto"/>
              <w:jc w:val="center"/>
              <w:rPr>
                <w:ins w:id="5501" w:author="David Dayan" w:date="2021-12-03T17:13:00Z"/>
                <w:rFonts w:ascii="Calibri" w:eastAsia="Times New Roman" w:hAnsi="Calibri" w:cs="Times New Roman"/>
                <w:color w:val="000000"/>
                <w:sz w:val="16"/>
                <w:szCs w:val="16"/>
              </w:rPr>
            </w:pPr>
            <w:proofErr w:type="spellStart"/>
            <w:ins w:id="550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503" w:author="David Dayan" w:date="2021-12-03T17:18:00Z">
              <w:tcPr>
                <w:tcW w:w="2876" w:type="dxa"/>
                <w:gridSpan w:val="2"/>
                <w:tcBorders>
                  <w:top w:val="nil"/>
                  <w:left w:val="nil"/>
                  <w:bottom w:val="nil"/>
                  <w:right w:val="nil"/>
                </w:tcBorders>
                <w:shd w:val="clear" w:color="auto" w:fill="auto"/>
                <w:noWrap/>
                <w:vAlign w:val="bottom"/>
                <w:hideMark/>
              </w:tcPr>
            </w:tcPrChange>
          </w:tcPr>
          <w:p w14:paraId="61202542" w14:textId="77777777" w:rsidR="00036D0E" w:rsidRPr="00036D0E" w:rsidRDefault="00036D0E" w:rsidP="00245317">
            <w:pPr>
              <w:spacing w:after="0" w:line="240" w:lineRule="auto"/>
              <w:jc w:val="center"/>
              <w:rPr>
                <w:ins w:id="5504" w:author="David Dayan" w:date="2021-12-03T17:13:00Z"/>
                <w:rFonts w:ascii="Calibri" w:eastAsia="Times New Roman" w:hAnsi="Calibri" w:cs="Times New Roman"/>
                <w:color w:val="000000"/>
                <w:sz w:val="16"/>
                <w:szCs w:val="16"/>
              </w:rPr>
            </w:pPr>
            <w:proofErr w:type="spellStart"/>
            <w:ins w:id="550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506" w:author="David Dayan" w:date="2021-12-03T17:18:00Z">
              <w:tcPr>
                <w:tcW w:w="1426" w:type="dxa"/>
                <w:tcBorders>
                  <w:top w:val="nil"/>
                  <w:left w:val="nil"/>
                  <w:bottom w:val="nil"/>
                  <w:right w:val="nil"/>
                </w:tcBorders>
                <w:shd w:val="clear" w:color="auto" w:fill="auto"/>
                <w:noWrap/>
                <w:vAlign w:val="bottom"/>
                <w:hideMark/>
              </w:tcPr>
            </w:tcPrChange>
          </w:tcPr>
          <w:p w14:paraId="29423ABC" w14:textId="77777777" w:rsidR="00036D0E" w:rsidRPr="00036D0E" w:rsidRDefault="00036D0E" w:rsidP="00245317">
            <w:pPr>
              <w:spacing w:after="0" w:line="240" w:lineRule="auto"/>
              <w:jc w:val="center"/>
              <w:rPr>
                <w:ins w:id="5507" w:author="David Dayan" w:date="2021-12-03T17:13:00Z"/>
                <w:rFonts w:ascii="Calibri" w:eastAsia="Times New Roman" w:hAnsi="Calibri" w:cs="Times New Roman"/>
                <w:color w:val="000000"/>
                <w:sz w:val="16"/>
                <w:szCs w:val="16"/>
              </w:rPr>
            </w:pPr>
            <w:proofErr w:type="spellStart"/>
            <w:ins w:id="550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C95446A" w14:textId="77777777" w:rsidTr="00245317">
        <w:trPr>
          <w:cantSplit/>
          <w:trHeight w:val="20"/>
          <w:ins w:id="5509" w:author="David Dayan" w:date="2021-12-03T17:13:00Z"/>
          <w:trPrChange w:id="551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511" w:author="David Dayan" w:date="2021-12-03T17:18:00Z">
              <w:tcPr>
                <w:tcW w:w="1563" w:type="dxa"/>
                <w:tcBorders>
                  <w:top w:val="nil"/>
                  <w:left w:val="nil"/>
                  <w:bottom w:val="nil"/>
                  <w:right w:val="nil"/>
                </w:tcBorders>
                <w:shd w:val="clear" w:color="auto" w:fill="auto"/>
                <w:noWrap/>
                <w:vAlign w:val="bottom"/>
                <w:hideMark/>
              </w:tcPr>
            </w:tcPrChange>
          </w:tcPr>
          <w:p w14:paraId="1B78D8E3" w14:textId="77777777" w:rsidR="00036D0E" w:rsidRPr="00036D0E" w:rsidRDefault="00036D0E" w:rsidP="00245317">
            <w:pPr>
              <w:spacing w:after="0" w:line="240" w:lineRule="auto"/>
              <w:jc w:val="center"/>
              <w:rPr>
                <w:ins w:id="5512" w:author="David Dayan" w:date="2021-12-03T17:13:00Z"/>
                <w:rFonts w:ascii="Calibri" w:eastAsia="Times New Roman" w:hAnsi="Calibri" w:cs="Times New Roman"/>
                <w:color w:val="000000"/>
                <w:sz w:val="16"/>
                <w:szCs w:val="16"/>
              </w:rPr>
            </w:pPr>
            <w:ins w:id="5513" w:author="David Dayan" w:date="2021-12-03T17:13:00Z">
              <w:r w:rsidRPr="00036D0E">
                <w:rPr>
                  <w:rFonts w:ascii="Calibri" w:eastAsia="Times New Roman" w:hAnsi="Calibri" w:cs="Times New Roman"/>
                  <w:color w:val="000000"/>
                  <w:sz w:val="16"/>
                  <w:szCs w:val="16"/>
                </w:rPr>
                <w:t>OtsAC20ROGR_0153</w:t>
              </w:r>
            </w:ins>
          </w:p>
        </w:tc>
        <w:tc>
          <w:tcPr>
            <w:tcW w:w="746" w:type="dxa"/>
            <w:tcBorders>
              <w:top w:val="nil"/>
              <w:left w:val="nil"/>
              <w:bottom w:val="nil"/>
              <w:right w:val="nil"/>
            </w:tcBorders>
            <w:shd w:val="clear" w:color="auto" w:fill="auto"/>
            <w:noWrap/>
            <w:vAlign w:val="bottom"/>
            <w:hideMark/>
            <w:tcPrChange w:id="5514" w:author="David Dayan" w:date="2021-12-03T17:18:00Z">
              <w:tcPr>
                <w:tcW w:w="746" w:type="dxa"/>
                <w:tcBorders>
                  <w:top w:val="nil"/>
                  <w:left w:val="nil"/>
                  <w:bottom w:val="nil"/>
                  <w:right w:val="nil"/>
                </w:tcBorders>
                <w:shd w:val="clear" w:color="auto" w:fill="auto"/>
                <w:noWrap/>
                <w:vAlign w:val="bottom"/>
                <w:hideMark/>
              </w:tcPr>
            </w:tcPrChange>
          </w:tcPr>
          <w:p w14:paraId="06253A6F" w14:textId="77777777" w:rsidR="00036D0E" w:rsidRPr="00036D0E" w:rsidRDefault="00036D0E" w:rsidP="00245317">
            <w:pPr>
              <w:spacing w:after="0" w:line="240" w:lineRule="auto"/>
              <w:jc w:val="center"/>
              <w:rPr>
                <w:ins w:id="5515" w:author="David Dayan" w:date="2021-12-03T17:13:00Z"/>
                <w:rFonts w:ascii="Calibri" w:eastAsia="Times New Roman" w:hAnsi="Calibri" w:cs="Times New Roman"/>
                <w:color w:val="000000"/>
                <w:sz w:val="16"/>
                <w:szCs w:val="16"/>
              </w:rPr>
            </w:pPr>
            <w:ins w:id="5516"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517" w:author="David Dayan" w:date="2021-12-03T17:18:00Z">
              <w:tcPr>
                <w:tcW w:w="599" w:type="dxa"/>
                <w:tcBorders>
                  <w:top w:val="nil"/>
                  <w:left w:val="nil"/>
                  <w:bottom w:val="nil"/>
                  <w:right w:val="nil"/>
                </w:tcBorders>
                <w:shd w:val="clear" w:color="auto" w:fill="auto"/>
                <w:noWrap/>
                <w:vAlign w:val="bottom"/>
                <w:hideMark/>
              </w:tcPr>
            </w:tcPrChange>
          </w:tcPr>
          <w:p w14:paraId="5D3F701E" w14:textId="77777777" w:rsidR="00036D0E" w:rsidRPr="00036D0E" w:rsidRDefault="00036D0E" w:rsidP="00245317">
            <w:pPr>
              <w:spacing w:after="0" w:line="240" w:lineRule="auto"/>
              <w:jc w:val="center"/>
              <w:rPr>
                <w:ins w:id="5518" w:author="David Dayan" w:date="2021-12-03T17:13:00Z"/>
                <w:rFonts w:ascii="Calibri" w:eastAsia="Times New Roman" w:hAnsi="Calibri" w:cs="Times New Roman"/>
                <w:color w:val="000000"/>
                <w:sz w:val="16"/>
                <w:szCs w:val="16"/>
              </w:rPr>
            </w:pPr>
            <w:ins w:id="5519"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520" w:author="David Dayan" w:date="2021-12-03T17:18:00Z">
              <w:tcPr>
                <w:tcW w:w="1142" w:type="dxa"/>
                <w:tcBorders>
                  <w:top w:val="nil"/>
                  <w:left w:val="nil"/>
                  <w:bottom w:val="nil"/>
                  <w:right w:val="nil"/>
                </w:tcBorders>
                <w:shd w:val="clear" w:color="auto" w:fill="auto"/>
                <w:noWrap/>
                <w:vAlign w:val="bottom"/>
                <w:hideMark/>
              </w:tcPr>
            </w:tcPrChange>
          </w:tcPr>
          <w:p w14:paraId="65BD06CA" w14:textId="77777777" w:rsidR="00036D0E" w:rsidRPr="00036D0E" w:rsidRDefault="00036D0E" w:rsidP="00245317">
            <w:pPr>
              <w:spacing w:after="0" w:line="240" w:lineRule="auto"/>
              <w:jc w:val="center"/>
              <w:rPr>
                <w:ins w:id="5521" w:author="David Dayan" w:date="2021-12-03T17:13:00Z"/>
                <w:rFonts w:ascii="Calibri" w:eastAsia="Times New Roman" w:hAnsi="Calibri" w:cs="Times New Roman"/>
                <w:color w:val="000000"/>
                <w:sz w:val="16"/>
                <w:szCs w:val="16"/>
              </w:rPr>
            </w:pPr>
            <w:ins w:id="552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523" w:author="David Dayan" w:date="2021-12-03T17:18:00Z">
              <w:tcPr>
                <w:tcW w:w="1440" w:type="dxa"/>
                <w:tcBorders>
                  <w:top w:val="nil"/>
                  <w:left w:val="nil"/>
                  <w:bottom w:val="nil"/>
                  <w:right w:val="nil"/>
                </w:tcBorders>
                <w:shd w:val="clear" w:color="auto" w:fill="auto"/>
                <w:noWrap/>
                <w:vAlign w:val="bottom"/>
                <w:hideMark/>
              </w:tcPr>
            </w:tcPrChange>
          </w:tcPr>
          <w:p w14:paraId="1FBA4FB2" w14:textId="77777777" w:rsidR="00036D0E" w:rsidRPr="00036D0E" w:rsidRDefault="00036D0E" w:rsidP="00245317">
            <w:pPr>
              <w:spacing w:after="0" w:line="240" w:lineRule="auto"/>
              <w:jc w:val="center"/>
              <w:rPr>
                <w:ins w:id="5524" w:author="David Dayan" w:date="2021-12-03T17:13:00Z"/>
                <w:rFonts w:ascii="Calibri" w:eastAsia="Times New Roman" w:hAnsi="Calibri" w:cs="Times New Roman"/>
                <w:color w:val="000000"/>
                <w:sz w:val="16"/>
                <w:szCs w:val="16"/>
              </w:rPr>
            </w:pPr>
            <w:ins w:id="552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526" w:author="David Dayan" w:date="2021-12-03T17:18:00Z">
              <w:tcPr>
                <w:tcW w:w="1530" w:type="dxa"/>
                <w:tcBorders>
                  <w:top w:val="nil"/>
                  <w:left w:val="nil"/>
                  <w:bottom w:val="nil"/>
                  <w:right w:val="nil"/>
                </w:tcBorders>
                <w:shd w:val="clear" w:color="auto" w:fill="auto"/>
                <w:noWrap/>
                <w:vAlign w:val="bottom"/>
                <w:hideMark/>
              </w:tcPr>
            </w:tcPrChange>
          </w:tcPr>
          <w:p w14:paraId="4990311C" w14:textId="77777777" w:rsidR="00036D0E" w:rsidRPr="00036D0E" w:rsidRDefault="00036D0E" w:rsidP="00245317">
            <w:pPr>
              <w:spacing w:after="0" w:line="240" w:lineRule="auto"/>
              <w:jc w:val="center"/>
              <w:rPr>
                <w:ins w:id="5527" w:author="David Dayan" w:date="2021-12-03T17:13:00Z"/>
                <w:rFonts w:ascii="Calibri" w:eastAsia="Times New Roman" w:hAnsi="Calibri" w:cs="Times New Roman"/>
                <w:color w:val="000000"/>
                <w:sz w:val="16"/>
                <w:szCs w:val="16"/>
              </w:rPr>
            </w:pPr>
            <w:ins w:id="552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529" w:author="David Dayan" w:date="2021-12-03T17:18:00Z">
              <w:tcPr>
                <w:tcW w:w="898" w:type="dxa"/>
                <w:tcBorders>
                  <w:top w:val="nil"/>
                  <w:left w:val="nil"/>
                  <w:bottom w:val="nil"/>
                  <w:right w:val="nil"/>
                </w:tcBorders>
                <w:shd w:val="clear" w:color="auto" w:fill="auto"/>
                <w:noWrap/>
                <w:vAlign w:val="bottom"/>
                <w:hideMark/>
              </w:tcPr>
            </w:tcPrChange>
          </w:tcPr>
          <w:p w14:paraId="3BB8EA05" w14:textId="77777777" w:rsidR="00036D0E" w:rsidRPr="00036D0E" w:rsidRDefault="00036D0E" w:rsidP="00245317">
            <w:pPr>
              <w:spacing w:after="0" w:line="240" w:lineRule="auto"/>
              <w:jc w:val="center"/>
              <w:rPr>
                <w:ins w:id="5530" w:author="David Dayan" w:date="2021-12-03T17:13:00Z"/>
                <w:rFonts w:ascii="Calibri" w:eastAsia="Times New Roman" w:hAnsi="Calibri" w:cs="Times New Roman"/>
                <w:color w:val="000000"/>
                <w:sz w:val="16"/>
                <w:szCs w:val="16"/>
              </w:rPr>
            </w:pPr>
            <w:ins w:id="553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532" w:author="David Dayan" w:date="2021-12-03T17:18:00Z">
              <w:tcPr>
                <w:tcW w:w="902" w:type="dxa"/>
                <w:tcBorders>
                  <w:top w:val="nil"/>
                  <w:left w:val="nil"/>
                  <w:bottom w:val="nil"/>
                  <w:right w:val="nil"/>
                </w:tcBorders>
                <w:shd w:val="clear" w:color="auto" w:fill="auto"/>
                <w:noWrap/>
                <w:vAlign w:val="bottom"/>
                <w:hideMark/>
              </w:tcPr>
            </w:tcPrChange>
          </w:tcPr>
          <w:p w14:paraId="3FF69C68" w14:textId="77777777" w:rsidR="00036D0E" w:rsidRPr="00036D0E" w:rsidRDefault="00036D0E" w:rsidP="00245317">
            <w:pPr>
              <w:spacing w:after="0" w:line="240" w:lineRule="auto"/>
              <w:jc w:val="center"/>
              <w:rPr>
                <w:ins w:id="5533" w:author="David Dayan" w:date="2021-12-03T17:13:00Z"/>
                <w:rFonts w:ascii="Calibri" w:eastAsia="Times New Roman" w:hAnsi="Calibri" w:cs="Times New Roman"/>
                <w:color w:val="000000"/>
                <w:sz w:val="16"/>
                <w:szCs w:val="16"/>
              </w:rPr>
            </w:pPr>
            <w:ins w:id="553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535" w:author="David Dayan" w:date="2021-12-03T17:18:00Z">
              <w:tcPr>
                <w:tcW w:w="2160" w:type="dxa"/>
                <w:tcBorders>
                  <w:top w:val="nil"/>
                  <w:left w:val="nil"/>
                  <w:bottom w:val="nil"/>
                  <w:right w:val="nil"/>
                </w:tcBorders>
                <w:shd w:val="clear" w:color="auto" w:fill="auto"/>
                <w:noWrap/>
                <w:vAlign w:val="bottom"/>
                <w:hideMark/>
              </w:tcPr>
            </w:tcPrChange>
          </w:tcPr>
          <w:p w14:paraId="72DB0C68" w14:textId="77777777" w:rsidR="00036D0E" w:rsidRPr="00036D0E" w:rsidRDefault="00036D0E" w:rsidP="00245317">
            <w:pPr>
              <w:spacing w:after="0" w:line="240" w:lineRule="auto"/>
              <w:jc w:val="center"/>
              <w:rPr>
                <w:ins w:id="5536" w:author="David Dayan" w:date="2021-12-03T17:13:00Z"/>
                <w:rFonts w:ascii="Calibri" w:eastAsia="Times New Roman" w:hAnsi="Calibri" w:cs="Times New Roman"/>
                <w:color w:val="000000"/>
                <w:sz w:val="16"/>
                <w:szCs w:val="16"/>
              </w:rPr>
            </w:pPr>
            <w:proofErr w:type="spellStart"/>
            <w:ins w:id="553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538" w:author="David Dayan" w:date="2021-12-03T17:18:00Z">
              <w:tcPr>
                <w:tcW w:w="2876" w:type="dxa"/>
                <w:gridSpan w:val="2"/>
                <w:tcBorders>
                  <w:top w:val="nil"/>
                  <w:left w:val="nil"/>
                  <w:bottom w:val="nil"/>
                  <w:right w:val="nil"/>
                </w:tcBorders>
                <w:shd w:val="clear" w:color="auto" w:fill="auto"/>
                <w:noWrap/>
                <w:vAlign w:val="bottom"/>
                <w:hideMark/>
              </w:tcPr>
            </w:tcPrChange>
          </w:tcPr>
          <w:p w14:paraId="5877EEB0" w14:textId="77777777" w:rsidR="00036D0E" w:rsidRPr="00036D0E" w:rsidRDefault="00036D0E" w:rsidP="00245317">
            <w:pPr>
              <w:spacing w:after="0" w:line="240" w:lineRule="auto"/>
              <w:jc w:val="center"/>
              <w:rPr>
                <w:ins w:id="5539" w:author="David Dayan" w:date="2021-12-03T17:13:00Z"/>
                <w:rFonts w:ascii="Calibri" w:eastAsia="Times New Roman" w:hAnsi="Calibri" w:cs="Times New Roman"/>
                <w:color w:val="000000"/>
                <w:sz w:val="16"/>
                <w:szCs w:val="16"/>
              </w:rPr>
            </w:pPr>
            <w:proofErr w:type="spellStart"/>
            <w:ins w:id="554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541" w:author="David Dayan" w:date="2021-12-03T17:18:00Z">
              <w:tcPr>
                <w:tcW w:w="1426" w:type="dxa"/>
                <w:tcBorders>
                  <w:top w:val="nil"/>
                  <w:left w:val="nil"/>
                  <w:bottom w:val="nil"/>
                  <w:right w:val="nil"/>
                </w:tcBorders>
                <w:shd w:val="clear" w:color="auto" w:fill="auto"/>
                <w:noWrap/>
                <w:vAlign w:val="bottom"/>
                <w:hideMark/>
              </w:tcPr>
            </w:tcPrChange>
          </w:tcPr>
          <w:p w14:paraId="0C0CA7FD" w14:textId="77777777" w:rsidR="00036D0E" w:rsidRPr="00036D0E" w:rsidRDefault="00036D0E" w:rsidP="00245317">
            <w:pPr>
              <w:spacing w:after="0" w:line="240" w:lineRule="auto"/>
              <w:jc w:val="center"/>
              <w:rPr>
                <w:ins w:id="5542" w:author="David Dayan" w:date="2021-12-03T17:13:00Z"/>
                <w:rFonts w:ascii="Calibri" w:eastAsia="Times New Roman" w:hAnsi="Calibri" w:cs="Times New Roman"/>
                <w:color w:val="000000"/>
                <w:sz w:val="16"/>
                <w:szCs w:val="16"/>
              </w:rPr>
            </w:pPr>
            <w:proofErr w:type="spellStart"/>
            <w:ins w:id="554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1B16762" w14:textId="77777777" w:rsidTr="00245317">
        <w:trPr>
          <w:cantSplit/>
          <w:trHeight w:val="20"/>
          <w:ins w:id="5544" w:author="David Dayan" w:date="2021-12-03T17:13:00Z"/>
          <w:trPrChange w:id="554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546" w:author="David Dayan" w:date="2021-12-03T17:18:00Z">
              <w:tcPr>
                <w:tcW w:w="1563" w:type="dxa"/>
                <w:tcBorders>
                  <w:top w:val="nil"/>
                  <w:left w:val="nil"/>
                  <w:bottom w:val="nil"/>
                  <w:right w:val="nil"/>
                </w:tcBorders>
                <w:shd w:val="clear" w:color="auto" w:fill="auto"/>
                <w:noWrap/>
                <w:vAlign w:val="bottom"/>
                <w:hideMark/>
              </w:tcPr>
            </w:tcPrChange>
          </w:tcPr>
          <w:p w14:paraId="656E767D" w14:textId="77777777" w:rsidR="00036D0E" w:rsidRPr="00036D0E" w:rsidRDefault="00036D0E" w:rsidP="00245317">
            <w:pPr>
              <w:spacing w:after="0" w:line="240" w:lineRule="auto"/>
              <w:jc w:val="center"/>
              <w:rPr>
                <w:ins w:id="5547" w:author="David Dayan" w:date="2021-12-03T17:13:00Z"/>
                <w:rFonts w:ascii="Calibri" w:eastAsia="Times New Roman" w:hAnsi="Calibri" w:cs="Times New Roman"/>
                <w:color w:val="000000"/>
                <w:sz w:val="16"/>
                <w:szCs w:val="16"/>
              </w:rPr>
            </w:pPr>
            <w:ins w:id="5548" w:author="David Dayan" w:date="2021-12-03T17:13:00Z">
              <w:r w:rsidRPr="00036D0E">
                <w:rPr>
                  <w:rFonts w:ascii="Calibri" w:eastAsia="Times New Roman" w:hAnsi="Calibri" w:cs="Times New Roman"/>
                  <w:color w:val="000000"/>
                  <w:sz w:val="16"/>
                  <w:szCs w:val="16"/>
                </w:rPr>
                <w:t>OtsAC20ROGR_0154</w:t>
              </w:r>
            </w:ins>
          </w:p>
        </w:tc>
        <w:tc>
          <w:tcPr>
            <w:tcW w:w="746" w:type="dxa"/>
            <w:tcBorders>
              <w:top w:val="nil"/>
              <w:left w:val="nil"/>
              <w:bottom w:val="nil"/>
              <w:right w:val="nil"/>
            </w:tcBorders>
            <w:shd w:val="clear" w:color="auto" w:fill="auto"/>
            <w:noWrap/>
            <w:vAlign w:val="bottom"/>
            <w:hideMark/>
            <w:tcPrChange w:id="5549" w:author="David Dayan" w:date="2021-12-03T17:18:00Z">
              <w:tcPr>
                <w:tcW w:w="746" w:type="dxa"/>
                <w:tcBorders>
                  <w:top w:val="nil"/>
                  <w:left w:val="nil"/>
                  <w:bottom w:val="nil"/>
                  <w:right w:val="nil"/>
                </w:tcBorders>
                <w:shd w:val="clear" w:color="auto" w:fill="auto"/>
                <w:noWrap/>
                <w:vAlign w:val="bottom"/>
                <w:hideMark/>
              </w:tcPr>
            </w:tcPrChange>
          </w:tcPr>
          <w:p w14:paraId="59C48D66" w14:textId="77777777" w:rsidR="00036D0E" w:rsidRPr="00036D0E" w:rsidRDefault="00036D0E" w:rsidP="00245317">
            <w:pPr>
              <w:spacing w:after="0" w:line="240" w:lineRule="auto"/>
              <w:jc w:val="center"/>
              <w:rPr>
                <w:ins w:id="5550" w:author="David Dayan" w:date="2021-12-03T17:13:00Z"/>
                <w:rFonts w:ascii="Calibri" w:eastAsia="Times New Roman" w:hAnsi="Calibri" w:cs="Times New Roman"/>
                <w:color w:val="000000"/>
                <w:sz w:val="16"/>
                <w:szCs w:val="16"/>
              </w:rPr>
            </w:pPr>
            <w:ins w:id="5551"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552" w:author="David Dayan" w:date="2021-12-03T17:18:00Z">
              <w:tcPr>
                <w:tcW w:w="599" w:type="dxa"/>
                <w:tcBorders>
                  <w:top w:val="nil"/>
                  <w:left w:val="nil"/>
                  <w:bottom w:val="nil"/>
                  <w:right w:val="nil"/>
                </w:tcBorders>
                <w:shd w:val="clear" w:color="auto" w:fill="auto"/>
                <w:noWrap/>
                <w:vAlign w:val="bottom"/>
                <w:hideMark/>
              </w:tcPr>
            </w:tcPrChange>
          </w:tcPr>
          <w:p w14:paraId="647162C9" w14:textId="77777777" w:rsidR="00036D0E" w:rsidRPr="00036D0E" w:rsidRDefault="00036D0E" w:rsidP="00245317">
            <w:pPr>
              <w:spacing w:after="0" w:line="240" w:lineRule="auto"/>
              <w:jc w:val="center"/>
              <w:rPr>
                <w:ins w:id="5553" w:author="David Dayan" w:date="2021-12-03T17:13:00Z"/>
                <w:rFonts w:ascii="Calibri" w:eastAsia="Times New Roman" w:hAnsi="Calibri" w:cs="Times New Roman"/>
                <w:color w:val="000000"/>
                <w:sz w:val="16"/>
                <w:szCs w:val="16"/>
              </w:rPr>
            </w:pPr>
            <w:ins w:id="5554"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555" w:author="David Dayan" w:date="2021-12-03T17:18:00Z">
              <w:tcPr>
                <w:tcW w:w="1142" w:type="dxa"/>
                <w:tcBorders>
                  <w:top w:val="nil"/>
                  <w:left w:val="nil"/>
                  <w:bottom w:val="nil"/>
                  <w:right w:val="nil"/>
                </w:tcBorders>
                <w:shd w:val="clear" w:color="auto" w:fill="auto"/>
                <w:noWrap/>
                <w:vAlign w:val="bottom"/>
                <w:hideMark/>
              </w:tcPr>
            </w:tcPrChange>
          </w:tcPr>
          <w:p w14:paraId="6CE7A5F6" w14:textId="77777777" w:rsidR="00036D0E" w:rsidRPr="00036D0E" w:rsidRDefault="00036D0E" w:rsidP="00245317">
            <w:pPr>
              <w:spacing w:after="0" w:line="240" w:lineRule="auto"/>
              <w:jc w:val="center"/>
              <w:rPr>
                <w:ins w:id="5556" w:author="David Dayan" w:date="2021-12-03T17:13:00Z"/>
                <w:rFonts w:ascii="Calibri" w:eastAsia="Times New Roman" w:hAnsi="Calibri" w:cs="Times New Roman"/>
                <w:color w:val="000000"/>
                <w:sz w:val="16"/>
                <w:szCs w:val="16"/>
              </w:rPr>
            </w:pPr>
            <w:ins w:id="555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558" w:author="David Dayan" w:date="2021-12-03T17:18:00Z">
              <w:tcPr>
                <w:tcW w:w="1440" w:type="dxa"/>
                <w:tcBorders>
                  <w:top w:val="nil"/>
                  <w:left w:val="nil"/>
                  <w:bottom w:val="nil"/>
                  <w:right w:val="nil"/>
                </w:tcBorders>
                <w:shd w:val="clear" w:color="auto" w:fill="auto"/>
                <w:noWrap/>
                <w:vAlign w:val="bottom"/>
                <w:hideMark/>
              </w:tcPr>
            </w:tcPrChange>
          </w:tcPr>
          <w:p w14:paraId="0DD6D29E" w14:textId="77777777" w:rsidR="00036D0E" w:rsidRPr="00036D0E" w:rsidRDefault="00036D0E" w:rsidP="00245317">
            <w:pPr>
              <w:spacing w:after="0" w:line="240" w:lineRule="auto"/>
              <w:jc w:val="center"/>
              <w:rPr>
                <w:ins w:id="5559" w:author="David Dayan" w:date="2021-12-03T17:13:00Z"/>
                <w:rFonts w:ascii="Calibri" w:eastAsia="Times New Roman" w:hAnsi="Calibri" w:cs="Times New Roman"/>
                <w:color w:val="000000"/>
                <w:sz w:val="16"/>
                <w:szCs w:val="16"/>
              </w:rPr>
            </w:pPr>
            <w:ins w:id="556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561" w:author="David Dayan" w:date="2021-12-03T17:18:00Z">
              <w:tcPr>
                <w:tcW w:w="1530" w:type="dxa"/>
                <w:tcBorders>
                  <w:top w:val="nil"/>
                  <w:left w:val="nil"/>
                  <w:bottom w:val="nil"/>
                  <w:right w:val="nil"/>
                </w:tcBorders>
                <w:shd w:val="clear" w:color="auto" w:fill="auto"/>
                <w:noWrap/>
                <w:vAlign w:val="bottom"/>
                <w:hideMark/>
              </w:tcPr>
            </w:tcPrChange>
          </w:tcPr>
          <w:p w14:paraId="055AC1CE" w14:textId="77777777" w:rsidR="00036D0E" w:rsidRPr="00036D0E" w:rsidRDefault="00036D0E" w:rsidP="00245317">
            <w:pPr>
              <w:spacing w:after="0" w:line="240" w:lineRule="auto"/>
              <w:jc w:val="center"/>
              <w:rPr>
                <w:ins w:id="5562" w:author="David Dayan" w:date="2021-12-03T17:13:00Z"/>
                <w:rFonts w:ascii="Calibri" w:eastAsia="Times New Roman" w:hAnsi="Calibri" w:cs="Times New Roman"/>
                <w:color w:val="000000"/>
                <w:sz w:val="16"/>
                <w:szCs w:val="16"/>
              </w:rPr>
            </w:pPr>
            <w:ins w:id="556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564" w:author="David Dayan" w:date="2021-12-03T17:18:00Z">
              <w:tcPr>
                <w:tcW w:w="898" w:type="dxa"/>
                <w:tcBorders>
                  <w:top w:val="nil"/>
                  <w:left w:val="nil"/>
                  <w:bottom w:val="nil"/>
                  <w:right w:val="nil"/>
                </w:tcBorders>
                <w:shd w:val="clear" w:color="auto" w:fill="auto"/>
                <w:noWrap/>
                <w:vAlign w:val="bottom"/>
                <w:hideMark/>
              </w:tcPr>
            </w:tcPrChange>
          </w:tcPr>
          <w:p w14:paraId="05C9BD7A" w14:textId="77777777" w:rsidR="00036D0E" w:rsidRPr="00036D0E" w:rsidRDefault="00036D0E" w:rsidP="00245317">
            <w:pPr>
              <w:spacing w:after="0" w:line="240" w:lineRule="auto"/>
              <w:jc w:val="center"/>
              <w:rPr>
                <w:ins w:id="5565" w:author="David Dayan" w:date="2021-12-03T17:13:00Z"/>
                <w:rFonts w:ascii="Calibri" w:eastAsia="Times New Roman" w:hAnsi="Calibri" w:cs="Times New Roman"/>
                <w:color w:val="000000"/>
                <w:sz w:val="16"/>
                <w:szCs w:val="16"/>
              </w:rPr>
            </w:pPr>
            <w:ins w:id="556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567" w:author="David Dayan" w:date="2021-12-03T17:18:00Z">
              <w:tcPr>
                <w:tcW w:w="902" w:type="dxa"/>
                <w:tcBorders>
                  <w:top w:val="nil"/>
                  <w:left w:val="nil"/>
                  <w:bottom w:val="nil"/>
                  <w:right w:val="nil"/>
                </w:tcBorders>
                <w:shd w:val="clear" w:color="auto" w:fill="auto"/>
                <w:noWrap/>
                <w:vAlign w:val="bottom"/>
                <w:hideMark/>
              </w:tcPr>
            </w:tcPrChange>
          </w:tcPr>
          <w:p w14:paraId="2776A94B" w14:textId="77777777" w:rsidR="00036D0E" w:rsidRPr="00036D0E" w:rsidRDefault="00036D0E" w:rsidP="00245317">
            <w:pPr>
              <w:spacing w:after="0" w:line="240" w:lineRule="auto"/>
              <w:jc w:val="center"/>
              <w:rPr>
                <w:ins w:id="5568" w:author="David Dayan" w:date="2021-12-03T17:13:00Z"/>
                <w:rFonts w:ascii="Calibri" w:eastAsia="Times New Roman" w:hAnsi="Calibri" w:cs="Times New Roman"/>
                <w:color w:val="000000"/>
                <w:sz w:val="16"/>
                <w:szCs w:val="16"/>
              </w:rPr>
            </w:pPr>
            <w:ins w:id="556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570" w:author="David Dayan" w:date="2021-12-03T17:18:00Z">
              <w:tcPr>
                <w:tcW w:w="2160" w:type="dxa"/>
                <w:tcBorders>
                  <w:top w:val="nil"/>
                  <w:left w:val="nil"/>
                  <w:bottom w:val="nil"/>
                  <w:right w:val="nil"/>
                </w:tcBorders>
                <w:shd w:val="clear" w:color="auto" w:fill="auto"/>
                <w:noWrap/>
                <w:vAlign w:val="bottom"/>
                <w:hideMark/>
              </w:tcPr>
            </w:tcPrChange>
          </w:tcPr>
          <w:p w14:paraId="0E497006" w14:textId="77777777" w:rsidR="00036D0E" w:rsidRPr="00036D0E" w:rsidRDefault="00036D0E" w:rsidP="00245317">
            <w:pPr>
              <w:spacing w:after="0" w:line="240" w:lineRule="auto"/>
              <w:jc w:val="center"/>
              <w:rPr>
                <w:ins w:id="5571" w:author="David Dayan" w:date="2021-12-03T17:13:00Z"/>
                <w:rFonts w:ascii="Calibri" w:eastAsia="Times New Roman" w:hAnsi="Calibri" w:cs="Times New Roman"/>
                <w:color w:val="000000"/>
                <w:sz w:val="16"/>
                <w:szCs w:val="16"/>
              </w:rPr>
            </w:pPr>
            <w:proofErr w:type="spellStart"/>
            <w:ins w:id="557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573" w:author="David Dayan" w:date="2021-12-03T17:18:00Z">
              <w:tcPr>
                <w:tcW w:w="2876" w:type="dxa"/>
                <w:gridSpan w:val="2"/>
                <w:tcBorders>
                  <w:top w:val="nil"/>
                  <w:left w:val="nil"/>
                  <w:bottom w:val="nil"/>
                  <w:right w:val="nil"/>
                </w:tcBorders>
                <w:shd w:val="clear" w:color="auto" w:fill="auto"/>
                <w:noWrap/>
                <w:vAlign w:val="bottom"/>
                <w:hideMark/>
              </w:tcPr>
            </w:tcPrChange>
          </w:tcPr>
          <w:p w14:paraId="325B5E7D" w14:textId="77777777" w:rsidR="00036D0E" w:rsidRPr="00036D0E" w:rsidRDefault="00036D0E" w:rsidP="00245317">
            <w:pPr>
              <w:spacing w:after="0" w:line="240" w:lineRule="auto"/>
              <w:jc w:val="center"/>
              <w:rPr>
                <w:ins w:id="5574" w:author="David Dayan" w:date="2021-12-03T17:13:00Z"/>
                <w:rFonts w:ascii="Calibri" w:eastAsia="Times New Roman" w:hAnsi="Calibri" w:cs="Times New Roman"/>
                <w:color w:val="000000"/>
                <w:sz w:val="16"/>
                <w:szCs w:val="16"/>
              </w:rPr>
            </w:pPr>
            <w:proofErr w:type="spellStart"/>
            <w:ins w:id="557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576" w:author="David Dayan" w:date="2021-12-03T17:18:00Z">
              <w:tcPr>
                <w:tcW w:w="1426" w:type="dxa"/>
                <w:tcBorders>
                  <w:top w:val="nil"/>
                  <w:left w:val="nil"/>
                  <w:bottom w:val="nil"/>
                  <w:right w:val="nil"/>
                </w:tcBorders>
                <w:shd w:val="clear" w:color="auto" w:fill="auto"/>
                <w:noWrap/>
                <w:vAlign w:val="bottom"/>
                <w:hideMark/>
              </w:tcPr>
            </w:tcPrChange>
          </w:tcPr>
          <w:p w14:paraId="76449FBF" w14:textId="77777777" w:rsidR="00036D0E" w:rsidRPr="00036D0E" w:rsidRDefault="00036D0E" w:rsidP="00245317">
            <w:pPr>
              <w:spacing w:after="0" w:line="240" w:lineRule="auto"/>
              <w:jc w:val="center"/>
              <w:rPr>
                <w:ins w:id="5577" w:author="David Dayan" w:date="2021-12-03T17:13:00Z"/>
                <w:rFonts w:ascii="Calibri" w:eastAsia="Times New Roman" w:hAnsi="Calibri" w:cs="Times New Roman"/>
                <w:color w:val="000000"/>
                <w:sz w:val="16"/>
                <w:szCs w:val="16"/>
              </w:rPr>
            </w:pPr>
            <w:proofErr w:type="spellStart"/>
            <w:ins w:id="557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0C5FFAA7" w14:textId="77777777" w:rsidTr="00245317">
        <w:trPr>
          <w:cantSplit/>
          <w:trHeight w:val="20"/>
          <w:ins w:id="5579" w:author="David Dayan" w:date="2021-12-03T17:13:00Z"/>
          <w:trPrChange w:id="558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581" w:author="David Dayan" w:date="2021-12-03T17:18:00Z">
              <w:tcPr>
                <w:tcW w:w="1563" w:type="dxa"/>
                <w:tcBorders>
                  <w:top w:val="nil"/>
                  <w:left w:val="nil"/>
                  <w:bottom w:val="nil"/>
                  <w:right w:val="nil"/>
                </w:tcBorders>
                <w:shd w:val="clear" w:color="auto" w:fill="auto"/>
                <w:noWrap/>
                <w:vAlign w:val="bottom"/>
                <w:hideMark/>
              </w:tcPr>
            </w:tcPrChange>
          </w:tcPr>
          <w:p w14:paraId="4DD80453" w14:textId="77777777" w:rsidR="00036D0E" w:rsidRPr="00036D0E" w:rsidRDefault="00036D0E" w:rsidP="00245317">
            <w:pPr>
              <w:spacing w:after="0" w:line="240" w:lineRule="auto"/>
              <w:jc w:val="center"/>
              <w:rPr>
                <w:ins w:id="5582" w:author="David Dayan" w:date="2021-12-03T17:13:00Z"/>
                <w:rFonts w:ascii="Calibri" w:eastAsia="Times New Roman" w:hAnsi="Calibri" w:cs="Times New Roman"/>
                <w:color w:val="000000"/>
                <w:sz w:val="16"/>
                <w:szCs w:val="16"/>
              </w:rPr>
            </w:pPr>
            <w:ins w:id="5583" w:author="David Dayan" w:date="2021-12-03T17:13:00Z">
              <w:r w:rsidRPr="00036D0E">
                <w:rPr>
                  <w:rFonts w:ascii="Calibri" w:eastAsia="Times New Roman" w:hAnsi="Calibri" w:cs="Times New Roman"/>
                  <w:color w:val="000000"/>
                  <w:sz w:val="16"/>
                  <w:szCs w:val="16"/>
                </w:rPr>
                <w:t>OtsAC20ROGR_0155</w:t>
              </w:r>
            </w:ins>
          </w:p>
        </w:tc>
        <w:tc>
          <w:tcPr>
            <w:tcW w:w="746" w:type="dxa"/>
            <w:tcBorders>
              <w:top w:val="nil"/>
              <w:left w:val="nil"/>
              <w:bottom w:val="nil"/>
              <w:right w:val="nil"/>
            </w:tcBorders>
            <w:shd w:val="clear" w:color="auto" w:fill="auto"/>
            <w:noWrap/>
            <w:vAlign w:val="bottom"/>
            <w:hideMark/>
            <w:tcPrChange w:id="5584" w:author="David Dayan" w:date="2021-12-03T17:18:00Z">
              <w:tcPr>
                <w:tcW w:w="746" w:type="dxa"/>
                <w:tcBorders>
                  <w:top w:val="nil"/>
                  <w:left w:val="nil"/>
                  <w:bottom w:val="nil"/>
                  <w:right w:val="nil"/>
                </w:tcBorders>
                <w:shd w:val="clear" w:color="auto" w:fill="auto"/>
                <w:noWrap/>
                <w:vAlign w:val="bottom"/>
                <w:hideMark/>
              </w:tcPr>
            </w:tcPrChange>
          </w:tcPr>
          <w:p w14:paraId="732AC94E" w14:textId="77777777" w:rsidR="00036D0E" w:rsidRPr="00036D0E" w:rsidRDefault="00036D0E" w:rsidP="00245317">
            <w:pPr>
              <w:spacing w:after="0" w:line="240" w:lineRule="auto"/>
              <w:jc w:val="center"/>
              <w:rPr>
                <w:ins w:id="5585" w:author="David Dayan" w:date="2021-12-03T17:13:00Z"/>
                <w:rFonts w:ascii="Calibri" w:eastAsia="Times New Roman" w:hAnsi="Calibri" w:cs="Times New Roman"/>
                <w:color w:val="000000"/>
                <w:sz w:val="16"/>
                <w:szCs w:val="16"/>
              </w:rPr>
            </w:pPr>
            <w:ins w:id="5586" w:author="David Dayan" w:date="2021-12-03T17:13:00Z">
              <w:r w:rsidRPr="00036D0E">
                <w:rPr>
                  <w:rFonts w:ascii="Calibri" w:eastAsia="Times New Roman" w:hAnsi="Calibri" w:cs="Times New Roman"/>
                  <w:color w:val="000000"/>
                  <w:sz w:val="16"/>
                  <w:szCs w:val="16"/>
                </w:rPr>
                <w:t>9/9/20</w:t>
              </w:r>
            </w:ins>
          </w:p>
        </w:tc>
        <w:tc>
          <w:tcPr>
            <w:tcW w:w="599" w:type="dxa"/>
            <w:tcBorders>
              <w:top w:val="nil"/>
              <w:left w:val="nil"/>
              <w:bottom w:val="nil"/>
              <w:right w:val="nil"/>
            </w:tcBorders>
            <w:shd w:val="clear" w:color="auto" w:fill="auto"/>
            <w:noWrap/>
            <w:vAlign w:val="bottom"/>
            <w:hideMark/>
            <w:tcPrChange w:id="5587" w:author="David Dayan" w:date="2021-12-03T17:18:00Z">
              <w:tcPr>
                <w:tcW w:w="599" w:type="dxa"/>
                <w:tcBorders>
                  <w:top w:val="nil"/>
                  <w:left w:val="nil"/>
                  <w:bottom w:val="nil"/>
                  <w:right w:val="nil"/>
                </w:tcBorders>
                <w:shd w:val="clear" w:color="auto" w:fill="auto"/>
                <w:noWrap/>
                <w:vAlign w:val="bottom"/>
                <w:hideMark/>
              </w:tcPr>
            </w:tcPrChange>
          </w:tcPr>
          <w:p w14:paraId="4B79976B" w14:textId="77777777" w:rsidR="00036D0E" w:rsidRPr="00036D0E" w:rsidRDefault="00036D0E" w:rsidP="00245317">
            <w:pPr>
              <w:spacing w:after="0" w:line="240" w:lineRule="auto"/>
              <w:jc w:val="center"/>
              <w:rPr>
                <w:ins w:id="5588" w:author="David Dayan" w:date="2021-12-03T17:13:00Z"/>
                <w:rFonts w:ascii="Calibri" w:eastAsia="Times New Roman" w:hAnsi="Calibri" w:cs="Times New Roman"/>
                <w:color w:val="000000"/>
                <w:sz w:val="16"/>
                <w:szCs w:val="16"/>
              </w:rPr>
            </w:pPr>
            <w:ins w:id="5589" w:author="David Dayan" w:date="2021-12-03T17:13:00Z">
              <w:r w:rsidRPr="00036D0E">
                <w:rPr>
                  <w:rFonts w:ascii="Calibri" w:eastAsia="Times New Roman" w:hAnsi="Calibri" w:cs="Times New Roman"/>
                  <w:color w:val="000000"/>
                  <w:sz w:val="16"/>
                  <w:szCs w:val="16"/>
                </w:rPr>
                <w:t>253</w:t>
              </w:r>
            </w:ins>
          </w:p>
        </w:tc>
        <w:tc>
          <w:tcPr>
            <w:tcW w:w="1142" w:type="dxa"/>
            <w:tcBorders>
              <w:top w:val="nil"/>
              <w:left w:val="nil"/>
              <w:bottom w:val="nil"/>
              <w:right w:val="nil"/>
            </w:tcBorders>
            <w:shd w:val="clear" w:color="auto" w:fill="auto"/>
            <w:noWrap/>
            <w:vAlign w:val="bottom"/>
            <w:hideMark/>
            <w:tcPrChange w:id="5590" w:author="David Dayan" w:date="2021-12-03T17:18:00Z">
              <w:tcPr>
                <w:tcW w:w="1142" w:type="dxa"/>
                <w:tcBorders>
                  <w:top w:val="nil"/>
                  <w:left w:val="nil"/>
                  <w:bottom w:val="nil"/>
                  <w:right w:val="nil"/>
                </w:tcBorders>
                <w:shd w:val="clear" w:color="auto" w:fill="auto"/>
                <w:noWrap/>
                <w:vAlign w:val="bottom"/>
                <w:hideMark/>
              </w:tcPr>
            </w:tcPrChange>
          </w:tcPr>
          <w:p w14:paraId="12B2B4DF" w14:textId="77777777" w:rsidR="00036D0E" w:rsidRPr="00036D0E" w:rsidRDefault="00036D0E" w:rsidP="00245317">
            <w:pPr>
              <w:spacing w:after="0" w:line="240" w:lineRule="auto"/>
              <w:jc w:val="center"/>
              <w:rPr>
                <w:ins w:id="5591" w:author="David Dayan" w:date="2021-12-03T17:13:00Z"/>
                <w:rFonts w:ascii="Calibri" w:eastAsia="Times New Roman" w:hAnsi="Calibri" w:cs="Times New Roman"/>
                <w:color w:val="000000"/>
                <w:sz w:val="16"/>
                <w:szCs w:val="16"/>
              </w:rPr>
            </w:pPr>
            <w:ins w:id="559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593" w:author="David Dayan" w:date="2021-12-03T17:18:00Z">
              <w:tcPr>
                <w:tcW w:w="1440" w:type="dxa"/>
                <w:tcBorders>
                  <w:top w:val="nil"/>
                  <w:left w:val="nil"/>
                  <w:bottom w:val="nil"/>
                  <w:right w:val="nil"/>
                </w:tcBorders>
                <w:shd w:val="clear" w:color="auto" w:fill="auto"/>
                <w:noWrap/>
                <w:vAlign w:val="bottom"/>
                <w:hideMark/>
              </w:tcPr>
            </w:tcPrChange>
          </w:tcPr>
          <w:p w14:paraId="6CD1900C" w14:textId="77777777" w:rsidR="00036D0E" w:rsidRPr="00036D0E" w:rsidRDefault="00036D0E" w:rsidP="00245317">
            <w:pPr>
              <w:spacing w:after="0" w:line="240" w:lineRule="auto"/>
              <w:jc w:val="center"/>
              <w:rPr>
                <w:ins w:id="5594" w:author="David Dayan" w:date="2021-12-03T17:13:00Z"/>
                <w:rFonts w:ascii="Calibri" w:eastAsia="Times New Roman" w:hAnsi="Calibri" w:cs="Times New Roman"/>
                <w:color w:val="000000"/>
                <w:sz w:val="16"/>
                <w:szCs w:val="16"/>
              </w:rPr>
            </w:pPr>
            <w:ins w:id="559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596" w:author="David Dayan" w:date="2021-12-03T17:18:00Z">
              <w:tcPr>
                <w:tcW w:w="1530" w:type="dxa"/>
                <w:tcBorders>
                  <w:top w:val="nil"/>
                  <w:left w:val="nil"/>
                  <w:bottom w:val="nil"/>
                  <w:right w:val="nil"/>
                </w:tcBorders>
                <w:shd w:val="clear" w:color="auto" w:fill="auto"/>
                <w:noWrap/>
                <w:vAlign w:val="bottom"/>
                <w:hideMark/>
              </w:tcPr>
            </w:tcPrChange>
          </w:tcPr>
          <w:p w14:paraId="3E900FAD" w14:textId="77777777" w:rsidR="00036D0E" w:rsidRPr="00036D0E" w:rsidRDefault="00036D0E" w:rsidP="00245317">
            <w:pPr>
              <w:spacing w:after="0" w:line="240" w:lineRule="auto"/>
              <w:jc w:val="center"/>
              <w:rPr>
                <w:ins w:id="5597" w:author="David Dayan" w:date="2021-12-03T17:13:00Z"/>
                <w:rFonts w:ascii="Calibri" w:eastAsia="Times New Roman" w:hAnsi="Calibri" w:cs="Times New Roman"/>
                <w:color w:val="000000"/>
                <w:sz w:val="16"/>
                <w:szCs w:val="16"/>
              </w:rPr>
            </w:pPr>
            <w:ins w:id="559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599" w:author="David Dayan" w:date="2021-12-03T17:18:00Z">
              <w:tcPr>
                <w:tcW w:w="898" w:type="dxa"/>
                <w:tcBorders>
                  <w:top w:val="nil"/>
                  <w:left w:val="nil"/>
                  <w:bottom w:val="nil"/>
                  <w:right w:val="nil"/>
                </w:tcBorders>
                <w:shd w:val="clear" w:color="auto" w:fill="auto"/>
                <w:noWrap/>
                <w:vAlign w:val="bottom"/>
                <w:hideMark/>
              </w:tcPr>
            </w:tcPrChange>
          </w:tcPr>
          <w:p w14:paraId="37B6284E" w14:textId="77777777" w:rsidR="00036D0E" w:rsidRPr="00036D0E" w:rsidRDefault="00036D0E" w:rsidP="00245317">
            <w:pPr>
              <w:spacing w:after="0" w:line="240" w:lineRule="auto"/>
              <w:jc w:val="center"/>
              <w:rPr>
                <w:ins w:id="5600" w:author="David Dayan" w:date="2021-12-03T17:13:00Z"/>
                <w:rFonts w:ascii="Calibri" w:eastAsia="Times New Roman" w:hAnsi="Calibri" w:cs="Times New Roman"/>
                <w:color w:val="000000"/>
                <w:sz w:val="16"/>
                <w:szCs w:val="16"/>
              </w:rPr>
            </w:pPr>
            <w:ins w:id="560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602" w:author="David Dayan" w:date="2021-12-03T17:18:00Z">
              <w:tcPr>
                <w:tcW w:w="902" w:type="dxa"/>
                <w:tcBorders>
                  <w:top w:val="nil"/>
                  <w:left w:val="nil"/>
                  <w:bottom w:val="nil"/>
                  <w:right w:val="nil"/>
                </w:tcBorders>
                <w:shd w:val="clear" w:color="auto" w:fill="auto"/>
                <w:noWrap/>
                <w:vAlign w:val="bottom"/>
                <w:hideMark/>
              </w:tcPr>
            </w:tcPrChange>
          </w:tcPr>
          <w:p w14:paraId="6235049C" w14:textId="77777777" w:rsidR="00036D0E" w:rsidRPr="00036D0E" w:rsidRDefault="00036D0E" w:rsidP="00245317">
            <w:pPr>
              <w:spacing w:after="0" w:line="240" w:lineRule="auto"/>
              <w:jc w:val="center"/>
              <w:rPr>
                <w:ins w:id="5603" w:author="David Dayan" w:date="2021-12-03T17:13:00Z"/>
                <w:rFonts w:ascii="Calibri" w:eastAsia="Times New Roman" w:hAnsi="Calibri" w:cs="Times New Roman"/>
                <w:color w:val="000000"/>
                <w:sz w:val="16"/>
                <w:szCs w:val="16"/>
              </w:rPr>
            </w:pPr>
            <w:ins w:id="560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605" w:author="David Dayan" w:date="2021-12-03T17:18:00Z">
              <w:tcPr>
                <w:tcW w:w="2160" w:type="dxa"/>
                <w:tcBorders>
                  <w:top w:val="nil"/>
                  <w:left w:val="nil"/>
                  <w:bottom w:val="nil"/>
                  <w:right w:val="nil"/>
                </w:tcBorders>
                <w:shd w:val="clear" w:color="auto" w:fill="auto"/>
                <w:noWrap/>
                <w:vAlign w:val="bottom"/>
                <w:hideMark/>
              </w:tcPr>
            </w:tcPrChange>
          </w:tcPr>
          <w:p w14:paraId="26FED16E" w14:textId="77777777" w:rsidR="00036D0E" w:rsidRPr="00036D0E" w:rsidRDefault="00036D0E" w:rsidP="00245317">
            <w:pPr>
              <w:spacing w:after="0" w:line="240" w:lineRule="auto"/>
              <w:jc w:val="center"/>
              <w:rPr>
                <w:ins w:id="5606" w:author="David Dayan" w:date="2021-12-03T17:13:00Z"/>
                <w:rFonts w:ascii="Calibri" w:eastAsia="Times New Roman" w:hAnsi="Calibri" w:cs="Times New Roman"/>
                <w:color w:val="000000"/>
                <w:sz w:val="16"/>
                <w:szCs w:val="16"/>
              </w:rPr>
            </w:pPr>
            <w:proofErr w:type="spellStart"/>
            <w:ins w:id="560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608" w:author="David Dayan" w:date="2021-12-03T17:18:00Z">
              <w:tcPr>
                <w:tcW w:w="2876" w:type="dxa"/>
                <w:gridSpan w:val="2"/>
                <w:tcBorders>
                  <w:top w:val="nil"/>
                  <w:left w:val="nil"/>
                  <w:bottom w:val="nil"/>
                  <w:right w:val="nil"/>
                </w:tcBorders>
                <w:shd w:val="clear" w:color="auto" w:fill="auto"/>
                <w:noWrap/>
                <w:vAlign w:val="bottom"/>
                <w:hideMark/>
              </w:tcPr>
            </w:tcPrChange>
          </w:tcPr>
          <w:p w14:paraId="18B52D00" w14:textId="77777777" w:rsidR="00036D0E" w:rsidRPr="00036D0E" w:rsidRDefault="00036D0E" w:rsidP="00245317">
            <w:pPr>
              <w:spacing w:after="0" w:line="240" w:lineRule="auto"/>
              <w:jc w:val="center"/>
              <w:rPr>
                <w:ins w:id="5609" w:author="David Dayan" w:date="2021-12-03T17:13:00Z"/>
                <w:rFonts w:ascii="Calibri" w:eastAsia="Times New Roman" w:hAnsi="Calibri" w:cs="Times New Roman"/>
                <w:color w:val="000000"/>
                <w:sz w:val="16"/>
                <w:szCs w:val="16"/>
              </w:rPr>
            </w:pPr>
            <w:proofErr w:type="spellStart"/>
            <w:ins w:id="561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611" w:author="David Dayan" w:date="2021-12-03T17:18:00Z">
              <w:tcPr>
                <w:tcW w:w="1426" w:type="dxa"/>
                <w:tcBorders>
                  <w:top w:val="nil"/>
                  <w:left w:val="nil"/>
                  <w:bottom w:val="nil"/>
                  <w:right w:val="nil"/>
                </w:tcBorders>
                <w:shd w:val="clear" w:color="auto" w:fill="auto"/>
                <w:noWrap/>
                <w:vAlign w:val="bottom"/>
                <w:hideMark/>
              </w:tcPr>
            </w:tcPrChange>
          </w:tcPr>
          <w:p w14:paraId="798C09C6" w14:textId="77777777" w:rsidR="00036D0E" w:rsidRPr="00036D0E" w:rsidRDefault="00036D0E" w:rsidP="00245317">
            <w:pPr>
              <w:spacing w:after="0" w:line="240" w:lineRule="auto"/>
              <w:jc w:val="center"/>
              <w:rPr>
                <w:ins w:id="5612" w:author="David Dayan" w:date="2021-12-03T17:13:00Z"/>
                <w:rFonts w:ascii="Calibri" w:eastAsia="Times New Roman" w:hAnsi="Calibri" w:cs="Times New Roman"/>
                <w:color w:val="000000"/>
                <w:sz w:val="16"/>
                <w:szCs w:val="16"/>
              </w:rPr>
            </w:pPr>
            <w:proofErr w:type="spellStart"/>
            <w:ins w:id="561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11D6498" w14:textId="77777777" w:rsidTr="00245317">
        <w:trPr>
          <w:cantSplit/>
          <w:trHeight w:val="20"/>
          <w:ins w:id="5614" w:author="David Dayan" w:date="2021-12-03T17:13:00Z"/>
          <w:trPrChange w:id="561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616" w:author="David Dayan" w:date="2021-12-03T17:18:00Z">
              <w:tcPr>
                <w:tcW w:w="1563" w:type="dxa"/>
                <w:tcBorders>
                  <w:top w:val="nil"/>
                  <w:left w:val="nil"/>
                  <w:bottom w:val="nil"/>
                  <w:right w:val="nil"/>
                </w:tcBorders>
                <w:shd w:val="clear" w:color="auto" w:fill="auto"/>
                <w:noWrap/>
                <w:vAlign w:val="bottom"/>
                <w:hideMark/>
              </w:tcPr>
            </w:tcPrChange>
          </w:tcPr>
          <w:p w14:paraId="591F86BF" w14:textId="77777777" w:rsidR="00036D0E" w:rsidRPr="00036D0E" w:rsidRDefault="00036D0E" w:rsidP="00245317">
            <w:pPr>
              <w:spacing w:after="0" w:line="240" w:lineRule="auto"/>
              <w:jc w:val="center"/>
              <w:rPr>
                <w:ins w:id="5617" w:author="David Dayan" w:date="2021-12-03T17:13:00Z"/>
                <w:rFonts w:ascii="Calibri" w:eastAsia="Times New Roman" w:hAnsi="Calibri" w:cs="Times New Roman"/>
                <w:color w:val="000000"/>
                <w:sz w:val="16"/>
                <w:szCs w:val="16"/>
              </w:rPr>
            </w:pPr>
            <w:ins w:id="5618" w:author="David Dayan" w:date="2021-12-03T17:13:00Z">
              <w:r w:rsidRPr="00036D0E">
                <w:rPr>
                  <w:rFonts w:ascii="Calibri" w:eastAsia="Times New Roman" w:hAnsi="Calibri" w:cs="Times New Roman"/>
                  <w:color w:val="000000"/>
                  <w:sz w:val="16"/>
                  <w:szCs w:val="16"/>
                </w:rPr>
                <w:t>OtsAC20ROGR_0156</w:t>
              </w:r>
            </w:ins>
          </w:p>
        </w:tc>
        <w:tc>
          <w:tcPr>
            <w:tcW w:w="746" w:type="dxa"/>
            <w:tcBorders>
              <w:top w:val="nil"/>
              <w:left w:val="nil"/>
              <w:bottom w:val="nil"/>
              <w:right w:val="nil"/>
            </w:tcBorders>
            <w:shd w:val="clear" w:color="auto" w:fill="auto"/>
            <w:noWrap/>
            <w:vAlign w:val="bottom"/>
            <w:hideMark/>
            <w:tcPrChange w:id="5619" w:author="David Dayan" w:date="2021-12-03T17:18:00Z">
              <w:tcPr>
                <w:tcW w:w="746" w:type="dxa"/>
                <w:tcBorders>
                  <w:top w:val="nil"/>
                  <w:left w:val="nil"/>
                  <w:bottom w:val="nil"/>
                  <w:right w:val="nil"/>
                </w:tcBorders>
                <w:shd w:val="clear" w:color="auto" w:fill="auto"/>
                <w:noWrap/>
                <w:vAlign w:val="bottom"/>
                <w:hideMark/>
              </w:tcPr>
            </w:tcPrChange>
          </w:tcPr>
          <w:p w14:paraId="2981426D" w14:textId="77777777" w:rsidR="00036D0E" w:rsidRPr="00036D0E" w:rsidRDefault="00036D0E" w:rsidP="00245317">
            <w:pPr>
              <w:spacing w:after="0" w:line="240" w:lineRule="auto"/>
              <w:jc w:val="center"/>
              <w:rPr>
                <w:ins w:id="5620" w:author="David Dayan" w:date="2021-12-03T17:13:00Z"/>
                <w:rFonts w:ascii="Calibri" w:eastAsia="Times New Roman" w:hAnsi="Calibri" w:cs="Times New Roman"/>
                <w:color w:val="000000"/>
                <w:sz w:val="16"/>
                <w:szCs w:val="16"/>
              </w:rPr>
            </w:pPr>
            <w:ins w:id="5621" w:author="David Dayan" w:date="2021-12-03T17:13:00Z">
              <w:r w:rsidRPr="00036D0E">
                <w:rPr>
                  <w:rFonts w:ascii="Calibri" w:eastAsia="Times New Roman" w:hAnsi="Calibri" w:cs="Times New Roman"/>
                  <w:color w:val="000000"/>
                  <w:sz w:val="16"/>
                  <w:szCs w:val="16"/>
                </w:rPr>
                <w:t>9/9/20</w:t>
              </w:r>
            </w:ins>
          </w:p>
        </w:tc>
        <w:tc>
          <w:tcPr>
            <w:tcW w:w="599" w:type="dxa"/>
            <w:tcBorders>
              <w:top w:val="nil"/>
              <w:left w:val="nil"/>
              <w:bottom w:val="nil"/>
              <w:right w:val="nil"/>
            </w:tcBorders>
            <w:shd w:val="clear" w:color="auto" w:fill="auto"/>
            <w:noWrap/>
            <w:vAlign w:val="bottom"/>
            <w:hideMark/>
            <w:tcPrChange w:id="5622" w:author="David Dayan" w:date="2021-12-03T17:18:00Z">
              <w:tcPr>
                <w:tcW w:w="599" w:type="dxa"/>
                <w:tcBorders>
                  <w:top w:val="nil"/>
                  <w:left w:val="nil"/>
                  <w:bottom w:val="nil"/>
                  <w:right w:val="nil"/>
                </w:tcBorders>
                <w:shd w:val="clear" w:color="auto" w:fill="auto"/>
                <w:noWrap/>
                <w:vAlign w:val="bottom"/>
                <w:hideMark/>
              </w:tcPr>
            </w:tcPrChange>
          </w:tcPr>
          <w:p w14:paraId="5EDE1ECC" w14:textId="77777777" w:rsidR="00036D0E" w:rsidRPr="00036D0E" w:rsidRDefault="00036D0E" w:rsidP="00245317">
            <w:pPr>
              <w:spacing w:after="0" w:line="240" w:lineRule="auto"/>
              <w:jc w:val="center"/>
              <w:rPr>
                <w:ins w:id="5623" w:author="David Dayan" w:date="2021-12-03T17:13:00Z"/>
                <w:rFonts w:ascii="Calibri" w:eastAsia="Times New Roman" w:hAnsi="Calibri" w:cs="Times New Roman"/>
                <w:color w:val="000000"/>
                <w:sz w:val="16"/>
                <w:szCs w:val="16"/>
              </w:rPr>
            </w:pPr>
            <w:ins w:id="5624" w:author="David Dayan" w:date="2021-12-03T17:13:00Z">
              <w:r w:rsidRPr="00036D0E">
                <w:rPr>
                  <w:rFonts w:ascii="Calibri" w:eastAsia="Times New Roman" w:hAnsi="Calibri" w:cs="Times New Roman"/>
                  <w:color w:val="000000"/>
                  <w:sz w:val="16"/>
                  <w:szCs w:val="16"/>
                </w:rPr>
                <w:t>253</w:t>
              </w:r>
            </w:ins>
          </w:p>
        </w:tc>
        <w:tc>
          <w:tcPr>
            <w:tcW w:w="1142" w:type="dxa"/>
            <w:tcBorders>
              <w:top w:val="nil"/>
              <w:left w:val="nil"/>
              <w:bottom w:val="nil"/>
              <w:right w:val="nil"/>
            </w:tcBorders>
            <w:shd w:val="clear" w:color="auto" w:fill="auto"/>
            <w:noWrap/>
            <w:vAlign w:val="bottom"/>
            <w:hideMark/>
            <w:tcPrChange w:id="5625" w:author="David Dayan" w:date="2021-12-03T17:18:00Z">
              <w:tcPr>
                <w:tcW w:w="1142" w:type="dxa"/>
                <w:tcBorders>
                  <w:top w:val="nil"/>
                  <w:left w:val="nil"/>
                  <w:bottom w:val="nil"/>
                  <w:right w:val="nil"/>
                </w:tcBorders>
                <w:shd w:val="clear" w:color="auto" w:fill="auto"/>
                <w:noWrap/>
                <w:vAlign w:val="bottom"/>
                <w:hideMark/>
              </w:tcPr>
            </w:tcPrChange>
          </w:tcPr>
          <w:p w14:paraId="0A5051BA" w14:textId="77777777" w:rsidR="00036D0E" w:rsidRPr="00036D0E" w:rsidRDefault="00036D0E" w:rsidP="00245317">
            <w:pPr>
              <w:spacing w:after="0" w:line="240" w:lineRule="auto"/>
              <w:jc w:val="center"/>
              <w:rPr>
                <w:ins w:id="5626" w:author="David Dayan" w:date="2021-12-03T17:13:00Z"/>
                <w:rFonts w:ascii="Calibri" w:eastAsia="Times New Roman" w:hAnsi="Calibri" w:cs="Times New Roman"/>
                <w:color w:val="000000"/>
                <w:sz w:val="16"/>
                <w:szCs w:val="16"/>
              </w:rPr>
            </w:pPr>
            <w:ins w:id="562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628" w:author="David Dayan" w:date="2021-12-03T17:18:00Z">
              <w:tcPr>
                <w:tcW w:w="1440" w:type="dxa"/>
                <w:tcBorders>
                  <w:top w:val="nil"/>
                  <w:left w:val="nil"/>
                  <w:bottom w:val="nil"/>
                  <w:right w:val="nil"/>
                </w:tcBorders>
                <w:shd w:val="clear" w:color="auto" w:fill="auto"/>
                <w:noWrap/>
                <w:vAlign w:val="bottom"/>
                <w:hideMark/>
              </w:tcPr>
            </w:tcPrChange>
          </w:tcPr>
          <w:p w14:paraId="465C0956" w14:textId="77777777" w:rsidR="00036D0E" w:rsidRPr="00036D0E" w:rsidRDefault="00036D0E" w:rsidP="00245317">
            <w:pPr>
              <w:spacing w:after="0" w:line="240" w:lineRule="auto"/>
              <w:jc w:val="center"/>
              <w:rPr>
                <w:ins w:id="5629" w:author="David Dayan" w:date="2021-12-03T17:13:00Z"/>
                <w:rFonts w:ascii="Calibri" w:eastAsia="Times New Roman" w:hAnsi="Calibri" w:cs="Times New Roman"/>
                <w:color w:val="000000"/>
                <w:sz w:val="16"/>
                <w:szCs w:val="16"/>
              </w:rPr>
            </w:pPr>
            <w:ins w:id="563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631" w:author="David Dayan" w:date="2021-12-03T17:18:00Z">
              <w:tcPr>
                <w:tcW w:w="1530" w:type="dxa"/>
                <w:tcBorders>
                  <w:top w:val="nil"/>
                  <w:left w:val="nil"/>
                  <w:bottom w:val="nil"/>
                  <w:right w:val="nil"/>
                </w:tcBorders>
                <w:shd w:val="clear" w:color="auto" w:fill="auto"/>
                <w:noWrap/>
                <w:vAlign w:val="bottom"/>
                <w:hideMark/>
              </w:tcPr>
            </w:tcPrChange>
          </w:tcPr>
          <w:p w14:paraId="53DF0DFE" w14:textId="77777777" w:rsidR="00036D0E" w:rsidRPr="00036D0E" w:rsidRDefault="00036D0E" w:rsidP="00245317">
            <w:pPr>
              <w:spacing w:after="0" w:line="240" w:lineRule="auto"/>
              <w:jc w:val="center"/>
              <w:rPr>
                <w:ins w:id="5632" w:author="David Dayan" w:date="2021-12-03T17:13:00Z"/>
                <w:rFonts w:ascii="Calibri" w:eastAsia="Times New Roman" w:hAnsi="Calibri" w:cs="Times New Roman"/>
                <w:color w:val="000000"/>
                <w:sz w:val="16"/>
                <w:szCs w:val="16"/>
              </w:rPr>
            </w:pPr>
            <w:ins w:id="563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634" w:author="David Dayan" w:date="2021-12-03T17:18:00Z">
              <w:tcPr>
                <w:tcW w:w="898" w:type="dxa"/>
                <w:tcBorders>
                  <w:top w:val="nil"/>
                  <w:left w:val="nil"/>
                  <w:bottom w:val="nil"/>
                  <w:right w:val="nil"/>
                </w:tcBorders>
                <w:shd w:val="clear" w:color="auto" w:fill="auto"/>
                <w:noWrap/>
                <w:vAlign w:val="bottom"/>
                <w:hideMark/>
              </w:tcPr>
            </w:tcPrChange>
          </w:tcPr>
          <w:p w14:paraId="2F28BCBD" w14:textId="77777777" w:rsidR="00036D0E" w:rsidRPr="00036D0E" w:rsidRDefault="00036D0E" w:rsidP="00245317">
            <w:pPr>
              <w:spacing w:after="0" w:line="240" w:lineRule="auto"/>
              <w:jc w:val="center"/>
              <w:rPr>
                <w:ins w:id="5635" w:author="David Dayan" w:date="2021-12-03T17:13:00Z"/>
                <w:rFonts w:ascii="Calibri" w:eastAsia="Times New Roman" w:hAnsi="Calibri" w:cs="Times New Roman"/>
                <w:color w:val="000000"/>
                <w:sz w:val="16"/>
                <w:szCs w:val="16"/>
              </w:rPr>
            </w:pPr>
            <w:ins w:id="563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637" w:author="David Dayan" w:date="2021-12-03T17:18:00Z">
              <w:tcPr>
                <w:tcW w:w="902" w:type="dxa"/>
                <w:tcBorders>
                  <w:top w:val="nil"/>
                  <w:left w:val="nil"/>
                  <w:bottom w:val="nil"/>
                  <w:right w:val="nil"/>
                </w:tcBorders>
                <w:shd w:val="clear" w:color="auto" w:fill="auto"/>
                <w:noWrap/>
                <w:vAlign w:val="bottom"/>
                <w:hideMark/>
              </w:tcPr>
            </w:tcPrChange>
          </w:tcPr>
          <w:p w14:paraId="48DD74FA" w14:textId="77777777" w:rsidR="00036D0E" w:rsidRPr="00036D0E" w:rsidRDefault="00036D0E" w:rsidP="00245317">
            <w:pPr>
              <w:spacing w:after="0" w:line="240" w:lineRule="auto"/>
              <w:jc w:val="center"/>
              <w:rPr>
                <w:ins w:id="5638" w:author="David Dayan" w:date="2021-12-03T17:13:00Z"/>
                <w:rFonts w:ascii="Calibri" w:eastAsia="Times New Roman" w:hAnsi="Calibri" w:cs="Times New Roman"/>
                <w:color w:val="000000"/>
                <w:sz w:val="16"/>
                <w:szCs w:val="16"/>
              </w:rPr>
            </w:pPr>
            <w:ins w:id="563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640" w:author="David Dayan" w:date="2021-12-03T17:18:00Z">
              <w:tcPr>
                <w:tcW w:w="2160" w:type="dxa"/>
                <w:tcBorders>
                  <w:top w:val="nil"/>
                  <w:left w:val="nil"/>
                  <w:bottom w:val="nil"/>
                  <w:right w:val="nil"/>
                </w:tcBorders>
                <w:shd w:val="clear" w:color="auto" w:fill="auto"/>
                <w:noWrap/>
                <w:vAlign w:val="bottom"/>
                <w:hideMark/>
              </w:tcPr>
            </w:tcPrChange>
          </w:tcPr>
          <w:p w14:paraId="72DD7E3F" w14:textId="77777777" w:rsidR="00036D0E" w:rsidRPr="00036D0E" w:rsidRDefault="00036D0E" w:rsidP="00245317">
            <w:pPr>
              <w:spacing w:after="0" w:line="240" w:lineRule="auto"/>
              <w:jc w:val="center"/>
              <w:rPr>
                <w:ins w:id="5641" w:author="David Dayan" w:date="2021-12-03T17:13:00Z"/>
                <w:rFonts w:ascii="Calibri" w:eastAsia="Times New Roman" w:hAnsi="Calibri" w:cs="Times New Roman"/>
                <w:color w:val="000000"/>
                <w:sz w:val="16"/>
                <w:szCs w:val="16"/>
              </w:rPr>
            </w:pPr>
            <w:proofErr w:type="spellStart"/>
            <w:ins w:id="564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643" w:author="David Dayan" w:date="2021-12-03T17:18:00Z">
              <w:tcPr>
                <w:tcW w:w="2876" w:type="dxa"/>
                <w:gridSpan w:val="2"/>
                <w:tcBorders>
                  <w:top w:val="nil"/>
                  <w:left w:val="nil"/>
                  <w:bottom w:val="nil"/>
                  <w:right w:val="nil"/>
                </w:tcBorders>
                <w:shd w:val="clear" w:color="auto" w:fill="auto"/>
                <w:noWrap/>
                <w:vAlign w:val="bottom"/>
                <w:hideMark/>
              </w:tcPr>
            </w:tcPrChange>
          </w:tcPr>
          <w:p w14:paraId="36413883" w14:textId="77777777" w:rsidR="00036D0E" w:rsidRPr="00036D0E" w:rsidRDefault="00036D0E" w:rsidP="00245317">
            <w:pPr>
              <w:spacing w:after="0" w:line="240" w:lineRule="auto"/>
              <w:jc w:val="center"/>
              <w:rPr>
                <w:ins w:id="5644" w:author="David Dayan" w:date="2021-12-03T17:13:00Z"/>
                <w:rFonts w:ascii="Calibri" w:eastAsia="Times New Roman" w:hAnsi="Calibri" w:cs="Times New Roman"/>
                <w:color w:val="000000"/>
                <w:sz w:val="16"/>
                <w:szCs w:val="16"/>
              </w:rPr>
            </w:pPr>
            <w:proofErr w:type="spellStart"/>
            <w:ins w:id="564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646" w:author="David Dayan" w:date="2021-12-03T17:18:00Z">
              <w:tcPr>
                <w:tcW w:w="1426" w:type="dxa"/>
                <w:tcBorders>
                  <w:top w:val="nil"/>
                  <w:left w:val="nil"/>
                  <w:bottom w:val="nil"/>
                  <w:right w:val="nil"/>
                </w:tcBorders>
                <w:shd w:val="clear" w:color="auto" w:fill="auto"/>
                <w:noWrap/>
                <w:vAlign w:val="bottom"/>
                <w:hideMark/>
              </w:tcPr>
            </w:tcPrChange>
          </w:tcPr>
          <w:p w14:paraId="7F21DCB7" w14:textId="77777777" w:rsidR="00036D0E" w:rsidRPr="00036D0E" w:rsidRDefault="00036D0E" w:rsidP="00245317">
            <w:pPr>
              <w:spacing w:after="0" w:line="240" w:lineRule="auto"/>
              <w:jc w:val="center"/>
              <w:rPr>
                <w:ins w:id="5647" w:author="David Dayan" w:date="2021-12-03T17:13:00Z"/>
                <w:rFonts w:ascii="Calibri" w:eastAsia="Times New Roman" w:hAnsi="Calibri" w:cs="Times New Roman"/>
                <w:color w:val="000000"/>
                <w:sz w:val="16"/>
                <w:szCs w:val="16"/>
              </w:rPr>
            </w:pPr>
            <w:proofErr w:type="spellStart"/>
            <w:ins w:id="564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17B99947" w14:textId="77777777" w:rsidTr="00245317">
        <w:trPr>
          <w:cantSplit/>
          <w:trHeight w:val="20"/>
          <w:ins w:id="5649" w:author="David Dayan" w:date="2021-12-03T17:13:00Z"/>
          <w:trPrChange w:id="565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651" w:author="David Dayan" w:date="2021-12-03T17:18:00Z">
              <w:tcPr>
                <w:tcW w:w="1563" w:type="dxa"/>
                <w:tcBorders>
                  <w:top w:val="nil"/>
                  <w:left w:val="nil"/>
                  <w:bottom w:val="nil"/>
                  <w:right w:val="nil"/>
                </w:tcBorders>
                <w:shd w:val="clear" w:color="auto" w:fill="auto"/>
                <w:noWrap/>
                <w:vAlign w:val="bottom"/>
                <w:hideMark/>
              </w:tcPr>
            </w:tcPrChange>
          </w:tcPr>
          <w:p w14:paraId="6FA90ED5" w14:textId="77777777" w:rsidR="00036D0E" w:rsidRPr="00036D0E" w:rsidRDefault="00036D0E" w:rsidP="00245317">
            <w:pPr>
              <w:spacing w:after="0" w:line="240" w:lineRule="auto"/>
              <w:jc w:val="center"/>
              <w:rPr>
                <w:ins w:id="5652" w:author="David Dayan" w:date="2021-12-03T17:13:00Z"/>
                <w:rFonts w:ascii="Calibri" w:eastAsia="Times New Roman" w:hAnsi="Calibri" w:cs="Times New Roman"/>
                <w:color w:val="000000"/>
                <w:sz w:val="16"/>
                <w:szCs w:val="16"/>
              </w:rPr>
            </w:pPr>
            <w:ins w:id="5653" w:author="David Dayan" w:date="2021-12-03T17:13:00Z">
              <w:r w:rsidRPr="00036D0E">
                <w:rPr>
                  <w:rFonts w:ascii="Calibri" w:eastAsia="Times New Roman" w:hAnsi="Calibri" w:cs="Times New Roman"/>
                  <w:color w:val="000000"/>
                  <w:sz w:val="16"/>
                  <w:szCs w:val="16"/>
                </w:rPr>
                <w:t>OtsAC20ROGR_0157</w:t>
              </w:r>
            </w:ins>
          </w:p>
        </w:tc>
        <w:tc>
          <w:tcPr>
            <w:tcW w:w="746" w:type="dxa"/>
            <w:tcBorders>
              <w:top w:val="nil"/>
              <w:left w:val="nil"/>
              <w:bottom w:val="nil"/>
              <w:right w:val="nil"/>
            </w:tcBorders>
            <w:shd w:val="clear" w:color="auto" w:fill="auto"/>
            <w:noWrap/>
            <w:vAlign w:val="bottom"/>
            <w:hideMark/>
            <w:tcPrChange w:id="5654" w:author="David Dayan" w:date="2021-12-03T17:18:00Z">
              <w:tcPr>
                <w:tcW w:w="746" w:type="dxa"/>
                <w:tcBorders>
                  <w:top w:val="nil"/>
                  <w:left w:val="nil"/>
                  <w:bottom w:val="nil"/>
                  <w:right w:val="nil"/>
                </w:tcBorders>
                <w:shd w:val="clear" w:color="auto" w:fill="auto"/>
                <w:noWrap/>
                <w:vAlign w:val="bottom"/>
                <w:hideMark/>
              </w:tcPr>
            </w:tcPrChange>
          </w:tcPr>
          <w:p w14:paraId="43AAE5A2" w14:textId="77777777" w:rsidR="00036D0E" w:rsidRPr="00036D0E" w:rsidRDefault="00036D0E" w:rsidP="00245317">
            <w:pPr>
              <w:spacing w:after="0" w:line="240" w:lineRule="auto"/>
              <w:jc w:val="center"/>
              <w:rPr>
                <w:ins w:id="5655" w:author="David Dayan" w:date="2021-12-03T17:13:00Z"/>
                <w:rFonts w:ascii="Calibri" w:eastAsia="Times New Roman" w:hAnsi="Calibri" w:cs="Times New Roman"/>
                <w:color w:val="000000"/>
                <w:sz w:val="16"/>
                <w:szCs w:val="16"/>
              </w:rPr>
            </w:pPr>
            <w:ins w:id="5656"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657" w:author="David Dayan" w:date="2021-12-03T17:18:00Z">
              <w:tcPr>
                <w:tcW w:w="599" w:type="dxa"/>
                <w:tcBorders>
                  <w:top w:val="nil"/>
                  <w:left w:val="nil"/>
                  <w:bottom w:val="nil"/>
                  <w:right w:val="nil"/>
                </w:tcBorders>
                <w:shd w:val="clear" w:color="auto" w:fill="auto"/>
                <w:noWrap/>
                <w:vAlign w:val="bottom"/>
                <w:hideMark/>
              </w:tcPr>
            </w:tcPrChange>
          </w:tcPr>
          <w:p w14:paraId="0E385331" w14:textId="77777777" w:rsidR="00036D0E" w:rsidRPr="00036D0E" w:rsidRDefault="00036D0E" w:rsidP="00245317">
            <w:pPr>
              <w:spacing w:after="0" w:line="240" w:lineRule="auto"/>
              <w:jc w:val="center"/>
              <w:rPr>
                <w:ins w:id="5658" w:author="David Dayan" w:date="2021-12-03T17:13:00Z"/>
                <w:rFonts w:ascii="Calibri" w:eastAsia="Times New Roman" w:hAnsi="Calibri" w:cs="Times New Roman"/>
                <w:color w:val="000000"/>
                <w:sz w:val="16"/>
                <w:szCs w:val="16"/>
              </w:rPr>
            </w:pPr>
            <w:ins w:id="5659"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660" w:author="David Dayan" w:date="2021-12-03T17:18:00Z">
              <w:tcPr>
                <w:tcW w:w="1142" w:type="dxa"/>
                <w:tcBorders>
                  <w:top w:val="nil"/>
                  <w:left w:val="nil"/>
                  <w:bottom w:val="nil"/>
                  <w:right w:val="nil"/>
                </w:tcBorders>
                <w:shd w:val="clear" w:color="auto" w:fill="auto"/>
                <w:noWrap/>
                <w:vAlign w:val="bottom"/>
                <w:hideMark/>
              </w:tcPr>
            </w:tcPrChange>
          </w:tcPr>
          <w:p w14:paraId="21DC4263" w14:textId="77777777" w:rsidR="00036D0E" w:rsidRPr="00036D0E" w:rsidRDefault="00036D0E" w:rsidP="00245317">
            <w:pPr>
              <w:spacing w:after="0" w:line="240" w:lineRule="auto"/>
              <w:jc w:val="center"/>
              <w:rPr>
                <w:ins w:id="5661" w:author="David Dayan" w:date="2021-12-03T17:13:00Z"/>
                <w:rFonts w:ascii="Calibri" w:eastAsia="Times New Roman" w:hAnsi="Calibri" w:cs="Times New Roman"/>
                <w:color w:val="000000"/>
                <w:sz w:val="16"/>
                <w:szCs w:val="16"/>
              </w:rPr>
            </w:pPr>
            <w:ins w:id="566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663" w:author="David Dayan" w:date="2021-12-03T17:18:00Z">
              <w:tcPr>
                <w:tcW w:w="1440" w:type="dxa"/>
                <w:tcBorders>
                  <w:top w:val="nil"/>
                  <w:left w:val="nil"/>
                  <w:bottom w:val="nil"/>
                  <w:right w:val="nil"/>
                </w:tcBorders>
                <w:shd w:val="clear" w:color="auto" w:fill="auto"/>
                <w:noWrap/>
                <w:vAlign w:val="bottom"/>
                <w:hideMark/>
              </w:tcPr>
            </w:tcPrChange>
          </w:tcPr>
          <w:p w14:paraId="19EBA3AA" w14:textId="77777777" w:rsidR="00036D0E" w:rsidRPr="00036D0E" w:rsidRDefault="00036D0E" w:rsidP="00245317">
            <w:pPr>
              <w:spacing w:after="0" w:line="240" w:lineRule="auto"/>
              <w:jc w:val="center"/>
              <w:rPr>
                <w:ins w:id="5664" w:author="David Dayan" w:date="2021-12-03T17:13:00Z"/>
                <w:rFonts w:ascii="Calibri" w:eastAsia="Times New Roman" w:hAnsi="Calibri" w:cs="Times New Roman"/>
                <w:color w:val="000000"/>
                <w:sz w:val="16"/>
                <w:szCs w:val="16"/>
              </w:rPr>
            </w:pPr>
            <w:ins w:id="566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666" w:author="David Dayan" w:date="2021-12-03T17:18:00Z">
              <w:tcPr>
                <w:tcW w:w="1530" w:type="dxa"/>
                <w:tcBorders>
                  <w:top w:val="nil"/>
                  <w:left w:val="nil"/>
                  <w:bottom w:val="nil"/>
                  <w:right w:val="nil"/>
                </w:tcBorders>
                <w:shd w:val="clear" w:color="auto" w:fill="auto"/>
                <w:noWrap/>
                <w:vAlign w:val="bottom"/>
                <w:hideMark/>
              </w:tcPr>
            </w:tcPrChange>
          </w:tcPr>
          <w:p w14:paraId="7FF2601C" w14:textId="77777777" w:rsidR="00036D0E" w:rsidRPr="00036D0E" w:rsidRDefault="00036D0E" w:rsidP="00245317">
            <w:pPr>
              <w:spacing w:after="0" w:line="240" w:lineRule="auto"/>
              <w:jc w:val="center"/>
              <w:rPr>
                <w:ins w:id="5667" w:author="David Dayan" w:date="2021-12-03T17:13:00Z"/>
                <w:rFonts w:ascii="Calibri" w:eastAsia="Times New Roman" w:hAnsi="Calibri" w:cs="Times New Roman"/>
                <w:color w:val="000000"/>
                <w:sz w:val="16"/>
                <w:szCs w:val="16"/>
              </w:rPr>
            </w:pPr>
            <w:ins w:id="566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669" w:author="David Dayan" w:date="2021-12-03T17:18:00Z">
              <w:tcPr>
                <w:tcW w:w="898" w:type="dxa"/>
                <w:tcBorders>
                  <w:top w:val="nil"/>
                  <w:left w:val="nil"/>
                  <w:bottom w:val="nil"/>
                  <w:right w:val="nil"/>
                </w:tcBorders>
                <w:shd w:val="clear" w:color="auto" w:fill="auto"/>
                <w:noWrap/>
                <w:vAlign w:val="bottom"/>
                <w:hideMark/>
              </w:tcPr>
            </w:tcPrChange>
          </w:tcPr>
          <w:p w14:paraId="105E0A96" w14:textId="77777777" w:rsidR="00036D0E" w:rsidRPr="00036D0E" w:rsidRDefault="00036D0E" w:rsidP="00245317">
            <w:pPr>
              <w:spacing w:after="0" w:line="240" w:lineRule="auto"/>
              <w:jc w:val="center"/>
              <w:rPr>
                <w:ins w:id="5670" w:author="David Dayan" w:date="2021-12-03T17:13:00Z"/>
                <w:rFonts w:ascii="Calibri" w:eastAsia="Times New Roman" w:hAnsi="Calibri" w:cs="Times New Roman"/>
                <w:color w:val="000000"/>
                <w:sz w:val="16"/>
                <w:szCs w:val="16"/>
              </w:rPr>
            </w:pPr>
            <w:ins w:id="567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672" w:author="David Dayan" w:date="2021-12-03T17:18:00Z">
              <w:tcPr>
                <w:tcW w:w="902" w:type="dxa"/>
                <w:tcBorders>
                  <w:top w:val="nil"/>
                  <w:left w:val="nil"/>
                  <w:bottom w:val="nil"/>
                  <w:right w:val="nil"/>
                </w:tcBorders>
                <w:shd w:val="clear" w:color="auto" w:fill="auto"/>
                <w:noWrap/>
                <w:vAlign w:val="bottom"/>
                <w:hideMark/>
              </w:tcPr>
            </w:tcPrChange>
          </w:tcPr>
          <w:p w14:paraId="02C8CC13" w14:textId="77777777" w:rsidR="00036D0E" w:rsidRPr="00036D0E" w:rsidRDefault="00036D0E" w:rsidP="00245317">
            <w:pPr>
              <w:spacing w:after="0" w:line="240" w:lineRule="auto"/>
              <w:jc w:val="center"/>
              <w:rPr>
                <w:ins w:id="5673" w:author="David Dayan" w:date="2021-12-03T17:13:00Z"/>
                <w:rFonts w:ascii="Calibri" w:eastAsia="Times New Roman" w:hAnsi="Calibri" w:cs="Times New Roman"/>
                <w:color w:val="000000"/>
                <w:sz w:val="16"/>
                <w:szCs w:val="16"/>
              </w:rPr>
            </w:pPr>
            <w:ins w:id="567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675" w:author="David Dayan" w:date="2021-12-03T17:18:00Z">
              <w:tcPr>
                <w:tcW w:w="2160" w:type="dxa"/>
                <w:tcBorders>
                  <w:top w:val="nil"/>
                  <w:left w:val="nil"/>
                  <w:bottom w:val="nil"/>
                  <w:right w:val="nil"/>
                </w:tcBorders>
                <w:shd w:val="clear" w:color="auto" w:fill="auto"/>
                <w:noWrap/>
                <w:vAlign w:val="bottom"/>
                <w:hideMark/>
              </w:tcPr>
            </w:tcPrChange>
          </w:tcPr>
          <w:p w14:paraId="6C49B57D" w14:textId="77777777" w:rsidR="00036D0E" w:rsidRPr="00036D0E" w:rsidRDefault="00036D0E" w:rsidP="00245317">
            <w:pPr>
              <w:spacing w:after="0" w:line="240" w:lineRule="auto"/>
              <w:jc w:val="center"/>
              <w:rPr>
                <w:ins w:id="5676" w:author="David Dayan" w:date="2021-12-03T17:13:00Z"/>
                <w:rFonts w:ascii="Calibri" w:eastAsia="Times New Roman" w:hAnsi="Calibri" w:cs="Times New Roman"/>
                <w:color w:val="000000"/>
                <w:sz w:val="16"/>
                <w:szCs w:val="16"/>
              </w:rPr>
            </w:pPr>
            <w:proofErr w:type="spellStart"/>
            <w:ins w:id="567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678" w:author="David Dayan" w:date="2021-12-03T17:18:00Z">
              <w:tcPr>
                <w:tcW w:w="2876" w:type="dxa"/>
                <w:gridSpan w:val="2"/>
                <w:tcBorders>
                  <w:top w:val="nil"/>
                  <w:left w:val="nil"/>
                  <w:bottom w:val="nil"/>
                  <w:right w:val="nil"/>
                </w:tcBorders>
                <w:shd w:val="clear" w:color="auto" w:fill="auto"/>
                <w:noWrap/>
                <w:vAlign w:val="bottom"/>
                <w:hideMark/>
              </w:tcPr>
            </w:tcPrChange>
          </w:tcPr>
          <w:p w14:paraId="62C46C47" w14:textId="77777777" w:rsidR="00036D0E" w:rsidRPr="00036D0E" w:rsidRDefault="00036D0E" w:rsidP="00245317">
            <w:pPr>
              <w:spacing w:after="0" w:line="240" w:lineRule="auto"/>
              <w:jc w:val="center"/>
              <w:rPr>
                <w:ins w:id="5679" w:author="David Dayan" w:date="2021-12-03T17:13:00Z"/>
                <w:rFonts w:ascii="Calibri" w:eastAsia="Times New Roman" w:hAnsi="Calibri" w:cs="Times New Roman"/>
                <w:color w:val="000000"/>
                <w:sz w:val="16"/>
                <w:szCs w:val="16"/>
              </w:rPr>
            </w:pPr>
            <w:proofErr w:type="spellStart"/>
            <w:ins w:id="568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681" w:author="David Dayan" w:date="2021-12-03T17:18:00Z">
              <w:tcPr>
                <w:tcW w:w="1426" w:type="dxa"/>
                <w:tcBorders>
                  <w:top w:val="nil"/>
                  <w:left w:val="nil"/>
                  <w:bottom w:val="nil"/>
                  <w:right w:val="nil"/>
                </w:tcBorders>
                <w:shd w:val="clear" w:color="auto" w:fill="auto"/>
                <w:noWrap/>
                <w:vAlign w:val="bottom"/>
                <w:hideMark/>
              </w:tcPr>
            </w:tcPrChange>
          </w:tcPr>
          <w:p w14:paraId="247AD7E8" w14:textId="77777777" w:rsidR="00036D0E" w:rsidRPr="00036D0E" w:rsidRDefault="00036D0E" w:rsidP="00245317">
            <w:pPr>
              <w:spacing w:after="0" w:line="240" w:lineRule="auto"/>
              <w:jc w:val="center"/>
              <w:rPr>
                <w:ins w:id="5682" w:author="David Dayan" w:date="2021-12-03T17:13:00Z"/>
                <w:rFonts w:ascii="Calibri" w:eastAsia="Times New Roman" w:hAnsi="Calibri" w:cs="Times New Roman"/>
                <w:color w:val="000000"/>
                <w:sz w:val="16"/>
                <w:szCs w:val="16"/>
              </w:rPr>
            </w:pPr>
            <w:proofErr w:type="spellStart"/>
            <w:ins w:id="568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3BA675B" w14:textId="77777777" w:rsidTr="00245317">
        <w:trPr>
          <w:cantSplit/>
          <w:trHeight w:val="20"/>
          <w:ins w:id="5684" w:author="David Dayan" w:date="2021-12-03T17:13:00Z"/>
          <w:trPrChange w:id="568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686" w:author="David Dayan" w:date="2021-12-03T17:18:00Z">
              <w:tcPr>
                <w:tcW w:w="1563" w:type="dxa"/>
                <w:tcBorders>
                  <w:top w:val="nil"/>
                  <w:left w:val="nil"/>
                  <w:bottom w:val="nil"/>
                  <w:right w:val="nil"/>
                </w:tcBorders>
                <w:shd w:val="clear" w:color="auto" w:fill="auto"/>
                <w:noWrap/>
                <w:vAlign w:val="bottom"/>
                <w:hideMark/>
              </w:tcPr>
            </w:tcPrChange>
          </w:tcPr>
          <w:p w14:paraId="463A02E6" w14:textId="77777777" w:rsidR="00036D0E" w:rsidRPr="00036D0E" w:rsidRDefault="00036D0E" w:rsidP="00245317">
            <w:pPr>
              <w:spacing w:after="0" w:line="240" w:lineRule="auto"/>
              <w:jc w:val="center"/>
              <w:rPr>
                <w:ins w:id="5687" w:author="David Dayan" w:date="2021-12-03T17:13:00Z"/>
                <w:rFonts w:ascii="Calibri" w:eastAsia="Times New Roman" w:hAnsi="Calibri" w:cs="Times New Roman"/>
                <w:color w:val="000000"/>
                <w:sz w:val="16"/>
                <w:szCs w:val="16"/>
              </w:rPr>
            </w:pPr>
            <w:ins w:id="5688" w:author="David Dayan" w:date="2021-12-03T17:13:00Z">
              <w:r w:rsidRPr="00036D0E">
                <w:rPr>
                  <w:rFonts w:ascii="Calibri" w:eastAsia="Times New Roman" w:hAnsi="Calibri" w:cs="Times New Roman"/>
                  <w:color w:val="000000"/>
                  <w:sz w:val="16"/>
                  <w:szCs w:val="16"/>
                </w:rPr>
                <w:t>OtsAC20ROGR_0158</w:t>
              </w:r>
            </w:ins>
          </w:p>
        </w:tc>
        <w:tc>
          <w:tcPr>
            <w:tcW w:w="746" w:type="dxa"/>
            <w:tcBorders>
              <w:top w:val="nil"/>
              <w:left w:val="nil"/>
              <w:bottom w:val="nil"/>
              <w:right w:val="nil"/>
            </w:tcBorders>
            <w:shd w:val="clear" w:color="auto" w:fill="auto"/>
            <w:noWrap/>
            <w:vAlign w:val="bottom"/>
            <w:hideMark/>
            <w:tcPrChange w:id="5689" w:author="David Dayan" w:date="2021-12-03T17:18:00Z">
              <w:tcPr>
                <w:tcW w:w="746" w:type="dxa"/>
                <w:tcBorders>
                  <w:top w:val="nil"/>
                  <w:left w:val="nil"/>
                  <w:bottom w:val="nil"/>
                  <w:right w:val="nil"/>
                </w:tcBorders>
                <w:shd w:val="clear" w:color="auto" w:fill="auto"/>
                <w:noWrap/>
                <w:vAlign w:val="bottom"/>
                <w:hideMark/>
              </w:tcPr>
            </w:tcPrChange>
          </w:tcPr>
          <w:p w14:paraId="3A8DFDAF" w14:textId="77777777" w:rsidR="00036D0E" w:rsidRPr="00036D0E" w:rsidRDefault="00036D0E" w:rsidP="00245317">
            <w:pPr>
              <w:spacing w:after="0" w:line="240" w:lineRule="auto"/>
              <w:jc w:val="center"/>
              <w:rPr>
                <w:ins w:id="5690" w:author="David Dayan" w:date="2021-12-03T17:13:00Z"/>
                <w:rFonts w:ascii="Calibri" w:eastAsia="Times New Roman" w:hAnsi="Calibri" w:cs="Times New Roman"/>
                <w:color w:val="000000"/>
                <w:sz w:val="16"/>
                <w:szCs w:val="16"/>
              </w:rPr>
            </w:pPr>
            <w:ins w:id="5691"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692" w:author="David Dayan" w:date="2021-12-03T17:18:00Z">
              <w:tcPr>
                <w:tcW w:w="599" w:type="dxa"/>
                <w:tcBorders>
                  <w:top w:val="nil"/>
                  <w:left w:val="nil"/>
                  <w:bottom w:val="nil"/>
                  <w:right w:val="nil"/>
                </w:tcBorders>
                <w:shd w:val="clear" w:color="auto" w:fill="auto"/>
                <w:noWrap/>
                <w:vAlign w:val="bottom"/>
                <w:hideMark/>
              </w:tcPr>
            </w:tcPrChange>
          </w:tcPr>
          <w:p w14:paraId="7449EB07" w14:textId="77777777" w:rsidR="00036D0E" w:rsidRPr="00036D0E" w:rsidRDefault="00036D0E" w:rsidP="00245317">
            <w:pPr>
              <w:spacing w:after="0" w:line="240" w:lineRule="auto"/>
              <w:jc w:val="center"/>
              <w:rPr>
                <w:ins w:id="5693" w:author="David Dayan" w:date="2021-12-03T17:13:00Z"/>
                <w:rFonts w:ascii="Calibri" w:eastAsia="Times New Roman" w:hAnsi="Calibri" w:cs="Times New Roman"/>
                <w:color w:val="000000"/>
                <w:sz w:val="16"/>
                <w:szCs w:val="16"/>
              </w:rPr>
            </w:pPr>
            <w:ins w:id="5694"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695" w:author="David Dayan" w:date="2021-12-03T17:18:00Z">
              <w:tcPr>
                <w:tcW w:w="1142" w:type="dxa"/>
                <w:tcBorders>
                  <w:top w:val="nil"/>
                  <w:left w:val="nil"/>
                  <w:bottom w:val="nil"/>
                  <w:right w:val="nil"/>
                </w:tcBorders>
                <w:shd w:val="clear" w:color="auto" w:fill="auto"/>
                <w:noWrap/>
                <w:vAlign w:val="bottom"/>
                <w:hideMark/>
              </w:tcPr>
            </w:tcPrChange>
          </w:tcPr>
          <w:p w14:paraId="52CA5E2F" w14:textId="77777777" w:rsidR="00036D0E" w:rsidRPr="00036D0E" w:rsidRDefault="00036D0E" w:rsidP="00245317">
            <w:pPr>
              <w:spacing w:after="0" w:line="240" w:lineRule="auto"/>
              <w:jc w:val="center"/>
              <w:rPr>
                <w:ins w:id="5696" w:author="David Dayan" w:date="2021-12-03T17:13:00Z"/>
                <w:rFonts w:ascii="Calibri" w:eastAsia="Times New Roman" w:hAnsi="Calibri" w:cs="Times New Roman"/>
                <w:color w:val="000000"/>
                <w:sz w:val="16"/>
                <w:szCs w:val="16"/>
              </w:rPr>
            </w:pPr>
            <w:ins w:id="569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698" w:author="David Dayan" w:date="2021-12-03T17:18:00Z">
              <w:tcPr>
                <w:tcW w:w="1440" w:type="dxa"/>
                <w:tcBorders>
                  <w:top w:val="nil"/>
                  <w:left w:val="nil"/>
                  <w:bottom w:val="nil"/>
                  <w:right w:val="nil"/>
                </w:tcBorders>
                <w:shd w:val="clear" w:color="auto" w:fill="auto"/>
                <w:noWrap/>
                <w:vAlign w:val="bottom"/>
                <w:hideMark/>
              </w:tcPr>
            </w:tcPrChange>
          </w:tcPr>
          <w:p w14:paraId="388C079E" w14:textId="77777777" w:rsidR="00036D0E" w:rsidRPr="00036D0E" w:rsidRDefault="00036D0E" w:rsidP="00245317">
            <w:pPr>
              <w:spacing w:after="0" w:line="240" w:lineRule="auto"/>
              <w:jc w:val="center"/>
              <w:rPr>
                <w:ins w:id="5699" w:author="David Dayan" w:date="2021-12-03T17:13:00Z"/>
                <w:rFonts w:ascii="Calibri" w:eastAsia="Times New Roman" w:hAnsi="Calibri" w:cs="Times New Roman"/>
                <w:color w:val="000000"/>
                <w:sz w:val="16"/>
                <w:szCs w:val="16"/>
              </w:rPr>
            </w:pPr>
            <w:ins w:id="570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701" w:author="David Dayan" w:date="2021-12-03T17:18:00Z">
              <w:tcPr>
                <w:tcW w:w="1530" w:type="dxa"/>
                <w:tcBorders>
                  <w:top w:val="nil"/>
                  <w:left w:val="nil"/>
                  <w:bottom w:val="nil"/>
                  <w:right w:val="nil"/>
                </w:tcBorders>
                <w:shd w:val="clear" w:color="auto" w:fill="auto"/>
                <w:noWrap/>
                <w:vAlign w:val="bottom"/>
                <w:hideMark/>
              </w:tcPr>
            </w:tcPrChange>
          </w:tcPr>
          <w:p w14:paraId="6F0D0A5E" w14:textId="77777777" w:rsidR="00036D0E" w:rsidRPr="00036D0E" w:rsidRDefault="00036D0E" w:rsidP="00245317">
            <w:pPr>
              <w:spacing w:after="0" w:line="240" w:lineRule="auto"/>
              <w:jc w:val="center"/>
              <w:rPr>
                <w:ins w:id="5702" w:author="David Dayan" w:date="2021-12-03T17:13:00Z"/>
                <w:rFonts w:ascii="Calibri" w:eastAsia="Times New Roman" w:hAnsi="Calibri" w:cs="Times New Roman"/>
                <w:color w:val="000000"/>
                <w:sz w:val="16"/>
                <w:szCs w:val="16"/>
              </w:rPr>
            </w:pPr>
            <w:ins w:id="570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704" w:author="David Dayan" w:date="2021-12-03T17:18:00Z">
              <w:tcPr>
                <w:tcW w:w="898" w:type="dxa"/>
                <w:tcBorders>
                  <w:top w:val="nil"/>
                  <w:left w:val="nil"/>
                  <w:bottom w:val="nil"/>
                  <w:right w:val="nil"/>
                </w:tcBorders>
                <w:shd w:val="clear" w:color="auto" w:fill="auto"/>
                <w:noWrap/>
                <w:vAlign w:val="bottom"/>
                <w:hideMark/>
              </w:tcPr>
            </w:tcPrChange>
          </w:tcPr>
          <w:p w14:paraId="6253AD69" w14:textId="77777777" w:rsidR="00036D0E" w:rsidRPr="00036D0E" w:rsidRDefault="00036D0E" w:rsidP="00245317">
            <w:pPr>
              <w:spacing w:after="0" w:line="240" w:lineRule="auto"/>
              <w:jc w:val="center"/>
              <w:rPr>
                <w:ins w:id="5705" w:author="David Dayan" w:date="2021-12-03T17:13:00Z"/>
                <w:rFonts w:ascii="Calibri" w:eastAsia="Times New Roman" w:hAnsi="Calibri" w:cs="Times New Roman"/>
                <w:color w:val="000000"/>
                <w:sz w:val="16"/>
                <w:szCs w:val="16"/>
              </w:rPr>
            </w:pPr>
            <w:ins w:id="570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707" w:author="David Dayan" w:date="2021-12-03T17:18:00Z">
              <w:tcPr>
                <w:tcW w:w="902" w:type="dxa"/>
                <w:tcBorders>
                  <w:top w:val="nil"/>
                  <w:left w:val="nil"/>
                  <w:bottom w:val="nil"/>
                  <w:right w:val="nil"/>
                </w:tcBorders>
                <w:shd w:val="clear" w:color="auto" w:fill="auto"/>
                <w:noWrap/>
                <w:vAlign w:val="bottom"/>
                <w:hideMark/>
              </w:tcPr>
            </w:tcPrChange>
          </w:tcPr>
          <w:p w14:paraId="3F307953" w14:textId="77777777" w:rsidR="00036D0E" w:rsidRPr="00036D0E" w:rsidRDefault="00036D0E" w:rsidP="00245317">
            <w:pPr>
              <w:spacing w:after="0" w:line="240" w:lineRule="auto"/>
              <w:jc w:val="center"/>
              <w:rPr>
                <w:ins w:id="5708" w:author="David Dayan" w:date="2021-12-03T17:13:00Z"/>
                <w:rFonts w:ascii="Calibri" w:eastAsia="Times New Roman" w:hAnsi="Calibri" w:cs="Times New Roman"/>
                <w:color w:val="000000"/>
                <w:sz w:val="16"/>
                <w:szCs w:val="16"/>
              </w:rPr>
            </w:pPr>
            <w:ins w:id="570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710" w:author="David Dayan" w:date="2021-12-03T17:18:00Z">
              <w:tcPr>
                <w:tcW w:w="2160" w:type="dxa"/>
                <w:tcBorders>
                  <w:top w:val="nil"/>
                  <w:left w:val="nil"/>
                  <w:bottom w:val="nil"/>
                  <w:right w:val="nil"/>
                </w:tcBorders>
                <w:shd w:val="clear" w:color="auto" w:fill="auto"/>
                <w:noWrap/>
                <w:vAlign w:val="bottom"/>
                <w:hideMark/>
              </w:tcPr>
            </w:tcPrChange>
          </w:tcPr>
          <w:p w14:paraId="41AB395F" w14:textId="77777777" w:rsidR="00036D0E" w:rsidRPr="00036D0E" w:rsidRDefault="00036D0E" w:rsidP="00245317">
            <w:pPr>
              <w:spacing w:after="0" w:line="240" w:lineRule="auto"/>
              <w:jc w:val="center"/>
              <w:rPr>
                <w:ins w:id="5711" w:author="David Dayan" w:date="2021-12-03T17:13:00Z"/>
                <w:rFonts w:ascii="Calibri" w:eastAsia="Times New Roman" w:hAnsi="Calibri" w:cs="Times New Roman"/>
                <w:color w:val="000000"/>
                <w:sz w:val="16"/>
                <w:szCs w:val="16"/>
              </w:rPr>
            </w:pPr>
            <w:proofErr w:type="spellStart"/>
            <w:ins w:id="571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713" w:author="David Dayan" w:date="2021-12-03T17:18:00Z">
              <w:tcPr>
                <w:tcW w:w="2876" w:type="dxa"/>
                <w:gridSpan w:val="2"/>
                <w:tcBorders>
                  <w:top w:val="nil"/>
                  <w:left w:val="nil"/>
                  <w:bottom w:val="nil"/>
                  <w:right w:val="nil"/>
                </w:tcBorders>
                <w:shd w:val="clear" w:color="auto" w:fill="auto"/>
                <w:noWrap/>
                <w:vAlign w:val="bottom"/>
                <w:hideMark/>
              </w:tcPr>
            </w:tcPrChange>
          </w:tcPr>
          <w:p w14:paraId="60C4D1A5" w14:textId="77777777" w:rsidR="00036D0E" w:rsidRPr="00036D0E" w:rsidRDefault="00036D0E" w:rsidP="00245317">
            <w:pPr>
              <w:spacing w:after="0" w:line="240" w:lineRule="auto"/>
              <w:jc w:val="center"/>
              <w:rPr>
                <w:ins w:id="5714" w:author="David Dayan" w:date="2021-12-03T17:13:00Z"/>
                <w:rFonts w:ascii="Calibri" w:eastAsia="Times New Roman" w:hAnsi="Calibri" w:cs="Times New Roman"/>
                <w:color w:val="000000"/>
                <w:sz w:val="16"/>
                <w:szCs w:val="16"/>
              </w:rPr>
            </w:pPr>
            <w:proofErr w:type="spellStart"/>
            <w:ins w:id="571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716" w:author="David Dayan" w:date="2021-12-03T17:18:00Z">
              <w:tcPr>
                <w:tcW w:w="1426" w:type="dxa"/>
                <w:tcBorders>
                  <w:top w:val="nil"/>
                  <w:left w:val="nil"/>
                  <w:bottom w:val="nil"/>
                  <w:right w:val="nil"/>
                </w:tcBorders>
                <w:shd w:val="clear" w:color="auto" w:fill="auto"/>
                <w:noWrap/>
                <w:vAlign w:val="bottom"/>
                <w:hideMark/>
              </w:tcPr>
            </w:tcPrChange>
          </w:tcPr>
          <w:p w14:paraId="79AB8280" w14:textId="77777777" w:rsidR="00036D0E" w:rsidRPr="00036D0E" w:rsidRDefault="00036D0E" w:rsidP="00245317">
            <w:pPr>
              <w:spacing w:after="0" w:line="240" w:lineRule="auto"/>
              <w:jc w:val="center"/>
              <w:rPr>
                <w:ins w:id="5717" w:author="David Dayan" w:date="2021-12-03T17:13:00Z"/>
                <w:rFonts w:ascii="Calibri" w:eastAsia="Times New Roman" w:hAnsi="Calibri" w:cs="Times New Roman"/>
                <w:color w:val="000000"/>
                <w:sz w:val="16"/>
                <w:szCs w:val="16"/>
              </w:rPr>
            </w:pPr>
            <w:proofErr w:type="spellStart"/>
            <w:ins w:id="571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013D658D" w14:textId="77777777" w:rsidTr="00245317">
        <w:trPr>
          <w:cantSplit/>
          <w:trHeight w:val="20"/>
          <w:ins w:id="5719" w:author="David Dayan" w:date="2021-12-03T17:13:00Z"/>
          <w:trPrChange w:id="572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721" w:author="David Dayan" w:date="2021-12-03T17:18:00Z">
              <w:tcPr>
                <w:tcW w:w="1563" w:type="dxa"/>
                <w:tcBorders>
                  <w:top w:val="nil"/>
                  <w:left w:val="nil"/>
                  <w:bottom w:val="nil"/>
                  <w:right w:val="nil"/>
                </w:tcBorders>
                <w:shd w:val="clear" w:color="auto" w:fill="auto"/>
                <w:noWrap/>
                <w:vAlign w:val="bottom"/>
                <w:hideMark/>
              </w:tcPr>
            </w:tcPrChange>
          </w:tcPr>
          <w:p w14:paraId="611BD577" w14:textId="77777777" w:rsidR="00036D0E" w:rsidRPr="00036D0E" w:rsidRDefault="00036D0E" w:rsidP="00245317">
            <w:pPr>
              <w:spacing w:after="0" w:line="240" w:lineRule="auto"/>
              <w:jc w:val="center"/>
              <w:rPr>
                <w:ins w:id="5722" w:author="David Dayan" w:date="2021-12-03T17:13:00Z"/>
                <w:rFonts w:ascii="Calibri" w:eastAsia="Times New Roman" w:hAnsi="Calibri" w:cs="Times New Roman"/>
                <w:color w:val="000000"/>
                <w:sz w:val="16"/>
                <w:szCs w:val="16"/>
              </w:rPr>
            </w:pPr>
            <w:ins w:id="5723" w:author="David Dayan" w:date="2021-12-03T17:13:00Z">
              <w:r w:rsidRPr="00036D0E">
                <w:rPr>
                  <w:rFonts w:ascii="Calibri" w:eastAsia="Times New Roman" w:hAnsi="Calibri" w:cs="Times New Roman"/>
                  <w:color w:val="000000"/>
                  <w:sz w:val="16"/>
                  <w:szCs w:val="16"/>
                </w:rPr>
                <w:t>OtsAC20ROGR_0159</w:t>
              </w:r>
            </w:ins>
          </w:p>
        </w:tc>
        <w:tc>
          <w:tcPr>
            <w:tcW w:w="746" w:type="dxa"/>
            <w:tcBorders>
              <w:top w:val="nil"/>
              <w:left w:val="nil"/>
              <w:bottom w:val="nil"/>
              <w:right w:val="nil"/>
            </w:tcBorders>
            <w:shd w:val="clear" w:color="auto" w:fill="auto"/>
            <w:noWrap/>
            <w:vAlign w:val="bottom"/>
            <w:hideMark/>
            <w:tcPrChange w:id="5724" w:author="David Dayan" w:date="2021-12-03T17:18:00Z">
              <w:tcPr>
                <w:tcW w:w="746" w:type="dxa"/>
                <w:tcBorders>
                  <w:top w:val="nil"/>
                  <w:left w:val="nil"/>
                  <w:bottom w:val="nil"/>
                  <w:right w:val="nil"/>
                </w:tcBorders>
                <w:shd w:val="clear" w:color="auto" w:fill="auto"/>
                <w:noWrap/>
                <w:vAlign w:val="bottom"/>
                <w:hideMark/>
              </w:tcPr>
            </w:tcPrChange>
          </w:tcPr>
          <w:p w14:paraId="03D9140B" w14:textId="77777777" w:rsidR="00036D0E" w:rsidRPr="00036D0E" w:rsidRDefault="00036D0E" w:rsidP="00245317">
            <w:pPr>
              <w:spacing w:after="0" w:line="240" w:lineRule="auto"/>
              <w:jc w:val="center"/>
              <w:rPr>
                <w:ins w:id="5725" w:author="David Dayan" w:date="2021-12-03T17:13:00Z"/>
                <w:rFonts w:ascii="Calibri" w:eastAsia="Times New Roman" w:hAnsi="Calibri" w:cs="Times New Roman"/>
                <w:color w:val="000000"/>
                <w:sz w:val="16"/>
                <w:szCs w:val="16"/>
              </w:rPr>
            </w:pPr>
            <w:ins w:id="5726"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727" w:author="David Dayan" w:date="2021-12-03T17:18:00Z">
              <w:tcPr>
                <w:tcW w:w="599" w:type="dxa"/>
                <w:tcBorders>
                  <w:top w:val="nil"/>
                  <w:left w:val="nil"/>
                  <w:bottom w:val="nil"/>
                  <w:right w:val="nil"/>
                </w:tcBorders>
                <w:shd w:val="clear" w:color="auto" w:fill="auto"/>
                <w:noWrap/>
                <w:vAlign w:val="bottom"/>
                <w:hideMark/>
              </w:tcPr>
            </w:tcPrChange>
          </w:tcPr>
          <w:p w14:paraId="39E2AD5B" w14:textId="77777777" w:rsidR="00036D0E" w:rsidRPr="00036D0E" w:rsidRDefault="00036D0E" w:rsidP="00245317">
            <w:pPr>
              <w:spacing w:after="0" w:line="240" w:lineRule="auto"/>
              <w:jc w:val="center"/>
              <w:rPr>
                <w:ins w:id="5728" w:author="David Dayan" w:date="2021-12-03T17:13:00Z"/>
                <w:rFonts w:ascii="Calibri" w:eastAsia="Times New Roman" w:hAnsi="Calibri" w:cs="Times New Roman"/>
                <w:color w:val="000000"/>
                <w:sz w:val="16"/>
                <w:szCs w:val="16"/>
              </w:rPr>
            </w:pPr>
            <w:ins w:id="5729"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730" w:author="David Dayan" w:date="2021-12-03T17:18:00Z">
              <w:tcPr>
                <w:tcW w:w="1142" w:type="dxa"/>
                <w:tcBorders>
                  <w:top w:val="nil"/>
                  <w:left w:val="nil"/>
                  <w:bottom w:val="nil"/>
                  <w:right w:val="nil"/>
                </w:tcBorders>
                <w:shd w:val="clear" w:color="auto" w:fill="auto"/>
                <w:noWrap/>
                <w:vAlign w:val="bottom"/>
                <w:hideMark/>
              </w:tcPr>
            </w:tcPrChange>
          </w:tcPr>
          <w:p w14:paraId="48216136" w14:textId="77777777" w:rsidR="00036D0E" w:rsidRPr="00036D0E" w:rsidRDefault="00036D0E" w:rsidP="00245317">
            <w:pPr>
              <w:spacing w:after="0" w:line="240" w:lineRule="auto"/>
              <w:jc w:val="center"/>
              <w:rPr>
                <w:ins w:id="5731" w:author="David Dayan" w:date="2021-12-03T17:13:00Z"/>
                <w:rFonts w:ascii="Calibri" w:eastAsia="Times New Roman" w:hAnsi="Calibri" w:cs="Times New Roman"/>
                <w:color w:val="000000"/>
                <w:sz w:val="16"/>
                <w:szCs w:val="16"/>
              </w:rPr>
            </w:pPr>
            <w:ins w:id="573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733" w:author="David Dayan" w:date="2021-12-03T17:18:00Z">
              <w:tcPr>
                <w:tcW w:w="1440" w:type="dxa"/>
                <w:tcBorders>
                  <w:top w:val="nil"/>
                  <w:left w:val="nil"/>
                  <w:bottom w:val="nil"/>
                  <w:right w:val="nil"/>
                </w:tcBorders>
                <w:shd w:val="clear" w:color="auto" w:fill="auto"/>
                <w:noWrap/>
                <w:vAlign w:val="bottom"/>
                <w:hideMark/>
              </w:tcPr>
            </w:tcPrChange>
          </w:tcPr>
          <w:p w14:paraId="439B36B3" w14:textId="77777777" w:rsidR="00036D0E" w:rsidRPr="00036D0E" w:rsidRDefault="00036D0E" w:rsidP="00245317">
            <w:pPr>
              <w:spacing w:after="0" w:line="240" w:lineRule="auto"/>
              <w:jc w:val="center"/>
              <w:rPr>
                <w:ins w:id="5734" w:author="David Dayan" w:date="2021-12-03T17:13:00Z"/>
                <w:rFonts w:ascii="Calibri" w:eastAsia="Times New Roman" w:hAnsi="Calibri" w:cs="Times New Roman"/>
                <w:color w:val="000000"/>
                <w:sz w:val="16"/>
                <w:szCs w:val="16"/>
              </w:rPr>
            </w:pPr>
            <w:ins w:id="573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736" w:author="David Dayan" w:date="2021-12-03T17:18:00Z">
              <w:tcPr>
                <w:tcW w:w="1530" w:type="dxa"/>
                <w:tcBorders>
                  <w:top w:val="nil"/>
                  <w:left w:val="nil"/>
                  <w:bottom w:val="nil"/>
                  <w:right w:val="nil"/>
                </w:tcBorders>
                <w:shd w:val="clear" w:color="auto" w:fill="auto"/>
                <w:noWrap/>
                <w:vAlign w:val="bottom"/>
                <w:hideMark/>
              </w:tcPr>
            </w:tcPrChange>
          </w:tcPr>
          <w:p w14:paraId="348E41F3" w14:textId="77777777" w:rsidR="00036D0E" w:rsidRPr="00036D0E" w:rsidRDefault="00036D0E" w:rsidP="00245317">
            <w:pPr>
              <w:spacing w:after="0" w:line="240" w:lineRule="auto"/>
              <w:jc w:val="center"/>
              <w:rPr>
                <w:ins w:id="5737" w:author="David Dayan" w:date="2021-12-03T17:13:00Z"/>
                <w:rFonts w:ascii="Calibri" w:eastAsia="Times New Roman" w:hAnsi="Calibri" w:cs="Times New Roman"/>
                <w:color w:val="000000"/>
                <w:sz w:val="16"/>
                <w:szCs w:val="16"/>
              </w:rPr>
            </w:pPr>
            <w:ins w:id="573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739" w:author="David Dayan" w:date="2021-12-03T17:18:00Z">
              <w:tcPr>
                <w:tcW w:w="898" w:type="dxa"/>
                <w:tcBorders>
                  <w:top w:val="nil"/>
                  <w:left w:val="nil"/>
                  <w:bottom w:val="nil"/>
                  <w:right w:val="nil"/>
                </w:tcBorders>
                <w:shd w:val="clear" w:color="auto" w:fill="auto"/>
                <w:noWrap/>
                <w:vAlign w:val="bottom"/>
                <w:hideMark/>
              </w:tcPr>
            </w:tcPrChange>
          </w:tcPr>
          <w:p w14:paraId="5084E7B6" w14:textId="77777777" w:rsidR="00036D0E" w:rsidRPr="00036D0E" w:rsidRDefault="00036D0E" w:rsidP="00245317">
            <w:pPr>
              <w:spacing w:after="0" w:line="240" w:lineRule="auto"/>
              <w:jc w:val="center"/>
              <w:rPr>
                <w:ins w:id="5740" w:author="David Dayan" w:date="2021-12-03T17:13:00Z"/>
                <w:rFonts w:ascii="Calibri" w:eastAsia="Times New Roman" w:hAnsi="Calibri" w:cs="Times New Roman"/>
                <w:color w:val="000000"/>
                <w:sz w:val="16"/>
                <w:szCs w:val="16"/>
              </w:rPr>
            </w:pPr>
            <w:ins w:id="574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742" w:author="David Dayan" w:date="2021-12-03T17:18:00Z">
              <w:tcPr>
                <w:tcW w:w="902" w:type="dxa"/>
                <w:tcBorders>
                  <w:top w:val="nil"/>
                  <w:left w:val="nil"/>
                  <w:bottom w:val="nil"/>
                  <w:right w:val="nil"/>
                </w:tcBorders>
                <w:shd w:val="clear" w:color="auto" w:fill="auto"/>
                <w:noWrap/>
                <w:vAlign w:val="bottom"/>
                <w:hideMark/>
              </w:tcPr>
            </w:tcPrChange>
          </w:tcPr>
          <w:p w14:paraId="15BA0231" w14:textId="77777777" w:rsidR="00036D0E" w:rsidRPr="00036D0E" w:rsidRDefault="00036D0E" w:rsidP="00245317">
            <w:pPr>
              <w:spacing w:after="0" w:line="240" w:lineRule="auto"/>
              <w:jc w:val="center"/>
              <w:rPr>
                <w:ins w:id="5743" w:author="David Dayan" w:date="2021-12-03T17:13:00Z"/>
                <w:rFonts w:ascii="Calibri" w:eastAsia="Times New Roman" w:hAnsi="Calibri" w:cs="Times New Roman"/>
                <w:color w:val="000000"/>
                <w:sz w:val="16"/>
                <w:szCs w:val="16"/>
              </w:rPr>
            </w:pPr>
            <w:ins w:id="574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745" w:author="David Dayan" w:date="2021-12-03T17:18:00Z">
              <w:tcPr>
                <w:tcW w:w="2160" w:type="dxa"/>
                <w:tcBorders>
                  <w:top w:val="nil"/>
                  <w:left w:val="nil"/>
                  <w:bottom w:val="nil"/>
                  <w:right w:val="nil"/>
                </w:tcBorders>
                <w:shd w:val="clear" w:color="auto" w:fill="auto"/>
                <w:noWrap/>
                <w:vAlign w:val="bottom"/>
                <w:hideMark/>
              </w:tcPr>
            </w:tcPrChange>
          </w:tcPr>
          <w:p w14:paraId="1BF2D9CF" w14:textId="77777777" w:rsidR="00036D0E" w:rsidRPr="00036D0E" w:rsidRDefault="00036D0E" w:rsidP="00245317">
            <w:pPr>
              <w:spacing w:after="0" w:line="240" w:lineRule="auto"/>
              <w:jc w:val="center"/>
              <w:rPr>
                <w:ins w:id="5746" w:author="David Dayan" w:date="2021-12-03T17:13:00Z"/>
                <w:rFonts w:ascii="Calibri" w:eastAsia="Times New Roman" w:hAnsi="Calibri" w:cs="Times New Roman"/>
                <w:color w:val="000000"/>
                <w:sz w:val="16"/>
                <w:szCs w:val="16"/>
              </w:rPr>
            </w:pPr>
            <w:proofErr w:type="spellStart"/>
            <w:ins w:id="574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748" w:author="David Dayan" w:date="2021-12-03T17:18:00Z">
              <w:tcPr>
                <w:tcW w:w="2876" w:type="dxa"/>
                <w:gridSpan w:val="2"/>
                <w:tcBorders>
                  <w:top w:val="nil"/>
                  <w:left w:val="nil"/>
                  <w:bottom w:val="nil"/>
                  <w:right w:val="nil"/>
                </w:tcBorders>
                <w:shd w:val="clear" w:color="auto" w:fill="auto"/>
                <w:noWrap/>
                <w:vAlign w:val="bottom"/>
                <w:hideMark/>
              </w:tcPr>
            </w:tcPrChange>
          </w:tcPr>
          <w:p w14:paraId="4E9AA307" w14:textId="77777777" w:rsidR="00036D0E" w:rsidRPr="00036D0E" w:rsidRDefault="00036D0E" w:rsidP="00245317">
            <w:pPr>
              <w:spacing w:after="0" w:line="240" w:lineRule="auto"/>
              <w:jc w:val="center"/>
              <w:rPr>
                <w:ins w:id="5749" w:author="David Dayan" w:date="2021-12-03T17:13:00Z"/>
                <w:rFonts w:ascii="Calibri" w:eastAsia="Times New Roman" w:hAnsi="Calibri" w:cs="Times New Roman"/>
                <w:color w:val="000000"/>
                <w:sz w:val="16"/>
                <w:szCs w:val="16"/>
              </w:rPr>
            </w:pPr>
            <w:proofErr w:type="spellStart"/>
            <w:ins w:id="575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751" w:author="David Dayan" w:date="2021-12-03T17:18:00Z">
              <w:tcPr>
                <w:tcW w:w="1426" w:type="dxa"/>
                <w:tcBorders>
                  <w:top w:val="nil"/>
                  <w:left w:val="nil"/>
                  <w:bottom w:val="nil"/>
                  <w:right w:val="nil"/>
                </w:tcBorders>
                <w:shd w:val="clear" w:color="auto" w:fill="auto"/>
                <w:noWrap/>
                <w:vAlign w:val="bottom"/>
                <w:hideMark/>
              </w:tcPr>
            </w:tcPrChange>
          </w:tcPr>
          <w:p w14:paraId="1D6D32AA" w14:textId="77777777" w:rsidR="00036D0E" w:rsidRPr="00036D0E" w:rsidRDefault="00036D0E" w:rsidP="00245317">
            <w:pPr>
              <w:spacing w:after="0" w:line="240" w:lineRule="auto"/>
              <w:jc w:val="center"/>
              <w:rPr>
                <w:ins w:id="5752" w:author="David Dayan" w:date="2021-12-03T17:13:00Z"/>
                <w:rFonts w:ascii="Calibri" w:eastAsia="Times New Roman" w:hAnsi="Calibri" w:cs="Times New Roman"/>
                <w:color w:val="000000"/>
                <w:sz w:val="16"/>
                <w:szCs w:val="16"/>
              </w:rPr>
            </w:pPr>
            <w:proofErr w:type="spellStart"/>
            <w:ins w:id="575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EF03256" w14:textId="77777777" w:rsidTr="00245317">
        <w:trPr>
          <w:cantSplit/>
          <w:trHeight w:val="20"/>
          <w:ins w:id="5754" w:author="David Dayan" w:date="2021-12-03T17:13:00Z"/>
          <w:trPrChange w:id="575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756" w:author="David Dayan" w:date="2021-12-03T17:18:00Z">
              <w:tcPr>
                <w:tcW w:w="1563" w:type="dxa"/>
                <w:tcBorders>
                  <w:top w:val="nil"/>
                  <w:left w:val="nil"/>
                  <w:bottom w:val="nil"/>
                  <w:right w:val="nil"/>
                </w:tcBorders>
                <w:shd w:val="clear" w:color="auto" w:fill="auto"/>
                <w:noWrap/>
                <w:vAlign w:val="bottom"/>
                <w:hideMark/>
              </w:tcPr>
            </w:tcPrChange>
          </w:tcPr>
          <w:p w14:paraId="2B6D71C5" w14:textId="77777777" w:rsidR="00036D0E" w:rsidRPr="00036D0E" w:rsidRDefault="00036D0E" w:rsidP="00245317">
            <w:pPr>
              <w:spacing w:after="0" w:line="240" w:lineRule="auto"/>
              <w:jc w:val="center"/>
              <w:rPr>
                <w:ins w:id="5757" w:author="David Dayan" w:date="2021-12-03T17:13:00Z"/>
                <w:rFonts w:ascii="Calibri" w:eastAsia="Times New Roman" w:hAnsi="Calibri" w:cs="Times New Roman"/>
                <w:color w:val="000000"/>
                <w:sz w:val="16"/>
                <w:szCs w:val="16"/>
              </w:rPr>
            </w:pPr>
            <w:ins w:id="5758" w:author="David Dayan" w:date="2021-12-03T17:13:00Z">
              <w:r w:rsidRPr="00036D0E">
                <w:rPr>
                  <w:rFonts w:ascii="Calibri" w:eastAsia="Times New Roman" w:hAnsi="Calibri" w:cs="Times New Roman"/>
                  <w:color w:val="000000"/>
                  <w:sz w:val="16"/>
                  <w:szCs w:val="16"/>
                </w:rPr>
                <w:t>OtsAC20ROGR_0160</w:t>
              </w:r>
            </w:ins>
          </w:p>
        </w:tc>
        <w:tc>
          <w:tcPr>
            <w:tcW w:w="746" w:type="dxa"/>
            <w:tcBorders>
              <w:top w:val="nil"/>
              <w:left w:val="nil"/>
              <w:bottom w:val="nil"/>
              <w:right w:val="nil"/>
            </w:tcBorders>
            <w:shd w:val="clear" w:color="auto" w:fill="auto"/>
            <w:noWrap/>
            <w:vAlign w:val="bottom"/>
            <w:hideMark/>
            <w:tcPrChange w:id="5759" w:author="David Dayan" w:date="2021-12-03T17:18:00Z">
              <w:tcPr>
                <w:tcW w:w="746" w:type="dxa"/>
                <w:tcBorders>
                  <w:top w:val="nil"/>
                  <w:left w:val="nil"/>
                  <w:bottom w:val="nil"/>
                  <w:right w:val="nil"/>
                </w:tcBorders>
                <w:shd w:val="clear" w:color="auto" w:fill="auto"/>
                <w:noWrap/>
                <w:vAlign w:val="bottom"/>
                <w:hideMark/>
              </w:tcPr>
            </w:tcPrChange>
          </w:tcPr>
          <w:p w14:paraId="20B2581A" w14:textId="77777777" w:rsidR="00036D0E" w:rsidRPr="00036D0E" w:rsidRDefault="00036D0E" w:rsidP="00245317">
            <w:pPr>
              <w:spacing w:after="0" w:line="240" w:lineRule="auto"/>
              <w:jc w:val="center"/>
              <w:rPr>
                <w:ins w:id="5760" w:author="David Dayan" w:date="2021-12-03T17:13:00Z"/>
                <w:rFonts w:ascii="Calibri" w:eastAsia="Times New Roman" w:hAnsi="Calibri" w:cs="Times New Roman"/>
                <w:color w:val="000000"/>
                <w:sz w:val="16"/>
                <w:szCs w:val="16"/>
              </w:rPr>
            </w:pPr>
            <w:ins w:id="5761"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762" w:author="David Dayan" w:date="2021-12-03T17:18:00Z">
              <w:tcPr>
                <w:tcW w:w="599" w:type="dxa"/>
                <w:tcBorders>
                  <w:top w:val="nil"/>
                  <w:left w:val="nil"/>
                  <w:bottom w:val="nil"/>
                  <w:right w:val="nil"/>
                </w:tcBorders>
                <w:shd w:val="clear" w:color="auto" w:fill="auto"/>
                <w:noWrap/>
                <w:vAlign w:val="bottom"/>
                <w:hideMark/>
              </w:tcPr>
            </w:tcPrChange>
          </w:tcPr>
          <w:p w14:paraId="74EAB200" w14:textId="77777777" w:rsidR="00036D0E" w:rsidRPr="00036D0E" w:rsidRDefault="00036D0E" w:rsidP="00245317">
            <w:pPr>
              <w:spacing w:after="0" w:line="240" w:lineRule="auto"/>
              <w:jc w:val="center"/>
              <w:rPr>
                <w:ins w:id="5763" w:author="David Dayan" w:date="2021-12-03T17:13:00Z"/>
                <w:rFonts w:ascii="Calibri" w:eastAsia="Times New Roman" w:hAnsi="Calibri" w:cs="Times New Roman"/>
                <w:color w:val="000000"/>
                <w:sz w:val="16"/>
                <w:szCs w:val="16"/>
              </w:rPr>
            </w:pPr>
            <w:ins w:id="5764"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765" w:author="David Dayan" w:date="2021-12-03T17:18:00Z">
              <w:tcPr>
                <w:tcW w:w="1142" w:type="dxa"/>
                <w:tcBorders>
                  <w:top w:val="nil"/>
                  <w:left w:val="nil"/>
                  <w:bottom w:val="nil"/>
                  <w:right w:val="nil"/>
                </w:tcBorders>
                <w:shd w:val="clear" w:color="auto" w:fill="auto"/>
                <w:noWrap/>
                <w:vAlign w:val="bottom"/>
                <w:hideMark/>
              </w:tcPr>
            </w:tcPrChange>
          </w:tcPr>
          <w:p w14:paraId="6ABB964E" w14:textId="77777777" w:rsidR="00036D0E" w:rsidRPr="00036D0E" w:rsidRDefault="00036D0E" w:rsidP="00245317">
            <w:pPr>
              <w:spacing w:after="0" w:line="240" w:lineRule="auto"/>
              <w:jc w:val="center"/>
              <w:rPr>
                <w:ins w:id="5766" w:author="David Dayan" w:date="2021-12-03T17:13:00Z"/>
                <w:rFonts w:ascii="Calibri" w:eastAsia="Times New Roman" w:hAnsi="Calibri" w:cs="Times New Roman"/>
                <w:color w:val="000000"/>
                <w:sz w:val="16"/>
                <w:szCs w:val="16"/>
              </w:rPr>
            </w:pPr>
            <w:ins w:id="576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768" w:author="David Dayan" w:date="2021-12-03T17:18:00Z">
              <w:tcPr>
                <w:tcW w:w="1440" w:type="dxa"/>
                <w:tcBorders>
                  <w:top w:val="nil"/>
                  <w:left w:val="nil"/>
                  <w:bottom w:val="nil"/>
                  <w:right w:val="nil"/>
                </w:tcBorders>
                <w:shd w:val="clear" w:color="auto" w:fill="auto"/>
                <w:noWrap/>
                <w:vAlign w:val="bottom"/>
                <w:hideMark/>
              </w:tcPr>
            </w:tcPrChange>
          </w:tcPr>
          <w:p w14:paraId="398230F0" w14:textId="77777777" w:rsidR="00036D0E" w:rsidRPr="00036D0E" w:rsidRDefault="00036D0E" w:rsidP="00245317">
            <w:pPr>
              <w:spacing w:after="0" w:line="240" w:lineRule="auto"/>
              <w:jc w:val="center"/>
              <w:rPr>
                <w:ins w:id="5769" w:author="David Dayan" w:date="2021-12-03T17:13:00Z"/>
                <w:rFonts w:ascii="Calibri" w:eastAsia="Times New Roman" w:hAnsi="Calibri" w:cs="Times New Roman"/>
                <w:color w:val="000000"/>
                <w:sz w:val="16"/>
                <w:szCs w:val="16"/>
              </w:rPr>
            </w:pPr>
            <w:ins w:id="577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771" w:author="David Dayan" w:date="2021-12-03T17:18:00Z">
              <w:tcPr>
                <w:tcW w:w="1530" w:type="dxa"/>
                <w:tcBorders>
                  <w:top w:val="nil"/>
                  <w:left w:val="nil"/>
                  <w:bottom w:val="nil"/>
                  <w:right w:val="nil"/>
                </w:tcBorders>
                <w:shd w:val="clear" w:color="auto" w:fill="auto"/>
                <w:noWrap/>
                <w:vAlign w:val="bottom"/>
                <w:hideMark/>
              </w:tcPr>
            </w:tcPrChange>
          </w:tcPr>
          <w:p w14:paraId="529C31AA" w14:textId="77777777" w:rsidR="00036D0E" w:rsidRPr="00036D0E" w:rsidRDefault="00036D0E" w:rsidP="00245317">
            <w:pPr>
              <w:spacing w:after="0" w:line="240" w:lineRule="auto"/>
              <w:jc w:val="center"/>
              <w:rPr>
                <w:ins w:id="5772" w:author="David Dayan" w:date="2021-12-03T17:13:00Z"/>
                <w:rFonts w:ascii="Calibri" w:eastAsia="Times New Roman" w:hAnsi="Calibri" w:cs="Times New Roman"/>
                <w:color w:val="000000"/>
                <w:sz w:val="16"/>
                <w:szCs w:val="16"/>
              </w:rPr>
            </w:pPr>
            <w:ins w:id="577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774" w:author="David Dayan" w:date="2021-12-03T17:18:00Z">
              <w:tcPr>
                <w:tcW w:w="898" w:type="dxa"/>
                <w:tcBorders>
                  <w:top w:val="nil"/>
                  <w:left w:val="nil"/>
                  <w:bottom w:val="nil"/>
                  <w:right w:val="nil"/>
                </w:tcBorders>
                <w:shd w:val="clear" w:color="auto" w:fill="auto"/>
                <w:noWrap/>
                <w:vAlign w:val="bottom"/>
                <w:hideMark/>
              </w:tcPr>
            </w:tcPrChange>
          </w:tcPr>
          <w:p w14:paraId="4D2A35BA" w14:textId="77777777" w:rsidR="00036D0E" w:rsidRPr="00036D0E" w:rsidRDefault="00036D0E" w:rsidP="00245317">
            <w:pPr>
              <w:spacing w:after="0" w:line="240" w:lineRule="auto"/>
              <w:jc w:val="center"/>
              <w:rPr>
                <w:ins w:id="5775" w:author="David Dayan" w:date="2021-12-03T17:13:00Z"/>
                <w:rFonts w:ascii="Calibri" w:eastAsia="Times New Roman" w:hAnsi="Calibri" w:cs="Times New Roman"/>
                <w:color w:val="000000"/>
                <w:sz w:val="16"/>
                <w:szCs w:val="16"/>
              </w:rPr>
            </w:pPr>
            <w:ins w:id="577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777" w:author="David Dayan" w:date="2021-12-03T17:18:00Z">
              <w:tcPr>
                <w:tcW w:w="902" w:type="dxa"/>
                <w:tcBorders>
                  <w:top w:val="nil"/>
                  <w:left w:val="nil"/>
                  <w:bottom w:val="nil"/>
                  <w:right w:val="nil"/>
                </w:tcBorders>
                <w:shd w:val="clear" w:color="auto" w:fill="auto"/>
                <w:noWrap/>
                <w:vAlign w:val="bottom"/>
                <w:hideMark/>
              </w:tcPr>
            </w:tcPrChange>
          </w:tcPr>
          <w:p w14:paraId="675BFAC8" w14:textId="77777777" w:rsidR="00036D0E" w:rsidRPr="00036D0E" w:rsidRDefault="00036D0E" w:rsidP="00245317">
            <w:pPr>
              <w:spacing w:after="0" w:line="240" w:lineRule="auto"/>
              <w:jc w:val="center"/>
              <w:rPr>
                <w:ins w:id="5778" w:author="David Dayan" w:date="2021-12-03T17:13:00Z"/>
                <w:rFonts w:ascii="Calibri" w:eastAsia="Times New Roman" w:hAnsi="Calibri" w:cs="Times New Roman"/>
                <w:color w:val="000000"/>
                <w:sz w:val="16"/>
                <w:szCs w:val="16"/>
              </w:rPr>
            </w:pPr>
            <w:ins w:id="577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780" w:author="David Dayan" w:date="2021-12-03T17:18:00Z">
              <w:tcPr>
                <w:tcW w:w="2160" w:type="dxa"/>
                <w:tcBorders>
                  <w:top w:val="nil"/>
                  <w:left w:val="nil"/>
                  <w:bottom w:val="nil"/>
                  <w:right w:val="nil"/>
                </w:tcBorders>
                <w:shd w:val="clear" w:color="auto" w:fill="auto"/>
                <w:noWrap/>
                <w:vAlign w:val="bottom"/>
                <w:hideMark/>
              </w:tcPr>
            </w:tcPrChange>
          </w:tcPr>
          <w:p w14:paraId="4EB0BF2B" w14:textId="77777777" w:rsidR="00036D0E" w:rsidRPr="00036D0E" w:rsidRDefault="00036D0E" w:rsidP="00245317">
            <w:pPr>
              <w:spacing w:after="0" w:line="240" w:lineRule="auto"/>
              <w:jc w:val="center"/>
              <w:rPr>
                <w:ins w:id="5781" w:author="David Dayan" w:date="2021-12-03T17:13:00Z"/>
                <w:rFonts w:ascii="Calibri" w:eastAsia="Times New Roman" w:hAnsi="Calibri" w:cs="Times New Roman"/>
                <w:color w:val="000000"/>
                <w:sz w:val="16"/>
                <w:szCs w:val="16"/>
              </w:rPr>
            </w:pPr>
            <w:proofErr w:type="spellStart"/>
            <w:ins w:id="578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783" w:author="David Dayan" w:date="2021-12-03T17:18:00Z">
              <w:tcPr>
                <w:tcW w:w="2876" w:type="dxa"/>
                <w:gridSpan w:val="2"/>
                <w:tcBorders>
                  <w:top w:val="nil"/>
                  <w:left w:val="nil"/>
                  <w:bottom w:val="nil"/>
                  <w:right w:val="nil"/>
                </w:tcBorders>
                <w:shd w:val="clear" w:color="auto" w:fill="auto"/>
                <w:noWrap/>
                <w:vAlign w:val="bottom"/>
                <w:hideMark/>
              </w:tcPr>
            </w:tcPrChange>
          </w:tcPr>
          <w:p w14:paraId="6DA2BFC4" w14:textId="77777777" w:rsidR="00036D0E" w:rsidRPr="00036D0E" w:rsidRDefault="00036D0E" w:rsidP="00245317">
            <w:pPr>
              <w:spacing w:after="0" w:line="240" w:lineRule="auto"/>
              <w:jc w:val="center"/>
              <w:rPr>
                <w:ins w:id="5784" w:author="David Dayan" w:date="2021-12-03T17:13:00Z"/>
                <w:rFonts w:ascii="Calibri" w:eastAsia="Times New Roman" w:hAnsi="Calibri" w:cs="Times New Roman"/>
                <w:color w:val="000000"/>
                <w:sz w:val="16"/>
                <w:szCs w:val="16"/>
              </w:rPr>
            </w:pPr>
            <w:proofErr w:type="spellStart"/>
            <w:ins w:id="578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786" w:author="David Dayan" w:date="2021-12-03T17:18:00Z">
              <w:tcPr>
                <w:tcW w:w="1426" w:type="dxa"/>
                <w:tcBorders>
                  <w:top w:val="nil"/>
                  <w:left w:val="nil"/>
                  <w:bottom w:val="nil"/>
                  <w:right w:val="nil"/>
                </w:tcBorders>
                <w:shd w:val="clear" w:color="auto" w:fill="auto"/>
                <w:noWrap/>
                <w:vAlign w:val="bottom"/>
                <w:hideMark/>
              </w:tcPr>
            </w:tcPrChange>
          </w:tcPr>
          <w:p w14:paraId="17A3B8AB" w14:textId="77777777" w:rsidR="00036D0E" w:rsidRPr="00036D0E" w:rsidRDefault="00036D0E" w:rsidP="00245317">
            <w:pPr>
              <w:spacing w:after="0" w:line="240" w:lineRule="auto"/>
              <w:jc w:val="center"/>
              <w:rPr>
                <w:ins w:id="5787" w:author="David Dayan" w:date="2021-12-03T17:13:00Z"/>
                <w:rFonts w:ascii="Calibri" w:eastAsia="Times New Roman" w:hAnsi="Calibri" w:cs="Times New Roman"/>
                <w:color w:val="000000"/>
                <w:sz w:val="16"/>
                <w:szCs w:val="16"/>
              </w:rPr>
            </w:pPr>
            <w:proofErr w:type="spellStart"/>
            <w:ins w:id="578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C895CCB" w14:textId="77777777" w:rsidTr="00245317">
        <w:trPr>
          <w:cantSplit/>
          <w:trHeight w:val="20"/>
          <w:ins w:id="5789" w:author="David Dayan" w:date="2021-12-03T17:13:00Z"/>
          <w:trPrChange w:id="579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791" w:author="David Dayan" w:date="2021-12-03T17:18:00Z">
              <w:tcPr>
                <w:tcW w:w="1563" w:type="dxa"/>
                <w:tcBorders>
                  <w:top w:val="nil"/>
                  <w:left w:val="nil"/>
                  <w:bottom w:val="nil"/>
                  <w:right w:val="nil"/>
                </w:tcBorders>
                <w:shd w:val="clear" w:color="auto" w:fill="auto"/>
                <w:noWrap/>
                <w:vAlign w:val="bottom"/>
                <w:hideMark/>
              </w:tcPr>
            </w:tcPrChange>
          </w:tcPr>
          <w:p w14:paraId="5FC8129D" w14:textId="77777777" w:rsidR="00036D0E" w:rsidRPr="00036D0E" w:rsidRDefault="00036D0E" w:rsidP="00245317">
            <w:pPr>
              <w:spacing w:after="0" w:line="240" w:lineRule="auto"/>
              <w:jc w:val="center"/>
              <w:rPr>
                <w:ins w:id="5792" w:author="David Dayan" w:date="2021-12-03T17:13:00Z"/>
                <w:rFonts w:ascii="Calibri" w:eastAsia="Times New Roman" w:hAnsi="Calibri" w:cs="Times New Roman"/>
                <w:color w:val="000000"/>
                <w:sz w:val="16"/>
                <w:szCs w:val="16"/>
              </w:rPr>
            </w:pPr>
            <w:ins w:id="5793" w:author="David Dayan" w:date="2021-12-03T17:13:00Z">
              <w:r w:rsidRPr="00036D0E">
                <w:rPr>
                  <w:rFonts w:ascii="Calibri" w:eastAsia="Times New Roman" w:hAnsi="Calibri" w:cs="Times New Roman"/>
                  <w:color w:val="000000"/>
                  <w:sz w:val="16"/>
                  <w:szCs w:val="16"/>
                </w:rPr>
                <w:t>OtsAC20ROGR_0161</w:t>
              </w:r>
            </w:ins>
          </w:p>
        </w:tc>
        <w:tc>
          <w:tcPr>
            <w:tcW w:w="746" w:type="dxa"/>
            <w:tcBorders>
              <w:top w:val="nil"/>
              <w:left w:val="nil"/>
              <w:bottom w:val="nil"/>
              <w:right w:val="nil"/>
            </w:tcBorders>
            <w:shd w:val="clear" w:color="auto" w:fill="auto"/>
            <w:noWrap/>
            <w:vAlign w:val="bottom"/>
            <w:hideMark/>
            <w:tcPrChange w:id="5794" w:author="David Dayan" w:date="2021-12-03T17:18:00Z">
              <w:tcPr>
                <w:tcW w:w="746" w:type="dxa"/>
                <w:tcBorders>
                  <w:top w:val="nil"/>
                  <w:left w:val="nil"/>
                  <w:bottom w:val="nil"/>
                  <w:right w:val="nil"/>
                </w:tcBorders>
                <w:shd w:val="clear" w:color="auto" w:fill="auto"/>
                <w:noWrap/>
                <w:vAlign w:val="bottom"/>
                <w:hideMark/>
              </w:tcPr>
            </w:tcPrChange>
          </w:tcPr>
          <w:p w14:paraId="197EF72A" w14:textId="77777777" w:rsidR="00036D0E" w:rsidRPr="00036D0E" w:rsidRDefault="00036D0E" w:rsidP="00245317">
            <w:pPr>
              <w:spacing w:after="0" w:line="240" w:lineRule="auto"/>
              <w:jc w:val="center"/>
              <w:rPr>
                <w:ins w:id="5795" w:author="David Dayan" w:date="2021-12-03T17:13:00Z"/>
                <w:rFonts w:ascii="Calibri" w:eastAsia="Times New Roman" w:hAnsi="Calibri" w:cs="Times New Roman"/>
                <w:color w:val="000000"/>
                <w:sz w:val="16"/>
                <w:szCs w:val="16"/>
              </w:rPr>
            </w:pPr>
            <w:ins w:id="5796"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797" w:author="David Dayan" w:date="2021-12-03T17:18:00Z">
              <w:tcPr>
                <w:tcW w:w="599" w:type="dxa"/>
                <w:tcBorders>
                  <w:top w:val="nil"/>
                  <w:left w:val="nil"/>
                  <w:bottom w:val="nil"/>
                  <w:right w:val="nil"/>
                </w:tcBorders>
                <w:shd w:val="clear" w:color="auto" w:fill="auto"/>
                <w:noWrap/>
                <w:vAlign w:val="bottom"/>
                <w:hideMark/>
              </w:tcPr>
            </w:tcPrChange>
          </w:tcPr>
          <w:p w14:paraId="36DCCFD7" w14:textId="77777777" w:rsidR="00036D0E" w:rsidRPr="00036D0E" w:rsidRDefault="00036D0E" w:rsidP="00245317">
            <w:pPr>
              <w:spacing w:after="0" w:line="240" w:lineRule="auto"/>
              <w:jc w:val="center"/>
              <w:rPr>
                <w:ins w:id="5798" w:author="David Dayan" w:date="2021-12-03T17:13:00Z"/>
                <w:rFonts w:ascii="Calibri" w:eastAsia="Times New Roman" w:hAnsi="Calibri" w:cs="Times New Roman"/>
                <w:color w:val="000000"/>
                <w:sz w:val="16"/>
                <w:szCs w:val="16"/>
              </w:rPr>
            </w:pPr>
            <w:ins w:id="5799"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800" w:author="David Dayan" w:date="2021-12-03T17:18:00Z">
              <w:tcPr>
                <w:tcW w:w="1142" w:type="dxa"/>
                <w:tcBorders>
                  <w:top w:val="nil"/>
                  <w:left w:val="nil"/>
                  <w:bottom w:val="nil"/>
                  <w:right w:val="nil"/>
                </w:tcBorders>
                <w:shd w:val="clear" w:color="auto" w:fill="auto"/>
                <w:noWrap/>
                <w:vAlign w:val="bottom"/>
                <w:hideMark/>
              </w:tcPr>
            </w:tcPrChange>
          </w:tcPr>
          <w:p w14:paraId="501E2CD1" w14:textId="77777777" w:rsidR="00036D0E" w:rsidRPr="00036D0E" w:rsidRDefault="00036D0E" w:rsidP="00245317">
            <w:pPr>
              <w:spacing w:after="0" w:line="240" w:lineRule="auto"/>
              <w:jc w:val="center"/>
              <w:rPr>
                <w:ins w:id="5801" w:author="David Dayan" w:date="2021-12-03T17:13:00Z"/>
                <w:rFonts w:ascii="Calibri" w:eastAsia="Times New Roman" w:hAnsi="Calibri" w:cs="Times New Roman"/>
                <w:color w:val="000000"/>
                <w:sz w:val="16"/>
                <w:szCs w:val="16"/>
              </w:rPr>
            </w:pPr>
            <w:ins w:id="580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803" w:author="David Dayan" w:date="2021-12-03T17:18:00Z">
              <w:tcPr>
                <w:tcW w:w="1440" w:type="dxa"/>
                <w:tcBorders>
                  <w:top w:val="nil"/>
                  <w:left w:val="nil"/>
                  <w:bottom w:val="nil"/>
                  <w:right w:val="nil"/>
                </w:tcBorders>
                <w:shd w:val="clear" w:color="auto" w:fill="auto"/>
                <w:noWrap/>
                <w:vAlign w:val="bottom"/>
                <w:hideMark/>
              </w:tcPr>
            </w:tcPrChange>
          </w:tcPr>
          <w:p w14:paraId="30AA333B" w14:textId="77777777" w:rsidR="00036D0E" w:rsidRPr="00036D0E" w:rsidRDefault="00036D0E" w:rsidP="00245317">
            <w:pPr>
              <w:spacing w:after="0" w:line="240" w:lineRule="auto"/>
              <w:jc w:val="center"/>
              <w:rPr>
                <w:ins w:id="5804" w:author="David Dayan" w:date="2021-12-03T17:13:00Z"/>
                <w:rFonts w:ascii="Calibri" w:eastAsia="Times New Roman" w:hAnsi="Calibri" w:cs="Times New Roman"/>
                <w:color w:val="000000"/>
                <w:sz w:val="16"/>
                <w:szCs w:val="16"/>
              </w:rPr>
            </w:pPr>
            <w:ins w:id="580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806" w:author="David Dayan" w:date="2021-12-03T17:18:00Z">
              <w:tcPr>
                <w:tcW w:w="1530" w:type="dxa"/>
                <w:tcBorders>
                  <w:top w:val="nil"/>
                  <w:left w:val="nil"/>
                  <w:bottom w:val="nil"/>
                  <w:right w:val="nil"/>
                </w:tcBorders>
                <w:shd w:val="clear" w:color="auto" w:fill="auto"/>
                <w:noWrap/>
                <w:vAlign w:val="bottom"/>
                <w:hideMark/>
              </w:tcPr>
            </w:tcPrChange>
          </w:tcPr>
          <w:p w14:paraId="0C7C2817" w14:textId="77777777" w:rsidR="00036D0E" w:rsidRPr="00036D0E" w:rsidRDefault="00036D0E" w:rsidP="00245317">
            <w:pPr>
              <w:spacing w:after="0" w:line="240" w:lineRule="auto"/>
              <w:jc w:val="center"/>
              <w:rPr>
                <w:ins w:id="5807" w:author="David Dayan" w:date="2021-12-03T17:13:00Z"/>
                <w:rFonts w:ascii="Calibri" w:eastAsia="Times New Roman" w:hAnsi="Calibri" w:cs="Times New Roman"/>
                <w:color w:val="000000"/>
                <w:sz w:val="16"/>
                <w:szCs w:val="16"/>
              </w:rPr>
            </w:pPr>
            <w:ins w:id="580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809" w:author="David Dayan" w:date="2021-12-03T17:18:00Z">
              <w:tcPr>
                <w:tcW w:w="898" w:type="dxa"/>
                <w:tcBorders>
                  <w:top w:val="nil"/>
                  <w:left w:val="nil"/>
                  <w:bottom w:val="nil"/>
                  <w:right w:val="nil"/>
                </w:tcBorders>
                <w:shd w:val="clear" w:color="auto" w:fill="auto"/>
                <w:noWrap/>
                <w:vAlign w:val="bottom"/>
                <w:hideMark/>
              </w:tcPr>
            </w:tcPrChange>
          </w:tcPr>
          <w:p w14:paraId="121AC30A" w14:textId="77777777" w:rsidR="00036D0E" w:rsidRPr="00036D0E" w:rsidRDefault="00036D0E" w:rsidP="00245317">
            <w:pPr>
              <w:spacing w:after="0" w:line="240" w:lineRule="auto"/>
              <w:jc w:val="center"/>
              <w:rPr>
                <w:ins w:id="5810" w:author="David Dayan" w:date="2021-12-03T17:13:00Z"/>
                <w:rFonts w:ascii="Calibri" w:eastAsia="Times New Roman" w:hAnsi="Calibri" w:cs="Times New Roman"/>
                <w:color w:val="000000"/>
                <w:sz w:val="16"/>
                <w:szCs w:val="16"/>
              </w:rPr>
            </w:pPr>
            <w:ins w:id="581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812" w:author="David Dayan" w:date="2021-12-03T17:18:00Z">
              <w:tcPr>
                <w:tcW w:w="902" w:type="dxa"/>
                <w:tcBorders>
                  <w:top w:val="nil"/>
                  <w:left w:val="nil"/>
                  <w:bottom w:val="nil"/>
                  <w:right w:val="nil"/>
                </w:tcBorders>
                <w:shd w:val="clear" w:color="auto" w:fill="auto"/>
                <w:noWrap/>
                <w:vAlign w:val="bottom"/>
                <w:hideMark/>
              </w:tcPr>
            </w:tcPrChange>
          </w:tcPr>
          <w:p w14:paraId="27B91174" w14:textId="77777777" w:rsidR="00036D0E" w:rsidRPr="00036D0E" w:rsidRDefault="00036D0E" w:rsidP="00245317">
            <w:pPr>
              <w:spacing w:after="0" w:line="240" w:lineRule="auto"/>
              <w:jc w:val="center"/>
              <w:rPr>
                <w:ins w:id="5813" w:author="David Dayan" w:date="2021-12-03T17:13:00Z"/>
                <w:rFonts w:ascii="Calibri" w:eastAsia="Times New Roman" w:hAnsi="Calibri" w:cs="Times New Roman"/>
                <w:color w:val="000000"/>
                <w:sz w:val="16"/>
                <w:szCs w:val="16"/>
              </w:rPr>
            </w:pPr>
            <w:ins w:id="581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815" w:author="David Dayan" w:date="2021-12-03T17:18:00Z">
              <w:tcPr>
                <w:tcW w:w="2160" w:type="dxa"/>
                <w:tcBorders>
                  <w:top w:val="nil"/>
                  <w:left w:val="nil"/>
                  <w:bottom w:val="nil"/>
                  <w:right w:val="nil"/>
                </w:tcBorders>
                <w:shd w:val="clear" w:color="auto" w:fill="auto"/>
                <w:noWrap/>
                <w:vAlign w:val="bottom"/>
                <w:hideMark/>
              </w:tcPr>
            </w:tcPrChange>
          </w:tcPr>
          <w:p w14:paraId="01DF592D" w14:textId="77777777" w:rsidR="00036D0E" w:rsidRPr="00036D0E" w:rsidRDefault="00036D0E" w:rsidP="00245317">
            <w:pPr>
              <w:spacing w:after="0" w:line="240" w:lineRule="auto"/>
              <w:jc w:val="center"/>
              <w:rPr>
                <w:ins w:id="5816" w:author="David Dayan" w:date="2021-12-03T17:13:00Z"/>
                <w:rFonts w:ascii="Calibri" w:eastAsia="Times New Roman" w:hAnsi="Calibri" w:cs="Times New Roman"/>
                <w:color w:val="000000"/>
                <w:sz w:val="16"/>
                <w:szCs w:val="16"/>
              </w:rPr>
            </w:pPr>
            <w:proofErr w:type="spellStart"/>
            <w:ins w:id="581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818" w:author="David Dayan" w:date="2021-12-03T17:18:00Z">
              <w:tcPr>
                <w:tcW w:w="2876" w:type="dxa"/>
                <w:gridSpan w:val="2"/>
                <w:tcBorders>
                  <w:top w:val="nil"/>
                  <w:left w:val="nil"/>
                  <w:bottom w:val="nil"/>
                  <w:right w:val="nil"/>
                </w:tcBorders>
                <w:shd w:val="clear" w:color="auto" w:fill="auto"/>
                <w:noWrap/>
                <w:vAlign w:val="bottom"/>
                <w:hideMark/>
              </w:tcPr>
            </w:tcPrChange>
          </w:tcPr>
          <w:p w14:paraId="706CB224" w14:textId="77777777" w:rsidR="00036D0E" w:rsidRPr="00036D0E" w:rsidRDefault="00036D0E" w:rsidP="00245317">
            <w:pPr>
              <w:spacing w:after="0" w:line="240" w:lineRule="auto"/>
              <w:jc w:val="center"/>
              <w:rPr>
                <w:ins w:id="5819" w:author="David Dayan" w:date="2021-12-03T17:13:00Z"/>
                <w:rFonts w:ascii="Calibri" w:eastAsia="Times New Roman" w:hAnsi="Calibri" w:cs="Times New Roman"/>
                <w:color w:val="000000"/>
                <w:sz w:val="16"/>
                <w:szCs w:val="16"/>
              </w:rPr>
            </w:pPr>
            <w:proofErr w:type="spellStart"/>
            <w:ins w:id="582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821" w:author="David Dayan" w:date="2021-12-03T17:18:00Z">
              <w:tcPr>
                <w:tcW w:w="1426" w:type="dxa"/>
                <w:tcBorders>
                  <w:top w:val="nil"/>
                  <w:left w:val="nil"/>
                  <w:bottom w:val="nil"/>
                  <w:right w:val="nil"/>
                </w:tcBorders>
                <w:shd w:val="clear" w:color="auto" w:fill="auto"/>
                <w:noWrap/>
                <w:vAlign w:val="bottom"/>
                <w:hideMark/>
              </w:tcPr>
            </w:tcPrChange>
          </w:tcPr>
          <w:p w14:paraId="14FB0206" w14:textId="77777777" w:rsidR="00036D0E" w:rsidRPr="00036D0E" w:rsidRDefault="00036D0E" w:rsidP="00245317">
            <w:pPr>
              <w:spacing w:after="0" w:line="240" w:lineRule="auto"/>
              <w:jc w:val="center"/>
              <w:rPr>
                <w:ins w:id="5822" w:author="David Dayan" w:date="2021-12-03T17:13:00Z"/>
                <w:rFonts w:ascii="Calibri" w:eastAsia="Times New Roman" w:hAnsi="Calibri" w:cs="Times New Roman"/>
                <w:color w:val="000000"/>
                <w:sz w:val="16"/>
                <w:szCs w:val="16"/>
              </w:rPr>
            </w:pPr>
            <w:proofErr w:type="spellStart"/>
            <w:ins w:id="582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6C863BD4" w14:textId="77777777" w:rsidTr="00245317">
        <w:trPr>
          <w:cantSplit/>
          <w:trHeight w:val="20"/>
          <w:ins w:id="5824" w:author="David Dayan" w:date="2021-12-03T17:13:00Z"/>
          <w:trPrChange w:id="582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826" w:author="David Dayan" w:date="2021-12-03T17:18:00Z">
              <w:tcPr>
                <w:tcW w:w="1563" w:type="dxa"/>
                <w:tcBorders>
                  <w:top w:val="nil"/>
                  <w:left w:val="nil"/>
                  <w:bottom w:val="nil"/>
                  <w:right w:val="nil"/>
                </w:tcBorders>
                <w:shd w:val="clear" w:color="auto" w:fill="auto"/>
                <w:noWrap/>
                <w:vAlign w:val="bottom"/>
                <w:hideMark/>
              </w:tcPr>
            </w:tcPrChange>
          </w:tcPr>
          <w:p w14:paraId="3CB9D5ED" w14:textId="77777777" w:rsidR="00036D0E" w:rsidRPr="00036D0E" w:rsidRDefault="00036D0E" w:rsidP="00245317">
            <w:pPr>
              <w:spacing w:after="0" w:line="240" w:lineRule="auto"/>
              <w:jc w:val="center"/>
              <w:rPr>
                <w:ins w:id="5827" w:author="David Dayan" w:date="2021-12-03T17:13:00Z"/>
                <w:rFonts w:ascii="Calibri" w:eastAsia="Times New Roman" w:hAnsi="Calibri" w:cs="Times New Roman"/>
                <w:color w:val="000000"/>
                <w:sz w:val="16"/>
                <w:szCs w:val="16"/>
              </w:rPr>
            </w:pPr>
            <w:ins w:id="5828" w:author="David Dayan" w:date="2021-12-03T17:13:00Z">
              <w:r w:rsidRPr="00036D0E">
                <w:rPr>
                  <w:rFonts w:ascii="Calibri" w:eastAsia="Times New Roman" w:hAnsi="Calibri" w:cs="Times New Roman"/>
                  <w:color w:val="000000"/>
                  <w:sz w:val="16"/>
                  <w:szCs w:val="16"/>
                </w:rPr>
                <w:t>OtsAC20ROGR_0162</w:t>
              </w:r>
            </w:ins>
          </w:p>
        </w:tc>
        <w:tc>
          <w:tcPr>
            <w:tcW w:w="746" w:type="dxa"/>
            <w:tcBorders>
              <w:top w:val="nil"/>
              <w:left w:val="nil"/>
              <w:bottom w:val="nil"/>
              <w:right w:val="nil"/>
            </w:tcBorders>
            <w:shd w:val="clear" w:color="auto" w:fill="auto"/>
            <w:noWrap/>
            <w:vAlign w:val="bottom"/>
            <w:hideMark/>
            <w:tcPrChange w:id="5829" w:author="David Dayan" w:date="2021-12-03T17:18:00Z">
              <w:tcPr>
                <w:tcW w:w="746" w:type="dxa"/>
                <w:tcBorders>
                  <w:top w:val="nil"/>
                  <w:left w:val="nil"/>
                  <w:bottom w:val="nil"/>
                  <w:right w:val="nil"/>
                </w:tcBorders>
                <w:shd w:val="clear" w:color="auto" w:fill="auto"/>
                <w:noWrap/>
                <w:vAlign w:val="bottom"/>
                <w:hideMark/>
              </w:tcPr>
            </w:tcPrChange>
          </w:tcPr>
          <w:p w14:paraId="4050BA71" w14:textId="77777777" w:rsidR="00036D0E" w:rsidRPr="00036D0E" w:rsidRDefault="00036D0E" w:rsidP="00245317">
            <w:pPr>
              <w:spacing w:after="0" w:line="240" w:lineRule="auto"/>
              <w:jc w:val="center"/>
              <w:rPr>
                <w:ins w:id="5830" w:author="David Dayan" w:date="2021-12-03T17:13:00Z"/>
                <w:rFonts w:ascii="Calibri" w:eastAsia="Times New Roman" w:hAnsi="Calibri" w:cs="Times New Roman"/>
                <w:color w:val="000000"/>
                <w:sz w:val="16"/>
                <w:szCs w:val="16"/>
              </w:rPr>
            </w:pPr>
            <w:ins w:id="5831"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832" w:author="David Dayan" w:date="2021-12-03T17:18:00Z">
              <w:tcPr>
                <w:tcW w:w="599" w:type="dxa"/>
                <w:tcBorders>
                  <w:top w:val="nil"/>
                  <w:left w:val="nil"/>
                  <w:bottom w:val="nil"/>
                  <w:right w:val="nil"/>
                </w:tcBorders>
                <w:shd w:val="clear" w:color="auto" w:fill="auto"/>
                <w:noWrap/>
                <w:vAlign w:val="bottom"/>
                <w:hideMark/>
              </w:tcPr>
            </w:tcPrChange>
          </w:tcPr>
          <w:p w14:paraId="740D569E" w14:textId="77777777" w:rsidR="00036D0E" w:rsidRPr="00036D0E" w:rsidRDefault="00036D0E" w:rsidP="00245317">
            <w:pPr>
              <w:spacing w:after="0" w:line="240" w:lineRule="auto"/>
              <w:jc w:val="center"/>
              <w:rPr>
                <w:ins w:id="5833" w:author="David Dayan" w:date="2021-12-03T17:13:00Z"/>
                <w:rFonts w:ascii="Calibri" w:eastAsia="Times New Roman" w:hAnsi="Calibri" w:cs="Times New Roman"/>
                <w:color w:val="000000"/>
                <w:sz w:val="16"/>
                <w:szCs w:val="16"/>
              </w:rPr>
            </w:pPr>
            <w:ins w:id="5834"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835" w:author="David Dayan" w:date="2021-12-03T17:18:00Z">
              <w:tcPr>
                <w:tcW w:w="1142" w:type="dxa"/>
                <w:tcBorders>
                  <w:top w:val="nil"/>
                  <w:left w:val="nil"/>
                  <w:bottom w:val="nil"/>
                  <w:right w:val="nil"/>
                </w:tcBorders>
                <w:shd w:val="clear" w:color="auto" w:fill="auto"/>
                <w:noWrap/>
                <w:vAlign w:val="bottom"/>
                <w:hideMark/>
              </w:tcPr>
            </w:tcPrChange>
          </w:tcPr>
          <w:p w14:paraId="3EC0D5DF" w14:textId="77777777" w:rsidR="00036D0E" w:rsidRPr="00036D0E" w:rsidRDefault="00036D0E" w:rsidP="00245317">
            <w:pPr>
              <w:spacing w:after="0" w:line="240" w:lineRule="auto"/>
              <w:jc w:val="center"/>
              <w:rPr>
                <w:ins w:id="5836" w:author="David Dayan" w:date="2021-12-03T17:13:00Z"/>
                <w:rFonts w:ascii="Calibri" w:eastAsia="Times New Roman" w:hAnsi="Calibri" w:cs="Times New Roman"/>
                <w:color w:val="000000"/>
                <w:sz w:val="16"/>
                <w:szCs w:val="16"/>
              </w:rPr>
            </w:pPr>
            <w:ins w:id="583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838" w:author="David Dayan" w:date="2021-12-03T17:18:00Z">
              <w:tcPr>
                <w:tcW w:w="1440" w:type="dxa"/>
                <w:tcBorders>
                  <w:top w:val="nil"/>
                  <w:left w:val="nil"/>
                  <w:bottom w:val="nil"/>
                  <w:right w:val="nil"/>
                </w:tcBorders>
                <w:shd w:val="clear" w:color="auto" w:fill="auto"/>
                <w:noWrap/>
                <w:vAlign w:val="bottom"/>
                <w:hideMark/>
              </w:tcPr>
            </w:tcPrChange>
          </w:tcPr>
          <w:p w14:paraId="06D9AA33" w14:textId="77777777" w:rsidR="00036D0E" w:rsidRPr="00036D0E" w:rsidRDefault="00036D0E" w:rsidP="00245317">
            <w:pPr>
              <w:spacing w:after="0" w:line="240" w:lineRule="auto"/>
              <w:jc w:val="center"/>
              <w:rPr>
                <w:ins w:id="5839" w:author="David Dayan" w:date="2021-12-03T17:13:00Z"/>
                <w:rFonts w:ascii="Calibri" w:eastAsia="Times New Roman" w:hAnsi="Calibri" w:cs="Times New Roman"/>
                <w:color w:val="000000"/>
                <w:sz w:val="16"/>
                <w:szCs w:val="16"/>
              </w:rPr>
            </w:pPr>
            <w:ins w:id="584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841" w:author="David Dayan" w:date="2021-12-03T17:18:00Z">
              <w:tcPr>
                <w:tcW w:w="1530" w:type="dxa"/>
                <w:tcBorders>
                  <w:top w:val="nil"/>
                  <w:left w:val="nil"/>
                  <w:bottom w:val="nil"/>
                  <w:right w:val="nil"/>
                </w:tcBorders>
                <w:shd w:val="clear" w:color="auto" w:fill="auto"/>
                <w:noWrap/>
                <w:vAlign w:val="bottom"/>
                <w:hideMark/>
              </w:tcPr>
            </w:tcPrChange>
          </w:tcPr>
          <w:p w14:paraId="6763265D" w14:textId="77777777" w:rsidR="00036D0E" w:rsidRPr="00036D0E" w:rsidRDefault="00036D0E" w:rsidP="00245317">
            <w:pPr>
              <w:spacing w:after="0" w:line="240" w:lineRule="auto"/>
              <w:jc w:val="center"/>
              <w:rPr>
                <w:ins w:id="5842" w:author="David Dayan" w:date="2021-12-03T17:13:00Z"/>
                <w:rFonts w:ascii="Calibri" w:eastAsia="Times New Roman" w:hAnsi="Calibri" w:cs="Times New Roman"/>
                <w:color w:val="000000"/>
                <w:sz w:val="16"/>
                <w:szCs w:val="16"/>
              </w:rPr>
            </w:pPr>
            <w:ins w:id="584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844" w:author="David Dayan" w:date="2021-12-03T17:18:00Z">
              <w:tcPr>
                <w:tcW w:w="898" w:type="dxa"/>
                <w:tcBorders>
                  <w:top w:val="nil"/>
                  <w:left w:val="nil"/>
                  <w:bottom w:val="nil"/>
                  <w:right w:val="nil"/>
                </w:tcBorders>
                <w:shd w:val="clear" w:color="auto" w:fill="auto"/>
                <w:noWrap/>
                <w:vAlign w:val="bottom"/>
                <w:hideMark/>
              </w:tcPr>
            </w:tcPrChange>
          </w:tcPr>
          <w:p w14:paraId="61C3B4B2" w14:textId="77777777" w:rsidR="00036D0E" w:rsidRPr="00036D0E" w:rsidRDefault="00036D0E" w:rsidP="00245317">
            <w:pPr>
              <w:spacing w:after="0" w:line="240" w:lineRule="auto"/>
              <w:jc w:val="center"/>
              <w:rPr>
                <w:ins w:id="5845" w:author="David Dayan" w:date="2021-12-03T17:13:00Z"/>
                <w:rFonts w:ascii="Calibri" w:eastAsia="Times New Roman" w:hAnsi="Calibri" w:cs="Times New Roman"/>
                <w:color w:val="000000"/>
                <w:sz w:val="16"/>
                <w:szCs w:val="16"/>
              </w:rPr>
            </w:pPr>
            <w:ins w:id="584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847" w:author="David Dayan" w:date="2021-12-03T17:18:00Z">
              <w:tcPr>
                <w:tcW w:w="902" w:type="dxa"/>
                <w:tcBorders>
                  <w:top w:val="nil"/>
                  <w:left w:val="nil"/>
                  <w:bottom w:val="nil"/>
                  <w:right w:val="nil"/>
                </w:tcBorders>
                <w:shd w:val="clear" w:color="auto" w:fill="auto"/>
                <w:noWrap/>
                <w:vAlign w:val="bottom"/>
                <w:hideMark/>
              </w:tcPr>
            </w:tcPrChange>
          </w:tcPr>
          <w:p w14:paraId="2BF7F49F" w14:textId="77777777" w:rsidR="00036D0E" w:rsidRPr="00036D0E" w:rsidRDefault="00036D0E" w:rsidP="00245317">
            <w:pPr>
              <w:spacing w:after="0" w:line="240" w:lineRule="auto"/>
              <w:jc w:val="center"/>
              <w:rPr>
                <w:ins w:id="5848" w:author="David Dayan" w:date="2021-12-03T17:13:00Z"/>
                <w:rFonts w:ascii="Calibri" w:eastAsia="Times New Roman" w:hAnsi="Calibri" w:cs="Times New Roman"/>
                <w:color w:val="000000"/>
                <w:sz w:val="16"/>
                <w:szCs w:val="16"/>
              </w:rPr>
            </w:pPr>
            <w:ins w:id="584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850" w:author="David Dayan" w:date="2021-12-03T17:18:00Z">
              <w:tcPr>
                <w:tcW w:w="2160" w:type="dxa"/>
                <w:tcBorders>
                  <w:top w:val="nil"/>
                  <w:left w:val="nil"/>
                  <w:bottom w:val="nil"/>
                  <w:right w:val="nil"/>
                </w:tcBorders>
                <w:shd w:val="clear" w:color="auto" w:fill="auto"/>
                <w:noWrap/>
                <w:vAlign w:val="bottom"/>
                <w:hideMark/>
              </w:tcPr>
            </w:tcPrChange>
          </w:tcPr>
          <w:p w14:paraId="62703713" w14:textId="77777777" w:rsidR="00036D0E" w:rsidRPr="00036D0E" w:rsidRDefault="00036D0E" w:rsidP="00245317">
            <w:pPr>
              <w:spacing w:after="0" w:line="240" w:lineRule="auto"/>
              <w:jc w:val="center"/>
              <w:rPr>
                <w:ins w:id="5851" w:author="David Dayan" w:date="2021-12-03T17:13:00Z"/>
                <w:rFonts w:ascii="Calibri" w:eastAsia="Times New Roman" w:hAnsi="Calibri" w:cs="Times New Roman"/>
                <w:color w:val="000000"/>
                <w:sz w:val="16"/>
                <w:szCs w:val="16"/>
              </w:rPr>
            </w:pPr>
            <w:proofErr w:type="spellStart"/>
            <w:ins w:id="585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853" w:author="David Dayan" w:date="2021-12-03T17:18:00Z">
              <w:tcPr>
                <w:tcW w:w="2876" w:type="dxa"/>
                <w:gridSpan w:val="2"/>
                <w:tcBorders>
                  <w:top w:val="nil"/>
                  <w:left w:val="nil"/>
                  <w:bottom w:val="nil"/>
                  <w:right w:val="nil"/>
                </w:tcBorders>
                <w:shd w:val="clear" w:color="auto" w:fill="auto"/>
                <w:noWrap/>
                <w:vAlign w:val="bottom"/>
                <w:hideMark/>
              </w:tcPr>
            </w:tcPrChange>
          </w:tcPr>
          <w:p w14:paraId="05FDC067" w14:textId="77777777" w:rsidR="00036D0E" w:rsidRPr="00036D0E" w:rsidRDefault="00036D0E" w:rsidP="00245317">
            <w:pPr>
              <w:spacing w:after="0" w:line="240" w:lineRule="auto"/>
              <w:jc w:val="center"/>
              <w:rPr>
                <w:ins w:id="5854" w:author="David Dayan" w:date="2021-12-03T17:13:00Z"/>
                <w:rFonts w:ascii="Calibri" w:eastAsia="Times New Roman" w:hAnsi="Calibri" w:cs="Times New Roman"/>
                <w:color w:val="000000"/>
                <w:sz w:val="16"/>
                <w:szCs w:val="16"/>
              </w:rPr>
            </w:pPr>
            <w:proofErr w:type="spellStart"/>
            <w:ins w:id="585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856" w:author="David Dayan" w:date="2021-12-03T17:18:00Z">
              <w:tcPr>
                <w:tcW w:w="1426" w:type="dxa"/>
                <w:tcBorders>
                  <w:top w:val="nil"/>
                  <w:left w:val="nil"/>
                  <w:bottom w:val="nil"/>
                  <w:right w:val="nil"/>
                </w:tcBorders>
                <w:shd w:val="clear" w:color="auto" w:fill="auto"/>
                <w:noWrap/>
                <w:vAlign w:val="bottom"/>
                <w:hideMark/>
              </w:tcPr>
            </w:tcPrChange>
          </w:tcPr>
          <w:p w14:paraId="72CAE37E" w14:textId="77777777" w:rsidR="00036D0E" w:rsidRPr="00036D0E" w:rsidRDefault="00036D0E" w:rsidP="00245317">
            <w:pPr>
              <w:spacing w:after="0" w:line="240" w:lineRule="auto"/>
              <w:jc w:val="center"/>
              <w:rPr>
                <w:ins w:id="5857" w:author="David Dayan" w:date="2021-12-03T17:13:00Z"/>
                <w:rFonts w:ascii="Calibri" w:eastAsia="Times New Roman" w:hAnsi="Calibri" w:cs="Times New Roman"/>
                <w:color w:val="000000"/>
                <w:sz w:val="16"/>
                <w:szCs w:val="16"/>
              </w:rPr>
            </w:pPr>
            <w:proofErr w:type="spellStart"/>
            <w:ins w:id="585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E534CC4" w14:textId="77777777" w:rsidTr="00245317">
        <w:trPr>
          <w:cantSplit/>
          <w:trHeight w:val="20"/>
          <w:ins w:id="5859" w:author="David Dayan" w:date="2021-12-03T17:13:00Z"/>
          <w:trPrChange w:id="586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861" w:author="David Dayan" w:date="2021-12-03T17:18:00Z">
              <w:tcPr>
                <w:tcW w:w="1563" w:type="dxa"/>
                <w:tcBorders>
                  <w:top w:val="nil"/>
                  <w:left w:val="nil"/>
                  <w:bottom w:val="nil"/>
                  <w:right w:val="nil"/>
                </w:tcBorders>
                <w:shd w:val="clear" w:color="auto" w:fill="auto"/>
                <w:noWrap/>
                <w:vAlign w:val="bottom"/>
                <w:hideMark/>
              </w:tcPr>
            </w:tcPrChange>
          </w:tcPr>
          <w:p w14:paraId="74B212F2" w14:textId="77777777" w:rsidR="00036D0E" w:rsidRPr="00036D0E" w:rsidRDefault="00036D0E" w:rsidP="00245317">
            <w:pPr>
              <w:spacing w:after="0" w:line="240" w:lineRule="auto"/>
              <w:jc w:val="center"/>
              <w:rPr>
                <w:ins w:id="5862" w:author="David Dayan" w:date="2021-12-03T17:13:00Z"/>
                <w:rFonts w:ascii="Calibri" w:eastAsia="Times New Roman" w:hAnsi="Calibri" w:cs="Times New Roman"/>
                <w:color w:val="000000"/>
                <w:sz w:val="16"/>
                <w:szCs w:val="16"/>
              </w:rPr>
            </w:pPr>
            <w:ins w:id="5863" w:author="David Dayan" w:date="2021-12-03T17:13:00Z">
              <w:r w:rsidRPr="00036D0E">
                <w:rPr>
                  <w:rFonts w:ascii="Calibri" w:eastAsia="Times New Roman" w:hAnsi="Calibri" w:cs="Times New Roman"/>
                  <w:color w:val="000000"/>
                  <w:sz w:val="16"/>
                  <w:szCs w:val="16"/>
                </w:rPr>
                <w:t>OtsAC20ROGR_0163</w:t>
              </w:r>
            </w:ins>
          </w:p>
        </w:tc>
        <w:tc>
          <w:tcPr>
            <w:tcW w:w="746" w:type="dxa"/>
            <w:tcBorders>
              <w:top w:val="nil"/>
              <w:left w:val="nil"/>
              <w:bottom w:val="nil"/>
              <w:right w:val="nil"/>
            </w:tcBorders>
            <w:shd w:val="clear" w:color="auto" w:fill="auto"/>
            <w:noWrap/>
            <w:vAlign w:val="bottom"/>
            <w:hideMark/>
            <w:tcPrChange w:id="5864" w:author="David Dayan" w:date="2021-12-03T17:18:00Z">
              <w:tcPr>
                <w:tcW w:w="746" w:type="dxa"/>
                <w:tcBorders>
                  <w:top w:val="nil"/>
                  <w:left w:val="nil"/>
                  <w:bottom w:val="nil"/>
                  <w:right w:val="nil"/>
                </w:tcBorders>
                <w:shd w:val="clear" w:color="auto" w:fill="auto"/>
                <w:noWrap/>
                <w:vAlign w:val="bottom"/>
                <w:hideMark/>
              </w:tcPr>
            </w:tcPrChange>
          </w:tcPr>
          <w:p w14:paraId="6E8DD382" w14:textId="77777777" w:rsidR="00036D0E" w:rsidRPr="00036D0E" w:rsidRDefault="00036D0E" w:rsidP="00245317">
            <w:pPr>
              <w:spacing w:after="0" w:line="240" w:lineRule="auto"/>
              <w:jc w:val="center"/>
              <w:rPr>
                <w:ins w:id="5865" w:author="David Dayan" w:date="2021-12-03T17:13:00Z"/>
                <w:rFonts w:ascii="Calibri" w:eastAsia="Times New Roman" w:hAnsi="Calibri" w:cs="Times New Roman"/>
                <w:color w:val="000000"/>
                <w:sz w:val="16"/>
                <w:szCs w:val="16"/>
              </w:rPr>
            </w:pPr>
            <w:ins w:id="5866"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867" w:author="David Dayan" w:date="2021-12-03T17:18:00Z">
              <w:tcPr>
                <w:tcW w:w="599" w:type="dxa"/>
                <w:tcBorders>
                  <w:top w:val="nil"/>
                  <w:left w:val="nil"/>
                  <w:bottom w:val="nil"/>
                  <w:right w:val="nil"/>
                </w:tcBorders>
                <w:shd w:val="clear" w:color="auto" w:fill="auto"/>
                <w:noWrap/>
                <w:vAlign w:val="bottom"/>
                <w:hideMark/>
              </w:tcPr>
            </w:tcPrChange>
          </w:tcPr>
          <w:p w14:paraId="51F81D55" w14:textId="77777777" w:rsidR="00036D0E" w:rsidRPr="00036D0E" w:rsidRDefault="00036D0E" w:rsidP="00245317">
            <w:pPr>
              <w:spacing w:after="0" w:line="240" w:lineRule="auto"/>
              <w:jc w:val="center"/>
              <w:rPr>
                <w:ins w:id="5868" w:author="David Dayan" w:date="2021-12-03T17:13:00Z"/>
                <w:rFonts w:ascii="Calibri" w:eastAsia="Times New Roman" w:hAnsi="Calibri" w:cs="Times New Roman"/>
                <w:color w:val="000000"/>
                <w:sz w:val="16"/>
                <w:szCs w:val="16"/>
              </w:rPr>
            </w:pPr>
            <w:ins w:id="5869"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870" w:author="David Dayan" w:date="2021-12-03T17:18:00Z">
              <w:tcPr>
                <w:tcW w:w="1142" w:type="dxa"/>
                <w:tcBorders>
                  <w:top w:val="nil"/>
                  <w:left w:val="nil"/>
                  <w:bottom w:val="nil"/>
                  <w:right w:val="nil"/>
                </w:tcBorders>
                <w:shd w:val="clear" w:color="auto" w:fill="auto"/>
                <w:noWrap/>
                <w:vAlign w:val="bottom"/>
                <w:hideMark/>
              </w:tcPr>
            </w:tcPrChange>
          </w:tcPr>
          <w:p w14:paraId="368A3081" w14:textId="77777777" w:rsidR="00036D0E" w:rsidRPr="00036D0E" w:rsidRDefault="00036D0E" w:rsidP="00245317">
            <w:pPr>
              <w:spacing w:after="0" w:line="240" w:lineRule="auto"/>
              <w:jc w:val="center"/>
              <w:rPr>
                <w:ins w:id="5871" w:author="David Dayan" w:date="2021-12-03T17:13:00Z"/>
                <w:rFonts w:ascii="Calibri" w:eastAsia="Times New Roman" w:hAnsi="Calibri" w:cs="Times New Roman"/>
                <w:color w:val="000000"/>
                <w:sz w:val="16"/>
                <w:szCs w:val="16"/>
              </w:rPr>
            </w:pPr>
            <w:ins w:id="587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873" w:author="David Dayan" w:date="2021-12-03T17:18:00Z">
              <w:tcPr>
                <w:tcW w:w="1440" w:type="dxa"/>
                <w:tcBorders>
                  <w:top w:val="nil"/>
                  <w:left w:val="nil"/>
                  <w:bottom w:val="nil"/>
                  <w:right w:val="nil"/>
                </w:tcBorders>
                <w:shd w:val="clear" w:color="auto" w:fill="auto"/>
                <w:noWrap/>
                <w:vAlign w:val="bottom"/>
                <w:hideMark/>
              </w:tcPr>
            </w:tcPrChange>
          </w:tcPr>
          <w:p w14:paraId="6E738A8B" w14:textId="77777777" w:rsidR="00036D0E" w:rsidRPr="00036D0E" w:rsidRDefault="00036D0E" w:rsidP="00245317">
            <w:pPr>
              <w:spacing w:after="0" w:line="240" w:lineRule="auto"/>
              <w:jc w:val="center"/>
              <w:rPr>
                <w:ins w:id="5874" w:author="David Dayan" w:date="2021-12-03T17:13:00Z"/>
                <w:rFonts w:ascii="Calibri" w:eastAsia="Times New Roman" w:hAnsi="Calibri" w:cs="Times New Roman"/>
                <w:color w:val="000000"/>
                <w:sz w:val="16"/>
                <w:szCs w:val="16"/>
              </w:rPr>
            </w:pPr>
            <w:ins w:id="587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876" w:author="David Dayan" w:date="2021-12-03T17:18:00Z">
              <w:tcPr>
                <w:tcW w:w="1530" w:type="dxa"/>
                <w:tcBorders>
                  <w:top w:val="nil"/>
                  <w:left w:val="nil"/>
                  <w:bottom w:val="nil"/>
                  <w:right w:val="nil"/>
                </w:tcBorders>
                <w:shd w:val="clear" w:color="auto" w:fill="auto"/>
                <w:noWrap/>
                <w:vAlign w:val="bottom"/>
                <w:hideMark/>
              </w:tcPr>
            </w:tcPrChange>
          </w:tcPr>
          <w:p w14:paraId="6196F3D9" w14:textId="77777777" w:rsidR="00036D0E" w:rsidRPr="00036D0E" w:rsidRDefault="00036D0E" w:rsidP="00245317">
            <w:pPr>
              <w:spacing w:after="0" w:line="240" w:lineRule="auto"/>
              <w:jc w:val="center"/>
              <w:rPr>
                <w:ins w:id="5877" w:author="David Dayan" w:date="2021-12-03T17:13:00Z"/>
                <w:rFonts w:ascii="Calibri" w:eastAsia="Times New Roman" w:hAnsi="Calibri" w:cs="Times New Roman"/>
                <w:color w:val="000000"/>
                <w:sz w:val="16"/>
                <w:szCs w:val="16"/>
              </w:rPr>
            </w:pPr>
            <w:ins w:id="587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879" w:author="David Dayan" w:date="2021-12-03T17:18:00Z">
              <w:tcPr>
                <w:tcW w:w="898" w:type="dxa"/>
                <w:tcBorders>
                  <w:top w:val="nil"/>
                  <w:left w:val="nil"/>
                  <w:bottom w:val="nil"/>
                  <w:right w:val="nil"/>
                </w:tcBorders>
                <w:shd w:val="clear" w:color="auto" w:fill="auto"/>
                <w:noWrap/>
                <w:vAlign w:val="bottom"/>
                <w:hideMark/>
              </w:tcPr>
            </w:tcPrChange>
          </w:tcPr>
          <w:p w14:paraId="7715C7AF" w14:textId="77777777" w:rsidR="00036D0E" w:rsidRPr="00036D0E" w:rsidRDefault="00036D0E" w:rsidP="00245317">
            <w:pPr>
              <w:spacing w:after="0" w:line="240" w:lineRule="auto"/>
              <w:jc w:val="center"/>
              <w:rPr>
                <w:ins w:id="5880" w:author="David Dayan" w:date="2021-12-03T17:13:00Z"/>
                <w:rFonts w:ascii="Calibri" w:eastAsia="Times New Roman" w:hAnsi="Calibri" w:cs="Times New Roman"/>
                <w:color w:val="000000"/>
                <w:sz w:val="16"/>
                <w:szCs w:val="16"/>
              </w:rPr>
            </w:pPr>
            <w:ins w:id="588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882" w:author="David Dayan" w:date="2021-12-03T17:18:00Z">
              <w:tcPr>
                <w:tcW w:w="902" w:type="dxa"/>
                <w:tcBorders>
                  <w:top w:val="nil"/>
                  <w:left w:val="nil"/>
                  <w:bottom w:val="nil"/>
                  <w:right w:val="nil"/>
                </w:tcBorders>
                <w:shd w:val="clear" w:color="auto" w:fill="auto"/>
                <w:noWrap/>
                <w:vAlign w:val="bottom"/>
                <w:hideMark/>
              </w:tcPr>
            </w:tcPrChange>
          </w:tcPr>
          <w:p w14:paraId="199A8E72" w14:textId="77777777" w:rsidR="00036D0E" w:rsidRPr="00036D0E" w:rsidRDefault="00036D0E" w:rsidP="00245317">
            <w:pPr>
              <w:spacing w:after="0" w:line="240" w:lineRule="auto"/>
              <w:jc w:val="center"/>
              <w:rPr>
                <w:ins w:id="5883" w:author="David Dayan" w:date="2021-12-03T17:13:00Z"/>
                <w:rFonts w:ascii="Calibri" w:eastAsia="Times New Roman" w:hAnsi="Calibri" w:cs="Times New Roman"/>
                <w:color w:val="000000"/>
                <w:sz w:val="16"/>
                <w:szCs w:val="16"/>
              </w:rPr>
            </w:pPr>
            <w:ins w:id="588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885" w:author="David Dayan" w:date="2021-12-03T17:18:00Z">
              <w:tcPr>
                <w:tcW w:w="2160" w:type="dxa"/>
                <w:tcBorders>
                  <w:top w:val="nil"/>
                  <w:left w:val="nil"/>
                  <w:bottom w:val="nil"/>
                  <w:right w:val="nil"/>
                </w:tcBorders>
                <w:shd w:val="clear" w:color="auto" w:fill="auto"/>
                <w:noWrap/>
                <w:vAlign w:val="bottom"/>
                <w:hideMark/>
              </w:tcPr>
            </w:tcPrChange>
          </w:tcPr>
          <w:p w14:paraId="59576748" w14:textId="77777777" w:rsidR="00036D0E" w:rsidRPr="00036D0E" w:rsidRDefault="00036D0E" w:rsidP="00245317">
            <w:pPr>
              <w:spacing w:after="0" w:line="240" w:lineRule="auto"/>
              <w:jc w:val="center"/>
              <w:rPr>
                <w:ins w:id="5886" w:author="David Dayan" w:date="2021-12-03T17:13:00Z"/>
                <w:rFonts w:ascii="Calibri" w:eastAsia="Times New Roman" w:hAnsi="Calibri" w:cs="Times New Roman"/>
                <w:color w:val="000000"/>
                <w:sz w:val="16"/>
                <w:szCs w:val="16"/>
              </w:rPr>
            </w:pPr>
            <w:proofErr w:type="spellStart"/>
            <w:ins w:id="588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888" w:author="David Dayan" w:date="2021-12-03T17:18:00Z">
              <w:tcPr>
                <w:tcW w:w="2876" w:type="dxa"/>
                <w:gridSpan w:val="2"/>
                <w:tcBorders>
                  <w:top w:val="nil"/>
                  <w:left w:val="nil"/>
                  <w:bottom w:val="nil"/>
                  <w:right w:val="nil"/>
                </w:tcBorders>
                <w:shd w:val="clear" w:color="auto" w:fill="auto"/>
                <w:noWrap/>
                <w:vAlign w:val="bottom"/>
                <w:hideMark/>
              </w:tcPr>
            </w:tcPrChange>
          </w:tcPr>
          <w:p w14:paraId="09221405" w14:textId="77777777" w:rsidR="00036D0E" w:rsidRPr="00036D0E" w:rsidRDefault="00036D0E" w:rsidP="00245317">
            <w:pPr>
              <w:spacing w:after="0" w:line="240" w:lineRule="auto"/>
              <w:jc w:val="center"/>
              <w:rPr>
                <w:ins w:id="5889" w:author="David Dayan" w:date="2021-12-03T17:13:00Z"/>
                <w:rFonts w:ascii="Calibri" w:eastAsia="Times New Roman" w:hAnsi="Calibri" w:cs="Times New Roman"/>
                <w:color w:val="000000"/>
                <w:sz w:val="16"/>
                <w:szCs w:val="16"/>
              </w:rPr>
            </w:pPr>
            <w:proofErr w:type="spellStart"/>
            <w:ins w:id="589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891" w:author="David Dayan" w:date="2021-12-03T17:18:00Z">
              <w:tcPr>
                <w:tcW w:w="1426" w:type="dxa"/>
                <w:tcBorders>
                  <w:top w:val="nil"/>
                  <w:left w:val="nil"/>
                  <w:bottom w:val="nil"/>
                  <w:right w:val="nil"/>
                </w:tcBorders>
                <w:shd w:val="clear" w:color="auto" w:fill="auto"/>
                <w:noWrap/>
                <w:vAlign w:val="bottom"/>
                <w:hideMark/>
              </w:tcPr>
            </w:tcPrChange>
          </w:tcPr>
          <w:p w14:paraId="7B66B5A4" w14:textId="77777777" w:rsidR="00036D0E" w:rsidRPr="00036D0E" w:rsidRDefault="00036D0E" w:rsidP="00245317">
            <w:pPr>
              <w:spacing w:after="0" w:line="240" w:lineRule="auto"/>
              <w:jc w:val="center"/>
              <w:rPr>
                <w:ins w:id="5892" w:author="David Dayan" w:date="2021-12-03T17:13:00Z"/>
                <w:rFonts w:ascii="Calibri" w:eastAsia="Times New Roman" w:hAnsi="Calibri" w:cs="Times New Roman"/>
                <w:color w:val="000000"/>
                <w:sz w:val="16"/>
                <w:szCs w:val="16"/>
              </w:rPr>
            </w:pPr>
            <w:proofErr w:type="spellStart"/>
            <w:ins w:id="589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37F09C3" w14:textId="77777777" w:rsidTr="00245317">
        <w:trPr>
          <w:cantSplit/>
          <w:trHeight w:val="20"/>
          <w:ins w:id="5894" w:author="David Dayan" w:date="2021-12-03T17:13:00Z"/>
          <w:trPrChange w:id="589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896" w:author="David Dayan" w:date="2021-12-03T17:18:00Z">
              <w:tcPr>
                <w:tcW w:w="1563" w:type="dxa"/>
                <w:tcBorders>
                  <w:top w:val="nil"/>
                  <w:left w:val="nil"/>
                  <w:bottom w:val="nil"/>
                  <w:right w:val="nil"/>
                </w:tcBorders>
                <w:shd w:val="clear" w:color="auto" w:fill="auto"/>
                <w:noWrap/>
                <w:vAlign w:val="bottom"/>
                <w:hideMark/>
              </w:tcPr>
            </w:tcPrChange>
          </w:tcPr>
          <w:p w14:paraId="4CB4BC2A" w14:textId="77777777" w:rsidR="00036D0E" w:rsidRPr="00036D0E" w:rsidRDefault="00036D0E" w:rsidP="00245317">
            <w:pPr>
              <w:spacing w:after="0" w:line="240" w:lineRule="auto"/>
              <w:jc w:val="center"/>
              <w:rPr>
                <w:ins w:id="5897" w:author="David Dayan" w:date="2021-12-03T17:13:00Z"/>
                <w:rFonts w:ascii="Calibri" w:eastAsia="Times New Roman" w:hAnsi="Calibri" w:cs="Times New Roman"/>
                <w:color w:val="000000"/>
                <w:sz w:val="16"/>
                <w:szCs w:val="16"/>
              </w:rPr>
            </w:pPr>
            <w:ins w:id="5898" w:author="David Dayan" w:date="2021-12-03T17:13:00Z">
              <w:r w:rsidRPr="00036D0E">
                <w:rPr>
                  <w:rFonts w:ascii="Calibri" w:eastAsia="Times New Roman" w:hAnsi="Calibri" w:cs="Times New Roman"/>
                  <w:color w:val="000000"/>
                  <w:sz w:val="16"/>
                  <w:szCs w:val="16"/>
                </w:rPr>
                <w:t>OtsAC20ROGR_0164</w:t>
              </w:r>
            </w:ins>
          </w:p>
        </w:tc>
        <w:tc>
          <w:tcPr>
            <w:tcW w:w="746" w:type="dxa"/>
            <w:tcBorders>
              <w:top w:val="nil"/>
              <w:left w:val="nil"/>
              <w:bottom w:val="nil"/>
              <w:right w:val="nil"/>
            </w:tcBorders>
            <w:shd w:val="clear" w:color="auto" w:fill="auto"/>
            <w:noWrap/>
            <w:vAlign w:val="bottom"/>
            <w:hideMark/>
            <w:tcPrChange w:id="5899" w:author="David Dayan" w:date="2021-12-03T17:18:00Z">
              <w:tcPr>
                <w:tcW w:w="746" w:type="dxa"/>
                <w:tcBorders>
                  <w:top w:val="nil"/>
                  <w:left w:val="nil"/>
                  <w:bottom w:val="nil"/>
                  <w:right w:val="nil"/>
                </w:tcBorders>
                <w:shd w:val="clear" w:color="auto" w:fill="auto"/>
                <w:noWrap/>
                <w:vAlign w:val="bottom"/>
                <w:hideMark/>
              </w:tcPr>
            </w:tcPrChange>
          </w:tcPr>
          <w:p w14:paraId="4CA3839B" w14:textId="77777777" w:rsidR="00036D0E" w:rsidRPr="00036D0E" w:rsidRDefault="00036D0E" w:rsidP="00245317">
            <w:pPr>
              <w:spacing w:after="0" w:line="240" w:lineRule="auto"/>
              <w:jc w:val="center"/>
              <w:rPr>
                <w:ins w:id="5900" w:author="David Dayan" w:date="2021-12-03T17:13:00Z"/>
                <w:rFonts w:ascii="Calibri" w:eastAsia="Times New Roman" w:hAnsi="Calibri" w:cs="Times New Roman"/>
                <w:color w:val="000000"/>
                <w:sz w:val="16"/>
                <w:szCs w:val="16"/>
              </w:rPr>
            </w:pPr>
            <w:ins w:id="5901"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902" w:author="David Dayan" w:date="2021-12-03T17:18:00Z">
              <w:tcPr>
                <w:tcW w:w="599" w:type="dxa"/>
                <w:tcBorders>
                  <w:top w:val="nil"/>
                  <w:left w:val="nil"/>
                  <w:bottom w:val="nil"/>
                  <w:right w:val="nil"/>
                </w:tcBorders>
                <w:shd w:val="clear" w:color="auto" w:fill="auto"/>
                <w:noWrap/>
                <w:vAlign w:val="bottom"/>
                <w:hideMark/>
              </w:tcPr>
            </w:tcPrChange>
          </w:tcPr>
          <w:p w14:paraId="37FC9DD0" w14:textId="77777777" w:rsidR="00036D0E" w:rsidRPr="00036D0E" w:rsidRDefault="00036D0E" w:rsidP="00245317">
            <w:pPr>
              <w:spacing w:after="0" w:line="240" w:lineRule="auto"/>
              <w:jc w:val="center"/>
              <w:rPr>
                <w:ins w:id="5903" w:author="David Dayan" w:date="2021-12-03T17:13:00Z"/>
                <w:rFonts w:ascii="Calibri" w:eastAsia="Times New Roman" w:hAnsi="Calibri" w:cs="Times New Roman"/>
                <w:color w:val="000000"/>
                <w:sz w:val="16"/>
                <w:szCs w:val="16"/>
              </w:rPr>
            </w:pPr>
            <w:ins w:id="5904"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905" w:author="David Dayan" w:date="2021-12-03T17:18:00Z">
              <w:tcPr>
                <w:tcW w:w="1142" w:type="dxa"/>
                <w:tcBorders>
                  <w:top w:val="nil"/>
                  <w:left w:val="nil"/>
                  <w:bottom w:val="nil"/>
                  <w:right w:val="nil"/>
                </w:tcBorders>
                <w:shd w:val="clear" w:color="auto" w:fill="auto"/>
                <w:noWrap/>
                <w:vAlign w:val="bottom"/>
                <w:hideMark/>
              </w:tcPr>
            </w:tcPrChange>
          </w:tcPr>
          <w:p w14:paraId="713EF97E" w14:textId="77777777" w:rsidR="00036D0E" w:rsidRPr="00036D0E" w:rsidRDefault="00036D0E" w:rsidP="00245317">
            <w:pPr>
              <w:spacing w:after="0" w:line="240" w:lineRule="auto"/>
              <w:jc w:val="center"/>
              <w:rPr>
                <w:ins w:id="5906" w:author="David Dayan" w:date="2021-12-03T17:13:00Z"/>
                <w:rFonts w:ascii="Calibri" w:eastAsia="Times New Roman" w:hAnsi="Calibri" w:cs="Times New Roman"/>
                <w:color w:val="000000"/>
                <w:sz w:val="16"/>
                <w:szCs w:val="16"/>
              </w:rPr>
            </w:pPr>
            <w:ins w:id="590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908" w:author="David Dayan" w:date="2021-12-03T17:18:00Z">
              <w:tcPr>
                <w:tcW w:w="1440" w:type="dxa"/>
                <w:tcBorders>
                  <w:top w:val="nil"/>
                  <w:left w:val="nil"/>
                  <w:bottom w:val="nil"/>
                  <w:right w:val="nil"/>
                </w:tcBorders>
                <w:shd w:val="clear" w:color="auto" w:fill="auto"/>
                <w:noWrap/>
                <w:vAlign w:val="bottom"/>
                <w:hideMark/>
              </w:tcPr>
            </w:tcPrChange>
          </w:tcPr>
          <w:p w14:paraId="17F65B2D" w14:textId="77777777" w:rsidR="00036D0E" w:rsidRPr="00036D0E" w:rsidRDefault="00036D0E" w:rsidP="00245317">
            <w:pPr>
              <w:spacing w:after="0" w:line="240" w:lineRule="auto"/>
              <w:jc w:val="center"/>
              <w:rPr>
                <w:ins w:id="5909" w:author="David Dayan" w:date="2021-12-03T17:13:00Z"/>
                <w:rFonts w:ascii="Calibri" w:eastAsia="Times New Roman" w:hAnsi="Calibri" w:cs="Times New Roman"/>
                <w:color w:val="000000"/>
                <w:sz w:val="16"/>
                <w:szCs w:val="16"/>
              </w:rPr>
            </w:pPr>
            <w:ins w:id="591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911" w:author="David Dayan" w:date="2021-12-03T17:18:00Z">
              <w:tcPr>
                <w:tcW w:w="1530" w:type="dxa"/>
                <w:tcBorders>
                  <w:top w:val="nil"/>
                  <w:left w:val="nil"/>
                  <w:bottom w:val="nil"/>
                  <w:right w:val="nil"/>
                </w:tcBorders>
                <w:shd w:val="clear" w:color="auto" w:fill="auto"/>
                <w:noWrap/>
                <w:vAlign w:val="bottom"/>
                <w:hideMark/>
              </w:tcPr>
            </w:tcPrChange>
          </w:tcPr>
          <w:p w14:paraId="61147F53" w14:textId="77777777" w:rsidR="00036D0E" w:rsidRPr="00036D0E" w:rsidRDefault="00036D0E" w:rsidP="00245317">
            <w:pPr>
              <w:spacing w:after="0" w:line="240" w:lineRule="auto"/>
              <w:jc w:val="center"/>
              <w:rPr>
                <w:ins w:id="5912" w:author="David Dayan" w:date="2021-12-03T17:13:00Z"/>
                <w:rFonts w:ascii="Calibri" w:eastAsia="Times New Roman" w:hAnsi="Calibri" w:cs="Times New Roman"/>
                <w:color w:val="000000"/>
                <w:sz w:val="16"/>
                <w:szCs w:val="16"/>
              </w:rPr>
            </w:pPr>
            <w:ins w:id="591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914" w:author="David Dayan" w:date="2021-12-03T17:18:00Z">
              <w:tcPr>
                <w:tcW w:w="898" w:type="dxa"/>
                <w:tcBorders>
                  <w:top w:val="nil"/>
                  <w:left w:val="nil"/>
                  <w:bottom w:val="nil"/>
                  <w:right w:val="nil"/>
                </w:tcBorders>
                <w:shd w:val="clear" w:color="auto" w:fill="auto"/>
                <w:noWrap/>
                <w:vAlign w:val="bottom"/>
                <w:hideMark/>
              </w:tcPr>
            </w:tcPrChange>
          </w:tcPr>
          <w:p w14:paraId="6A6572E9" w14:textId="77777777" w:rsidR="00036D0E" w:rsidRPr="00036D0E" w:rsidRDefault="00036D0E" w:rsidP="00245317">
            <w:pPr>
              <w:spacing w:after="0" w:line="240" w:lineRule="auto"/>
              <w:jc w:val="center"/>
              <w:rPr>
                <w:ins w:id="5915" w:author="David Dayan" w:date="2021-12-03T17:13:00Z"/>
                <w:rFonts w:ascii="Calibri" w:eastAsia="Times New Roman" w:hAnsi="Calibri" w:cs="Times New Roman"/>
                <w:color w:val="000000"/>
                <w:sz w:val="16"/>
                <w:szCs w:val="16"/>
              </w:rPr>
            </w:pPr>
            <w:ins w:id="591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917" w:author="David Dayan" w:date="2021-12-03T17:18:00Z">
              <w:tcPr>
                <w:tcW w:w="902" w:type="dxa"/>
                <w:tcBorders>
                  <w:top w:val="nil"/>
                  <w:left w:val="nil"/>
                  <w:bottom w:val="nil"/>
                  <w:right w:val="nil"/>
                </w:tcBorders>
                <w:shd w:val="clear" w:color="auto" w:fill="auto"/>
                <w:noWrap/>
                <w:vAlign w:val="bottom"/>
                <w:hideMark/>
              </w:tcPr>
            </w:tcPrChange>
          </w:tcPr>
          <w:p w14:paraId="50F633BA" w14:textId="77777777" w:rsidR="00036D0E" w:rsidRPr="00036D0E" w:rsidRDefault="00036D0E" w:rsidP="00245317">
            <w:pPr>
              <w:spacing w:after="0" w:line="240" w:lineRule="auto"/>
              <w:jc w:val="center"/>
              <w:rPr>
                <w:ins w:id="5918" w:author="David Dayan" w:date="2021-12-03T17:13:00Z"/>
                <w:rFonts w:ascii="Calibri" w:eastAsia="Times New Roman" w:hAnsi="Calibri" w:cs="Times New Roman"/>
                <w:color w:val="000000"/>
                <w:sz w:val="16"/>
                <w:szCs w:val="16"/>
              </w:rPr>
            </w:pPr>
            <w:ins w:id="591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920" w:author="David Dayan" w:date="2021-12-03T17:18:00Z">
              <w:tcPr>
                <w:tcW w:w="2160" w:type="dxa"/>
                <w:tcBorders>
                  <w:top w:val="nil"/>
                  <w:left w:val="nil"/>
                  <w:bottom w:val="nil"/>
                  <w:right w:val="nil"/>
                </w:tcBorders>
                <w:shd w:val="clear" w:color="auto" w:fill="auto"/>
                <w:noWrap/>
                <w:vAlign w:val="bottom"/>
                <w:hideMark/>
              </w:tcPr>
            </w:tcPrChange>
          </w:tcPr>
          <w:p w14:paraId="102B53AB" w14:textId="77777777" w:rsidR="00036D0E" w:rsidRPr="00036D0E" w:rsidRDefault="00036D0E" w:rsidP="00245317">
            <w:pPr>
              <w:spacing w:after="0" w:line="240" w:lineRule="auto"/>
              <w:jc w:val="center"/>
              <w:rPr>
                <w:ins w:id="5921" w:author="David Dayan" w:date="2021-12-03T17:13:00Z"/>
                <w:rFonts w:ascii="Calibri" w:eastAsia="Times New Roman" w:hAnsi="Calibri" w:cs="Times New Roman"/>
                <w:color w:val="000000"/>
                <w:sz w:val="16"/>
                <w:szCs w:val="16"/>
              </w:rPr>
            </w:pPr>
            <w:proofErr w:type="spellStart"/>
            <w:ins w:id="592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923" w:author="David Dayan" w:date="2021-12-03T17:18:00Z">
              <w:tcPr>
                <w:tcW w:w="2876" w:type="dxa"/>
                <w:gridSpan w:val="2"/>
                <w:tcBorders>
                  <w:top w:val="nil"/>
                  <w:left w:val="nil"/>
                  <w:bottom w:val="nil"/>
                  <w:right w:val="nil"/>
                </w:tcBorders>
                <w:shd w:val="clear" w:color="auto" w:fill="auto"/>
                <w:noWrap/>
                <w:vAlign w:val="bottom"/>
                <w:hideMark/>
              </w:tcPr>
            </w:tcPrChange>
          </w:tcPr>
          <w:p w14:paraId="69358C94" w14:textId="77777777" w:rsidR="00036D0E" w:rsidRPr="00036D0E" w:rsidRDefault="00036D0E" w:rsidP="00245317">
            <w:pPr>
              <w:spacing w:after="0" w:line="240" w:lineRule="auto"/>
              <w:jc w:val="center"/>
              <w:rPr>
                <w:ins w:id="5924" w:author="David Dayan" w:date="2021-12-03T17:13:00Z"/>
                <w:rFonts w:ascii="Calibri" w:eastAsia="Times New Roman" w:hAnsi="Calibri" w:cs="Times New Roman"/>
                <w:color w:val="000000"/>
                <w:sz w:val="16"/>
                <w:szCs w:val="16"/>
              </w:rPr>
            </w:pPr>
            <w:proofErr w:type="spellStart"/>
            <w:ins w:id="592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926" w:author="David Dayan" w:date="2021-12-03T17:18:00Z">
              <w:tcPr>
                <w:tcW w:w="1426" w:type="dxa"/>
                <w:tcBorders>
                  <w:top w:val="nil"/>
                  <w:left w:val="nil"/>
                  <w:bottom w:val="nil"/>
                  <w:right w:val="nil"/>
                </w:tcBorders>
                <w:shd w:val="clear" w:color="auto" w:fill="auto"/>
                <w:noWrap/>
                <w:vAlign w:val="bottom"/>
                <w:hideMark/>
              </w:tcPr>
            </w:tcPrChange>
          </w:tcPr>
          <w:p w14:paraId="465EF237" w14:textId="77777777" w:rsidR="00036D0E" w:rsidRPr="00036D0E" w:rsidRDefault="00036D0E" w:rsidP="00245317">
            <w:pPr>
              <w:spacing w:after="0" w:line="240" w:lineRule="auto"/>
              <w:jc w:val="center"/>
              <w:rPr>
                <w:ins w:id="5927" w:author="David Dayan" w:date="2021-12-03T17:13:00Z"/>
                <w:rFonts w:ascii="Calibri" w:eastAsia="Times New Roman" w:hAnsi="Calibri" w:cs="Times New Roman"/>
                <w:color w:val="000000"/>
                <w:sz w:val="16"/>
                <w:szCs w:val="16"/>
              </w:rPr>
            </w:pPr>
            <w:proofErr w:type="spellStart"/>
            <w:ins w:id="592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CD7AB87" w14:textId="77777777" w:rsidTr="00245317">
        <w:trPr>
          <w:cantSplit/>
          <w:trHeight w:val="20"/>
          <w:ins w:id="5929" w:author="David Dayan" w:date="2021-12-03T17:13:00Z"/>
          <w:trPrChange w:id="593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931" w:author="David Dayan" w:date="2021-12-03T17:18:00Z">
              <w:tcPr>
                <w:tcW w:w="1563" w:type="dxa"/>
                <w:tcBorders>
                  <w:top w:val="nil"/>
                  <w:left w:val="nil"/>
                  <w:bottom w:val="nil"/>
                  <w:right w:val="nil"/>
                </w:tcBorders>
                <w:shd w:val="clear" w:color="auto" w:fill="auto"/>
                <w:noWrap/>
                <w:vAlign w:val="bottom"/>
                <w:hideMark/>
              </w:tcPr>
            </w:tcPrChange>
          </w:tcPr>
          <w:p w14:paraId="7BA65940" w14:textId="77777777" w:rsidR="00036D0E" w:rsidRPr="00036D0E" w:rsidRDefault="00036D0E" w:rsidP="00245317">
            <w:pPr>
              <w:spacing w:after="0" w:line="240" w:lineRule="auto"/>
              <w:jc w:val="center"/>
              <w:rPr>
                <w:ins w:id="5932" w:author="David Dayan" w:date="2021-12-03T17:13:00Z"/>
                <w:rFonts w:ascii="Calibri" w:eastAsia="Times New Roman" w:hAnsi="Calibri" w:cs="Times New Roman"/>
                <w:color w:val="000000"/>
                <w:sz w:val="16"/>
                <w:szCs w:val="16"/>
              </w:rPr>
            </w:pPr>
            <w:ins w:id="5933" w:author="David Dayan" w:date="2021-12-03T17:13:00Z">
              <w:r w:rsidRPr="00036D0E">
                <w:rPr>
                  <w:rFonts w:ascii="Calibri" w:eastAsia="Times New Roman" w:hAnsi="Calibri" w:cs="Times New Roman"/>
                  <w:color w:val="000000"/>
                  <w:sz w:val="16"/>
                  <w:szCs w:val="16"/>
                </w:rPr>
                <w:t>OtsAC20ROGR_0165</w:t>
              </w:r>
            </w:ins>
          </w:p>
        </w:tc>
        <w:tc>
          <w:tcPr>
            <w:tcW w:w="746" w:type="dxa"/>
            <w:tcBorders>
              <w:top w:val="nil"/>
              <w:left w:val="nil"/>
              <w:bottom w:val="nil"/>
              <w:right w:val="nil"/>
            </w:tcBorders>
            <w:shd w:val="clear" w:color="auto" w:fill="auto"/>
            <w:noWrap/>
            <w:vAlign w:val="bottom"/>
            <w:hideMark/>
            <w:tcPrChange w:id="5934" w:author="David Dayan" w:date="2021-12-03T17:18:00Z">
              <w:tcPr>
                <w:tcW w:w="746" w:type="dxa"/>
                <w:tcBorders>
                  <w:top w:val="nil"/>
                  <w:left w:val="nil"/>
                  <w:bottom w:val="nil"/>
                  <w:right w:val="nil"/>
                </w:tcBorders>
                <w:shd w:val="clear" w:color="auto" w:fill="auto"/>
                <w:noWrap/>
                <w:vAlign w:val="bottom"/>
                <w:hideMark/>
              </w:tcPr>
            </w:tcPrChange>
          </w:tcPr>
          <w:p w14:paraId="37BADD2B" w14:textId="77777777" w:rsidR="00036D0E" w:rsidRPr="00036D0E" w:rsidRDefault="00036D0E" w:rsidP="00245317">
            <w:pPr>
              <w:spacing w:after="0" w:line="240" w:lineRule="auto"/>
              <w:jc w:val="center"/>
              <w:rPr>
                <w:ins w:id="5935" w:author="David Dayan" w:date="2021-12-03T17:13:00Z"/>
                <w:rFonts w:ascii="Calibri" w:eastAsia="Times New Roman" w:hAnsi="Calibri" w:cs="Times New Roman"/>
                <w:color w:val="000000"/>
                <w:sz w:val="16"/>
                <w:szCs w:val="16"/>
              </w:rPr>
            </w:pPr>
            <w:ins w:id="5936"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937" w:author="David Dayan" w:date="2021-12-03T17:18:00Z">
              <w:tcPr>
                <w:tcW w:w="599" w:type="dxa"/>
                <w:tcBorders>
                  <w:top w:val="nil"/>
                  <w:left w:val="nil"/>
                  <w:bottom w:val="nil"/>
                  <w:right w:val="nil"/>
                </w:tcBorders>
                <w:shd w:val="clear" w:color="auto" w:fill="auto"/>
                <w:noWrap/>
                <w:vAlign w:val="bottom"/>
                <w:hideMark/>
              </w:tcPr>
            </w:tcPrChange>
          </w:tcPr>
          <w:p w14:paraId="16C38A46" w14:textId="77777777" w:rsidR="00036D0E" w:rsidRPr="00036D0E" w:rsidRDefault="00036D0E" w:rsidP="00245317">
            <w:pPr>
              <w:spacing w:after="0" w:line="240" w:lineRule="auto"/>
              <w:jc w:val="center"/>
              <w:rPr>
                <w:ins w:id="5938" w:author="David Dayan" w:date="2021-12-03T17:13:00Z"/>
                <w:rFonts w:ascii="Calibri" w:eastAsia="Times New Roman" w:hAnsi="Calibri" w:cs="Times New Roman"/>
                <w:color w:val="000000"/>
                <w:sz w:val="16"/>
                <w:szCs w:val="16"/>
              </w:rPr>
            </w:pPr>
            <w:ins w:id="5939"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940" w:author="David Dayan" w:date="2021-12-03T17:18:00Z">
              <w:tcPr>
                <w:tcW w:w="1142" w:type="dxa"/>
                <w:tcBorders>
                  <w:top w:val="nil"/>
                  <w:left w:val="nil"/>
                  <w:bottom w:val="nil"/>
                  <w:right w:val="nil"/>
                </w:tcBorders>
                <w:shd w:val="clear" w:color="auto" w:fill="auto"/>
                <w:noWrap/>
                <w:vAlign w:val="bottom"/>
                <w:hideMark/>
              </w:tcPr>
            </w:tcPrChange>
          </w:tcPr>
          <w:p w14:paraId="669C5620" w14:textId="77777777" w:rsidR="00036D0E" w:rsidRPr="00036D0E" w:rsidRDefault="00036D0E" w:rsidP="00245317">
            <w:pPr>
              <w:spacing w:after="0" w:line="240" w:lineRule="auto"/>
              <w:jc w:val="center"/>
              <w:rPr>
                <w:ins w:id="5941" w:author="David Dayan" w:date="2021-12-03T17:13:00Z"/>
                <w:rFonts w:ascii="Calibri" w:eastAsia="Times New Roman" w:hAnsi="Calibri" w:cs="Times New Roman"/>
                <w:color w:val="000000"/>
                <w:sz w:val="16"/>
                <w:szCs w:val="16"/>
              </w:rPr>
            </w:pPr>
            <w:ins w:id="594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943" w:author="David Dayan" w:date="2021-12-03T17:18:00Z">
              <w:tcPr>
                <w:tcW w:w="1440" w:type="dxa"/>
                <w:tcBorders>
                  <w:top w:val="nil"/>
                  <w:left w:val="nil"/>
                  <w:bottom w:val="nil"/>
                  <w:right w:val="nil"/>
                </w:tcBorders>
                <w:shd w:val="clear" w:color="auto" w:fill="auto"/>
                <w:noWrap/>
                <w:vAlign w:val="bottom"/>
                <w:hideMark/>
              </w:tcPr>
            </w:tcPrChange>
          </w:tcPr>
          <w:p w14:paraId="16A0FA65" w14:textId="77777777" w:rsidR="00036D0E" w:rsidRPr="00036D0E" w:rsidRDefault="00036D0E" w:rsidP="00245317">
            <w:pPr>
              <w:spacing w:after="0" w:line="240" w:lineRule="auto"/>
              <w:jc w:val="center"/>
              <w:rPr>
                <w:ins w:id="5944" w:author="David Dayan" w:date="2021-12-03T17:13:00Z"/>
                <w:rFonts w:ascii="Calibri" w:eastAsia="Times New Roman" w:hAnsi="Calibri" w:cs="Times New Roman"/>
                <w:color w:val="000000"/>
                <w:sz w:val="16"/>
                <w:szCs w:val="16"/>
              </w:rPr>
            </w:pPr>
            <w:ins w:id="594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946" w:author="David Dayan" w:date="2021-12-03T17:18:00Z">
              <w:tcPr>
                <w:tcW w:w="1530" w:type="dxa"/>
                <w:tcBorders>
                  <w:top w:val="nil"/>
                  <w:left w:val="nil"/>
                  <w:bottom w:val="nil"/>
                  <w:right w:val="nil"/>
                </w:tcBorders>
                <w:shd w:val="clear" w:color="auto" w:fill="auto"/>
                <w:noWrap/>
                <w:vAlign w:val="bottom"/>
                <w:hideMark/>
              </w:tcPr>
            </w:tcPrChange>
          </w:tcPr>
          <w:p w14:paraId="38B2B654" w14:textId="77777777" w:rsidR="00036D0E" w:rsidRPr="00036D0E" w:rsidRDefault="00036D0E" w:rsidP="00245317">
            <w:pPr>
              <w:spacing w:after="0" w:line="240" w:lineRule="auto"/>
              <w:jc w:val="center"/>
              <w:rPr>
                <w:ins w:id="5947" w:author="David Dayan" w:date="2021-12-03T17:13:00Z"/>
                <w:rFonts w:ascii="Calibri" w:eastAsia="Times New Roman" w:hAnsi="Calibri" w:cs="Times New Roman"/>
                <w:color w:val="000000"/>
                <w:sz w:val="16"/>
                <w:szCs w:val="16"/>
              </w:rPr>
            </w:pPr>
            <w:ins w:id="594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949" w:author="David Dayan" w:date="2021-12-03T17:18:00Z">
              <w:tcPr>
                <w:tcW w:w="898" w:type="dxa"/>
                <w:tcBorders>
                  <w:top w:val="nil"/>
                  <w:left w:val="nil"/>
                  <w:bottom w:val="nil"/>
                  <w:right w:val="nil"/>
                </w:tcBorders>
                <w:shd w:val="clear" w:color="auto" w:fill="auto"/>
                <w:noWrap/>
                <w:vAlign w:val="bottom"/>
                <w:hideMark/>
              </w:tcPr>
            </w:tcPrChange>
          </w:tcPr>
          <w:p w14:paraId="3B0992DA" w14:textId="77777777" w:rsidR="00036D0E" w:rsidRPr="00036D0E" w:rsidRDefault="00036D0E" w:rsidP="00245317">
            <w:pPr>
              <w:spacing w:after="0" w:line="240" w:lineRule="auto"/>
              <w:jc w:val="center"/>
              <w:rPr>
                <w:ins w:id="5950" w:author="David Dayan" w:date="2021-12-03T17:13:00Z"/>
                <w:rFonts w:ascii="Calibri" w:eastAsia="Times New Roman" w:hAnsi="Calibri" w:cs="Times New Roman"/>
                <w:color w:val="000000"/>
                <w:sz w:val="16"/>
                <w:szCs w:val="16"/>
              </w:rPr>
            </w:pPr>
            <w:ins w:id="595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952" w:author="David Dayan" w:date="2021-12-03T17:18:00Z">
              <w:tcPr>
                <w:tcW w:w="902" w:type="dxa"/>
                <w:tcBorders>
                  <w:top w:val="nil"/>
                  <w:left w:val="nil"/>
                  <w:bottom w:val="nil"/>
                  <w:right w:val="nil"/>
                </w:tcBorders>
                <w:shd w:val="clear" w:color="auto" w:fill="auto"/>
                <w:noWrap/>
                <w:vAlign w:val="bottom"/>
                <w:hideMark/>
              </w:tcPr>
            </w:tcPrChange>
          </w:tcPr>
          <w:p w14:paraId="795382F8" w14:textId="77777777" w:rsidR="00036D0E" w:rsidRPr="00036D0E" w:rsidRDefault="00036D0E" w:rsidP="00245317">
            <w:pPr>
              <w:spacing w:after="0" w:line="240" w:lineRule="auto"/>
              <w:jc w:val="center"/>
              <w:rPr>
                <w:ins w:id="5953" w:author="David Dayan" w:date="2021-12-03T17:13:00Z"/>
                <w:rFonts w:ascii="Calibri" w:eastAsia="Times New Roman" w:hAnsi="Calibri" w:cs="Times New Roman"/>
                <w:color w:val="000000"/>
                <w:sz w:val="16"/>
                <w:szCs w:val="16"/>
              </w:rPr>
            </w:pPr>
            <w:ins w:id="595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955" w:author="David Dayan" w:date="2021-12-03T17:18:00Z">
              <w:tcPr>
                <w:tcW w:w="2160" w:type="dxa"/>
                <w:tcBorders>
                  <w:top w:val="nil"/>
                  <w:left w:val="nil"/>
                  <w:bottom w:val="nil"/>
                  <w:right w:val="nil"/>
                </w:tcBorders>
                <w:shd w:val="clear" w:color="auto" w:fill="auto"/>
                <w:noWrap/>
                <w:vAlign w:val="bottom"/>
                <w:hideMark/>
              </w:tcPr>
            </w:tcPrChange>
          </w:tcPr>
          <w:p w14:paraId="13D452C4" w14:textId="77777777" w:rsidR="00036D0E" w:rsidRPr="00036D0E" w:rsidRDefault="00036D0E" w:rsidP="00245317">
            <w:pPr>
              <w:spacing w:after="0" w:line="240" w:lineRule="auto"/>
              <w:jc w:val="center"/>
              <w:rPr>
                <w:ins w:id="5956" w:author="David Dayan" w:date="2021-12-03T17:13:00Z"/>
                <w:rFonts w:ascii="Calibri" w:eastAsia="Times New Roman" w:hAnsi="Calibri" w:cs="Times New Roman"/>
                <w:color w:val="000000"/>
                <w:sz w:val="16"/>
                <w:szCs w:val="16"/>
              </w:rPr>
            </w:pPr>
            <w:proofErr w:type="spellStart"/>
            <w:ins w:id="595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958" w:author="David Dayan" w:date="2021-12-03T17:18:00Z">
              <w:tcPr>
                <w:tcW w:w="2876" w:type="dxa"/>
                <w:gridSpan w:val="2"/>
                <w:tcBorders>
                  <w:top w:val="nil"/>
                  <w:left w:val="nil"/>
                  <w:bottom w:val="nil"/>
                  <w:right w:val="nil"/>
                </w:tcBorders>
                <w:shd w:val="clear" w:color="auto" w:fill="auto"/>
                <w:noWrap/>
                <w:vAlign w:val="bottom"/>
                <w:hideMark/>
              </w:tcPr>
            </w:tcPrChange>
          </w:tcPr>
          <w:p w14:paraId="5377E79E" w14:textId="77777777" w:rsidR="00036D0E" w:rsidRPr="00036D0E" w:rsidRDefault="00036D0E" w:rsidP="00245317">
            <w:pPr>
              <w:spacing w:after="0" w:line="240" w:lineRule="auto"/>
              <w:jc w:val="center"/>
              <w:rPr>
                <w:ins w:id="5959" w:author="David Dayan" w:date="2021-12-03T17:13:00Z"/>
                <w:rFonts w:ascii="Calibri" w:eastAsia="Times New Roman" w:hAnsi="Calibri" w:cs="Times New Roman"/>
                <w:color w:val="000000"/>
                <w:sz w:val="16"/>
                <w:szCs w:val="16"/>
              </w:rPr>
            </w:pPr>
            <w:proofErr w:type="spellStart"/>
            <w:ins w:id="596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961" w:author="David Dayan" w:date="2021-12-03T17:18:00Z">
              <w:tcPr>
                <w:tcW w:w="1426" w:type="dxa"/>
                <w:tcBorders>
                  <w:top w:val="nil"/>
                  <w:left w:val="nil"/>
                  <w:bottom w:val="nil"/>
                  <w:right w:val="nil"/>
                </w:tcBorders>
                <w:shd w:val="clear" w:color="auto" w:fill="auto"/>
                <w:noWrap/>
                <w:vAlign w:val="bottom"/>
                <w:hideMark/>
              </w:tcPr>
            </w:tcPrChange>
          </w:tcPr>
          <w:p w14:paraId="39FD7E00" w14:textId="77777777" w:rsidR="00036D0E" w:rsidRPr="00036D0E" w:rsidRDefault="00036D0E" w:rsidP="00245317">
            <w:pPr>
              <w:spacing w:after="0" w:line="240" w:lineRule="auto"/>
              <w:jc w:val="center"/>
              <w:rPr>
                <w:ins w:id="5962" w:author="David Dayan" w:date="2021-12-03T17:13:00Z"/>
                <w:rFonts w:ascii="Calibri" w:eastAsia="Times New Roman" w:hAnsi="Calibri" w:cs="Times New Roman"/>
                <w:color w:val="000000"/>
                <w:sz w:val="16"/>
                <w:szCs w:val="16"/>
              </w:rPr>
            </w:pPr>
            <w:proofErr w:type="spellStart"/>
            <w:ins w:id="596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594BC00" w14:textId="77777777" w:rsidTr="00245317">
        <w:trPr>
          <w:cantSplit/>
          <w:trHeight w:val="20"/>
          <w:ins w:id="5964" w:author="David Dayan" w:date="2021-12-03T17:13:00Z"/>
          <w:trPrChange w:id="596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966" w:author="David Dayan" w:date="2021-12-03T17:18:00Z">
              <w:tcPr>
                <w:tcW w:w="1563" w:type="dxa"/>
                <w:tcBorders>
                  <w:top w:val="nil"/>
                  <w:left w:val="nil"/>
                  <w:bottom w:val="nil"/>
                  <w:right w:val="nil"/>
                </w:tcBorders>
                <w:shd w:val="clear" w:color="auto" w:fill="auto"/>
                <w:noWrap/>
                <w:vAlign w:val="bottom"/>
                <w:hideMark/>
              </w:tcPr>
            </w:tcPrChange>
          </w:tcPr>
          <w:p w14:paraId="08DC389B" w14:textId="77777777" w:rsidR="00036D0E" w:rsidRPr="00036D0E" w:rsidRDefault="00036D0E" w:rsidP="00245317">
            <w:pPr>
              <w:spacing w:after="0" w:line="240" w:lineRule="auto"/>
              <w:jc w:val="center"/>
              <w:rPr>
                <w:ins w:id="5967" w:author="David Dayan" w:date="2021-12-03T17:13:00Z"/>
                <w:rFonts w:ascii="Calibri" w:eastAsia="Times New Roman" w:hAnsi="Calibri" w:cs="Times New Roman"/>
                <w:color w:val="000000"/>
                <w:sz w:val="16"/>
                <w:szCs w:val="16"/>
              </w:rPr>
            </w:pPr>
            <w:ins w:id="5968" w:author="David Dayan" w:date="2021-12-03T17:13:00Z">
              <w:r w:rsidRPr="00036D0E">
                <w:rPr>
                  <w:rFonts w:ascii="Calibri" w:eastAsia="Times New Roman" w:hAnsi="Calibri" w:cs="Times New Roman"/>
                  <w:color w:val="000000"/>
                  <w:sz w:val="16"/>
                  <w:szCs w:val="16"/>
                </w:rPr>
                <w:t>OtsAC20ROGR_0166</w:t>
              </w:r>
            </w:ins>
          </w:p>
        </w:tc>
        <w:tc>
          <w:tcPr>
            <w:tcW w:w="746" w:type="dxa"/>
            <w:tcBorders>
              <w:top w:val="nil"/>
              <w:left w:val="nil"/>
              <w:bottom w:val="nil"/>
              <w:right w:val="nil"/>
            </w:tcBorders>
            <w:shd w:val="clear" w:color="auto" w:fill="auto"/>
            <w:noWrap/>
            <w:vAlign w:val="bottom"/>
            <w:hideMark/>
            <w:tcPrChange w:id="5969" w:author="David Dayan" w:date="2021-12-03T17:18:00Z">
              <w:tcPr>
                <w:tcW w:w="746" w:type="dxa"/>
                <w:tcBorders>
                  <w:top w:val="nil"/>
                  <w:left w:val="nil"/>
                  <w:bottom w:val="nil"/>
                  <w:right w:val="nil"/>
                </w:tcBorders>
                <w:shd w:val="clear" w:color="auto" w:fill="auto"/>
                <w:noWrap/>
                <w:vAlign w:val="bottom"/>
                <w:hideMark/>
              </w:tcPr>
            </w:tcPrChange>
          </w:tcPr>
          <w:p w14:paraId="03744EA1" w14:textId="77777777" w:rsidR="00036D0E" w:rsidRPr="00036D0E" w:rsidRDefault="00036D0E" w:rsidP="00245317">
            <w:pPr>
              <w:spacing w:after="0" w:line="240" w:lineRule="auto"/>
              <w:jc w:val="center"/>
              <w:rPr>
                <w:ins w:id="5970" w:author="David Dayan" w:date="2021-12-03T17:13:00Z"/>
                <w:rFonts w:ascii="Calibri" w:eastAsia="Times New Roman" w:hAnsi="Calibri" w:cs="Times New Roman"/>
                <w:color w:val="000000"/>
                <w:sz w:val="16"/>
                <w:szCs w:val="16"/>
              </w:rPr>
            </w:pPr>
            <w:ins w:id="5971"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972" w:author="David Dayan" w:date="2021-12-03T17:18:00Z">
              <w:tcPr>
                <w:tcW w:w="599" w:type="dxa"/>
                <w:tcBorders>
                  <w:top w:val="nil"/>
                  <w:left w:val="nil"/>
                  <w:bottom w:val="nil"/>
                  <w:right w:val="nil"/>
                </w:tcBorders>
                <w:shd w:val="clear" w:color="auto" w:fill="auto"/>
                <w:noWrap/>
                <w:vAlign w:val="bottom"/>
                <w:hideMark/>
              </w:tcPr>
            </w:tcPrChange>
          </w:tcPr>
          <w:p w14:paraId="1FF9326F" w14:textId="77777777" w:rsidR="00036D0E" w:rsidRPr="00036D0E" w:rsidRDefault="00036D0E" w:rsidP="00245317">
            <w:pPr>
              <w:spacing w:after="0" w:line="240" w:lineRule="auto"/>
              <w:jc w:val="center"/>
              <w:rPr>
                <w:ins w:id="5973" w:author="David Dayan" w:date="2021-12-03T17:13:00Z"/>
                <w:rFonts w:ascii="Calibri" w:eastAsia="Times New Roman" w:hAnsi="Calibri" w:cs="Times New Roman"/>
                <w:color w:val="000000"/>
                <w:sz w:val="16"/>
                <w:szCs w:val="16"/>
              </w:rPr>
            </w:pPr>
            <w:ins w:id="5974"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975" w:author="David Dayan" w:date="2021-12-03T17:18:00Z">
              <w:tcPr>
                <w:tcW w:w="1142" w:type="dxa"/>
                <w:tcBorders>
                  <w:top w:val="nil"/>
                  <w:left w:val="nil"/>
                  <w:bottom w:val="nil"/>
                  <w:right w:val="nil"/>
                </w:tcBorders>
                <w:shd w:val="clear" w:color="auto" w:fill="auto"/>
                <w:noWrap/>
                <w:vAlign w:val="bottom"/>
                <w:hideMark/>
              </w:tcPr>
            </w:tcPrChange>
          </w:tcPr>
          <w:p w14:paraId="36108BCA" w14:textId="77777777" w:rsidR="00036D0E" w:rsidRPr="00036D0E" w:rsidRDefault="00036D0E" w:rsidP="00245317">
            <w:pPr>
              <w:spacing w:after="0" w:line="240" w:lineRule="auto"/>
              <w:jc w:val="center"/>
              <w:rPr>
                <w:ins w:id="5976" w:author="David Dayan" w:date="2021-12-03T17:13:00Z"/>
                <w:rFonts w:ascii="Calibri" w:eastAsia="Times New Roman" w:hAnsi="Calibri" w:cs="Times New Roman"/>
                <w:color w:val="000000"/>
                <w:sz w:val="16"/>
                <w:szCs w:val="16"/>
              </w:rPr>
            </w:pPr>
            <w:ins w:id="597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978" w:author="David Dayan" w:date="2021-12-03T17:18:00Z">
              <w:tcPr>
                <w:tcW w:w="1440" w:type="dxa"/>
                <w:tcBorders>
                  <w:top w:val="nil"/>
                  <w:left w:val="nil"/>
                  <w:bottom w:val="nil"/>
                  <w:right w:val="nil"/>
                </w:tcBorders>
                <w:shd w:val="clear" w:color="auto" w:fill="auto"/>
                <w:noWrap/>
                <w:vAlign w:val="bottom"/>
                <w:hideMark/>
              </w:tcPr>
            </w:tcPrChange>
          </w:tcPr>
          <w:p w14:paraId="33CF9874" w14:textId="77777777" w:rsidR="00036D0E" w:rsidRPr="00036D0E" w:rsidRDefault="00036D0E" w:rsidP="00245317">
            <w:pPr>
              <w:spacing w:after="0" w:line="240" w:lineRule="auto"/>
              <w:jc w:val="center"/>
              <w:rPr>
                <w:ins w:id="5979" w:author="David Dayan" w:date="2021-12-03T17:13:00Z"/>
                <w:rFonts w:ascii="Calibri" w:eastAsia="Times New Roman" w:hAnsi="Calibri" w:cs="Times New Roman"/>
                <w:color w:val="000000"/>
                <w:sz w:val="16"/>
                <w:szCs w:val="16"/>
              </w:rPr>
            </w:pPr>
            <w:ins w:id="598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981" w:author="David Dayan" w:date="2021-12-03T17:18:00Z">
              <w:tcPr>
                <w:tcW w:w="1530" w:type="dxa"/>
                <w:tcBorders>
                  <w:top w:val="nil"/>
                  <w:left w:val="nil"/>
                  <w:bottom w:val="nil"/>
                  <w:right w:val="nil"/>
                </w:tcBorders>
                <w:shd w:val="clear" w:color="auto" w:fill="auto"/>
                <w:noWrap/>
                <w:vAlign w:val="bottom"/>
                <w:hideMark/>
              </w:tcPr>
            </w:tcPrChange>
          </w:tcPr>
          <w:p w14:paraId="3E186C56" w14:textId="77777777" w:rsidR="00036D0E" w:rsidRPr="00036D0E" w:rsidRDefault="00036D0E" w:rsidP="00245317">
            <w:pPr>
              <w:spacing w:after="0" w:line="240" w:lineRule="auto"/>
              <w:jc w:val="center"/>
              <w:rPr>
                <w:ins w:id="5982" w:author="David Dayan" w:date="2021-12-03T17:13:00Z"/>
                <w:rFonts w:ascii="Calibri" w:eastAsia="Times New Roman" w:hAnsi="Calibri" w:cs="Times New Roman"/>
                <w:color w:val="000000"/>
                <w:sz w:val="16"/>
                <w:szCs w:val="16"/>
              </w:rPr>
            </w:pPr>
            <w:ins w:id="598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984" w:author="David Dayan" w:date="2021-12-03T17:18:00Z">
              <w:tcPr>
                <w:tcW w:w="898" w:type="dxa"/>
                <w:tcBorders>
                  <w:top w:val="nil"/>
                  <w:left w:val="nil"/>
                  <w:bottom w:val="nil"/>
                  <w:right w:val="nil"/>
                </w:tcBorders>
                <w:shd w:val="clear" w:color="auto" w:fill="auto"/>
                <w:noWrap/>
                <w:vAlign w:val="bottom"/>
                <w:hideMark/>
              </w:tcPr>
            </w:tcPrChange>
          </w:tcPr>
          <w:p w14:paraId="4A01030C" w14:textId="77777777" w:rsidR="00036D0E" w:rsidRPr="00036D0E" w:rsidRDefault="00036D0E" w:rsidP="00245317">
            <w:pPr>
              <w:spacing w:after="0" w:line="240" w:lineRule="auto"/>
              <w:jc w:val="center"/>
              <w:rPr>
                <w:ins w:id="5985" w:author="David Dayan" w:date="2021-12-03T17:13:00Z"/>
                <w:rFonts w:ascii="Calibri" w:eastAsia="Times New Roman" w:hAnsi="Calibri" w:cs="Times New Roman"/>
                <w:color w:val="000000"/>
                <w:sz w:val="16"/>
                <w:szCs w:val="16"/>
              </w:rPr>
            </w:pPr>
            <w:ins w:id="598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987" w:author="David Dayan" w:date="2021-12-03T17:18:00Z">
              <w:tcPr>
                <w:tcW w:w="902" w:type="dxa"/>
                <w:tcBorders>
                  <w:top w:val="nil"/>
                  <w:left w:val="nil"/>
                  <w:bottom w:val="nil"/>
                  <w:right w:val="nil"/>
                </w:tcBorders>
                <w:shd w:val="clear" w:color="auto" w:fill="auto"/>
                <w:noWrap/>
                <w:vAlign w:val="bottom"/>
                <w:hideMark/>
              </w:tcPr>
            </w:tcPrChange>
          </w:tcPr>
          <w:p w14:paraId="23DEBB1A" w14:textId="77777777" w:rsidR="00036D0E" w:rsidRPr="00036D0E" w:rsidRDefault="00036D0E" w:rsidP="00245317">
            <w:pPr>
              <w:spacing w:after="0" w:line="240" w:lineRule="auto"/>
              <w:jc w:val="center"/>
              <w:rPr>
                <w:ins w:id="5988" w:author="David Dayan" w:date="2021-12-03T17:13:00Z"/>
                <w:rFonts w:ascii="Calibri" w:eastAsia="Times New Roman" w:hAnsi="Calibri" w:cs="Times New Roman"/>
                <w:color w:val="000000"/>
                <w:sz w:val="16"/>
                <w:szCs w:val="16"/>
              </w:rPr>
            </w:pPr>
            <w:ins w:id="598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990" w:author="David Dayan" w:date="2021-12-03T17:18:00Z">
              <w:tcPr>
                <w:tcW w:w="2160" w:type="dxa"/>
                <w:tcBorders>
                  <w:top w:val="nil"/>
                  <w:left w:val="nil"/>
                  <w:bottom w:val="nil"/>
                  <w:right w:val="nil"/>
                </w:tcBorders>
                <w:shd w:val="clear" w:color="auto" w:fill="auto"/>
                <w:noWrap/>
                <w:vAlign w:val="bottom"/>
                <w:hideMark/>
              </w:tcPr>
            </w:tcPrChange>
          </w:tcPr>
          <w:p w14:paraId="32BCA2D2" w14:textId="77777777" w:rsidR="00036D0E" w:rsidRPr="00036D0E" w:rsidRDefault="00036D0E" w:rsidP="00245317">
            <w:pPr>
              <w:spacing w:after="0" w:line="240" w:lineRule="auto"/>
              <w:jc w:val="center"/>
              <w:rPr>
                <w:ins w:id="5991" w:author="David Dayan" w:date="2021-12-03T17:13:00Z"/>
                <w:rFonts w:ascii="Calibri" w:eastAsia="Times New Roman" w:hAnsi="Calibri" w:cs="Times New Roman"/>
                <w:color w:val="000000"/>
                <w:sz w:val="16"/>
                <w:szCs w:val="16"/>
              </w:rPr>
            </w:pPr>
            <w:proofErr w:type="spellStart"/>
            <w:ins w:id="599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5993" w:author="David Dayan" w:date="2021-12-03T17:18:00Z">
              <w:tcPr>
                <w:tcW w:w="2876" w:type="dxa"/>
                <w:gridSpan w:val="2"/>
                <w:tcBorders>
                  <w:top w:val="nil"/>
                  <w:left w:val="nil"/>
                  <w:bottom w:val="nil"/>
                  <w:right w:val="nil"/>
                </w:tcBorders>
                <w:shd w:val="clear" w:color="auto" w:fill="auto"/>
                <w:noWrap/>
                <w:vAlign w:val="bottom"/>
                <w:hideMark/>
              </w:tcPr>
            </w:tcPrChange>
          </w:tcPr>
          <w:p w14:paraId="09BF2BFB" w14:textId="77777777" w:rsidR="00036D0E" w:rsidRPr="00036D0E" w:rsidRDefault="00036D0E" w:rsidP="00245317">
            <w:pPr>
              <w:spacing w:after="0" w:line="240" w:lineRule="auto"/>
              <w:jc w:val="center"/>
              <w:rPr>
                <w:ins w:id="5994" w:author="David Dayan" w:date="2021-12-03T17:13:00Z"/>
                <w:rFonts w:ascii="Calibri" w:eastAsia="Times New Roman" w:hAnsi="Calibri" w:cs="Times New Roman"/>
                <w:color w:val="000000"/>
                <w:sz w:val="16"/>
                <w:szCs w:val="16"/>
              </w:rPr>
            </w:pPr>
            <w:proofErr w:type="spellStart"/>
            <w:ins w:id="599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5996" w:author="David Dayan" w:date="2021-12-03T17:18:00Z">
              <w:tcPr>
                <w:tcW w:w="1426" w:type="dxa"/>
                <w:tcBorders>
                  <w:top w:val="nil"/>
                  <w:left w:val="nil"/>
                  <w:bottom w:val="nil"/>
                  <w:right w:val="nil"/>
                </w:tcBorders>
                <w:shd w:val="clear" w:color="auto" w:fill="auto"/>
                <w:noWrap/>
                <w:vAlign w:val="bottom"/>
                <w:hideMark/>
              </w:tcPr>
            </w:tcPrChange>
          </w:tcPr>
          <w:p w14:paraId="0606FFEC" w14:textId="77777777" w:rsidR="00036D0E" w:rsidRPr="00036D0E" w:rsidRDefault="00036D0E" w:rsidP="00245317">
            <w:pPr>
              <w:spacing w:after="0" w:line="240" w:lineRule="auto"/>
              <w:jc w:val="center"/>
              <w:rPr>
                <w:ins w:id="5997" w:author="David Dayan" w:date="2021-12-03T17:13:00Z"/>
                <w:rFonts w:ascii="Calibri" w:eastAsia="Times New Roman" w:hAnsi="Calibri" w:cs="Times New Roman"/>
                <w:color w:val="000000"/>
                <w:sz w:val="16"/>
                <w:szCs w:val="16"/>
              </w:rPr>
            </w:pPr>
            <w:proofErr w:type="spellStart"/>
            <w:ins w:id="599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65F6FEE6" w14:textId="77777777" w:rsidTr="00245317">
        <w:trPr>
          <w:cantSplit/>
          <w:trHeight w:val="20"/>
          <w:ins w:id="5999" w:author="David Dayan" w:date="2021-12-03T17:13:00Z"/>
          <w:trPrChange w:id="600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001" w:author="David Dayan" w:date="2021-12-03T17:18:00Z">
              <w:tcPr>
                <w:tcW w:w="1563" w:type="dxa"/>
                <w:tcBorders>
                  <w:top w:val="nil"/>
                  <w:left w:val="nil"/>
                  <w:bottom w:val="nil"/>
                  <w:right w:val="nil"/>
                </w:tcBorders>
                <w:shd w:val="clear" w:color="auto" w:fill="auto"/>
                <w:noWrap/>
                <w:vAlign w:val="bottom"/>
                <w:hideMark/>
              </w:tcPr>
            </w:tcPrChange>
          </w:tcPr>
          <w:p w14:paraId="45FD3FD7" w14:textId="77777777" w:rsidR="00036D0E" w:rsidRPr="00036D0E" w:rsidRDefault="00036D0E" w:rsidP="00245317">
            <w:pPr>
              <w:spacing w:after="0" w:line="240" w:lineRule="auto"/>
              <w:jc w:val="center"/>
              <w:rPr>
                <w:ins w:id="6002" w:author="David Dayan" w:date="2021-12-03T17:13:00Z"/>
                <w:rFonts w:ascii="Calibri" w:eastAsia="Times New Roman" w:hAnsi="Calibri" w:cs="Times New Roman"/>
                <w:color w:val="000000"/>
                <w:sz w:val="16"/>
                <w:szCs w:val="16"/>
              </w:rPr>
            </w:pPr>
            <w:ins w:id="6003" w:author="David Dayan" w:date="2021-12-03T17:13:00Z">
              <w:r w:rsidRPr="00036D0E">
                <w:rPr>
                  <w:rFonts w:ascii="Calibri" w:eastAsia="Times New Roman" w:hAnsi="Calibri" w:cs="Times New Roman"/>
                  <w:color w:val="000000"/>
                  <w:sz w:val="16"/>
                  <w:szCs w:val="16"/>
                </w:rPr>
                <w:t>OtsAC20ROGR_0167</w:t>
              </w:r>
            </w:ins>
          </w:p>
        </w:tc>
        <w:tc>
          <w:tcPr>
            <w:tcW w:w="746" w:type="dxa"/>
            <w:tcBorders>
              <w:top w:val="nil"/>
              <w:left w:val="nil"/>
              <w:bottom w:val="nil"/>
              <w:right w:val="nil"/>
            </w:tcBorders>
            <w:shd w:val="clear" w:color="auto" w:fill="auto"/>
            <w:noWrap/>
            <w:vAlign w:val="bottom"/>
            <w:hideMark/>
            <w:tcPrChange w:id="6004" w:author="David Dayan" w:date="2021-12-03T17:18:00Z">
              <w:tcPr>
                <w:tcW w:w="746" w:type="dxa"/>
                <w:tcBorders>
                  <w:top w:val="nil"/>
                  <w:left w:val="nil"/>
                  <w:bottom w:val="nil"/>
                  <w:right w:val="nil"/>
                </w:tcBorders>
                <w:shd w:val="clear" w:color="auto" w:fill="auto"/>
                <w:noWrap/>
                <w:vAlign w:val="bottom"/>
                <w:hideMark/>
              </w:tcPr>
            </w:tcPrChange>
          </w:tcPr>
          <w:p w14:paraId="1F86EDE7" w14:textId="77777777" w:rsidR="00036D0E" w:rsidRPr="00036D0E" w:rsidRDefault="00036D0E" w:rsidP="00245317">
            <w:pPr>
              <w:spacing w:after="0" w:line="240" w:lineRule="auto"/>
              <w:jc w:val="center"/>
              <w:rPr>
                <w:ins w:id="6005" w:author="David Dayan" w:date="2021-12-03T17:13:00Z"/>
                <w:rFonts w:ascii="Calibri" w:eastAsia="Times New Roman" w:hAnsi="Calibri" w:cs="Times New Roman"/>
                <w:color w:val="000000"/>
                <w:sz w:val="16"/>
                <w:szCs w:val="16"/>
              </w:rPr>
            </w:pPr>
            <w:ins w:id="6006"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007" w:author="David Dayan" w:date="2021-12-03T17:18:00Z">
              <w:tcPr>
                <w:tcW w:w="599" w:type="dxa"/>
                <w:tcBorders>
                  <w:top w:val="nil"/>
                  <w:left w:val="nil"/>
                  <w:bottom w:val="nil"/>
                  <w:right w:val="nil"/>
                </w:tcBorders>
                <w:shd w:val="clear" w:color="auto" w:fill="auto"/>
                <w:noWrap/>
                <w:vAlign w:val="bottom"/>
                <w:hideMark/>
              </w:tcPr>
            </w:tcPrChange>
          </w:tcPr>
          <w:p w14:paraId="166185BF" w14:textId="77777777" w:rsidR="00036D0E" w:rsidRPr="00036D0E" w:rsidRDefault="00036D0E" w:rsidP="00245317">
            <w:pPr>
              <w:spacing w:after="0" w:line="240" w:lineRule="auto"/>
              <w:jc w:val="center"/>
              <w:rPr>
                <w:ins w:id="6008" w:author="David Dayan" w:date="2021-12-03T17:13:00Z"/>
                <w:rFonts w:ascii="Calibri" w:eastAsia="Times New Roman" w:hAnsi="Calibri" w:cs="Times New Roman"/>
                <w:color w:val="000000"/>
                <w:sz w:val="16"/>
                <w:szCs w:val="16"/>
              </w:rPr>
            </w:pPr>
            <w:ins w:id="6009"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010" w:author="David Dayan" w:date="2021-12-03T17:18:00Z">
              <w:tcPr>
                <w:tcW w:w="1142" w:type="dxa"/>
                <w:tcBorders>
                  <w:top w:val="nil"/>
                  <w:left w:val="nil"/>
                  <w:bottom w:val="nil"/>
                  <w:right w:val="nil"/>
                </w:tcBorders>
                <w:shd w:val="clear" w:color="auto" w:fill="auto"/>
                <w:noWrap/>
                <w:vAlign w:val="bottom"/>
                <w:hideMark/>
              </w:tcPr>
            </w:tcPrChange>
          </w:tcPr>
          <w:p w14:paraId="3654A729" w14:textId="77777777" w:rsidR="00036D0E" w:rsidRPr="00036D0E" w:rsidRDefault="00036D0E" w:rsidP="00245317">
            <w:pPr>
              <w:spacing w:after="0" w:line="240" w:lineRule="auto"/>
              <w:jc w:val="center"/>
              <w:rPr>
                <w:ins w:id="6011" w:author="David Dayan" w:date="2021-12-03T17:13:00Z"/>
                <w:rFonts w:ascii="Calibri" w:eastAsia="Times New Roman" w:hAnsi="Calibri" w:cs="Times New Roman"/>
                <w:color w:val="000000"/>
                <w:sz w:val="16"/>
                <w:szCs w:val="16"/>
              </w:rPr>
            </w:pPr>
            <w:ins w:id="601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013" w:author="David Dayan" w:date="2021-12-03T17:18:00Z">
              <w:tcPr>
                <w:tcW w:w="1440" w:type="dxa"/>
                <w:tcBorders>
                  <w:top w:val="nil"/>
                  <w:left w:val="nil"/>
                  <w:bottom w:val="nil"/>
                  <w:right w:val="nil"/>
                </w:tcBorders>
                <w:shd w:val="clear" w:color="auto" w:fill="auto"/>
                <w:noWrap/>
                <w:vAlign w:val="bottom"/>
                <w:hideMark/>
              </w:tcPr>
            </w:tcPrChange>
          </w:tcPr>
          <w:p w14:paraId="689DA144" w14:textId="77777777" w:rsidR="00036D0E" w:rsidRPr="00036D0E" w:rsidRDefault="00036D0E" w:rsidP="00245317">
            <w:pPr>
              <w:spacing w:after="0" w:line="240" w:lineRule="auto"/>
              <w:jc w:val="center"/>
              <w:rPr>
                <w:ins w:id="6014" w:author="David Dayan" w:date="2021-12-03T17:13:00Z"/>
                <w:rFonts w:ascii="Calibri" w:eastAsia="Times New Roman" w:hAnsi="Calibri" w:cs="Times New Roman"/>
                <w:color w:val="000000"/>
                <w:sz w:val="16"/>
                <w:szCs w:val="16"/>
              </w:rPr>
            </w:pPr>
            <w:ins w:id="601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016" w:author="David Dayan" w:date="2021-12-03T17:18:00Z">
              <w:tcPr>
                <w:tcW w:w="1530" w:type="dxa"/>
                <w:tcBorders>
                  <w:top w:val="nil"/>
                  <w:left w:val="nil"/>
                  <w:bottom w:val="nil"/>
                  <w:right w:val="nil"/>
                </w:tcBorders>
                <w:shd w:val="clear" w:color="auto" w:fill="auto"/>
                <w:noWrap/>
                <w:vAlign w:val="bottom"/>
                <w:hideMark/>
              </w:tcPr>
            </w:tcPrChange>
          </w:tcPr>
          <w:p w14:paraId="02409196" w14:textId="77777777" w:rsidR="00036D0E" w:rsidRPr="00036D0E" w:rsidRDefault="00036D0E" w:rsidP="00245317">
            <w:pPr>
              <w:spacing w:after="0" w:line="240" w:lineRule="auto"/>
              <w:jc w:val="center"/>
              <w:rPr>
                <w:ins w:id="6017" w:author="David Dayan" w:date="2021-12-03T17:13:00Z"/>
                <w:rFonts w:ascii="Calibri" w:eastAsia="Times New Roman" w:hAnsi="Calibri" w:cs="Times New Roman"/>
                <w:color w:val="000000"/>
                <w:sz w:val="16"/>
                <w:szCs w:val="16"/>
              </w:rPr>
            </w:pPr>
            <w:ins w:id="601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019" w:author="David Dayan" w:date="2021-12-03T17:18:00Z">
              <w:tcPr>
                <w:tcW w:w="898" w:type="dxa"/>
                <w:tcBorders>
                  <w:top w:val="nil"/>
                  <w:left w:val="nil"/>
                  <w:bottom w:val="nil"/>
                  <w:right w:val="nil"/>
                </w:tcBorders>
                <w:shd w:val="clear" w:color="auto" w:fill="auto"/>
                <w:noWrap/>
                <w:vAlign w:val="bottom"/>
                <w:hideMark/>
              </w:tcPr>
            </w:tcPrChange>
          </w:tcPr>
          <w:p w14:paraId="021DDFD8" w14:textId="77777777" w:rsidR="00036D0E" w:rsidRPr="00036D0E" w:rsidRDefault="00036D0E" w:rsidP="00245317">
            <w:pPr>
              <w:spacing w:after="0" w:line="240" w:lineRule="auto"/>
              <w:jc w:val="center"/>
              <w:rPr>
                <w:ins w:id="6020" w:author="David Dayan" w:date="2021-12-03T17:13:00Z"/>
                <w:rFonts w:ascii="Calibri" w:eastAsia="Times New Roman" w:hAnsi="Calibri" w:cs="Times New Roman"/>
                <w:color w:val="000000"/>
                <w:sz w:val="16"/>
                <w:szCs w:val="16"/>
              </w:rPr>
            </w:pPr>
            <w:ins w:id="602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022" w:author="David Dayan" w:date="2021-12-03T17:18:00Z">
              <w:tcPr>
                <w:tcW w:w="902" w:type="dxa"/>
                <w:tcBorders>
                  <w:top w:val="nil"/>
                  <w:left w:val="nil"/>
                  <w:bottom w:val="nil"/>
                  <w:right w:val="nil"/>
                </w:tcBorders>
                <w:shd w:val="clear" w:color="auto" w:fill="auto"/>
                <w:noWrap/>
                <w:vAlign w:val="bottom"/>
                <w:hideMark/>
              </w:tcPr>
            </w:tcPrChange>
          </w:tcPr>
          <w:p w14:paraId="4F21055C" w14:textId="77777777" w:rsidR="00036D0E" w:rsidRPr="00036D0E" w:rsidRDefault="00036D0E" w:rsidP="00245317">
            <w:pPr>
              <w:spacing w:after="0" w:line="240" w:lineRule="auto"/>
              <w:jc w:val="center"/>
              <w:rPr>
                <w:ins w:id="6023" w:author="David Dayan" w:date="2021-12-03T17:13:00Z"/>
                <w:rFonts w:ascii="Calibri" w:eastAsia="Times New Roman" w:hAnsi="Calibri" w:cs="Times New Roman"/>
                <w:color w:val="000000"/>
                <w:sz w:val="16"/>
                <w:szCs w:val="16"/>
              </w:rPr>
            </w:pPr>
            <w:ins w:id="602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025" w:author="David Dayan" w:date="2021-12-03T17:18:00Z">
              <w:tcPr>
                <w:tcW w:w="2160" w:type="dxa"/>
                <w:tcBorders>
                  <w:top w:val="nil"/>
                  <w:left w:val="nil"/>
                  <w:bottom w:val="nil"/>
                  <w:right w:val="nil"/>
                </w:tcBorders>
                <w:shd w:val="clear" w:color="auto" w:fill="auto"/>
                <w:noWrap/>
                <w:vAlign w:val="bottom"/>
                <w:hideMark/>
              </w:tcPr>
            </w:tcPrChange>
          </w:tcPr>
          <w:p w14:paraId="40D78B7C" w14:textId="77777777" w:rsidR="00036D0E" w:rsidRPr="00036D0E" w:rsidRDefault="00036D0E" w:rsidP="00245317">
            <w:pPr>
              <w:spacing w:after="0" w:line="240" w:lineRule="auto"/>
              <w:jc w:val="center"/>
              <w:rPr>
                <w:ins w:id="6026" w:author="David Dayan" w:date="2021-12-03T17:13:00Z"/>
                <w:rFonts w:ascii="Calibri" w:eastAsia="Times New Roman" w:hAnsi="Calibri" w:cs="Times New Roman"/>
                <w:color w:val="000000"/>
                <w:sz w:val="16"/>
                <w:szCs w:val="16"/>
              </w:rPr>
            </w:pPr>
            <w:proofErr w:type="spellStart"/>
            <w:ins w:id="602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028" w:author="David Dayan" w:date="2021-12-03T17:18:00Z">
              <w:tcPr>
                <w:tcW w:w="2876" w:type="dxa"/>
                <w:gridSpan w:val="2"/>
                <w:tcBorders>
                  <w:top w:val="nil"/>
                  <w:left w:val="nil"/>
                  <w:bottom w:val="nil"/>
                  <w:right w:val="nil"/>
                </w:tcBorders>
                <w:shd w:val="clear" w:color="auto" w:fill="auto"/>
                <w:noWrap/>
                <w:vAlign w:val="bottom"/>
                <w:hideMark/>
              </w:tcPr>
            </w:tcPrChange>
          </w:tcPr>
          <w:p w14:paraId="280EE9EB" w14:textId="77777777" w:rsidR="00036D0E" w:rsidRPr="00036D0E" w:rsidRDefault="00036D0E" w:rsidP="00245317">
            <w:pPr>
              <w:spacing w:after="0" w:line="240" w:lineRule="auto"/>
              <w:jc w:val="center"/>
              <w:rPr>
                <w:ins w:id="6029" w:author="David Dayan" w:date="2021-12-03T17:13:00Z"/>
                <w:rFonts w:ascii="Calibri" w:eastAsia="Times New Roman" w:hAnsi="Calibri" w:cs="Times New Roman"/>
                <w:color w:val="000000"/>
                <w:sz w:val="16"/>
                <w:szCs w:val="16"/>
              </w:rPr>
            </w:pPr>
            <w:proofErr w:type="spellStart"/>
            <w:ins w:id="603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031" w:author="David Dayan" w:date="2021-12-03T17:18:00Z">
              <w:tcPr>
                <w:tcW w:w="1426" w:type="dxa"/>
                <w:tcBorders>
                  <w:top w:val="nil"/>
                  <w:left w:val="nil"/>
                  <w:bottom w:val="nil"/>
                  <w:right w:val="nil"/>
                </w:tcBorders>
                <w:shd w:val="clear" w:color="auto" w:fill="auto"/>
                <w:noWrap/>
                <w:vAlign w:val="bottom"/>
                <w:hideMark/>
              </w:tcPr>
            </w:tcPrChange>
          </w:tcPr>
          <w:p w14:paraId="5F3095FD" w14:textId="77777777" w:rsidR="00036D0E" w:rsidRPr="00036D0E" w:rsidRDefault="00036D0E" w:rsidP="00245317">
            <w:pPr>
              <w:spacing w:after="0" w:line="240" w:lineRule="auto"/>
              <w:jc w:val="center"/>
              <w:rPr>
                <w:ins w:id="6032" w:author="David Dayan" w:date="2021-12-03T17:13:00Z"/>
                <w:rFonts w:ascii="Calibri" w:eastAsia="Times New Roman" w:hAnsi="Calibri" w:cs="Times New Roman"/>
                <w:color w:val="000000"/>
                <w:sz w:val="16"/>
                <w:szCs w:val="16"/>
              </w:rPr>
            </w:pPr>
            <w:proofErr w:type="spellStart"/>
            <w:ins w:id="603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A5FBA77" w14:textId="77777777" w:rsidTr="00245317">
        <w:trPr>
          <w:cantSplit/>
          <w:trHeight w:val="20"/>
          <w:ins w:id="6034" w:author="David Dayan" w:date="2021-12-03T17:13:00Z"/>
          <w:trPrChange w:id="603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036" w:author="David Dayan" w:date="2021-12-03T17:18:00Z">
              <w:tcPr>
                <w:tcW w:w="1563" w:type="dxa"/>
                <w:tcBorders>
                  <w:top w:val="nil"/>
                  <w:left w:val="nil"/>
                  <w:bottom w:val="nil"/>
                  <w:right w:val="nil"/>
                </w:tcBorders>
                <w:shd w:val="clear" w:color="auto" w:fill="auto"/>
                <w:noWrap/>
                <w:vAlign w:val="bottom"/>
                <w:hideMark/>
              </w:tcPr>
            </w:tcPrChange>
          </w:tcPr>
          <w:p w14:paraId="4F9D9E49" w14:textId="77777777" w:rsidR="00036D0E" w:rsidRPr="00036D0E" w:rsidRDefault="00036D0E" w:rsidP="00245317">
            <w:pPr>
              <w:spacing w:after="0" w:line="240" w:lineRule="auto"/>
              <w:jc w:val="center"/>
              <w:rPr>
                <w:ins w:id="6037" w:author="David Dayan" w:date="2021-12-03T17:13:00Z"/>
                <w:rFonts w:ascii="Calibri" w:eastAsia="Times New Roman" w:hAnsi="Calibri" w:cs="Times New Roman"/>
                <w:color w:val="000000"/>
                <w:sz w:val="16"/>
                <w:szCs w:val="16"/>
              </w:rPr>
            </w:pPr>
            <w:ins w:id="6038" w:author="David Dayan" w:date="2021-12-03T17:13:00Z">
              <w:r w:rsidRPr="00036D0E">
                <w:rPr>
                  <w:rFonts w:ascii="Calibri" w:eastAsia="Times New Roman" w:hAnsi="Calibri" w:cs="Times New Roman"/>
                  <w:color w:val="000000"/>
                  <w:sz w:val="16"/>
                  <w:szCs w:val="16"/>
                </w:rPr>
                <w:t>OtsAC20ROGR_0168</w:t>
              </w:r>
            </w:ins>
          </w:p>
        </w:tc>
        <w:tc>
          <w:tcPr>
            <w:tcW w:w="746" w:type="dxa"/>
            <w:tcBorders>
              <w:top w:val="nil"/>
              <w:left w:val="nil"/>
              <w:bottom w:val="nil"/>
              <w:right w:val="nil"/>
            </w:tcBorders>
            <w:shd w:val="clear" w:color="auto" w:fill="auto"/>
            <w:noWrap/>
            <w:vAlign w:val="bottom"/>
            <w:hideMark/>
            <w:tcPrChange w:id="6039" w:author="David Dayan" w:date="2021-12-03T17:18:00Z">
              <w:tcPr>
                <w:tcW w:w="746" w:type="dxa"/>
                <w:tcBorders>
                  <w:top w:val="nil"/>
                  <w:left w:val="nil"/>
                  <w:bottom w:val="nil"/>
                  <w:right w:val="nil"/>
                </w:tcBorders>
                <w:shd w:val="clear" w:color="auto" w:fill="auto"/>
                <w:noWrap/>
                <w:vAlign w:val="bottom"/>
                <w:hideMark/>
              </w:tcPr>
            </w:tcPrChange>
          </w:tcPr>
          <w:p w14:paraId="6CCE4376" w14:textId="77777777" w:rsidR="00036D0E" w:rsidRPr="00036D0E" w:rsidRDefault="00036D0E" w:rsidP="00245317">
            <w:pPr>
              <w:spacing w:after="0" w:line="240" w:lineRule="auto"/>
              <w:jc w:val="center"/>
              <w:rPr>
                <w:ins w:id="6040" w:author="David Dayan" w:date="2021-12-03T17:13:00Z"/>
                <w:rFonts w:ascii="Calibri" w:eastAsia="Times New Roman" w:hAnsi="Calibri" w:cs="Times New Roman"/>
                <w:color w:val="000000"/>
                <w:sz w:val="16"/>
                <w:szCs w:val="16"/>
              </w:rPr>
            </w:pPr>
            <w:ins w:id="6041"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042" w:author="David Dayan" w:date="2021-12-03T17:18:00Z">
              <w:tcPr>
                <w:tcW w:w="599" w:type="dxa"/>
                <w:tcBorders>
                  <w:top w:val="nil"/>
                  <w:left w:val="nil"/>
                  <w:bottom w:val="nil"/>
                  <w:right w:val="nil"/>
                </w:tcBorders>
                <w:shd w:val="clear" w:color="auto" w:fill="auto"/>
                <w:noWrap/>
                <w:vAlign w:val="bottom"/>
                <w:hideMark/>
              </w:tcPr>
            </w:tcPrChange>
          </w:tcPr>
          <w:p w14:paraId="3FFF0A1E" w14:textId="77777777" w:rsidR="00036D0E" w:rsidRPr="00036D0E" w:rsidRDefault="00036D0E" w:rsidP="00245317">
            <w:pPr>
              <w:spacing w:after="0" w:line="240" w:lineRule="auto"/>
              <w:jc w:val="center"/>
              <w:rPr>
                <w:ins w:id="6043" w:author="David Dayan" w:date="2021-12-03T17:13:00Z"/>
                <w:rFonts w:ascii="Calibri" w:eastAsia="Times New Roman" w:hAnsi="Calibri" w:cs="Times New Roman"/>
                <w:color w:val="000000"/>
                <w:sz w:val="16"/>
                <w:szCs w:val="16"/>
              </w:rPr>
            </w:pPr>
            <w:ins w:id="6044"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045" w:author="David Dayan" w:date="2021-12-03T17:18:00Z">
              <w:tcPr>
                <w:tcW w:w="1142" w:type="dxa"/>
                <w:tcBorders>
                  <w:top w:val="nil"/>
                  <w:left w:val="nil"/>
                  <w:bottom w:val="nil"/>
                  <w:right w:val="nil"/>
                </w:tcBorders>
                <w:shd w:val="clear" w:color="auto" w:fill="auto"/>
                <w:noWrap/>
                <w:vAlign w:val="bottom"/>
                <w:hideMark/>
              </w:tcPr>
            </w:tcPrChange>
          </w:tcPr>
          <w:p w14:paraId="3633EB4E" w14:textId="77777777" w:rsidR="00036D0E" w:rsidRPr="00036D0E" w:rsidRDefault="00036D0E" w:rsidP="00245317">
            <w:pPr>
              <w:spacing w:after="0" w:line="240" w:lineRule="auto"/>
              <w:jc w:val="center"/>
              <w:rPr>
                <w:ins w:id="6046" w:author="David Dayan" w:date="2021-12-03T17:13:00Z"/>
                <w:rFonts w:ascii="Calibri" w:eastAsia="Times New Roman" w:hAnsi="Calibri" w:cs="Times New Roman"/>
                <w:color w:val="000000"/>
                <w:sz w:val="16"/>
                <w:szCs w:val="16"/>
              </w:rPr>
            </w:pPr>
            <w:ins w:id="604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048" w:author="David Dayan" w:date="2021-12-03T17:18:00Z">
              <w:tcPr>
                <w:tcW w:w="1440" w:type="dxa"/>
                <w:tcBorders>
                  <w:top w:val="nil"/>
                  <w:left w:val="nil"/>
                  <w:bottom w:val="nil"/>
                  <w:right w:val="nil"/>
                </w:tcBorders>
                <w:shd w:val="clear" w:color="auto" w:fill="auto"/>
                <w:noWrap/>
                <w:vAlign w:val="bottom"/>
                <w:hideMark/>
              </w:tcPr>
            </w:tcPrChange>
          </w:tcPr>
          <w:p w14:paraId="00D6D0FA" w14:textId="77777777" w:rsidR="00036D0E" w:rsidRPr="00036D0E" w:rsidRDefault="00036D0E" w:rsidP="00245317">
            <w:pPr>
              <w:spacing w:after="0" w:line="240" w:lineRule="auto"/>
              <w:jc w:val="center"/>
              <w:rPr>
                <w:ins w:id="6049" w:author="David Dayan" w:date="2021-12-03T17:13:00Z"/>
                <w:rFonts w:ascii="Calibri" w:eastAsia="Times New Roman" w:hAnsi="Calibri" w:cs="Times New Roman"/>
                <w:color w:val="000000"/>
                <w:sz w:val="16"/>
                <w:szCs w:val="16"/>
              </w:rPr>
            </w:pPr>
            <w:ins w:id="605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051" w:author="David Dayan" w:date="2021-12-03T17:18:00Z">
              <w:tcPr>
                <w:tcW w:w="1530" w:type="dxa"/>
                <w:tcBorders>
                  <w:top w:val="nil"/>
                  <w:left w:val="nil"/>
                  <w:bottom w:val="nil"/>
                  <w:right w:val="nil"/>
                </w:tcBorders>
                <w:shd w:val="clear" w:color="auto" w:fill="auto"/>
                <w:noWrap/>
                <w:vAlign w:val="bottom"/>
                <w:hideMark/>
              </w:tcPr>
            </w:tcPrChange>
          </w:tcPr>
          <w:p w14:paraId="4C1BBECB" w14:textId="77777777" w:rsidR="00036D0E" w:rsidRPr="00036D0E" w:rsidRDefault="00036D0E" w:rsidP="00245317">
            <w:pPr>
              <w:spacing w:after="0" w:line="240" w:lineRule="auto"/>
              <w:jc w:val="center"/>
              <w:rPr>
                <w:ins w:id="6052" w:author="David Dayan" w:date="2021-12-03T17:13:00Z"/>
                <w:rFonts w:ascii="Calibri" w:eastAsia="Times New Roman" w:hAnsi="Calibri" w:cs="Times New Roman"/>
                <w:color w:val="000000"/>
                <w:sz w:val="16"/>
                <w:szCs w:val="16"/>
              </w:rPr>
            </w:pPr>
            <w:ins w:id="605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054" w:author="David Dayan" w:date="2021-12-03T17:18:00Z">
              <w:tcPr>
                <w:tcW w:w="898" w:type="dxa"/>
                <w:tcBorders>
                  <w:top w:val="nil"/>
                  <w:left w:val="nil"/>
                  <w:bottom w:val="nil"/>
                  <w:right w:val="nil"/>
                </w:tcBorders>
                <w:shd w:val="clear" w:color="auto" w:fill="auto"/>
                <w:noWrap/>
                <w:vAlign w:val="bottom"/>
                <w:hideMark/>
              </w:tcPr>
            </w:tcPrChange>
          </w:tcPr>
          <w:p w14:paraId="5F733F85" w14:textId="77777777" w:rsidR="00036D0E" w:rsidRPr="00036D0E" w:rsidRDefault="00036D0E" w:rsidP="00245317">
            <w:pPr>
              <w:spacing w:after="0" w:line="240" w:lineRule="auto"/>
              <w:jc w:val="center"/>
              <w:rPr>
                <w:ins w:id="6055" w:author="David Dayan" w:date="2021-12-03T17:13:00Z"/>
                <w:rFonts w:ascii="Calibri" w:eastAsia="Times New Roman" w:hAnsi="Calibri" w:cs="Times New Roman"/>
                <w:color w:val="000000"/>
                <w:sz w:val="16"/>
                <w:szCs w:val="16"/>
              </w:rPr>
            </w:pPr>
            <w:ins w:id="605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057" w:author="David Dayan" w:date="2021-12-03T17:18:00Z">
              <w:tcPr>
                <w:tcW w:w="902" w:type="dxa"/>
                <w:tcBorders>
                  <w:top w:val="nil"/>
                  <w:left w:val="nil"/>
                  <w:bottom w:val="nil"/>
                  <w:right w:val="nil"/>
                </w:tcBorders>
                <w:shd w:val="clear" w:color="auto" w:fill="auto"/>
                <w:noWrap/>
                <w:vAlign w:val="bottom"/>
                <w:hideMark/>
              </w:tcPr>
            </w:tcPrChange>
          </w:tcPr>
          <w:p w14:paraId="6358CB73" w14:textId="77777777" w:rsidR="00036D0E" w:rsidRPr="00036D0E" w:rsidRDefault="00036D0E" w:rsidP="00245317">
            <w:pPr>
              <w:spacing w:after="0" w:line="240" w:lineRule="auto"/>
              <w:jc w:val="center"/>
              <w:rPr>
                <w:ins w:id="6058" w:author="David Dayan" w:date="2021-12-03T17:13:00Z"/>
                <w:rFonts w:ascii="Calibri" w:eastAsia="Times New Roman" w:hAnsi="Calibri" w:cs="Times New Roman"/>
                <w:color w:val="000000"/>
                <w:sz w:val="16"/>
                <w:szCs w:val="16"/>
              </w:rPr>
            </w:pPr>
            <w:ins w:id="605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060" w:author="David Dayan" w:date="2021-12-03T17:18:00Z">
              <w:tcPr>
                <w:tcW w:w="2160" w:type="dxa"/>
                <w:tcBorders>
                  <w:top w:val="nil"/>
                  <w:left w:val="nil"/>
                  <w:bottom w:val="nil"/>
                  <w:right w:val="nil"/>
                </w:tcBorders>
                <w:shd w:val="clear" w:color="auto" w:fill="auto"/>
                <w:noWrap/>
                <w:vAlign w:val="bottom"/>
                <w:hideMark/>
              </w:tcPr>
            </w:tcPrChange>
          </w:tcPr>
          <w:p w14:paraId="6081D776" w14:textId="77777777" w:rsidR="00036D0E" w:rsidRPr="00036D0E" w:rsidRDefault="00036D0E" w:rsidP="00245317">
            <w:pPr>
              <w:spacing w:after="0" w:line="240" w:lineRule="auto"/>
              <w:jc w:val="center"/>
              <w:rPr>
                <w:ins w:id="6061" w:author="David Dayan" w:date="2021-12-03T17:13:00Z"/>
                <w:rFonts w:ascii="Calibri" w:eastAsia="Times New Roman" w:hAnsi="Calibri" w:cs="Times New Roman"/>
                <w:color w:val="000000"/>
                <w:sz w:val="16"/>
                <w:szCs w:val="16"/>
              </w:rPr>
            </w:pPr>
            <w:proofErr w:type="spellStart"/>
            <w:ins w:id="606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063" w:author="David Dayan" w:date="2021-12-03T17:18:00Z">
              <w:tcPr>
                <w:tcW w:w="2876" w:type="dxa"/>
                <w:gridSpan w:val="2"/>
                <w:tcBorders>
                  <w:top w:val="nil"/>
                  <w:left w:val="nil"/>
                  <w:bottom w:val="nil"/>
                  <w:right w:val="nil"/>
                </w:tcBorders>
                <w:shd w:val="clear" w:color="auto" w:fill="auto"/>
                <w:noWrap/>
                <w:vAlign w:val="bottom"/>
                <w:hideMark/>
              </w:tcPr>
            </w:tcPrChange>
          </w:tcPr>
          <w:p w14:paraId="7033BE27" w14:textId="77777777" w:rsidR="00036D0E" w:rsidRPr="00036D0E" w:rsidRDefault="00036D0E" w:rsidP="00245317">
            <w:pPr>
              <w:spacing w:after="0" w:line="240" w:lineRule="auto"/>
              <w:jc w:val="center"/>
              <w:rPr>
                <w:ins w:id="6064" w:author="David Dayan" w:date="2021-12-03T17:13:00Z"/>
                <w:rFonts w:ascii="Calibri" w:eastAsia="Times New Roman" w:hAnsi="Calibri" w:cs="Times New Roman"/>
                <w:color w:val="000000"/>
                <w:sz w:val="16"/>
                <w:szCs w:val="16"/>
              </w:rPr>
            </w:pPr>
            <w:proofErr w:type="spellStart"/>
            <w:ins w:id="606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066" w:author="David Dayan" w:date="2021-12-03T17:18:00Z">
              <w:tcPr>
                <w:tcW w:w="1426" w:type="dxa"/>
                <w:tcBorders>
                  <w:top w:val="nil"/>
                  <w:left w:val="nil"/>
                  <w:bottom w:val="nil"/>
                  <w:right w:val="nil"/>
                </w:tcBorders>
                <w:shd w:val="clear" w:color="auto" w:fill="auto"/>
                <w:noWrap/>
                <w:vAlign w:val="bottom"/>
                <w:hideMark/>
              </w:tcPr>
            </w:tcPrChange>
          </w:tcPr>
          <w:p w14:paraId="0C12DAC7" w14:textId="77777777" w:rsidR="00036D0E" w:rsidRPr="00036D0E" w:rsidRDefault="00036D0E" w:rsidP="00245317">
            <w:pPr>
              <w:spacing w:after="0" w:line="240" w:lineRule="auto"/>
              <w:jc w:val="center"/>
              <w:rPr>
                <w:ins w:id="6067" w:author="David Dayan" w:date="2021-12-03T17:13:00Z"/>
                <w:rFonts w:ascii="Calibri" w:eastAsia="Times New Roman" w:hAnsi="Calibri" w:cs="Times New Roman"/>
                <w:color w:val="000000"/>
                <w:sz w:val="16"/>
                <w:szCs w:val="16"/>
              </w:rPr>
            </w:pPr>
            <w:proofErr w:type="spellStart"/>
            <w:ins w:id="606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614C4CE1" w14:textId="77777777" w:rsidTr="00245317">
        <w:trPr>
          <w:cantSplit/>
          <w:trHeight w:val="20"/>
          <w:ins w:id="6069" w:author="David Dayan" w:date="2021-12-03T17:13:00Z"/>
          <w:trPrChange w:id="607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071" w:author="David Dayan" w:date="2021-12-03T17:18:00Z">
              <w:tcPr>
                <w:tcW w:w="1563" w:type="dxa"/>
                <w:tcBorders>
                  <w:top w:val="nil"/>
                  <w:left w:val="nil"/>
                  <w:bottom w:val="nil"/>
                  <w:right w:val="nil"/>
                </w:tcBorders>
                <w:shd w:val="clear" w:color="auto" w:fill="auto"/>
                <w:noWrap/>
                <w:vAlign w:val="bottom"/>
                <w:hideMark/>
              </w:tcPr>
            </w:tcPrChange>
          </w:tcPr>
          <w:p w14:paraId="55814D95" w14:textId="77777777" w:rsidR="00036D0E" w:rsidRPr="00036D0E" w:rsidRDefault="00036D0E" w:rsidP="00245317">
            <w:pPr>
              <w:spacing w:after="0" w:line="240" w:lineRule="auto"/>
              <w:jc w:val="center"/>
              <w:rPr>
                <w:ins w:id="6072" w:author="David Dayan" w:date="2021-12-03T17:13:00Z"/>
                <w:rFonts w:ascii="Calibri" w:eastAsia="Times New Roman" w:hAnsi="Calibri" w:cs="Times New Roman"/>
                <w:color w:val="000000"/>
                <w:sz w:val="16"/>
                <w:szCs w:val="16"/>
              </w:rPr>
            </w:pPr>
            <w:ins w:id="6073" w:author="David Dayan" w:date="2021-12-03T17:13:00Z">
              <w:r w:rsidRPr="00036D0E">
                <w:rPr>
                  <w:rFonts w:ascii="Calibri" w:eastAsia="Times New Roman" w:hAnsi="Calibri" w:cs="Times New Roman"/>
                  <w:color w:val="000000"/>
                  <w:sz w:val="16"/>
                  <w:szCs w:val="16"/>
                </w:rPr>
                <w:t>OtsAC20ROGR_0169</w:t>
              </w:r>
            </w:ins>
          </w:p>
        </w:tc>
        <w:tc>
          <w:tcPr>
            <w:tcW w:w="746" w:type="dxa"/>
            <w:tcBorders>
              <w:top w:val="nil"/>
              <w:left w:val="nil"/>
              <w:bottom w:val="nil"/>
              <w:right w:val="nil"/>
            </w:tcBorders>
            <w:shd w:val="clear" w:color="auto" w:fill="auto"/>
            <w:noWrap/>
            <w:vAlign w:val="bottom"/>
            <w:hideMark/>
            <w:tcPrChange w:id="6074" w:author="David Dayan" w:date="2021-12-03T17:18:00Z">
              <w:tcPr>
                <w:tcW w:w="746" w:type="dxa"/>
                <w:tcBorders>
                  <w:top w:val="nil"/>
                  <w:left w:val="nil"/>
                  <w:bottom w:val="nil"/>
                  <w:right w:val="nil"/>
                </w:tcBorders>
                <w:shd w:val="clear" w:color="auto" w:fill="auto"/>
                <w:noWrap/>
                <w:vAlign w:val="bottom"/>
                <w:hideMark/>
              </w:tcPr>
            </w:tcPrChange>
          </w:tcPr>
          <w:p w14:paraId="5C8A2B9D" w14:textId="77777777" w:rsidR="00036D0E" w:rsidRPr="00036D0E" w:rsidRDefault="00036D0E" w:rsidP="00245317">
            <w:pPr>
              <w:spacing w:after="0" w:line="240" w:lineRule="auto"/>
              <w:jc w:val="center"/>
              <w:rPr>
                <w:ins w:id="6075" w:author="David Dayan" w:date="2021-12-03T17:13:00Z"/>
                <w:rFonts w:ascii="Calibri" w:eastAsia="Times New Roman" w:hAnsi="Calibri" w:cs="Times New Roman"/>
                <w:color w:val="000000"/>
                <w:sz w:val="16"/>
                <w:szCs w:val="16"/>
              </w:rPr>
            </w:pPr>
            <w:ins w:id="6076"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077" w:author="David Dayan" w:date="2021-12-03T17:18:00Z">
              <w:tcPr>
                <w:tcW w:w="599" w:type="dxa"/>
                <w:tcBorders>
                  <w:top w:val="nil"/>
                  <w:left w:val="nil"/>
                  <w:bottom w:val="nil"/>
                  <w:right w:val="nil"/>
                </w:tcBorders>
                <w:shd w:val="clear" w:color="auto" w:fill="auto"/>
                <w:noWrap/>
                <w:vAlign w:val="bottom"/>
                <w:hideMark/>
              </w:tcPr>
            </w:tcPrChange>
          </w:tcPr>
          <w:p w14:paraId="3BB801BF" w14:textId="77777777" w:rsidR="00036D0E" w:rsidRPr="00036D0E" w:rsidRDefault="00036D0E" w:rsidP="00245317">
            <w:pPr>
              <w:spacing w:after="0" w:line="240" w:lineRule="auto"/>
              <w:jc w:val="center"/>
              <w:rPr>
                <w:ins w:id="6078" w:author="David Dayan" w:date="2021-12-03T17:13:00Z"/>
                <w:rFonts w:ascii="Calibri" w:eastAsia="Times New Roman" w:hAnsi="Calibri" w:cs="Times New Roman"/>
                <w:color w:val="000000"/>
                <w:sz w:val="16"/>
                <w:szCs w:val="16"/>
              </w:rPr>
            </w:pPr>
            <w:ins w:id="6079"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080" w:author="David Dayan" w:date="2021-12-03T17:18:00Z">
              <w:tcPr>
                <w:tcW w:w="1142" w:type="dxa"/>
                <w:tcBorders>
                  <w:top w:val="nil"/>
                  <w:left w:val="nil"/>
                  <w:bottom w:val="nil"/>
                  <w:right w:val="nil"/>
                </w:tcBorders>
                <w:shd w:val="clear" w:color="auto" w:fill="auto"/>
                <w:noWrap/>
                <w:vAlign w:val="bottom"/>
                <w:hideMark/>
              </w:tcPr>
            </w:tcPrChange>
          </w:tcPr>
          <w:p w14:paraId="1D27E2D1" w14:textId="77777777" w:rsidR="00036D0E" w:rsidRPr="00036D0E" w:rsidRDefault="00036D0E" w:rsidP="00245317">
            <w:pPr>
              <w:spacing w:after="0" w:line="240" w:lineRule="auto"/>
              <w:jc w:val="center"/>
              <w:rPr>
                <w:ins w:id="6081" w:author="David Dayan" w:date="2021-12-03T17:13:00Z"/>
                <w:rFonts w:ascii="Calibri" w:eastAsia="Times New Roman" w:hAnsi="Calibri" w:cs="Times New Roman"/>
                <w:color w:val="000000"/>
                <w:sz w:val="16"/>
                <w:szCs w:val="16"/>
              </w:rPr>
            </w:pPr>
            <w:ins w:id="608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083" w:author="David Dayan" w:date="2021-12-03T17:18:00Z">
              <w:tcPr>
                <w:tcW w:w="1440" w:type="dxa"/>
                <w:tcBorders>
                  <w:top w:val="nil"/>
                  <w:left w:val="nil"/>
                  <w:bottom w:val="nil"/>
                  <w:right w:val="nil"/>
                </w:tcBorders>
                <w:shd w:val="clear" w:color="auto" w:fill="auto"/>
                <w:noWrap/>
                <w:vAlign w:val="bottom"/>
                <w:hideMark/>
              </w:tcPr>
            </w:tcPrChange>
          </w:tcPr>
          <w:p w14:paraId="1E352B05" w14:textId="77777777" w:rsidR="00036D0E" w:rsidRPr="00036D0E" w:rsidRDefault="00036D0E" w:rsidP="00245317">
            <w:pPr>
              <w:spacing w:after="0" w:line="240" w:lineRule="auto"/>
              <w:jc w:val="center"/>
              <w:rPr>
                <w:ins w:id="6084" w:author="David Dayan" w:date="2021-12-03T17:13:00Z"/>
                <w:rFonts w:ascii="Calibri" w:eastAsia="Times New Roman" w:hAnsi="Calibri" w:cs="Times New Roman"/>
                <w:color w:val="000000"/>
                <w:sz w:val="16"/>
                <w:szCs w:val="16"/>
              </w:rPr>
            </w:pPr>
            <w:ins w:id="608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086" w:author="David Dayan" w:date="2021-12-03T17:18:00Z">
              <w:tcPr>
                <w:tcW w:w="1530" w:type="dxa"/>
                <w:tcBorders>
                  <w:top w:val="nil"/>
                  <w:left w:val="nil"/>
                  <w:bottom w:val="nil"/>
                  <w:right w:val="nil"/>
                </w:tcBorders>
                <w:shd w:val="clear" w:color="auto" w:fill="auto"/>
                <w:noWrap/>
                <w:vAlign w:val="bottom"/>
                <w:hideMark/>
              </w:tcPr>
            </w:tcPrChange>
          </w:tcPr>
          <w:p w14:paraId="78C0100B" w14:textId="77777777" w:rsidR="00036D0E" w:rsidRPr="00036D0E" w:rsidRDefault="00036D0E" w:rsidP="00245317">
            <w:pPr>
              <w:spacing w:after="0" w:line="240" w:lineRule="auto"/>
              <w:jc w:val="center"/>
              <w:rPr>
                <w:ins w:id="6087" w:author="David Dayan" w:date="2021-12-03T17:13:00Z"/>
                <w:rFonts w:ascii="Calibri" w:eastAsia="Times New Roman" w:hAnsi="Calibri" w:cs="Times New Roman"/>
                <w:color w:val="000000"/>
                <w:sz w:val="16"/>
                <w:szCs w:val="16"/>
              </w:rPr>
            </w:pPr>
            <w:ins w:id="608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089" w:author="David Dayan" w:date="2021-12-03T17:18:00Z">
              <w:tcPr>
                <w:tcW w:w="898" w:type="dxa"/>
                <w:tcBorders>
                  <w:top w:val="nil"/>
                  <w:left w:val="nil"/>
                  <w:bottom w:val="nil"/>
                  <w:right w:val="nil"/>
                </w:tcBorders>
                <w:shd w:val="clear" w:color="auto" w:fill="auto"/>
                <w:noWrap/>
                <w:vAlign w:val="bottom"/>
                <w:hideMark/>
              </w:tcPr>
            </w:tcPrChange>
          </w:tcPr>
          <w:p w14:paraId="7B345CCB" w14:textId="77777777" w:rsidR="00036D0E" w:rsidRPr="00036D0E" w:rsidRDefault="00036D0E" w:rsidP="00245317">
            <w:pPr>
              <w:spacing w:after="0" w:line="240" w:lineRule="auto"/>
              <w:jc w:val="center"/>
              <w:rPr>
                <w:ins w:id="6090" w:author="David Dayan" w:date="2021-12-03T17:13:00Z"/>
                <w:rFonts w:ascii="Calibri" w:eastAsia="Times New Roman" w:hAnsi="Calibri" w:cs="Times New Roman"/>
                <w:color w:val="000000"/>
                <w:sz w:val="16"/>
                <w:szCs w:val="16"/>
              </w:rPr>
            </w:pPr>
            <w:ins w:id="609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092" w:author="David Dayan" w:date="2021-12-03T17:18:00Z">
              <w:tcPr>
                <w:tcW w:w="902" w:type="dxa"/>
                <w:tcBorders>
                  <w:top w:val="nil"/>
                  <w:left w:val="nil"/>
                  <w:bottom w:val="nil"/>
                  <w:right w:val="nil"/>
                </w:tcBorders>
                <w:shd w:val="clear" w:color="auto" w:fill="auto"/>
                <w:noWrap/>
                <w:vAlign w:val="bottom"/>
                <w:hideMark/>
              </w:tcPr>
            </w:tcPrChange>
          </w:tcPr>
          <w:p w14:paraId="22D8E00B" w14:textId="77777777" w:rsidR="00036D0E" w:rsidRPr="00036D0E" w:rsidRDefault="00036D0E" w:rsidP="00245317">
            <w:pPr>
              <w:spacing w:after="0" w:line="240" w:lineRule="auto"/>
              <w:jc w:val="center"/>
              <w:rPr>
                <w:ins w:id="6093" w:author="David Dayan" w:date="2021-12-03T17:13:00Z"/>
                <w:rFonts w:ascii="Calibri" w:eastAsia="Times New Roman" w:hAnsi="Calibri" w:cs="Times New Roman"/>
                <w:color w:val="000000"/>
                <w:sz w:val="16"/>
                <w:szCs w:val="16"/>
              </w:rPr>
            </w:pPr>
            <w:ins w:id="609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095" w:author="David Dayan" w:date="2021-12-03T17:18:00Z">
              <w:tcPr>
                <w:tcW w:w="2160" w:type="dxa"/>
                <w:tcBorders>
                  <w:top w:val="nil"/>
                  <w:left w:val="nil"/>
                  <w:bottom w:val="nil"/>
                  <w:right w:val="nil"/>
                </w:tcBorders>
                <w:shd w:val="clear" w:color="auto" w:fill="auto"/>
                <w:noWrap/>
                <w:vAlign w:val="bottom"/>
                <w:hideMark/>
              </w:tcPr>
            </w:tcPrChange>
          </w:tcPr>
          <w:p w14:paraId="7517C90E" w14:textId="77777777" w:rsidR="00036D0E" w:rsidRPr="00036D0E" w:rsidRDefault="00036D0E" w:rsidP="00245317">
            <w:pPr>
              <w:spacing w:after="0" w:line="240" w:lineRule="auto"/>
              <w:jc w:val="center"/>
              <w:rPr>
                <w:ins w:id="6096" w:author="David Dayan" w:date="2021-12-03T17:13:00Z"/>
                <w:rFonts w:ascii="Calibri" w:eastAsia="Times New Roman" w:hAnsi="Calibri" w:cs="Times New Roman"/>
                <w:color w:val="000000"/>
                <w:sz w:val="16"/>
                <w:szCs w:val="16"/>
              </w:rPr>
            </w:pPr>
            <w:proofErr w:type="spellStart"/>
            <w:ins w:id="609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098" w:author="David Dayan" w:date="2021-12-03T17:18:00Z">
              <w:tcPr>
                <w:tcW w:w="2876" w:type="dxa"/>
                <w:gridSpan w:val="2"/>
                <w:tcBorders>
                  <w:top w:val="nil"/>
                  <w:left w:val="nil"/>
                  <w:bottom w:val="nil"/>
                  <w:right w:val="nil"/>
                </w:tcBorders>
                <w:shd w:val="clear" w:color="auto" w:fill="auto"/>
                <w:noWrap/>
                <w:vAlign w:val="bottom"/>
                <w:hideMark/>
              </w:tcPr>
            </w:tcPrChange>
          </w:tcPr>
          <w:p w14:paraId="2C890DBB" w14:textId="77777777" w:rsidR="00036D0E" w:rsidRPr="00036D0E" w:rsidRDefault="00036D0E" w:rsidP="00245317">
            <w:pPr>
              <w:spacing w:after="0" w:line="240" w:lineRule="auto"/>
              <w:jc w:val="center"/>
              <w:rPr>
                <w:ins w:id="6099" w:author="David Dayan" w:date="2021-12-03T17:13:00Z"/>
                <w:rFonts w:ascii="Calibri" w:eastAsia="Times New Roman" w:hAnsi="Calibri" w:cs="Times New Roman"/>
                <w:color w:val="000000"/>
                <w:sz w:val="16"/>
                <w:szCs w:val="16"/>
              </w:rPr>
            </w:pPr>
            <w:proofErr w:type="spellStart"/>
            <w:ins w:id="610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101" w:author="David Dayan" w:date="2021-12-03T17:18:00Z">
              <w:tcPr>
                <w:tcW w:w="1426" w:type="dxa"/>
                <w:tcBorders>
                  <w:top w:val="nil"/>
                  <w:left w:val="nil"/>
                  <w:bottom w:val="nil"/>
                  <w:right w:val="nil"/>
                </w:tcBorders>
                <w:shd w:val="clear" w:color="auto" w:fill="auto"/>
                <w:noWrap/>
                <w:vAlign w:val="bottom"/>
                <w:hideMark/>
              </w:tcPr>
            </w:tcPrChange>
          </w:tcPr>
          <w:p w14:paraId="20E08B4A" w14:textId="77777777" w:rsidR="00036D0E" w:rsidRPr="00036D0E" w:rsidRDefault="00036D0E" w:rsidP="00245317">
            <w:pPr>
              <w:spacing w:after="0" w:line="240" w:lineRule="auto"/>
              <w:jc w:val="center"/>
              <w:rPr>
                <w:ins w:id="6102" w:author="David Dayan" w:date="2021-12-03T17:13:00Z"/>
                <w:rFonts w:ascii="Calibri" w:eastAsia="Times New Roman" w:hAnsi="Calibri" w:cs="Times New Roman"/>
                <w:color w:val="000000"/>
                <w:sz w:val="16"/>
                <w:szCs w:val="16"/>
              </w:rPr>
            </w:pPr>
            <w:proofErr w:type="spellStart"/>
            <w:ins w:id="610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7BF6377" w14:textId="77777777" w:rsidTr="00245317">
        <w:trPr>
          <w:cantSplit/>
          <w:trHeight w:val="20"/>
          <w:ins w:id="6104" w:author="David Dayan" w:date="2021-12-03T17:13:00Z"/>
          <w:trPrChange w:id="610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106" w:author="David Dayan" w:date="2021-12-03T17:18:00Z">
              <w:tcPr>
                <w:tcW w:w="1563" w:type="dxa"/>
                <w:tcBorders>
                  <w:top w:val="nil"/>
                  <w:left w:val="nil"/>
                  <w:bottom w:val="nil"/>
                  <w:right w:val="nil"/>
                </w:tcBorders>
                <w:shd w:val="clear" w:color="auto" w:fill="auto"/>
                <w:noWrap/>
                <w:vAlign w:val="bottom"/>
                <w:hideMark/>
              </w:tcPr>
            </w:tcPrChange>
          </w:tcPr>
          <w:p w14:paraId="472E3A04" w14:textId="77777777" w:rsidR="00036D0E" w:rsidRPr="00036D0E" w:rsidRDefault="00036D0E" w:rsidP="00245317">
            <w:pPr>
              <w:spacing w:after="0" w:line="240" w:lineRule="auto"/>
              <w:jc w:val="center"/>
              <w:rPr>
                <w:ins w:id="6107" w:author="David Dayan" w:date="2021-12-03T17:13:00Z"/>
                <w:rFonts w:ascii="Calibri" w:eastAsia="Times New Roman" w:hAnsi="Calibri" w:cs="Times New Roman"/>
                <w:color w:val="000000"/>
                <w:sz w:val="16"/>
                <w:szCs w:val="16"/>
              </w:rPr>
            </w:pPr>
            <w:ins w:id="6108" w:author="David Dayan" w:date="2021-12-03T17:13:00Z">
              <w:r w:rsidRPr="00036D0E">
                <w:rPr>
                  <w:rFonts w:ascii="Calibri" w:eastAsia="Times New Roman" w:hAnsi="Calibri" w:cs="Times New Roman"/>
                  <w:color w:val="000000"/>
                  <w:sz w:val="16"/>
                  <w:szCs w:val="16"/>
                </w:rPr>
                <w:t>OtsAC20ROGR_0170</w:t>
              </w:r>
            </w:ins>
          </w:p>
        </w:tc>
        <w:tc>
          <w:tcPr>
            <w:tcW w:w="746" w:type="dxa"/>
            <w:tcBorders>
              <w:top w:val="nil"/>
              <w:left w:val="nil"/>
              <w:bottom w:val="nil"/>
              <w:right w:val="nil"/>
            </w:tcBorders>
            <w:shd w:val="clear" w:color="auto" w:fill="auto"/>
            <w:noWrap/>
            <w:vAlign w:val="bottom"/>
            <w:hideMark/>
            <w:tcPrChange w:id="6109" w:author="David Dayan" w:date="2021-12-03T17:18:00Z">
              <w:tcPr>
                <w:tcW w:w="746" w:type="dxa"/>
                <w:tcBorders>
                  <w:top w:val="nil"/>
                  <w:left w:val="nil"/>
                  <w:bottom w:val="nil"/>
                  <w:right w:val="nil"/>
                </w:tcBorders>
                <w:shd w:val="clear" w:color="auto" w:fill="auto"/>
                <w:noWrap/>
                <w:vAlign w:val="bottom"/>
                <w:hideMark/>
              </w:tcPr>
            </w:tcPrChange>
          </w:tcPr>
          <w:p w14:paraId="537482F8" w14:textId="77777777" w:rsidR="00036D0E" w:rsidRPr="00036D0E" w:rsidRDefault="00036D0E" w:rsidP="00245317">
            <w:pPr>
              <w:spacing w:after="0" w:line="240" w:lineRule="auto"/>
              <w:jc w:val="center"/>
              <w:rPr>
                <w:ins w:id="6110" w:author="David Dayan" w:date="2021-12-03T17:13:00Z"/>
                <w:rFonts w:ascii="Calibri" w:eastAsia="Times New Roman" w:hAnsi="Calibri" w:cs="Times New Roman"/>
                <w:color w:val="000000"/>
                <w:sz w:val="16"/>
                <w:szCs w:val="16"/>
              </w:rPr>
            </w:pPr>
            <w:ins w:id="6111"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112" w:author="David Dayan" w:date="2021-12-03T17:18:00Z">
              <w:tcPr>
                <w:tcW w:w="599" w:type="dxa"/>
                <w:tcBorders>
                  <w:top w:val="nil"/>
                  <w:left w:val="nil"/>
                  <w:bottom w:val="nil"/>
                  <w:right w:val="nil"/>
                </w:tcBorders>
                <w:shd w:val="clear" w:color="auto" w:fill="auto"/>
                <w:noWrap/>
                <w:vAlign w:val="bottom"/>
                <w:hideMark/>
              </w:tcPr>
            </w:tcPrChange>
          </w:tcPr>
          <w:p w14:paraId="37D143EE" w14:textId="77777777" w:rsidR="00036D0E" w:rsidRPr="00036D0E" w:rsidRDefault="00036D0E" w:rsidP="00245317">
            <w:pPr>
              <w:spacing w:after="0" w:line="240" w:lineRule="auto"/>
              <w:jc w:val="center"/>
              <w:rPr>
                <w:ins w:id="6113" w:author="David Dayan" w:date="2021-12-03T17:13:00Z"/>
                <w:rFonts w:ascii="Calibri" w:eastAsia="Times New Roman" w:hAnsi="Calibri" w:cs="Times New Roman"/>
                <w:color w:val="000000"/>
                <w:sz w:val="16"/>
                <w:szCs w:val="16"/>
              </w:rPr>
            </w:pPr>
            <w:ins w:id="6114"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115" w:author="David Dayan" w:date="2021-12-03T17:18:00Z">
              <w:tcPr>
                <w:tcW w:w="1142" w:type="dxa"/>
                <w:tcBorders>
                  <w:top w:val="nil"/>
                  <w:left w:val="nil"/>
                  <w:bottom w:val="nil"/>
                  <w:right w:val="nil"/>
                </w:tcBorders>
                <w:shd w:val="clear" w:color="auto" w:fill="auto"/>
                <w:noWrap/>
                <w:vAlign w:val="bottom"/>
                <w:hideMark/>
              </w:tcPr>
            </w:tcPrChange>
          </w:tcPr>
          <w:p w14:paraId="7227C126" w14:textId="77777777" w:rsidR="00036D0E" w:rsidRPr="00036D0E" w:rsidRDefault="00036D0E" w:rsidP="00245317">
            <w:pPr>
              <w:spacing w:after="0" w:line="240" w:lineRule="auto"/>
              <w:jc w:val="center"/>
              <w:rPr>
                <w:ins w:id="6116" w:author="David Dayan" w:date="2021-12-03T17:13:00Z"/>
                <w:rFonts w:ascii="Calibri" w:eastAsia="Times New Roman" w:hAnsi="Calibri" w:cs="Times New Roman"/>
                <w:color w:val="000000"/>
                <w:sz w:val="16"/>
                <w:szCs w:val="16"/>
              </w:rPr>
            </w:pPr>
            <w:ins w:id="611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118" w:author="David Dayan" w:date="2021-12-03T17:18:00Z">
              <w:tcPr>
                <w:tcW w:w="1440" w:type="dxa"/>
                <w:tcBorders>
                  <w:top w:val="nil"/>
                  <w:left w:val="nil"/>
                  <w:bottom w:val="nil"/>
                  <w:right w:val="nil"/>
                </w:tcBorders>
                <w:shd w:val="clear" w:color="auto" w:fill="auto"/>
                <w:noWrap/>
                <w:vAlign w:val="bottom"/>
                <w:hideMark/>
              </w:tcPr>
            </w:tcPrChange>
          </w:tcPr>
          <w:p w14:paraId="7A29B7C7" w14:textId="77777777" w:rsidR="00036D0E" w:rsidRPr="00036D0E" w:rsidRDefault="00036D0E" w:rsidP="00245317">
            <w:pPr>
              <w:spacing w:after="0" w:line="240" w:lineRule="auto"/>
              <w:jc w:val="center"/>
              <w:rPr>
                <w:ins w:id="6119" w:author="David Dayan" w:date="2021-12-03T17:13:00Z"/>
                <w:rFonts w:ascii="Calibri" w:eastAsia="Times New Roman" w:hAnsi="Calibri" w:cs="Times New Roman"/>
                <w:color w:val="000000"/>
                <w:sz w:val="16"/>
                <w:szCs w:val="16"/>
              </w:rPr>
            </w:pPr>
            <w:ins w:id="612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121" w:author="David Dayan" w:date="2021-12-03T17:18:00Z">
              <w:tcPr>
                <w:tcW w:w="1530" w:type="dxa"/>
                <w:tcBorders>
                  <w:top w:val="nil"/>
                  <w:left w:val="nil"/>
                  <w:bottom w:val="nil"/>
                  <w:right w:val="nil"/>
                </w:tcBorders>
                <w:shd w:val="clear" w:color="auto" w:fill="auto"/>
                <w:noWrap/>
                <w:vAlign w:val="bottom"/>
                <w:hideMark/>
              </w:tcPr>
            </w:tcPrChange>
          </w:tcPr>
          <w:p w14:paraId="2D7C3991" w14:textId="77777777" w:rsidR="00036D0E" w:rsidRPr="00036D0E" w:rsidRDefault="00036D0E" w:rsidP="00245317">
            <w:pPr>
              <w:spacing w:after="0" w:line="240" w:lineRule="auto"/>
              <w:jc w:val="center"/>
              <w:rPr>
                <w:ins w:id="6122" w:author="David Dayan" w:date="2021-12-03T17:13:00Z"/>
                <w:rFonts w:ascii="Calibri" w:eastAsia="Times New Roman" w:hAnsi="Calibri" w:cs="Times New Roman"/>
                <w:color w:val="000000"/>
                <w:sz w:val="16"/>
                <w:szCs w:val="16"/>
              </w:rPr>
            </w:pPr>
            <w:ins w:id="612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124" w:author="David Dayan" w:date="2021-12-03T17:18:00Z">
              <w:tcPr>
                <w:tcW w:w="898" w:type="dxa"/>
                <w:tcBorders>
                  <w:top w:val="nil"/>
                  <w:left w:val="nil"/>
                  <w:bottom w:val="nil"/>
                  <w:right w:val="nil"/>
                </w:tcBorders>
                <w:shd w:val="clear" w:color="auto" w:fill="auto"/>
                <w:noWrap/>
                <w:vAlign w:val="bottom"/>
                <w:hideMark/>
              </w:tcPr>
            </w:tcPrChange>
          </w:tcPr>
          <w:p w14:paraId="11B9354A" w14:textId="77777777" w:rsidR="00036D0E" w:rsidRPr="00036D0E" w:rsidRDefault="00036D0E" w:rsidP="00245317">
            <w:pPr>
              <w:spacing w:after="0" w:line="240" w:lineRule="auto"/>
              <w:jc w:val="center"/>
              <w:rPr>
                <w:ins w:id="6125" w:author="David Dayan" w:date="2021-12-03T17:13:00Z"/>
                <w:rFonts w:ascii="Calibri" w:eastAsia="Times New Roman" w:hAnsi="Calibri" w:cs="Times New Roman"/>
                <w:color w:val="000000"/>
                <w:sz w:val="16"/>
                <w:szCs w:val="16"/>
              </w:rPr>
            </w:pPr>
            <w:ins w:id="612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127" w:author="David Dayan" w:date="2021-12-03T17:18:00Z">
              <w:tcPr>
                <w:tcW w:w="902" w:type="dxa"/>
                <w:tcBorders>
                  <w:top w:val="nil"/>
                  <w:left w:val="nil"/>
                  <w:bottom w:val="nil"/>
                  <w:right w:val="nil"/>
                </w:tcBorders>
                <w:shd w:val="clear" w:color="auto" w:fill="auto"/>
                <w:noWrap/>
                <w:vAlign w:val="bottom"/>
                <w:hideMark/>
              </w:tcPr>
            </w:tcPrChange>
          </w:tcPr>
          <w:p w14:paraId="093E018C" w14:textId="77777777" w:rsidR="00036D0E" w:rsidRPr="00036D0E" w:rsidRDefault="00036D0E" w:rsidP="00245317">
            <w:pPr>
              <w:spacing w:after="0" w:line="240" w:lineRule="auto"/>
              <w:jc w:val="center"/>
              <w:rPr>
                <w:ins w:id="6128" w:author="David Dayan" w:date="2021-12-03T17:13:00Z"/>
                <w:rFonts w:ascii="Calibri" w:eastAsia="Times New Roman" w:hAnsi="Calibri" w:cs="Times New Roman"/>
                <w:color w:val="000000"/>
                <w:sz w:val="16"/>
                <w:szCs w:val="16"/>
              </w:rPr>
            </w:pPr>
            <w:ins w:id="612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130" w:author="David Dayan" w:date="2021-12-03T17:18:00Z">
              <w:tcPr>
                <w:tcW w:w="2160" w:type="dxa"/>
                <w:tcBorders>
                  <w:top w:val="nil"/>
                  <w:left w:val="nil"/>
                  <w:bottom w:val="nil"/>
                  <w:right w:val="nil"/>
                </w:tcBorders>
                <w:shd w:val="clear" w:color="auto" w:fill="auto"/>
                <w:noWrap/>
                <w:vAlign w:val="bottom"/>
                <w:hideMark/>
              </w:tcPr>
            </w:tcPrChange>
          </w:tcPr>
          <w:p w14:paraId="2ACE0B09" w14:textId="77777777" w:rsidR="00036D0E" w:rsidRPr="00036D0E" w:rsidRDefault="00036D0E" w:rsidP="00245317">
            <w:pPr>
              <w:spacing w:after="0" w:line="240" w:lineRule="auto"/>
              <w:jc w:val="center"/>
              <w:rPr>
                <w:ins w:id="6131" w:author="David Dayan" w:date="2021-12-03T17:13:00Z"/>
                <w:rFonts w:ascii="Calibri" w:eastAsia="Times New Roman" w:hAnsi="Calibri" w:cs="Times New Roman"/>
                <w:color w:val="000000"/>
                <w:sz w:val="16"/>
                <w:szCs w:val="16"/>
              </w:rPr>
            </w:pPr>
            <w:proofErr w:type="spellStart"/>
            <w:ins w:id="613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133" w:author="David Dayan" w:date="2021-12-03T17:18:00Z">
              <w:tcPr>
                <w:tcW w:w="2876" w:type="dxa"/>
                <w:gridSpan w:val="2"/>
                <w:tcBorders>
                  <w:top w:val="nil"/>
                  <w:left w:val="nil"/>
                  <w:bottom w:val="nil"/>
                  <w:right w:val="nil"/>
                </w:tcBorders>
                <w:shd w:val="clear" w:color="auto" w:fill="auto"/>
                <w:noWrap/>
                <w:vAlign w:val="bottom"/>
                <w:hideMark/>
              </w:tcPr>
            </w:tcPrChange>
          </w:tcPr>
          <w:p w14:paraId="3D8A346F" w14:textId="77777777" w:rsidR="00036D0E" w:rsidRPr="00036D0E" w:rsidRDefault="00036D0E" w:rsidP="00245317">
            <w:pPr>
              <w:spacing w:after="0" w:line="240" w:lineRule="auto"/>
              <w:jc w:val="center"/>
              <w:rPr>
                <w:ins w:id="6134" w:author="David Dayan" w:date="2021-12-03T17:13:00Z"/>
                <w:rFonts w:ascii="Calibri" w:eastAsia="Times New Roman" w:hAnsi="Calibri" w:cs="Times New Roman"/>
                <w:color w:val="000000"/>
                <w:sz w:val="16"/>
                <w:szCs w:val="16"/>
              </w:rPr>
            </w:pPr>
            <w:proofErr w:type="spellStart"/>
            <w:ins w:id="613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136" w:author="David Dayan" w:date="2021-12-03T17:18:00Z">
              <w:tcPr>
                <w:tcW w:w="1426" w:type="dxa"/>
                <w:tcBorders>
                  <w:top w:val="nil"/>
                  <w:left w:val="nil"/>
                  <w:bottom w:val="nil"/>
                  <w:right w:val="nil"/>
                </w:tcBorders>
                <w:shd w:val="clear" w:color="auto" w:fill="auto"/>
                <w:noWrap/>
                <w:vAlign w:val="bottom"/>
                <w:hideMark/>
              </w:tcPr>
            </w:tcPrChange>
          </w:tcPr>
          <w:p w14:paraId="7A0A49D5" w14:textId="77777777" w:rsidR="00036D0E" w:rsidRPr="00036D0E" w:rsidRDefault="00036D0E" w:rsidP="00245317">
            <w:pPr>
              <w:spacing w:after="0" w:line="240" w:lineRule="auto"/>
              <w:jc w:val="center"/>
              <w:rPr>
                <w:ins w:id="6137" w:author="David Dayan" w:date="2021-12-03T17:13:00Z"/>
                <w:rFonts w:ascii="Calibri" w:eastAsia="Times New Roman" w:hAnsi="Calibri" w:cs="Times New Roman"/>
                <w:color w:val="000000"/>
                <w:sz w:val="16"/>
                <w:szCs w:val="16"/>
              </w:rPr>
            </w:pPr>
            <w:proofErr w:type="spellStart"/>
            <w:ins w:id="613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DF20567" w14:textId="77777777" w:rsidTr="00245317">
        <w:trPr>
          <w:cantSplit/>
          <w:trHeight w:val="20"/>
          <w:ins w:id="6139" w:author="David Dayan" w:date="2021-12-03T17:13:00Z"/>
          <w:trPrChange w:id="614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141" w:author="David Dayan" w:date="2021-12-03T17:18:00Z">
              <w:tcPr>
                <w:tcW w:w="1563" w:type="dxa"/>
                <w:tcBorders>
                  <w:top w:val="nil"/>
                  <w:left w:val="nil"/>
                  <w:bottom w:val="nil"/>
                  <w:right w:val="nil"/>
                </w:tcBorders>
                <w:shd w:val="clear" w:color="auto" w:fill="auto"/>
                <w:noWrap/>
                <w:vAlign w:val="bottom"/>
                <w:hideMark/>
              </w:tcPr>
            </w:tcPrChange>
          </w:tcPr>
          <w:p w14:paraId="0457CC70" w14:textId="77777777" w:rsidR="00036D0E" w:rsidRPr="00036D0E" w:rsidRDefault="00036D0E" w:rsidP="00245317">
            <w:pPr>
              <w:spacing w:after="0" w:line="240" w:lineRule="auto"/>
              <w:jc w:val="center"/>
              <w:rPr>
                <w:ins w:id="6142" w:author="David Dayan" w:date="2021-12-03T17:13:00Z"/>
                <w:rFonts w:ascii="Calibri" w:eastAsia="Times New Roman" w:hAnsi="Calibri" w:cs="Times New Roman"/>
                <w:color w:val="000000"/>
                <w:sz w:val="16"/>
                <w:szCs w:val="16"/>
              </w:rPr>
            </w:pPr>
            <w:ins w:id="6143" w:author="David Dayan" w:date="2021-12-03T17:13:00Z">
              <w:r w:rsidRPr="00036D0E">
                <w:rPr>
                  <w:rFonts w:ascii="Calibri" w:eastAsia="Times New Roman" w:hAnsi="Calibri" w:cs="Times New Roman"/>
                  <w:color w:val="000000"/>
                  <w:sz w:val="16"/>
                  <w:szCs w:val="16"/>
                </w:rPr>
                <w:t>OtsAC20ROGR_0171</w:t>
              </w:r>
            </w:ins>
          </w:p>
        </w:tc>
        <w:tc>
          <w:tcPr>
            <w:tcW w:w="746" w:type="dxa"/>
            <w:tcBorders>
              <w:top w:val="nil"/>
              <w:left w:val="nil"/>
              <w:bottom w:val="nil"/>
              <w:right w:val="nil"/>
            </w:tcBorders>
            <w:shd w:val="clear" w:color="auto" w:fill="auto"/>
            <w:noWrap/>
            <w:vAlign w:val="bottom"/>
            <w:hideMark/>
            <w:tcPrChange w:id="6144" w:author="David Dayan" w:date="2021-12-03T17:18:00Z">
              <w:tcPr>
                <w:tcW w:w="746" w:type="dxa"/>
                <w:tcBorders>
                  <w:top w:val="nil"/>
                  <w:left w:val="nil"/>
                  <w:bottom w:val="nil"/>
                  <w:right w:val="nil"/>
                </w:tcBorders>
                <w:shd w:val="clear" w:color="auto" w:fill="auto"/>
                <w:noWrap/>
                <w:vAlign w:val="bottom"/>
                <w:hideMark/>
              </w:tcPr>
            </w:tcPrChange>
          </w:tcPr>
          <w:p w14:paraId="374A9012" w14:textId="77777777" w:rsidR="00036D0E" w:rsidRPr="00036D0E" w:rsidRDefault="00036D0E" w:rsidP="00245317">
            <w:pPr>
              <w:spacing w:after="0" w:line="240" w:lineRule="auto"/>
              <w:jc w:val="center"/>
              <w:rPr>
                <w:ins w:id="6145" w:author="David Dayan" w:date="2021-12-03T17:13:00Z"/>
                <w:rFonts w:ascii="Calibri" w:eastAsia="Times New Roman" w:hAnsi="Calibri" w:cs="Times New Roman"/>
                <w:color w:val="000000"/>
                <w:sz w:val="16"/>
                <w:szCs w:val="16"/>
              </w:rPr>
            </w:pPr>
            <w:ins w:id="6146"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147" w:author="David Dayan" w:date="2021-12-03T17:18:00Z">
              <w:tcPr>
                <w:tcW w:w="599" w:type="dxa"/>
                <w:tcBorders>
                  <w:top w:val="nil"/>
                  <w:left w:val="nil"/>
                  <w:bottom w:val="nil"/>
                  <w:right w:val="nil"/>
                </w:tcBorders>
                <w:shd w:val="clear" w:color="auto" w:fill="auto"/>
                <w:noWrap/>
                <w:vAlign w:val="bottom"/>
                <w:hideMark/>
              </w:tcPr>
            </w:tcPrChange>
          </w:tcPr>
          <w:p w14:paraId="4285E2E6" w14:textId="77777777" w:rsidR="00036D0E" w:rsidRPr="00036D0E" w:rsidRDefault="00036D0E" w:rsidP="00245317">
            <w:pPr>
              <w:spacing w:after="0" w:line="240" w:lineRule="auto"/>
              <w:jc w:val="center"/>
              <w:rPr>
                <w:ins w:id="6148" w:author="David Dayan" w:date="2021-12-03T17:13:00Z"/>
                <w:rFonts w:ascii="Calibri" w:eastAsia="Times New Roman" w:hAnsi="Calibri" w:cs="Times New Roman"/>
                <w:color w:val="000000"/>
                <w:sz w:val="16"/>
                <w:szCs w:val="16"/>
              </w:rPr>
            </w:pPr>
            <w:ins w:id="6149"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150" w:author="David Dayan" w:date="2021-12-03T17:18:00Z">
              <w:tcPr>
                <w:tcW w:w="1142" w:type="dxa"/>
                <w:tcBorders>
                  <w:top w:val="nil"/>
                  <w:left w:val="nil"/>
                  <w:bottom w:val="nil"/>
                  <w:right w:val="nil"/>
                </w:tcBorders>
                <w:shd w:val="clear" w:color="auto" w:fill="auto"/>
                <w:noWrap/>
                <w:vAlign w:val="bottom"/>
                <w:hideMark/>
              </w:tcPr>
            </w:tcPrChange>
          </w:tcPr>
          <w:p w14:paraId="255E5BA9" w14:textId="77777777" w:rsidR="00036D0E" w:rsidRPr="00036D0E" w:rsidRDefault="00036D0E" w:rsidP="00245317">
            <w:pPr>
              <w:spacing w:after="0" w:line="240" w:lineRule="auto"/>
              <w:jc w:val="center"/>
              <w:rPr>
                <w:ins w:id="6151" w:author="David Dayan" w:date="2021-12-03T17:13:00Z"/>
                <w:rFonts w:ascii="Calibri" w:eastAsia="Times New Roman" w:hAnsi="Calibri" w:cs="Times New Roman"/>
                <w:color w:val="000000"/>
                <w:sz w:val="16"/>
                <w:szCs w:val="16"/>
              </w:rPr>
            </w:pPr>
            <w:ins w:id="615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153" w:author="David Dayan" w:date="2021-12-03T17:18:00Z">
              <w:tcPr>
                <w:tcW w:w="1440" w:type="dxa"/>
                <w:tcBorders>
                  <w:top w:val="nil"/>
                  <w:left w:val="nil"/>
                  <w:bottom w:val="nil"/>
                  <w:right w:val="nil"/>
                </w:tcBorders>
                <w:shd w:val="clear" w:color="auto" w:fill="auto"/>
                <w:noWrap/>
                <w:vAlign w:val="bottom"/>
                <w:hideMark/>
              </w:tcPr>
            </w:tcPrChange>
          </w:tcPr>
          <w:p w14:paraId="2FEF2E86" w14:textId="77777777" w:rsidR="00036D0E" w:rsidRPr="00036D0E" w:rsidRDefault="00036D0E" w:rsidP="00245317">
            <w:pPr>
              <w:spacing w:after="0" w:line="240" w:lineRule="auto"/>
              <w:jc w:val="center"/>
              <w:rPr>
                <w:ins w:id="6154" w:author="David Dayan" w:date="2021-12-03T17:13:00Z"/>
                <w:rFonts w:ascii="Calibri" w:eastAsia="Times New Roman" w:hAnsi="Calibri" w:cs="Times New Roman"/>
                <w:color w:val="000000"/>
                <w:sz w:val="16"/>
                <w:szCs w:val="16"/>
              </w:rPr>
            </w:pPr>
            <w:ins w:id="615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156" w:author="David Dayan" w:date="2021-12-03T17:18:00Z">
              <w:tcPr>
                <w:tcW w:w="1530" w:type="dxa"/>
                <w:tcBorders>
                  <w:top w:val="nil"/>
                  <w:left w:val="nil"/>
                  <w:bottom w:val="nil"/>
                  <w:right w:val="nil"/>
                </w:tcBorders>
                <w:shd w:val="clear" w:color="auto" w:fill="auto"/>
                <w:noWrap/>
                <w:vAlign w:val="bottom"/>
                <w:hideMark/>
              </w:tcPr>
            </w:tcPrChange>
          </w:tcPr>
          <w:p w14:paraId="05D89324" w14:textId="77777777" w:rsidR="00036D0E" w:rsidRPr="00036D0E" w:rsidRDefault="00036D0E" w:rsidP="00245317">
            <w:pPr>
              <w:spacing w:after="0" w:line="240" w:lineRule="auto"/>
              <w:jc w:val="center"/>
              <w:rPr>
                <w:ins w:id="6157" w:author="David Dayan" w:date="2021-12-03T17:13:00Z"/>
                <w:rFonts w:ascii="Calibri" w:eastAsia="Times New Roman" w:hAnsi="Calibri" w:cs="Times New Roman"/>
                <w:color w:val="000000"/>
                <w:sz w:val="16"/>
                <w:szCs w:val="16"/>
              </w:rPr>
            </w:pPr>
            <w:ins w:id="615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159" w:author="David Dayan" w:date="2021-12-03T17:18:00Z">
              <w:tcPr>
                <w:tcW w:w="898" w:type="dxa"/>
                <w:tcBorders>
                  <w:top w:val="nil"/>
                  <w:left w:val="nil"/>
                  <w:bottom w:val="nil"/>
                  <w:right w:val="nil"/>
                </w:tcBorders>
                <w:shd w:val="clear" w:color="auto" w:fill="auto"/>
                <w:noWrap/>
                <w:vAlign w:val="bottom"/>
                <w:hideMark/>
              </w:tcPr>
            </w:tcPrChange>
          </w:tcPr>
          <w:p w14:paraId="609171FD" w14:textId="77777777" w:rsidR="00036D0E" w:rsidRPr="00036D0E" w:rsidRDefault="00036D0E" w:rsidP="00245317">
            <w:pPr>
              <w:spacing w:after="0" w:line="240" w:lineRule="auto"/>
              <w:jc w:val="center"/>
              <w:rPr>
                <w:ins w:id="6160" w:author="David Dayan" w:date="2021-12-03T17:13:00Z"/>
                <w:rFonts w:ascii="Calibri" w:eastAsia="Times New Roman" w:hAnsi="Calibri" w:cs="Times New Roman"/>
                <w:color w:val="000000"/>
                <w:sz w:val="16"/>
                <w:szCs w:val="16"/>
              </w:rPr>
            </w:pPr>
            <w:ins w:id="616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162" w:author="David Dayan" w:date="2021-12-03T17:18:00Z">
              <w:tcPr>
                <w:tcW w:w="902" w:type="dxa"/>
                <w:tcBorders>
                  <w:top w:val="nil"/>
                  <w:left w:val="nil"/>
                  <w:bottom w:val="nil"/>
                  <w:right w:val="nil"/>
                </w:tcBorders>
                <w:shd w:val="clear" w:color="auto" w:fill="auto"/>
                <w:noWrap/>
                <w:vAlign w:val="bottom"/>
                <w:hideMark/>
              </w:tcPr>
            </w:tcPrChange>
          </w:tcPr>
          <w:p w14:paraId="46CEF3AA" w14:textId="77777777" w:rsidR="00036D0E" w:rsidRPr="00036D0E" w:rsidRDefault="00036D0E" w:rsidP="00245317">
            <w:pPr>
              <w:spacing w:after="0" w:line="240" w:lineRule="auto"/>
              <w:jc w:val="center"/>
              <w:rPr>
                <w:ins w:id="6163" w:author="David Dayan" w:date="2021-12-03T17:13:00Z"/>
                <w:rFonts w:ascii="Calibri" w:eastAsia="Times New Roman" w:hAnsi="Calibri" w:cs="Times New Roman"/>
                <w:color w:val="000000"/>
                <w:sz w:val="16"/>
                <w:szCs w:val="16"/>
              </w:rPr>
            </w:pPr>
            <w:ins w:id="616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165" w:author="David Dayan" w:date="2021-12-03T17:18:00Z">
              <w:tcPr>
                <w:tcW w:w="2160" w:type="dxa"/>
                <w:tcBorders>
                  <w:top w:val="nil"/>
                  <w:left w:val="nil"/>
                  <w:bottom w:val="nil"/>
                  <w:right w:val="nil"/>
                </w:tcBorders>
                <w:shd w:val="clear" w:color="auto" w:fill="auto"/>
                <w:noWrap/>
                <w:vAlign w:val="bottom"/>
                <w:hideMark/>
              </w:tcPr>
            </w:tcPrChange>
          </w:tcPr>
          <w:p w14:paraId="0C66AB29" w14:textId="77777777" w:rsidR="00036D0E" w:rsidRPr="00036D0E" w:rsidRDefault="00036D0E" w:rsidP="00245317">
            <w:pPr>
              <w:spacing w:after="0" w:line="240" w:lineRule="auto"/>
              <w:jc w:val="center"/>
              <w:rPr>
                <w:ins w:id="6166" w:author="David Dayan" w:date="2021-12-03T17:13:00Z"/>
                <w:rFonts w:ascii="Calibri" w:eastAsia="Times New Roman" w:hAnsi="Calibri" w:cs="Times New Roman"/>
                <w:color w:val="000000"/>
                <w:sz w:val="16"/>
                <w:szCs w:val="16"/>
              </w:rPr>
            </w:pPr>
            <w:proofErr w:type="spellStart"/>
            <w:ins w:id="616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168" w:author="David Dayan" w:date="2021-12-03T17:18:00Z">
              <w:tcPr>
                <w:tcW w:w="2876" w:type="dxa"/>
                <w:gridSpan w:val="2"/>
                <w:tcBorders>
                  <w:top w:val="nil"/>
                  <w:left w:val="nil"/>
                  <w:bottom w:val="nil"/>
                  <w:right w:val="nil"/>
                </w:tcBorders>
                <w:shd w:val="clear" w:color="auto" w:fill="auto"/>
                <w:noWrap/>
                <w:vAlign w:val="bottom"/>
                <w:hideMark/>
              </w:tcPr>
            </w:tcPrChange>
          </w:tcPr>
          <w:p w14:paraId="59C0F4AC" w14:textId="77777777" w:rsidR="00036D0E" w:rsidRPr="00036D0E" w:rsidRDefault="00036D0E" w:rsidP="00245317">
            <w:pPr>
              <w:spacing w:after="0" w:line="240" w:lineRule="auto"/>
              <w:jc w:val="center"/>
              <w:rPr>
                <w:ins w:id="6169" w:author="David Dayan" w:date="2021-12-03T17:13:00Z"/>
                <w:rFonts w:ascii="Calibri" w:eastAsia="Times New Roman" w:hAnsi="Calibri" w:cs="Times New Roman"/>
                <w:color w:val="000000"/>
                <w:sz w:val="16"/>
                <w:szCs w:val="16"/>
              </w:rPr>
            </w:pPr>
            <w:proofErr w:type="spellStart"/>
            <w:ins w:id="617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171" w:author="David Dayan" w:date="2021-12-03T17:18:00Z">
              <w:tcPr>
                <w:tcW w:w="1426" w:type="dxa"/>
                <w:tcBorders>
                  <w:top w:val="nil"/>
                  <w:left w:val="nil"/>
                  <w:bottom w:val="nil"/>
                  <w:right w:val="nil"/>
                </w:tcBorders>
                <w:shd w:val="clear" w:color="auto" w:fill="auto"/>
                <w:noWrap/>
                <w:vAlign w:val="bottom"/>
                <w:hideMark/>
              </w:tcPr>
            </w:tcPrChange>
          </w:tcPr>
          <w:p w14:paraId="5A774DD7" w14:textId="77777777" w:rsidR="00036D0E" w:rsidRPr="00036D0E" w:rsidRDefault="00036D0E" w:rsidP="00245317">
            <w:pPr>
              <w:spacing w:after="0" w:line="240" w:lineRule="auto"/>
              <w:jc w:val="center"/>
              <w:rPr>
                <w:ins w:id="6172" w:author="David Dayan" w:date="2021-12-03T17:13:00Z"/>
                <w:rFonts w:ascii="Calibri" w:eastAsia="Times New Roman" w:hAnsi="Calibri" w:cs="Times New Roman"/>
                <w:color w:val="000000"/>
                <w:sz w:val="16"/>
                <w:szCs w:val="16"/>
              </w:rPr>
            </w:pPr>
            <w:proofErr w:type="spellStart"/>
            <w:ins w:id="617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0E5E3B9C" w14:textId="77777777" w:rsidTr="00245317">
        <w:trPr>
          <w:cantSplit/>
          <w:trHeight w:val="20"/>
          <w:ins w:id="6174" w:author="David Dayan" w:date="2021-12-03T17:13:00Z"/>
          <w:trPrChange w:id="617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176" w:author="David Dayan" w:date="2021-12-03T17:18:00Z">
              <w:tcPr>
                <w:tcW w:w="1563" w:type="dxa"/>
                <w:tcBorders>
                  <w:top w:val="nil"/>
                  <w:left w:val="nil"/>
                  <w:bottom w:val="nil"/>
                  <w:right w:val="nil"/>
                </w:tcBorders>
                <w:shd w:val="clear" w:color="auto" w:fill="auto"/>
                <w:noWrap/>
                <w:vAlign w:val="bottom"/>
                <w:hideMark/>
              </w:tcPr>
            </w:tcPrChange>
          </w:tcPr>
          <w:p w14:paraId="38C60128" w14:textId="77777777" w:rsidR="00036D0E" w:rsidRPr="00036D0E" w:rsidRDefault="00036D0E" w:rsidP="00245317">
            <w:pPr>
              <w:spacing w:after="0" w:line="240" w:lineRule="auto"/>
              <w:jc w:val="center"/>
              <w:rPr>
                <w:ins w:id="6177" w:author="David Dayan" w:date="2021-12-03T17:13:00Z"/>
                <w:rFonts w:ascii="Calibri" w:eastAsia="Times New Roman" w:hAnsi="Calibri" w:cs="Times New Roman"/>
                <w:color w:val="000000"/>
                <w:sz w:val="16"/>
                <w:szCs w:val="16"/>
              </w:rPr>
            </w:pPr>
            <w:ins w:id="6178" w:author="David Dayan" w:date="2021-12-03T17:13:00Z">
              <w:r w:rsidRPr="00036D0E">
                <w:rPr>
                  <w:rFonts w:ascii="Calibri" w:eastAsia="Times New Roman" w:hAnsi="Calibri" w:cs="Times New Roman"/>
                  <w:color w:val="000000"/>
                  <w:sz w:val="16"/>
                  <w:szCs w:val="16"/>
                </w:rPr>
                <w:t>OtsAC20ROGR_0172</w:t>
              </w:r>
            </w:ins>
          </w:p>
        </w:tc>
        <w:tc>
          <w:tcPr>
            <w:tcW w:w="746" w:type="dxa"/>
            <w:tcBorders>
              <w:top w:val="nil"/>
              <w:left w:val="nil"/>
              <w:bottom w:val="nil"/>
              <w:right w:val="nil"/>
            </w:tcBorders>
            <w:shd w:val="clear" w:color="auto" w:fill="auto"/>
            <w:noWrap/>
            <w:vAlign w:val="bottom"/>
            <w:hideMark/>
            <w:tcPrChange w:id="6179" w:author="David Dayan" w:date="2021-12-03T17:18:00Z">
              <w:tcPr>
                <w:tcW w:w="746" w:type="dxa"/>
                <w:tcBorders>
                  <w:top w:val="nil"/>
                  <w:left w:val="nil"/>
                  <w:bottom w:val="nil"/>
                  <w:right w:val="nil"/>
                </w:tcBorders>
                <w:shd w:val="clear" w:color="auto" w:fill="auto"/>
                <w:noWrap/>
                <w:vAlign w:val="bottom"/>
                <w:hideMark/>
              </w:tcPr>
            </w:tcPrChange>
          </w:tcPr>
          <w:p w14:paraId="1F2732FA" w14:textId="77777777" w:rsidR="00036D0E" w:rsidRPr="00036D0E" w:rsidRDefault="00036D0E" w:rsidP="00245317">
            <w:pPr>
              <w:spacing w:after="0" w:line="240" w:lineRule="auto"/>
              <w:jc w:val="center"/>
              <w:rPr>
                <w:ins w:id="6180" w:author="David Dayan" w:date="2021-12-03T17:13:00Z"/>
                <w:rFonts w:ascii="Calibri" w:eastAsia="Times New Roman" w:hAnsi="Calibri" w:cs="Times New Roman"/>
                <w:color w:val="000000"/>
                <w:sz w:val="16"/>
                <w:szCs w:val="16"/>
              </w:rPr>
            </w:pPr>
            <w:ins w:id="6181"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182" w:author="David Dayan" w:date="2021-12-03T17:18:00Z">
              <w:tcPr>
                <w:tcW w:w="599" w:type="dxa"/>
                <w:tcBorders>
                  <w:top w:val="nil"/>
                  <w:left w:val="nil"/>
                  <w:bottom w:val="nil"/>
                  <w:right w:val="nil"/>
                </w:tcBorders>
                <w:shd w:val="clear" w:color="auto" w:fill="auto"/>
                <w:noWrap/>
                <w:vAlign w:val="bottom"/>
                <w:hideMark/>
              </w:tcPr>
            </w:tcPrChange>
          </w:tcPr>
          <w:p w14:paraId="3DDB5353" w14:textId="77777777" w:rsidR="00036D0E" w:rsidRPr="00036D0E" w:rsidRDefault="00036D0E" w:rsidP="00245317">
            <w:pPr>
              <w:spacing w:after="0" w:line="240" w:lineRule="auto"/>
              <w:jc w:val="center"/>
              <w:rPr>
                <w:ins w:id="6183" w:author="David Dayan" w:date="2021-12-03T17:13:00Z"/>
                <w:rFonts w:ascii="Calibri" w:eastAsia="Times New Roman" w:hAnsi="Calibri" w:cs="Times New Roman"/>
                <w:color w:val="000000"/>
                <w:sz w:val="16"/>
                <w:szCs w:val="16"/>
              </w:rPr>
            </w:pPr>
            <w:ins w:id="6184"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185" w:author="David Dayan" w:date="2021-12-03T17:18:00Z">
              <w:tcPr>
                <w:tcW w:w="1142" w:type="dxa"/>
                <w:tcBorders>
                  <w:top w:val="nil"/>
                  <w:left w:val="nil"/>
                  <w:bottom w:val="nil"/>
                  <w:right w:val="nil"/>
                </w:tcBorders>
                <w:shd w:val="clear" w:color="auto" w:fill="auto"/>
                <w:noWrap/>
                <w:vAlign w:val="bottom"/>
                <w:hideMark/>
              </w:tcPr>
            </w:tcPrChange>
          </w:tcPr>
          <w:p w14:paraId="22185AF7" w14:textId="77777777" w:rsidR="00036D0E" w:rsidRPr="00036D0E" w:rsidRDefault="00036D0E" w:rsidP="00245317">
            <w:pPr>
              <w:spacing w:after="0" w:line="240" w:lineRule="auto"/>
              <w:jc w:val="center"/>
              <w:rPr>
                <w:ins w:id="6186" w:author="David Dayan" w:date="2021-12-03T17:13:00Z"/>
                <w:rFonts w:ascii="Calibri" w:eastAsia="Times New Roman" w:hAnsi="Calibri" w:cs="Times New Roman"/>
                <w:color w:val="000000"/>
                <w:sz w:val="16"/>
                <w:szCs w:val="16"/>
              </w:rPr>
            </w:pPr>
            <w:ins w:id="618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188" w:author="David Dayan" w:date="2021-12-03T17:18:00Z">
              <w:tcPr>
                <w:tcW w:w="1440" w:type="dxa"/>
                <w:tcBorders>
                  <w:top w:val="nil"/>
                  <w:left w:val="nil"/>
                  <w:bottom w:val="nil"/>
                  <w:right w:val="nil"/>
                </w:tcBorders>
                <w:shd w:val="clear" w:color="auto" w:fill="auto"/>
                <w:noWrap/>
                <w:vAlign w:val="bottom"/>
                <w:hideMark/>
              </w:tcPr>
            </w:tcPrChange>
          </w:tcPr>
          <w:p w14:paraId="1B6677F8" w14:textId="77777777" w:rsidR="00036D0E" w:rsidRPr="00036D0E" w:rsidRDefault="00036D0E" w:rsidP="00245317">
            <w:pPr>
              <w:spacing w:after="0" w:line="240" w:lineRule="auto"/>
              <w:jc w:val="center"/>
              <w:rPr>
                <w:ins w:id="6189" w:author="David Dayan" w:date="2021-12-03T17:13:00Z"/>
                <w:rFonts w:ascii="Calibri" w:eastAsia="Times New Roman" w:hAnsi="Calibri" w:cs="Times New Roman"/>
                <w:color w:val="000000"/>
                <w:sz w:val="16"/>
                <w:szCs w:val="16"/>
              </w:rPr>
            </w:pPr>
            <w:ins w:id="619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191" w:author="David Dayan" w:date="2021-12-03T17:18:00Z">
              <w:tcPr>
                <w:tcW w:w="1530" w:type="dxa"/>
                <w:tcBorders>
                  <w:top w:val="nil"/>
                  <w:left w:val="nil"/>
                  <w:bottom w:val="nil"/>
                  <w:right w:val="nil"/>
                </w:tcBorders>
                <w:shd w:val="clear" w:color="auto" w:fill="auto"/>
                <w:noWrap/>
                <w:vAlign w:val="bottom"/>
                <w:hideMark/>
              </w:tcPr>
            </w:tcPrChange>
          </w:tcPr>
          <w:p w14:paraId="45152E73" w14:textId="77777777" w:rsidR="00036D0E" w:rsidRPr="00036D0E" w:rsidRDefault="00036D0E" w:rsidP="00245317">
            <w:pPr>
              <w:spacing w:after="0" w:line="240" w:lineRule="auto"/>
              <w:jc w:val="center"/>
              <w:rPr>
                <w:ins w:id="6192" w:author="David Dayan" w:date="2021-12-03T17:13:00Z"/>
                <w:rFonts w:ascii="Calibri" w:eastAsia="Times New Roman" w:hAnsi="Calibri" w:cs="Times New Roman"/>
                <w:color w:val="000000"/>
                <w:sz w:val="16"/>
                <w:szCs w:val="16"/>
              </w:rPr>
            </w:pPr>
            <w:ins w:id="619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194" w:author="David Dayan" w:date="2021-12-03T17:18:00Z">
              <w:tcPr>
                <w:tcW w:w="898" w:type="dxa"/>
                <w:tcBorders>
                  <w:top w:val="nil"/>
                  <w:left w:val="nil"/>
                  <w:bottom w:val="nil"/>
                  <w:right w:val="nil"/>
                </w:tcBorders>
                <w:shd w:val="clear" w:color="auto" w:fill="auto"/>
                <w:noWrap/>
                <w:vAlign w:val="bottom"/>
                <w:hideMark/>
              </w:tcPr>
            </w:tcPrChange>
          </w:tcPr>
          <w:p w14:paraId="58A3C4F2" w14:textId="77777777" w:rsidR="00036D0E" w:rsidRPr="00036D0E" w:rsidRDefault="00036D0E" w:rsidP="00245317">
            <w:pPr>
              <w:spacing w:after="0" w:line="240" w:lineRule="auto"/>
              <w:jc w:val="center"/>
              <w:rPr>
                <w:ins w:id="6195" w:author="David Dayan" w:date="2021-12-03T17:13:00Z"/>
                <w:rFonts w:ascii="Calibri" w:eastAsia="Times New Roman" w:hAnsi="Calibri" w:cs="Times New Roman"/>
                <w:color w:val="000000"/>
                <w:sz w:val="16"/>
                <w:szCs w:val="16"/>
              </w:rPr>
            </w:pPr>
            <w:ins w:id="619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197" w:author="David Dayan" w:date="2021-12-03T17:18:00Z">
              <w:tcPr>
                <w:tcW w:w="902" w:type="dxa"/>
                <w:tcBorders>
                  <w:top w:val="nil"/>
                  <w:left w:val="nil"/>
                  <w:bottom w:val="nil"/>
                  <w:right w:val="nil"/>
                </w:tcBorders>
                <w:shd w:val="clear" w:color="auto" w:fill="auto"/>
                <w:noWrap/>
                <w:vAlign w:val="bottom"/>
                <w:hideMark/>
              </w:tcPr>
            </w:tcPrChange>
          </w:tcPr>
          <w:p w14:paraId="1DC76995" w14:textId="77777777" w:rsidR="00036D0E" w:rsidRPr="00036D0E" w:rsidRDefault="00036D0E" w:rsidP="00245317">
            <w:pPr>
              <w:spacing w:after="0" w:line="240" w:lineRule="auto"/>
              <w:jc w:val="center"/>
              <w:rPr>
                <w:ins w:id="6198" w:author="David Dayan" w:date="2021-12-03T17:13:00Z"/>
                <w:rFonts w:ascii="Calibri" w:eastAsia="Times New Roman" w:hAnsi="Calibri" w:cs="Times New Roman"/>
                <w:color w:val="000000"/>
                <w:sz w:val="16"/>
                <w:szCs w:val="16"/>
              </w:rPr>
            </w:pPr>
            <w:ins w:id="619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200" w:author="David Dayan" w:date="2021-12-03T17:18:00Z">
              <w:tcPr>
                <w:tcW w:w="2160" w:type="dxa"/>
                <w:tcBorders>
                  <w:top w:val="nil"/>
                  <w:left w:val="nil"/>
                  <w:bottom w:val="nil"/>
                  <w:right w:val="nil"/>
                </w:tcBorders>
                <w:shd w:val="clear" w:color="auto" w:fill="auto"/>
                <w:noWrap/>
                <w:vAlign w:val="bottom"/>
                <w:hideMark/>
              </w:tcPr>
            </w:tcPrChange>
          </w:tcPr>
          <w:p w14:paraId="062A41AA" w14:textId="77777777" w:rsidR="00036D0E" w:rsidRPr="00036D0E" w:rsidRDefault="00036D0E" w:rsidP="00245317">
            <w:pPr>
              <w:spacing w:after="0" w:line="240" w:lineRule="auto"/>
              <w:jc w:val="center"/>
              <w:rPr>
                <w:ins w:id="6201" w:author="David Dayan" w:date="2021-12-03T17:13:00Z"/>
                <w:rFonts w:ascii="Calibri" w:eastAsia="Times New Roman" w:hAnsi="Calibri" w:cs="Times New Roman"/>
                <w:color w:val="000000"/>
                <w:sz w:val="16"/>
                <w:szCs w:val="16"/>
              </w:rPr>
            </w:pPr>
            <w:proofErr w:type="spellStart"/>
            <w:ins w:id="620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203" w:author="David Dayan" w:date="2021-12-03T17:18:00Z">
              <w:tcPr>
                <w:tcW w:w="2876" w:type="dxa"/>
                <w:gridSpan w:val="2"/>
                <w:tcBorders>
                  <w:top w:val="nil"/>
                  <w:left w:val="nil"/>
                  <w:bottom w:val="nil"/>
                  <w:right w:val="nil"/>
                </w:tcBorders>
                <w:shd w:val="clear" w:color="auto" w:fill="auto"/>
                <w:noWrap/>
                <w:vAlign w:val="bottom"/>
                <w:hideMark/>
              </w:tcPr>
            </w:tcPrChange>
          </w:tcPr>
          <w:p w14:paraId="1E25C3A4" w14:textId="77777777" w:rsidR="00036D0E" w:rsidRPr="00036D0E" w:rsidRDefault="00036D0E" w:rsidP="00245317">
            <w:pPr>
              <w:spacing w:after="0" w:line="240" w:lineRule="auto"/>
              <w:jc w:val="center"/>
              <w:rPr>
                <w:ins w:id="6204" w:author="David Dayan" w:date="2021-12-03T17:13:00Z"/>
                <w:rFonts w:ascii="Calibri" w:eastAsia="Times New Roman" w:hAnsi="Calibri" w:cs="Times New Roman"/>
                <w:color w:val="000000"/>
                <w:sz w:val="16"/>
                <w:szCs w:val="16"/>
              </w:rPr>
            </w:pPr>
            <w:proofErr w:type="spellStart"/>
            <w:ins w:id="620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206" w:author="David Dayan" w:date="2021-12-03T17:18:00Z">
              <w:tcPr>
                <w:tcW w:w="1426" w:type="dxa"/>
                <w:tcBorders>
                  <w:top w:val="nil"/>
                  <w:left w:val="nil"/>
                  <w:bottom w:val="nil"/>
                  <w:right w:val="nil"/>
                </w:tcBorders>
                <w:shd w:val="clear" w:color="auto" w:fill="auto"/>
                <w:noWrap/>
                <w:vAlign w:val="bottom"/>
                <w:hideMark/>
              </w:tcPr>
            </w:tcPrChange>
          </w:tcPr>
          <w:p w14:paraId="29CF3CDA" w14:textId="77777777" w:rsidR="00036D0E" w:rsidRPr="00036D0E" w:rsidRDefault="00036D0E" w:rsidP="00245317">
            <w:pPr>
              <w:spacing w:after="0" w:line="240" w:lineRule="auto"/>
              <w:jc w:val="center"/>
              <w:rPr>
                <w:ins w:id="6207" w:author="David Dayan" w:date="2021-12-03T17:13:00Z"/>
                <w:rFonts w:ascii="Calibri" w:eastAsia="Times New Roman" w:hAnsi="Calibri" w:cs="Times New Roman"/>
                <w:color w:val="000000"/>
                <w:sz w:val="16"/>
                <w:szCs w:val="16"/>
              </w:rPr>
            </w:pPr>
            <w:proofErr w:type="spellStart"/>
            <w:ins w:id="620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EB3CB3F" w14:textId="77777777" w:rsidTr="00245317">
        <w:trPr>
          <w:cantSplit/>
          <w:trHeight w:val="20"/>
          <w:ins w:id="6209" w:author="David Dayan" w:date="2021-12-03T17:13:00Z"/>
          <w:trPrChange w:id="621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211" w:author="David Dayan" w:date="2021-12-03T17:18:00Z">
              <w:tcPr>
                <w:tcW w:w="1563" w:type="dxa"/>
                <w:tcBorders>
                  <w:top w:val="nil"/>
                  <w:left w:val="nil"/>
                  <w:bottom w:val="nil"/>
                  <w:right w:val="nil"/>
                </w:tcBorders>
                <w:shd w:val="clear" w:color="auto" w:fill="auto"/>
                <w:noWrap/>
                <w:vAlign w:val="bottom"/>
                <w:hideMark/>
              </w:tcPr>
            </w:tcPrChange>
          </w:tcPr>
          <w:p w14:paraId="50217CEE" w14:textId="77777777" w:rsidR="00036D0E" w:rsidRPr="00036D0E" w:rsidRDefault="00036D0E" w:rsidP="00245317">
            <w:pPr>
              <w:spacing w:after="0" w:line="240" w:lineRule="auto"/>
              <w:jc w:val="center"/>
              <w:rPr>
                <w:ins w:id="6212" w:author="David Dayan" w:date="2021-12-03T17:13:00Z"/>
                <w:rFonts w:ascii="Calibri" w:eastAsia="Times New Roman" w:hAnsi="Calibri" w:cs="Times New Roman"/>
                <w:color w:val="000000"/>
                <w:sz w:val="16"/>
                <w:szCs w:val="16"/>
              </w:rPr>
            </w:pPr>
            <w:ins w:id="6213" w:author="David Dayan" w:date="2021-12-03T17:13:00Z">
              <w:r w:rsidRPr="00036D0E">
                <w:rPr>
                  <w:rFonts w:ascii="Calibri" w:eastAsia="Times New Roman" w:hAnsi="Calibri" w:cs="Times New Roman"/>
                  <w:color w:val="000000"/>
                  <w:sz w:val="16"/>
                  <w:szCs w:val="16"/>
                </w:rPr>
                <w:t>OtsAC20ROGR_0173</w:t>
              </w:r>
            </w:ins>
          </w:p>
        </w:tc>
        <w:tc>
          <w:tcPr>
            <w:tcW w:w="746" w:type="dxa"/>
            <w:tcBorders>
              <w:top w:val="nil"/>
              <w:left w:val="nil"/>
              <w:bottom w:val="nil"/>
              <w:right w:val="nil"/>
            </w:tcBorders>
            <w:shd w:val="clear" w:color="auto" w:fill="auto"/>
            <w:noWrap/>
            <w:vAlign w:val="bottom"/>
            <w:hideMark/>
            <w:tcPrChange w:id="6214" w:author="David Dayan" w:date="2021-12-03T17:18:00Z">
              <w:tcPr>
                <w:tcW w:w="746" w:type="dxa"/>
                <w:tcBorders>
                  <w:top w:val="nil"/>
                  <w:left w:val="nil"/>
                  <w:bottom w:val="nil"/>
                  <w:right w:val="nil"/>
                </w:tcBorders>
                <w:shd w:val="clear" w:color="auto" w:fill="auto"/>
                <w:noWrap/>
                <w:vAlign w:val="bottom"/>
                <w:hideMark/>
              </w:tcPr>
            </w:tcPrChange>
          </w:tcPr>
          <w:p w14:paraId="2FC28536" w14:textId="77777777" w:rsidR="00036D0E" w:rsidRPr="00036D0E" w:rsidRDefault="00036D0E" w:rsidP="00245317">
            <w:pPr>
              <w:spacing w:after="0" w:line="240" w:lineRule="auto"/>
              <w:jc w:val="center"/>
              <w:rPr>
                <w:ins w:id="6215" w:author="David Dayan" w:date="2021-12-03T17:13:00Z"/>
                <w:rFonts w:ascii="Calibri" w:eastAsia="Times New Roman" w:hAnsi="Calibri" w:cs="Times New Roman"/>
                <w:color w:val="000000"/>
                <w:sz w:val="16"/>
                <w:szCs w:val="16"/>
              </w:rPr>
            </w:pPr>
            <w:ins w:id="6216"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217" w:author="David Dayan" w:date="2021-12-03T17:18:00Z">
              <w:tcPr>
                <w:tcW w:w="599" w:type="dxa"/>
                <w:tcBorders>
                  <w:top w:val="nil"/>
                  <w:left w:val="nil"/>
                  <w:bottom w:val="nil"/>
                  <w:right w:val="nil"/>
                </w:tcBorders>
                <w:shd w:val="clear" w:color="auto" w:fill="auto"/>
                <w:noWrap/>
                <w:vAlign w:val="bottom"/>
                <w:hideMark/>
              </w:tcPr>
            </w:tcPrChange>
          </w:tcPr>
          <w:p w14:paraId="547D3EC9" w14:textId="77777777" w:rsidR="00036D0E" w:rsidRPr="00036D0E" w:rsidRDefault="00036D0E" w:rsidP="00245317">
            <w:pPr>
              <w:spacing w:after="0" w:line="240" w:lineRule="auto"/>
              <w:jc w:val="center"/>
              <w:rPr>
                <w:ins w:id="6218" w:author="David Dayan" w:date="2021-12-03T17:13:00Z"/>
                <w:rFonts w:ascii="Calibri" w:eastAsia="Times New Roman" w:hAnsi="Calibri" w:cs="Times New Roman"/>
                <w:color w:val="000000"/>
                <w:sz w:val="16"/>
                <w:szCs w:val="16"/>
              </w:rPr>
            </w:pPr>
            <w:ins w:id="6219"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220" w:author="David Dayan" w:date="2021-12-03T17:18:00Z">
              <w:tcPr>
                <w:tcW w:w="1142" w:type="dxa"/>
                <w:tcBorders>
                  <w:top w:val="nil"/>
                  <w:left w:val="nil"/>
                  <w:bottom w:val="nil"/>
                  <w:right w:val="nil"/>
                </w:tcBorders>
                <w:shd w:val="clear" w:color="auto" w:fill="auto"/>
                <w:noWrap/>
                <w:vAlign w:val="bottom"/>
                <w:hideMark/>
              </w:tcPr>
            </w:tcPrChange>
          </w:tcPr>
          <w:p w14:paraId="63DE7A83" w14:textId="77777777" w:rsidR="00036D0E" w:rsidRPr="00036D0E" w:rsidRDefault="00036D0E" w:rsidP="00245317">
            <w:pPr>
              <w:spacing w:after="0" w:line="240" w:lineRule="auto"/>
              <w:jc w:val="center"/>
              <w:rPr>
                <w:ins w:id="6221" w:author="David Dayan" w:date="2021-12-03T17:13:00Z"/>
                <w:rFonts w:ascii="Calibri" w:eastAsia="Times New Roman" w:hAnsi="Calibri" w:cs="Times New Roman"/>
                <w:color w:val="000000"/>
                <w:sz w:val="16"/>
                <w:szCs w:val="16"/>
              </w:rPr>
            </w:pPr>
            <w:ins w:id="622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223" w:author="David Dayan" w:date="2021-12-03T17:18:00Z">
              <w:tcPr>
                <w:tcW w:w="1440" w:type="dxa"/>
                <w:tcBorders>
                  <w:top w:val="nil"/>
                  <w:left w:val="nil"/>
                  <w:bottom w:val="nil"/>
                  <w:right w:val="nil"/>
                </w:tcBorders>
                <w:shd w:val="clear" w:color="auto" w:fill="auto"/>
                <w:noWrap/>
                <w:vAlign w:val="bottom"/>
                <w:hideMark/>
              </w:tcPr>
            </w:tcPrChange>
          </w:tcPr>
          <w:p w14:paraId="690ED718" w14:textId="77777777" w:rsidR="00036D0E" w:rsidRPr="00036D0E" w:rsidRDefault="00036D0E" w:rsidP="00245317">
            <w:pPr>
              <w:spacing w:after="0" w:line="240" w:lineRule="auto"/>
              <w:jc w:val="center"/>
              <w:rPr>
                <w:ins w:id="6224" w:author="David Dayan" w:date="2021-12-03T17:13:00Z"/>
                <w:rFonts w:ascii="Calibri" w:eastAsia="Times New Roman" w:hAnsi="Calibri" w:cs="Times New Roman"/>
                <w:color w:val="000000"/>
                <w:sz w:val="16"/>
                <w:szCs w:val="16"/>
              </w:rPr>
            </w:pPr>
            <w:ins w:id="622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226" w:author="David Dayan" w:date="2021-12-03T17:18:00Z">
              <w:tcPr>
                <w:tcW w:w="1530" w:type="dxa"/>
                <w:tcBorders>
                  <w:top w:val="nil"/>
                  <w:left w:val="nil"/>
                  <w:bottom w:val="nil"/>
                  <w:right w:val="nil"/>
                </w:tcBorders>
                <w:shd w:val="clear" w:color="auto" w:fill="auto"/>
                <w:noWrap/>
                <w:vAlign w:val="bottom"/>
                <w:hideMark/>
              </w:tcPr>
            </w:tcPrChange>
          </w:tcPr>
          <w:p w14:paraId="795E95F2" w14:textId="77777777" w:rsidR="00036D0E" w:rsidRPr="00036D0E" w:rsidRDefault="00036D0E" w:rsidP="00245317">
            <w:pPr>
              <w:spacing w:after="0" w:line="240" w:lineRule="auto"/>
              <w:jc w:val="center"/>
              <w:rPr>
                <w:ins w:id="6227" w:author="David Dayan" w:date="2021-12-03T17:13:00Z"/>
                <w:rFonts w:ascii="Calibri" w:eastAsia="Times New Roman" w:hAnsi="Calibri" w:cs="Times New Roman"/>
                <w:color w:val="000000"/>
                <w:sz w:val="16"/>
                <w:szCs w:val="16"/>
              </w:rPr>
            </w:pPr>
            <w:ins w:id="622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229" w:author="David Dayan" w:date="2021-12-03T17:18:00Z">
              <w:tcPr>
                <w:tcW w:w="898" w:type="dxa"/>
                <w:tcBorders>
                  <w:top w:val="nil"/>
                  <w:left w:val="nil"/>
                  <w:bottom w:val="nil"/>
                  <w:right w:val="nil"/>
                </w:tcBorders>
                <w:shd w:val="clear" w:color="auto" w:fill="auto"/>
                <w:noWrap/>
                <w:vAlign w:val="bottom"/>
                <w:hideMark/>
              </w:tcPr>
            </w:tcPrChange>
          </w:tcPr>
          <w:p w14:paraId="3CAB6A23" w14:textId="77777777" w:rsidR="00036D0E" w:rsidRPr="00036D0E" w:rsidRDefault="00036D0E" w:rsidP="00245317">
            <w:pPr>
              <w:spacing w:after="0" w:line="240" w:lineRule="auto"/>
              <w:jc w:val="center"/>
              <w:rPr>
                <w:ins w:id="6230" w:author="David Dayan" w:date="2021-12-03T17:13:00Z"/>
                <w:rFonts w:ascii="Calibri" w:eastAsia="Times New Roman" w:hAnsi="Calibri" w:cs="Times New Roman"/>
                <w:color w:val="000000"/>
                <w:sz w:val="16"/>
                <w:szCs w:val="16"/>
              </w:rPr>
            </w:pPr>
            <w:ins w:id="623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232" w:author="David Dayan" w:date="2021-12-03T17:18:00Z">
              <w:tcPr>
                <w:tcW w:w="902" w:type="dxa"/>
                <w:tcBorders>
                  <w:top w:val="nil"/>
                  <w:left w:val="nil"/>
                  <w:bottom w:val="nil"/>
                  <w:right w:val="nil"/>
                </w:tcBorders>
                <w:shd w:val="clear" w:color="auto" w:fill="auto"/>
                <w:noWrap/>
                <w:vAlign w:val="bottom"/>
                <w:hideMark/>
              </w:tcPr>
            </w:tcPrChange>
          </w:tcPr>
          <w:p w14:paraId="1713990F" w14:textId="77777777" w:rsidR="00036D0E" w:rsidRPr="00036D0E" w:rsidRDefault="00036D0E" w:rsidP="00245317">
            <w:pPr>
              <w:spacing w:after="0" w:line="240" w:lineRule="auto"/>
              <w:jc w:val="center"/>
              <w:rPr>
                <w:ins w:id="6233" w:author="David Dayan" w:date="2021-12-03T17:13:00Z"/>
                <w:rFonts w:ascii="Calibri" w:eastAsia="Times New Roman" w:hAnsi="Calibri" w:cs="Times New Roman"/>
                <w:color w:val="000000"/>
                <w:sz w:val="16"/>
                <w:szCs w:val="16"/>
              </w:rPr>
            </w:pPr>
            <w:ins w:id="623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235" w:author="David Dayan" w:date="2021-12-03T17:18:00Z">
              <w:tcPr>
                <w:tcW w:w="2160" w:type="dxa"/>
                <w:tcBorders>
                  <w:top w:val="nil"/>
                  <w:left w:val="nil"/>
                  <w:bottom w:val="nil"/>
                  <w:right w:val="nil"/>
                </w:tcBorders>
                <w:shd w:val="clear" w:color="auto" w:fill="auto"/>
                <w:noWrap/>
                <w:vAlign w:val="bottom"/>
                <w:hideMark/>
              </w:tcPr>
            </w:tcPrChange>
          </w:tcPr>
          <w:p w14:paraId="65E38DD8" w14:textId="77777777" w:rsidR="00036D0E" w:rsidRPr="00036D0E" w:rsidRDefault="00036D0E" w:rsidP="00245317">
            <w:pPr>
              <w:spacing w:after="0" w:line="240" w:lineRule="auto"/>
              <w:jc w:val="center"/>
              <w:rPr>
                <w:ins w:id="6236" w:author="David Dayan" w:date="2021-12-03T17:13:00Z"/>
                <w:rFonts w:ascii="Calibri" w:eastAsia="Times New Roman" w:hAnsi="Calibri" w:cs="Times New Roman"/>
                <w:color w:val="000000"/>
                <w:sz w:val="16"/>
                <w:szCs w:val="16"/>
              </w:rPr>
            </w:pPr>
            <w:proofErr w:type="spellStart"/>
            <w:ins w:id="623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238" w:author="David Dayan" w:date="2021-12-03T17:18:00Z">
              <w:tcPr>
                <w:tcW w:w="2876" w:type="dxa"/>
                <w:gridSpan w:val="2"/>
                <w:tcBorders>
                  <w:top w:val="nil"/>
                  <w:left w:val="nil"/>
                  <w:bottom w:val="nil"/>
                  <w:right w:val="nil"/>
                </w:tcBorders>
                <w:shd w:val="clear" w:color="auto" w:fill="auto"/>
                <w:noWrap/>
                <w:vAlign w:val="bottom"/>
                <w:hideMark/>
              </w:tcPr>
            </w:tcPrChange>
          </w:tcPr>
          <w:p w14:paraId="65C5768D" w14:textId="77777777" w:rsidR="00036D0E" w:rsidRPr="00036D0E" w:rsidRDefault="00036D0E" w:rsidP="00245317">
            <w:pPr>
              <w:spacing w:after="0" w:line="240" w:lineRule="auto"/>
              <w:jc w:val="center"/>
              <w:rPr>
                <w:ins w:id="6239" w:author="David Dayan" w:date="2021-12-03T17:13:00Z"/>
                <w:rFonts w:ascii="Calibri" w:eastAsia="Times New Roman" w:hAnsi="Calibri" w:cs="Times New Roman"/>
                <w:color w:val="000000"/>
                <w:sz w:val="16"/>
                <w:szCs w:val="16"/>
              </w:rPr>
            </w:pPr>
            <w:proofErr w:type="spellStart"/>
            <w:ins w:id="624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241" w:author="David Dayan" w:date="2021-12-03T17:18:00Z">
              <w:tcPr>
                <w:tcW w:w="1426" w:type="dxa"/>
                <w:tcBorders>
                  <w:top w:val="nil"/>
                  <w:left w:val="nil"/>
                  <w:bottom w:val="nil"/>
                  <w:right w:val="nil"/>
                </w:tcBorders>
                <w:shd w:val="clear" w:color="auto" w:fill="auto"/>
                <w:noWrap/>
                <w:vAlign w:val="bottom"/>
                <w:hideMark/>
              </w:tcPr>
            </w:tcPrChange>
          </w:tcPr>
          <w:p w14:paraId="6361EC51" w14:textId="77777777" w:rsidR="00036D0E" w:rsidRPr="00036D0E" w:rsidRDefault="00036D0E" w:rsidP="00245317">
            <w:pPr>
              <w:spacing w:after="0" w:line="240" w:lineRule="auto"/>
              <w:jc w:val="center"/>
              <w:rPr>
                <w:ins w:id="6242" w:author="David Dayan" w:date="2021-12-03T17:13:00Z"/>
                <w:rFonts w:ascii="Calibri" w:eastAsia="Times New Roman" w:hAnsi="Calibri" w:cs="Times New Roman"/>
                <w:color w:val="000000"/>
                <w:sz w:val="16"/>
                <w:szCs w:val="16"/>
              </w:rPr>
            </w:pPr>
            <w:proofErr w:type="spellStart"/>
            <w:ins w:id="624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A984635" w14:textId="77777777" w:rsidTr="00245317">
        <w:trPr>
          <w:cantSplit/>
          <w:trHeight w:val="20"/>
          <w:ins w:id="6244" w:author="David Dayan" w:date="2021-12-03T17:13:00Z"/>
          <w:trPrChange w:id="624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246" w:author="David Dayan" w:date="2021-12-03T17:18:00Z">
              <w:tcPr>
                <w:tcW w:w="1563" w:type="dxa"/>
                <w:tcBorders>
                  <w:top w:val="nil"/>
                  <w:left w:val="nil"/>
                  <w:bottom w:val="nil"/>
                  <w:right w:val="nil"/>
                </w:tcBorders>
                <w:shd w:val="clear" w:color="auto" w:fill="auto"/>
                <w:noWrap/>
                <w:vAlign w:val="bottom"/>
                <w:hideMark/>
              </w:tcPr>
            </w:tcPrChange>
          </w:tcPr>
          <w:p w14:paraId="12891857" w14:textId="77777777" w:rsidR="00036D0E" w:rsidRPr="00036D0E" w:rsidRDefault="00036D0E" w:rsidP="00245317">
            <w:pPr>
              <w:spacing w:after="0" w:line="240" w:lineRule="auto"/>
              <w:jc w:val="center"/>
              <w:rPr>
                <w:ins w:id="6247" w:author="David Dayan" w:date="2021-12-03T17:13:00Z"/>
                <w:rFonts w:ascii="Calibri" w:eastAsia="Times New Roman" w:hAnsi="Calibri" w:cs="Times New Roman"/>
                <w:color w:val="000000"/>
                <w:sz w:val="16"/>
                <w:szCs w:val="16"/>
              </w:rPr>
            </w:pPr>
            <w:ins w:id="6248" w:author="David Dayan" w:date="2021-12-03T17:13:00Z">
              <w:r w:rsidRPr="00036D0E">
                <w:rPr>
                  <w:rFonts w:ascii="Calibri" w:eastAsia="Times New Roman" w:hAnsi="Calibri" w:cs="Times New Roman"/>
                  <w:color w:val="000000"/>
                  <w:sz w:val="16"/>
                  <w:szCs w:val="16"/>
                </w:rPr>
                <w:t>OtsAC20ROGR_0174</w:t>
              </w:r>
            </w:ins>
          </w:p>
        </w:tc>
        <w:tc>
          <w:tcPr>
            <w:tcW w:w="746" w:type="dxa"/>
            <w:tcBorders>
              <w:top w:val="nil"/>
              <w:left w:val="nil"/>
              <w:bottom w:val="nil"/>
              <w:right w:val="nil"/>
            </w:tcBorders>
            <w:shd w:val="clear" w:color="auto" w:fill="auto"/>
            <w:noWrap/>
            <w:vAlign w:val="bottom"/>
            <w:hideMark/>
            <w:tcPrChange w:id="6249" w:author="David Dayan" w:date="2021-12-03T17:18:00Z">
              <w:tcPr>
                <w:tcW w:w="746" w:type="dxa"/>
                <w:tcBorders>
                  <w:top w:val="nil"/>
                  <w:left w:val="nil"/>
                  <w:bottom w:val="nil"/>
                  <w:right w:val="nil"/>
                </w:tcBorders>
                <w:shd w:val="clear" w:color="auto" w:fill="auto"/>
                <w:noWrap/>
                <w:vAlign w:val="bottom"/>
                <w:hideMark/>
              </w:tcPr>
            </w:tcPrChange>
          </w:tcPr>
          <w:p w14:paraId="30777D06" w14:textId="77777777" w:rsidR="00036D0E" w:rsidRPr="00036D0E" w:rsidRDefault="00036D0E" w:rsidP="00245317">
            <w:pPr>
              <w:spacing w:after="0" w:line="240" w:lineRule="auto"/>
              <w:jc w:val="center"/>
              <w:rPr>
                <w:ins w:id="6250" w:author="David Dayan" w:date="2021-12-03T17:13:00Z"/>
                <w:rFonts w:ascii="Calibri" w:eastAsia="Times New Roman" w:hAnsi="Calibri" w:cs="Times New Roman"/>
                <w:color w:val="000000"/>
                <w:sz w:val="16"/>
                <w:szCs w:val="16"/>
              </w:rPr>
            </w:pPr>
            <w:ins w:id="6251"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252" w:author="David Dayan" w:date="2021-12-03T17:18:00Z">
              <w:tcPr>
                <w:tcW w:w="599" w:type="dxa"/>
                <w:tcBorders>
                  <w:top w:val="nil"/>
                  <w:left w:val="nil"/>
                  <w:bottom w:val="nil"/>
                  <w:right w:val="nil"/>
                </w:tcBorders>
                <w:shd w:val="clear" w:color="auto" w:fill="auto"/>
                <w:noWrap/>
                <w:vAlign w:val="bottom"/>
                <w:hideMark/>
              </w:tcPr>
            </w:tcPrChange>
          </w:tcPr>
          <w:p w14:paraId="73042A97" w14:textId="77777777" w:rsidR="00036D0E" w:rsidRPr="00036D0E" w:rsidRDefault="00036D0E" w:rsidP="00245317">
            <w:pPr>
              <w:spacing w:after="0" w:line="240" w:lineRule="auto"/>
              <w:jc w:val="center"/>
              <w:rPr>
                <w:ins w:id="6253" w:author="David Dayan" w:date="2021-12-03T17:13:00Z"/>
                <w:rFonts w:ascii="Calibri" w:eastAsia="Times New Roman" w:hAnsi="Calibri" w:cs="Times New Roman"/>
                <w:color w:val="000000"/>
                <w:sz w:val="16"/>
                <w:szCs w:val="16"/>
              </w:rPr>
            </w:pPr>
            <w:ins w:id="6254"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255" w:author="David Dayan" w:date="2021-12-03T17:18:00Z">
              <w:tcPr>
                <w:tcW w:w="1142" w:type="dxa"/>
                <w:tcBorders>
                  <w:top w:val="nil"/>
                  <w:left w:val="nil"/>
                  <w:bottom w:val="nil"/>
                  <w:right w:val="nil"/>
                </w:tcBorders>
                <w:shd w:val="clear" w:color="auto" w:fill="auto"/>
                <w:noWrap/>
                <w:vAlign w:val="bottom"/>
                <w:hideMark/>
              </w:tcPr>
            </w:tcPrChange>
          </w:tcPr>
          <w:p w14:paraId="01E2D3C7" w14:textId="77777777" w:rsidR="00036D0E" w:rsidRPr="00036D0E" w:rsidRDefault="00036D0E" w:rsidP="00245317">
            <w:pPr>
              <w:spacing w:after="0" w:line="240" w:lineRule="auto"/>
              <w:jc w:val="center"/>
              <w:rPr>
                <w:ins w:id="6256" w:author="David Dayan" w:date="2021-12-03T17:13:00Z"/>
                <w:rFonts w:ascii="Calibri" w:eastAsia="Times New Roman" w:hAnsi="Calibri" w:cs="Times New Roman"/>
                <w:color w:val="000000"/>
                <w:sz w:val="16"/>
                <w:szCs w:val="16"/>
              </w:rPr>
            </w:pPr>
            <w:ins w:id="625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258" w:author="David Dayan" w:date="2021-12-03T17:18:00Z">
              <w:tcPr>
                <w:tcW w:w="1440" w:type="dxa"/>
                <w:tcBorders>
                  <w:top w:val="nil"/>
                  <w:left w:val="nil"/>
                  <w:bottom w:val="nil"/>
                  <w:right w:val="nil"/>
                </w:tcBorders>
                <w:shd w:val="clear" w:color="auto" w:fill="auto"/>
                <w:noWrap/>
                <w:vAlign w:val="bottom"/>
                <w:hideMark/>
              </w:tcPr>
            </w:tcPrChange>
          </w:tcPr>
          <w:p w14:paraId="75E32293" w14:textId="77777777" w:rsidR="00036D0E" w:rsidRPr="00036D0E" w:rsidRDefault="00036D0E" w:rsidP="00245317">
            <w:pPr>
              <w:spacing w:after="0" w:line="240" w:lineRule="auto"/>
              <w:jc w:val="center"/>
              <w:rPr>
                <w:ins w:id="6259" w:author="David Dayan" w:date="2021-12-03T17:13:00Z"/>
                <w:rFonts w:ascii="Calibri" w:eastAsia="Times New Roman" w:hAnsi="Calibri" w:cs="Times New Roman"/>
                <w:color w:val="000000"/>
                <w:sz w:val="16"/>
                <w:szCs w:val="16"/>
              </w:rPr>
            </w:pPr>
            <w:ins w:id="626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261" w:author="David Dayan" w:date="2021-12-03T17:18:00Z">
              <w:tcPr>
                <w:tcW w:w="1530" w:type="dxa"/>
                <w:tcBorders>
                  <w:top w:val="nil"/>
                  <w:left w:val="nil"/>
                  <w:bottom w:val="nil"/>
                  <w:right w:val="nil"/>
                </w:tcBorders>
                <w:shd w:val="clear" w:color="auto" w:fill="auto"/>
                <w:noWrap/>
                <w:vAlign w:val="bottom"/>
                <w:hideMark/>
              </w:tcPr>
            </w:tcPrChange>
          </w:tcPr>
          <w:p w14:paraId="25B264D5" w14:textId="77777777" w:rsidR="00036D0E" w:rsidRPr="00036D0E" w:rsidRDefault="00036D0E" w:rsidP="00245317">
            <w:pPr>
              <w:spacing w:after="0" w:line="240" w:lineRule="auto"/>
              <w:jc w:val="center"/>
              <w:rPr>
                <w:ins w:id="6262" w:author="David Dayan" w:date="2021-12-03T17:13:00Z"/>
                <w:rFonts w:ascii="Calibri" w:eastAsia="Times New Roman" w:hAnsi="Calibri" w:cs="Times New Roman"/>
                <w:color w:val="000000"/>
                <w:sz w:val="16"/>
                <w:szCs w:val="16"/>
              </w:rPr>
            </w:pPr>
            <w:ins w:id="626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264" w:author="David Dayan" w:date="2021-12-03T17:18:00Z">
              <w:tcPr>
                <w:tcW w:w="898" w:type="dxa"/>
                <w:tcBorders>
                  <w:top w:val="nil"/>
                  <w:left w:val="nil"/>
                  <w:bottom w:val="nil"/>
                  <w:right w:val="nil"/>
                </w:tcBorders>
                <w:shd w:val="clear" w:color="auto" w:fill="auto"/>
                <w:noWrap/>
                <w:vAlign w:val="bottom"/>
                <w:hideMark/>
              </w:tcPr>
            </w:tcPrChange>
          </w:tcPr>
          <w:p w14:paraId="47D2FA7F" w14:textId="77777777" w:rsidR="00036D0E" w:rsidRPr="00036D0E" w:rsidRDefault="00036D0E" w:rsidP="00245317">
            <w:pPr>
              <w:spacing w:after="0" w:line="240" w:lineRule="auto"/>
              <w:jc w:val="center"/>
              <w:rPr>
                <w:ins w:id="6265" w:author="David Dayan" w:date="2021-12-03T17:13:00Z"/>
                <w:rFonts w:ascii="Calibri" w:eastAsia="Times New Roman" w:hAnsi="Calibri" w:cs="Times New Roman"/>
                <w:color w:val="000000"/>
                <w:sz w:val="16"/>
                <w:szCs w:val="16"/>
              </w:rPr>
            </w:pPr>
            <w:ins w:id="626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267" w:author="David Dayan" w:date="2021-12-03T17:18:00Z">
              <w:tcPr>
                <w:tcW w:w="902" w:type="dxa"/>
                <w:tcBorders>
                  <w:top w:val="nil"/>
                  <w:left w:val="nil"/>
                  <w:bottom w:val="nil"/>
                  <w:right w:val="nil"/>
                </w:tcBorders>
                <w:shd w:val="clear" w:color="auto" w:fill="auto"/>
                <w:noWrap/>
                <w:vAlign w:val="bottom"/>
                <w:hideMark/>
              </w:tcPr>
            </w:tcPrChange>
          </w:tcPr>
          <w:p w14:paraId="03E0C00B" w14:textId="77777777" w:rsidR="00036D0E" w:rsidRPr="00036D0E" w:rsidRDefault="00036D0E" w:rsidP="00245317">
            <w:pPr>
              <w:spacing w:after="0" w:line="240" w:lineRule="auto"/>
              <w:jc w:val="center"/>
              <w:rPr>
                <w:ins w:id="6268" w:author="David Dayan" w:date="2021-12-03T17:13:00Z"/>
                <w:rFonts w:ascii="Calibri" w:eastAsia="Times New Roman" w:hAnsi="Calibri" w:cs="Times New Roman"/>
                <w:color w:val="000000"/>
                <w:sz w:val="16"/>
                <w:szCs w:val="16"/>
              </w:rPr>
            </w:pPr>
            <w:ins w:id="626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270" w:author="David Dayan" w:date="2021-12-03T17:18:00Z">
              <w:tcPr>
                <w:tcW w:w="2160" w:type="dxa"/>
                <w:tcBorders>
                  <w:top w:val="nil"/>
                  <w:left w:val="nil"/>
                  <w:bottom w:val="nil"/>
                  <w:right w:val="nil"/>
                </w:tcBorders>
                <w:shd w:val="clear" w:color="auto" w:fill="auto"/>
                <w:noWrap/>
                <w:vAlign w:val="bottom"/>
                <w:hideMark/>
              </w:tcPr>
            </w:tcPrChange>
          </w:tcPr>
          <w:p w14:paraId="60341AAB" w14:textId="77777777" w:rsidR="00036D0E" w:rsidRPr="00036D0E" w:rsidRDefault="00036D0E" w:rsidP="00245317">
            <w:pPr>
              <w:spacing w:after="0" w:line="240" w:lineRule="auto"/>
              <w:jc w:val="center"/>
              <w:rPr>
                <w:ins w:id="6271" w:author="David Dayan" w:date="2021-12-03T17:13:00Z"/>
                <w:rFonts w:ascii="Calibri" w:eastAsia="Times New Roman" w:hAnsi="Calibri" w:cs="Times New Roman"/>
                <w:color w:val="000000"/>
                <w:sz w:val="16"/>
                <w:szCs w:val="16"/>
              </w:rPr>
            </w:pPr>
            <w:proofErr w:type="spellStart"/>
            <w:ins w:id="627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273" w:author="David Dayan" w:date="2021-12-03T17:18:00Z">
              <w:tcPr>
                <w:tcW w:w="2876" w:type="dxa"/>
                <w:gridSpan w:val="2"/>
                <w:tcBorders>
                  <w:top w:val="nil"/>
                  <w:left w:val="nil"/>
                  <w:bottom w:val="nil"/>
                  <w:right w:val="nil"/>
                </w:tcBorders>
                <w:shd w:val="clear" w:color="auto" w:fill="auto"/>
                <w:noWrap/>
                <w:vAlign w:val="bottom"/>
                <w:hideMark/>
              </w:tcPr>
            </w:tcPrChange>
          </w:tcPr>
          <w:p w14:paraId="49F0068F" w14:textId="77777777" w:rsidR="00036D0E" w:rsidRPr="00036D0E" w:rsidRDefault="00036D0E" w:rsidP="00245317">
            <w:pPr>
              <w:spacing w:after="0" w:line="240" w:lineRule="auto"/>
              <w:jc w:val="center"/>
              <w:rPr>
                <w:ins w:id="6274" w:author="David Dayan" w:date="2021-12-03T17:13:00Z"/>
                <w:rFonts w:ascii="Calibri" w:eastAsia="Times New Roman" w:hAnsi="Calibri" w:cs="Times New Roman"/>
                <w:color w:val="000000"/>
                <w:sz w:val="16"/>
                <w:szCs w:val="16"/>
              </w:rPr>
            </w:pPr>
            <w:proofErr w:type="spellStart"/>
            <w:ins w:id="627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276" w:author="David Dayan" w:date="2021-12-03T17:18:00Z">
              <w:tcPr>
                <w:tcW w:w="1426" w:type="dxa"/>
                <w:tcBorders>
                  <w:top w:val="nil"/>
                  <w:left w:val="nil"/>
                  <w:bottom w:val="nil"/>
                  <w:right w:val="nil"/>
                </w:tcBorders>
                <w:shd w:val="clear" w:color="auto" w:fill="auto"/>
                <w:noWrap/>
                <w:vAlign w:val="bottom"/>
                <w:hideMark/>
              </w:tcPr>
            </w:tcPrChange>
          </w:tcPr>
          <w:p w14:paraId="18388022" w14:textId="77777777" w:rsidR="00036D0E" w:rsidRPr="00036D0E" w:rsidRDefault="00036D0E" w:rsidP="00245317">
            <w:pPr>
              <w:spacing w:after="0" w:line="240" w:lineRule="auto"/>
              <w:jc w:val="center"/>
              <w:rPr>
                <w:ins w:id="6277" w:author="David Dayan" w:date="2021-12-03T17:13:00Z"/>
                <w:rFonts w:ascii="Calibri" w:eastAsia="Times New Roman" w:hAnsi="Calibri" w:cs="Times New Roman"/>
                <w:color w:val="000000"/>
                <w:sz w:val="16"/>
                <w:szCs w:val="16"/>
              </w:rPr>
            </w:pPr>
            <w:proofErr w:type="spellStart"/>
            <w:ins w:id="627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143167A8" w14:textId="77777777" w:rsidTr="00245317">
        <w:trPr>
          <w:cantSplit/>
          <w:trHeight w:val="20"/>
          <w:ins w:id="6279" w:author="David Dayan" w:date="2021-12-03T17:13:00Z"/>
          <w:trPrChange w:id="628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281" w:author="David Dayan" w:date="2021-12-03T17:18:00Z">
              <w:tcPr>
                <w:tcW w:w="1563" w:type="dxa"/>
                <w:tcBorders>
                  <w:top w:val="nil"/>
                  <w:left w:val="nil"/>
                  <w:bottom w:val="nil"/>
                  <w:right w:val="nil"/>
                </w:tcBorders>
                <w:shd w:val="clear" w:color="auto" w:fill="auto"/>
                <w:noWrap/>
                <w:vAlign w:val="bottom"/>
                <w:hideMark/>
              </w:tcPr>
            </w:tcPrChange>
          </w:tcPr>
          <w:p w14:paraId="4ECA3F63" w14:textId="77777777" w:rsidR="00036D0E" w:rsidRPr="00036D0E" w:rsidRDefault="00036D0E" w:rsidP="00245317">
            <w:pPr>
              <w:spacing w:after="0" w:line="240" w:lineRule="auto"/>
              <w:jc w:val="center"/>
              <w:rPr>
                <w:ins w:id="6282" w:author="David Dayan" w:date="2021-12-03T17:13:00Z"/>
                <w:rFonts w:ascii="Calibri" w:eastAsia="Times New Roman" w:hAnsi="Calibri" w:cs="Times New Roman"/>
                <w:color w:val="000000"/>
                <w:sz w:val="16"/>
                <w:szCs w:val="16"/>
              </w:rPr>
            </w:pPr>
            <w:ins w:id="6283" w:author="David Dayan" w:date="2021-12-03T17:13:00Z">
              <w:r w:rsidRPr="00036D0E">
                <w:rPr>
                  <w:rFonts w:ascii="Calibri" w:eastAsia="Times New Roman" w:hAnsi="Calibri" w:cs="Times New Roman"/>
                  <w:color w:val="000000"/>
                  <w:sz w:val="16"/>
                  <w:szCs w:val="16"/>
                </w:rPr>
                <w:t>OtsAC20ROGR_0175</w:t>
              </w:r>
            </w:ins>
          </w:p>
        </w:tc>
        <w:tc>
          <w:tcPr>
            <w:tcW w:w="746" w:type="dxa"/>
            <w:tcBorders>
              <w:top w:val="nil"/>
              <w:left w:val="nil"/>
              <w:bottom w:val="nil"/>
              <w:right w:val="nil"/>
            </w:tcBorders>
            <w:shd w:val="clear" w:color="auto" w:fill="auto"/>
            <w:noWrap/>
            <w:vAlign w:val="bottom"/>
            <w:hideMark/>
            <w:tcPrChange w:id="6284" w:author="David Dayan" w:date="2021-12-03T17:18:00Z">
              <w:tcPr>
                <w:tcW w:w="746" w:type="dxa"/>
                <w:tcBorders>
                  <w:top w:val="nil"/>
                  <w:left w:val="nil"/>
                  <w:bottom w:val="nil"/>
                  <w:right w:val="nil"/>
                </w:tcBorders>
                <w:shd w:val="clear" w:color="auto" w:fill="auto"/>
                <w:noWrap/>
                <w:vAlign w:val="bottom"/>
                <w:hideMark/>
              </w:tcPr>
            </w:tcPrChange>
          </w:tcPr>
          <w:p w14:paraId="3FEE9487" w14:textId="77777777" w:rsidR="00036D0E" w:rsidRPr="00036D0E" w:rsidRDefault="00036D0E" w:rsidP="00245317">
            <w:pPr>
              <w:spacing w:after="0" w:line="240" w:lineRule="auto"/>
              <w:jc w:val="center"/>
              <w:rPr>
                <w:ins w:id="6285" w:author="David Dayan" w:date="2021-12-03T17:13:00Z"/>
                <w:rFonts w:ascii="Calibri" w:eastAsia="Times New Roman" w:hAnsi="Calibri" w:cs="Times New Roman"/>
                <w:color w:val="000000"/>
                <w:sz w:val="16"/>
                <w:szCs w:val="16"/>
              </w:rPr>
            </w:pPr>
            <w:ins w:id="6286"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287" w:author="David Dayan" w:date="2021-12-03T17:18:00Z">
              <w:tcPr>
                <w:tcW w:w="599" w:type="dxa"/>
                <w:tcBorders>
                  <w:top w:val="nil"/>
                  <w:left w:val="nil"/>
                  <w:bottom w:val="nil"/>
                  <w:right w:val="nil"/>
                </w:tcBorders>
                <w:shd w:val="clear" w:color="auto" w:fill="auto"/>
                <w:noWrap/>
                <w:vAlign w:val="bottom"/>
                <w:hideMark/>
              </w:tcPr>
            </w:tcPrChange>
          </w:tcPr>
          <w:p w14:paraId="3EC4D789" w14:textId="77777777" w:rsidR="00036D0E" w:rsidRPr="00036D0E" w:rsidRDefault="00036D0E" w:rsidP="00245317">
            <w:pPr>
              <w:spacing w:after="0" w:line="240" w:lineRule="auto"/>
              <w:jc w:val="center"/>
              <w:rPr>
                <w:ins w:id="6288" w:author="David Dayan" w:date="2021-12-03T17:13:00Z"/>
                <w:rFonts w:ascii="Calibri" w:eastAsia="Times New Roman" w:hAnsi="Calibri" w:cs="Times New Roman"/>
                <w:color w:val="000000"/>
                <w:sz w:val="16"/>
                <w:szCs w:val="16"/>
              </w:rPr>
            </w:pPr>
            <w:ins w:id="6289"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290" w:author="David Dayan" w:date="2021-12-03T17:18:00Z">
              <w:tcPr>
                <w:tcW w:w="1142" w:type="dxa"/>
                <w:tcBorders>
                  <w:top w:val="nil"/>
                  <w:left w:val="nil"/>
                  <w:bottom w:val="nil"/>
                  <w:right w:val="nil"/>
                </w:tcBorders>
                <w:shd w:val="clear" w:color="auto" w:fill="auto"/>
                <w:noWrap/>
                <w:vAlign w:val="bottom"/>
                <w:hideMark/>
              </w:tcPr>
            </w:tcPrChange>
          </w:tcPr>
          <w:p w14:paraId="208D6A1A" w14:textId="77777777" w:rsidR="00036D0E" w:rsidRPr="00036D0E" w:rsidRDefault="00036D0E" w:rsidP="00245317">
            <w:pPr>
              <w:spacing w:after="0" w:line="240" w:lineRule="auto"/>
              <w:jc w:val="center"/>
              <w:rPr>
                <w:ins w:id="6291" w:author="David Dayan" w:date="2021-12-03T17:13:00Z"/>
                <w:rFonts w:ascii="Calibri" w:eastAsia="Times New Roman" w:hAnsi="Calibri" w:cs="Times New Roman"/>
                <w:color w:val="000000"/>
                <w:sz w:val="16"/>
                <w:szCs w:val="16"/>
              </w:rPr>
            </w:pPr>
            <w:ins w:id="629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293" w:author="David Dayan" w:date="2021-12-03T17:18:00Z">
              <w:tcPr>
                <w:tcW w:w="1440" w:type="dxa"/>
                <w:tcBorders>
                  <w:top w:val="nil"/>
                  <w:left w:val="nil"/>
                  <w:bottom w:val="nil"/>
                  <w:right w:val="nil"/>
                </w:tcBorders>
                <w:shd w:val="clear" w:color="auto" w:fill="auto"/>
                <w:noWrap/>
                <w:vAlign w:val="bottom"/>
                <w:hideMark/>
              </w:tcPr>
            </w:tcPrChange>
          </w:tcPr>
          <w:p w14:paraId="6C2C3E49" w14:textId="77777777" w:rsidR="00036D0E" w:rsidRPr="00036D0E" w:rsidRDefault="00036D0E" w:rsidP="00245317">
            <w:pPr>
              <w:spacing w:after="0" w:line="240" w:lineRule="auto"/>
              <w:jc w:val="center"/>
              <w:rPr>
                <w:ins w:id="6294" w:author="David Dayan" w:date="2021-12-03T17:13:00Z"/>
                <w:rFonts w:ascii="Calibri" w:eastAsia="Times New Roman" w:hAnsi="Calibri" w:cs="Times New Roman"/>
                <w:color w:val="000000"/>
                <w:sz w:val="16"/>
                <w:szCs w:val="16"/>
              </w:rPr>
            </w:pPr>
            <w:ins w:id="629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296" w:author="David Dayan" w:date="2021-12-03T17:18:00Z">
              <w:tcPr>
                <w:tcW w:w="1530" w:type="dxa"/>
                <w:tcBorders>
                  <w:top w:val="nil"/>
                  <w:left w:val="nil"/>
                  <w:bottom w:val="nil"/>
                  <w:right w:val="nil"/>
                </w:tcBorders>
                <w:shd w:val="clear" w:color="auto" w:fill="auto"/>
                <w:noWrap/>
                <w:vAlign w:val="bottom"/>
                <w:hideMark/>
              </w:tcPr>
            </w:tcPrChange>
          </w:tcPr>
          <w:p w14:paraId="785E645C" w14:textId="77777777" w:rsidR="00036D0E" w:rsidRPr="00036D0E" w:rsidRDefault="00036D0E" w:rsidP="00245317">
            <w:pPr>
              <w:spacing w:after="0" w:line="240" w:lineRule="auto"/>
              <w:jc w:val="center"/>
              <w:rPr>
                <w:ins w:id="6297" w:author="David Dayan" w:date="2021-12-03T17:13:00Z"/>
                <w:rFonts w:ascii="Calibri" w:eastAsia="Times New Roman" w:hAnsi="Calibri" w:cs="Times New Roman"/>
                <w:color w:val="000000"/>
                <w:sz w:val="16"/>
                <w:szCs w:val="16"/>
              </w:rPr>
            </w:pPr>
            <w:ins w:id="629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299" w:author="David Dayan" w:date="2021-12-03T17:18:00Z">
              <w:tcPr>
                <w:tcW w:w="898" w:type="dxa"/>
                <w:tcBorders>
                  <w:top w:val="nil"/>
                  <w:left w:val="nil"/>
                  <w:bottom w:val="nil"/>
                  <w:right w:val="nil"/>
                </w:tcBorders>
                <w:shd w:val="clear" w:color="auto" w:fill="auto"/>
                <w:noWrap/>
                <w:vAlign w:val="bottom"/>
                <w:hideMark/>
              </w:tcPr>
            </w:tcPrChange>
          </w:tcPr>
          <w:p w14:paraId="583D28B6" w14:textId="77777777" w:rsidR="00036D0E" w:rsidRPr="00036D0E" w:rsidRDefault="00036D0E" w:rsidP="00245317">
            <w:pPr>
              <w:spacing w:after="0" w:line="240" w:lineRule="auto"/>
              <w:jc w:val="center"/>
              <w:rPr>
                <w:ins w:id="6300" w:author="David Dayan" w:date="2021-12-03T17:13:00Z"/>
                <w:rFonts w:ascii="Calibri" w:eastAsia="Times New Roman" w:hAnsi="Calibri" w:cs="Times New Roman"/>
                <w:color w:val="000000"/>
                <w:sz w:val="16"/>
                <w:szCs w:val="16"/>
              </w:rPr>
            </w:pPr>
            <w:ins w:id="630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302" w:author="David Dayan" w:date="2021-12-03T17:18:00Z">
              <w:tcPr>
                <w:tcW w:w="902" w:type="dxa"/>
                <w:tcBorders>
                  <w:top w:val="nil"/>
                  <w:left w:val="nil"/>
                  <w:bottom w:val="nil"/>
                  <w:right w:val="nil"/>
                </w:tcBorders>
                <w:shd w:val="clear" w:color="auto" w:fill="auto"/>
                <w:noWrap/>
                <w:vAlign w:val="bottom"/>
                <w:hideMark/>
              </w:tcPr>
            </w:tcPrChange>
          </w:tcPr>
          <w:p w14:paraId="3D4FC1BB" w14:textId="77777777" w:rsidR="00036D0E" w:rsidRPr="00036D0E" w:rsidRDefault="00036D0E" w:rsidP="00245317">
            <w:pPr>
              <w:spacing w:after="0" w:line="240" w:lineRule="auto"/>
              <w:jc w:val="center"/>
              <w:rPr>
                <w:ins w:id="6303" w:author="David Dayan" w:date="2021-12-03T17:13:00Z"/>
                <w:rFonts w:ascii="Calibri" w:eastAsia="Times New Roman" w:hAnsi="Calibri" w:cs="Times New Roman"/>
                <w:color w:val="000000"/>
                <w:sz w:val="16"/>
                <w:szCs w:val="16"/>
              </w:rPr>
            </w:pPr>
            <w:ins w:id="630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305" w:author="David Dayan" w:date="2021-12-03T17:18:00Z">
              <w:tcPr>
                <w:tcW w:w="2160" w:type="dxa"/>
                <w:tcBorders>
                  <w:top w:val="nil"/>
                  <w:left w:val="nil"/>
                  <w:bottom w:val="nil"/>
                  <w:right w:val="nil"/>
                </w:tcBorders>
                <w:shd w:val="clear" w:color="auto" w:fill="auto"/>
                <w:noWrap/>
                <w:vAlign w:val="bottom"/>
                <w:hideMark/>
              </w:tcPr>
            </w:tcPrChange>
          </w:tcPr>
          <w:p w14:paraId="37C80730" w14:textId="77777777" w:rsidR="00036D0E" w:rsidRPr="00036D0E" w:rsidRDefault="00036D0E" w:rsidP="00245317">
            <w:pPr>
              <w:spacing w:after="0" w:line="240" w:lineRule="auto"/>
              <w:jc w:val="center"/>
              <w:rPr>
                <w:ins w:id="6306" w:author="David Dayan" w:date="2021-12-03T17:13:00Z"/>
                <w:rFonts w:ascii="Calibri" w:eastAsia="Times New Roman" w:hAnsi="Calibri" w:cs="Times New Roman"/>
                <w:color w:val="000000"/>
                <w:sz w:val="16"/>
                <w:szCs w:val="16"/>
              </w:rPr>
            </w:pPr>
            <w:proofErr w:type="spellStart"/>
            <w:ins w:id="630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308" w:author="David Dayan" w:date="2021-12-03T17:18:00Z">
              <w:tcPr>
                <w:tcW w:w="2876" w:type="dxa"/>
                <w:gridSpan w:val="2"/>
                <w:tcBorders>
                  <w:top w:val="nil"/>
                  <w:left w:val="nil"/>
                  <w:bottom w:val="nil"/>
                  <w:right w:val="nil"/>
                </w:tcBorders>
                <w:shd w:val="clear" w:color="auto" w:fill="auto"/>
                <w:noWrap/>
                <w:vAlign w:val="bottom"/>
                <w:hideMark/>
              </w:tcPr>
            </w:tcPrChange>
          </w:tcPr>
          <w:p w14:paraId="0FC897A1" w14:textId="77777777" w:rsidR="00036D0E" w:rsidRPr="00036D0E" w:rsidRDefault="00036D0E" w:rsidP="00245317">
            <w:pPr>
              <w:spacing w:after="0" w:line="240" w:lineRule="auto"/>
              <w:jc w:val="center"/>
              <w:rPr>
                <w:ins w:id="6309" w:author="David Dayan" w:date="2021-12-03T17:13:00Z"/>
                <w:rFonts w:ascii="Calibri" w:eastAsia="Times New Roman" w:hAnsi="Calibri" w:cs="Times New Roman"/>
                <w:color w:val="000000"/>
                <w:sz w:val="16"/>
                <w:szCs w:val="16"/>
              </w:rPr>
            </w:pPr>
            <w:proofErr w:type="spellStart"/>
            <w:ins w:id="631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311" w:author="David Dayan" w:date="2021-12-03T17:18:00Z">
              <w:tcPr>
                <w:tcW w:w="1426" w:type="dxa"/>
                <w:tcBorders>
                  <w:top w:val="nil"/>
                  <w:left w:val="nil"/>
                  <w:bottom w:val="nil"/>
                  <w:right w:val="nil"/>
                </w:tcBorders>
                <w:shd w:val="clear" w:color="auto" w:fill="auto"/>
                <w:noWrap/>
                <w:vAlign w:val="bottom"/>
                <w:hideMark/>
              </w:tcPr>
            </w:tcPrChange>
          </w:tcPr>
          <w:p w14:paraId="1D6DB124" w14:textId="77777777" w:rsidR="00036D0E" w:rsidRPr="00036D0E" w:rsidRDefault="00036D0E" w:rsidP="00245317">
            <w:pPr>
              <w:spacing w:after="0" w:line="240" w:lineRule="auto"/>
              <w:jc w:val="center"/>
              <w:rPr>
                <w:ins w:id="6312" w:author="David Dayan" w:date="2021-12-03T17:13:00Z"/>
                <w:rFonts w:ascii="Calibri" w:eastAsia="Times New Roman" w:hAnsi="Calibri" w:cs="Times New Roman"/>
                <w:color w:val="000000"/>
                <w:sz w:val="16"/>
                <w:szCs w:val="16"/>
              </w:rPr>
            </w:pPr>
            <w:proofErr w:type="spellStart"/>
            <w:ins w:id="631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042A2E08" w14:textId="77777777" w:rsidTr="00245317">
        <w:trPr>
          <w:cantSplit/>
          <w:trHeight w:val="20"/>
          <w:ins w:id="6314" w:author="David Dayan" w:date="2021-12-03T17:13:00Z"/>
          <w:trPrChange w:id="631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316" w:author="David Dayan" w:date="2021-12-03T17:18:00Z">
              <w:tcPr>
                <w:tcW w:w="1563" w:type="dxa"/>
                <w:tcBorders>
                  <w:top w:val="nil"/>
                  <w:left w:val="nil"/>
                  <w:bottom w:val="nil"/>
                  <w:right w:val="nil"/>
                </w:tcBorders>
                <w:shd w:val="clear" w:color="auto" w:fill="auto"/>
                <w:noWrap/>
                <w:vAlign w:val="bottom"/>
                <w:hideMark/>
              </w:tcPr>
            </w:tcPrChange>
          </w:tcPr>
          <w:p w14:paraId="466246A3" w14:textId="77777777" w:rsidR="00036D0E" w:rsidRPr="00036D0E" w:rsidRDefault="00036D0E" w:rsidP="00245317">
            <w:pPr>
              <w:spacing w:after="0" w:line="240" w:lineRule="auto"/>
              <w:jc w:val="center"/>
              <w:rPr>
                <w:ins w:id="6317" w:author="David Dayan" w:date="2021-12-03T17:13:00Z"/>
                <w:rFonts w:ascii="Calibri" w:eastAsia="Times New Roman" w:hAnsi="Calibri" w:cs="Times New Roman"/>
                <w:color w:val="000000"/>
                <w:sz w:val="16"/>
                <w:szCs w:val="16"/>
              </w:rPr>
            </w:pPr>
            <w:ins w:id="6318" w:author="David Dayan" w:date="2021-12-03T17:13:00Z">
              <w:r w:rsidRPr="00036D0E">
                <w:rPr>
                  <w:rFonts w:ascii="Calibri" w:eastAsia="Times New Roman" w:hAnsi="Calibri" w:cs="Times New Roman"/>
                  <w:color w:val="000000"/>
                  <w:sz w:val="16"/>
                  <w:szCs w:val="16"/>
                </w:rPr>
                <w:t>OtsAC20ROGR_0176</w:t>
              </w:r>
            </w:ins>
          </w:p>
        </w:tc>
        <w:tc>
          <w:tcPr>
            <w:tcW w:w="746" w:type="dxa"/>
            <w:tcBorders>
              <w:top w:val="nil"/>
              <w:left w:val="nil"/>
              <w:bottom w:val="nil"/>
              <w:right w:val="nil"/>
            </w:tcBorders>
            <w:shd w:val="clear" w:color="auto" w:fill="auto"/>
            <w:noWrap/>
            <w:vAlign w:val="bottom"/>
            <w:hideMark/>
            <w:tcPrChange w:id="6319" w:author="David Dayan" w:date="2021-12-03T17:18:00Z">
              <w:tcPr>
                <w:tcW w:w="746" w:type="dxa"/>
                <w:tcBorders>
                  <w:top w:val="nil"/>
                  <w:left w:val="nil"/>
                  <w:bottom w:val="nil"/>
                  <w:right w:val="nil"/>
                </w:tcBorders>
                <w:shd w:val="clear" w:color="auto" w:fill="auto"/>
                <w:noWrap/>
                <w:vAlign w:val="bottom"/>
                <w:hideMark/>
              </w:tcPr>
            </w:tcPrChange>
          </w:tcPr>
          <w:p w14:paraId="433CB44E" w14:textId="77777777" w:rsidR="00036D0E" w:rsidRPr="00036D0E" w:rsidRDefault="00036D0E" w:rsidP="00245317">
            <w:pPr>
              <w:spacing w:after="0" w:line="240" w:lineRule="auto"/>
              <w:jc w:val="center"/>
              <w:rPr>
                <w:ins w:id="6320" w:author="David Dayan" w:date="2021-12-03T17:13:00Z"/>
                <w:rFonts w:ascii="Calibri" w:eastAsia="Times New Roman" w:hAnsi="Calibri" w:cs="Times New Roman"/>
                <w:color w:val="000000"/>
                <w:sz w:val="16"/>
                <w:szCs w:val="16"/>
              </w:rPr>
            </w:pPr>
            <w:ins w:id="6321"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322" w:author="David Dayan" w:date="2021-12-03T17:18:00Z">
              <w:tcPr>
                <w:tcW w:w="599" w:type="dxa"/>
                <w:tcBorders>
                  <w:top w:val="nil"/>
                  <w:left w:val="nil"/>
                  <w:bottom w:val="nil"/>
                  <w:right w:val="nil"/>
                </w:tcBorders>
                <w:shd w:val="clear" w:color="auto" w:fill="auto"/>
                <w:noWrap/>
                <w:vAlign w:val="bottom"/>
                <w:hideMark/>
              </w:tcPr>
            </w:tcPrChange>
          </w:tcPr>
          <w:p w14:paraId="0ADDED0E" w14:textId="77777777" w:rsidR="00036D0E" w:rsidRPr="00036D0E" w:rsidRDefault="00036D0E" w:rsidP="00245317">
            <w:pPr>
              <w:spacing w:after="0" w:line="240" w:lineRule="auto"/>
              <w:jc w:val="center"/>
              <w:rPr>
                <w:ins w:id="6323" w:author="David Dayan" w:date="2021-12-03T17:13:00Z"/>
                <w:rFonts w:ascii="Calibri" w:eastAsia="Times New Roman" w:hAnsi="Calibri" w:cs="Times New Roman"/>
                <w:color w:val="000000"/>
                <w:sz w:val="16"/>
                <w:szCs w:val="16"/>
              </w:rPr>
            </w:pPr>
            <w:ins w:id="6324"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325" w:author="David Dayan" w:date="2021-12-03T17:18:00Z">
              <w:tcPr>
                <w:tcW w:w="1142" w:type="dxa"/>
                <w:tcBorders>
                  <w:top w:val="nil"/>
                  <w:left w:val="nil"/>
                  <w:bottom w:val="nil"/>
                  <w:right w:val="nil"/>
                </w:tcBorders>
                <w:shd w:val="clear" w:color="auto" w:fill="auto"/>
                <w:noWrap/>
                <w:vAlign w:val="bottom"/>
                <w:hideMark/>
              </w:tcPr>
            </w:tcPrChange>
          </w:tcPr>
          <w:p w14:paraId="7EDBE7F5" w14:textId="77777777" w:rsidR="00036D0E" w:rsidRPr="00036D0E" w:rsidRDefault="00036D0E" w:rsidP="00245317">
            <w:pPr>
              <w:spacing w:after="0" w:line="240" w:lineRule="auto"/>
              <w:jc w:val="center"/>
              <w:rPr>
                <w:ins w:id="6326" w:author="David Dayan" w:date="2021-12-03T17:13:00Z"/>
                <w:rFonts w:ascii="Calibri" w:eastAsia="Times New Roman" w:hAnsi="Calibri" w:cs="Times New Roman"/>
                <w:color w:val="000000"/>
                <w:sz w:val="16"/>
                <w:szCs w:val="16"/>
              </w:rPr>
            </w:pPr>
            <w:ins w:id="632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328" w:author="David Dayan" w:date="2021-12-03T17:18:00Z">
              <w:tcPr>
                <w:tcW w:w="1440" w:type="dxa"/>
                <w:tcBorders>
                  <w:top w:val="nil"/>
                  <w:left w:val="nil"/>
                  <w:bottom w:val="nil"/>
                  <w:right w:val="nil"/>
                </w:tcBorders>
                <w:shd w:val="clear" w:color="auto" w:fill="auto"/>
                <w:noWrap/>
                <w:vAlign w:val="bottom"/>
                <w:hideMark/>
              </w:tcPr>
            </w:tcPrChange>
          </w:tcPr>
          <w:p w14:paraId="555E92D8" w14:textId="77777777" w:rsidR="00036D0E" w:rsidRPr="00036D0E" w:rsidRDefault="00036D0E" w:rsidP="00245317">
            <w:pPr>
              <w:spacing w:after="0" w:line="240" w:lineRule="auto"/>
              <w:jc w:val="center"/>
              <w:rPr>
                <w:ins w:id="6329" w:author="David Dayan" w:date="2021-12-03T17:13:00Z"/>
                <w:rFonts w:ascii="Calibri" w:eastAsia="Times New Roman" w:hAnsi="Calibri" w:cs="Times New Roman"/>
                <w:color w:val="000000"/>
                <w:sz w:val="16"/>
                <w:szCs w:val="16"/>
              </w:rPr>
            </w:pPr>
            <w:ins w:id="633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331" w:author="David Dayan" w:date="2021-12-03T17:18:00Z">
              <w:tcPr>
                <w:tcW w:w="1530" w:type="dxa"/>
                <w:tcBorders>
                  <w:top w:val="nil"/>
                  <w:left w:val="nil"/>
                  <w:bottom w:val="nil"/>
                  <w:right w:val="nil"/>
                </w:tcBorders>
                <w:shd w:val="clear" w:color="auto" w:fill="auto"/>
                <w:noWrap/>
                <w:vAlign w:val="bottom"/>
                <w:hideMark/>
              </w:tcPr>
            </w:tcPrChange>
          </w:tcPr>
          <w:p w14:paraId="28345797" w14:textId="77777777" w:rsidR="00036D0E" w:rsidRPr="00036D0E" w:rsidRDefault="00036D0E" w:rsidP="00245317">
            <w:pPr>
              <w:spacing w:after="0" w:line="240" w:lineRule="auto"/>
              <w:jc w:val="center"/>
              <w:rPr>
                <w:ins w:id="6332" w:author="David Dayan" w:date="2021-12-03T17:13:00Z"/>
                <w:rFonts w:ascii="Calibri" w:eastAsia="Times New Roman" w:hAnsi="Calibri" w:cs="Times New Roman"/>
                <w:color w:val="000000"/>
                <w:sz w:val="16"/>
                <w:szCs w:val="16"/>
              </w:rPr>
            </w:pPr>
            <w:ins w:id="633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334" w:author="David Dayan" w:date="2021-12-03T17:18:00Z">
              <w:tcPr>
                <w:tcW w:w="898" w:type="dxa"/>
                <w:tcBorders>
                  <w:top w:val="nil"/>
                  <w:left w:val="nil"/>
                  <w:bottom w:val="nil"/>
                  <w:right w:val="nil"/>
                </w:tcBorders>
                <w:shd w:val="clear" w:color="auto" w:fill="auto"/>
                <w:noWrap/>
                <w:vAlign w:val="bottom"/>
                <w:hideMark/>
              </w:tcPr>
            </w:tcPrChange>
          </w:tcPr>
          <w:p w14:paraId="7B10FDA4" w14:textId="77777777" w:rsidR="00036D0E" w:rsidRPr="00036D0E" w:rsidRDefault="00036D0E" w:rsidP="00245317">
            <w:pPr>
              <w:spacing w:after="0" w:line="240" w:lineRule="auto"/>
              <w:jc w:val="center"/>
              <w:rPr>
                <w:ins w:id="6335" w:author="David Dayan" w:date="2021-12-03T17:13:00Z"/>
                <w:rFonts w:ascii="Calibri" w:eastAsia="Times New Roman" w:hAnsi="Calibri" w:cs="Times New Roman"/>
                <w:color w:val="000000"/>
                <w:sz w:val="16"/>
                <w:szCs w:val="16"/>
              </w:rPr>
            </w:pPr>
            <w:ins w:id="633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337" w:author="David Dayan" w:date="2021-12-03T17:18:00Z">
              <w:tcPr>
                <w:tcW w:w="902" w:type="dxa"/>
                <w:tcBorders>
                  <w:top w:val="nil"/>
                  <w:left w:val="nil"/>
                  <w:bottom w:val="nil"/>
                  <w:right w:val="nil"/>
                </w:tcBorders>
                <w:shd w:val="clear" w:color="auto" w:fill="auto"/>
                <w:noWrap/>
                <w:vAlign w:val="bottom"/>
                <w:hideMark/>
              </w:tcPr>
            </w:tcPrChange>
          </w:tcPr>
          <w:p w14:paraId="55DF68D9" w14:textId="77777777" w:rsidR="00036D0E" w:rsidRPr="00036D0E" w:rsidRDefault="00036D0E" w:rsidP="00245317">
            <w:pPr>
              <w:spacing w:after="0" w:line="240" w:lineRule="auto"/>
              <w:jc w:val="center"/>
              <w:rPr>
                <w:ins w:id="6338" w:author="David Dayan" w:date="2021-12-03T17:13:00Z"/>
                <w:rFonts w:ascii="Calibri" w:eastAsia="Times New Roman" w:hAnsi="Calibri" w:cs="Times New Roman"/>
                <w:color w:val="000000"/>
                <w:sz w:val="16"/>
                <w:szCs w:val="16"/>
              </w:rPr>
            </w:pPr>
            <w:ins w:id="633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340" w:author="David Dayan" w:date="2021-12-03T17:18:00Z">
              <w:tcPr>
                <w:tcW w:w="2160" w:type="dxa"/>
                <w:tcBorders>
                  <w:top w:val="nil"/>
                  <w:left w:val="nil"/>
                  <w:bottom w:val="nil"/>
                  <w:right w:val="nil"/>
                </w:tcBorders>
                <w:shd w:val="clear" w:color="auto" w:fill="auto"/>
                <w:noWrap/>
                <w:vAlign w:val="bottom"/>
                <w:hideMark/>
              </w:tcPr>
            </w:tcPrChange>
          </w:tcPr>
          <w:p w14:paraId="76C638CD" w14:textId="77777777" w:rsidR="00036D0E" w:rsidRPr="00036D0E" w:rsidRDefault="00036D0E" w:rsidP="00245317">
            <w:pPr>
              <w:spacing w:after="0" w:line="240" w:lineRule="auto"/>
              <w:jc w:val="center"/>
              <w:rPr>
                <w:ins w:id="6341" w:author="David Dayan" w:date="2021-12-03T17:13:00Z"/>
                <w:rFonts w:ascii="Calibri" w:eastAsia="Times New Roman" w:hAnsi="Calibri" w:cs="Times New Roman"/>
                <w:color w:val="000000"/>
                <w:sz w:val="16"/>
                <w:szCs w:val="16"/>
              </w:rPr>
            </w:pPr>
            <w:proofErr w:type="spellStart"/>
            <w:ins w:id="634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343" w:author="David Dayan" w:date="2021-12-03T17:18:00Z">
              <w:tcPr>
                <w:tcW w:w="2876" w:type="dxa"/>
                <w:gridSpan w:val="2"/>
                <w:tcBorders>
                  <w:top w:val="nil"/>
                  <w:left w:val="nil"/>
                  <w:bottom w:val="nil"/>
                  <w:right w:val="nil"/>
                </w:tcBorders>
                <w:shd w:val="clear" w:color="auto" w:fill="auto"/>
                <w:noWrap/>
                <w:vAlign w:val="bottom"/>
                <w:hideMark/>
              </w:tcPr>
            </w:tcPrChange>
          </w:tcPr>
          <w:p w14:paraId="2D7E06DC" w14:textId="77777777" w:rsidR="00036D0E" w:rsidRPr="00036D0E" w:rsidRDefault="00036D0E" w:rsidP="00245317">
            <w:pPr>
              <w:spacing w:after="0" w:line="240" w:lineRule="auto"/>
              <w:jc w:val="center"/>
              <w:rPr>
                <w:ins w:id="6344" w:author="David Dayan" w:date="2021-12-03T17:13:00Z"/>
                <w:rFonts w:ascii="Calibri" w:eastAsia="Times New Roman" w:hAnsi="Calibri" w:cs="Times New Roman"/>
                <w:color w:val="000000"/>
                <w:sz w:val="16"/>
                <w:szCs w:val="16"/>
              </w:rPr>
            </w:pPr>
            <w:proofErr w:type="spellStart"/>
            <w:ins w:id="634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346" w:author="David Dayan" w:date="2021-12-03T17:18:00Z">
              <w:tcPr>
                <w:tcW w:w="1426" w:type="dxa"/>
                <w:tcBorders>
                  <w:top w:val="nil"/>
                  <w:left w:val="nil"/>
                  <w:bottom w:val="nil"/>
                  <w:right w:val="nil"/>
                </w:tcBorders>
                <w:shd w:val="clear" w:color="auto" w:fill="auto"/>
                <w:noWrap/>
                <w:vAlign w:val="bottom"/>
                <w:hideMark/>
              </w:tcPr>
            </w:tcPrChange>
          </w:tcPr>
          <w:p w14:paraId="56D9FF76" w14:textId="77777777" w:rsidR="00036D0E" w:rsidRPr="00036D0E" w:rsidRDefault="00036D0E" w:rsidP="00245317">
            <w:pPr>
              <w:spacing w:after="0" w:line="240" w:lineRule="auto"/>
              <w:jc w:val="center"/>
              <w:rPr>
                <w:ins w:id="6347" w:author="David Dayan" w:date="2021-12-03T17:13:00Z"/>
                <w:rFonts w:ascii="Calibri" w:eastAsia="Times New Roman" w:hAnsi="Calibri" w:cs="Times New Roman"/>
                <w:color w:val="000000"/>
                <w:sz w:val="16"/>
                <w:szCs w:val="16"/>
              </w:rPr>
            </w:pPr>
            <w:proofErr w:type="spellStart"/>
            <w:ins w:id="634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13460D6A" w14:textId="77777777" w:rsidTr="00245317">
        <w:trPr>
          <w:cantSplit/>
          <w:trHeight w:val="20"/>
          <w:ins w:id="6349" w:author="David Dayan" w:date="2021-12-03T17:13:00Z"/>
          <w:trPrChange w:id="635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351" w:author="David Dayan" w:date="2021-12-03T17:18:00Z">
              <w:tcPr>
                <w:tcW w:w="1563" w:type="dxa"/>
                <w:tcBorders>
                  <w:top w:val="nil"/>
                  <w:left w:val="nil"/>
                  <w:bottom w:val="nil"/>
                  <w:right w:val="nil"/>
                </w:tcBorders>
                <w:shd w:val="clear" w:color="auto" w:fill="auto"/>
                <w:noWrap/>
                <w:vAlign w:val="bottom"/>
                <w:hideMark/>
              </w:tcPr>
            </w:tcPrChange>
          </w:tcPr>
          <w:p w14:paraId="6134AC6A" w14:textId="77777777" w:rsidR="00036D0E" w:rsidRPr="00036D0E" w:rsidRDefault="00036D0E" w:rsidP="00245317">
            <w:pPr>
              <w:spacing w:after="0" w:line="240" w:lineRule="auto"/>
              <w:jc w:val="center"/>
              <w:rPr>
                <w:ins w:id="6352" w:author="David Dayan" w:date="2021-12-03T17:13:00Z"/>
                <w:rFonts w:ascii="Calibri" w:eastAsia="Times New Roman" w:hAnsi="Calibri" w:cs="Times New Roman"/>
                <w:color w:val="000000"/>
                <w:sz w:val="16"/>
                <w:szCs w:val="16"/>
              </w:rPr>
            </w:pPr>
            <w:ins w:id="6353" w:author="David Dayan" w:date="2021-12-03T17:13:00Z">
              <w:r w:rsidRPr="00036D0E">
                <w:rPr>
                  <w:rFonts w:ascii="Calibri" w:eastAsia="Times New Roman" w:hAnsi="Calibri" w:cs="Times New Roman"/>
                  <w:color w:val="000000"/>
                  <w:sz w:val="16"/>
                  <w:szCs w:val="16"/>
                </w:rPr>
                <w:t>OtsAC20ROGR_0177</w:t>
              </w:r>
            </w:ins>
          </w:p>
        </w:tc>
        <w:tc>
          <w:tcPr>
            <w:tcW w:w="746" w:type="dxa"/>
            <w:tcBorders>
              <w:top w:val="nil"/>
              <w:left w:val="nil"/>
              <w:bottom w:val="nil"/>
              <w:right w:val="nil"/>
            </w:tcBorders>
            <w:shd w:val="clear" w:color="auto" w:fill="auto"/>
            <w:noWrap/>
            <w:vAlign w:val="bottom"/>
            <w:hideMark/>
            <w:tcPrChange w:id="6354" w:author="David Dayan" w:date="2021-12-03T17:18:00Z">
              <w:tcPr>
                <w:tcW w:w="746" w:type="dxa"/>
                <w:tcBorders>
                  <w:top w:val="nil"/>
                  <w:left w:val="nil"/>
                  <w:bottom w:val="nil"/>
                  <w:right w:val="nil"/>
                </w:tcBorders>
                <w:shd w:val="clear" w:color="auto" w:fill="auto"/>
                <w:noWrap/>
                <w:vAlign w:val="bottom"/>
                <w:hideMark/>
              </w:tcPr>
            </w:tcPrChange>
          </w:tcPr>
          <w:p w14:paraId="3CC75199" w14:textId="77777777" w:rsidR="00036D0E" w:rsidRPr="00036D0E" w:rsidRDefault="00036D0E" w:rsidP="00245317">
            <w:pPr>
              <w:spacing w:after="0" w:line="240" w:lineRule="auto"/>
              <w:jc w:val="center"/>
              <w:rPr>
                <w:ins w:id="6355" w:author="David Dayan" w:date="2021-12-03T17:13:00Z"/>
                <w:rFonts w:ascii="Calibri" w:eastAsia="Times New Roman" w:hAnsi="Calibri" w:cs="Times New Roman"/>
                <w:color w:val="000000"/>
                <w:sz w:val="16"/>
                <w:szCs w:val="16"/>
              </w:rPr>
            </w:pPr>
            <w:ins w:id="6356"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357" w:author="David Dayan" w:date="2021-12-03T17:18:00Z">
              <w:tcPr>
                <w:tcW w:w="599" w:type="dxa"/>
                <w:tcBorders>
                  <w:top w:val="nil"/>
                  <w:left w:val="nil"/>
                  <w:bottom w:val="nil"/>
                  <w:right w:val="nil"/>
                </w:tcBorders>
                <w:shd w:val="clear" w:color="auto" w:fill="auto"/>
                <w:noWrap/>
                <w:vAlign w:val="bottom"/>
                <w:hideMark/>
              </w:tcPr>
            </w:tcPrChange>
          </w:tcPr>
          <w:p w14:paraId="4592346C" w14:textId="77777777" w:rsidR="00036D0E" w:rsidRPr="00036D0E" w:rsidRDefault="00036D0E" w:rsidP="00245317">
            <w:pPr>
              <w:spacing w:after="0" w:line="240" w:lineRule="auto"/>
              <w:jc w:val="center"/>
              <w:rPr>
                <w:ins w:id="6358" w:author="David Dayan" w:date="2021-12-03T17:13:00Z"/>
                <w:rFonts w:ascii="Calibri" w:eastAsia="Times New Roman" w:hAnsi="Calibri" w:cs="Times New Roman"/>
                <w:color w:val="000000"/>
                <w:sz w:val="16"/>
                <w:szCs w:val="16"/>
              </w:rPr>
            </w:pPr>
            <w:ins w:id="6359"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360" w:author="David Dayan" w:date="2021-12-03T17:18:00Z">
              <w:tcPr>
                <w:tcW w:w="1142" w:type="dxa"/>
                <w:tcBorders>
                  <w:top w:val="nil"/>
                  <w:left w:val="nil"/>
                  <w:bottom w:val="nil"/>
                  <w:right w:val="nil"/>
                </w:tcBorders>
                <w:shd w:val="clear" w:color="auto" w:fill="auto"/>
                <w:noWrap/>
                <w:vAlign w:val="bottom"/>
                <w:hideMark/>
              </w:tcPr>
            </w:tcPrChange>
          </w:tcPr>
          <w:p w14:paraId="14F1E4E9" w14:textId="77777777" w:rsidR="00036D0E" w:rsidRPr="00036D0E" w:rsidRDefault="00036D0E" w:rsidP="00245317">
            <w:pPr>
              <w:spacing w:after="0" w:line="240" w:lineRule="auto"/>
              <w:jc w:val="center"/>
              <w:rPr>
                <w:ins w:id="6361" w:author="David Dayan" w:date="2021-12-03T17:13:00Z"/>
                <w:rFonts w:ascii="Calibri" w:eastAsia="Times New Roman" w:hAnsi="Calibri" w:cs="Times New Roman"/>
                <w:color w:val="000000"/>
                <w:sz w:val="16"/>
                <w:szCs w:val="16"/>
              </w:rPr>
            </w:pPr>
            <w:ins w:id="636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363" w:author="David Dayan" w:date="2021-12-03T17:18:00Z">
              <w:tcPr>
                <w:tcW w:w="1440" w:type="dxa"/>
                <w:tcBorders>
                  <w:top w:val="nil"/>
                  <w:left w:val="nil"/>
                  <w:bottom w:val="nil"/>
                  <w:right w:val="nil"/>
                </w:tcBorders>
                <w:shd w:val="clear" w:color="auto" w:fill="auto"/>
                <w:noWrap/>
                <w:vAlign w:val="bottom"/>
                <w:hideMark/>
              </w:tcPr>
            </w:tcPrChange>
          </w:tcPr>
          <w:p w14:paraId="1EE771AC" w14:textId="77777777" w:rsidR="00036D0E" w:rsidRPr="00036D0E" w:rsidRDefault="00036D0E" w:rsidP="00245317">
            <w:pPr>
              <w:spacing w:after="0" w:line="240" w:lineRule="auto"/>
              <w:jc w:val="center"/>
              <w:rPr>
                <w:ins w:id="6364" w:author="David Dayan" w:date="2021-12-03T17:13:00Z"/>
                <w:rFonts w:ascii="Calibri" w:eastAsia="Times New Roman" w:hAnsi="Calibri" w:cs="Times New Roman"/>
                <w:color w:val="000000"/>
                <w:sz w:val="16"/>
                <w:szCs w:val="16"/>
              </w:rPr>
            </w:pPr>
            <w:ins w:id="636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366" w:author="David Dayan" w:date="2021-12-03T17:18:00Z">
              <w:tcPr>
                <w:tcW w:w="1530" w:type="dxa"/>
                <w:tcBorders>
                  <w:top w:val="nil"/>
                  <w:left w:val="nil"/>
                  <w:bottom w:val="nil"/>
                  <w:right w:val="nil"/>
                </w:tcBorders>
                <w:shd w:val="clear" w:color="auto" w:fill="auto"/>
                <w:noWrap/>
                <w:vAlign w:val="bottom"/>
                <w:hideMark/>
              </w:tcPr>
            </w:tcPrChange>
          </w:tcPr>
          <w:p w14:paraId="3000A1B6" w14:textId="77777777" w:rsidR="00036D0E" w:rsidRPr="00036D0E" w:rsidRDefault="00036D0E" w:rsidP="00245317">
            <w:pPr>
              <w:spacing w:after="0" w:line="240" w:lineRule="auto"/>
              <w:jc w:val="center"/>
              <w:rPr>
                <w:ins w:id="6367" w:author="David Dayan" w:date="2021-12-03T17:13:00Z"/>
                <w:rFonts w:ascii="Calibri" w:eastAsia="Times New Roman" w:hAnsi="Calibri" w:cs="Times New Roman"/>
                <w:color w:val="000000"/>
                <w:sz w:val="16"/>
                <w:szCs w:val="16"/>
              </w:rPr>
            </w:pPr>
            <w:ins w:id="636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369" w:author="David Dayan" w:date="2021-12-03T17:18:00Z">
              <w:tcPr>
                <w:tcW w:w="898" w:type="dxa"/>
                <w:tcBorders>
                  <w:top w:val="nil"/>
                  <w:left w:val="nil"/>
                  <w:bottom w:val="nil"/>
                  <w:right w:val="nil"/>
                </w:tcBorders>
                <w:shd w:val="clear" w:color="auto" w:fill="auto"/>
                <w:noWrap/>
                <w:vAlign w:val="bottom"/>
                <w:hideMark/>
              </w:tcPr>
            </w:tcPrChange>
          </w:tcPr>
          <w:p w14:paraId="23488EDF" w14:textId="77777777" w:rsidR="00036D0E" w:rsidRPr="00036D0E" w:rsidRDefault="00036D0E" w:rsidP="00245317">
            <w:pPr>
              <w:spacing w:after="0" w:line="240" w:lineRule="auto"/>
              <w:jc w:val="center"/>
              <w:rPr>
                <w:ins w:id="6370" w:author="David Dayan" w:date="2021-12-03T17:13:00Z"/>
                <w:rFonts w:ascii="Calibri" w:eastAsia="Times New Roman" w:hAnsi="Calibri" w:cs="Times New Roman"/>
                <w:color w:val="000000"/>
                <w:sz w:val="16"/>
                <w:szCs w:val="16"/>
              </w:rPr>
            </w:pPr>
            <w:ins w:id="637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372" w:author="David Dayan" w:date="2021-12-03T17:18:00Z">
              <w:tcPr>
                <w:tcW w:w="902" w:type="dxa"/>
                <w:tcBorders>
                  <w:top w:val="nil"/>
                  <w:left w:val="nil"/>
                  <w:bottom w:val="nil"/>
                  <w:right w:val="nil"/>
                </w:tcBorders>
                <w:shd w:val="clear" w:color="auto" w:fill="auto"/>
                <w:noWrap/>
                <w:vAlign w:val="bottom"/>
                <w:hideMark/>
              </w:tcPr>
            </w:tcPrChange>
          </w:tcPr>
          <w:p w14:paraId="319DCCFD" w14:textId="77777777" w:rsidR="00036D0E" w:rsidRPr="00036D0E" w:rsidRDefault="00036D0E" w:rsidP="00245317">
            <w:pPr>
              <w:spacing w:after="0" w:line="240" w:lineRule="auto"/>
              <w:jc w:val="center"/>
              <w:rPr>
                <w:ins w:id="6373" w:author="David Dayan" w:date="2021-12-03T17:13:00Z"/>
                <w:rFonts w:ascii="Calibri" w:eastAsia="Times New Roman" w:hAnsi="Calibri" w:cs="Times New Roman"/>
                <w:color w:val="000000"/>
                <w:sz w:val="16"/>
                <w:szCs w:val="16"/>
              </w:rPr>
            </w:pPr>
            <w:ins w:id="637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375" w:author="David Dayan" w:date="2021-12-03T17:18:00Z">
              <w:tcPr>
                <w:tcW w:w="2160" w:type="dxa"/>
                <w:tcBorders>
                  <w:top w:val="nil"/>
                  <w:left w:val="nil"/>
                  <w:bottom w:val="nil"/>
                  <w:right w:val="nil"/>
                </w:tcBorders>
                <w:shd w:val="clear" w:color="auto" w:fill="auto"/>
                <w:noWrap/>
                <w:vAlign w:val="bottom"/>
                <w:hideMark/>
              </w:tcPr>
            </w:tcPrChange>
          </w:tcPr>
          <w:p w14:paraId="0DCDE6CC" w14:textId="77777777" w:rsidR="00036D0E" w:rsidRPr="00036D0E" w:rsidRDefault="00036D0E" w:rsidP="00245317">
            <w:pPr>
              <w:spacing w:after="0" w:line="240" w:lineRule="auto"/>
              <w:jc w:val="center"/>
              <w:rPr>
                <w:ins w:id="6376" w:author="David Dayan" w:date="2021-12-03T17:13:00Z"/>
                <w:rFonts w:ascii="Calibri" w:eastAsia="Times New Roman" w:hAnsi="Calibri" w:cs="Times New Roman"/>
                <w:color w:val="000000"/>
                <w:sz w:val="16"/>
                <w:szCs w:val="16"/>
              </w:rPr>
            </w:pPr>
            <w:proofErr w:type="spellStart"/>
            <w:ins w:id="637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378" w:author="David Dayan" w:date="2021-12-03T17:18:00Z">
              <w:tcPr>
                <w:tcW w:w="2876" w:type="dxa"/>
                <w:gridSpan w:val="2"/>
                <w:tcBorders>
                  <w:top w:val="nil"/>
                  <w:left w:val="nil"/>
                  <w:bottom w:val="nil"/>
                  <w:right w:val="nil"/>
                </w:tcBorders>
                <w:shd w:val="clear" w:color="auto" w:fill="auto"/>
                <w:noWrap/>
                <w:vAlign w:val="bottom"/>
                <w:hideMark/>
              </w:tcPr>
            </w:tcPrChange>
          </w:tcPr>
          <w:p w14:paraId="2F1BCE44" w14:textId="77777777" w:rsidR="00036D0E" w:rsidRPr="00036D0E" w:rsidRDefault="00036D0E" w:rsidP="00245317">
            <w:pPr>
              <w:spacing w:after="0" w:line="240" w:lineRule="auto"/>
              <w:jc w:val="center"/>
              <w:rPr>
                <w:ins w:id="6379" w:author="David Dayan" w:date="2021-12-03T17:13:00Z"/>
                <w:rFonts w:ascii="Calibri" w:eastAsia="Times New Roman" w:hAnsi="Calibri" w:cs="Times New Roman"/>
                <w:color w:val="000000"/>
                <w:sz w:val="16"/>
                <w:szCs w:val="16"/>
              </w:rPr>
            </w:pPr>
            <w:proofErr w:type="spellStart"/>
            <w:ins w:id="638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381" w:author="David Dayan" w:date="2021-12-03T17:18:00Z">
              <w:tcPr>
                <w:tcW w:w="1426" w:type="dxa"/>
                <w:tcBorders>
                  <w:top w:val="nil"/>
                  <w:left w:val="nil"/>
                  <w:bottom w:val="nil"/>
                  <w:right w:val="nil"/>
                </w:tcBorders>
                <w:shd w:val="clear" w:color="auto" w:fill="auto"/>
                <w:noWrap/>
                <w:vAlign w:val="bottom"/>
                <w:hideMark/>
              </w:tcPr>
            </w:tcPrChange>
          </w:tcPr>
          <w:p w14:paraId="58C4DC58" w14:textId="77777777" w:rsidR="00036D0E" w:rsidRPr="00036D0E" w:rsidRDefault="00036D0E" w:rsidP="00245317">
            <w:pPr>
              <w:spacing w:after="0" w:line="240" w:lineRule="auto"/>
              <w:jc w:val="center"/>
              <w:rPr>
                <w:ins w:id="6382" w:author="David Dayan" w:date="2021-12-03T17:13:00Z"/>
                <w:rFonts w:ascii="Calibri" w:eastAsia="Times New Roman" w:hAnsi="Calibri" w:cs="Times New Roman"/>
                <w:color w:val="000000"/>
                <w:sz w:val="16"/>
                <w:szCs w:val="16"/>
              </w:rPr>
            </w:pPr>
            <w:proofErr w:type="spellStart"/>
            <w:ins w:id="638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AFCAB79" w14:textId="77777777" w:rsidTr="00245317">
        <w:trPr>
          <w:cantSplit/>
          <w:trHeight w:val="20"/>
          <w:ins w:id="6384" w:author="David Dayan" w:date="2021-12-03T17:13:00Z"/>
          <w:trPrChange w:id="638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386" w:author="David Dayan" w:date="2021-12-03T17:18:00Z">
              <w:tcPr>
                <w:tcW w:w="1563" w:type="dxa"/>
                <w:tcBorders>
                  <w:top w:val="nil"/>
                  <w:left w:val="nil"/>
                  <w:bottom w:val="nil"/>
                  <w:right w:val="nil"/>
                </w:tcBorders>
                <w:shd w:val="clear" w:color="auto" w:fill="auto"/>
                <w:noWrap/>
                <w:vAlign w:val="bottom"/>
                <w:hideMark/>
              </w:tcPr>
            </w:tcPrChange>
          </w:tcPr>
          <w:p w14:paraId="017D4F23" w14:textId="77777777" w:rsidR="00036D0E" w:rsidRPr="00036D0E" w:rsidRDefault="00036D0E" w:rsidP="00245317">
            <w:pPr>
              <w:spacing w:after="0" w:line="240" w:lineRule="auto"/>
              <w:jc w:val="center"/>
              <w:rPr>
                <w:ins w:id="6387" w:author="David Dayan" w:date="2021-12-03T17:13:00Z"/>
                <w:rFonts w:ascii="Calibri" w:eastAsia="Times New Roman" w:hAnsi="Calibri" w:cs="Times New Roman"/>
                <w:color w:val="000000"/>
                <w:sz w:val="16"/>
                <w:szCs w:val="16"/>
              </w:rPr>
            </w:pPr>
            <w:ins w:id="6388" w:author="David Dayan" w:date="2021-12-03T17:13:00Z">
              <w:r w:rsidRPr="00036D0E">
                <w:rPr>
                  <w:rFonts w:ascii="Calibri" w:eastAsia="Times New Roman" w:hAnsi="Calibri" w:cs="Times New Roman"/>
                  <w:color w:val="000000"/>
                  <w:sz w:val="16"/>
                  <w:szCs w:val="16"/>
                </w:rPr>
                <w:t>OtsAC20ROGR_0178</w:t>
              </w:r>
            </w:ins>
          </w:p>
        </w:tc>
        <w:tc>
          <w:tcPr>
            <w:tcW w:w="746" w:type="dxa"/>
            <w:tcBorders>
              <w:top w:val="nil"/>
              <w:left w:val="nil"/>
              <w:bottom w:val="nil"/>
              <w:right w:val="nil"/>
            </w:tcBorders>
            <w:shd w:val="clear" w:color="auto" w:fill="auto"/>
            <w:noWrap/>
            <w:vAlign w:val="bottom"/>
            <w:hideMark/>
            <w:tcPrChange w:id="6389" w:author="David Dayan" w:date="2021-12-03T17:18:00Z">
              <w:tcPr>
                <w:tcW w:w="746" w:type="dxa"/>
                <w:tcBorders>
                  <w:top w:val="nil"/>
                  <w:left w:val="nil"/>
                  <w:bottom w:val="nil"/>
                  <w:right w:val="nil"/>
                </w:tcBorders>
                <w:shd w:val="clear" w:color="auto" w:fill="auto"/>
                <w:noWrap/>
                <w:vAlign w:val="bottom"/>
                <w:hideMark/>
              </w:tcPr>
            </w:tcPrChange>
          </w:tcPr>
          <w:p w14:paraId="3F51AAF6" w14:textId="77777777" w:rsidR="00036D0E" w:rsidRPr="00036D0E" w:rsidRDefault="00036D0E" w:rsidP="00245317">
            <w:pPr>
              <w:spacing w:after="0" w:line="240" w:lineRule="auto"/>
              <w:jc w:val="center"/>
              <w:rPr>
                <w:ins w:id="6390" w:author="David Dayan" w:date="2021-12-03T17:13:00Z"/>
                <w:rFonts w:ascii="Calibri" w:eastAsia="Times New Roman" w:hAnsi="Calibri" w:cs="Times New Roman"/>
                <w:color w:val="000000"/>
                <w:sz w:val="16"/>
                <w:szCs w:val="16"/>
              </w:rPr>
            </w:pPr>
            <w:ins w:id="6391"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392" w:author="David Dayan" w:date="2021-12-03T17:18:00Z">
              <w:tcPr>
                <w:tcW w:w="599" w:type="dxa"/>
                <w:tcBorders>
                  <w:top w:val="nil"/>
                  <w:left w:val="nil"/>
                  <w:bottom w:val="nil"/>
                  <w:right w:val="nil"/>
                </w:tcBorders>
                <w:shd w:val="clear" w:color="auto" w:fill="auto"/>
                <w:noWrap/>
                <w:vAlign w:val="bottom"/>
                <w:hideMark/>
              </w:tcPr>
            </w:tcPrChange>
          </w:tcPr>
          <w:p w14:paraId="3B187084" w14:textId="77777777" w:rsidR="00036D0E" w:rsidRPr="00036D0E" w:rsidRDefault="00036D0E" w:rsidP="00245317">
            <w:pPr>
              <w:spacing w:after="0" w:line="240" w:lineRule="auto"/>
              <w:jc w:val="center"/>
              <w:rPr>
                <w:ins w:id="6393" w:author="David Dayan" w:date="2021-12-03T17:13:00Z"/>
                <w:rFonts w:ascii="Calibri" w:eastAsia="Times New Roman" w:hAnsi="Calibri" w:cs="Times New Roman"/>
                <w:color w:val="000000"/>
                <w:sz w:val="16"/>
                <w:szCs w:val="16"/>
              </w:rPr>
            </w:pPr>
            <w:ins w:id="6394"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395" w:author="David Dayan" w:date="2021-12-03T17:18:00Z">
              <w:tcPr>
                <w:tcW w:w="1142" w:type="dxa"/>
                <w:tcBorders>
                  <w:top w:val="nil"/>
                  <w:left w:val="nil"/>
                  <w:bottom w:val="nil"/>
                  <w:right w:val="nil"/>
                </w:tcBorders>
                <w:shd w:val="clear" w:color="auto" w:fill="auto"/>
                <w:noWrap/>
                <w:vAlign w:val="bottom"/>
                <w:hideMark/>
              </w:tcPr>
            </w:tcPrChange>
          </w:tcPr>
          <w:p w14:paraId="33A15265" w14:textId="77777777" w:rsidR="00036D0E" w:rsidRPr="00036D0E" w:rsidRDefault="00036D0E" w:rsidP="00245317">
            <w:pPr>
              <w:spacing w:after="0" w:line="240" w:lineRule="auto"/>
              <w:jc w:val="center"/>
              <w:rPr>
                <w:ins w:id="6396" w:author="David Dayan" w:date="2021-12-03T17:13:00Z"/>
                <w:rFonts w:ascii="Calibri" w:eastAsia="Times New Roman" w:hAnsi="Calibri" w:cs="Times New Roman"/>
                <w:color w:val="000000"/>
                <w:sz w:val="16"/>
                <w:szCs w:val="16"/>
              </w:rPr>
            </w:pPr>
            <w:ins w:id="639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398" w:author="David Dayan" w:date="2021-12-03T17:18:00Z">
              <w:tcPr>
                <w:tcW w:w="1440" w:type="dxa"/>
                <w:tcBorders>
                  <w:top w:val="nil"/>
                  <w:left w:val="nil"/>
                  <w:bottom w:val="nil"/>
                  <w:right w:val="nil"/>
                </w:tcBorders>
                <w:shd w:val="clear" w:color="auto" w:fill="auto"/>
                <w:noWrap/>
                <w:vAlign w:val="bottom"/>
                <w:hideMark/>
              </w:tcPr>
            </w:tcPrChange>
          </w:tcPr>
          <w:p w14:paraId="4EE2A962" w14:textId="77777777" w:rsidR="00036D0E" w:rsidRPr="00036D0E" w:rsidRDefault="00036D0E" w:rsidP="00245317">
            <w:pPr>
              <w:spacing w:after="0" w:line="240" w:lineRule="auto"/>
              <w:jc w:val="center"/>
              <w:rPr>
                <w:ins w:id="6399" w:author="David Dayan" w:date="2021-12-03T17:13:00Z"/>
                <w:rFonts w:ascii="Calibri" w:eastAsia="Times New Roman" w:hAnsi="Calibri" w:cs="Times New Roman"/>
                <w:color w:val="000000"/>
                <w:sz w:val="16"/>
                <w:szCs w:val="16"/>
              </w:rPr>
            </w:pPr>
            <w:ins w:id="640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401" w:author="David Dayan" w:date="2021-12-03T17:18:00Z">
              <w:tcPr>
                <w:tcW w:w="1530" w:type="dxa"/>
                <w:tcBorders>
                  <w:top w:val="nil"/>
                  <w:left w:val="nil"/>
                  <w:bottom w:val="nil"/>
                  <w:right w:val="nil"/>
                </w:tcBorders>
                <w:shd w:val="clear" w:color="auto" w:fill="auto"/>
                <w:noWrap/>
                <w:vAlign w:val="bottom"/>
                <w:hideMark/>
              </w:tcPr>
            </w:tcPrChange>
          </w:tcPr>
          <w:p w14:paraId="6888F362" w14:textId="77777777" w:rsidR="00036D0E" w:rsidRPr="00036D0E" w:rsidRDefault="00036D0E" w:rsidP="00245317">
            <w:pPr>
              <w:spacing w:after="0" w:line="240" w:lineRule="auto"/>
              <w:jc w:val="center"/>
              <w:rPr>
                <w:ins w:id="6402" w:author="David Dayan" w:date="2021-12-03T17:13:00Z"/>
                <w:rFonts w:ascii="Calibri" w:eastAsia="Times New Roman" w:hAnsi="Calibri" w:cs="Times New Roman"/>
                <w:color w:val="000000"/>
                <w:sz w:val="16"/>
                <w:szCs w:val="16"/>
              </w:rPr>
            </w:pPr>
            <w:ins w:id="640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404" w:author="David Dayan" w:date="2021-12-03T17:18:00Z">
              <w:tcPr>
                <w:tcW w:w="898" w:type="dxa"/>
                <w:tcBorders>
                  <w:top w:val="nil"/>
                  <w:left w:val="nil"/>
                  <w:bottom w:val="nil"/>
                  <w:right w:val="nil"/>
                </w:tcBorders>
                <w:shd w:val="clear" w:color="auto" w:fill="auto"/>
                <w:noWrap/>
                <w:vAlign w:val="bottom"/>
                <w:hideMark/>
              </w:tcPr>
            </w:tcPrChange>
          </w:tcPr>
          <w:p w14:paraId="68EDEE2F" w14:textId="77777777" w:rsidR="00036D0E" w:rsidRPr="00036D0E" w:rsidRDefault="00036D0E" w:rsidP="00245317">
            <w:pPr>
              <w:spacing w:after="0" w:line="240" w:lineRule="auto"/>
              <w:jc w:val="center"/>
              <w:rPr>
                <w:ins w:id="6405" w:author="David Dayan" w:date="2021-12-03T17:13:00Z"/>
                <w:rFonts w:ascii="Calibri" w:eastAsia="Times New Roman" w:hAnsi="Calibri" w:cs="Times New Roman"/>
                <w:color w:val="000000"/>
                <w:sz w:val="16"/>
                <w:szCs w:val="16"/>
              </w:rPr>
            </w:pPr>
            <w:ins w:id="640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407" w:author="David Dayan" w:date="2021-12-03T17:18:00Z">
              <w:tcPr>
                <w:tcW w:w="902" w:type="dxa"/>
                <w:tcBorders>
                  <w:top w:val="nil"/>
                  <w:left w:val="nil"/>
                  <w:bottom w:val="nil"/>
                  <w:right w:val="nil"/>
                </w:tcBorders>
                <w:shd w:val="clear" w:color="auto" w:fill="auto"/>
                <w:noWrap/>
                <w:vAlign w:val="bottom"/>
                <w:hideMark/>
              </w:tcPr>
            </w:tcPrChange>
          </w:tcPr>
          <w:p w14:paraId="0AD77D62" w14:textId="77777777" w:rsidR="00036D0E" w:rsidRPr="00036D0E" w:rsidRDefault="00036D0E" w:rsidP="00245317">
            <w:pPr>
              <w:spacing w:after="0" w:line="240" w:lineRule="auto"/>
              <w:jc w:val="center"/>
              <w:rPr>
                <w:ins w:id="6408" w:author="David Dayan" w:date="2021-12-03T17:13:00Z"/>
                <w:rFonts w:ascii="Calibri" w:eastAsia="Times New Roman" w:hAnsi="Calibri" w:cs="Times New Roman"/>
                <w:color w:val="000000"/>
                <w:sz w:val="16"/>
                <w:szCs w:val="16"/>
              </w:rPr>
            </w:pPr>
            <w:ins w:id="640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410" w:author="David Dayan" w:date="2021-12-03T17:18:00Z">
              <w:tcPr>
                <w:tcW w:w="2160" w:type="dxa"/>
                <w:tcBorders>
                  <w:top w:val="nil"/>
                  <w:left w:val="nil"/>
                  <w:bottom w:val="nil"/>
                  <w:right w:val="nil"/>
                </w:tcBorders>
                <w:shd w:val="clear" w:color="auto" w:fill="auto"/>
                <w:noWrap/>
                <w:vAlign w:val="bottom"/>
                <w:hideMark/>
              </w:tcPr>
            </w:tcPrChange>
          </w:tcPr>
          <w:p w14:paraId="07F1D932" w14:textId="77777777" w:rsidR="00036D0E" w:rsidRPr="00036D0E" w:rsidRDefault="00036D0E" w:rsidP="00245317">
            <w:pPr>
              <w:spacing w:after="0" w:line="240" w:lineRule="auto"/>
              <w:jc w:val="center"/>
              <w:rPr>
                <w:ins w:id="6411" w:author="David Dayan" w:date="2021-12-03T17:13:00Z"/>
                <w:rFonts w:ascii="Calibri" w:eastAsia="Times New Roman" w:hAnsi="Calibri" w:cs="Times New Roman"/>
                <w:color w:val="000000"/>
                <w:sz w:val="16"/>
                <w:szCs w:val="16"/>
              </w:rPr>
            </w:pPr>
            <w:proofErr w:type="spellStart"/>
            <w:ins w:id="641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413" w:author="David Dayan" w:date="2021-12-03T17:18:00Z">
              <w:tcPr>
                <w:tcW w:w="2876" w:type="dxa"/>
                <w:gridSpan w:val="2"/>
                <w:tcBorders>
                  <w:top w:val="nil"/>
                  <w:left w:val="nil"/>
                  <w:bottom w:val="nil"/>
                  <w:right w:val="nil"/>
                </w:tcBorders>
                <w:shd w:val="clear" w:color="auto" w:fill="auto"/>
                <w:noWrap/>
                <w:vAlign w:val="bottom"/>
                <w:hideMark/>
              </w:tcPr>
            </w:tcPrChange>
          </w:tcPr>
          <w:p w14:paraId="6425F64E" w14:textId="77777777" w:rsidR="00036D0E" w:rsidRPr="00036D0E" w:rsidRDefault="00036D0E" w:rsidP="00245317">
            <w:pPr>
              <w:spacing w:after="0" w:line="240" w:lineRule="auto"/>
              <w:jc w:val="center"/>
              <w:rPr>
                <w:ins w:id="6414" w:author="David Dayan" w:date="2021-12-03T17:13:00Z"/>
                <w:rFonts w:ascii="Calibri" w:eastAsia="Times New Roman" w:hAnsi="Calibri" w:cs="Times New Roman"/>
                <w:color w:val="000000"/>
                <w:sz w:val="16"/>
                <w:szCs w:val="16"/>
              </w:rPr>
            </w:pPr>
            <w:proofErr w:type="spellStart"/>
            <w:ins w:id="641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416" w:author="David Dayan" w:date="2021-12-03T17:18:00Z">
              <w:tcPr>
                <w:tcW w:w="1426" w:type="dxa"/>
                <w:tcBorders>
                  <w:top w:val="nil"/>
                  <w:left w:val="nil"/>
                  <w:bottom w:val="nil"/>
                  <w:right w:val="nil"/>
                </w:tcBorders>
                <w:shd w:val="clear" w:color="auto" w:fill="auto"/>
                <w:noWrap/>
                <w:vAlign w:val="bottom"/>
                <w:hideMark/>
              </w:tcPr>
            </w:tcPrChange>
          </w:tcPr>
          <w:p w14:paraId="1F66EF72" w14:textId="77777777" w:rsidR="00036D0E" w:rsidRPr="00036D0E" w:rsidRDefault="00036D0E" w:rsidP="00245317">
            <w:pPr>
              <w:spacing w:after="0" w:line="240" w:lineRule="auto"/>
              <w:jc w:val="center"/>
              <w:rPr>
                <w:ins w:id="6417" w:author="David Dayan" w:date="2021-12-03T17:13:00Z"/>
                <w:rFonts w:ascii="Calibri" w:eastAsia="Times New Roman" w:hAnsi="Calibri" w:cs="Times New Roman"/>
                <w:color w:val="000000"/>
                <w:sz w:val="16"/>
                <w:szCs w:val="16"/>
              </w:rPr>
            </w:pPr>
            <w:proofErr w:type="spellStart"/>
            <w:ins w:id="641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0B29DD27" w14:textId="77777777" w:rsidTr="00245317">
        <w:trPr>
          <w:cantSplit/>
          <w:trHeight w:val="20"/>
          <w:ins w:id="6419" w:author="David Dayan" w:date="2021-12-03T17:13:00Z"/>
          <w:trPrChange w:id="642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421" w:author="David Dayan" w:date="2021-12-03T17:18:00Z">
              <w:tcPr>
                <w:tcW w:w="1563" w:type="dxa"/>
                <w:tcBorders>
                  <w:top w:val="nil"/>
                  <w:left w:val="nil"/>
                  <w:bottom w:val="nil"/>
                  <w:right w:val="nil"/>
                </w:tcBorders>
                <w:shd w:val="clear" w:color="auto" w:fill="auto"/>
                <w:noWrap/>
                <w:vAlign w:val="bottom"/>
                <w:hideMark/>
              </w:tcPr>
            </w:tcPrChange>
          </w:tcPr>
          <w:p w14:paraId="5A4B3099" w14:textId="77777777" w:rsidR="00036D0E" w:rsidRPr="00036D0E" w:rsidRDefault="00036D0E" w:rsidP="00245317">
            <w:pPr>
              <w:spacing w:after="0" w:line="240" w:lineRule="auto"/>
              <w:jc w:val="center"/>
              <w:rPr>
                <w:ins w:id="6422" w:author="David Dayan" w:date="2021-12-03T17:13:00Z"/>
                <w:rFonts w:ascii="Calibri" w:eastAsia="Times New Roman" w:hAnsi="Calibri" w:cs="Times New Roman"/>
                <w:color w:val="000000"/>
                <w:sz w:val="16"/>
                <w:szCs w:val="16"/>
              </w:rPr>
            </w:pPr>
            <w:ins w:id="6423" w:author="David Dayan" w:date="2021-12-03T17:13:00Z">
              <w:r w:rsidRPr="00036D0E">
                <w:rPr>
                  <w:rFonts w:ascii="Calibri" w:eastAsia="Times New Roman" w:hAnsi="Calibri" w:cs="Times New Roman"/>
                  <w:color w:val="000000"/>
                  <w:sz w:val="16"/>
                  <w:szCs w:val="16"/>
                </w:rPr>
                <w:t>OtsAC20ROGR_0179</w:t>
              </w:r>
            </w:ins>
          </w:p>
        </w:tc>
        <w:tc>
          <w:tcPr>
            <w:tcW w:w="746" w:type="dxa"/>
            <w:tcBorders>
              <w:top w:val="nil"/>
              <w:left w:val="nil"/>
              <w:bottom w:val="nil"/>
              <w:right w:val="nil"/>
            </w:tcBorders>
            <w:shd w:val="clear" w:color="auto" w:fill="auto"/>
            <w:noWrap/>
            <w:vAlign w:val="bottom"/>
            <w:hideMark/>
            <w:tcPrChange w:id="6424" w:author="David Dayan" w:date="2021-12-03T17:18:00Z">
              <w:tcPr>
                <w:tcW w:w="746" w:type="dxa"/>
                <w:tcBorders>
                  <w:top w:val="nil"/>
                  <w:left w:val="nil"/>
                  <w:bottom w:val="nil"/>
                  <w:right w:val="nil"/>
                </w:tcBorders>
                <w:shd w:val="clear" w:color="auto" w:fill="auto"/>
                <w:noWrap/>
                <w:vAlign w:val="bottom"/>
                <w:hideMark/>
              </w:tcPr>
            </w:tcPrChange>
          </w:tcPr>
          <w:p w14:paraId="11945027" w14:textId="77777777" w:rsidR="00036D0E" w:rsidRPr="00036D0E" w:rsidRDefault="00036D0E" w:rsidP="00245317">
            <w:pPr>
              <w:spacing w:after="0" w:line="240" w:lineRule="auto"/>
              <w:jc w:val="center"/>
              <w:rPr>
                <w:ins w:id="6425" w:author="David Dayan" w:date="2021-12-03T17:13:00Z"/>
                <w:rFonts w:ascii="Calibri" w:eastAsia="Times New Roman" w:hAnsi="Calibri" w:cs="Times New Roman"/>
                <w:color w:val="000000"/>
                <w:sz w:val="16"/>
                <w:szCs w:val="16"/>
              </w:rPr>
            </w:pPr>
            <w:ins w:id="6426"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427" w:author="David Dayan" w:date="2021-12-03T17:18:00Z">
              <w:tcPr>
                <w:tcW w:w="599" w:type="dxa"/>
                <w:tcBorders>
                  <w:top w:val="nil"/>
                  <w:left w:val="nil"/>
                  <w:bottom w:val="nil"/>
                  <w:right w:val="nil"/>
                </w:tcBorders>
                <w:shd w:val="clear" w:color="auto" w:fill="auto"/>
                <w:noWrap/>
                <w:vAlign w:val="bottom"/>
                <w:hideMark/>
              </w:tcPr>
            </w:tcPrChange>
          </w:tcPr>
          <w:p w14:paraId="01D3913C" w14:textId="77777777" w:rsidR="00036D0E" w:rsidRPr="00036D0E" w:rsidRDefault="00036D0E" w:rsidP="00245317">
            <w:pPr>
              <w:spacing w:after="0" w:line="240" w:lineRule="auto"/>
              <w:jc w:val="center"/>
              <w:rPr>
                <w:ins w:id="6428" w:author="David Dayan" w:date="2021-12-03T17:13:00Z"/>
                <w:rFonts w:ascii="Calibri" w:eastAsia="Times New Roman" w:hAnsi="Calibri" w:cs="Times New Roman"/>
                <w:color w:val="000000"/>
                <w:sz w:val="16"/>
                <w:szCs w:val="16"/>
              </w:rPr>
            </w:pPr>
            <w:ins w:id="6429"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430" w:author="David Dayan" w:date="2021-12-03T17:18:00Z">
              <w:tcPr>
                <w:tcW w:w="1142" w:type="dxa"/>
                <w:tcBorders>
                  <w:top w:val="nil"/>
                  <w:left w:val="nil"/>
                  <w:bottom w:val="nil"/>
                  <w:right w:val="nil"/>
                </w:tcBorders>
                <w:shd w:val="clear" w:color="auto" w:fill="auto"/>
                <w:noWrap/>
                <w:vAlign w:val="bottom"/>
                <w:hideMark/>
              </w:tcPr>
            </w:tcPrChange>
          </w:tcPr>
          <w:p w14:paraId="2C774C97" w14:textId="77777777" w:rsidR="00036D0E" w:rsidRPr="00036D0E" w:rsidRDefault="00036D0E" w:rsidP="00245317">
            <w:pPr>
              <w:spacing w:after="0" w:line="240" w:lineRule="auto"/>
              <w:jc w:val="center"/>
              <w:rPr>
                <w:ins w:id="6431" w:author="David Dayan" w:date="2021-12-03T17:13:00Z"/>
                <w:rFonts w:ascii="Calibri" w:eastAsia="Times New Roman" w:hAnsi="Calibri" w:cs="Times New Roman"/>
                <w:color w:val="000000"/>
                <w:sz w:val="16"/>
                <w:szCs w:val="16"/>
              </w:rPr>
            </w:pPr>
            <w:ins w:id="643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433" w:author="David Dayan" w:date="2021-12-03T17:18:00Z">
              <w:tcPr>
                <w:tcW w:w="1440" w:type="dxa"/>
                <w:tcBorders>
                  <w:top w:val="nil"/>
                  <w:left w:val="nil"/>
                  <w:bottom w:val="nil"/>
                  <w:right w:val="nil"/>
                </w:tcBorders>
                <w:shd w:val="clear" w:color="auto" w:fill="auto"/>
                <w:noWrap/>
                <w:vAlign w:val="bottom"/>
                <w:hideMark/>
              </w:tcPr>
            </w:tcPrChange>
          </w:tcPr>
          <w:p w14:paraId="77C2139F" w14:textId="77777777" w:rsidR="00036D0E" w:rsidRPr="00036D0E" w:rsidRDefault="00036D0E" w:rsidP="00245317">
            <w:pPr>
              <w:spacing w:after="0" w:line="240" w:lineRule="auto"/>
              <w:jc w:val="center"/>
              <w:rPr>
                <w:ins w:id="6434" w:author="David Dayan" w:date="2021-12-03T17:13:00Z"/>
                <w:rFonts w:ascii="Calibri" w:eastAsia="Times New Roman" w:hAnsi="Calibri" w:cs="Times New Roman"/>
                <w:color w:val="000000"/>
                <w:sz w:val="16"/>
                <w:szCs w:val="16"/>
              </w:rPr>
            </w:pPr>
            <w:ins w:id="643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436" w:author="David Dayan" w:date="2021-12-03T17:18:00Z">
              <w:tcPr>
                <w:tcW w:w="1530" w:type="dxa"/>
                <w:tcBorders>
                  <w:top w:val="nil"/>
                  <w:left w:val="nil"/>
                  <w:bottom w:val="nil"/>
                  <w:right w:val="nil"/>
                </w:tcBorders>
                <w:shd w:val="clear" w:color="auto" w:fill="auto"/>
                <w:noWrap/>
                <w:vAlign w:val="bottom"/>
                <w:hideMark/>
              </w:tcPr>
            </w:tcPrChange>
          </w:tcPr>
          <w:p w14:paraId="6B77B8A4" w14:textId="77777777" w:rsidR="00036D0E" w:rsidRPr="00036D0E" w:rsidRDefault="00036D0E" w:rsidP="00245317">
            <w:pPr>
              <w:spacing w:after="0" w:line="240" w:lineRule="auto"/>
              <w:jc w:val="center"/>
              <w:rPr>
                <w:ins w:id="6437" w:author="David Dayan" w:date="2021-12-03T17:13:00Z"/>
                <w:rFonts w:ascii="Calibri" w:eastAsia="Times New Roman" w:hAnsi="Calibri" w:cs="Times New Roman"/>
                <w:color w:val="000000"/>
                <w:sz w:val="16"/>
                <w:szCs w:val="16"/>
              </w:rPr>
            </w:pPr>
            <w:ins w:id="643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439" w:author="David Dayan" w:date="2021-12-03T17:18:00Z">
              <w:tcPr>
                <w:tcW w:w="898" w:type="dxa"/>
                <w:tcBorders>
                  <w:top w:val="nil"/>
                  <w:left w:val="nil"/>
                  <w:bottom w:val="nil"/>
                  <w:right w:val="nil"/>
                </w:tcBorders>
                <w:shd w:val="clear" w:color="auto" w:fill="auto"/>
                <w:noWrap/>
                <w:vAlign w:val="bottom"/>
                <w:hideMark/>
              </w:tcPr>
            </w:tcPrChange>
          </w:tcPr>
          <w:p w14:paraId="6AF34B69" w14:textId="77777777" w:rsidR="00036D0E" w:rsidRPr="00036D0E" w:rsidRDefault="00036D0E" w:rsidP="00245317">
            <w:pPr>
              <w:spacing w:after="0" w:line="240" w:lineRule="auto"/>
              <w:jc w:val="center"/>
              <w:rPr>
                <w:ins w:id="6440" w:author="David Dayan" w:date="2021-12-03T17:13:00Z"/>
                <w:rFonts w:ascii="Calibri" w:eastAsia="Times New Roman" w:hAnsi="Calibri" w:cs="Times New Roman"/>
                <w:color w:val="000000"/>
                <w:sz w:val="16"/>
                <w:szCs w:val="16"/>
              </w:rPr>
            </w:pPr>
            <w:ins w:id="644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442" w:author="David Dayan" w:date="2021-12-03T17:18:00Z">
              <w:tcPr>
                <w:tcW w:w="902" w:type="dxa"/>
                <w:tcBorders>
                  <w:top w:val="nil"/>
                  <w:left w:val="nil"/>
                  <w:bottom w:val="nil"/>
                  <w:right w:val="nil"/>
                </w:tcBorders>
                <w:shd w:val="clear" w:color="auto" w:fill="auto"/>
                <w:noWrap/>
                <w:vAlign w:val="bottom"/>
                <w:hideMark/>
              </w:tcPr>
            </w:tcPrChange>
          </w:tcPr>
          <w:p w14:paraId="12A0E146" w14:textId="77777777" w:rsidR="00036D0E" w:rsidRPr="00036D0E" w:rsidRDefault="00036D0E" w:rsidP="00245317">
            <w:pPr>
              <w:spacing w:after="0" w:line="240" w:lineRule="auto"/>
              <w:jc w:val="center"/>
              <w:rPr>
                <w:ins w:id="6443" w:author="David Dayan" w:date="2021-12-03T17:13:00Z"/>
                <w:rFonts w:ascii="Calibri" w:eastAsia="Times New Roman" w:hAnsi="Calibri" w:cs="Times New Roman"/>
                <w:color w:val="000000"/>
                <w:sz w:val="16"/>
                <w:szCs w:val="16"/>
              </w:rPr>
            </w:pPr>
            <w:ins w:id="644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445" w:author="David Dayan" w:date="2021-12-03T17:18:00Z">
              <w:tcPr>
                <w:tcW w:w="2160" w:type="dxa"/>
                <w:tcBorders>
                  <w:top w:val="nil"/>
                  <w:left w:val="nil"/>
                  <w:bottom w:val="nil"/>
                  <w:right w:val="nil"/>
                </w:tcBorders>
                <w:shd w:val="clear" w:color="auto" w:fill="auto"/>
                <w:noWrap/>
                <w:vAlign w:val="bottom"/>
                <w:hideMark/>
              </w:tcPr>
            </w:tcPrChange>
          </w:tcPr>
          <w:p w14:paraId="40EF0416" w14:textId="77777777" w:rsidR="00036D0E" w:rsidRPr="00036D0E" w:rsidRDefault="00036D0E" w:rsidP="00245317">
            <w:pPr>
              <w:spacing w:after="0" w:line="240" w:lineRule="auto"/>
              <w:jc w:val="center"/>
              <w:rPr>
                <w:ins w:id="6446" w:author="David Dayan" w:date="2021-12-03T17:13:00Z"/>
                <w:rFonts w:ascii="Calibri" w:eastAsia="Times New Roman" w:hAnsi="Calibri" w:cs="Times New Roman"/>
                <w:color w:val="000000"/>
                <w:sz w:val="16"/>
                <w:szCs w:val="16"/>
              </w:rPr>
            </w:pPr>
            <w:proofErr w:type="spellStart"/>
            <w:ins w:id="644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448" w:author="David Dayan" w:date="2021-12-03T17:18:00Z">
              <w:tcPr>
                <w:tcW w:w="2876" w:type="dxa"/>
                <w:gridSpan w:val="2"/>
                <w:tcBorders>
                  <w:top w:val="nil"/>
                  <w:left w:val="nil"/>
                  <w:bottom w:val="nil"/>
                  <w:right w:val="nil"/>
                </w:tcBorders>
                <w:shd w:val="clear" w:color="auto" w:fill="auto"/>
                <w:noWrap/>
                <w:vAlign w:val="bottom"/>
                <w:hideMark/>
              </w:tcPr>
            </w:tcPrChange>
          </w:tcPr>
          <w:p w14:paraId="2C7C88AD" w14:textId="77777777" w:rsidR="00036D0E" w:rsidRPr="00036D0E" w:rsidRDefault="00036D0E" w:rsidP="00245317">
            <w:pPr>
              <w:spacing w:after="0" w:line="240" w:lineRule="auto"/>
              <w:jc w:val="center"/>
              <w:rPr>
                <w:ins w:id="6449" w:author="David Dayan" w:date="2021-12-03T17:13:00Z"/>
                <w:rFonts w:ascii="Calibri" w:eastAsia="Times New Roman" w:hAnsi="Calibri" w:cs="Times New Roman"/>
                <w:color w:val="000000"/>
                <w:sz w:val="16"/>
                <w:szCs w:val="16"/>
              </w:rPr>
            </w:pPr>
            <w:proofErr w:type="spellStart"/>
            <w:ins w:id="645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451" w:author="David Dayan" w:date="2021-12-03T17:18:00Z">
              <w:tcPr>
                <w:tcW w:w="1426" w:type="dxa"/>
                <w:tcBorders>
                  <w:top w:val="nil"/>
                  <w:left w:val="nil"/>
                  <w:bottom w:val="nil"/>
                  <w:right w:val="nil"/>
                </w:tcBorders>
                <w:shd w:val="clear" w:color="auto" w:fill="auto"/>
                <w:noWrap/>
                <w:vAlign w:val="bottom"/>
                <w:hideMark/>
              </w:tcPr>
            </w:tcPrChange>
          </w:tcPr>
          <w:p w14:paraId="40940FAB" w14:textId="77777777" w:rsidR="00036D0E" w:rsidRPr="00036D0E" w:rsidRDefault="00036D0E" w:rsidP="00245317">
            <w:pPr>
              <w:spacing w:after="0" w:line="240" w:lineRule="auto"/>
              <w:jc w:val="center"/>
              <w:rPr>
                <w:ins w:id="6452" w:author="David Dayan" w:date="2021-12-03T17:13:00Z"/>
                <w:rFonts w:ascii="Calibri" w:eastAsia="Times New Roman" w:hAnsi="Calibri" w:cs="Times New Roman"/>
                <w:color w:val="000000"/>
                <w:sz w:val="16"/>
                <w:szCs w:val="16"/>
              </w:rPr>
            </w:pPr>
            <w:proofErr w:type="spellStart"/>
            <w:ins w:id="645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91C7526" w14:textId="77777777" w:rsidTr="00245317">
        <w:trPr>
          <w:cantSplit/>
          <w:trHeight w:val="20"/>
          <w:ins w:id="6454" w:author="David Dayan" w:date="2021-12-03T17:13:00Z"/>
          <w:trPrChange w:id="645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456" w:author="David Dayan" w:date="2021-12-03T17:18:00Z">
              <w:tcPr>
                <w:tcW w:w="1563" w:type="dxa"/>
                <w:tcBorders>
                  <w:top w:val="nil"/>
                  <w:left w:val="nil"/>
                  <w:bottom w:val="nil"/>
                  <w:right w:val="nil"/>
                </w:tcBorders>
                <w:shd w:val="clear" w:color="auto" w:fill="auto"/>
                <w:noWrap/>
                <w:vAlign w:val="bottom"/>
                <w:hideMark/>
              </w:tcPr>
            </w:tcPrChange>
          </w:tcPr>
          <w:p w14:paraId="6015E653" w14:textId="77777777" w:rsidR="00036D0E" w:rsidRPr="00036D0E" w:rsidRDefault="00036D0E" w:rsidP="00245317">
            <w:pPr>
              <w:spacing w:after="0" w:line="240" w:lineRule="auto"/>
              <w:jc w:val="center"/>
              <w:rPr>
                <w:ins w:id="6457" w:author="David Dayan" w:date="2021-12-03T17:13:00Z"/>
                <w:rFonts w:ascii="Calibri" w:eastAsia="Times New Roman" w:hAnsi="Calibri" w:cs="Times New Roman"/>
                <w:color w:val="000000"/>
                <w:sz w:val="16"/>
                <w:szCs w:val="16"/>
              </w:rPr>
            </w:pPr>
            <w:ins w:id="6458" w:author="David Dayan" w:date="2021-12-03T17:13:00Z">
              <w:r w:rsidRPr="00036D0E">
                <w:rPr>
                  <w:rFonts w:ascii="Calibri" w:eastAsia="Times New Roman" w:hAnsi="Calibri" w:cs="Times New Roman"/>
                  <w:color w:val="000000"/>
                  <w:sz w:val="16"/>
                  <w:szCs w:val="16"/>
                </w:rPr>
                <w:t>OtsAC20ROGR_0180</w:t>
              </w:r>
            </w:ins>
          </w:p>
        </w:tc>
        <w:tc>
          <w:tcPr>
            <w:tcW w:w="746" w:type="dxa"/>
            <w:tcBorders>
              <w:top w:val="nil"/>
              <w:left w:val="nil"/>
              <w:bottom w:val="nil"/>
              <w:right w:val="nil"/>
            </w:tcBorders>
            <w:shd w:val="clear" w:color="auto" w:fill="auto"/>
            <w:noWrap/>
            <w:vAlign w:val="bottom"/>
            <w:hideMark/>
            <w:tcPrChange w:id="6459" w:author="David Dayan" w:date="2021-12-03T17:18:00Z">
              <w:tcPr>
                <w:tcW w:w="746" w:type="dxa"/>
                <w:tcBorders>
                  <w:top w:val="nil"/>
                  <w:left w:val="nil"/>
                  <w:bottom w:val="nil"/>
                  <w:right w:val="nil"/>
                </w:tcBorders>
                <w:shd w:val="clear" w:color="auto" w:fill="auto"/>
                <w:noWrap/>
                <w:vAlign w:val="bottom"/>
                <w:hideMark/>
              </w:tcPr>
            </w:tcPrChange>
          </w:tcPr>
          <w:p w14:paraId="4331F118" w14:textId="77777777" w:rsidR="00036D0E" w:rsidRPr="00036D0E" w:rsidRDefault="00036D0E" w:rsidP="00245317">
            <w:pPr>
              <w:spacing w:after="0" w:line="240" w:lineRule="auto"/>
              <w:jc w:val="center"/>
              <w:rPr>
                <w:ins w:id="6460" w:author="David Dayan" w:date="2021-12-03T17:13:00Z"/>
                <w:rFonts w:ascii="Calibri" w:eastAsia="Times New Roman" w:hAnsi="Calibri" w:cs="Times New Roman"/>
                <w:color w:val="000000"/>
                <w:sz w:val="16"/>
                <w:szCs w:val="16"/>
              </w:rPr>
            </w:pPr>
            <w:ins w:id="6461"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462" w:author="David Dayan" w:date="2021-12-03T17:18:00Z">
              <w:tcPr>
                <w:tcW w:w="599" w:type="dxa"/>
                <w:tcBorders>
                  <w:top w:val="nil"/>
                  <w:left w:val="nil"/>
                  <w:bottom w:val="nil"/>
                  <w:right w:val="nil"/>
                </w:tcBorders>
                <w:shd w:val="clear" w:color="auto" w:fill="auto"/>
                <w:noWrap/>
                <w:vAlign w:val="bottom"/>
                <w:hideMark/>
              </w:tcPr>
            </w:tcPrChange>
          </w:tcPr>
          <w:p w14:paraId="6DFAF19E" w14:textId="77777777" w:rsidR="00036D0E" w:rsidRPr="00036D0E" w:rsidRDefault="00036D0E" w:rsidP="00245317">
            <w:pPr>
              <w:spacing w:after="0" w:line="240" w:lineRule="auto"/>
              <w:jc w:val="center"/>
              <w:rPr>
                <w:ins w:id="6463" w:author="David Dayan" w:date="2021-12-03T17:13:00Z"/>
                <w:rFonts w:ascii="Calibri" w:eastAsia="Times New Roman" w:hAnsi="Calibri" w:cs="Times New Roman"/>
                <w:color w:val="000000"/>
                <w:sz w:val="16"/>
                <w:szCs w:val="16"/>
              </w:rPr>
            </w:pPr>
            <w:ins w:id="6464"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465" w:author="David Dayan" w:date="2021-12-03T17:18:00Z">
              <w:tcPr>
                <w:tcW w:w="1142" w:type="dxa"/>
                <w:tcBorders>
                  <w:top w:val="nil"/>
                  <w:left w:val="nil"/>
                  <w:bottom w:val="nil"/>
                  <w:right w:val="nil"/>
                </w:tcBorders>
                <w:shd w:val="clear" w:color="auto" w:fill="auto"/>
                <w:noWrap/>
                <w:vAlign w:val="bottom"/>
                <w:hideMark/>
              </w:tcPr>
            </w:tcPrChange>
          </w:tcPr>
          <w:p w14:paraId="4F143AAD" w14:textId="77777777" w:rsidR="00036D0E" w:rsidRPr="00036D0E" w:rsidRDefault="00036D0E" w:rsidP="00245317">
            <w:pPr>
              <w:spacing w:after="0" w:line="240" w:lineRule="auto"/>
              <w:jc w:val="center"/>
              <w:rPr>
                <w:ins w:id="6466" w:author="David Dayan" w:date="2021-12-03T17:13:00Z"/>
                <w:rFonts w:ascii="Calibri" w:eastAsia="Times New Roman" w:hAnsi="Calibri" w:cs="Times New Roman"/>
                <w:color w:val="000000"/>
                <w:sz w:val="16"/>
                <w:szCs w:val="16"/>
              </w:rPr>
            </w:pPr>
            <w:ins w:id="646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468" w:author="David Dayan" w:date="2021-12-03T17:18:00Z">
              <w:tcPr>
                <w:tcW w:w="1440" w:type="dxa"/>
                <w:tcBorders>
                  <w:top w:val="nil"/>
                  <w:left w:val="nil"/>
                  <w:bottom w:val="nil"/>
                  <w:right w:val="nil"/>
                </w:tcBorders>
                <w:shd w:val="clear" w:color="auto" w:fill="auto"/>
                <w:noWrap/>
                <w:vAlign w:val="bottom"/>
                <w:hideMark/>
              </w:tcPr>
            </w:tcPrChange>
          </w:tcPr>
          <w:p w14:paraId="561BD77D" w14:textId="77777777" w:rsidR="00036D0E" w:rsidRPr="00036D0E" w:rsidRDefault="00036D0E" w:rsidP="00245317">
            <w:pPr>
              <w:spacing w:after="0" w:line="240" w:lineRule="auto"/>
              <w:jc w:val="center"/>
              <w:rPr>
                <w:ins w:id="6469" w:author="David Dayan" w:date="2021-12-03T17:13:00Z"/>
                <w:rFonts w:ascii="Calibri" w:eastAsia="Times New Roman" w:hAnsi="Calibri" w:cs="Times New Roman"/>
                <w:color w:val="000000"/>
                <w:sz w:val="16"/>
                <w:szCs w:val="16"/>
              </w:rPr>
            </w:pPr>
            <w:ins w:id="647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471" w:author="David Dayan" w:date="2021-12-03T17:18:00Z">
              <w:tcPr>
                <w:tcW w:w="1530" w:type="dxa"/>
                <w:tcBorders>
                  <w:top w:val="nil"/>
                  <w:left w:val="nil"/>
                  <w:bottom w:val="nil"/>
                  <w:right w:val="nil"/>
                </w:tcBorders>
                <w:shd w:val="clear" w:color="auto" w:fill="auto"/>
                <w:noWrap/>
                <w:vAlign w:val="bottom"/>
                <w:hideMark/>
              </w:tcPr>
            </w:tcPrChange>
          </w:tcPr>
          <w:p w14:paraId="0526ABAF" w14:textId="77777777" w:rsidR="00036D0E" w:rsidRPr="00036D0E" w:rsidRDefault="00036D0E" w:rsidP="00245317">
            <w:pPr>
              <w:spacing w:after="0" w:line="240" w:lineRule="auto"/>
              <w:jc w:val="center"/>
              <w:rPr>
                <w:ins w:id="6472" w:author="David Dayan" w:date="2021-12-03T17:13:00Z"/>
                <w:rFonts w:ascii="Calibri" w:eastAsia="Times New Roman" w:hAnsi="Calibri" w:cs="Times New Roman"/>
                <w:color w:val="000000"/>
                <w:sz w:val="16"/>
                <w:szCs w:val="16"/>
              </w:rPr>
            </w:pPr>
            <w:ins w:id="647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474" w:author="David Dayan" w:date="2021-12-03T17:18:00Z">
              <w:tcPr>
                <w:tcW w:w="898" w:type="dxa"/>
                <w:tcBorders>
                  <w:top w:val="nil"/>
                  <w:left w:val="nil"/>
                  <w:bottom w:val="nil"/>
                  <w:right w:val="nil"/>
                </w:tcBorders>
                <w:shd w:val="clear" w:color="auto" w:fill="auto"/>
                <w:noWrap/>
                <w:vAlign w:val="bottom"/>
                <w:hideMark/>
              </w:tcPr>
            </w:tcPrChange>
          </w:tcPr>
          <w:p w14:paraId="379500D0" w14:textId="77777777" w:rsidR="00036D0E" w:rsidRPr="00036D0E" w:rsidRDefault="00036D0E" w:rsidP="00245317">
            <w:pPr>
              <w:spacing w:after="0" w:line="240" w:lineRule="auto"/>
              <w:jc w:val="center"/>
              <w:rPr>
                <w:ins w:id="6475" w:author="David Dayan" w:date="2021-12-03T17:13:00Z"/>
                <w:rFonts w:ascii="Calibri" w:eastAsia="Times New Roman" w:hAnsi="Calibri" w:cs="Times New Roman"/>
                <w:color w:val="000000"/>
                <w:sz w:val="16"/>
                <w:szCs w:val="16"/>
              </w:rPr>
            </w:pPr>
            <w:ins w:id="647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477" w:author="David Dayan" w:date="2021-12-03T17:18:00Z">
              <w:tcPr>
                <w:tcW w:w="902" w:type="dxa"/>
                <w:tcBorders>
                  <w:top w:val="nil"/>
                  <w:left w:val="nil"/>
                  <w:bottom w:val="nil"/>
                  <w:right w:val="nil"/>
                </w:tcBorders>
                <w:shd w:val="clear" w:color="auto" w:fill="auto"/>
                <w:noWrap/>
                <w:vAlign w:val="bottom"/>
                <w:hideMark/>
              </w:tcPr>
            </w:tcPrChange>
          </w:tcPr>
          <w:p w14:paraId="6A4CF3CB" w14:textId="77777777" w:rsidR="00036D0E" w:rsidRPr="00036D0E" w:rsidRDefault="00036D0E" w:rsidP="00245317">
            <w:pPr>
              <w:spacing w:after="0" w:line="240" w:lineRule="auto"/>
              <w:jc w:val="center"/>
              <w:rPr>
                <w:ins w:id="6478" w:author="David Dayan" w:date="2021-12-03T17:13:00Z"/>
                <w:rFonts w:ascii="Calibri" w:eastAsia="Times New Roman" w:hAnsi="Calibri" w:cs="Times New Roman"/>
                <w:color w:val="000000"/>
                <w:sz w:val="16"/>
                <w:szCs w:val="16"/>
              </w:rPr>
            </w:pPr>
            <w:ins w:id="647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480" w:author="David Dayan" w:date="2021-12-03T17:18:00Z">
              <w:tcPr>
                <w:tcW w:w="2160" w:type="dxa"/>
                <w:tcBorders>
                  <w:top w:val="nil"/>
                  <w:left w:val="nil"/>
                  <w:bottom w:val="nil"/>
                  <w:right w:val="nil"/>
                </w:tcBorders>
                <w:shd w:val="clear" w:color="auto" w:fill="auto"/>
                <w:noWrap/>
                <w:vAlign w:val="bottom"/>
                <w:hideMark/>
              </w:tcPr>
            </w:tcPrChange>
          </w:tcPr>
          <w:p w14:paraId="2531907C" w14:textId="77777777" w:rsidR="00036D0E" w:rsidRPr="00036D0E" w:rsidRDefault="00036D0E" w:rsidP="00245317">
            <w:pPr>
              <w:spacing w:after="0" w:line="240" w:lineRule="auto"/>
              <w:jc w:val="center"/>
              <w:rPr>
                <w:ins w:id="6481" w:author="David Dayan" w:date="2021-12-03T17:13:00Z"/>
                <w:rFonts w:ascii="Calibri" w:eastAsia="Times New Roman" w:hAnsi="Calibri" w:cs="Times New Roman"/>
                <w:color w:val="000000"/>
                <w:sz w:val="16"/>
                <w:szCs w:val="16"/>
              </w:rPr>
            </w:pPr>
            <w:proofErr w:type="spellStart"/>
            <w:ins w:id="648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483" w:author="David Dayan" w:date="2021-12-03T17:18:00Z">
              <w:tcPr>
                <w:tcW w:w="2876" w:type="dxa"/>
                <w:gridSpan w:val="2"/>
                <w:tcBorders>
                  <w:top w:val="nil"/>
                  <w:left w:val="nil"/>
                  <w:bottom w:val="nil"/>
                  <w:right w:val="nil"/>
                </w:tcBorders>
                <w:shd w:val="clear" w:color="auto" w:fill="auto"/>
                <w:noWrap/>
                <w:vAlign w:val="bottom"/>
                <w:hideMark/>
              </w:tcPr>
            </w:tcPrChange>
          </w:tcPr>
          <w:p w14:paraId="7980A170" w14:textId="77777777" w:rsidR="00036D0E" w:rsidRPr="00036D0E" w:rsidRDefault="00036D0E" w:rsidP="00245317">
            <w:pPr>
              <w:spacing w:after="0" w:line="240" w:lineRule="auto"/>
              <w:jc w:val="center"/>
              <w:rPr>
                <w:ins w:id="6484" w:author="David Dayan" w:date="2021-12-03T17:13:00Z"/>
                <w:rFonts w:ascii="Calibri" w:eastAsia="Times New Roman" w:hAnsi="Calibri" w:cs="Times New Roman"/>
                <w:color w:val="000000"/>
                <w:sz w:val="16"/>
                <w:szCs w:val="16"/>
              </w:rPr>
            </w:pPr>
            <w:proofErr w:type="spellStart"/>
            <w:ins w:id="648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486" w:author="David Dayan" w:date="2021-12-03T17:18:00Z">
              <w:tcPr>
                <w:tcW w:w="1426" w:type="dxa"/>
                <w:tcBorders>
                  <w:top w:val="nil"/>
                  <w:left w:val="nil"/>
                  <w:bottom w:val="nil"/>
                  <w:right w:val="nil"/>
                </w:tcBorders>
                <w:shd w:val="clear" w:color="auto" w:fill="auto"/>
                <w:noWrap/>
                <w:vAlign w:val="bottom"/>
                <w:hideMark/>
              </w:tcPr>
            </w:tcPrChange>
          </w:tcPr>
          <w:p w14:paraId="56BE2EF6" w14:textId="77777777" w:rsidR="00036D0E" w:rsidRPr="00036D0E" w:rsidRDefault="00036D0E" w:rsidP="00245317">
            <w:pPr>
              <w:spacing w:after="0" w:line="240" w:lineRule="auto"/>
              <w:jc w:val="center"/>
              <w:rPr>
                <w:ins w:id="6487" w:author="David Dayan" w:date="2021-12-03T17:13:00Z"/>
                <w:rFonts w:ascii="Calibri" w:eastAsia="Times New Roman" w:hAnsi="Calibri" w:cs="Times New Roman"/>
                <w:color w:val="000000"/>
                <w:sz w:val="16"/>
                <w:szCs w:val="16"/>
              </w:rPr>
            </w:pPr>
            <w:proofErr w:type="spellStart"/>
            <w:ins w:id="648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0493213E" w14:textId="77777777" w:rsidTr="00245317">
        <w:trPr>
          <w:cantSplit/>
          <w:trHeight w:val="20"/>
          <w:ins w:id="6489" w:author="David Dayan" w:date="2021-12-03T17:13:00Z"/>
          <w:trPrChange w:id="649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491" w:author="David Dayan" w:date="2021-12-03T17:18:00Z">
              <w:tcPr>
                <w:tcW w:w="1563" w:type="dxa"/>
                <w:tcBorders>
                  <w:top w:val="nil"/>
                  <w:left w:val="nil"/>
                  <w:bottom w:val="nil"/>
                  <w:right w:val="nil"/>
                </w:tcBorders>
                <w:shd w:val="clear" w:color="auto" w:fill="auto"/>
                <w:noWrap/>
                <w:vAlign w:val="bottom"/>
                <w:hideMark/>
              </w:tcPr>
            </w:tcPrChange>
          </w:tcPr>
          <w:p w14:paraId="33C70E38" w14:textId="77777777" w:rsidR="00036D0E" w:rsidRPr="00036D0E" w:rsidRDefault="00036D0E" w:rsidP="00245317">
            <w:pPr>
              <w:spacing w:after="0" w:line="240" w:lineRule="auto"/>
              <w:jc w:val="center"/>
              <w:rPr>
                <w:ins w:id="6492" w:author="David Dayan" w:date="2021-12-03T17:13:00Z"/>
                <w:rFonts w:ascii="Calibri" w:eastAsia="Times New Roman" w:hAnsi="Calibri" w:cs="Times New Roman"/>
                <w:color w:val="000000"/>
                <w:sz w:val="16"/>
                <w:szCs w:val="16"/>
              </w:rPr>
            </w:pPr>
            <w:ins w:id="6493" w:author="David Dayan" w:date="2021-12-03T17:13:00Z">
              <w:r w:rsidRPr="00036D0E">
                <w:rPr>
                  <w:rFonts w:ascii="Calibri" w:eastAsia="Times New Roman" w:hAnsi="Calibri" w:cs="Times New Roman"/>
                  <w:color w:val="000000"/>
                  <w:sz w:val="16"/>
                  <w:szCs w:val="16"/>
                </w:rPr>
                <w:t>OtsAC20ROGR_0181</w:t>
              </w:r>
            </w:ins>
          </w:p>
        </w:tc>
        <w:tc>
          <w:tcPr>
            <w:tcW w:w="746" w:type="dxa"/>
            <w:tcBorders>
              <w:top w:val="nil"/>
              <w:left w:val="nil"/>
              <w:bottom w:val="nil"/>
              <w:right w:val="nil"/>
            </w:tcBorders>
            <w:shd w:val="clear" w:color="auto" w:fill="auto"/>
            <w:noWrap/>
            <w:vAlign w:val="bottom"/>
            <w:hideMark/>
            <w:tcPrChange w:id="6494" w:author="David Dayan" w:date="2021-12-03T17:18:00Z">
              <w:tcPr>
                <w:tcW w:w="746" w:type="dxa"/>
                <w:tcBorders>
                  <w:top w:val="nil"/>
                  <w:left w:val="nil"/>
                  <w:bottom w:val="nil"/>
                  <w:right w:val="nil"/>
                </w:tcBorders>
                <w:shd w:val="clear" w:color="auto" w:fill="auto"/>
                <w:noWrap/>
                <w:vAlign w:val="bottom"/>
                <w:hideMark/>
              </w:tcPr>
            </w:tcPrChange>
          </w:tcPr>
          <w:p w14:paraId="767944E5" w14:textId="77777777" w:rsidR="00036D0E" w:rsidRPr="00036D0E" w:rsidRDefault="00036D0E" w:rsidP="00245317">
            <w:pPr>
              <w:spacing w:after="0" w:line="240" w:lineRule="auto"/>
              <w:jc w:val="center"/>
              <w:rPr>
                <w:ins w:id="6495" w:author="David Dayan" w:date="2021-12-03T17:13:00Z"/>
                <w:rFonts w:ascii="Calibri" w:eastAsia="Times New Roman" w:hAnsi="Calibri" w:cs="Times New Roman"/>
                <w:color w:val="000000"/>
                <w:sz w:val="16"/>
                <w:szCs w:val="16"/>
              </w:rPr>
            </w:pPr>
            <w:ins w:id="6496"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497" w:author="David Dayan" w:date="2021-12-03T17:18:00Z">
              <w:tcPr>
                <w:tcW w:w="599" w:type="dxa"/>
                <w:tcBorders>
                  <w:top w:val="nil"/>
                  <w:left w:val="nil"/>
                  <w:bottom w:val="nil"/>
                  <w:right w:val="nil"/>
                </w:tcBorders>
                <w:shd w:val="clear" w:color="auto" w:fill="auto"/>
                <w:noWrap/>
                <w:vAlign w:val="bottom"/>
                <w:hideMark/>
              </w:tcPr>
            </w:tcPrChange>
          </w:tcPr>
          <w:p w14:paraId="2554FB21" w14:textId="77777777" w:rsidR="00036D0E" w:rsidRPr="00036D0E" w:rsidRDefault="00036D0E" w:rsidP="00245317">
            <w:pPr>
              <w:spacing w:after="0" w:line="240" w:lineRule="auto"/>
              <w:jc w:val="center"/>
              <w:rPr>
                <w:ins w:id="6498" w:author="David Dayan" w:date="2021-12-03T17:13:00Z"/>
                <w:rFonts w:ascii="Calibri" w:eastAsia="Times New Roman" w:hAnsi="Calibri" w:cs="Times New Roman"/>
                <w:color w:val="000000"/>
                <w:sz w:val="16"/>
                <w:szCs w:val="16"/>
              </w:rPr>
            </w:pPr>
            <w:ins w:id="6499"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500" w:author="David Dayan" w:date="2021-12-03T17:18:00Z">
              <w:tcPr>
                <w:tcW w:w="1142" w:type="dxa"/>
                <w:tcBorders>
                  <w:top w:val="nil"/>
                  <w:left w:val="nil"/>
                  <w:bottom w:val="nil"/>
                  <w:right w:val="nil"/>
                </w:tcBorders>
                <w:shd w:val="clear" w:color="auto" w:fill="auto"/>
                <w:noWrap/>
                <w:vAlign w:val="bottom"/>
                <w:hideMark/>
              </w:tcPr>
            </w:tcPrChange>
          </w:tcPr>
          <w:p w14:paraId="4832F73B" w14:textId="77777777" w:rsidR="00036D0E" w:rsidRPr="00036D0E" w:rsidRDefault="00036D0E" w:rsidP="00245317">
            <w:pPr>
              <w:spacing w:after="0" w:line="240" w:lineRule="auto"/>
              <w:jc w:val="center"/>
              <w:rPr>
                <w:ins w:id="6501" w:author="David Dayan" w:date="2021-12-03T17:13:00Z"/>
                <w:rFonts w:ascii="Calibri" w:eastAsia="Times New Roman" w:hAnsi="Calibri" w:cs="Times New Roman"/>
                <w:color w:val="000000"/>
                <w:sz w:val="16"/>
                <w:szCs w:val="16"/>
              </w:rPr>
            </w:pPr>
            <w:ins w:id="650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503" w:author="David Dayan" w:date="2021-12-03T17:18:00Z">
              <w:tcPr>
                <w:tcW w:w="1440" w:type="dxa"/>
                <w:tcBorders>
                  <w:top w:val="nil"/>
                  <w:left w:val="nil"/>
                  <w:bottom w:val="nil"/>
                  <w:right w:val="nil"/>
                </w:tcBorders>
                <w:shd w:val="clear" w:color="auto" w:fill="auto"/>
                <w:noWrap/>
                <w:vAlign w:val="bottom"/>
                <w:hideMark/>
              </w:tcPr>
            </w:tcPrChange>
          </w:tcPr>
          <w:p w14:paraId="66436EE5" w14:textId="77777777" w:rsidR="00036D0E" w:rsidRPr="00036D0E" w:rsidRDefault="00036D0E" w:rsidP="00245317">
            <w:pPr>
              <w:spacing w:after="0" w:line="240" w:lineRule="auto"/>
              <w:jc w:val="center"/>
              <w:rPr>
                <w:ins w:id="6504" w:author="David Dayan" w:date="2021-12-03T17:13:00Z"/>
                <w:rFonts w:ascii="Calibri" w:eastAsia="Times New Roman" w:hAnsi="Calibri" w:cs="Times New Roman"/>
                <w:color w:val="000000"/>
                <w:sz w:val="16"/>
                <w:szCs w:val="16"/>
              </w:rPr>
            </w:pPr>
            <w:ins w:id="650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506" w:author="David Dayan" w:date="2021-12-03T17:18:00Z">
              <w:tcPr>
                <w:tcW w:w="1530" w:type="dxa"/>
                <w:tcBorders>
                  <w:top w:val="nil"/>
                  <w:left w:val="nil"/>
                  <w:bottom w:val="nil"/>
                  <w:right w:val="nil"/>
                </w:tcBorders>
                <w:shd w:val="clear" w:color="auto" w:fill="auto"/>
                <w:noWrap/>
                <w:vAlign w:val="bottom"/>
                <w:hideMark/>
              </w:tcPr>
            </w:tcPrChange>
          </w:tcPr>
          <w:p w14:paraId="44022693" w14:textId="77777777" w:rsidR="00036D0E" w:rsidRPr="00036D0E" w:rsidRDefault="00036D0E" w:rsidP="00245317">
            <w:pPr>
              <w:spacing w:after="0" w:line="240" w:lineRule="auto"/>
              <w:jc w:val="center"/>
              <w:rPr>
                <w:ins w:id="6507" w:author="David Dayan" w:date="2021-12-03T17:13:00Z"/>
                <w:rFonts w:ascii="Calibri" w:eastAsia="Times New Roman" w:hAnsi="Calibri" w:cs="Times New Roman"/>
                <w:color w:val="000000"/>
                <w:sz w:val="16"/>
                <w:szCs w:val="16"/>
              </w:rPr>
            </w:pPr>
            <w:ins w:id="650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509" w:author="David Dayan" w:date="2021-12-03T17:18:00Z">
              <w:tcPr>
                <w:tcW w:w="898" w:type="dxa"/>
                <w:tcBorders>
                  <w:top w:val="nil"/>
                  <w:left w:val="nil"/>
                  <w:bottom w:val="nil"/>
                  <w:right w:val="nil"/>
                </w:tcBorders>
                <w:shd w:val="clear" w:color="auto" w:fill="auto"/>
                <w:noWrap/>
                <w:vAlign w:val="bottom"/>
                <w:hideMark/>
              </w:tcPr>
            </w:tcPrChange>
          </w:tcPr>
          <w:p w14:paraId="218EB803" w14:textId="77777777" w:rsidR="00036D0E" w:rsidRPr="00036D0E" w:rsidRDefault="00036D0E" w:rsidP="00245317">
            <w:pPr>
              <w:spacing w:after="0" w:line="240" w:lineRule="auto"/>
              <w:jc w:val="center"/>
              <w:rPr>
                <w:ins w:id="6510" w:author="David Dayan" w:date="2021-12-03T17:13:00Z"/>
                <w:rFonts w:ascii="Calibri" w:eastAsia="Times New Roman" w:hAnsi="Calibri" w:cs="Times New Roman"/>
                <w:color w:val="000000"/>
                <w:sz w:val="16"/>
                <w:szCs w:val="16"/>
              </w:rPr>
            </w:pPr>
            <w:ins w:id="651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512" w:author="David Dayan" w:date="2021-12-03T17:18:00Z">
              <w:tcPr>
                <w:tcW w:w="902" w:type="dxa"/>
                <w:tcBorders>
                  <w:top w:val="nil"/>
                  <w:left w:val="nil"/>
                  <w:bottom w:val="nil"/>
                  <w:right w:val="nil"/>
                </w:tcBorders>
                <w:shd w:val="clear" w:color="auto" w:fill="auto"/>
                <w:noWrap/>
                <w:vAlign w:val="bottom"/>
                <w:hideMark/>
              </w:tcPr>
            </w:tcPrChange>
          </w:tcPr>
          <w:p w14:paraId="7B360010" w14:textId="77777777" w:rsidR="00036D0E" w:rsidRPr="00036D0E" w:rsidRDefault="00036D0E" w:rsidP="00245317">
            <w:pPr>
              <w:spacing w:after="0" w:line="240" w:lineRule="auto"/>
              <w:jc w:val="center"/>
              <w:rPr>
                <w:ins w:id="6513" w:author="David Dayan" w:date="2021-12-03T17:13:00Z"/>
                <w:rFonts w:ascii="Calibri" w:eastAsia="Times New Roman" w:hAnsi="Calibri" w:cs="Times New Roman"/>
                <w:color w:val="000000"/>
                <w:sz w:val="16"/>
                <w:szCs w:val="16"/>
              </w:rPr>
            </w:pPr>
            <w:ins w:id="651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515" w:author="David Dayan" w:date="2021-12-03T17:18:00Z">
              <w:tcPr>
                <w:tcW w:w="2160" w:type="dxa"/>
                <w:tcBorders>
                  <w:top w:val="nil"/>
                  <w:left w:val="nil"/>
                  <w:bottom w:val="nil"/>
                  <w:right w:val="nil"/>
                </w:tcBorders>
                <w:shd w:val="clear" w:color="auto" w:fill="auto"/>
                <w:noWrap/>
                <w:vAlign w:val="bottom"/>
                <w:hideMark/>
              </w:tcPr>
            </w:tcPrChange>
          </w:tcPr>
          <w:p w14:paraId="61AD4FC2" w14:textId="77777777" w:rsidR="00036D0E" w:rsidRPr="00036D0E" w:rsidRDefault="00036D0E" w:rsidP="00245317">
            <w:pPr>
              <w:spacing w:after="0" w:line="240" w:lineRule="auto"/>
              <w:jc w:val="center"/>
              <w:rPr>
                <w:ins w:id="6516" w:author="David Dayan" w:date="2021-12-03T17:13:00Z"/>
                <w:rFonts w:ascii="Calibri" w:eastAsia="Times New Roman" w:hAnsi="Calibri" w:cs="Times New Roman"/>
                <w:color w:val="000000"/>
                <w:sz w:val="16"/>
                <w:szCs w:val="16"/>
              </w:rPr>
            </w:pPr>
            <w:proofErr w:type="spellStart"/>
            <w:ins w:id="651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518" w:author="David Dayan" w:date="2021-12-03T17:18:00Z">
              <w:tcPr>
                <w:tcW w:w="2876" w:type="dxa"/>
                <w:gridSpan w:val="2"/>
                <w:tcBorders>
                  <w:top w:val="nil"/>
                  <w:left w:val="nil"/>
                  <w:bottom w:val="nil"/>
                  <w:right w:val="nil"/>
                </w:tcBorders>
                <w:shd w:val="clear" w:color="auto" w:fill="auto"/>
                <w:noWrap/>
                <w:vAlign w:val="bottom"/>
                <w:hideMark/>
              </w:tcPr>
            </w:tcPrChange>
          </w:tcPr>
          <w:p w14:paraId="50D9BFAF" w14:textId="77777777" w:rsidR="00036D0E" w:rsidRPr="00036D0E" w:rsidRDefault="00036D0E" w:rsidP="00245317">
            <w:pPr>
              <w:spacing w:after="0" w:line="240" w:lineRule="auto"/>
              <w:jc w:val="center"/>
              <w:rPr>
                <w:ins w:id="6519" w:author="David Dayan" w:date="2021-12-03T17:13:00Z"/>
                <w:rFonts w:ascii="Calibri" w:eastAsia="Times New Roman" w:hAnsi="Calibri" w:cs="Times New Roman"/>
                <w:color w:val="000000"/>
                <w:sz w:val="16"/>
                <w:szCs w:val="16"/>
              </w:rPr>
            </w:pPr>
            <w:proofErr w:type="spellStart"/>
            <w:ins w:id="652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521" w:author="David Dayan" w:date="2021-12-03T17:18:00Z">
              <w:tcPr>
                <w:tcW w:w="1426" w:type="dxa"/>
                <w:tcBorders>
                  <w:top w:val="nil"/>
                  <w:left w:val="nil"/>
                  <w:bottom w:val="nil"/>
                  <w:right w:val="nil"/>
                </w:tcBorders>
                <w:shd w:val="clear" w:color="auto" w:fill="auto"/>
                <w:noWrap/>
                <w:vAlign w:val="bottom"/>
                <w:hideMark/>
              </w:tcPr>
            </w:tcPrChange>
          </w:tcPr>
          <w:p w14:paraId="4C9B803A" w14:textId="77777777" w:rsidR="00036D0E" w:rsidRPr="00036D0E" w:rsidRDefault="00036D0E" w:rsidP="00245317">
            <w:pPr>
              <w:spacing w:after="0" w:line="240" w:lineRule="auto"/>
              <w:jc w:val="center"/>
              <w:rPr>
                <w:ins w:id="6522" w:author="David Dayan" w:date="2021-12-03T17:13:00Z"/>
                <w:rFonts w:ascii="Calibri" w:eastAsia="Times New Roman" w:hAnsi="Calibri" w:cs="Times New Roman"/>
                <w:color w:val="000000"/>
                <w:sz w:val="16"/>
                <w:szCs w:val="16"/>
              </w:rPr>
            </w:pPr>
            <w:proofErr w:type="spellStart"/>
            <w:ins w:id="652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8A4F4B0" w14:textId="77777777" w:rsidTr="00245317">
        <w:trPr>
          <w:cantSplit/>
          <w:trHeight w:val="20"/>
          <w:ins w:id="6524" w:author="David Dayan" w:date="2021-12-03T17:13:00Z"/>
          <w:trPrChange w:id="652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526" w:author="David Dayan" w:date="2021-12-03T17:18:00Z">
              <w:tcPr>
                <w:tcW w:w="1563" w:type="dxa"/>
                <w:tcBorders>
                  <w:top w:val="nil"/>
                  <w:left w:val="nil"/>
                  <w:bottom w:val="nil"/>
                  <w:right w:val="nil"/>
                </w:tcBorders>
                <w:shd w:val="clear" w:color="auto" w:fill="auto"/>
                <w:noWrap/>
                <w:vAlign w:val="bottom"/>
                <w:hideMark/>
              </w:tcPr>
            </w:tcPrChange>
          </w:tcPr>
          <w:p w14:paraId="1B6EF7C8" w14:textId="77777777" w:rsidR="00036D0E" w:rsidRPr="00036D0E" w:rsidRDefault="00036D0E" w:rsidP="00245317">
            <w:pPr>
              <w:spacing w:after="0" w:line="240" w:lineRule="auto"/>
              <w:jc w:val="center"/>
              <w:rPr>
                <w:ins w:id="6527" w:author="David Dayan" w:date="2021-12-03T17:13:00Z"/>
                <w:rFonts w:ascii="Calibri" w:eastAsia="Times New Roman" w:hAnsi="Calibri" w:cs="Times New Roman"/>
                <w:color w:val="000000"/>
                <w:sz w:val="16"/>
                <w:szCs w:val="16"/>
              </w:rPr>
            </w:pPr>
            <w:ins w:id="6528" w:author="David Dayan" w:date="2021-12-03T17:13:00Z">
              <w:r w:rsidRPr="00036D0E">
                <w:rPr>
                  <w:rFonts w:ascii="Calibri" w:eastAsia="Times New Roman" w:hAnsi="Calibri" w:cs="Times New Roman"/>
                  <w:color w:val="000000"/>
                  <w:sz w:val="16"/>
                  <w:szCs w:val="16"/>
                </w:rPr>
                <w:t>OtsAC20ROGR_0182</w:t>
              </w:r>
            </w:ins>
          </w:p>
        </w:tc>
        <w:tc>
          <w:tcPr>
            <w:tcW w:w="746" w:type="dxa"/>
            <w:tcBorders>
              <w:top w:val="nil"/>
              <w:left w:val="nil"/>
              <w:bottom w:val="nil"/>
              <w:right w:val="nil"/>
            </w:tcBorders>
            <w:shd w:val="clear" w:color="auto" w:fill="auto"/>
            <w:noWrap/>
            <w:vAlign w:val="bottom"/>
            <w:hideMark/>
            <w:tcPrChange w:id="6529" w:author="David Dayan" w:date="2021-12-03T17:18:00Z">
              <w:tcPr>
                <w:tcW w:w="746" w:type="dxa"/>
                <w:tcBorders>
                  <w:top w:val="nil"/>
                  <w:left w:val="nil"/>
                  <w:bottom w:val="nil"/>
                  <w:right w:val="nil"/>
                </w:tcBorders>
                <w:shd w:val="clear" w:color="auto" w:fill="auto"/>
                <w:noWrap/>
                <w:vAlign w:val="bottom"/>
                <w:hideMark/>
              </w:tcPr>
            </w:tcPrChange>
          </w:tcPr>
          <w:p w14:paraId="0B24663D" w14:textId="77777777" w:rsidR="00036D0E" w:rsidRPr="00036D0E" w:rsidRDefault="00036D0E" w:rsidP="00245317">
            <w:pPr>
              <w:spacing w:after="0" w:line="240" w:lineRule="auto"/>
              <w:jc w:val="center"/>
              <w:rPr>
                <w:ins w:id="6530" w:author="David Dayan" w:date="2021-12-03T17:13:00Z"/>
                <w:rFonts w:ascii="Calibri" w:eastAsia="Times New Roman" w:hAnsi="Calibri" w:cs="Times New Roman"/>
                <w:color w:val="000000"/>
                <w:sz w:val="16"/>
                <w:szCs w:val="16"/>
              </w:rPr>
            </w:pPr>
            <w:ins w:id="6531"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532" w:author="David Dayan" w:date="2021-12-03T17:18:00Z">
              <w:tcPr>
                <w:tcW w:w="599" w:type="dxa"/>
                <w:tcBorders>
                  <w:top w:val="nil"/>
                  <w:left w:val="nil"/>
                  <w:bottom w:val="nil"/>
                  <w:right w:val="nil"/>
                </w:tcBorders>
                <w:shd w:val="clear" w:color="auto" w:fill="auto"/>
                <w:noWrap/>
                <w:vAlign w:val="bottom"/>
                <w:hideMark/>
              </w:tcPr>
            </w:tcPrChange>
          </w:tcPr>
          <w:p w14:paraId="0E72D694" w14:textId="77777777" w:rsidR="00036D0E" w:rsidRPr="00036D0E" w:rsidRDefault="00036D0E" w:rsidP="00245317">
            <w:pPr>
              <w:spacing w:after="0" w:line="240" w:lineRule="auto"/>
              <w:jc w:val="center"/>
              <w:rPr>
                <w:ins w:id="6533" w:author="David Dayan" w:date="2021-12-03T17:13:00Z"/>
                <w:rFonts w:ascii="Calibri" w:eastAsia="Times New Roman" w:hAnsi="Calibri" w:cs="Times New Roman"/>
                <w:color w:val="000000"/>
                <w:sz w:val="16"/>
                <w:szCs w:val="16"/>
              </w:rPr>
            </w:pPr>
            <w:ins w:id="6534"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535" w:author="David Dayan" w:date="2021-12-03T17:18:00Z">
              <w:tcPr>
                <w:tcW w:w="1142" w:type="dxa"/>
                <w:tcBorders>
                  <w:top w:val="nil"/>
                  <w:left w:val="nil"/>
                  <w:bottom w:val="nil"/>
                  <w:right w:val="nil"/>
                </w:tcBorders>
                <w:shd w:val="clear" w:color="auto" w:fill="auto"/>
                <w:noWrap/>
                <w:vAlign w:val="bottom"/>
                <w:hideMark/>
              </w:tcPr>
            </w:tcPrChange>
          </w:tcPr>
          <w:p w14:paraId="669EA9E1" w14:textId="77777777" w:rsidR="00036D0E" w:rsidRPr="00036D0E" w:rsidRDefault="00036D0E" w:rsidP="00245317">
            <w:pPr>
              <w:spacing w:after="0" w:line="240" w:lineRule="auto"/>
              <w:jc w:val="center"/>
              <w:rPr>
                <w:ins w:id="6536" w:author="David Dayan" w:date="2021-12-03T17:13:00Z"/>
                <w:rFonts w:ascii="Calibri" w:eastAsia="Times New Roman" w:hAnsi="Calibri" w:cs="Times New Roman"/>
                <w:color w:val="000000"/>
                <w:sz w:val="16"/>
                <w:szCs w:val="16"/>
              </w:rPr>
            </w:pPr>
            <w:ins w:id="653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538" w:author="David Dayan" w:date="2021-12-03T17:18:00Z">
              <w:tcPr>
                <w:tcW w:w="1440" w:type="dxa"/>
                <w:tcBorders>
                  <w:top w:val="nil"/>
                  <w:left w:val="nil"/>
                  <w:bottom w:val="nil"/>
                  <w:right w:val="nil"/>
                </w:tcBorders>
                <w:shd w:val="clear" w:color="auto" w:fill="auto"/>
                <w:noWrap/>
                <w:vAlign w:val="bottom"/>
                <w:hideMark/>
              </w:tcPr>
            </w:tcPrChange>
          </w:tcPr>
          <w:p w14:paraId="6FE80CD4" w14:textId="77777777" w:rsidR="00036D0E" w:rsidRPr="00036D0E" w:rsidRDefault="00036D0E" w:rsidP="00245317">
            <w:pPr>
              <w:spacing w:after="0" w:line="240" w:lineRule="auto"/>
              <w:jc w:val="center"/>
              <w:rPr>
                <w:ins w:id="6539" w:author="David Dayan" w:date="2021-12-03T17:13:00Z"/>
                <w:rFonts w:ascii="Calibri" w:eastAsia="Times New Roman" w:hAnsi="Calibri" w:cs="Times New Roman"/>
                <w:color w:val="000000"/>
                <w:sz w:val="16"/>
                <w:szCs w:val="16"/>
              </w:rPr>
            </w:pPr>
            <w:ins w:id="654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541" w:author="David Dayan" w:date="2021-12-03T17:18:00Z">
              <w:tcPr>
                <w:tcW w:w="1530" w:type="dxa"/>
                <w:tcBorders>
                  <w:top w:val="nil"/>
                  <w:left w:val="nil"/>
                  <w:bottom w:val="nil"/>
                  <w:right w:val="nil"/>
                </w:tcBorders>
                <w:shd w:val="clear" w:color="auto" w:fill="auto"/>
                <w:noWrap/>
                <w:vAlign w:val="bottom"/>
                <w:hideMark/>
              </w:tcPr>
            </w:tcPrChange>
          </w:tcPr>
          <w:p w14:paraId="34411707" w14:textId="77777777" w:rsidR="00036D0E" w:rsidRPr="00036D0E" w:rsidRDefault="00036D0E" w:rsidP="00245317">
            <w:pPr>
              <w:spacing w:after="0" w:line="240" w:lineRule="auto"/>
              <w:jc w:val="center"/>
              <w:rPr>
                <w:ins w:id="6542" w:author="David Dayan" w:date="2021-12-03T17:13:00Z"/>
                <w:rFonts w:ascii="Calibri" w:eastAsia="Times New Roman" w:hAnsi="Calibri" w:cs="Times New Roman"/>
                <w:color w:val="000000"/>
                <w:sz w:val="16"/>
                <w:szCs w:val="16"/>
              </w:rPr>
            </w:pPr>
            <w:ins w:id="654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544" w:author="David Dayan" w:date="2021-12-03T17:18:00Z">
              <w:tcPr>
                <w:tcW w:w="898" w:type="dxa"/>
                <w:tcBorders>
                  <w:top w:val="nil"/>
                  <w:left w:val="nil"/>
                  <w:bottom w:val="nil"/>
                  <w:right w:val="nil"/>
                </w:tcBorders>
                <w:shd w:val="clear" w:color="auto" w:fill="auto"/>
                <w:noWrap/>
                <w:vAlign w:val="bottom"/>
                <w:hideMark/>
              </w:tcPr>
            </w:tcPrChange>
          </w:tcPr>
          <w:p w14:paraId="401D44AE" w14:textId="77777777" w:rsidR="00036D0E" w:rsidRPr="00036D0E" w:rsidRDefault="00036D0E" w:rsidP="00245317">
            <w:pPr>
              <w:spacing w:after="0" w:line="240" w:lineRule="auto"/>
              <w:jc w:val="center"/>
              <w:rPr>
                <w:ins w:id="6545" w:author="David Dayan" w:date="2021-12-03T17:13:00Z"/>
                <w:rFonts w:ascii="Calibri" w:eastAsia="Times New Roman" w:hAnsi="Calibri" w:cs="Times New Roman"/>
                <w:color w:val="000000"/>
                <w:sz w:val="16"/>
                <w:szCs w:val="16"/>
              </w:rPr>
            </w:pPr>
            <w:ins w:id="654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547" w:author="David Dayan" w:date="2021-12-03T17:18:00Z">
              <w:tcPr>
                <w:tcW w:w="902" w:type="dxa"/>
                <w:tcBorders>
                  <w:top w:val="nil"/>
                  <w:left w:val="nil"/>
                  <w:bottom w:val="nil"/>
                  <w:right w:val="nil"/>
                </w:tcBorders>
                <w:shd w:val="clear" w:color="auto" w:fill="auto"/>
                <w:noWrap/>
                <w:vAlign w:val="bottom"/>
                <w:hideMark/>
              </w:tcPr>
            </w:tcPrChange>
          </w:tcPr>
          <w:p w14:paraId="3DE09895" w14:textId="77777777" w:rsidR="00036D0E" w:rsidRPr="00036D0E" w:rsidRDefault="00036D0E" w:rsidP="00245317">
            <w:pPr>
              <w:spacing w:after="0" w:line="240" w:lineRule="auto"/>
              <w:jc w:val="center"/>
              <w:rPr>
                <w:ins w:id="6548" w:author="David Dayan" w:date="2021-12-03T17:13:00Z"/>
                <w:rFonts w:ascii="Calibri" w:eastAsia="Times New Roman" w:hAnsi="Calibri" w:cs="Times New Roman"/>
                <w:color w:val="000000"/>
                <w:sz w:val="16"/>
                <w:szCs w:val="16"/>
              </w:rPr>
            </w:pPr>
            <w:ins w:id="654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550" w:author="David Dayan" w:date="2021-12-03T17:18:00Z">
              <w:tcPr>
                <w:tcW w:w="2160" w:type="dxa"/>
                <w:tcBorders>
                  <w:top w:val="nil"/>
                  <w:left w:val="nil"/>
                  <w:bottom w:val="nil"/>
                  <w:right w:val="nil"/>
                </w:tcBorders>
                <w:shd w:val="clear" w:color="auto" w:fill="auto"/>
                <w:noWrap/>
                <w:vAlign w:val="bottom"/>
                <w:hideMark/>
              </w:tcPr>
            </w:tcPrChange>
          </w:tcPr>
          <w:p w14:paraId="6C4A7002" w14:textId="77777777" w:rsidR="00036D0E" w:rsidRPr="00036D0E" w:rsidRDefault="00036D0E" w:rsidP="00245317">
            <w:pPr>
              <w:spacing w:after="0" w:line="240" w:lineRule="auto"/>
              <w:jc w:val="center"/>
              <w:rPr>
                <w:ins w:id="6551" w:author="David Dayan" w:date="2021-12-03T17:13:00Z"/>
                <w:rFonts w:ascii="Calibri" w:eastAsia="Times New Roman" w:hAnsi="Calibri" w:cs="Times New Roman"/>
                <w:color w:val="000000"/>
                <w:sz w:val="16"/>
                <w:szCs w:val="16"/>
              </w:rPr>
            </w:pPr>
            <w:proofErr w:type="spellStart"/>
            <w:ins w:id="655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553" w:author="David Dayan" w:date="2021-12-03T17:18:00Z">
              <w:tcPr>
                <w:tcW w:w="2876" w:type="dxa"/>
                <w:gridSpan w:val="2"/>
                <w:tcBorders>
                  <w:top w:val="nil"/>
                  <w:left w:val="nil"/>
                  <w:bottom w:val="nil"/>
                  <w:right w:val="nil"/>
                </w:tcBorders>
                <w:shd w:val="clear" w:color="auto" w:fill="auto"/>
                <w:noWrap/>
                <w:vAlign w:val="bottom"/>
                <w:hideMark/>
              </w:tcPr>
            </w:tcPrChange>
          </w:tcPr>
          <w:p w14:paraId="7EB7DB6F" w14:textId="77777777" w:rsidR="00036D0E" w:rsidRPr="00036D0E" w:rsidRDefault="00036D0E" w:rsidP="00245317">
            <w:pPr>
              <w:spacing w:after="0" w:line="240" w:lineRule="auto"/>
              <w:jc w:val="center"/>
              <w:rPr>
                <w:ins w:id="6554" w:author="David Dayan" w:date="2021-12-03T17:13:00Z"/>
                <w:rFonts w:ascii="Calibri" w:eastAsia="Times New Roman" w:hAnsi="Calibri" w:cs="Times New Roman"/>
                <w:color w:val="000000"/>
                <w:sz w:val="16"/>
                <w:szCs w:val="16"/>
              </w:rPr>
            </w:pPr>
            <w:proofErr w:type="spellStart"/>
            <w:ins w:id="655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556" w:author="David Dayan" w:date="2021-12-03T17:18:00Z">
              <w:tcPr>
                <w:tcW w:w="1426" w:type="dxa"/>
                <w:tcBorders>
                  <w:top w:val="nil"/>
                  <w:left w:val="nil"/>
                  <w:bottom w:val="nil"/>
                  <w:right w:val="nil"/>
                </w:tcBorders>
                <w:shd w:val="clear" w:color="auto" w:fill="auto"/>
                <w:noWrap/>
                <w:vAlign w:val="bottom"/>
                <w:hideMark/>
              </w:tcPr>
            </w:tcPrChange>
          </w:tcPr>
          <w:p w14:paraId="6E6A21F0" w14:textId="77777777" w:rsidR="00036D0E" w:rsidRPr="00036D0E" w:rsidRDefault="00036D0E" w:rsidP="00245317">
            <w:pPr>
              <w:spacing w:after="0" w:line="240" w:lineRule="auto"/>
              <w:jc w:val="center"/>
              <w:rPr>
                <w:ins w:id="6557" w:author="David Dayan" w:date="2021-12-03T17:13:00Z"/>
                <w:rFonts w:ascii="Calibri" w:eastAsia="Times New Roman" w:hAnsi="Calibri" w:cs="Times New Roman"/>
                <w:color w:val="000000"/>
                <w:sz w:val="16"/>
                <w:szCs w:val="16"/>
              </w:rPr>
            </w:pPr>
            <w:proofErr w:type="spellStart"/>
            <w:ins w:id="655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613CA13E" w14:textId="77777777" w:rsidTr="00245317">
        <w:trPr>
          <w:cantSplit/>
          <w:trHeight w:val="20"/>
          <w:ins w:id="6559" w:author="David Dayan" w:date="2021-12-03T17:13:00Z"/>
          <w:trPrChange w:id="656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561" w:author="David Dayan" w:date="2021-12-03T17:18:00Z">
              <w:tcPr>
                <w:tcW w:w="1563" w:type="dxa"/>
                <w:tcBorders>
                  <w:top w:val="nil"/>
                  <w:left w:val="nil"/>
                  <w:bottom w:val="nil"/>
                  <w:right w:val="nil"/>
                </w:tcBorders>
                <w:shd w:val="clear" w:color="auto" w:fill="auto"/>
                <w:noWrap/>
                <w:vAlign w:val="bottom"/>
                <w:hideMark/>
              </w:tcPr>
            </w:tcPrChange>
          </w:tcPr>
          <w:p w14:paraId="6B4BF18E" w14:textId="77777777" w:rsidR="00036D0E" w:rsidRPr="00036D0E" w:rsidRDefault="00036D0E" w:rsidP="00245317">
            <w:pPr>
              <w:spacing w:after="0" w:line="240" w:lineRule="auto"/>
              <w:jc w:val="center"/>
              <w:rPr>
                <w:ins w:id="6562" w:author="David Dayan" w:date="2021-12-03T17:13:00Z"/>
                <w:rFonts w:ascii="Calibri" w:eastAsia="Times New Roman" w:hAnsi="Calibri" w:cs="Times New Roman"/>
                <w:color w:val="000000"/>
                <w:sz w:val="16"/>
                <w:szCs w:val="16"/>
              </w:rPr>
            </w:pPr>
            <w:ins w:id="6563" w:author="David Dayan" w:date="2021-12-03T17:13:00Z">
              <w:r w:rsidRPr="00036D0E">
                <w:rPr>
                  <w:rFonts w:ascii="Calibri" w:eastAsia="Times New Roman" w:hAnsi="Calibri" w:cs="Times New Roman"/>
                  <w:color w:val="000000"/>
                  <w:sz w:val="16"/>
                  <w:szCs w:val="16"/>
                </w:rPr>
                <w:t>OtsAC20ROGR_0183</w:t>
              </w:r>
            </w:ins>
          </w:p>
        </w:tc>
        <w:tc>
          <w:tcPr>
            <w:tcW w:w="746" w:type="dxa"/>
            <w:tcBorders>
              <w:top w:val="nil"/>
              <w:left w:val="nil"/>
              <w:bottom w:val="nil"/>
              <w:right w:val="nil"/>
            </w:tcBorders>
            <w:shd w:val="clear" w:color="auto" w:fill="auto"/>
            <w:noWrap/>
            <w:vAlign w:val="bottom"/>
            <w:hideMark/>
            <w:tcPrChange w:id="6564" w:author="David Dayan" w:date="2021-12-03T17:18:00Z">
              <w:tcPr>
                <w:tcW w:w="746" w:type="dxa"/>
                <w:tcBorders>
                  <w:top w:val="nil"/>
                  <w:left w:val="nil"/>
                  <w:bottom w:val="nil"/>
                  <w:right w:val="nil"/>
                </w:tcBorders>
                <w:shd w:val="clear" w:color="auto" w:fill="auto"/>
                <w:noWrap/>
                <w:vAlign w:val="bottom"/>
                <w:hideMark/>
              </w:tcPr>
            </w:tcPrChange>
          </w:tcPr>
          <w:p w14:paraId="5B7ECAE5" w14:textId="77777777" w:rsidR="00036D0E" w:rsidRPr="00036D0E" w:rsidRDefault="00036D0E" w:rsidP="00245317">
            <w:pPr>
              <w:spacing w:after="0" w:line="240" w:lineRule="auto"/>
              <w:jc w:val="center"/>
              <w:rPr>
                <w:ins w:id="6565" w:author="David Dayan" w:date="2021-12-03T17:13:00Z"/>
                <w:rFonts w:ascii="Calibri" w:eastAsia="Times New Roman" w:hAnsi="Calibri" w:cs="Times New Roman"/>
                <w:color w:val="000000"/>
                <w:sz w:val="16"/>
                <w:szCs w:val="16"/>
              </w:rPr>
            </w:pPr>
            <w:ins w:id="6566"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567" w:author="David Dayan" w:date="2021-12-03T17:18:00Z">
              <w:tcPr>
                <w:tcW w:w="599" w:type="dxa"/>
                <w:tcBorders>
                  <w:top w:val="nil"/>
                  <w:left w:val="nil"/>
                  <w:bottom w:val="nil"/>
                  <w:right w:val="nil"/>
                </w:tcBorders>
                <w:shd w:val="clear" w:color="auto" w:fill="auto"/>
                <w:noWrap/>
                <w:vAlign w:val="bottom"/>
                <w:hideMark/>
              </w:tcPr>
            </w:tcPrChange>
          </w:tcPr>
          <w:p w14:paraId="2A3AAC34" w14:textId="77777777" w:rsidR="00036D0E" w:rsidRPr="00036D0E" w:rsidRDefault="00036D0E" w:rsidP="00245317">
            <w:pPr>
              <w:spacing w:after="0" w:line="240" w:lineRule="auto"/>
              <w:jc w:val="center"/>
              <w:rPr>
                <w:ins w:id="6568" w:author="David Dayan" w:date="2021-12-03T17:13:00Z"/>
                <w:rFonts w:ascii="Calibri" w:eastAsia="Times New Roman" w:hAnsi="Calibri" w:cs="Times New Roman"/>
                <w:color w:val="000000"/>
                <w:sz w:val="16"/>
                <w:szCs w:val="16"/>
              </w:rPr>
            </w:pPr>
            <w:ins w:id="6569"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570" w:author="David Dayan" w:date="2021-12-03T17:18:00Z">
              <w:tcPr>
                <w:tcW w:w="1142" w:type="dxa"/>
                <w:tcBorders>
                  <w:top w:val="nil"/>
                  <w:left w:val="nil"/>
                  <w:bottom w:val="nil"/>
                  <w:right w:val="nil"/>
                </w:tcBorders>
                <w:shd w:val="clear" w:color="auto" w:fill="auto"/>
                <w:noWrap/>
                <w:vAlign w:val="bottom"/>
                <w:hideMark/>
              </w:tcPr>
            </w:tcPrChange>
          </w:tcPr>
          <w:p w14:paraId="27ED07C8" w14:textId="77777777" w:rsidR="00036D0E" w:rsidRPr="00036D0E" w:rsidRDefault="00036D0E" w:rsidP="00245317">
            <w:pPr>
              <w:spacing w:after="0" w:line="240" w:lineRule="auto"/>
              <w:jc w:val="center"/>
              <w:rPr>
                <w:ins w:id="6571" w:author="David Dayan" w:date="2021-12-03T17:13:00Z"/>
                <w:rFonts w:ascii="Calibri" w:eastAsia="Times New Roman" w:hAnsi="Calibri" w:cs="Times New Roman"/>
                <w:color w:val="000000"/>
                <w:sz w:val="16"/>
                <w:szCs w:val="16"/>
              </w:rPr>
            </w:pPr>
            <w:ins w:id="657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573" w:author="David Dayan" w:date="2021-12-03T17:18:00Z">
              <w:tcPr>
                <w:tcW w:w="1440" w:type="dxa"/>
                <w:tcBorders>
                  <w:top w:val="nil"/>
                  <w:left w:val="nil"/>
                  <w:bottom w:val="nil"/>
                  <w:right w:val="nil"/>
                </w:tcBorders>
                <w:shd w:val="clear" w:color="auto" w:fill="auto"/>
                <w:noWrap/>
                <w:vAlign w:val="bottom"/>
                <w:hideMark/>
              </w:tcPr>
            </w:tcPrChange>
          </w:tcPr>
          <w:p w14:paraId="4B5042AC" w14:textId="77777777" w:rsidR="00036D0E" w:rsidRPr="00036D0E" w:rsidRDefault="00036D0E" w:rsidP="00245317">
            <w:pPr>
              <w:spacing w:after="0" w:line="240" w:lineRule="auto"/>
              <w:jc w:val="center"/>
              <w:rPr>
                <w:ins w:id="6574" w:author="David Dayan" w:date="2021-12-03T17:13:00Z"/>
                <w:rFonts w:ascii="Calibri" w:eastAsia="Times New Roman" w:hAnsi="Calibri" w:cs="Times New Roman"/>
                <w:color w:val="000000"/>
                <w:sz w:val="16"/>
                <w:szCs w:val="16"/>
              </w:rPr>
            </w:pPr>
            <w:ins w:id="657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576" w:author="David Dayan" w:date="2021-12-03T17:18:00Z">
              <w:tcPr>
                <w:tcW w:w="1530" w:type="dxa"/>
                <w:tcBorders>
                  <w:top w:val="nil"/>
                  <w:left w:val="nil"/>
                  <w:bottom w:val="nil"/>
                  <w:right w:val="nil"/>
                </w:tcBorders>
                <w:shd w:val="clear" w:color="auto" w:fill="auto"/>
                <w:noWrap/>
                <w:vAlign w:val="bottom"/>
                <w:hideMark/>
              </w:tcPr>
            </w:tcPrChange>
          </w:tcPr>
          <w:p w14:paraId="611A911B" w14:textId="77777777" w:rsidR="00036D0E" w:rsidRPr="00036D0E" w:rsidRDefault="00036D0E" w:rsidP="00245317">
            <w:pPr>
              <w:spacing w:after="0" w:line="240" w:lineRule="auto"/>
              <w:jc w:val="center"/>
              <w:rPr>
                <w:ins w:id="6577" w:author="David Dayan" w:date="2021-12-03T17:13:00Z"/>
                <w:rFonts w:ascii="Calibri" w:eastAsia="Times New Roman" w:hAnsi="Calibri" w:cs="Times New Roman"/>
                <w:color w:val="000000"/>
                <w:sz w:val="16"/>
                <w:szCs w:val="16"/>
              </w:rPr>
            </w:pPr>
            <w:ins w:id="657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579" w:author="David Dayan" w:date="2021-12-03T17:18:00Z">
              <w:tcPr>
                <w:tcW w:w="898" w:type="dxa"/>
                <w:tcBorders>
                  <w:top w:val="nil"/>
                  <w:left w:val="nil"/>
                  <w:bottom w:val="nil"/>
                  <w:right w:val="nil"/>
                </w:tcBorders>
                <w:shd w:val="clear" w:color="auto" w:fill="auto"/>
                <w:noWrap/>
                <w:vAlign w:val="bottom"/>
                <w:hideMark/>
              </w:tcPr>
            </w:tcPrChange>
          </w:tcPr>
          <w:p w14:paraId="533DA3BB" w14:textId="77777777" w:rsidR="00036D0E" w:rsidRPr="00036D0E" w:rsidRDefault="00036D0E" w:rsidP="00245317">
            <w:pPr>
              <w:spacing w:after="0" w:line="240" w:lineRule="auto"/>
              <w:jc w:val="center"/>
              <w:rPr>
                <w:ins w:id="6580" w:author="David Dayan" w:date="2021-12-03T17:13:00Z"/>
                <w:rFonts w:ascii="Calibri" w:eastAsia="Times New Roman" w:hAnsi="Calibri" w:cs="Times New Roman"/>
                <w:color w:val="000000"/>
                <w:sz w:val="16"/>
                <w:szCs w:val="16"/>
              </w:rPr>
            </w:pPr>
            <w:ins w:id="658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582" w:author="David Dayan" w:date="2021-12-03T17:18:00Z">
              <w:tcPr>
                <w:tcW w:w="902" w:type="dxa"/>
                <w:tcBorders>
                  <w:top w:val="nil"/>
                  <w:left w:val="nil"/>
                  <w:bottom w:val="nil"/>
                  <w:right w:val="nil"/>
                </w:tcBorders>
                <w:shd w:val="clear" w:color="auto" w:fill="auto"/>
                <w:noWrap/>
                <w:vAlign w:val="bottom"/>
                <w:hideMark/>
              </w:tcPr>
            </w:tcPrChange>
          </w:tcPr>
          <w:p w14:paraId="7EBF1E7D" w14:textId="77777777" w:rsidR="00036D0E" w:rsidRPr="00036D0E" w:rsidRDefault="00036D0E" w:rsidP="00245317">
            <w:pPr>
              <w:spacing w:after="0" w:line="240" w:lineRule="auto"/>
              <w:jc w:val="center"/>
              <w:rPr>
                <w:ins w:id="6583" w:author="David Dayan" w:date="2021-12-03T17:13:00Z"/>
                <w:rFonts w:ascii="Calibri" w:eastAsia="Times New Roman" w:hAnsi="Calibri" w:cs="Times New Roman"/>
                <w:color w:val="000000"/>
                <w:sz w:val="16"/>
                <w:szCs w:val="16"/>
              </w:rPr>
            </w:pPr>
            <w:ins w:id="658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585" w:author="David Dayan" w:date="2021-12-03T17:18:00Z">
              <w:tcPr>
                <w:tcW w:w="2160" w:type="dxa"/>
                <w:tcBorders>
                  <w:top w:val="nil"/>
                  <w:left w:val="nil"/>
                  <w:bottom w:val="nil"/>
                  <w:right w:val="nil"/>
                </w:tcBorders>
                <w:shd w:val="clear" w:color="auto" w:fill="auto"/>
                <w:noWrap/>
                <w:vAlign w:val="bottom"/>
                <w:hideMark/>
              </w:tcPr>
            </w:tcPrChange>
          </w:tcPr>
          <w:p w14:paraId="05018E49" w14:textId="77777777" w:rsidR="00036D0E" w:rsidRPr="00036D0E" w:rsidRDefault="00036D0E" w:rsidP="00245317">
            <w:pPr>
              <w:spacing w:after="0" w:line="240" w:lineRule="auto"/>
              <w:jc w:val="center"/>
              <w:rPr>
                <w:ins w:id="6586" w:author="David Dayan" w:date="2021-12-03T17:13:00Z"/>
                <w:rFonts w:ascii="Calibri" w:eastAsia="Times New Roman" w:hAnsi="Calibri" w:cs="Times New Roman"/>
                <w:color w:val="000000"/>
                <w:sz w:val="16"/>
                <w:szCs w:val="16"/>
              </w:rPr>
            </w:pPr>
            <w:proofErr w:type="spellStart"/>
            <w:ins w:id="658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588" w:author="David Dayan" w:date="2021-12-03T17:18:00Z">
              <w:tcPr>
                <w:tcW w:w="2876" w:type="dxa"/>
                <w:gridSpan w:val="2"/>
                <w:tcBorders>
                  <w:top w:val="nil"/>
                  <w:left w:val="nil"/>
                  <w:bottom w:val="nil"/>
                  <w:right w:val="nil"/>
                </w:tcBorders>
                <w:shd w:val="clear" w:color="auto" w:fill="auto"/>
                <w:noWrap/>
                <w:vAlign w:val="bottom"/>
                <w:hideMark/>
              </w:tcPr>
            </w:tcPrChange>
          </w:tcPr>
          <w:p w14:paraId="27BC3726" w14:textId="77777777" w:rsidR="00036D0E" w:rsidRPr="00036D0E" w:rsidRDefault="00036D0E" w:rsidP="00245317">
            <w:pPr>
              <w:spacing w:after="0" w:line="240" w:lineRule="auto"/>
              <w:jc w:val="center"/>
              <w:rPr>
                <w:ins w:id="6589" w:author="David Dayan" w:date="2021-12-03T17:13:00Z"/>
                <w:rFonts w:ascii="Calibri" w:eastAsia="Times New Roman" w:hAnsi="Calibri" w:cs="Times New Roman"/>
                <w:color w:val="000000"/>
                <w:sz w:val="16"/>
                <w:szCs w:val="16"/>
              </w:rPr>
            </w:pPr>
            <w:proofErr w:type="spellStart"/>
            <w:ins w:id="659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591" w:author="David Dayan" w:date="2021-12-03T17:18:00Z">
              <w:tcPr>
                <w:tcW w:w="1426" w:type="dxa"/>
                <w:tcBorders>
                  <w:top w:val="nil"/>
                  <w:left w:val="nil"/>
                  <w:bottom w:val="nil"/>
                  <w:right w:val="nil"/>
                </w:tcBorders>
                <w:shd w:val="clear" w:color="auto" w:fill="auto"/>
                <w:noWrap/>
                <w:vAlign w:val="bottom"/>
                <w:hideMark/>
              </w:tcPr>
            </w:tcPrChange>
          </w:tcPr>
          <w:p w14:paraId="7A9C8238" w14:textId="77777777" w:rsidR="00036D0E" w:rsidRPr="00036D0E" w:rsidRDefault="00036D0E" w:rsidP="00245317">
            <w:pPr>
              <w:spacing w:after="0" w:line="240" w:lineRule="auto"/>
              <w:jc w:val="center"/>
              <w:rPr>
                <w:ins w:id="6592" w:author="David Dayan" w:date="2021-12-03T17:13:00Z"/>
                <w:rFonts w:ascii="Calibri" w:eastAsia="Times New Roman" w:hAnsi="Calibri" w:cs="Times New Roman"/>
                <w:color w:val="000000"/>
                <w:sz w:val="16"/>
                <w:szCs w:val="16"/>
              </w:rPr>
            </w:pPr>
            <w:proofErr w:type="spellStart"/>
            <w:ins w:id="659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FE8F8B5" w14:textId="77777777" w:rsidTr="00245317">
        <w:trPr>
          <w:cantSplit/>
          <w:trHeight w:val="20"/>
          <w:ins w:id="6594" w:author="David Dayan" w:date="2021-12-03T17:13:00Z"/>
          <w:trPrChange w:id="659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596" w:author="David Dayan" w:date="2021-12-03T17:18:00Z">
              <w:tcPr>
                <w:tcW w:w="1563" w:type="dxa"/>
                <w:tcBorders>
                  <w:top w:val="nil"/>
                  <w:left w:val="nil"/>
                  <w:bottom w:val="nil"/>
                  <w:right w:val="nil"/>
                </w:tcBorders>
                <w:shd w:val="clear" w:color="auto" w:fill="auto"/>
                <w:noWrap/>
                <w:vAlign w:val="bottom"/>
                <w:hideMark/>
              </w:tcPr>
            </w:tcPrChange>
          </w:tcPr>
          <w:p w14:paraId="6E02ADF3" w14:textId="77777777" w:rsidR="00036D0E" w:rsidRPr="00036D0E" w:rsidRDefault="00036D0E" w:rsidP="00245317">
            <w:pPr>
              <w:spacing w:after="0" w:line="240" w:lineRule="auto"/>
              <w:jc w:val="center"/>
              <w:rPr>
                <w:ins w:id="6597" w:author="David Dayan" w:date="2021-12-03T17:13:00Z"/>
                <w:rFonts w:ascii="Calibri" w:eastAsia="Times New Roman" w:hAnsi="Calibri" w:cs="Times New Roman"/>
                <w:color w:val="000000"/>
                <w:sz w:val="16"/>
                <w:szCs w:val="16"/>
              </w:rPr>
            </w:pPr>
            <w:ins w:id="6598" w:author="David Dayan" w:date="2021-12-03T17:13:00Z">
              <w:r w:rsidRPr="00036D0E">
                <w:rPr>
                  <w:rFonts w:ascii="Calibri" w:eastAsia="Times New Roman" w:hAnsi="Calibri" w:cs="Times New Roman"/>
                  <w:color w:val="000000"/>
                  <w:sz w:val="16"/>
                  <w:szCs w:val="16"/>
                </w:rPr>
                <w:t>OtsAC20ROGR_0184</w:t>
              </w:r>
            </w:ins>
          </w:p>
        </w:tc>
        <w:tc>
          <w:tcPr>
            <w:tcW w:w="746" w:type="dxa"/>
            <w:tcBorders>
              <w:top w:val="nil"/>
              <w:left w:val="nil"/>
              <w:bottom w:val="nil"/>
              <w:right w:val="nil"/>
            </w:tcBorders>
            <w:shd w:val="clear" w:color="auto" w:fill="auto"/>
            <w:noWrap/>
            <w:vAlign w:val="bottom"/>
            <w:hideMark/>
            <w:tcPrChange w:id="6599" w:author="David Dayan" w:date="2021-12-03T17:18:00Z">
              <w:tcPr>
                <w:tcW w:w="746" w:type="dxa"/>
                <w:tcBorders>
                  <w:top w:val="nil"/>
                  <w:left w:val="nil"/>
                  <w:bottom w:val="nil"/>
                  <w:right w:val="nil"/>
                </w:tcBorders>
                <w:shd w:val="clear" w:color="auto" w:fill="auto"/>
                <w:noWrap/>
                <w:vAlign w:val="bottom"/>
                <w:hideMark/>
              </w:tcPr>
            </w:tcPrChange>
          </w:tcPr>
          <w:p w14:paraId="77D828BA" w14:textId="77777777" w:rsidR="00036D0E" w:rsidRPr="00036D0E" w:rsidRDefault="00036D0E" w:rsidP="00245317">
            <w:pPr>
              <w:spacing w:after="0" w:line="240" w:lineRule="auto"/>
              <w:jc w:val="center"/>
              <w:rPr>
                <w:ins w:id="6600" w:author="David Dayan" w:date="2021-12-03T17:13:00Z"/>
                <w:rFonts w:ascii="Calibri" w:eastAsia="Times New Roman" w:hAnsi="Calibri" w:cs="Times New Roman"/>
                <w:color w:val="000000"/>
                <w:sz w:val="16"/>
                <w:szCs w:val="16"/>
              </w:rPr>
            </w:pPr>
            <w:ins w:id="6601"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602" w:author="David Dayan" w:date="2021-12-03T17:18:00Z">
              <w:tcPr>
                <w:tcW w:w="599" w:type="dxa"/>
                <w:tcBorders>
                  <w:top w:val="nil"/>
                  <w:left w:val="nil"/>
                  <w:bottom w:val="nil"/>
                  <w:right w:val="nil"/>
                </w:tcBorders>
                <w:shd w:val="clear" w:color="auto" w:fill="auto"/>
                <w:noWrap/>
                <w:vAlign w:val="bottom"/>
                <w:hideMark/>
              </w:tcPr>
            </w:tcPrChange>
          </w:tcPr>
          <w:p w14:paraId="3A9F65AD" w14:textId="77777777" w:rsidR="00036D0E" w:rsidRPr="00036D0E" w:rsidRDefault="00036D0E" w:rsidP="00245317">
            <w:pPr>
              <w:spacing w:after="0" w:line="240" w:lineRule="auto"/>
              <w:jc w:val="center"/>
              <w:rPr>
                <w:ins w:id="6603" w:author="David Dayan" w:date="2021-12-03T17:13:00Z"/>
                <w:rFonts w:ascii="Calibri" w:eastAsia="Times New Roman" w:hAnsi="Calibri" w:cs="Times New Roman"/>
                <w:color w:val="000000"/>
                <w:sz w:val="16"/>
                <w:szCs w:val="16"/>
              </w:rPr>
            </w:pPr>
            <w:ins w:id="6604"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605" w:author="David Dayan" w:date="2021-12-03T17:18:00Z">
              <w:tcPr>
                <w:tcW w:w="1142" w:type="dxa"/>
                <w:tcBorders>
                  <w:top w:val="nil"/>
                  <w:left w:val="nil"/>
                  <w:bottom w:val="nil"/>
                  <w:right w:val="nil"/>
                </w:tcBorders>
                <w:shd w:val="clear" w:color="auto" w:fill="auto"/>
                <w:noWrap/>
                <w:vAlign w:val="bottom"/>
                <w:hideMark/>
              </w:tcPr>
            </w:tcPrChange>
          </w:tcPr>
          <w:p w14:paraId="100C6C4D" w14:textId="77777777" w:rsidR="00036D0E" w:rsidRPr="00036D0E" w:rsidRDefault="00036D0E" w:rsidP="00245317">
            <w:pPr>
              <w:spacing w:after="0" w:line="240" w:lineRule="auto"/>
              <w:jc w:val="center"/>
              <w:rPr>
                <w:ins w:id="6606" w:author="David Dayan" w:date="2021-12-03T17:13:00Z"/>
                <w:rFonts w:ascii="Calibri" w:eastAsia="Times New Roman" w:hAnsi="Calibri" w:cs="Times New Roman"/>
                <w:color w:val="000000"/>
                <w:sz w:val="16"/>
                <w:szCs w:val="16"/>
              </w:rPr>
            </w:pPr>
            <w:ins w:id="660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608" w:author="David Dayan" w:date="2021-12-03T17:18:00Z">
              <w:tcPr>
                <w:tcW w:w="1440" w:type="dxa"/>
                <w:tcBorders>
                  <w:top w:val="nil"/>
                  <w:left w:val="nil"/>
                  <w:bottom w:val="nil"/>
                  <w:right w:val="nil"/>
                </w:tcBorders>
                <w:shd w:val="clear" w:color="auto" w:fill="auto"/>
                <w:noWrap/>
                <w:vAlign w:val="bottom"/>
                <w:hideMark/>
              </w:tcPr>
            </w:tcPrChange>
          </w:tcPr>
          <w:p w14:paraId="47A38044" w14:textId="77777777" w:rsidR="00036D0E" w:rsidRPr="00036D0E" w:rsidRDefault="00036D0E" w:rsidP="00245317">
            <w:pPr>
              <w:spacing w:after="0" w:line="240" w:lineRule="auto"/>
              <w:jc w:val="center"/>
              <w:rPr>
                <w:ins w:id="6609" w:author="David Dayan" w:date="2021-12-03T17:13:00Z"/>
                <w:rFonts w:ascii="Calibri" w:eastAsia="Times New Roman" w:hAnsi="Calibri" w:cs="Times New Roman"/>
                <w:color w:val="000000"/>
                <w:sz w:val="16"/>
                <w:szCs w:val="16"/>
              </w:rPr>
            </w:pPr>
            <w:ins w:id="661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611" w:author="David Dayan" w:date="2021-12-03T17:18:00Z">
              <w:tcPr>
                <w:tcW w:w="1530" w:type="dxa"/>
                <w:tcBorders>
                  <w:top w:val="nil"/>
                  <w:left w:val="nil"/>
                  <w:bottom w:val="nil"/>
                  <w:right w:val="nil"/>
                </w:tcBorders>
                <w:shd w:val="clear" w:color="auto" w:fill="auto"/>
                <w:noWrap/>
                <w:vAlign w:val="bottom"/>
                <w:hideMark/>
              </w:tcPr>
            </w:tcPrChange>
          </w:tcPr>
          <w:p w14:paraId="667C96AE" w14:textId="77777777" w:rsidR="00036D0E" w:rsidRPr="00036D0E" w:rsidRDefault="00036D0E" w:rsidP="00245317">
            <w:pPr>
              <w:spacing w:after="0" w:line="240" w:lineRule="auto"/>
              <w:jc w:val="center"/>
              <w:rPr>
                <w:ins w:id="6612" w:author="David Dayan" w:date="2021-12-03T17:13:00Z"/>
                <w:rFonts w:ascii="Calibri" w:eastAsia="Times New Roman" w:hAnsi="Calibri" w:cs="Times New Roman"/>
                <w:color w:val="000000"/>
                <w:sz w:val="16"/>
                <w:szCs w:val="16"/>
              </w:rPr>
            </w:pPr>
            <w:ins w:id="661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614" w:author="David Dayan" w:date="2021-12-03T17:18:00Z">
              <w:tcPr>
                <w:tcW w:w="898" w:type="dxa"/>
                <w:tcBorders>
                  <w:top w:val="nil"/>
                  <w:left w:val="nil"/>
                  <w:bottom w:val="nil"/>
                  <w:right w:val="nil"/>
                </w:tcBorders>
                <w:shd w:val="clear" w:color="auto" w:fill="auto"/>
                <w:noWrap/>
                <w:vAlign w:val="bottom"/>
                <w:hideMark/>
              </w:tcPr>
            </w:tcPrChange>
          </w:tcPr>
          <w:p w14:paraId="54AD7337" w14:textId="77777777" w:rsidR="00036D0E" w:rsidRPr="00036D0E" w:rsidRDefault="00036D0E" w:rsidP="00245317">
            <w:pPr>
              <w:spacing w:after="0" w:line="240" w:lineRule="auto"/>
              <w:jc w:val="center"/>
              <w:rPr>
                <w:ins w:id="6615" w:author="David Dayan" w:date="2021-12-03T17:13:00Z"/>
                <w:rFonts w:ascii="Calibri" w:eastAsia="Times New Roman" w:hAnsi="Calibri" w:cs="Times New Roman"/>
                <w:color w:val="000000"/>
                <w:sz w:val="16"/>
                <w:szCs w:val="16"/>
              </w:rPr>
            </w:pPr>
            <w:ins w:id="661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617" w:author="David Dayan" w:date="2021-12-03T17:18:00Z">
              <w:tcPr>
                <w:tcW w:w="902" w:type="dxa"/>
                <w:tcBorders>
                  <w:top w:val="nil"/>
                  <w:left w:val="nil"/>
                  <w:bottom w:val="nil"/>
                  <w:right w:val="nil"/>
                </w:tcBorders>
                <w:shd w:val="clear" w:color="auto" w:fill="auto"/>
                <w:noWrap/>
                <w:vAlign w:val="bottom"/>
                <w:hideMark/>
              </w:tcPr>
            </w:tcPrChange>
          </w:tcPr>
          <w:p w14:paraId="1D29F54D" w14:textId="77777777" w:rsidR="00036D0E" w:rsidRPr="00036D0E" w:rsidRDefault="00036D0E" w:rsidP="00245317">
            <w:pPr>
              <w:spacing w:after="0" w:line="240" w:lineRule="auto"/>
              <w:jc w:val="center"/>
              <w:rPr>
                <w:ins w:id="6618" w:author="David Dayan" w:date="2021-12-03T17:13:00Z"/>
                <w:rFonts w:ascii="Calibri" w:eastAsia="Times New Roman" w:hAnsi="Calibri" w:cs="Times New Roman"/>
                <w:color w:val="000000"/>
                <w:sz w:val="16"/>
                <w:szCs w:val="16"/>
              </w:rPr>
            </w:pPr>
            <w:ins w:id="661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620" w:author="David Dayan" w:date="2021-12-03T17:18:00Z">
              <w:tcPr>
                <w:tcW w:w="2160" w:type="dxa"/>
                <w:tcBorders>
                  <w:top w:val="nil"/>
                  <w:left w:val="nil"/>
                  <w:bottom w:val="nil"/>
                  <w:right w:val="nil"/>
                </w:tcBorders>
                <w:shd w:val="clear" w:color="auto" w:fill="auto"/>
                <w:noWrap/>
                <w:vAlign w:val="bottom"/>
                <w:hideMark/>
              </w:tcPr>
            </w:tcPrChange>
          </w:tcPr>
          <w:p w14:paraId="6DB44929" w14:textId="77777777" w:rsidR="00036D0E" w:rsidRPr="00036D0E" w:rsidRDefault="00036D0E" w:rsidP="00245317">
            <w:pPr>
              <w:spacing w:after="0" w:line="240" w:lineRule="auto"/>
              <w:jc w:val="center"/>
              <w:rPr>
                <w:ins w:id="6621" w:author="David Dayan" w:date="2021-12-03T17:13:00Z"/>
                <w:rFonts w:ascii="Calibri" w:eastAsia="Times New Roman" w:hAnsi="Calibri" w:cs="Times New Roman"/>
                <w:color w:val="000000"/>
                <w:sz w:val="16"/>
                <w:szCs w:val="16"/>
              </w:rPr>
            </w:pPr>
            <w:proofErr w:type="spellStart"/>
            <w:ins w:id="662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623" w:author="David Dayan" w:date="2021-12-03T17:18:00Z">
              <w:tcPr>
                <w:tcW w:w="2876" w:type="dxa"/>
                <w:gridSpan w:val="2"/>
                <w:tcBorders>
                  <w:top w:val="nil"/>
                  <w:left w:val="nil"/>
                  <w:bottom w:val="nil"/>
                  <w:right w:val="nil"/>
                </w:tcBorders>
                <w:shd w:val="clear" w:color="auto" w:fill="auto"/>
                <w:noWrap/>
                <w:vAlign w:val="bottom"/>
                <w:hideMark/>
              </w:tcPr>
            </w:tcPrChange>
          </w:tcPr>
          <w:p w14:paraId="3867A0F5" w14:textId="77777777" w:rsidR="00036D0E" w:rsidRPr="00036D0E" w:rsidRDefault="00036D0E" w:rsidP="00245317">
            <w:pPr>
              <w:spacing w:after="0" w:line="240" w:lineRule="auto"/>
              <w:jc w:val="center"/>
              <w:rPr>
                <w:ins w:id="6624" w:author="David Dayan" w:date="2021-12-03T17:13:00Z"/>
                <w:rFonts w:ascii="Calibri" w:eastAsia="Times New Roman" w:hAnsi="Calibri" w:cs="Times New Roman"/>
                <w:color w:val="000000"/>
                <w:sz w:val="16"/>
                <w:szCs w:val="16"/>
              </w:rPr>
            </w:pPr>
            <w:proofErr w:type="spellStart"/>
            <w:ins w:id="662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626" w:author="David Dayan" w:date="2021-12-03T17:18:00Z">
              <w:tcPr>
                <w:tcW w:w="1426" w:type="dxa"/>
                <w:tcBorders>
                  <w:top w:val="nil"/>
                  <w:left w:val="nil"/>
                  <w:bottom w:val="nil"/>
                  <w:right w:val="nil"/>
                </w:tcBorders>
                <w:shd w:val="clear" w:color="auto" w:fill="auto"/>
                <w:noWrap/>
                <w:vAlign w:val="bottom"/>
                <w:hideMark/>
              </w:tcPr>
            </w:tcPrChange>
          </w:tcPr>
          <w:p w14:paraId="7A96A29A" w14:textId="77777777" w:rsidR="00036D0E" w:rsidRPr="00036D0E" w:rsidRDefault="00036D0E" w:rsidP="00245317">
            <w:pPr>
              <w:spacing w:after="0" w:line="240" w:lineRule="auto"/>
              <w:jc w:val="center"/>
              <w:rPr>
                <w:ins w:id="6627" w:author="David Dayan" w:date="2021-12-03T17:13:00Z"/>
                <w:rFonts w:ascii="Calibri" w:eastAsia="Times New Roman" w:hAnsi="Calibri" w:cs="Times New Roman"/>
                <w:color w:val="000000"/>
                <w:sz w:val="16"/>
                <w:szCs w:val="16"/>
              </w:rPr>
            </w:pPr>
            <w:proofErr w:type="spellStart"/>
            <w:ins w:id="662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3FAEAEC" w14:textId="77777777" w:rsidTr="00245317">
        <w:trPr>
          <w:cantSplit/>
          <w:trHeight w:val="20"/>
          <w:ins w:id="6629" w:author="David Dayan" w:date="2021-12-03T17:13:00Z"/>
          <w:trPrChange w:id="663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631" w:author="David Dayan" w:date="2021-12-03T17:18:00Z">
              <w:tcPr>
                <w:tcW w:w="1563" w:type="dxa"/>
                <w:tcBorders>
                  <w:top w:val="nil"/>
                  <w:left w:val="nil"/>
                  <w:bottom w:val="nil"/>
                  <w:right w:val="nil"/>
                </w:tcBorders>
                <w:shd w:val="clear" w:color="auto" w:fill="auto"/>
                <w:noWrap/>
                <w:vAlign w:val="bottom"/>
                <w:hideMark/>
              </w:tcPr>
            </w:tcPrChange>
          </w:tcPr>
          <w:p w14:paraId="279A473E" w14:textId="77777777" w:rsidR="00036D0E" w:rsidRPr="00036D0E" w:rsidRDefault="00036D0E" w:rsidP="00245317">
            <w:pPr>
              <w:spacing w:after="0" w:line="240" w:lineRule="auto"/>
              <w:jc w:val="center"/>
              <w:rPr>
                <w:ins w:id="6632" w:author="David Dayan" w:date="2021-12-03T17:13:00Z"/>
                <w:rFonts w:ascii="Calibri" w:eastAsia="Times New Roman" w:hAnsi="Calibri" w:cs="Times New Roman"/>
                <w:color w:val="000000"/>
                <w:sz w:val="16"/>
                <w:szCs w:val="16"/>
              </w:rPr>
            </w:pPr>
            <w:ins w:id="6633" w:author="David Dayan" w:date="2021-12-03T17:13:00Z">
              <w:r w:rsidRPr="00036D0E">
                <w:rPr>
                  <w:rFonts w:ascii="Calibri" w:eastAsia="Times New Roman" w:hAnsi="Calibri" w:cs="Times New Roman"/>
                  <w:color w:val="000000"/>
                  <w:sz w:val="16"/>
                  <w:szCs w:val="16"/>
                </w:rPr>
                <w:t>OtsAC20ROGR_0185</w:t>
              </w:r>
            </w:ins>
          </w:p>
        </w:tc>
        <w:tc>
          <w:tcPr>
            <w:tcW w:w="746" w:type="dxa"/>
            <w:tcBorders>
              <w:top w:val="nil"/>
              <w:left w:val="nil"/>
              <w:bottom w:val="nil"/>
              <w:right w:val="nil"/>
            </w:tcBorders>
            <w:shd w:val="clear" w:color="auto" w:fill="auto"/>
            <w:noWrap/>
            <w:vAlign w:val="bottom"/>
            <w:hideMark/>
            <w:tcPrChange w:id="6634" w:author="David Dayan" w:date="2021-12-03T17:18:00Z">
              <w:tcPr>
                <w:tcW w:w="746" w:type="dxa"/>
                <w:tcBorders>
                  <w:top w:val="nil"/>
                  <w:left w:val="nil"/>
                  <w:bottom w:val="nil"/>
                  <w:right w:val="nil"/>
                </w:tcBorders>
                <w:shd w:val="clear" w:color="auto" w:fill="auto"/>
                <w:noWrap/>
                <w:vAlign w:val="bottom"/>
                <w:hideMark/>
              </w:tcPr>
            </w:tcPrChange>
          </w:tcPr>
          <w:p w14:paraId="64ABE95E" w14:textId="77777777" w:rsidR="00036D0E" w:rsidRPr="00036D0E" w:rsidRDefault="00036D0E" w:rsidP="00245317">
            <w:pPr>
              <w:spacing w:after="0" w:line="240" w:lineRule="auto"/>
              <w:jc w:val="center"/>
              <w:rPr>
                <w:ins w:id="6635" w:author="David Dayan" w:date="2021-12-03T17:13:00Z"/>
                <w:rFonts w:ascii="Calibri" w:eastAsia="Times New Roman" w:hAnsi="Calibri" w:cs="Times New Roman"/>
                <w:color w:val="000000"/>
                <w:sz w:val="16"/>
                <w:szCs w:val="16"/>
              </w:rPr>
            </w:pPr>
            <w:ins w:id="6636"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637" w:author="David Dayan" w:date="2021-12-03T17:18:00Z">
              <w:tcPr>
                <w:tcW w:w="599" w:type="dxa"/>
                <w:tcBorders>
                  <w:top w:val="nil"/>
                  <w:left w:val="nil"/>
                  <w:bottom w:val="nil"/>
                  <w:right w:val="nil"/>
                </w:tcBorders>
                <w:shd w:val="clear" w:color="auto" w:fill="auto"/>
                <w:noWrap/>
                <w:vAlign w:val="bottom"/>
                <w:hideMark/>
              </w:tcPr>
            </w:tcPrChange>
          </w:tcPr>
          <w:p w14:paraId="32249ECE" w14:textId="77777777" w:rsidR="00036D0E" w:rsidRPr="00036D0E" w:rsidRDefault="00036D0E" w:rsidP="00245317">
            <w:pPr>
              <w:spacing w:after="0" w:line="240" w:lineRule="auto"/>
              <w:jc w:val="center"/>
              <w:rPr>
                <w:ins w:id="6638" w:author="David Dayan" w:date="2021-12-03T17:13:00Z"/>
                <w:rFonts w:ascii="Calibri" w:eastAsia="Times New Roman" w:hAnsi="Calibri" w:cs="Times New Roman"/>
                <w:color w:val="000000"/>
                <w:sz w:val="16"/>
                <w:szCs w:val="16"/>
              </w:rPr>
            </w:pPr>
            <w:ins w:id="6639"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640" w:author="David Dayan" w:date="2021-12-03T17:18:00Z">
              <w:tcPr>
                <w:tcW w:w="1142" w:type="dxa"/>
                <w:tcBorders>
                  <w:top w:val="nil"/>
                  <w:left w:val="nil"/>
                  <w:bottom w:val="nil"/>
                  <w:right w:val="nil"/>
                </w:tcBorders>
                <w:shd w:val="clear" w:color="auto" w:fill="auto"/>
                <w:noWrap/>
                <w:vAlign w:val="bottom"/>
                <w:hideMark/>
              </w:tcPr>
            </w:tcPrChange>
          </w:tcPr>
          <w:p w14:paraId="41ED0EA4" w14:textId="77777777" w:rsidR="00036D0E" w:rsidRPr="00036D0E" w:rsidRDefault="00036D0E" w:rsidP="00245317">
            <w:pPr>
              <w:spacing w:after="0" w:line="240" w:lineRule="auto"/>
              <w:jc w:val="center"/>
              <w:rPr>
                <w:ins w:id="6641" w:author="David Dayan" w:date="2021-12-03T17:13:00Z"/>
                <w:rFonts w:ascii="Calibri" w:eastAsia="Times New Roman" w:hAnsi="Calibri" w:cs="Times New Roman"/>
                <w:color w:val="000000"/>
                <w:sz w:val="16"/>
                <w:szCs w:val="16"/>
              </w:rPr>
            </w:pPr>
            <w:ins w:id="664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643" w:author="David Dayan" w:date="2021-12-03T17:18:00Z">
              <w:tcPr>
                <w:tcW w:w="1440" w:type="dxa"/>
                <w:tcBorders>
                  <w:top w:val="nil"/>
                  <w:left w:val="nil"/>
                  <w:bottom w:val="nil"/>
                  <w:right w:val="nil"/>
                </w:tcBorders>
                <w:shd w:val="clear" w:color="auto" w:fill="auto"/>
                <w:noWrap/>
                <w:vAlign w:val="bottom"/>
                <w:hideMark/>
              </w:tcPr>
            </w:tcPrChange>
          </w:tcPr>
          <w:p w14:paraId="3E578032" w14:textId="77777777" w:rsidR="00036D0E" w:rsidRPr="00036D0E" w:rsidRDefault="00036D0E" w:rsidP="00245317">
            <w:pPr>
              <w:spacing w:after="0" w:line="240" w:lineRule="auto"/>
              <w:jc w:val="center"/>
              <w:rPr>
                <w:ins w:id="6644" w:author="David Dayan" w:date="2021-12-03T17:13:00Z"/>
                <w:rFonts w:ascii="Calibri" w:eastAsia="Times New Roman" w:hAnsi="Calibri" w:cs="Times New Roman"/>
                <w:color w:val="000000"/>
                <w:sz w:val="16"/>
                <w:szCs w:val="16"/>
              </w:rPr>
            </w:pPr>
            <w:ins w:id="664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646" w:author="David Dayan" w:date="2021-12-03T17:18:00Z">
              <w:tcPr>
                <w:tcW w:w="1530" w:type="dxa"/>
                <w:tcBorders>
                  <w:top w:val="nil"/>
                  <w:left w:val="nil"/>
                  <w:bottom w:val="nil"/>
                  <w:right w:val="nil"/>
                </w:tcBorders>
                <w:shd w:val="clear" w:color="auto" w:fill="auto"/>
                <w:noWrap/>
                <w:vAlign w:val="bottom"/>
                <w:hideMark/>
              </w:tcPr>
            </w:tcPrChange>
          </w:tcPr>
          <w:p w14:paraId="3DDDD71B" w14:textId="77777777" w:rsidR="00036D0E" w:rsidRPr="00036D0E" w:rsidRDefault="00036D0E" w:rsidP="00245317">
            <w:pPr>
              <w:spacing w:after="0" w:line="240" w:lineRule="auto"/>
              <w:jc w:val="center"/>
              <w:rPr>
                <w:ins w:id="6647" w:author="David Dayan" w:date="2021-12-03T17:13:00Z"/>
                <w:rFonts w:ascii="Calibri" w:eastAsia="Times New Roman" w:hAnsi="Calibri" w:cs="Times New Roman"/>
                <w:color w:val="000000"/>
                <w:sz w:val="16"/>
                <w:szCs w:val="16"/>
              </w:rPr>
            </w:pPr>
            <w:ins w:id="664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649" w:author="David Dayan" w:date="2021-12-03T17:18:00Z">
              <w:tcPr>
                <w:tcW w:w="898" w:type="dxa"/>
                <w:tcBorders>
                  <w:top w:val="nil"/>
                  <w:left w:val="nil"/>
                  <w:bottom w:val="nil"/>
                  <w:right w:val="nil"/>
                </w:tcBorders>
                <w:shd w:val="clear" w:color="auto" w:fill="auto"/>
                <w:noWrap/>
                <w:vAlign w:val="bottom"/>
                <w:hideMark/>
              </w:tcPr>
            </w:tcPrChange>
          </w:tcPr>
          <w:p w14:paraId="0291F197" w14:textId="77777777" w:rsidR="00036D0E" w:rsidRPr="00036D0E" w:rsidRDefault="00036D0E" w:rsidP="00245317">
            <w:pPr>
              <w:spacing w:after="0" w:line="240" w:lineRule="auto"/>
              <w:jc w:val="center"/>
              <w:rPr>
                <w:ins w:id="6650" w:author="David Dayan" w:date="2021-12-03T17:13:00Z"/>
                <w:rFonts w:ascii="Calibri" w:eastAsia="Times New Roman" w:hAnsi="Calibri" w:cs="Times New Roman"/>
                <w:color w:val="000000"/>
                <w:sz w:val="16"/>
                <w:szCs w:val="16"/>
              </w:rPr>
            </w:pPr>
            <w:ins w:id="665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652" w:author="David Dayan" w:date="2021-12-03T17:18:00Z">
              <w:tcPr>
                <w:tcW w:w="902" w:type="dxa"/>
                <w:tcBorders>
                  <w:top w:val="nil"/>
                  <w:left w:val="nil"/>
                  <w:bottom w:val="nil"/>
                  <w:right w:val="nil"/>
                </w:tcBorders>
                <w:shd w:val="clear" w:color="auto" w:fill="auto"/>
                <w:noWrap/>
                <w:vAlign w:val="bottom"/>
                <w:hideMark/>
              </w:tcPr>
            </w:tcPrChange>
          </w:tcPr>
          <w:p w14:paraId="33EDEBF9" w14:textId="77777777" w:rsidR="00036D0E" w:rsidRPr="00036D0E" w:rsidRDefault="00036D0E" w:rsidP="00245317">
            <w:pPr>
              <w:spacing w:after="0" w:line="240" w:lineRule="auto"/>
              <w:jc w:val="center"/>
              <w:rPr>
                <w:ins w:id="6653" w:author="David Dayan" w:date="2021-12-03T17:13:00Z"/>
                <w:rFonts w:ascii="Calibri" w:eastAsia="Times New Roman" w:hAnsi="Calibri" w:cs="Times New Roman"/>
                <w:color w:val="000000"/>
                <w:sz w:val="16"/>
                <w:szCs w:val="16"/>
              </w:rPr>
            </w:pPr>
            <w:ins w:id="665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655" w:author="David Dayan" w:date="2021-12-03T17:18:00Z">
              <w:tcPr>
                <w:tcW w:w="2160" w:type="dxa"/>
                <w:tcBorders>
                  <w:top w:val="nil"/>
                  <w:left w:val="nil"/>
                  <w:bottom w:val="nil"/>
                  <w:right w:val="nil"/>
                </w:tcBorders>
                <w:shd w:val="clear" w:color="auto" w:fill="auto"/>
                <w:noWrap/>
                <w:vAlign w:val="bottom"/>
                <w:hideMark/>
              </w:tcPr>
            </w:tcPrChange>
          </w:tcPr>
          <w:p w14:paraId="49827930" w14:textId="77777777" w:rsidR="00036D0E" w:rsidRPr="00036D0E" w:rsidRDefault="00036D0E" w:rsidP="00245317">
            <w:pPr>
              <w:spacing w:after="0" w:line="240" w:lineRule="auto"/>
              <w:jc w:val="center"/>
              <w:rPr>
                <w:ins w:id="6656" w:author="David Dayan" w:date="2021-12-03T17:13:00Z"/>
                <w:rFonts w:ascii="Calibri" w:eastAsia="Times New Roman" w:hAnsi="Calibri" w:cs="Times New Roman"/>
                <w:color w:val="000000"/>
                <w:sz w:val="16"/>
                <w:szCs w:val="16"/>
              </w:rPr>
            </w:pPr>
            <w:proofErr w:type="spellStart"/>
            <w:ins w:id="665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658" w:author="David Dayan" w:date="2021-12-03T17:18:00Z">
              <w:tcPr>
                <w:tcW w:w="2876" w:type="dxa"/>
                <w:gridSpan w:val="2"/>
                <w:tcBorders>
                  <w:top w:val="nil"/>
                  <w:left w:val="nil"/>
                  <w:bottom w:val="nil"/>
                  <w:right w:val="nil"/>
                </w:tcBorders>
                <w:shd w:val="clear" w:color="auto" w:fill="auto"/>
                <w:noWrap/>
                <w:vAlign w:val="bottom"/>
                <w:hideMark/>
              </w:tcPr>
            </w:tcPrChange>
          </w:tcPr>
          <w:p w14:paraId="2D700D17" w14:textId="77777777" w:rsidR="00036D0E" w:rsidRPr="00036D0E" w:rsidRDefault="00036D0E" w:rsidP="00245317">
            <w:pPr>
              <w:spacing w:after="0" w:line="240" w:lineRule="auto"/>
              <w:jc w:val="center"/>
              <w:rPr>
                <w:ins w:id="6659" w:author="David Dayan" w:date="2021-12-03T17:13:00Z"/>
                <w:rFonts w:ascii="Calibri" w:eastAsia="Times New Roman" w:hAnsi="Calibri" w:cs="Times New Roman"/>
                <w:color w:val="000000"/>
                <w:sz w:val="16"/>
                <w:szCs w:val="16"/>
              </w:rPr>
            </w:pPr>
            <w:proofErr w:type="spellStart"/>
            <w:ins w:id="666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661" w:author="David Dayan" w:date="2021-12-03T17:18:00Z">
              <w:tcPr>
                <w:tcW w:w="1426" w:type="dxa"/>
                <w:tcBorders>
                  <w:top w:val="nil"/>
                  <w:left w:val="nil"/>
                  <w:bottom w:val="nil"/>
                  <w:right w:val="nil"/>
                </w:tcBorders>
                <w:shd w:val="clear" w:color="auto" w:fill="auto"/>
                <w:noWrap/>
                <w:vAlign w:val="bottom"/>
                <w:hideMark/>
              </w:tcPr>
            </w:tcPrChange>
          </w:tcPr>
          <w:p w14:paraId="3EB2FF5A" w14:textId="77777777" w:rsidR="00036D0E" w:rsidRPr="00036D0E" w:rsidRDefault="00036D0E" w:rsidP="00245317">
            <w:pPr>
              <w:spacing w:after="0" w:line="240" w:lineRule="auto"/>
              <w:jc w:val="center"/>
              <w:rPr>
                <w:ins w:id="6662" w:author="David Dayan" w:date="2021-12-03T17:13:00Z"/>
                <w:rFonts w:ascii="Calibri" w:eastAsia="Times New Roman" w:hAnsi="Calibri" w:cs="Times New Roman"/>
                <w:color w:val="000000"/>
                <w:sz w:val="16"/>
                <w:szCs w:val="16"/>
              </w:rPr>
            </w:pPr>
            <w:proofErr w:type="spellStart"/>
            <w:ins w:id="666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AFF7BE1" w14:textId="77777777" w:rsidTr="00245317">
        <w:trPr>
          <w:cantSplit/>
          <w:trHeight w:val="20"/>
          <w:ins w:id="6664" w:author="David Dayan" w:date="2021-12-03T17:13:00Z"/>
          <w:trPrChange w:id="666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666" w:author="David Dayan" w:date="2021-12-03T17:18:00Z">
              <w:tcPr>
                <w:tcW w:w="1563" w:type="dxa"/>
                <w:tcBorders>
                  <w:top w:val="nil"/>
                  <w:left w:val="nil"/>
                  <w:bottom w:val="nil"/>
                  <w:right w:val="nil"/>
                </w:tcBorders>
                <w:shd w:val="clear" w:color="auto" w:fill="auto"/>
                <w:noWrap/>
                <w:vAlign w:val="bottom"/>
                <w:hideMark/>
              </w:tcPr>
            </w:tcPrChange>
          </w:tcPr>
          <w:p w14:paraId="7C1347A8" w14:textId="77777777" w:rsidR="00036D0E" w:rsidRPr="00036D0E" w:rsidRDefault="00036D0E" w:rsidP="00245317">
            <w:pPr>
              <w:spacing w:after="0" w:line="240" w:lineRule="auto"/>
              <w:jc w:val="center"/>
              <w:rPr>
                <w:ins w:id="6667" w:author="David Dayan" w:date="2021-12-03T17:13:00Z"/>
                <w:rFonts w:ascii="Calibri" w:eastAsia="Times New Roman" w:hAnsi="Calibri" w:cs="Times New Roman"/>
                <w:color w:val="000000"/>
                <w:sz w:val="16"/>
                <w:szCs w:val="16"/>
              </w:rPr>
            </w:pPr>
            <w:ins w:id="6668" w:author="David Dayan" w:date="2021-12-03T17:13:00Z">
              <w:r w:rsidRPr="00036D0E">
                <w:rPr>
                  <w:rFonts w:ascii="Calibri" w:eastAsia="Times New Roman" w:hAnsi="Calibri" w:cs="Times New Roman"/>
                  <w:color w:val="000000"/>
                  <w:sz w:val="16"/>
                  <w:szCs w:val="16"/>
                </w:rPr>
                <w:t>OtsAC20ROGR_0186</w:t>
              </w:r>
            </w:ins>
          </w:p>
        </w:tc>
        <w:tc>
          <w:tcPr>
            <w:tcW w:w="746" w:type="dxa"/>
            <w:tcBorders>
              <w:top w:val="nil"/>
              <w:left w:val="nil"/>
              <w:bottom w:val="nil"/>
              <w:right w:val="nil"/>
            </w:tcBorders>
            <w:shd w:val="clear" w:color="auto" w:fill="auto"/>
            <w:noWrap/>
            <w:vAlign w:val="bottom"/>
            <w:hideMark/>
            <w:tcPrChange w:id="6669" w:author="David Dayan" w:date="2021-12-03T17:18:00Z">
              <w:tcPr>
                <w:tcW w:w="746" w:type="dxa"/>
                <w:tcBorders>
                  <w:top w:val="nil"/>
                  <w:left w:val="nil"/>
                  <w:bottom w:val="nil"/>
                  <w:right w:val="nil"/>
                </w:tcBorders>
                <w:shd w:val="clear" w:color="auto" w:fill="auto"/>
                <w:noWrap/>
                <w:vAlign w:val="bottom"/>
                <w:hideMark/>
              </w:tcPr>
            </w:tcPrChange>
          </w:tcPr>
          <w:p w14:paraId="0AB0F5D7" w14:textId="77777777" w:rsidR="00036D0E" w:rsidRPr="00036D0E" w:rsidRDefault="00036D0E" w:rsidP="00245317">
            <w:pPr>
              <w:spacing w:after="0" w:line="240" w:lineRule="auto"/>
              <w:jc w:val="center"/>
              <w:rPr>
                <w:ins w:id="6670" w:author="David Dayan" w:date="2021-12-03T17:13:00Z"/>
                <w:rFonts w:ascii="Calibri" w:eastAsia="Times New Roman" w:hAnsi="Calibri" w:cs="Times New Roman"/>
                <w:color w:val="000000"/>
                <w:sz w:val="16"/>
                <w:szCs w:val="16"/>
              </w:rPr>
            </w:pPr>
            <w:ins w:id="6671"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672" w:author="David Dayan" w:date="2021-12-03T17:18:00Z">
              <w:tcPr>
                <w:tcW w:w="599" w:type="dxa"/>
                <w:tcBorders>
                  <w:top w:val="nil"/>
                  <w:left w:val="nil"/>
                  <w:bottom w:val="nil"/>
                  <w:right w:val="nil"/>
                </w:tcBorders>
                <w:shd w:val="clear" w:color="auto" w:fill="auto"/>
                <w:noWrap/>
                <w:vAlign w:val="bottom"/>
                <w:hideMark/>
              </w:tcPr>
            </w:tcPrChange>
          </w:tcPr>
          <w:p w14:paraId="41D3EBAF" w14:textId="77777777" w:rsidR="00036D0E" w:rsidRPr="00036D0E" w:rsidRDefault="00036D0E" w:rsidP="00245317">
            <w:pPr>
              <w:spacing w:after="0" w:line="240" w:lineRule="auto"/>
              <w:jc w:val="center"/>
              <w:rPr>
                <w:ins w:id="6673" w:author="David Dayan" w:date="2021-12-03T17:13:00Z"/>
                <w:rFonts w:ascii="Calibri" w:eastAsia="Times New Roman" w:hAnsi="Calibri" w:cs="Times New Roman"/>
                <w:color w:val="000000"/>
                <w:sz w:val="16"/>
                <w:szCs w:val="16"/>
              </w:rPr>
            </w:pPr>
            <w:ins w:id="6674"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675" w:author="David Dayan" w:date="2021-12-03T17:18:00Z">
              <w:tcPr>
                <w:tcW w:w="1142" w:type="dxa"/>
                <w:tcBorders>
                  <w:top w:val="nil"/>
                  <w:left w:val="nil"/>
                  <w:bottom w:val="nil"/>
                  <w:right w:val="nil"/>
                </w:tcBorders>
                <w:shd w:val="clear" w:color="auto" w:fill="auto"/>
                <w:noWrap/>
                <w:vAlign w:val="bottom"/>
                <w:hideMark/>
              </w:tcPr>
            </w:tcPrChange>
          </w:tcPr>
          <w:p w14:paraId="7A056359" w14:textId="77777777" w:rsidR="00036D0E" w:rsidRPr="00036D0E" w:rsidRDefault="00036D0E" w:rsidP="00245317">
            <w:pPr>
              <w:spacing w:after="0" w:line="240" w:lineRule="auto"/>
              <w:jc w:val="center"/>
              <w:rPr>
                <w:ins w:id="6676" w:author="David Dayan" w:date="2021-12-03T17:13:00Z"/>
                <w:rFonts w:ascii="Calibri" w:eastAsia="Times New Roman" w:hAnsi="Calibri" w:cs="Times New Roman"/>
                <w:color w:val="000000"/>
                <w:sz w:val="16"/>
                <w:szCs w:val="16"/>
              </w:rPr>
            </w:pPr>
            <w:ins w:id="667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678" w:author="David Dayan" w:date="2021-12-03T17:18:00Z">
              <w:tcPr>
                <w:tcW w:w="1440" w:type="dxa"/>
                <w:tcBorders>
                  <w:top w:val="nil"/>
                  <w:left w:val="nil"/>
                  <w:bottom w:val="nil"/>
                  <w:right w:val="nil"/>
                </w:tcBorders>
                <w:shd w:val="clear" w:color="auto" w:fill="auto"/>
                <w:noWrap/>
                <w:vAlign w:val="bottom"/>
                <w:hideMark/>
              </w:tcPr>
            </w:tcPrChange>
          </w:tcPr>
          <w:p w14:paraId="3BC1582D" w14:textId="77777777" w:rsidR="00036D0E" w:rsidRPr="00036D0E" w:rsidRDefault="00036D0E" w:rsidP="00245317">
            <w:pPr>
              <w:spacing w:after="0" w:line="240" w:lineRule="auto"/>
              <w:jc w:val="center"/>
              <w:rPr>
                <w:ins w:id="6679" w:author="David Dayan" w:date="2021-12-03T17:13:00Z"/>
                <w:rFonts w:ascii="Calibri" w:eastAsia="Times New Roman" w:hAnsi="Calibri" w:cs="Times New Roman"/>
                <w:color w:val="000000"/>
                <w:sz w:val="16"/>
                <w:szCs w:val="16"/>
              </w:rPr>
            </w:pPr>
            <w:ins w:id="668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681" w:author="David Dayan" w:date="2021-12-03T17:18:00Z">
              <w:tcPr>
                <w:tcW w:w="1530" w:type="dxa"/>
                <w:tcBorders>
                  <w:top w:val="nil"/>
                  <w:left w:val="nil"/>
                  <w:bottom w:val="nil"/>
                  <w:right w:val="nil"/>
                </w:tcBorders>
                <w:shd w:val="clear" w:color="auto" w:fill="auto"/>
                <w:noWrap/>
                <w:vAlign w:val="bottom"/>
                <w:hideMark/>
              </w:tcPr>
            </w:tcPrChange>
          </w:tcPr>
          <w:p w14:paraId="03608028" w14:textId="77777777" w:rsidR="00036D0E" w:rsidRPr="00036D0E" w:rsidRDefault="00036D0E" w:rsidP="00245317">
            <w:pPr>
              <w:spacing w:after="0" w:line="240" w:lineRule="auto"/>
              <w:jc w:val="center"/>
              <w:rPr>
                <w:ins w:id="6682" w:author="David Dayan" w:date="2021-12-03T17:13:00Z"/>
                <w:rFonts w:ascii="Calibri" w:eastAsia="Times New Roman" w:hAnsi="Calibri" w:cs="Times New Roman"/>
                <w:color w:val="000000"/>
                <w:sz w:val="16"/>
                <w:szCs w:val="16"/>
              </w:rPr>
            </w:pPr>
            <w:ins w:id="668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684" w:author="David Dayan" w:date="2021-12-03T17:18:00Z">
              <w:tcPr>
                <w:tcW w:w="898" w:type="dxa"/>
                <w:tcBorders>
                  <w:top w:val="nil"/>
                  <w:left w:val="nil"/>
                  <w:bottom w:val="nil"/>
                  <w:right w:val="nil"/>
                </w:tcBorders>
                <w:shd w:val="clear" w:color="auto" w:fill="auto"/>
                <w:noWrap/>
                <w:vAlign w:val="bottom"/>
                <w:hideMark/>
              </w:tcPr>
            </w:tcPrChange>
          </w:tcPr>
          <w:p w14:paraId="28212EC9" w14:textId="77777777" w:rsidR="00036D0E" w:rsidRPr="00036D0E" w:rsidRDefault="00036D0E" w:rsidP="00245317">
            <w:pPr>
              <w:spacing w:after="0" w:line="240" w:lineRule="auto"/>
              <w:jc w:val="center"/>
              <w:rPr>
                <w:ins w:id="6685" w:author="David Dayan" w:date="2021-12-03T17:13:00Z"/>
                <w:rFonts w:ascii="Calibri" w:eastAsia="Times New Roman" w:hAnsi="Calibri" w:cs="Times New Roman"/>
                <w:color w:val="000000"/>
                <w:sz w:val="16"/>
                <w:szCs w:val="16"/>
              </w:rPr>
            </w:pPr>
            <w:ins w:id="668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687" w:author="David Dayan" w:date="2021-12-03T17:18:00Z">
              <w:tcPr>
                <w:tcW w:w="902" w:type="dxa"/>
                <w:tcBorders>
                  <w:top w:val="nil"/>
                  <w:left w:val="nil"/>
                  <w:bottom w:val="nil"/>
                  <w:right w:val="nil"/>
                </w:tcBorders>
                <w:shd w:val="clear" w:color="auto" w:fill="auto"/>
                <w:noWrap/>
                <w:vAlign w:val="bottom"/>
                <w:hideMark/>
              </w:tcPr>
            </w:tcPrChange>
          </w:tcPr>
          <w:p w14:paraId="1C0CADF6" w14:textId="77777777" w:rsidR="00036D0E" w:rsidRPr="00036D0E" w:rsidRDefault="00036D0E" w:rsidP="00245317">
            <w:pPr>
              <w:spacing w:after="0" w:line="240" w:lineRule="auto"/>
              <w:jc w:val="center"/>
              <w:rPr>
                <w:ins w:id="6688" w:author="David Dayan" w:date="2021-12-03T17:13:00Z"/>
                <w:rFonts w:ascii="Calibri" w:eastAsia="Times New Roman" w:hAnsi="Calibri" w:cs="Times New Roman"/>
                <w:color w:val="000000"/>
                <w:sz w:val="16"/>
                <w:szCs w:val="16"/>
              </w:rPr>
            </w:pPr>
            <w:ins w:id="668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690" w:author="David Dayan" w:date="2021-12-03T17:18:00Z">
              <w:tcPr>
                <w:tcW w:w="2160" w:type="dxa"/>
                <w:tcBorders>
                  <w:top w:val="nil"/>
                  <w:left w:val="nil"/>
                  <w:bottom w:val="nil"/>
                  <w:right w:val="nil"/>
                </w:tcBorders>
                <w:shd w:val="clear" w:color="auto" w:fill="auto"/>
                <w:noWrap/>
                <w:vAlign w:val="bottom"/>
                <w:hideMark/>
              </w:tcPr>
            </w:tcPrChange>
          </w:tcPr>
          <w:p w14:paraId="2D7A8126" w14:textId="77777777" w:rsidR="00036D0E" w:rsidRPr="00036D0E" w:rsidRDefault="00036D0E" w:rsidP="00245317">
            <w:pPr>
              <w:spacing w:after="0" w:line="240" w:lineRule="auto"/>
              <w:jc w:val="center"/>
              <w:rPr>
                <w:ins w:id="6691" w:author="David Dayan" w:date="2021-12-03T17:13:00Z"/>
                <w:rFonts w:ascii="Calibri" w:eastAsia="Times New Roman" w:hAnsi="Calibri" w:cs="Times New Roman"/>
                <w:color w:val="000000"/>
                <w:sz w:val="16"/>
                <w:szCs w:val="16"/>
              </w:rPr>
            </w:pPr>
            <w:proofErr w:type="spellStart"/>
            <w:ins w:id="669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693" w:author="David Dayan" w:date="2021-12-03T17:18:00Z">
              <w:tcPr>
                <w:tcW w:w="2876" w:type="dxa"/>
                <w:gridSpan w:val="2"/>
                <w:tcBorders>
                  <w:top w:val="nil"/>
                  <w:left w:val="nil"/>
                  <w:bottom w:val="nil"/>
                  <w:right w:val="nil"/>
                </w:tcBorders>
                <w:shd w:val="clear" w:color="auto" w:fill="auto"/>
                <w:noWrap/>
                <w:vAlign w:val="bottom"/>
                <w:hideMark/>
              </w:tcPr>
            </w:tcPrChange>
          </w:tcPr>
          <w:p w14:paraId="4FB94CEB" w14:textId="77777777" w:rsidR="00036D0E" w:rsidRPr="00036D0E" w:rsidRDefault="00036D0E" w:rsidP="00245317">
            <w:pPr>
              <w:spacing w:after="0" w:line="240" w:lineRule="auto"/>
              <w:jc w:val="center"/>
              <w:rPr>
                <w:ins w:id="6694" w:author="David Dayan" w:date="2021-12-03T17:13:00Z"/>
                <w:rFonts w:ascii="Calibri" w:eastAsia="Times New Roman" w:hAnsi="Calibri" w:cs="Times New Roman"/>
                <w:color w:val="000000"/>
                <w:sz w:val="16"/>
                <w:szCs w:val="16"/>
              </w:rPr>
            </w:pPr>
            <w:proofErr w:type="spellStart"/>
            <w:ins w:id="669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696" w:author="David Dayan" w:date="2021-12-03T17:18:00Z">
              <w:tcPr>
                <w:tcW w:w="1426" w:type="dxa"/>
                <w:tcBorders>
                  <w:top w:val="nil"/>
                  <w:left w:val="nil"/>
                  <w:bottom w:val="nil"/>
                  <w:right w:val="nil"/>
                </w:tcBorders>
                <w:shd w:val="clear" w:color="auto" w:fill="auto"/>
                <w:noWrap/>
                <w:vAlign w:val="bottom"/>
                <w:hideMark/>
              </w:tcPr>
            </w:tcPrChange>
          </w:tcPr>
          <w:p w14:paraId="12C8C378" w14:textId="77777777" w:rsidR="00036D0E" w:rsidRPr="00036D0E" w:rsidRDefault="00036D0E" w:rsidP="00245317">
            <w:pPr>
              <w:spacing w:after="0" w:line="240" w:lineRule="auto"/>
              <w:jc w:val="center"/>
              <w:rPr>
                <w:ins w:id="6697" w:author="David Dayan" w:date="2021-12-03T17:13:00Z"/>
                <w:rFonts w:ascii="Calibri" w:eastAsia="Times New Roman" w:hAnsi="Calibri" w:cs="Times New Roman"/>
                <w:color w:val="000000"/>
                <w:sz w:val="16"/>
                <w:szCs w:val="16"/>
              </w:rPr>
            </w:pPr>
            <w:proofErr w:type="spellStart"/>
            <w:ins w:id="669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386D999" w14:textId="77777777" w:rsidTr="00245317">
        <w:trPr>
          <w:cantSplit/>
          <w:trHeight w:val="20"/>
          <w:ins w:id="6699" w:author="David Dayan" w:date="2021-12-03T17:13:00Z"/>
          <w:trPrChange w:id="670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701" w:author="David Dayan" w:date="2021-12-03T17:18:00Z">
              <w:tcPr>
                <w:tcW w:w="1563" w:type="dxa"/>
                <w:tcBorders>
                  <w:top w:val="nil"/>
                  <w:left w:val="nil"/>
                  <w:bottom w:val="nil"/>
                  <w:right w:val="nil"/>
                </w:tcBorders>
                <w:shd w:val="clear" w:color="auto" w:fill="auto"/>
                <w:noWrap/>
                <w:vAlign w:val="bottom"/>
                <w:hideMark/>
              </w:tcPr>
            </w:tcPrChange>
          </w:tcPr>
          <w:p w14:paraId="764043CC" w14:textId="77777777" w:rsidR="00036D0E" w:rsidRPr="00036D0E" w:rsidRDefault="00036D0E" w:rsidP="00245317">
            <w:pPr>
              <w:spacing w:after="0" w:line="240" w:lineRule="auto"/>
              <w:jc w:val="center"/>
              <w:rPr>
                <w:ins w:id="6702" w:author="David Dayan" w:date="2021-12-03T17:13:00Z"/>
                <w:rFonts w:ascii="Calibri" w:eastAsia="Times New Roman" w:hAnsi="Calibri" w:cs="Times New Roman"/>
                <w:color w:val="000000"/>
                <w:sz w:val="16"/>
                <w:szCs w:val="16"/>
              </w:rPr>
            </w:pPr>
            <w:ins w:id="6703" w:author="David Dayan" w:date="2021-12-03T17:13:00Z">
              <w:r w:rsidRPr="00036D0E">
                <w:rPr>
                  <w:rFonts w:ascii="Calibri" w:eastAsia="Times New Roman" w:hAnsi="Calibri" w:cs="Times New Roman"/>
                  <w:color w:val="000000"/>
                  <w:sz w:val="16"/>
                  <w:szCs w:val="16"/>
                </w:rPr>
                <w:t>OtsAC20ROGR_0187</w:t>
              </w:r>
            </w:ins>
          </w:p>
        </w:tc>
        <w:tc>
          <w:tcPr>
            <w:tcW w:w="746" w:type="dxa"/>
            <w:tcBorders>
              <w:top w:val="nil"/>
              <w:left w:val="nil"/>
              <w:bottom w:val="nil"/>
              <w:right w:val="nil"/>
            </w:tcBorders>
            <w:shd w:val="clear" w:color="auto" w:fill="auto"/>
            <w:noWrap/>
            <w:vAlign w:val="bottom"/>
            <w:hideMark/>
            <w:tcPrChange w:id="6704" w:author="David Dayan" w:date="2021-12-03T17:18:00Z">
              <w:tcPr>
                <w:tcW w:w="746" w:type="dxa"/>
                <w:tcBorders>
                  <w:top w:val="nil"/>
                  <w:left w:val="nil"/>
                  <w:bottom w:val="nil"/>
                  <w:right w:val="nil"/>
                </w:tcBorders>
                <w:shd w:val="clear" w:color="auto" w:fill="auto"/>
                <w:noWrap/>
                <w:vAlign w:val="bottom"/>
                <w:hideMark/>
              </w:tcPr>
            </w:tcPrChange>
          </w:tcPr>
          <w:p w14:paraId="1A75D9E1" w14:textId="77777777" w:rsidR="00036D0E" w:rsidRPr="00036D0E" w:rsidRDefault="00036D0E" w:rsidP="00245317">
            <w:pPr>
              <w:spacing w:after="0" w:line="240" w:lineRule="auto"/>
              <w:jc w:val="center"/>
              <w:rPr>
                <w:ins w:id="6705" w:author="David Dayan" w:date="2021-12-03T17:13:00Z"/>
                <w:rFonts w:ascii="Calibri" w:eastAsia="Times New Roman" w:hAnsi="Calibri" w:cs="Times New Roman"/>
                <w:color w:val="000000"/>
                <w:sz w:val="16"/>
                <w:szCs w:val="16"/>
              </w:rPr>
            </w:pPr>
            <w:ins w:id="6706"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707" w:author="David Dayan" w:date="2021-12-03T17:18:00Z">
              <w:tcPr>
                <w:tcW w:w="599" w:type="dxa"/>
                <w:tcBorders>
                  <w:top w:val="nil"/>
                  <w:left w:val="nil"/>
                  <w:bottom w:val="nil"/>
                  <w:right w:val="nil"/>
                </w:tcBorders>
                <w:shd w:val="clear" w:color="auto" w:fill="auto"/>
                <w:noWrap/>
                <w:vAlign w:val="bottom"/>
                <w:hideMark/>
              </w:tcPr>
            </w:tcPrChange>
          </w:tcPr>
          <w:p w14:paraId="36344E74" w14:textId="77777777" w:rsidR="00036D0E" w:rsidRPr="00036D0E" w:rsidRDefault="00036D0E" w:rsidP="00245317">
            <w:pPr>
              <w:spacing w:after="0" w:line="240" w:lineRule="auto"/>
              <w:jc w:val="center"/>
              <w:rPr>
                <w:ins w:id="6708" w:author="David Dayan" w:date="2021-12-03T17:13:00Z"/>
                <w:rFonts w:ascii="Calibri" w:eastAsia="Times New Roman" w:hAnsi="Calibri" w:cs="Times New Roman"/>
                <w:color w:val="000000"/>
                <w:sz w:val="16"/>
                <w:szCs w:val="16"/>
              </w:rPr>
            </w:pPr>
            <w:ins w:id="6709"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710" w:author="David Dayan" w:date="2021-12-03T17:18:00Z">
              <w:tcPr>
                <w:tcW w:w="1142" w:type="dxa"/>
                <w:tcBorders>
                  <w:top w:val="nil"/>
                  <w:left w:val="nil"/>
                  <w:bottom w:val="nil"/>
                  <w:right w:val="nil"/>
                </w:tcBorders>
                <w:shd w:val="clear" w:color="auto" w:fill="auto"/>
                <w:noWrap/>
                <w:vAlign w:val="bottom"/>
                <w:hideMark/>
              </w:tcPr>
            </w:tcPrChange>
          </w:tcPr>
          <w:p w14:paraId="0FB27715" w14:textId="77777777" w:rsidR="00036D0E" w:rsidRPr="00036D0E" w:rsidRDefault="00036D0E" w:rsidP="00245317">
            <w:pPr>
              <w:spacing w:after="0" w:line="240" w:lineRule="auto"/>
              <w:jc w:val="center"/>
              <w:rPr>
                <w:ins w:id="6711" w:author="David Dayan" w:date="2021-12-03T17:13:00Z"/>
                <w:rFonts w:ascii="Calibri" w:eastAsia="Times New Roman" w:hAnsi="Calibri" w:cs="Times New Roman"/>
                <w:color w:val="000000"/>
                <w:sz w:val="16"/>
                <w:szCs w:val="16"/>
              </w:rPr>
            </w:pPr>
            <w:ins w:id="671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713" w:author="David Dayan" w:date="2021-12-03T17:18:00Z">
              <w:tcPr>
                <w:tcW w:w="1440" w:type="dxa"/>
                <w:tcBorders>
                  <w:top w:val="nil"/>
                  <w:left w:val="nil"/>
                  <w:bottom w:val="nil"/>
                  <w:right w:val="nil"/>
                </w:tcBorders>
                <w:shd w:val="clear" w:color="auto" w:fill="auto"/>
                <w:noWrap/>
                <w:vAlign w:val="bottom"/>
                <w:hideMark/>
              </w:tcPr>
            </w:tcPrChange>
          </w:tcPr>
          <w:p w14:paraId="4C8F2A48" w14:textId="77777777" w:rsidR="00036D0E" w:rsidRPr="00036D0E" w:rsidRDefault="00036D0E" w:rsidP="00245317">
            <w:pPr>
              <w:spacing w:after="0" w:line="240" w:lineRule="auto"/>
              <w:jc w:val="center"/>
              <w:rPr>
                <w:ins w:id="6714" w:author="David Dayan" w:date="2021-12-03T17:13:00Z"/>
                <w:rFonts w:ascii="Calibri" w:eastAsia="Times New Roman" w:hAnsi="Calibri" w:cs="Times New Roman"/>
                <w:color w:val="000000"/>
                <w:sz w:val="16"/>
                <w:szCs w:val="16"/>
              </w:rPr>
            </w:pPr>
            <w:ins w:id="671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716" w:author="David Dayan" w:date="2021-12-03T17:18:00Z">
              <w:tcPr>
                <w:tcW w:w="1530" w:type="dxa"/>
                <w:tcBorders>
                  <w:top w:val="nil"/>
                  <w:left w:val="nil"/>
                  <w:bottom w:val="nil"/>
                  <w:right w:val="nil"/>
                </w:tcBorders>
                <w:shd w:val="clear" w:color="auto" w:fill="auto"/>
                <w:noWrap/>
                <w:vAlign w:val="bottom"/>
                <w:hideMark/>
              </w:tcPr>
            </w:tcPrChange>
          </w:tcPr>
          <w:p w14:paraId="2B55FB34" w14:textId="77777777" w:rsidR="00036D0E" w:rsidRPr="00036D0E" w:rsidRDefault="00036D0E" w:rsidP="00245317">
            <w:pPr>
              <w:spacing w:after="0" w:line="240" w:lineRule="auto"/>
              <w:jc w:val="center"/>
              <w:rPr>
                <w:ins w:id="6717" w:author="David Dayan" w:date="2021-12-03T17:13:00Z"/>
                <w:rFonts w:ascii="Calibri" w:eastAsia="Times New Roman" w:hAnsi="Calibri" w:cs="Times New Roman"/>
                <w:color w:val="000000"/>
                <w:sz w:val="16"/>
                <w:szCs w:val="16"/>
              </w:rPr>
            </w:pPr>
            <w:ins w:id="671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719" w:author="David Dayan" w:date="2021-12-03T17:18:00Z">
              <w:tcPr>
                <w:tcW w:w="898" w:type="dxa"/>
                <w:tcBorders>
                  <w:top w:val="nil"/>
                  <w:left w:val="nil"/>
                  <w:bottom w:val="nil"/>
                  <w:right w:val="nil"/>
                </w:tcBorders>
                <w:shd w:val="clear" w:color="auto" w:fill="auto"/>
                <w:noWrap/>
                <w:vAlign w:val="bottom"/>
                <w:hideMark/>
              </w:tcPr>
            </w:tcPrChange>
          </w:tcPr>
          <w:p w14:paraId="1C92B4B6" w14:textId="77777777" w:rsidR="00036D0E" w:rsidRPr="00036D0E" w:rsidRDefault="00036D0E" w:rsidP="00245317">
            <w:pPr>
              <w:spacing w:after="0" w:line="240" w:lineRule="auto"/>
              <w:jc w:val="center"/>
              <w:rPr>
                <w:ins w:id="6720" w:author="David Dayan" w:date="2021-12-03T17:13:00Z"/>
                <w:rFonts w:ascii="Calibri" w:eastAsia="Times New Roman" w:hAnsi="Calibri" w:cs="Times New Roman"/>
                <w:color w:val="000000"/>
                <w:sz w:val="16"/>
                <w:szCs w:val="16"/>
              </w:rPr>
            </w:pPr>
            <w:ins w:id="672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722" w:author="David Dayan" w:date="2021-12-03T17:18:00Z">
              <w:tcPr>
                <w:tcW w:w="902" w:type="dxa"/>
                <w:tcBorders>
                  <w:top w:val="nil"/>
                  <w:left w:val="nil"/>
                  <w:bottom w:val="nil"/>
                  <w:right w:val="nil"/>
                </w:tcBorders>
                <w:shd w:val="clear" w:color="auto" w:fill="auto"/>
                <w:noWrap/>
                <w:vAlign w:val="bottom"/>
                <w:hideMark/>
              </w:tcPr>
            </w:tcPrChange>
          </w:tcPr>
          <w:p w14:paraId="432B7425" w14:textId="77777777" w:rsidR="00036D0E" w:rsidRPr="00036D0E" w:rsidRDefault="00036D0E" w:rsidP="00245317">
            <w:pPr>
              <w:spacing w:after="0" w:line="240" w:lineRule="auto"/>
              <w:jc w:val="center"/>
              <w:rPr>
                <w:ins w:id="6723" w:author="David Dayan" w:date="2021-12-03T17:13:00Z"/>
                <w:rFonts w:ascii="Calibri" w:eastAsia="Times New Roman" w:hAnsi="Calibri" w:cs="Times New Roman"/>
                <w:color w:val="000000"/>
                <w:sz w:val="16"/>
                <w:szCs w:val="16"/>
              </w:rPr>
            </w:pPr>
            <w:ins w:id="672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725" w:author="David Dayan" w:date="2021-12-03T17:18:00Z">
              <w:tcPr>
                <w:tcW w:w="2160" w:type="dxa"/>
                <w:tcBorders>
                  <w:top w:val="nil"/>
                  <w:left w:val="nil"/>
                  <w:bottom w:val="nil"/>
                  <w:right w:val="nil"/>
                </w:tcBorders>
                <w:shd w:val="clear" w:color="auto" w:fill="auto"/>
                <w:noWrap/>
                <w:vAlign w:val="bottom"/>
                <w:hideMark/>
              </w:tcPr>
            </w:tcPrChange>
          </w:tcPr>
          <w:p w14:paraId="75139AF6" w14:textId="77777777" w:rsidR="00036D0E" w:rsidRPr="00036D0E" w:rsidRDefault="00036D0E" w:rsidP="00245317">
            <w:pPr>
              <w:spacing w:after="0" w:line="240" w:lineRule="auto"/>
              <w:jc w:val="center"/>
              <w:rPr>
                <w:ins w:id="6726" w:author="David Dayan" w:date="2021-12-03T17:13:00Z"/>
                <w:rFonts w:ascii="Calibri" w:eastAsia="Times New Roman" w:hAnsi="Calibri" w:cs="Times New Roman"/>
                <w:color w:val="000000"/>
                <w:sz w:val="16"/>
                <w:szCs w:val="16"/>
              </w:rPr>
            </w:pPr>
            <w:proofErr w:type="spellStart"/>
            <w:ins w:id="672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728" w:author="David Dayan" w:date="2021-12-03T17:18:00Z">
              <w:tcPr>
                <w:tcW w:w="2876" w:type="dxa"/>
                <w:gridSpan w:val="2"/>
                <w:tcBorders>
                  <w:top w:val="nil"/>
                  <w:left w:val="nil"/>
                  <w:bottom w:val="nil"/>
                  <w:right w:val="nil"/>
                </w:tcBorders>
                <w:shd w:val="clear" w:color="auto" w:fill="auto"/>
                <w:noWrap/>
                <w:vAlign w:val="bottom"/>
                <w:hideMark/>
              </w:tcPr>
            </w:tcPrChange>
          </w:tcPr>
          <w:p w14:paraId="0C2CC250" w14:textId="77777777" w:rsidR="00036D0E" w:rsidRPr="00036D0E" w:rsidRDefault="00036D0E" w:rsidP="00245317">
            <w:pPr>
              <w:spacing w:after="0" w:line="240" w:lineRule="auto"/>
              <w:jc w:val="center"/>
              <w:rPr>
                <w:ins w:id="6729" w:author="David Dayan" w:date="2021-12-03T17:13:00Z"/>
                <w:rFonts w:ascii="Calibri" w:eastAsia="Times New Roman" w:hAnsi="Calibri" w:cs="Times New Roman"/>
                <w:color w:val="000000"/>
                <w:sz w:val="16"/>
                <w:szCs w:val="16"/>
              </w:rPr>
            </w:pPr>
            <w:proofErr w:type="spellStart"/>
            <w:ins w:id="673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731" w:author="David Dayan" w:date="2021-12-03T17:18:00Z">
              <w:tcPr>
                <w:tcW w:w="1426" w:type="dxa"/>
                <w:tcBorders>
                  <w:top w:val="nil"/>
                  <w:left w:val="nil"/>
                  <w:bottom w:val="nil"/>
                  <w:right w:val="nil"/>
                </w:tcBorders>
                <w:shd w:val="clear" w:color="auto" w:fill="auto"/>
                <w:noWrap/>
                <w:vAlign w:val="bottom"/>
                <w:hideMark/>
              </w:tcPr>
            </w:tcPrChange>
          </w:tcPr>
          <w:p w14:paraId="2C271CC1" w14:textId="77777777" w:rsidR="00036D0E" w:rsidRPr="00036D0E" w:rsidRDefault="00036D0E" w:rsidP="00245317">
            <w:pPr>
              <w:spacing w:after="0" w:line="240" w:lineRule="auto"/>
              <w:jc w:val="center"/>
              <w:rPr>
                <w:ins w:id="6732" w:author="David Dayan" w:date="2021-12-03T17:13:00Z"/>
                <w:rFonts w:ascii="Calibri" w:eastAsia="Times New Roman" w:hAnsi="Calibri" w:cs="Times New Roman"/>
                <w:color w:val="000000"/>
                <w:sz w:val="16"/>
                <w:szCs w:val="16"/>
              </w:rPr>
            </w:pPr>
            <w:proofErr w:type="spellStart"/>
            <w:ins w:id="673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60FB89A2" w14:textId="77777777" w:rsidTr="00245317">
        <w:trPr>
          <w:cantSplit/>
          <w:trHeight w:val="20"/>
          <w:ins w:id="6734" w:author="David Dayan" w:date="2021-12-03T17:13:00Z"/>
          <w:trPrChange w:id="673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736" w:author="David Dayan" w:date="2021-12-03T17:18:00Z">
              <w:tcPr>
                <w:tcW w:w="1563" w:type="dxa"/>
                <w:tcBorders>
                  <w:top w:val="nil"/>
                  <w:left w:val="nil"/>
                  <w:bottom w:val="nil"/>
                  <w:right w:val="nil"/>
                </w:tcBorders>
                <w:shd w:val="clear" w:color="auto" w:fill="auto"/>
                <w:noWrap/>
                <w:vAlign w:val="bottom"/>
                <w:hideMark/>
              </w:tcPr>
            </w:tcPrChange>
          </w:tcPr>
          <w:p w14:paraId="1756B959" w14:textId="77777777" w:rsidR="00036D0E" w:rsidRPr="00036D0E" w:rsidRDefault="00036D0E" w:rsidP="00245317">
            <w:pPr>
              <w:spacing w:after="0" w:line="240" w:lineRule="auto"/>
              <w:jc w:val="center"/>
              <w:rPr>
                <w:ins w:id="6737" w:author="David Dayan" w:date="2021-12-03T17:13:00Z"/>
                <w:rFonts w:ascii="Calibri" w:eastAsia="Times New Roman" w:hAnsi="Calibri" w:cs="Times New Roman"/>
                <w:color w:val="000000"/>
                <w:sz w:val="16"/>
                <w:szCs w:val="16"/>
              </w:rPr>
            </w:pPr>
            <w:ins w:id="6738" w:author="David Dayan" w:date="2021-12-03T17:13:00Z">
              <w:r w:rsidRPr="00036D0E">
                <w:rPr>
                  <w:rFonts w:ascii="Calibri" w:eastAsia="Times New Roman" w:hAnsi="Calibri" w:cs="Times New Roman"/>
                  <w:color w:val="000000"/>
                  <w:sz w:val="16"/>
                  <w:szCs w:val="16"/>
                </w:rPr>
                <w:t>OtsAC20ROGR_0188</w:t>
              </w:r>
            </w:ins>
          </w:p>
        </w:tc>
        <w:tc>
          <w:tcPr>
            <w:tcW w:w="746" w:type="dxa"/>
            <w:tcBorders>
              <w:top w:val="nil"/>
              <w:left w:val="nil"/>
              <w:bottom w:val="nil"/>
              <w:right w:val="nil"/>
            </w:tcBorders>
            <w:shd w:val="clear" w:color="auto" w:fill="auto"/>
            <w:noWrap/>
            <w:vAlign w:val="bottom"/>
            <w:hideMark/>
            <w:tcPrChange w:id="6739" w:author="David Dayan" w:date="2021-12-03T17:18:00Z">
              <w:tcPr>
                <w:tcW w:w="746" w:type="dxa"/>
                <w:tcBorders>
                  <w:top w:val="nil"/>
                  <w:left w:val="nil"/>
                  <w:bottom w:val="nil"/>
                  <w:right w:val="nil"/>
                </w:tcBorders>
                <w:shd w:val="clear" w:color="auto" w:fill="auto"/>
                <w:noWrap/>
                <w:vAlign w:val="bottom"/>
                <w:hideMark/>
              </w:tcPr>
            </w:tcPrChange>
          </w:tcPr>
          <w:p w14:paraId="75113B0F" w14:textId="77777777" w:rsidR="00036D0E" w:rsidRPr="00036D0E" w:rsidRDefault="00036D0E" w:rsidP="00245317">
            <w:pPr>
              <w:spacing w:after="0" w:line="240" w:lineRule="auto"/>
              <w:jc w:val="center"/>
              <w:rPr>
                <w:ins w:id="6740" w:author="David Dayan" w:date="2021-12-03T17:13:00Z"/>
                <w:rFonts w:ascii="Calibri" w:eastAsia="Times New Roman" w:hAnsi="Calibri" w:cs="Times New Roman"/>
                <w:color w:val="000000"/>
                <w:sz w:val="16"/>
                <w:szCs w:val="16"/>
              </w:rPr>
            </w:pPr>
            <w:ins w:id="6741"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742" w:author="David Dayan" w:date="2021-12-03T17:18:00Z">
              <w:tcPr>
                <w:tcW w:w="599" w:type="dxa"/>
                <w:tcBorders>
                  <w:top w:val="nil"/>
                  <w:left w:val="nil"/>
                  <w:bottom w:val="nil"/>
                  <w:right w:val="nil"/>
                </w:tcBorders>
                <w:shd w:val="clear" w:color="auto" w:fill="auto"/>
                <w:noWrap/>
                <w:vAlign w:val="bottom"/>
                <w:hideMark/>
              </w:tcPr>
            </w:tcPrChange>
          </w:tcPr>
          <w:p w14:paraId="3113A357" w14:textId="77777777" w:rsidR="00036D0E" w:rsidRPr="00036D0E" w:rsidRDefault="00036D0E" w:rsidP="00245317">
            <w:pPr>
              <w:spacing w:after="0" w:line="240" w:lineRule="auto"/>
              <w:jc w:val="center"/>
              <w:rPr>
                <w:ins w:id="6743" w:author="David Dayan" w:date="2021-12-03T17:13:00Z"/>
                <w:rFonts w:ascii="Calibri" w:eastAsia="Times New Roman" w:hAnsi="Calibri" w:cs="Times New Roman"/>
                <w:color w:val="000000"/>
                <w:sz w:val="16"/>
                <w:szCs w:val="16"/>
              </w:rPr>
            </w:pPr>
            <w:ins w:id="6744"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745" w:author="David Dayan" w:date="2021-12-03T17:18:00Z">
              <w:tcPr>
                <w:tcW w:w="1142" w:type="dxa"/>
                <w:tcBorders>
                  <w:top w:val="nil"/>
                  <w:left w:val="nil"/>
                  <w:bottom w:val="nil"/>
                  <w:right w:val="nil"/>
                </w:tcBorders>
                <w:shd w:val="clear" w:color="auto" w:fill="auto"/>
                <w:noWrap/>
                <w:vAlign w:val="bottom"/>
                <w:hideMark/>
              </w:tcPr>
            </w:tcPrChange>
          </w:tcPr>
          <w:p w14:paraId="596E01DE" w14:textId="77777777" w:rsidR="00036D0E" w:rsidRPr="00036D0E" w:rsidRDefault="00036D0E" w:rsidP="00245317">
            <w:pPr>
              <w:spacing w:after="0" w:line="240" w:lineRule="auto"/>
              <w:jc w:val="center"/>
              <w:rPr>
                <w:ins w:id="6746" w:author="David Dayan" w:date="2021-12-03T17:13:00Z"/>
                <w:rFonts w:ascii="Calibri" w:eastAsia="Times New Roman" w:hAnsi="Calibri" w:cs="Times New Roman"/>
                <w:color w:val="000000"/>
                <w:sz w:val="16"/>
                <w:szCs w:val="16"/>
              </w:rPr>
            </w:pPr>
            <w:ins w:id="674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748" w:author="David Dayan" w:date="2021-12-03T17:18:00Z">
              <w:tcPr>
                <w:tcW w:w="1440" w:type="dxa"/>
                <w:tcBorders>
                  <w:top w:val="nil"/>
                  <w:left w:val="nil"/>
                  <w:bottom w:val="nil"/>
                  <w:right w:val="nil"/>
                </w:tcBorders>
                <w:shd w:val="clear" w:color="auto" w:fill="auto"/>
                <w:noWrap/>
                <w:vAlign w:val="bottom"/>
                <w:hideMark/>
              </w:tcPr>
            </w:tcPrChange>
          </w:tcPr>
          <w:p w14:paraId="6C4A8381" w14:textId="77777777" w:rsidR="00036D0E" w:rsidRPr="00036D0E" w:rsidRDefault="00036D0E" w:rsidP="00245317">
            <w:pPr>
              <w:spacing w:after="0" w:line="240" w:lineRule="auto"/>
              <w:jc w:val="center"/>
              <w:rPr>
                <w:ins w:id="6749" w:author="David Dayan" w:date="2021-12-03T17:13:00Z"/>
                <w:rFonts w:ascii="Calibri" w:eastAsia="Times New Roman" w:hAnsi="Calibri" w:cs="Times New Roman"/>
                <w:color w:val="000000"/>
                <w:sz w:val="16"/>
                <w:szCs w:val="16"/>
              </w:rPr>
            </w:pPr>
            <w:ins w:id="675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751" w:author="David Dayan" w:date="2021-12-03T17:18:00Z">
              <w:tcPr>
                <w:tcW w:w="1530" w:type="dxa"/>
                <w:tcBorders>
                  <w:top w:val="nil"/>
                  <w:left w:val="nil"/>
                  <w:bottom w:val="nil"/>
                  <w:right w:val="nil"/>
                </w:tcBorders>
                <w:shd w:val="clear" w:color="auto" w:fill="auto"/>
                <w:noWrap/>
                <w:vAlign w:val="bottom"/>
                <w:hideMark/>
              </w:tcPr>
            </w:tcPrChange>
          </w:tcPr>
          <w:p w14:paraId="01A3CE40" w14:textId="77777777" w:rsidR="00036D0E" w:rsidRPr="00036D0E" w:rsidRDefault="00036D0E" w:rsidP="00245317">
            <w:pPr>
              <w:spacing w:after="0" w:line="240" w:lineRule="auto"/>
              <w:jc w:val="center"/>
              <w:rPr>
                <w:ins w:id="6752" w:author="David Dayan" w:date="2021-12-03T17:13:00Z"/>
                <w:rFonts w:ascii="Calibri" w:eastAsia="Times New Roman" w:hAnsi="Calibri" w:cs="Times New Roman"/>
                <w:color w:val="000000"/>
                <w:sz w:val="16"/>
                <w:szCs w:val="16"/>
              </w:rPr>
            </w:pPr>
            <w:ins w:id="675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754" w:author="David Dayan" w:date="2021-12-03T17:18:00Z">
              <w:tcPr>
                <w:tcW w:w="898" w:type="dxa"/>
                <w:tcBorders>
                  <w:top w:val="nil"/>
                  <w:left w:val="nil"/>
                  <w:bottom w:val="nil"/>
                  <w:right w:val="nil"/>
                </w:tcBorders>
                <w:shd w:val="clear" w:color="auto" w:fill="auto"/>
                <w:noWrap/>
                <w:vAlign w:val="bottom"/>
                <w:hideMark/>
              </w:tcPr>
            </w:tcPrChange>
          </w:tcPr>
          <w:p w14:paraId="042C0D66" w14:textId="77777777" w:rsidR="00036D0E" w:rsidRPr="00036D0E" w:rsidRDefault="00036D0E" w:rsidP="00245317">
            <w:pPr>
              <w:spacing w:after="0" w:line="240" w:lineRule="auto"/>
              <w:jc w:val="center"/>
              <w:rPr>
                <w:ins w:id="6755" w:author="David Dayan" w:date="2021-12-03T17:13:00Z"/>
                <w:rFonts w:ascii="Calibri" w:eastAsia="Times New Roman" w:hAnsi="Calibri" w:cs="Times New Roman"/>
                <w:color w:val="000000"/>
                <w:sz w:val="16"/>
                <w:szCs w:val="16"/>
              </w:rPr>
            </w:pPr>
            <w:ins w:id="675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757" w:author="David Dayan" w:date="2021-12-03T17:18:00Z">
              <w:tcPr>
                <w:tcW w:w="902" w:type="dxa"/>
                <w:tcBorders>
                  <w:top w:val="nil"/>
                  <w:left w:val="nil"/>
                  <w:bottom w:val="nil"/>
                  <w:right w:val="nil"/>
                </w:tcBorders>
                <w:shd w:val="clear" w:color="auto" w:fill="auto"/>
                <w:noWrap/>
                <w:vAlign w:val="bottom"/>
                <w:hideMark/>
              </w:tcPr>
            </w:tcPrChange>
          </w:tcPr>
          <w:p w14:paraId="290AB29C" w14:textId="77777777" w:rsidR="00036D0E" w:rsidRPr="00036D0E" w:rsidRDefault="00036D0E" w:rsidP="00245317">
            <w:pPr>
              <w:spacing w:after="0" w:line="240" w:lineRule="auto"/>
              <w:jc w:val="center"/>
              <w:rPr>
                <w:ins w:id="6758" w:author="David Dayan" w:date="2021-12-03T17:13:00Z"/>
                <w:rFonts w:ascii="Calibri" w:eastAsia="Times New Roman" w:hAnsi="Calibri" w:cs="Times New Roman"/>
                <w:color w:val="000000"/>
                <w:sz w:val="16"/>
                <w:szCs w:val="16"/>
              </w:rPr>
            </w:pPr>
            <w:ins w:id="675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760" w:author="David Dayan" w:date="2021-12-03T17:18:00Z">
              <w:tcPr>
                <w:tcW w:w="2160" w:type="dxa"/>
                <w:tcBorders>
                  <w:top w:val="nil"/>
                  <w:left w:val="nil"/>
                  <w:bottom w:val="nil"/>
                  <w:right w:val="nil"/>
                </w:tcBorders>
                <w:shd w:val="clear" w:color="auto" w:fill="auto"/>
                <w:noWrap/>
                <w:vAlign w:val="bottom"/>
                <w:hideMark/>
              </w:tcPr>
            </w:tcPrChange>
          </w:tcPr>
          <w:p w14:paraId="1A72E49F" w14:textId="77777777" w:rsidR="00036D0E" w:rsidRPr="00036D0E" w:rsidRDefault="00036D0E" w:rsidP="00245317">
            <w:pPr>
              <w:spacing w:after="0" w:line="240" w:lineRule="auto"/>
              <w:jc w:val="center"/>
              <w:rPr>
                <w:ins w:id="6761" w:author="David Dayan" w:date="2021-12-03T17:13:00Z"/>
                <w:rFonts w:ascii="Calibri" w:eastAsia="Times New Roman" w:hAnsi="Calibri" w:cs="Times New Roman"/>
                <w:color w:val="000000"/>
                <w:sz w:val="16"/>
                <w:szCs w:val="16"/>
              </w:rPr>
            </w:pPr>
            <w:proofErr w:type="spellStart"/>
            <w:ins w:id="676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763" w:author="David Dayan" w:date="2021-12-03T17:18:00Z">
              <w:tcPr>
                <w:tcW w:w="2876" w:type="dxa"/>
                <w:gridSpan w:val="2"/>
                <w:tcBorders>
                  <w:top w:val="nil"/>
                  <w:left w:val="nil"/>
                  <w:bottom w:val="nil"/>
                  <w:right w:val="nil"/>
                </w:tcBorders>
                <w:shd w:val="clear" w:color="auto" w:fill="auto"/>
                <w:noWrap/>
                <w:vAlign w:val="bottom"/>
                <w:hideMark/>
              </w:tcPr>
            </w:tcPrChange>
          </w:tcPr>
          <w:p w14:paraId="44B96910" w14:textId="77777777" w:rsidR="00036D0E" w:rsidRPr="00036D0E" w:rsidRDefault="00036D0E" w:rsidP="00245317">
            <w:pPr>
              <w:spacing w:after="0" w:line="240" w:lineRule="auto"/>
              <w:jc w:val="center"/>
              <w:rPr>
                <w:ins w:id="6764" w:author="David Dayan" w:date="2021-12-03T17:13:00Z"/>
                <w:rFonts w:ascii="Calibri" w:eastAsia="Times New Roman" w:hAnsi="Calibri" w:cs="Times New Roman"/>
                <w:color w:val="000000"/>
                <w:sz w:val="16"/>
                <w:szCs w:val="16"/>
              </w:rPr>
            </w:pPr>
            <w:proofErr w:type="spellStart"/>
            <w:ins w:id="676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766" w:author="David Dayan" w:date="2021-12-03T17:18:00Z">
              <w:tcPr>
                <w:tcW w:w="1426" w:type="dxa"/>
                <w:tcBorders>
                  <w:top w:val="nil"/>
                  <w:left w:val="nil"/>
                  <w:bottom w:val="nil"/>
                  <w:right w:val="nil"/>
                </w:tcBorders>
                <w:shd w:val="clear" w:color="auto" w:fill="auto"/>
                <w:noWrap/>
                <w:vAlign w:val="bottom"/>
                <w:hideMark/>
              </w:tcPr>
            </w:tcPrChange>
          </w:tcPr>
          <w:p w14:paraId="18005CF9" w14:textId="77777777" w:rsidR="00036D0E" w:rsidRPr="00036D0E" w:rsidRDefault="00036D0E" w:rsidP="00245317">
            <w:pPr>
              <w:spacing w:after="0" w:line="240" w:lineRule="auto"/>
              <w:jc w:val="center"/>
              <w:rPr>
                <w:ins w:id="6767" w:author="David Dayan" w:date="2021-12-03T17:13:00Z"/>
                <w:rFonts w:ascii="Calibri" w:eastAsia="Times New Roman" w:hAnsi="Calibri" w:cs="Times New Roman"/>
                <w:color w:val="000000"/>
                <w:sz w:val="16"/>
                <w:szCs w:val="16"/>
              </w:rPr>
            </w:pPr>
            <w:proofErr w:type="spellStart"/>
            <w:ins w:id="676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00770CE6" w14:textId="77777777" w:rsidTr="00245317">
        <w:trPr>
          <w:cantSplit/>
          <w:trHeight w:val="20"/>
          <w:ins w:id="6769" w:author="David Dayan" w:date="2021-12-03T17:13:00Z"/>
          <w:trPrChange w:id="677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771" w:author="David Dayan" w:date="2021-12-03T17:18:00Z">
              <w:tcPr>
                <w:tcW w:w="1563" w:type="dxa"/>
                <w:tcBorders>
                  <w:top w:val="nil"/>
                  <w:left w:val="nil"/>
                  <w:bottom w:val="nil"/>
                  <w:right w:val="nil"/>
                </w:tcBorders>
                <w:shd w:val="clear" w:color="auto" w:fill="auto"/>
                <w:noWrap/>
                <w:vAlign w:val="bottom"/>
                <w:hideMark/>
              </w:tcPr>
            </w:tcPrChange>
          </w:tcPr>
          <w:p w14:paraId="2CDBE924" w14:textId="77777777" w:rsidR="00036D0E" w:rsidRPr="00036D0E" w:rsidRDefault="00036D0E" w:rsidP="00245317">
            <w:pPr>
              <w:spacing w:after="0" w:line="240" w:lineRule="auto"/>
              <w:jc w:val="center"/>
              <w:rPr>
                <w:ins w:id="6772" w:author="David Dayan" w:date="2021-12-03T17:13:00Z"/>
                <w:rFonts w:ascii="Calibri" w:eastAsia="Times New Roman" w:hAnsi="Calibri" w:cs="Times New Roman"/>
                <w:color w:val="000000"/>
                <w:sz w:val="16"/>
                <w:szCs w:val="16"/>
              </w:rPr>
            </w:pPr>
            <w:ins w:id="6773" w:author="David Dayan" w:date="2021-12-03T17:13:00Z">
              <w:r w:rsidRPr="00036D0E">
                <w:rPr>
                  <w:rFonts w:ascii="Calibri" w:eastAsia="Times New Roman" w:hAnsi="Calibri" w:cs="Times New Roman"/>
                  <w:color w:val="000000"/>
                  <w:sz w:val="16"/>
                  <w:szCs w:val="16"/>
                </w:rPr>
                <w:t>OtsAC20ROGR_0189</w:t>
              </w:r>
            </w:ins>
          </w:p>
        </w:tc>
        <w:tc>
          <w:tcPr>
            <w:tcW w:w="746" w:type="dxa"/>
            <w:tcBorders>
              <w:top w:val="nil"/>
              <w:left w:val="nil"/>
              <w:bottom w:val="nil"/>
              <w:right w:val="nil"/>
            </w:tcBorders>
            <w:shd w:val="clear" w:color="auto" w:fill="auto"/>
            <w:noWrap/>
            <w:vAlign w:val="bottom"/>
            <w:hideMark/>
            <w:tcPrChange w:id="6774" w:author="David Dayan" w:date="2021-12-03T17:18:00Z">
              <w:tcPr>
                <w:tcW w:w="746" w:type="dxa"/>
                <w:tcBorders>
                  <w:top w:val="nil"/>
                  <w:left w:val="nil"/>
                  <w:bottom w:val="nil"/>
                  <w:right w:val="nil"/>
                </w:tcBorders>
                <w:shd w:val="clear" w:color="auto" w:fill="auto"/>
                <w:noWrap/>
                <w:vAlign w:val="bottom"/>
                <w:hideMark/>
              </w:tcPr>
            </w:tcPrChange>
          </w:tcPr>
          <w:p w14:paraId="0B8BC307" w14:textId="77777777" w:rsidR="00036D0E" w:rsidRPr="00036D0E" w:rsidRDefault="00036D0E" w:rsidP="00245317">
            <w:pPr>
              <w:spacing w:after="0" w:line="240" w:lineRule="auto"/>
              <w:jc w:val="center"/>
              <w:rPr>
                <w:ins w:id="6775" w:author="David Dayan" w:date="2021-12-03T17:13:00Z"/>
                <w:rFonts w:ascii="Calibri" w:eastAsia="Times New Roman" w:hAnsi="Calibri" w:cs="Times New Roman"/>
                <w:color w:val="000000"/>
                <w:sz w:val="16"/>
                <w:szCs w:val="16"/>
              </w:rPr>
            </w:pPr>
            <w:ins w:id="6776"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777" w:author="David Dayan" w:date="2021-12-03T17:18:00Z">
              <w:tcPr>
                <w:tcW w:w="599" w:type="dxa"/>
                <w:tcBorders>
                  <w:top w:val="nil"/>
                  <w:left w:val="nil"/>
                  <w:bottom w:val="nil"/>
                  <w:right w:val="nil"/>
                </w:tcBorders>
                <w:shd w:val="clear" w:color="auto" w:fill="auto"/>
                <w:noWrap/>
                <w:vAlign w:val="bottom"/>
                <w:hideMark/>
              </w:tcPr>
            </w:tcPrChange>
          </w:tcPr>
          <w:p w14:paraId="0BC598D2" w14:textId="77777777" w:rsidR="00036D0E" w:rsidRPr="00036D0E" w:rsidRDefault="00036D0E" w:rsidP="00245317">
            <w:pPr>
              <w:spacing w:after="0" w:line="240" w:lineRule="auto"/>
              <w:jc w:val="center"/>
              <w:rPr>
                <w:ins w:id="6778" w:author="David Dayan" w:date="2021-12-03T17:13:00Z"/>
                <w:rFonts w:ascii="Calibri" w:eastAsia="Times New Roman" w:hAnsi="Calibri" w:cs="Times New Roman"/>
                <w:color w:val="000000"/>
                <w:sz w:val="16"/>
                <w:szCs w:val="16"/>
              </w:rPr>
            </w:pPr>
            <w:ins w:id="6779"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780" w:author="David Dayan" w:date="2021-12-03T17:18:00Z">
              <w:tcPr>
                <w:tcW w:w="1142" w:type="dxa"/>
                <w:tcBorders>
                  <w:top w:val="nil"/>
                  <w:left w:val="nil"/>
                  <w:bottom w:val="nil"/>
                  <w:right w:val="nil"/>
                </w:tcBorders>
                <w:shd w:val="clear" w:color="auto" w:fill="auto"/>
                <w:noWrap/>
                <w:vAlign w:val="bottom"/>
                <w:hideMark/>
              </w:tcPr>
            </w:tcPrChange>
          </w:tcPr>
          <w:p w14:paraId="36846963" w14:textId="77777777" w:rsidR="00036D0E" w:rsidRPr="00036D0E" w:rsidRDefault="00036D0E" w:rsidP="00245317">
            <w:pPr>
              <w:spacing w:after="0" w:line="240" w:lineRule="auto"/>
              <w:jc w:val="center"/>
              <w:rPr>
                <w:ins w:id="6781" w:author="David Dayan" w:date="2021-12-03T17:13:00Z"/>
                <w:rFonts w:ascii="Calibri" w:eastAsia="Times New Roman" w:hAnsi="Calibri" w:cs="Times New Roman"/>
                <w:color w:val="000000"/>
                <w:sz w:val="16"/>
                <w:szCs w:val="16"/>
              </w:rPr>
            </w:pPr>
            <w:ins w:id="678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783" w:author="David Dayan" w:date="2021-12-03T17:18:00Z">
              <w:tcPr>
                <w:tcW w:w="1440" w:type="dxa"/>
                <w:tcBorders>
                  <w:top w:val="nil"/>
                  <w:left w:val="nil"/>
                  <w:bottom w:val="nil"/>
                  <w:right w:val="nil"/>
                </w:tcBorders>
                <w:shd w:val="clear" w:color="auto" w:fill="auto"/>
                <w:noWrap/>
                <w:vAlign w:val="bottom"/>
                <w:hideMark/>
              </w:tcPr>
            </w:tcPrChange>
          </w:tcPr>
          <w:p w14:paraId="10CBBE2E" w14:textId="77777777" w:rsidR="00036D0E" w:rsidRPr="00036D0E" w:rsidRDefault="00036D0E" w:rsidP="00245317">
            <w:pPr>
              <w:spacing w:after="0" w:line="240" w:lineRule="auto"/>
              <w:jc w:val="center"/>
              <w:rPr>
                <w:ins w:id="6784" w:author="David Dayan" w:date="2021-12-03T17:13:00Z"/>
                <w:rFonts w:ascii="Calibri" w:eastAsia="Times New Roman" w:hAnsi="Calibri" w:cs="Times New Roman"/>
                <w:color w:val="000000"/>
                <w:sz w:val="16"/>
                <w:szCs w:val="16"/>
              </w:rPr>
            </w:pPr>
            <w:ins w:id="678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786" w:author="David Dayan" w:date="2021-12-03T17:18:00Z">
              <w:tcPr>
                <w:tcW w:w="1530" w:type="dxa"/>
                <w:tcBorders>
                  <w:top w:val="nil"/>
                  <w:left w:val="nil"/>
                  <w:bottom w:val="nil"/>
                  <w:right w:val="nil"/>
                </w:tcBorders>
                <w:shd w:val="clear" w:color="auto" w:fill="auto"/>
                <w:noWrap/>
                <w:vAlign w:val="bottom"/>
                <w:hideMark/>
              </w:tcPr>
            </w:tcPrChange>
          </w:tcPr>
          <w:p w14:paraId="734B9B90" w14:textId="77777777" w:rsidR="00036D0E" w:rsidRPr="00036D0E" w:rsidRDefault="00036D0E" w:rsidP="00245317">
            <w:pPr>
              <w:spacing w:after="0" w:line="240" w:lineRule="auto"/>
              <w:jc w:val="center"/>
              <w:rPr>
                <w:ins w:id="6787" w:author="David Dayan" w:date="2021-12-03T17:13:00Z"/>
                <w:rFonts w:ascii="Calibri" w:eastAsia="Times New Roman" w:hAnsi="Calibri" w:cs="Times New Roman"/>
                <w:color w:val="000000"/>
                <w:sz w:val="16"/>
                <w:szCs w:val="16"/>
              </w:rPr>
            </w:pPr>
            <w:ins w:id="678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789" w:author="David Dayan" w:date="2021-12-03T17:18:00Z">
              <w:tcPr>
                <w:tcW w:w="898" w:type="dxa"/>
                <w:tcBorders>
                  <w:top w:val="nil"/>
                  <w:left w:val="nil"/>
                  <w:bottom w:val="nil"/>
                  <w:right w:val="nil"/>
                </w:tcBorders>
                <w:shd w:val="clear" w:color="auto" w:fill="auto"/>
                <w:noWrap/>
                <w:vAlign w:val="bottom"/>
                <w:hideMark/>
              </w:tcPr>
            </w:tcPrChange>
          </w:tcPr>
          <w:p w14:paraId="369BCDA3" w14:textId="77777777" w:rsidR="00036D0E" w:rsidRPr="00036D0E" w:rsidRDefault="00036D0E" w:rsidP="00245317">
            <w:pPr>
              <w:spacing w:after="0" w:line="240" w:lineRule="auto"/>
              <w:jc w:val="center"/>
              <w:rPr>
                <w:ins w:id="6790" w:author="David Dayan" w:date="2021-12-03T17:13:00Z"/>
                <w:rFonts w:ascii="Calibri" w:eastAsia="Times New Roman" w:hAnsi="Calibri" w:cs="Times New Roman"/>
                <w:color w:val="000000"/>
                <w:sz w:val="16"/>
                <w:szCs w:val="16"/>
              </w:rPr>
            </w:pPr>
            <w:ins w:id="679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792" w:author="David Dayan" w:date="2021-12-03T17:18:00Z">
              <w:tcPr>
                <w:tcW w:w="902" w:type="dxa"/>
                <w:tcBorders>
                  <w:top w:val="nil"/>
                  <w:left w:val="nil"/>
                  <w:bottom w:val="nil"/>
                  <w:right w:val="nil"/>
                </w:tcBorders>
                <w:shd w:val="clear" w:color="auto" w:fill="auto"/>
                <w:noWrap/>
                <w:vAlign w:val="bottom"/>
                <w:hideMark/>
              </w:tcPr>
            </w:tcPrChange>
          </w:tcPr>
          <w:p w14:paraId="122CB677" w14:textId="77777777" w:rsidR="00036D0E" w:rsidRPr="00036D0E" w:rsidRDefault="00036D0E" w:rsidP="00245317">
            <w:pPr>
              <w:spacing w:after="0" w:line="240" w:lineRule="auto"/>
              <w:jc w:val="center"/>
              <w:rPr>
                <w:ins w:id="6793" w:author="David Dayan" w:date="2021-12-03T17:13:00Z"/>
                <w:rFonts w:ascii="Calibri" w:eastAsia="Times New Roman" w:hAnsi="Calibri" w:cs="Times New Roman"/>
                <w:color w:val="000000"/>
                <w:sz w:val="16"/>
                <w:szCs w:val="16"/>
              </w:rPr>
            </w:pPr>
            <w:ins w:id="679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795" w:author="David Dayan" w:date="2021-12-03T17:18:00Z">
              <w:tcPr>
                <w:tcW w:w="2160" w:type="dxa"/>
                <w:tcBorders>
                  <w:top w:val="nil"/>
                  <w:left w:val="nil"/>
                  <w:bottom w:val="nil"/>
                  <w:right w:val="nil"/>
                </w:tcBorders>
                <w:shd w:val="clear" w:color="auto" w:fill="auto"/>
                <w:noWrap/>
                <w:vAlign w:val="bottom"/>
                <w:hideMark/>
              </w:tcPr>
            </w:tcPrChange>
          </w:tcPr>
          <w:p w14:paraId="5860BB4F" w14:textId="77777777" w:rsidR="00036D0E" w:rsidRPr="00036D0E" w:rsidRDefault="00036D0E" w:rsidP="00245317">
            <w:pPr>
              <w:spacing w:after="0" w:line="240" w:lineRule="auto"/>
              <w:jc w:val="center"/>
              <w:rPr>
                <w:ins w:id="6796" w:author="David Dayan" w:date="2021-12-03T17:13:00Z"/>
                <w:rFonts w:ascii="Calibri" w:eastAsia="Times New Roman" w:hAnsi="Calibri" w:cs="Times New Roman"/>
                <w:color w:val="000000"/>
                <w:sz w:val="16"/>
                <w:szCs w:val="16"/>
              </w:rPr>
            </w:pPr>
            <w:proofErr w:type="spellStart"/>
            <w:ins w:id="679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798" w:author="David Dayan" w:date="2021-12-03T17:18:00Z">
              <w:tcPr>
                <w:tcW w:w="2876" w:type="dxa"/>
                <w:gridSpan w:val="2"/>
                <w:tcBorders>
                  <w:top w:val="nil"/>
                  <w:left w:val="nil"/>
                  <w:bottom w:val="nil"/>
                  <w:right w:val="nil"/>
                </w:tcBorders>
                <w:shd w:val="clear" w:color="auto" w:fill="auto"/>
                <w:noWrap/>
                <w:vAlign w:val="bottom"/>
                <w:hideMark/>
              </w:tcPr>
            </w:tcPrChange>
          </w:tcPr>
          <w:p w14:paraId="11FEBBDD" w14:textId="77777777" w:rsidR="00036D0E" w:rsidRPr="00036D0E" w:rsidRDefault="00036D0E" w:rsidP="00245317">
            <w:pPr>
              <w:spacing w:after="0" w:line="240" w:lineRule="auto"/>
              <w:jc w:val="center"/>
              <w:rPr>
                <w:ins w:id="6799" w:author="David Dayan" w:date="2021-12-03T17:13:00Z"/>
                <w:rFonts w:ascii="Calibri" w:eastAsia="Times New Roman" w:hAnsi="Calibri" w:cs="Times New Roman"/>
                <w:color w:val="000000"/>
                <w:sz w:val="16"/>
                <w:szCs w:val="16"/>
              </w:rPr>
            </w:pPr>
            <w:proofErr w:type="spellStart"/>
            <w:ins w:id="680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801" w:author="David Dayan" w:date="2021-12-03T17:18:00Z">
              <w:tcPr>
                <w:tcW w:w="1426" w:type="dxa"/>
                <w:tcBorders>
                  <w:top w:val="nil"/>
                  <w:left w:val="nil"/>
                  <w:bottom w:val="nil"/>
                  <w:right w:val="nil"/>
                </w:tcBorders>
                <w:shd w:val="clear" w:color="auto" w:fill="auto"/>
                <w:noWrap/>
                <w:vAlign w:val="bottom"/>
                <w:hideMark/>
              </w:tcPr>
            </w:tcPrChange>
          </w:tcPr>
          <w:p w14:paraId="7479D1EB" w14:textId="77777777" w:rsidR="00036D0E" w:rsidRPr="00036D0E" w:rsidRDefault="00036D0E" w:rsidP="00245317">
            <w:pPr>
              <w:spacing w:after="0" w:line="240" w:lineRule="auto"/>
              <w:jc w:val="center"/>
              <w:rPr>
                <w:ins w:id="6802" w:author="David Dayan" w:date="2021-12-03T17:13:00Z"/>
                <w:rFonts w:ascii="Calibri" w:eastAsia="Times New Roman" w:hAnsi="Calibri" w:cs="Times New Roman"/>
                <w:color w:val="000000"/>
                <w:sz w:val="16"/>
                <w:szCs w:val="16"/>
              </w:rPr>
            </w:pPr>
            <w:proofErr w:type="spellStart"/>
            <w:ins w:id="680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02D18C10" w14:textId="77777777" w:rsidTr="00245317">
        <w:trPr>
          <w:cantSplit/>
          <w:trHeight w:val="20"/>
          <w:ins w:id="6804" w:author="David Dayan" w:date="2021-12-03T17:13:00Z"/>
          <w:trPrChange w:id="680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806" w:author="David Dayan" w:date="2021-12-03T17:18:00Z">
              <w:tcPr>
                <w:tcW w:w="1563" w:type="dxa"/>
                <w:tcBorders>
                  <w:top w:val="nil"/>
                  <w:left w:val="nil"/>
                  <w:bottom w:val="nil"/>
                  <w:right w:val="nil"/>
                </w:tcBorders>
                <w:shd w:val="clear" w:color="auto" w:fill="auto"/>
                <w:noWrap/>
                <w:vAlign w:val="bottom"/>
                <w:hideMark/>
              </w:tcPr>
            </w:tcPrChange>
          </w:tcPr>
          <w:p w14:paraId="72369603" w14:textId="77777777" w:rsidR="00036D0E" w:rsidRPr="00036D0E" w:rsidRDefault="00036D0E" w:rsidP="00245317">
            <w:pPr>
              <w:spacing w:after="0" w:line="240" w:lineRule="auto"/>
              <w:jc w:val="center"/>
              <w:rPr>
                <w:ins w:id="6807" w:author="David Dayan" w:date="2021-12-03T17:13:00Z"/>
                <w:rFonts w:ascii="Calibri" w:eastAsia="Times New Roman" w:hAnsi="Calibri" w:cs="Times New Roman"/>
                <w:color w:val="000000"/>
                <w:sz w:val="16"/>
                <w:szCs w:val="16"/>
              </w:rPr>
            </w:pPr>
            <w:ins w:id="6808" w:author="David Dayan" w:date="2021-12-03T17:13:00Z">
              <w:r w:rsidRPr="00036D0E">
                <w:rPr>
                  <w:rFonts w:ascii="Calibri" w:eastAsia="Times New Roman" w:hAnsi="Calibri" w:cs="Times New Roman"/>
                  <w:color w:val="000000"/>
                  <w:sz w:val="16"/>
                  <w:szCs w:val="16"/>
                </w:rPr>
                <w:t>OtsAC20ROGR_0190</w:t>
              </w:r>
            </w:ins>
          </w:p>
        </w:tc>
        <w:tc>
          <w:tcPr>
            <w:tcW w:w="746" w:type="dxa"/>
            <w:tcBorders>
              <w:top w:val="nil"/>
              <w:left w:val="nil"/>
              <w:bottom w:val="nil"/>
              <w:right w:val="nil"/>
            </w:tcBorders>
            <w:shd w:val="clear" w:color="auto" w:fill="auto"/>
            <w:noWrap/>
            <w:vAlign w:val="bottom"/>
            <w:hideMark/>
            <w:tcPrChange w:id="6809" w:author="David Dayan" w:date="2021-12-03T17:18:00Z">
              <w:tcPr>
                <w:tcW w:w="746" w:type="dxa"/>
                <w:tcBorders>
                  <w:top w:val="nil"/>
                  <w:left w:val="nil"/>
                  <w:bottom w:val="nil"/>
                  <w:right w:val="nil"/>
                </w:tcBorders>
                <w:shd w:val="clear" w:color="auto" w:fill="auto"/>
                <w:noWrap/>
                <w:vAlign w:val="bottom"/>
                <w:hideMark/>
              </w:tcPr>
            </w:tcPrChange>
          </w:tcPr>
          <w:p w14:paraId="3325F5B7" w14:textId="77777777" w:rsidR="00036D0E" w:rsidRPr="00036D0E" w:rsidRDefault="00036D0E" w:rsidP="00245317">
            <w:pPr>
              <w:spacing w:after="0" w:line="240" w:lineRule="auto"/>
              <w:jc w:val="center"/>
              <w:rPr>
                <w:ins w:id="6810" w:author="David Dayan" w:date="2021-12-03T17:13:00Z"/>
                <w:rFonts w:ascii="Calibri" w:eastAsia="Times New Roman" w:hAnsi="Calibri" w:cs="Times New Roman"/>
                <w:color w:val="000000"/>
                <w:sz w:val="16"/>
                <w:szCs w:val="16"/>
              </w:rPr>
            </w:pPr>
            <w:ins w:id="6811"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812" w:author="David Dayan" w:date="2021-12-03T17:18:00Z">
              <w:tcPr>
                <w:tcW w:w="599" w:type="dxa"/>
                <w:tcBorders>
                  <w:top w:val="nil"/>
                  <w:left w:val="nil"/>
                  <w:bottom w:val="nil"/>
                  <w:right w:val="nil"/>
                </w:tcBorders>
                <w:shd w:val="clear" w:color="auto" w:fill="auto"/>
                <w:noWrap/>
                <w:vAlign w:val="bottom"/>
                <w:hideMark/>
              </w:tcPr>
            </w:tcPrChange>
          </w:tcPr>
          <w:p w14:paraId="52503FD3" w14:textId="77777777" w:rsidR="00036D0E" w:rsidRPr="00036D0E" w:rsidRDefault="00036D0E" w:rsidP="00245317">
            <w:pPr>
              <w:spacing w:after="0" w:line="240" w:lineRule="auto"/>
              <w:jc w:val="center"/>
              <w:rPr>
                <w:ins w:id="6813" w:author="David Dayan" w:date="2021-12-03T17:13:00Z"/>
                <w:rFonts w:ascii="Calibri" w:eastAsia="Times New Roman" w:hAnsi="Calibri" w:cs="Times New Roman"/>
                <w:color w:val="000000"/>
                <w:sz w:val="16"/>
                <w:szCs w:val="16"/>
              </w:rPr>
            </w:pPr>
            <w:ins w:id="6814"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815" w:author="David Dayan" w:date="2021-12-03T17:18:00Z">
              <w:tcPr>
                <w:tcW w:w="1142" w:type="dxa"/>
                <w:tcBorders>
                  <w:top w:val="nil"/>
                  <w:left w:val="nil"/>
                  <w:bottom w:val="nil"/>
                  <w:right w:val="nil"/>
                </w:tcBorders>
                <w:shd w:val="clear" w:color="auto" w:fill="auto"/>
                <w:noWrap/>
                <w:vAlign w:val="bottom"/>
                <w:hideMark/>
              </w:tcPr>
            </w:tcPrChange>
          </w:tcPr>
          <w:p w14:paraId="6BAD7364" w14:textId="77777777" w:rsidR="00036D0E" w:rsidRPr="00036D0E" w:rsidRDefault="00036D0E" w:rsidP="00245317">
            <w:pPr>
              <w:spacing w:after="0" w:line="240" w:lineRule="auto"/>
              <w:jc w:val="center"/>
              <w:rPr>
                <w:ins w:id="6816" w:author="David Dayan" w:date="2021-12-03T17:13:00Z"/>
                <w:rFonts w:ascii="Calibri" w:eastAsia="Times New Roman" w:hAnsi="Calibri" w:cs="Times New Roman"/>
                <w:color w:val="000000"/>
                <w:sz w:val="16"/>
                <w:szCs w:val="16"/>
              </w:rPr>
            </w:pPr>
            <w:ins w:id="681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818" w:author="David Dayan" w:date="2021-12-03T17:18:00Z">
              <w:tcPr>
                <w:tcW w:w="1440" w:type="dxa"/>
                <w:tcBorders>
                  <w:top w:val="nil"/>
                  <w:left w:val="nil"/>
                  <w:bottom w:val="nil"/>
                  <w:right w:val="nil"/>
                </w:tcBorders>
                <w:shd w:val="clear" w:color="auto" w:fill="auto"/>
                <w:noWrap/>
                <w:vAlign w:val="bottom"/>
                <w:hideMark/>
              </w:tcPr>
            </w:tcPrChange>
          </w:tcPr>
          <w:p w14:paraId="7830B930" w14:textId="77777777" w:rsidR="00036D0E" w:rsidRPr="00036D0E" w:rsidRDefault="00036D0E" w:rsidP="00245317">
            <w:pPr>
              <w:spacing w:after="0" w:line="240" w:lineRule="auto"/>
              <w:jc w:val="center"/>
              <w:rPr>
                <w:ins w:id="6819" w:author="David Dayan" w:date="2021-12-03T17:13:00Z"/>
                <w:rFonts w:ascii="Calibri" w:eastAsia="Times New Roman" w:hAnsi="Calibri" w:cs="Times New Roman"/>
                <w:color w:val="000000"/>
                <w:sz w:val="16"/>
                <w:szCs w:val="16"/>
              </w:rPr>
            </w:pPr>
            <w:ins w:id="682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821" w:author="David Dayan" w:date="2021-12-03T17:18:00Z">
              <w:tcPr>
                <w:tcW w:w="1530" w:type="dxa"/>
                <w:tcBorders>
                  <w:top w:val="nil"/>
                  <w:left w:val="nil"/>
                  <w:bottom w:val="nil"/>
                  <w:right w:val="nil"/>
                </w:tcBorders>
                <w:shd w:val="clear" w:color="auto" w:fill="auto"/>
                <w:noWrap/>
                <w:vAlign w:val="bottom"/>
                <w:hideMark/>
              </w:tcPr>
            </w:tcPrChange>
          </w:tcPr>
          <w:p w14:paraId="003D5C01" w14:textId="77777777" w:rsidR="00036D0E" w:rsidRPr="00036D0E" w:rsidRDefault="00036D0E" w:rsidP="00245317">
            <w:pPr>
              <w:spacing w:after="0" w:line="240" w:lineRule="auto"/>
              <w:jc w:val="center"/>
              <w:rPr>
                <w:ins w:id="6822" w:author="David Dayan" w:date="2021-12-03T17:13:00Z"/>
                <w:rFonts w:ascii="Calibri" w:eastAsia="Times New Roman" w:hAnsi="Calibri" w:cs="Times New Roman"/>
                <w:color w:val="000000"/>
                <w:sz w:val="16"/>
                <w:szCs w:val="16"/>
              </w:rPr>
            </w:pPr>
            <w:ins w:id="682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824" w:author="David Dayan" w:date="2021-12-03T17:18:00Z">
              <w:tcPr>
                <w:tcW w:w="898" w:type="dxa"/>
                <w:tcBorders>
                  <w:top w:val="nil"/>
                  <w:left w:val="nil"/>
                  <w:bottom w:val="nil"/>
                  <w:right w:val="nil"/>
                </w:tcBorders>
                <w:shd w:val="clear" w:color="auto" w:fill="auto"/>
                <w:noWrap/>
                <w:vAlign w:val="bottom"/>
                <w:hideMark/>
              </w:tcPr>
            </w:tcPrChange>
          </w:tcPr>
          <w:p w14:paraId="4CFF45B0" w14:textId="77777777" w:rsidR="00036D0E" w:rsidRPr="00036D0E" w:rsidRDefault="00036D0E" w:rsidP="00245317">
            <w:pPr>
              <w:spacing w:after="0" w:line="240" w:lineRule="auto"/>
              <w:jc w:val="center"/>
              <w:rPr>
                <w:ins w:id="6825" w:author="David Dayan" w:date="2021-12-03T17:13:00Z"/>
                <w:rFonts w:ascii="Calibri" w:eastAsia="Times New Roman" w:hAnsi="Calibri" w:cs="Times New Roman"/>
                <w:color w:val="000000"/>
                <w:sz w:val="16"/>
                <w:szCs w:val="16"/>
              </w:rPr>
            </w:pPr>
            <w:ins w:id="682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827" w:author="David Dayan" w:date="2021-12-03T17:18:00Z">
              <w:tcPr>
                <w:tcW w:w="902" w:type="dxa"/>
                <w:tcBorders>
                  <w:top w:val="nil"/>
                  <w:left w:val="nil"/>
                  <w:bottom w:val="nil"/>
                  <w:right w:val="nil"/>
                </w:tcBorders>
                <w:shd w:val="clear" w:color="auto" w:fill="auto"/>
                <w:noWrap/>
                <w:vAlign w:val="bottom"/>
                <w:hideMark/>
              </w:tcPr>
            </w:tcPrChange>
          </w:tcPr>
          <w:p w14:paraId="78215B09" w14:textId="77777777" w:rsidR="00036D0E" w:rsidRPr="00036D0E" w:rsidRDefault="00036D0E" w:rsidP="00245317">
            <w:pPr>
              <w:spacing w:after="0" w:line="240" w:lineRule="auto"/>
              <w:jc w:val="center"/>
              <w:rPr>
                <w:ins w:id="6828" w:author="David Dayan" w:date="2021-12-03T17:13:00Z"/>
                <w:rFonts w:ascii="Calibri" w:eastAsia="Times New Roman" w:hAnsi="Calibri" w:cs="Times New Roman"/>
                <w:color w:val="000000"/>
                <w:sz w:val="16"/>
                <w:szCs w:val="16"/>
              </w:rPr>
            </w:pPr>
            <w:ins w:id="682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830" w:author="David Dayan" w:date="2021-12-03T17:18:00Z">
              <w:tcPr>
                <w:tcW w:w="2160" w:type="dxa"/>
                <w:tcBorders>
                  <w:top w:val="nil"/>
                  <w:left w:val="nil"/>
                  <w:bottom w:val="nil"/>
                  <w:right w:val="nil"/>
                </w:tcBorders>
                <w:shd w:val="clear" w:color="auto" w:fill="auto"/>
                <w:noWrap/>
                <w:vAlign w:val="bottom"/>
                <w:hideMark/>
              </w:tcPr>
            </w:tcPrChange>
          </w:tcPr>
          <w:p w14:paraId="32AE584A" w14:textId="77777777" w:rsidR="00036D0E" w:rsidRPr="00036D0E" w:rsidRDefault="00036D0E" w:rsidP="00245317">
            <w:pPr>
              <w:spacing w:after="0" w:line="240" w:lineRule="auto"/>
              <w:jc w:val="center"/>
              <w:rPr>
                <w:ins w:id="6831" w:author="David Dayan" w:date="2021-12-03T17:13:00Z"/>
                <w:rFonts w:ascii="Calibri" w:eastAsia="Times New Roman" w:hAnsi="Calibri" w:cs="Times New Roman"/>
                <w:color w:val="000000"/>
                <w:sz w:val="16"/>
                <w:szCs w:val="16"/>
              </w:rPr>
            </w:pPr>
            <w:proofErr w:type="spellStart"/>
            <w:ins w:id="683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833" w:author="David Dayan" w:date="2021-12-03T17:18:00Z">
              <w:tcPr>
                <w:tcW w:w="2876" w:type="dxa"/>
                <w:gridSpan w:val="2"/>
                <w:tcBorders>
                  <w:top w:val="nil"/>
                  <w:left w:val="nil"/>
                  <w:bottom w:val="nil"/>
                  <w:right w:val="nil"/>
                </w:tcBorders>
                <w:shd w:val="clear" w:color="auto" w:fill="auto"/>
                <w:noWrap/>
                <w:vAlign w:val="bottom"/>
                <w:hideMark/>
              </w:tcPr>
            </w:tcPrChange>
          </w:tcPr>
          <w:p w14:paraId="657DD7A3" w14:textId="77777777" w:rsidR="00036D0E" w:rsidRPr="00036D0E" w:rsidRDefault="00036D0E" w:rsidP="00245317">
            <w:pPr>
              <w:spacing w:after="0" w:line="240" w:lineRule="auto"/>
              <w:jc w:val="center"/>
              <w:rPr>
                <w:ins w:id="6834" w:author="David Dayan" w:date="2021-12-03T17:13:00Z"/>
                <w:rFonts w:ascii="Calibri" w:eastAsia="Times New Roman" w:hAnsi="Calibri" w:cs="Times New Roman"/>
                <w:color w:val="000000"/>
                <w:sz w:val="16"/>
                <w:szCs w:val="16"/>
              </w:rPr>
            </w:pPr>
            <w:proofErr w:type="spellStart"/>
            <w:ins w:id="683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836" w:author="David Dayan" w:date="2021-12-03T17:18:00Z">
              <w:tcPr>
                <w:tcW w:w="1426" w:type="dxa"/>
                <w:tcBorders>
                  <w:top w:val="nil"/>
                  <w:left w:val="nil"/>
                  <w:bottom w:val="nil"/>
                  <w:right w:val="nil"/>
                </w:tcBorders>
                <w:shd w:val="clear" w:color="auto" w:fill="auto"/>
                <w:noWrap/>
                <w:vAlign w:val="bottom"/>
                <w:hideMark/>
              </w:tcPr>
            </w:tcPrChange>
          </w:tcPr>
          <w:p w14:paraId="27C6705E" w14:textId="77777777" w:rsidR="00036D0E" w:rsidRPr="00036D0E" w:rsidRDefault="00036D0E" w:rsidP="00245317">
            <w:pPr>
              <w:spacing w:after="0" w:line="240" w:lineRule="auto"/>
              <w:jc w:val="center"/>
              <w:rPr>
                <w:ins w:id="6837" w:author="David Dayan" w:date="2021-12-03T17:13:00Z"/>
                <w:rFonts w:ascii="Calibri" w:eastAsia="Times New Roman" w:hAnsi="Calibri" w:cs="Times New Roman"/>
                <w:color w:val="000000"/>
                <w:sz w:val="16"/>
                <w:szCs w:val="16"/>
              </w:rPr>
            </w:pPr>
            <w:proofErr w:type="spellStart"/>
            <w:ins w:id="683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A898604" w14:textId="77777777" w:rsidTr="00245317">
        <w:trPr>
          <w:cantSplit/>
          <w:trHeight w:val="20"/>
          <w:ins w:id="6839" w:author="David Dayan" w:date="2021-12-03T17:13:00Z"/>
          <w:trPrChange w:id="684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841" w:author="David Dayan" w:date="2021-12-03T17:18:00Z">
              <w:tcPr>
                <w:tcW w:w="1563" w:type="dxa"/>
                <w:tcBorders>
                  <w:top w:val="nil"/>
                  <w:left w:val="nil"/>
                  <w:bottom w:val="nil"/>
                  <w:right w:val="nil"/>
                </w:tcBorders>
                <w:shd w:val="clear" w:color="auto" w:fill="auto"/>
                <w:noWrap/>
                <w:vAlign w:val="bottom"/>
                <w:hideMark/>
              </w:tcPr>
            </w:tcPrChange>
          </w:tcPr>
          <w:p w14:paraId="3BF6E0FC" w14:textId="77777777" w:rsidR="00036D0E" w:rsidRPr="00036D0E" w:rsidRDefault="00036D0E" w:rsidP="00245317">
            <w:pPr>
              <w:spacing w:after="0" w:line="240" w:lineRule="auto"/>
              <w:jc w:val="center"/>
              <w:rPr>
                <w:ins w:id="6842" w:author="David Dayan" w:date="2021-12-03T17:13:00Z"/>
                <w:rFonts w:ascii="Calibri" w:eastAsia="Times New Roman" w:hAnsi="Calibri" w:cs="Times New Roman"/>
                <w:color w:val="000000"/>
                <w:sz w:val="16"/>
                <w:szCs w:val="16"/>
              </w:rPr>
            </w:pPr>
            <w:ins w:id="6843" w:author="David Dayan" w:date="2021-12-03T17:13:00Z">
              <w:r w:rsidRPr="00036D0E">
                <w:rPr>
                  <w:rFonts w:ascii="Calibri" w:eastAsia="Times New Roman" w:hAnsi="Calibri" w:cs="Times New Roman"/>
                  <w:color w:val="000000"/>
                  <w:sz w:val="16"/>
                  <w:szCs w:val="16"/>
                </w:rPr>
                <w:t>OtsAC20ROGR_0191</w:t>
              </w:r>
            </w:ins>
          </w:p>
        </w:tc>
        <w:tc>
          <w:tcPr>
            <w:tcW w:w="746" w:type="dxa"/>
            <w:tcBorders>
              <w:top w:val="nil"/>
              <w:left w:val="nil"/>
              <w:bottom w:val="nil"/>
              <w:right w:val="nil"/>
            </w:tcBorders>
            <w:shd w:val="clear" w:color="auto" w:fill="auto"/>
            <w:noWrap/>
            <w:vAlign w:val="bottom"/>
            <w:hideMark/>
            <w:tcPrChange w:id="6844" w:author="David Dayan" w:date="2021-12-03T17:18:00Z">
              <w:tcPr>
                <w:tcW w:w="746" w:type="dxa"/>
                <w:tcBorders>
                  <w:top w:val="nil"/>
                  <w:left w:val="nil"/>
                  <w:bottom w:val="nil"/>
                  <w:right w:val="nil"/>
                </w:tcBorders>
                <w:shd w:val="clear" w:color="auto" w:fill="auto"/>
                <w:noWrap/>
                <w:vAlign w:val="bottom"/>
                <w:hideMark/>
              </w:tcPr>
            </w:tcPrChange>
          </w:tcPr>
          <w:p w14:paraId="0921EC9C" w14:textId="77777777" w:rsidR="00036D0E" w:rsidRPr="00036D0E" w:rsidRDefault="00036D0E" w:rsidP="00245317">
            <w:pPr>
              <w:spacing w:after="0" w:line="240" w:lineRule="auto"/>
              <w:jc w:val="center"/>
              <w:rPr>
                <w:ins w:id="6845" w:author="David Dayan" w:date="2021-12-03T17:13:00Z"/>
                <w:rFonts w:ascii="Calibri" w:eastAsia="Times New Roman" w:hAnsi="Calibri" w:cs="Times New Roman"/>
                <w:color w:val="000000"/>
                <w:sz w:val="16"/>
                <w:szCs w:val="16"/>
              </w:rPr>
            </w:pPr>
            <w:ins w:id="6846"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847" w:author="David Dayan" w:date="2021-12-03T17:18:00Z">
              <w:tcPr>
                <w:tcW w:w="599" w:type="dxa"/>
                <w:tcBorders>
                  <w:top w:val="nil"/>
                  <w:left w:val="nil"/>
                  <w:bottom w:val="nil"/>
                  <w:right w:val="nil"/>
                </w:tcBorders>
                <w:shd w:val="clear" w:color="auto" w:fill="auto"/>
                <w:noWrap/>
                <w:vAlign w:val="bottom"/>
                <w:hideMark/>
              </w:tcPr>
            </w:tcPrChange>
          </w:tcPr>
          <w:p w14:paraId="757EC49B" w14:textId="77777777" w:rsidR="00036D0E" w:rsidRPr="00036D0E" w:rsidRDefault="00036D0E" w:rsidP="00245317">
            <w:pPr>
              <w:spacing w:after="0" w:line="240" w:lineRule="auto"/>
              <w:jc w:val="center"/>
              <w:rPr>
                <w:ins w:id="6848" w:author="David Dayan" w:date="2021-12-03T17:13:00Z"/>
                <w:rFonts w:ascii="Calibri" w:eastAsia="Times New Roman" w:hAnsi="Calibri" w:cs="Times New Roman"/>
                <w:color w:val="000000"/>
                <w:sz w:val="16"/>
                <w:szCs w:val="16"/>
              </w:rPr>
            </w:pPr>
            <w:ins w:id="6849"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850" w:author="David Dayan" w:date="2021-12-03T17:18:00Z">
              <w:tcPr>
                <w:tcW w:w="1142" w:type="dxa"/>
                <w:tcBorders>
                  <w:top w:val="nil"/>
                  <w:left w:val="nil"/>
                  <w:bottom w:val="nil"/>
                  <w:right w:val="nil"/>
                </w:tcBorders>
                <w:shd w:val="clear" w:color="auto" w:fill="auto"/>
                <w:noWrap/>
                <w:vAlign w:val="bottom"/>
                <w:hideMark/>
              </w:tcPr>
            </w:tcPrChange>
          </w:tcPr>
          <w:p w14:paraId="1B496765" w14:textId="77777777" w:rsidR="00036D0E" w:rsidRPr="00036D0E" w:rsidRDefault="00036D0E" w:rsidP="00245317">
            <w:pPr>
              <w:spacing w:after="0" w:line="240" w:lineRule="auto"/>
              <w:jc w:val="center"/>
              <w:rPr>
                <w:ins w:id="6851" w:author="David Dayan" w:date="2021-12-03T17:13:00Z"/>
                <w:rFonts w:ascii="Calibri" w:eastAsia="Times New Roman" w:hAnsi="Calibri" w:cs="Times New Roman"/>
                <w:color w:val="000000"/>
                <w:sz w:val="16"/>
                <w:szCs w:val="16"/>
              </w:rPr>
            </w:pPr>
            <w:ins w:id="685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853" w:author="David Dayan" w:date="2021-12-03T17:18:00Z">
              <w:tcPr>
                <w:tcW w:w="1440" w:type="dxa"/>
                <w:tcBorders>
                  <w:top w:val="nil"/>
                  <w:left w:val="nil"/>
                  <w:bottom w:val="nil"/>
                  <w:right w:val="nil"/>
                </w:tcBorders>
                <w:shd w:val="clear" w:color="auto" w:fill="auto"/>
                <w:noWrap/>
                <w:vAlign w:val="bottom"/>
                <w:hideMark/>
              </w:tcPr>
            </w:tcPrChange>
          </w:tcPr>
          <w:p w14:paraId="6A10558C" w14:textId="77777777" w:rsidR="00036D0E" w:rsidRPr="00036D0E" w:rsidRDefault="00036D0E" w:rsidP="00245317">
            <w:pPr>
              <w:spacing w:after="0" w:line="240" w:lineRule="auto"/>
              <w:jc w:val="center"/>
              <w:rPr>
                <w:ins w:id="6854" w:author="David Dayan" w:date="2021-12-03T17:13:00Z"/>
                <w:rFonts w:ascii="Calibri" w:eastAsia="Times New Roman" w:hAnsi="Calibri" w:cs="Times New Roman"/>
                <w:color w:val="000000"/>
                <w:sz w:val="16"/>
                <w:szCs w:val="16"/>
              </w:rPr>
            </w:pPr>
            <w:ins w:id="685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856" w:author="David Dayan" w:date="2021-12-03T17:18:00Z">
              <w:tcPr>
                <w:tcW w:w="1530" w:type="dxa"/>
                <w:tcBorders>
                  <w:top w:val="nil"/>
                  <w:left w:val="nil"/>
                  <w:bottom w:val="nil"/>
                  <w:right w:val="nil"/>
                </w:tcBorders>
                <w:shd w:val="clear" w:color="auto" w:fill="auto"/>
                <w:noWrap/>
                <w:vAlign w:val="bottom"/>
                <w:hideMark/>
              </w:tcPr>
            </w:tcPrChange>
          </w:tcPr>
          <w:p w14:paraId="0FAEBD1F" w14:textId="77777777" w:rsidR="00036D0E" w:rsidRPr="00036D0E" w:rsidRDefault="00036D0E" w:rsidP="00245317">
            <w:pPr>
              <w:spacing w:after="0" w:line="240" w:lineRule="auto"/>
              <w:jc w:val="center"/>
              <w:rPr>
                <w:ins w:id="6857" w:author="David Dayan" w:date="2021-12-03T17:13:00Z"/>
                <w:rFonts w:ascii="Calibri" w:eastAsia="Times New Roman" w:hAnsi="Calibri" w:cs="Times New Roman"/>
                <w:color w:val="000000"/>
                <w:sz w:val="16"/>
                <w:szCs w:val="16"/>
              </w:rPr>
            </w:pPr>
            <w:ins w:id="685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859" w:author="David Dayan" w:date="2021-12-03T17:18:00Z">
              <w:tcPr>
                <w:tcW w:w="898" w:type="dxa"/>
                <w:tcBorders>
                  <w:top w:val="nil"/>
                  <w:left w:val="nil"/>
                  <w:bottom w:val="nil"/>
                  <w:right w:val="nil"/>
                </w:tcBorders>
                <w:shd w:val="clear" w:color="auto" w:fill="auto"/>
                <w:noWrap/>
                <w:vAlign w:val="bottom"/>
                <w:hideMark/>
              </w:tcPr>
            </w:tcPrChange>
          </w:tcPr>
          <w:p w14:paraId="3D99F8E5" w14:textId="77777777" w:rsidR="00036D0E" w:rsidRPr="00036D0E" w:rsidRDefault="00036D0E" w:rsidP="00245317">
            <w:pPr>
              <w:spacing w:after="0" w:line="240" w:lineRule="auto"/>
              <w:jc w:val="center"/>
              <w:rPr>
                <w:ins w:id="6860" w:author="David Dayan" w:date="2021-12-03T17:13:00Z"/>
                <w:rFonts w:ascii="Calibri" w:eastAsia="Times New Roman" w:hAnsi="Calibri" w:cs="Times New Roman"/>
                <w:color w:val="000000"/>
                <w:sz w:val="16"/>
                <w:szCs w:val="16"/>
              </w:rPr>
            </w:pPr>
            <w:ins w:id="686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862" w:author="David Dayan" w:date="2021-12-03T17:18:00Z">
              <w:tcPr>
                <w:tcW w:w="902" w:type="dxa"/>
                <w:tcBorders>
                  <w:top w:val="nil"/>
                  <w:left w:val="nil"/>
                  <w:bottom w:val="nil"/>
                  <w:right w:val="nil"/>
                </w:tcBorders>
                <w:shd w:val="clear" w:color="auto" w:fill="auto"/>
                <w:noWrap/>
                <w:vAlign w:val="bottom"/>
                <w:hideMark/>
              </w:tcPr>
            </w:tcPrChange>
          </w:tcPr>
          <w:p w14:paraId="56EE5097" w14:textId="77777777" w:rsidR="00036D0E" w:rsidRPr="00036D0E" w:rsidRDefault="00036D0E" w:rsidP="00245317">
            <w:pPr>
              <w:spacing w:after="0" w:line="240" w:lineRule="auto"/>
              <w:jc w:val="center"/>
              <w:rPr>
                <w:ins w:id="6863" w:author="David Dayan" w:date="2021-12-03T17:13:00Z"/>
                <w:rFonts w:ascii="Calibri" w:eastAsia="Times New Roman" w:hAnsi="Calibri" w:cs="Times New Roman"/>
                <w:color w:val="000000"/>
                <w:sz w:val="16"/>
                <w:szCs w:val="16"/>
              </w:rPr>
            </w:pPr>
            <w:ins w:id="686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865" w:author="David Dayan" w:date="2021-12-03T17:18:00Z">
              <w:tcPr>
                <w:tcW w:w="2160" w:type="dxa"/>
                <w:tcBorders>
                  <w:top w:val="nil"/>
                  <w:left w:val="nil"/>
                  <w:bottom w:val="nil"/>
                  <w:right w:val="nil"/>
                </w:tcBorders>
                <w:shd w:val="clear" w:color="auto" w:fill="auto"/>
                <w:noWrap/>
                <w:vAlign w:val="bottom"/>
                <w:hideMark/>
              </w:tcPr>
            </w:tcPrChange>
          </w:tcPr>
          <w:p w14:paraId="0F96A42C" w14:textId="77777777" w:rsidR="00036D0E" w:rsidRPr="00036D0E" w:rsidRDefault="00036D0E" w:rsidP="00245317">
            <w:pPr>
              <w:spacing w:after="0" w:line="240" w:lineRule="auto"/>
              <w:jc w:val="center"/>
              <w:rPr>
                <w:ins w:id="6866" w:author="David Dayan" w:date="2021-12-03T17:13:00Z"/>
                <w:rFonts w:ascii="Calibri" w:eastAsia="Times New Roman" w:hAnsi="Calibri" w:cs="Times New Roman"/>
                <w:color w:val="000000"/>
                <w:sz w:val="16"/>
                <w:szCs w:val="16"/>
              </w:rPr>
            </w:pPr>
            <w:proofErr w:type="spellStart"/>
            <w:ins w:id="686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868" w:author="David Dayan" w:date="2021-12-03T17:18:00Z">
              <w:tcPr>
                <w:tcW w:w="2876" w:type="dxa"/>
                <w:gridSpan w:val="2"/>
                <w:tcBorders>
                  <w:top w:val="nil"/>
                  <w:left w:val="nil"/>
                  <w:bottom w:val="nil"/>
                  <w:right w:val="nil"/>
                </w:tcBorders>
                <w:shd w:val="clear" w:color="auto" w:fill="auto"/>
                <w:noWrap/>
                <w:vAlign w:val="bottom"/>
                <w:hideMark/>
              </w:tcPr>
            </w:tcPrChange>
          </w:tcPr>
          <w:p w14:paraId="2124F45E" w14:textId="77777777" w:rsidR="00036D0E" w:rsidRPr="00036D0E" w:rsidRDefault="00036D0E" w:rsidP="00245317">
            <w:pPr>
              <w:spacing w:after="0" w:line="240" w:lineRule="auto"/>
              <w:jc w:val="center"/>
              <w:rPr>
                <w:ins w:id="6869" w:author="David Dayan" w:date="2021-12-03T17:13:00Z"/>
                <w:rFonts w:ascii="Calibri" w:eastAsia="Times New Roman" w:hAnsi="Calibri" w:cs="Times New Roman"/>
                <w:color w:val="000000"/>
                <w:sz w:val="16"/>
                <w:szCs w:val="16"/>
              </w:rPr>
            </w:pPr>
            <w:proofErr w:type="spellStart"/>
            <w:ins w:id="687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871" w:author="David Dayan" w:date="2021-12-03T17:18:00Z">
              <w:tcPr>
                <w:tcW w:w="1426" w:type="dxa"/>
                <w:tcBorders>
                  <w:top w:val="nil"/>
                  <w:left w:val="nil"/>
                  <w:bottom w:val="nil"/>
                  <w:right w:val="nil"/>
                </w:tcBorders>
                <w:shd w:val="clear" w:color="auto" w:fill="auto"/>
                <w:noWrap/>
                <w:vAlign w:val="bottom"/>
                <w:hideMark/>
              </w:tcPr>
            </w:tcPrChange>
          </w:tcPr>
          <w:p w14:paraId="21BF7F76" w14:textId="77777777" w:rsidR="00036D0E" w:rsidRPr="00036D0E" w:rsidRDefault="00036D0E" w:rsidP="00245317">
            <w:pPr>
              <w:spacing w:after="0" w:line="240" w:lineRule="auto"/>
              <w:jc w:val="center"/>
              <w:rPr>
                <w:ins w:id="6872" w:author="David Dayan" w:date="2021-12-03T17:13:00Z"/>
                <w:rFonts w:ascii="Calibri" w:eastAsia="Times New Roman" w:hAnsi="Calibri" w:cs="Times New Roman"/>
                <w:color w:val="000000"/>
                <w:sz w:val="16"/>
                <w:szCs w:val="16"/>
              </w:rPr>
            </w:pPr>
            <w:proofErr w:type="spellStart"/>
            <w:ins w:id="687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9BC0685" w14:textId="77777777" w:rsidTr="00245317">
        <w:trPr>
          <w:cantSplit/>
          <w:trHeight w:val="20"/>
          <w:ins w:id="6874" w:author="David Dayan" w:date="2021-12-03T17:13:00Z"/>
          <w:trPrChange w:id="687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876" w:author="David Dayan" w:date="2021-12-03T17:18:00Z">
              <w:tcPr>
                <w:tcW w:w="1563" w:type="dxa"/>
                <w:tcBorders>
                  <w:top w:val="nil"/>
                  <w:left w:val="nil"/>
                  <w:bottom w:val="nil"/>
                  <w:right w:val="nil"/>
                </w:tcBorders>
                <w:shd w:val="clear" w:color="auto" w:fill="auto"/>
                <w:noWrap/>
                <w:vAlign w:val="bottom"/>
                <w:hideMark/>
              </w:tcPr>
            </w:tcPrChange>
          </w:tcPr>
          <w:p w14:paraId="18E7317B" w14:textId="77777777" w:rsidR="00036D0E" w:rsidRPr="00036D0E" w:rsidRDefault="00036D0E" w:rsidP="00245317">
            <w:pPr>
              <w:spacing w:after="0" w:line="240" w:lineRule="auto"/>
              <w:jc w:val="center"/>
              <w:rPr>
                <w:ins w:id="6877" w:author="David Dayan" w:date="2021-12-03T17:13:00Z"/>
                <w:rFonts w:ascii="Calibri" w:eastAsia="Times New Roman" w:hAnsi="Calibri" w:cs="Times New Roman"/>
                <w:color w:val="000000"/>
                <w:sz w:val="16"/>
                <w:szCs w:val="16"/>
              </w:rPr>
            </w:pPr>
            <w:ins w:id="6878" w:author="David Dayan" w:date="2021-12-03T17:13:00Z">
              <w:r w:rsidRPr="00036D0E">
                <w:rPr>
                  <w:rFonts w:ascii="Calibri" w:eastAsia="Times New Roman" w:hAnsi="Calibri" w:cs="Times New Roman"/>
                  <w:color w:val="000000"/>
                  <w:sz w:val="16"/>
                  <w:szCs w:val="16"/>
                </w:rPr>
                <w:t>OtsAC20ROGR_0192</w:t>
              </w:r>
            </w:ins>
          </w:p>
        </w:tc>
        <w:tc>
          <w:tcPr>
            <w:tcW w:w="746" w:type="dxa"/>
            <w:tcBorders>
              <w:top w:val="nil"/>
              <w:left w:val="nil"/>
              <w:bottom w:val="nil"/>
              <w:right w:val="nil"/>
            </w:tcBorders>
            <w:shd w:val="clear" w:color="auto" w:fill="auto"/>
            <w:noWrap/>
            <w:vAlign w:val="bottom"/>
            <w:hideMark/>
            <w:tcPrChange w:id="6879" w:author="David Dayan" w:date="2021-12-03T17:18:00Z">
              <w:tcPr>
                <w:tcW w:w="746" w:type="dxa"/>
                <w:tcBorders>
                  <w:top w:val="nil"/>
                  <w:left w:val="nil"/>
                  <w:bottom w:val="nil"/>
                  <w:right w:val="nil"/>
                </w:tcBorders>
                <w:shd w:val="clear" w:color="auto" w:fill="auto"/>
                <w:noWrap/>
                <w:vAlign w:val="bottom"/>
                <w:hideMark/>
              </w:tcPr>
            </w:tcPrChange>
          </w:tcPr>
          <w:p w14:paraId="7861EFFB" w14:textId="77777777" w:rsidR="00036D0E" w:rsidRPr="00036D0E" w:rsidRDefault="00036D0E" w:rsidP="00245317">
            <w:pPr>
              <w:spacing w:after="0" w:line="240" w:lineRule="auto"/>
              <w:jc w:val="center"/>
              <w:rPr>
                <w:ins w:id="6880" w:author="David Dayan" w:date="2021-12-03T17:13:00Z"/>
                <w:rFonts w:ascii="Calibri" w:eastAsia="Times New Roman" w:hAnsi="Calibri" w:cs="Times New Roman"/>
                <w:color w:val="000000"/>
                <w:sz w:val="16"/>
                <w:szCs w:val="16"/>
              </w:rPr>
            </w:pPr>
            <w:ins w:id="6881"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882" w:author="David Dayan" w:date="2021-12-03T17:18:00Z">
              <w:tcPr>
                <w:tcW w:w="599" w:type="dxa"/>
                <w:tcBorders>
                  <w:top w:val="nil"/>
                  <w:left w:val="nil"/>
                  <w:bottom w:val="nil"/>
                  <w:right w:val="nil"/>
                </w:tcBorders>
                <w:shd w:val="clear" w:color="auto" w:fill="auto"/>
                <w:noWrap/>
                <w:vAlign w:val="bottom"/>
                <w:hideMark/>
              </w:tcPr>
            </w:tcPrChange>
          </w:tcPr>
          <w:p w14:paraId="60406824" w14:textId="77777777" w:rsidR="00036D0E" w:rsidRPr="00036D0E" w:rsidRDefault="00036D0E" w:rsidP="00245317">
            <w:pPr>
              <w:spacing w:after="0" w:line="240" w:lineRule="auto"/>
              <w:jc w:val="center"/>
              <w:rPr>
                <w:ins w:id="6883" w:author="David Dayan" w:date="2021-12-03T17:13:00Z"/>
                <w:rFonts w:ascii="Calibri" w:eastAsia="Times New Roman" w:hAnsi="Calibri" w:cs="Times New Roman"/>
                <w:color w:val="000000"/>
                <w:sz w:val="16"/>
                <w:szCs w:val="16"/>
              </w:rPr>
            </w:pPr>
            <w:ins w:id="6884"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885" w:author="David Dayan" w:date="2021-12-03T17:18:00Z">
              <w:tcPr>
                <w:tcW w:w="1142" w:type="dxa"/>
                <w:tcBorders>
                  <w:top w:val="nil"/>
                  <w:left w:val="nil"/>
                  <w:bottom w:val="nil"/>
                  <w:right w:val="nil"/>
                </w:tcBorders>
                <w:shd w:val="clear" w:color="auto" w:fill="auto"/>
                <w:noWrap/>
                <w:vAlign w:val="bottom"/>
                <w:hideMark/>
              </w:tcPr>
            </w:tcPrChange>
          </w:tcPr>
          <w:p w14:paraId="21E825F1" w14:textId="77777777" w:rsidR="00036D0E" w:rsidRPr="00036D0E" w:rsidRDefault="00036D0E" w:rsidP="00245317">
            <w:pPr>
              <w:spacing w:after="0" w:line="240" w:lineRule="auto"/>
              <w:jc w:val="center"/>
              <w:rPr>
                <w:ins w:id="6886" w:author="David Dayan" w:date="2021-12-03T17:13:00Z"/>
                <w:rFonts w:ascii="Calibri" w:eastAsia="Times New Roman" w:hAnsi="Calibri" w:cs="Times New Roman"/>
                <w:color w:val="000000"/>
                <w:sz w:val="16"/>
                <w:szCs w:val="16"/>
              </w:rPr>
            </w:pPr>
            <w:ins w:id="688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888" w:author="David Dayan" w:date="2021-12-03T17:18:00Z">
              <w:tcPr>
                <w:tcW w:w="1440" w:type="dxa"/>
                <w:tcBorders>
                  <w:top w:val="nil"/>
                  <w:left w:val="nil"/>
                  <w:bottom w:val="nil"/>
                  <w:right w:val="nil"/>
                </w:tcBorders>
                <w:shd w:val="clear" w:color="auto" w:fill="auto"/>
                <w:noWrap/>
                <w:vAlign w:val="bottom"/>
                <w:hideMark/>
              </w:tcPr>
            </w:tcPrChange>
          </w:tcPr>
          <w:p w14:paraId="62044180" w14:textId="77777777" w:rsidR="00036D0E" w:rsidRPr="00036D0E" w:rsidRDefault="00036D0E" w:rsidP="00245317">
            <w:pPr>
              <w:spacing w:after="0" w:line="240" w:lineRule="auto"/>
              <w:jc w:val="center"/>
              <w:rPr>
                <w:ins w:id="6889" w:author="David Dayan" w:date="2021-12-03T17:13:00Z"/>
                <w:rFonts w:ascii="Calibri" w:eastAsia="Times New Roman" w:hAnsi="Calibri" w:cs="Times New Roman"/>
                <w:color w:val="000000"/>
                <w:sz w:val="16"/>
                <w:szCs w:val="16"/>
              </w:rPr>
            </w:pPr>
            <w:ins w:id="689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891" w:author="David Dayan" w:date="2021-12-03T17:18:00Z">
              <w:tcPr>
                <w:tcW w:w="1530" w:type="dxa"/>
                <w:tcBorders>
                  <w:top w:val="nil"/>
                  <w:left w:val="nil"/>
                  <w:bottom w:val="nil"/>
                  <w:right w:val="nil"/>
                </w:tcBorders>
                <w:shd w:val="clear" w:color="auto" w:fill="auto"/>
                <w:noWrap/>
                <w:vAlign w:val="bottom"/>
                <w:hideMark/>
              </w:tcPr>
            </w:tcPrChange>
          </w:tcPr>
          <w:p w14:paraId="5851B91E" w14:textId="77777777" w:rsidR="00036D0E" w:rsidRPr="00036D0E" w:rsidRDefault="00036D0E" w:rsidP="00245317">
            <w:pPr>
              <w:spacing w:after="0" w:line="240" w:lineRule="auto"/>
              <w:jc w:val="center"/>
              <w:rPr>
                <w:ins w:id="6892" w:author="David Dayan" w:date="2021-12-03T17:13:00Z"/>
                <w:rFonts w:ascii="Calibri" w:eastAsia="Times New Roman" w:hAnsi="Calibri" w:cs="Times New Roman"/>
                <w:color w:val="000000"/>
                <w:sz w:val="16"/>
                <w:szCs w:val="16"/>
              </w:rPr>
            </w:pPr>
            <w:ins w:id="689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894" w:author="David Dayan" w:date="2021-12-03T17:18:00Z">
              <w:tcPr>
                <w:tcW w:w="898" w:type="dxa"/>
                <w:tcBorders>
                  <w:top w:val="nil"/>
                  <w:left w:val="nil"/>
                  <w:bottom w:val="nil"/>
                  <w:right w:val="nil"/>
                </w:tcBorders>
                <w:shd w:val="clear" w:color="auto" w:fill="auto"/>
                <w:noWrap/>
                <w:vAlign w:val="bottom"/>
                <w:hideMark/>
              </w:tcPr>
            </w:tcPrChange>
          </w:tcPr>
          <w:p w14:paraId="5237AA22" w14:textId="77777777" w:rsidR="00036D0E" w:rsidRPr="00036D0E" w:rsidRDefault="00036D0E" w:rsidP="00245317">
            <w:pPr>
              <w:spacing w:after="0" w:line="240" w:lineRule="auto"/>
              <w:jc w:val="center"/>
              <w:rPr>
                <w:ins w:id="6895" w:author="David Dayan" w:date="2021-12-03T17:13:00Z"/>
                <w:rFonts w:ascii="Calibri" w:eastAsia="Times New Roman" w:hAnsi="Calibri" w:cs="Times New Roman"/>
                <w:color w:val="000000"/>
                <w:sz w:val="16"/>
                <w:szCs w:val="16"/>
              </w:rPr>
            </w:pPr>
            <w:ins w:id="689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897" w:author="David Dayan" w:date="2021-12-03T17:18:00Z">
              <w:tcPr>
                <w:tcW w:w="902" w:type="dxa"/>
                <w:tcBorders>
                  <w:top w:val="nil"/>
                  <w:left w:val="nil"/>
                  <w:bottom w:val="nil"/>
                  <w:right w:val="nil"/>
                </w:tcBorders>
                <w:shd w:val="clear" w:color="auto" w:fill="auto"/>
                <w:noWrap/>
                <w:vAlign w:val="bottom"/>
                <w:hideMark/>
              </w:tcPr>
            </w:tcPrChange>
          </w:tcPr>
          <w:p w14:paraId="3C86CC51" w14:textId="77777777" w:rsidR="00036D0E" w:rsidRPr="00036D0E" w:rsidRDefault="00036D0E" w:rsidP="00245317">
            <w:pPr>
              <w:spacing w:after="0" w:line="240" w:lineRule="auto"/>
              <w:jc w:val="center"/>
              <w:rPr>
                <w:ins w:id="6898" w:author="David Dayan" w:date="2021-12-03T17:13:00Z"/>
                <w:rFonts w:ascii="Calibri" w:eastAsia="Times New Roman" w:hAnsi="Calibri" w:cs="Times New Roman"/>
                <w:color w:val="000000"/>
                <w:sz w:val="16"/>
                <w:szCs w:val="16"/>
              </w:rPr>
            </w:pPr>
            <w:ins w:id="689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900" w:author="David Dayan" w:date="2021-12-03T17:18:00Z">
              <w:tcPr>
                <w:tcW w:w="2160" w:type="dxa"/>
                <w:tcBorders>
                  <w:top w:val="nil"/>
                  <w:left w:val="nil"/>
                  <w:bottom w:val="nil"/>
                  <w:right w:val="nil"/>
                </w:tcBorders>
                <w:shd w:val="clear" w:color="auto" w:fill="auto"/>
                <w:noWrap/>
                <w:vAlign w:val="bottom"/>
                <w:hideMark/>
              </w:tcPr>
            </w:tcPrChange>
          </w:tcPr>
          <w:p w14:paraId="1A5923D5" w14:textId="77777777" w:rsidR="00036D0E" w:rsidRPr="00036D0E" w:rsidRDefault="00036D0E" w:rsidP="00245317">
            <w:pPr>
              <w:spacing w:after="0" w:line="240" w:lineRule="auto"/>
              <w:jc w:val="center"/>
              <w:rPr>
                <w:ins w:id="6901" w:author="David Dayan" w:date="2021-12-03T17:13:00Z"/>
                <w:rFonts w:ascii="Calibri" w:eastAsia="Times New Roman" w:hAnsi="Calibri" w:cs="Times New Roman"/>
                <w:color w:val="000000"/>
                <w:sz w:val="16"/>
                <w:szCs w:val="16"/>
              </w:rPr>
            </w:pPr>
            <w:proofErr w:type="spellStart"/>
            <w:ins w:id="690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903" w:author="David Dayan" w:date="2021-12-03T17:18:00Z">
              <w:tcPr>
                <w:tcW w:w="2876" w:type="dxa"/>
                <w:gridSpan w:val="2"/>
                <w:tcBorders>
                  <w:top w:val="nil"/>
                  <w:left w:val="nil"/>
                  <w:bottom w:val="nil"/>
                  <w:right w:val="nil"/>
                </w:tcBorders>
                <w:shd w:val="clear" w:color="auto" w:fill="auto"/>
                <w:noWrap/>
                <w:vAlign w:val="bottom"/>
                <w:hideMark/>
              </w:tcPr>
            </w:tcPrChange>
          </w:tcPr>
          <w:p w14:paraId="68C06523" w14:textId="77777777" w:rsidR="00036D0E" w:rsidRPr="00036D0E" w:rsidRDefault="00036D0E" w:rsidP="00245317">
            <w:pPr>
              <w:spacing w:after="0" w:line="240" w:lineRule="auto"/>
              <w:jc w:val="center"/>
              <w:rPr>
                <w:ins w:id="6904" w:author="David Dayan" w:date="2021-12-03T17:13:00Z"/>
                <w:rFonts w:ascii="Calibri" w:eastAsia="Times New Roman" w:hAnsi="Calibri" w:cs="Times New Roman"/>
                <w:color w:val="000000"/>
                <w:sz w:val="16"/>
                <w:szCs w:val="16"/>
              </w:rPr>
            </w:pPr>
            <w:proofErr w:type="spellStart"/>
            <w:ins w:id="690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906" w:author="David Dayan" w:date="2021-12-03T17:18:00Z">
              <w:tcPr>
                <w:tcW w:w="1426" w:type="dxa"/>
                <w:tcBorders>
                  <w:top w:val="nil"/>
                  <w:left w:val="nil"/>
                  <w:bottom w:val="nil"/>
                  <w:right w:val="nil"/>
                </w:tcBorders>
                <w:shd w:val="clear" w:color="auto" w:fill="auto"/>
                <w:noWrap/>
                <w:vAlign w:val="bottom"/>
                <w:hideMark/>
              </w:tcPr>
            </w:tcPrChange>
          </w:tcPr>
          <w:p w14:paraId="37F4E9D9" w14:textId="77777777" w:rsidR="00036D0E" w:rsidRPr="00036D0E" w:rsidRDefault="00036D0E" w:rsidP="00245317">
            <w:pPr>
              <w:spacing w:after="0" w:line="240" w:lineRule="auto"/>
              <w:jc w:val="center"/>
              <w:rPr>
                <w:ins w:id="6907" w:author="David Dayan" w:date="2021-12-03T17:13:00Z"/>
                <w:rFonts w:ascii="Calibri" w:eastAsia="Times New Roman" w:hAnsi="Calibri" w:cs="Times New Roman"/>
                <w:color w:val="000000"/>
                <w:sz w:val="16"/>
                <w:szCs w:val="16"/>
              </w:rPr>
            </w:pPr>
            <w:proofErr w:type="spellStart"/>
            <w:ins w:id="690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6BEBF6EB" w14:textId="77777777" w:rsidTr="00245317">
        <w:trPr>
          <w:cantSplit/>
          <w:trHeight w:val="20"/>
          <w:ins w:id="6909" w:author="David Dayan" w:date="2021-12-03T17:13:00Z"/>
          <w:trPrChange w:id="691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911" w:author="David Dayan" w:date="2021-12-03T17:18:00Z">
              <w:tcPr>
                <w:tcW w:w="1563" w:type="dxa"/>
                <w:tcBorders>
                  <w:top w:val="nil"/>
                  <w:left w:val="nil"/>
                  <w:bottom w:val="nil"/>
                  <w:right w:val="nil"/>
                </w:tcBorders>
                <w:shd w:val="clear" w:color="auto" w:fill="auto"/>
                <w:noWrap/>
                <w:vAlign w:val="bottom"/>
                <w:hideMark/>
              </w:tcPr>
            </w:tcPrChange>
          </w:tcPr>
          <w:p w14:paraId="4D52EA3E" w14:textId="77777777" w:rsidR="00036D0E" w:rsidRPr="00036D0E" w:rsidRDefault="00036D0E" w:rsidP="00245317">
            <w:pPr>
              <w:spacing w:after="0" w:line="240" w:lineRule="auto"/>
              <w:jc w:val="center"/>
              <w:rPr>
                <w:ins w:id="6912" w:author="David Dayan" w:date="2021-12-03T17:13:00Z"/>
                <w:rFonts w:ascii="Calibri" w:eastAsia="Times New Roman" w:hAnsi="Calibri" w:cs="Times New Roman"/>
                <w:color w:val="000000"/>
                <w:sz w:val="16"/>
                <w:szCs w:val="16"/>
              </w:rPr>
            </w:pPr>
            <w:ins w:id="6913" w:author="David Dayan" w:date="2021-12-03T17:13:00Z">
              <w:r w:rsidRPr="00036D0E">
                <w:rPr>
                  <w:rFonts w:ascii="Calibri" w:eastAsia="Times New Roman" w:hAnsi="Calibri" w:cs="Times New Roman"/>
                  <w:color w:val="000000"/>
                  <w:sz w:val="16"/>
                  <w:szCs w:val="16"/>
                </w:rPr>
                <w:t>OtsAC20ROGR_0193</w:t>
              </w:r>
            </w:ins>
          </w:p>
        </w:tc>
        <w:tc>
          <w:tcPr>
            <w:tcW w:w="746" w:type="dxa"/>
            <w:tcBorders>
              <w:top w:val="nil"/>
              <w:left w:val="nil"/>
              <w:bottom w:val="nil"/>
              <w:right w:val="nil"/>
            </w:tcBorders>
            <w:shd w:val="clear" w:color="auto" w:fill="auto"/>
            <w:noWrap/>
            <w:vAlign w:val="bottom"/>
            <w:hideMark/>
            <w:tcPrChange w:id="6914" w:author="David Dayan" w:date="2021-12-03T17:18:00Z">
              <w:tcPr>
                <w:tcW w:w="746" w:type="dxa"/>
                <w:tcBorders>
                  <w:top w:val="nil"/>
                  <w:left w:val="nil"/>
                  <w:bottom w:val="nil"/>
                  <w:right w:val="nil"/>
                </w:tcBorders>
                <w:shd w:val="clear" w:color="auto" w:fill="auto"/>
                <w:noWrap/>
                <w:vAlign w:val="bottom"/>
                <w:hideMark/>
              </w:tcPr>
            </w:tcPrChange>
          </w:tcPr>
          <w:p w14:paraId="00F122C5" w14:textId="77777777" w:rsidR="00036D0E" w:rsidRPr="00036D0E" w:rsidRDefault="00036D0E" w:rsidP="00245317">
            <w:pPr>
              <w:spacing w:after="0" w:line="240" w:lineRule="auto"/>
              <w:jc w:val="center"/>
              <w:rPr>
                <w:ins w:id="6915" w:author="David Dayan" w:date="2021-12-03T17:13:00Z"/>
                <w:rFonts w:ascii="Calibri" w:eastAsia="Times New Roman" w:hAnsi="Calibri" w:cs="Times New Roman"/>
                <w:color w:val="000000"/>
                <w:sz w:val="16"/>
                <w:szCs w:val="16"/>
              </w:rPr>
            </w:pPr>
            <w:ins w:id="6916"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917" w:author="David Dayan" w:date="2021-12-03T17:18:00Z">
              <w:tcPr>
                <w:tcW w:w="599" w:type="dxa"/>
                <w:tcBorders>
                  <w:top w:val="nil"/>
                  <w:left w:val="nil"/>
                  <w:bottom w:val="nil"/>
                  <w:right w:val="nil"/>
                </w:tcBorders>
                <w:shd w:val="clear" w:color="auto" w:fill="auto"/>
                <w:noWrap/>
                <w:vAlign w:val="bottom"/>
                <w:hideMark/>
              </w:tcPr>
            </w:tcPrChange>
          </w:tcPr>
          <w:p w14:paraId="3DCF95AA" w14:textId="77777777" w:rsidR="00036D0E" w:rsidRPr="00036D0E" w:rsidRDefault="00036D0E" w:rsidP="00245317">
            <w:pPr>
              <w:spacing w:after="0" w:line="240" w:lineRule="auto"/>
              <w:jc w:val="center"/>
              <w:rPr>
                <w:ins w:id="6918" w:author="David Dayan" w:date="2021-12-03T17:13:00Z"/>
                <w:rFonts w:ascii="Calibri" w:eastAsia="Times New Roman" w:hAnsi="Calibri" w:cs="Times New Roman"/>
                <w:color w:val="000000"/>
                <w:sz w:val="16"/>
                <w:szCs w:val="16"/>
              </w:rPr>
            </w:pPr>
            <w:ins w:id="6919"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920" w:author="David Dayan" w:date="2021-12-03T17:18:00Z">
              <w:tcPr>
                <w:tcW w:w="1142" w:type="dxa"/>
                <w:tcBorders>
                  <w:top w:val="nil"/>
                  <w:left w:val="nil"/>
                  <w:bottom w:val="nil"/>
                  <w:right w:val="nil"/>
                </w:tcBorders>
                <w:shd w:val="clear" w:color="auto" w:fill="auto"/>
                <w:noWrap/>
                <w:vAlign w:val="bottom"/>
                <w:hideMark/>
              </w:tcPr>
            </w:tcPrChange>
          </w:tcPr>
          <w:p w14:paraId="5FAD7A24" w14:textId="77777777" w:rsidR="00036D0E" w:rsidRPr="00036D0E" w:rsidRDefault="00036D0E" w:rsidP="00245317">
            <w:pPr>
              <w:spacing w:after="0" w:line="240" w:lineRule="auto"/>
              <w:jc w:val="center"/>
              <w:rPr>
                <w:ins w:id="6921" w:author="David Dayan" w:date="2021-12-03T17:13:00Z"/>
                <w:rFonts w:ascii="Calibri" w:eastAsia="Times New Roman" w:hAnsi="Calibri" w:cs="Times New Roman"/>
                <w:color w:val="000000"/>
                <w:sz w:val="16"/>
                <w:szCs w:val="16"/>
              </w:rPr>
            </w:pPr>
            <w:ins w:id="692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923" w:author="David Dayan" w:date="2021-12-03T17:18:00Z">
              <w:tcPr>
                <w:tcW w:w="1440" w:type="dxa"/>
                <w:tcBorders>
                  <w:top w:val="nil"/>
                  <w:left w:val="nil"/>
                  <w:bottom w:val="nil"/>
                  <w:right w:val="nil"/>
                </w:tcBorders>
                <w:shd w:val="clear" w:color="auto" w:fill="auto"/>
                <w:noWrap/>
                <w:vAlign w:val="bottom"/>
                <w:hideMark/>
              </w:tcPr>
            </w:tcPrChange>
          </w:tcPr>
          <w:p w14:paraId="1D33A526" w14:textId="77777777" w:rsidR="00036D0E" w:rsidRPr="00036D0E" w:rsidRDefault="00036D0E" w:rsidP="00245317">
            <w:pPr>
              <w:spacing w:after="0" w:line="240" w:lineRule="auto"/>
              <w:jc w:val="center"/>
              <w:rPr>
                <w:ins w:id="6924" w:author="David Dayan" w:date="2021-12-03T17:13:00Z"/>
                <w:rFonts w:ascii="Calibri" w:eastAsia="Times New Roman" w:hAnsi="Calibri" w:cs="Times New Roman"/>
                <w:color w:val="000000"/>
                <w:sz w:val="16"/>
                <w:szCs w:val="16"/>
              </w:rPr>
            </w:pPr>
            <w:ins w:id="692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926" w:author="David Dayan" w:date="2021-12-03T17:18:00Z">
              <w:tcPr>
                <w:tcW w:w="1530" w:type="dxa"/>
                <w:tcBorders>
                  <w:top w:val="nil"/>
                  <w:left w:val="nil"/>
                  <w:bottom w:val="nil"/>
                  <w:right w:val="nil"/>
                </w:tcBorders>
                <w:shd w:val="clear" w:color="auto" w:fill="auto"/>
                <w:noWrap/>
                <w:vAlign w:val="bottom"/>
                <w:hideMark/>
              </w:tcPr>
            </w:tcPrChange>
          </w:tcPr>
          <w:p w14:paraId="61537620" w14:textId="77777777" w:rsidR="00036D0E" w:rsidRPr="00036D0E" w:rsidRDefault="00036D0E" w:rsidP="00245317">
            <w:pPr>
              <w:spacing w:after="0" w:line="240" w:lineRule="auto"/>
              <w:jc w:val="center"/>
              <w:rPr>
                <w:ins w:id="6927" w:author="David Dayan" w:date="2021-12-03T17:13:00Z"/>
                <w:rFonts w:ascii="Calibri" w:eastAsia="Times New Roman" w:hAnsi="Calibri" w:cs="Times New Roman"/>
                <w:color w:val="000000"/>
                <w:sz w:val="16"/>
                <w:szCs w:val="16"/>
              </w:rPr>
            </w:pPr>
            <w:ins w:id="692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929" w:author="David Dayan" w:date="2021-12-03T17:18:00Z">
              <w:tcPr>
                <w:tcW w:w="898" w:type="dxa"/>
                <w:tcBorders>
                  <w:top w:val="nil"/>
                  <w:left w:val="nil"/>
                  <w:bottom w:val="nil"/>
                  <w:right w:val="nil"/>
                </w:tcBorders>
                <w:shd w:val="clear" w:color="auto" w:fill="auto"/>
                <w:noWrap/>
                <w:vAlign w:val="bottom"/>
                <w:hideMark/>
              </w:tcPr>
            </w:tcPrChange>
          </w:tcPr>
          <w:p w14:paraId="59E782DD" w14:textId="77777777" w:rsidR="00036D0E" w:rsidRPr="00036D0E" w:rsidRDefault="00036D0E" w:rsidP="00245317">
            <w:pPr>
              <w:spacing w:after="0" w:line="240" w:lineRule="auto"/>
              <w:jc w:val="center"/>
              <w:rPr>
                <w:ins w:id="6930" w:author="David Dayan" w:date="2021-12-03T17:13:00Z"/>
                <w:rFonts w:ascii="Calibri" w:eastAsia="Times New Roman" w:hAnsi="Calibri" w:cs="Times New Roman"/>
                <w:color w:val="000000"/>
                <w:sz w:val="16"/>
                <w:szCs w:val="16"/>
              </w:rPr>
            </w:pPr>
            <w:ins w:id="693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932" w:author="David Dayan" w:date="2021-12-03T17:18:00Z">
              <w:tcPr>
                <w:tcW w:w="902" w:type="dxa"/>
                <w:tcBorders>
                  <w:top w:val="nil"/>
                  <w:left w:val="nil"/>
                  <w:bottom w:val="nil"/>
                  <w:right w:val="nil"/>
                </w:tcBorders>
                <w:shd w:val="clear" w:color="auto" w:fill="auto"/>
                <w:noWrap/>
                <w:vAlign w:val="bottom"/>
                <w:hideMark/>
              </w:tcPr>
            </w:tcPrChange>
          </w:tcPr>
          <w:p w14:paraId="21943EF0" w14:textId="77777777" w:rsidR="00036D0E" w:rsidRPr="00036D0E" w:rsidRDefault="00036D0E" w:rsidP="00245317">
            <w:pPr>
              <w:spacing w:after="0" w:line="240" w:lineRule="auto"/>
              <w:jc w:val="center"/>
              <w:rPr>
                <w:ins w:id="6933" w:author="David Dayan" w:date="2021-12-03T17:13:00Z"/>
                <w:rFonts w:ascii="Calibri" w:eastAsia="Times New Roman" w:hAnsi="Calibri" w:cs="Times New Roman"/>
                <w:color w:val="000000"/>
                <w:sz w:val="16"/>
                <w:szCs w:val="16"/>
              </w:rPr>
            </w:pPr>
            <w:ins w:id="693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935" w:author="David Dayan" w:date="2021-12-03T17:18:00Z">
              <w:tcPr>
                <w:tcW w:w="2160" w:type="dxa"/>
                <w:tcBorders>
                  <w:top w:val="nil"/>
                  <w:left w:val="nil"/>
                  <w:bottom w:val="nil"/>
                  <w:right w:val="nil"/>
                </w:tcBorders>
                <w:shd w:val="clear" w:color="auto" w:fill="auto"/>
                <w:noWrap/>
                <w:vAlign w:val="bottom"/>
                <w:hideMark/>
              </w:tcPr>
            </w:tcPrChange>
          </w:tcPr>
          <w:p w14:paraId="4F3F512E" w14:textId="77777777" w:rsidR="00036D0E" w:rsidRPr="00036D0E" w:rsidRDefault="00036D0E" w:rsidP="00245317">
            <w:pPr>
              <w:spacing w:after="0" w:line="240" w:lineRule="auto"/>
              <w:jc w:val="center"/>
              <w:rPr>
                <w:ins w:id="6936" w:author="David Dayan" w:date="2021-12-03T17:13:00Z"/>
                <w:rFonts w:ascii="Calibri" w:eastAsia="Times New Roman" w:hAnsi="Calibri" w:cs="Times New Roman"/>
                <w:color w:val="000000"/>
                <w:sz w:val="16"/>
                <w:szCs w:val="16"/>
              </w:rPr>
            </w:pPr>
            <w:proofErr w:type="spellStart"/>
            <w:ins w:id="693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938" w:author="David Dayan" w:date="2021-12-03T17:18:00Z">
              <w:tcPr>
                <w:tcW w:w="2876" w:type="dxa"/>
                <w:gridSpan w:val="2"/>
                <w:tcBorders>
                  <w:top w:val="nil"/>
                  <w:left w:val="nil"/>
                  <w:bottom w:val="nil"/>
                  <w:right w:val="nil"/>
                </w:tcBorders>
                <w:shd w:val="clear" w:color="auto" w:fill="auto"/>
                <w:noWrap/>
                <w:vAlign w:val="bottom"/>
                <w:hideMark/>
              </w:tcPr>
            </w:tcPrChange>
          </w:tcPr>
          <w:p w14:paraId="4B1A434D" w14:textId="77777777" w:rsidR="00036D0E" w:rsidRPr="00036D0E" w:rsidRDefault="00036D0E" w:rsidP="00245317">
            <w:pPr>
              <w:spacing w:after="0" w:line="240" w:lineRule="auto"/>
              <w:jc w:val="center"/>
              <w:rPr>
                <w:ins w:id="6939" w:author="David Dayan" w:date="2021-12-03T17:13:00Z"/>
                <w:rFonts w:ascii="Calibri" w:eastAsia="Times New Roman" w:hAnsi="Calibri" w:cs="Times New Roman"/>
                <w:color w:val="000000"/>
                <w:sz w:val="16"/>
                <w:szCs w:val="16"/>
              </w:rPr>
            </w:pPr>
            <w:proofErr w:type="spellStart"/>
            <w:ins w:id="694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941" w:author="David Dayan" w:date="2021-12-03T17:18:00Z">
              <w:tcPr>
                <w:tcW w:w="1426" w:type="dxa"/>
                <w:tcBorders>
                  <w:top w:val="nil"/>
                  <w:left w:val="nil"/>
                  <w:bottom w:val="nil"/>
                  <w:right w:val="nil"/>
                </w:tcBorders>
                <w:shd w:val="clear" w:color="auto" w:fill="auto"/>
                <w:noWrap/>
                <w:vAlign w:val="bottom"/>
                <w:hideMark/>
              </w:tcPr>
            </w:tcPrChange>
          </w:tcPr>
          <w:p w14:paraId="4994C8E6" w14:textId="77777777" w:rsidR="00036D0E" w:rsidRPr="00036D0E" w:rsidRDefault="00036D0E" w:rsidP="00245317">
            <w:pPr>
              <w:spacing w:after="0" w:line="240" w:lineRule="auto"/>
              <w:jc w:val="center"/>
              <w:rPr>
                <w:ins w:id="6942" w:author="David Dayan" w:date="2021-12-03T17:13:00Z"/>
                <w:rFonts w:ascii="Calibri" w:eastAsia="Times New Roman" w:hAnsi="Calibri" w:cs="Times New Roman"/>
                <w:color w:val="000000"/>
                <w:sz w:val="16"/>
                <w:szCs w:val="16"/>
              </w:rPr>
            </w:pPr>
            <w:proofErr w:type="spellStart"/>
            <w:ins w:id="694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7D24620" w14:textId="77777777" w:rsidTr="00245317">
        <w:trPr>
          <w:cantSplit/>
          <w:trHeight w:val="20"/>
          <w:ins w:id="6944" w:author="David Dayan" w:date="2021-12-03T17:13:00Z"/>
          <w:trPrChange w:id="694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946" w:author="David Dayan" w:date="2021-12-03T17:18:00Z">
              <w:tcPr>
                <w:tcW w:w="1563" w:type="dxa"/>
                <w:tcBorders>
                  <w:top w:val="nil"/>
                  <w:left w:val="nil"/>
                  <w:bottom w:val="nil"/>
                  <w:right w:val="nil"/>
                </w:tcBorders>
                <w:shd w:val="clear" w:color="auto" w:fill="auto"/>
                <w:noWrap/>
                <w:vAlign w:val="bottom"/>
                <w:hideMark/>
              </w:tcPr>
            </w:tcPrChange>
          </w:tcPr>
          <w:p w14:paraId="566C8DA1" w14:textId="77777777" w:rsidR="00036D0E" w:rsidRPr="00036D0E" w:rsidRDefault="00036D0E" w:rsidP="00245317">
            <w:pPr>
              <w:spacing w:after="0" w:line="240" w:lineRule="auto"/>
              <w:jc w:val="center"/>
              <w:rPr>
                <w:ins w:id="6947" w:author="David Dayan" w:date="2021-12-03T17:13:00Z"/>
                <w:rFonts w:ascii="Calibri" w:eastAsia="Times New Roman" w:hAnsi="Calibri" w:cs="Times New Roman"/>
                <w:color w:val="000000"/>
                <w:sz w:val="16"/>
                <w:szCs w:val="16"/>
              </w:rPr>
            </w:pPr>
            <w:ins w:id="6948" w:author="David Dayan" w:date="2021-12-03T17:13:00Z">
              <w:r w:rsidRPr="00036D0E">
                <w:rPr>
                  <w:rFonts w:ascii="Calibri" w:eastAsia="Times New Roman" w:hAnsi="Calibri" w:cs="Times New Roman"/>
                  <w:color w:val="000000"/>
                  <w:sz w:val="16"/>
                  <w:szCs w:val="16"/>
                </w:rPr>
                <w:t>OtsAC20ROGR_0194</w:t>
              </w:r>
            </w:ins>
          </w:p>
        </w:tc>
        <w:tc>
          <w:tcPr>
            <w:tcW w:w="746" w:type="dxa"/>
            <w:tcBorders>
              <w:top w:val="nil"/>
              <w:left w:val="nil"/>
              <w:bottom w:val="nil"/>
              <w:right w:val="nil"/>
            </w:tcBorders>
            <w:shd w:val="clear" w:color="auto" w:fill="auto"/>
            <w:noWrap/>
            <w:vAlign w:val="bottom"/>
            <w:hideMark/>
            <w:tcPrChange w:id="6949" w:author="David Dayan" w:date="2021-12-03T17:18:00Z">
              <w:tcPr>
                <w:tcW w:w="746" w:type="dxa"/>
                <w:tcBorders>
                  <w:top w:val="nil"/>
                  <w:left w:val="nil"/>
                  <w:bottom w:val="nil"/>
                  <w:right w:val="nil"/>
                </w:tcBorders>
                <w:shd w:val="clear" w:color="auto" w:fill="auto"/>
                <w:noWrap/>
                <w:vAlign w:val="bottom"/>
                <w:hideMark/>
              </w:tcPr>
            </w:tcPrChange>
          </w:tcPr>
          <w:p w14:paraId="1D8247DC" w14:textId="77777777" w:rsidR="00036D0E" w:rsidRPr="00036D0E" w:rsidRDefault="00036D0E" w:rsidP="00245317">
            <w:pPr>
              <w:spacing w:after="0" w:line="240" w:lineRule="auto"/>
              <w:jc w:val="center"/>
              <w:rPr>
                <w:ins w:id="6950" w:author="David Dayan" w:date="2021-12-03T17:13:00Z"/>
                <w:rFonts w:ascii="Calibri" w:eastAsia="Times New Roman" w:hAnsi="Calibri" w:cs="Times New Roman"/>
                <w:color w:val="000000"/>
                <w:sz w:val="16"/>
                <w:szCs w:val="16"/>
              </w:rPr>
            </w:pPr>
            <w:ins w:id="6951"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952" w:author="David Dayan" w:date="2021-12-03T17:18:00Z">
              <w:tcPr>
                <w:tcW w:w="599" w:type="dxa"/>
                <w:tcBorders>
                  <w:top w:val="nil"/>
                  <w:left w:val="nil"/>
                  <w:bottom w:val="nil"/>
                  <w:right w:val="nil"/>
                </w:tcBorders>
                <w:shd w:val="clear" w:color="auto" w:fill="auto"/>
                <w:noWrap/>
                <w:vAlign w:val="bottom"/>
                <w:hideMark/>
              </w:tcPr>
            </w:tcPrChange>
          </w:tcPr>
          <w:p w14:paraId="2A0B8BC1" w14:textId="77777777" w:rsidR="00036D0E" w:rsidRPr="00036D0E" w:rsidRDefault="00036D0E" w:rsidP="00245317">
            <w:pPr>
              <w:spacing w:after="0" w:line="240" w:lineRule="auto"/>
              <w:jc w:val="center"/>
              <w:rPr>
                <w:ins w:id="6953" w:author="David Dayan" w:date="2021-12-03T17:13:00Z"/>
                <w:rFonts w:ascii="Calibri" w:eastAsia="Times New Roman" w:hAnsi="Calibri" w:cs="Times New Roman"/>
                <w:color w:val="000000"/>
                <w:sz w:val="16"/>
                <w:szCs w:val="16"/>
              </w:rPr>
            </w:pPr>
            <w:ins w:id="6954"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955" w:author="David Dayan" w:date="2021-12-03T17:18:00Z">
              <w:tcPr>
                <w:tcW w:w="1142" w:type="dxa"/>
                <w:tcBorders>
                  <w:top w:val="nil"/>
                  <w:left w:val="nil"/>
                  <w:bottom w:val="nil"/>
                  <w:right w:val="nil"/>
                </w:tcBorders>
                <w:shd w:val="clear" w:color="auto" w:fill="auto"/>
                <w:noWrap/>
                <w:vAlign w:val="bottom"/>
                <w:hideMark/>
              </w:tcPr>
            </w:tcPrChange>
          </w:tcPr>
          <w:p w14:paraId="17FD33DF" w14:textId="77777777" w:rsidR="00036D0E" w:rsidRPr="00036D0E" w:rsidRDefault="00036D0E" w:rsidP="00245317">
            <w:pPr>
              <w:spacing w:after="0" w:line="240" w:lineRule="auto"/>
              <w:jc w:val="center"/>
              <w:rPr>
                <w:ins w:id="6956" w:author="David Dayan" w:date="2021-12-03T17:13:00Z"/>
                <w:rFonts w:ascii="Calibri" w:eastAsia="Times New Roman" w:hAnsi="Calibri" w:cs="Times New Roman"/>
                <w:color w:val="000000"/>
                <w:sz w:val="16"/>
                <w:szCs w:val="16"/>
              </w:rPr>
            </w:pPr>
            <w:ins w:id="695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958" w:author="David Dayan" w:date="2021-12-03T17:18:00Z">
              <w:tcPr>
                <w:tcW w:w="1440" w:type="dxa"/>
                <w:tcBorders>
                  <w:top w:val="nil"/>
                  <w:left w:val="nil"/>
                  <w:bottom w:val="nil"/>
                  <w:right w:val="nil"/>
                </w:tcBorders>
                <w:shd w:val="clear" w:color="auto" w:fill="auto"/>
                <w:noWrap/>
                <w:vAlign w:val="bottom"/>
                <w:hideMark/>
              </w:tcPr>
            </w:tcPrChange>
          </w:tcPr>
          <w:p w14:paraId="67BBB3CC" w14:textId="77777777" w:rsidR="00036D0E" w:rsidRPr="00036D0E" w:rsidRDefault="00036D0E" w:rsidP="00245317">
            <w:pPr>
              <w:spacing w:after="0" w:line="240" w:lineRule="auto"/>
              <w:jc w:val="center"/>
              <w:rPr>
                <w:ins w:id="6959" w:author="David Dayan" w:date="2021-12-03T17:13:00Z"/>
                <w:rFonts w:ascii="Calibri" w:eastAsia="Times New Roman" w:hAnsi="Calibri" w:cs="Times New Roman"/>
                <w:color w:val="000000"/>
                <w:sz w:val="16"/>
                <w:szCs w:val="16"/>
              </w:rPr>
            </w:pPr>
            <w:ins w:id="696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961" w:author="David Dayan" w:date="2021-12-03T17:18:00Z">
              <w:tcPr>
                <w:tcW w:w="1530" w:type="dxa"/>
                <w:tcBorders>
                  <w:top w:val="nil"/>
                  <w:left w:val="nil"/>
                  <w:bottom w:val="nil"/>
                  <w:right w:val="nil"/>
                </w:tcBorders>
                <w:shd w:val="clear" w:color="auto" w:fill="auto"/>
                <w:noWrap/>
                <w:vAlign w:val="bottom"/>
                <w:hideMark/>
              </w:tcPr>
            </w:tcPrChange>
          </w:tcPr>
          <w:p w14:paraId="26ED8562" w14:textId="77777777" w:rsidR="00036D0E" w:rsidRPr="00036D0E" w:rsidRDefault="00036D0E" w:rsidP="00245317">
            <w:pPr>
              <w:spacing w:after="0" w:line="240" w:lineRule="auto"/>
              <w:jc w:val="center"/>
              <w:rPr>
                <w:ins w:id="6962" w:author="David Dayan" w:date="2021-12-03T17:13:00Z"/>
                <w:rFonts w:ascii="Calibri" w:eastAsia="Times New Roman" w:hAnsi="Calibri" w:cs="Times New Roman"/>
                <w:color w:val="000000"/>
                <w:sz w:val="16"/>
                <w:szCs w:val="16"/>
              </w:rPr>
            </w:pPr>
            <w:ins w:id="696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964" w:author="David Dayan" w:date="2021-12-03T17:18:00Z">
              <w:tcPr>
                <w:tcW w:w="898" w:type="dxa"/>
                <w:tcBorders>
                  <w:top w:val="nil"/>
                  <w:left w:val="nil"/>
                  <w:bottom w:val="nil"/>
                  <w:right w:val="nil"/>
                </w:tcBorders>
                <w:shd w:val="clear" w:color="auto" w:fill="auto"/>
                <w:noWrap/>
                <w:vAlign w:val="bottom"/>
                <w:hideMark/>
              </w:tcPr>
            </w:tcPrChange>
          </w:tcPr>
          <w:p w14:paraId="0122C624" w14:textId="77777777" w:rsidR="00036D0E" w:rsidRPr="00036D0E" w:rsidRDefault="00036D0E" w:rsidP="00245317">
            <w:pPr>
              <w:spacing w:after="0" w:line="240" w:lineRule="auto"/>
              <w:jc w:val="center"/>
              <w:rPr>
                <w:ins w:id="6965" w:author="David Dayan" w:date="2021-12-03T17:13:00Z"/>
                <w:rFonts w:ascii="Calibri" w:eastAsia="Times New Roman" w:hAnsi="Calibri" w:cs="Times New Roman"/>
                <w:color w:val="000000"/>
                <w:sz w:val="16"/>
                <w:szCs w:val="16"/>
              </w:rPr>
            </w:pPr>
            <w:ins w:id="696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967" w:author="David Dayan" w:date="2021-12-03T17:18:00Z">
              <w:tcPr>
                <w:tcW w:w="902" w:type="dxa"/>
                <w:tcBorders>
                  <w:top w:val="nil"/>
                  <w:left w:val="nil"/>
                  <w:bottom w:val="nil"/>
                  <w:right w:val="nil"/>
                </w:tcBorders>
                <w:shd w:val="clear" w:color="auto" w:fill="auto"/>
                <w:noWrap/>
                <w:vAlign w:val="bottom"/>
                <w:hideMark/>
              </w:tcPr>
            </w:tcPrChange>
          </w:tcPr>
          <w:p w14:paraId="2E17F5C5" w14:textId="77777777" w:rsidR="00036D0E" w:rsidRPr="00036D0E" w:rsidRDefault="00036D0E" w:rsidP="00245317">
            <w:pPr>
              <w:spacing w:after="0" w:line="240" w:lineRule="auto"/>
              <w:jc w:val="center"/>
              <w:rPr>
                <w:ins w:id="6968" w:author="David Dayan" w:date="2021-12-03T17:13:00Z"/>
                <w:rFonts w:ascii="Calibri" w:eastAsia="Times New Roman" w:hAnsi="Calibri" w:cs="Times New Roman"/>
                <w:color w:val="000000"/>
                <w:sz w:val="16"/>
                <w:szCs w:val="16"/>
              </w:rPr>
            </w:pPr>
            <w:ins w:id="696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970" w:author="David Dayan" w:date="2021-12-03T17:18:00Z">
              <w:tcPr>
                <w:tcW w:w="2160" w:type="dxa"/>
                <w:tcBorders>
                  <w:top w:val="nil"/>
                  <w:left w:val="nil"/>
                  <w:bottom w:val="nil"/>
                  <w:right w:val="nil"/>
                </w:tcBorders>
                <w:shd w:val="clear" w:color="auto" w:fill="auto"/>
                <w:noWrap/>
                <w:vAlign w:val="bottom"/>
                <w:hideMark/>
              </w:tcPr>
            </w:tcPrChange>
          </w:tcPr>
          <w:p w14:paraId="683C643A" w14:textId="77777777" w:rsidR="00036D0E" w:rsidRPr="00036D0E" w:rsidRDefault="00036D0E" w:rsidP="00245317">
            <w:pPr>
              <w:spacing w:after="0" w:line="240" w:lineRule="auto"/>
              <w:jc w:val="center"/>
              <w:rPr>
                <w:ins w:id="6971" w:author="David Dayan" w:date="2021-12-03T17:13:00Z"/>
                <w:rFonts w:ascii="Calibri" w:eastAsia="Times New Roman" w:hAnsi="Calibri" w:cs="Times New Roman"/>
                <w:color w:val="000000"/>
                <w:sz w:val="16"/>
                <w:szCs w:val="16"/>
              </w:rPr>
            </w:pPr>
            <w:proofErr w:type="spellStart"/>
            <w:ins w:id="697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6973" w:author="David Dayan" w:date="2021-12-03T17:18:00Z">
              <w:tcPr>
                <w:tcW w:w="2876" w:type="dxa"/>
                <w:gridSpan w:val="2"/>
                <w:tcBorders>
                  <w:top w:val="nil"/>
                  <w:left w:val="nil"/>
                  <w:bottom w:val="nil"/>
                  <w:right w:val="nil"/>
                </w:tcBorders>
                <w:shd w:val="clear" w:color="auto" w:fill="auto"/>
                <w:noWrap/>
                <w:vAlign w:val="bottom"/>
                <w:hideMark/>
              </w:tcPr>
            </w:tcPrChange>
          </w:tcPr>
          <w:p w14:paraId="6FDDEC5B" w14:textId="77777777" w:rsidR="00036D0E" w:rsidRPr="00036D0E" w:rsidRDefault="00036D0E" w:rsidP="00245317">
            <w:pPr>
              <w:spacing w:after="0" w:line="240" w:lineRule="auto"/>
              <w:jc w:val="center"/>
              <w:rPr>
                <w:ins w:id="6974" w:author="David Dayan" w:date="2021-12-03T17:13:00Z"/>
                <w:rFonts w:ascii="Calibri" w:eastAsia="Times New Roman" w:hAnsi="Calibri" w:cs="Times New Roman"/>
                <w:color w:val="000000"/>
                <w:sz w:val="16"/>
                <w:szCs w:val="16"/>
              </w:rPr>
            </w:pPr>
            <w:proofErr w:type="spellStart"/>
            <w:ins w:id="697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6976" w:author="David Dayan" w:date="2021-12-03T17:18:00Z">
              <w:tcPr>
                <w:tcW w:w="1426" w:type="dxa"/>
                <w:tcBorders>
                  <w:top w:val="nil"/>
                  <w:left w:val="nil"/>
                  <w:bottom w:val="nil"/>
                  <w:right w:val="nil"/>
                </w:tcBorders>
                <w:shd w:val="clear" w:color="auto" w:fill="auto"/>
                <w:noWrap/>
                <w:vAlign w:val="bottom"/>
                <w:hideMark/>
              </w:tcPr>
            </w:tcPrChange>
          </w:tcPr>
          <w:p w14:paraId="2FC15B24" w14:textId="77777777" w:rsidR="00036D0E" w:rsidRPr="00036D0E" w:rsidRDefault="00036D0E" w:rsidP="00245317">
            <w:pPr>
              <w:spacing w:after="0" w:line="240" w:lineRule="auto"/>
              <w:jc w:val="center"/>
              <w:rPr>
                <w:ins w:id="6977" w:author="David Dayan" w:date="2021-12-03T17:13:00Z"/>
                <w:rFonts w:ascii="Calibri" w:eastAsia="Times New Roman" w:hAnsi="Calibri" w:cs="Times New Roman"/>
                <w:color w:val="000000"/>
                <w:sz w:val="16"/>
                <w:szCs w:val="16"/>
              </w:rPr>
            </w:pPr>
            <w:proofErr w:type="spellStart"/>
            <w:ins w:id="697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AF3F2BC" w14:textId="77777777" w:rsidTr="00245317">
        <w:trPr>
          <w:cantSplit/>
          <w:trHeight w:val="20"/>
          <w:ins w:id="6979" w:author="David Dayan" w:date="2021-12-03T17:13:00Z"/>
          <w:trPrChange w:id="698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981" w:author="David Dayan" w:date="2021-12-03T17:18:00Z">
              <w:tcPr>
                <w:tcW w:w="1563" w:type="dxa"/>
                <w:tcBorders>
                  <w:top w:val="nil"/>
                  <w:left w:val="nil"/>
                  <w:bottom w:val="nil"/>
                  <w:right w:val="nil"/>
                </w:tcBorders>
                <w:shd w:val="clear" w:color="auto" w:fill="auto"/>
                <w:noWrap/>
                <w:vAlign w:val="bottom"/>
                <w:hideMark/>
              </w:tcPr>
            </w:tcPrChange>
          </w:tcPr>
          <w:p w14:paraId="48D90F7E" w14:textId="77777777" w:rsidR="00036D0E" w:rsidRPr="00036D0E" w:rsidRDefault="00036D0E" w:rsidP="00245317">
            <w:pPr>
              <w:spacing w:after="0" w:line="240" w:lineRule="auto"/>
              <w:jc w:val="center"/>
              <w:rPr>
                <w:ins w:id="6982" w:author="David Dayan" w:date="2021-12-03T17:13:00Z"/>
                <w:rFonts w:ascii="Calibri" w:eastAsia="Times New Roman" w:hAnsi="Calibri" w:cs="Times New Roman"/>
                <w:color w:val="000000"/>
                <w:sz w:val="16"/>
                <w:szCs w:val="16"/>
              </w:rPr>
            </w:pPr>
            <w:ins w:id="6983" w:author="David Dayan" w:date="2021-12-03T17:13:00Z">
              <w:r w:rsidRPr="00036D0E">
                <w:rPr>
                  <w:rFonts w:ascii="Calibri" w:eastAsia="Times New Roman" w:hAnsi="Calibri" w:cs="Times New Roman"/>
                  <w:color w:val="000000"/>
                  <w:sz w:val="16"/>
                  <w:szCs w:val="16"/>
                </w:rPr>
                <w:lastRenderedPageBreak/>
                <w:t>OtsAC20ROGR_0195</w:t>
              </w:r>
            </w:ins>
          </w:p>
        </w:tc>
        <w:tc>
          <w:tcPr>
            <w:tcW w:w="746" w:type="dxa"/>
            <w:tcBorders>
              <w:top w:val="nil"/>
              <w:left w:val="nil"/>
              <w:bottom w:val="nil"/>
              <w:right w:val="nil"/>
            </w:tcBorders>
            <w:shd w:val="clear" w:color="auto" w:fill="auto"/>
            <w:noWrap/>
            <w:vAlign w:val="bottom"/>
            <w:hideMark/>
            <w:tcPrChange w:id="6984" w:author="David Dayan" w:date="2021-12-03T17:18:00Z">
              <w:tcPr>
                <w:tcW w:w="746" w:type="dxa"/>
                <w:tcBorders>
                  <w:top w:val="nil"/>
                  <w:left w:val="nil"/>
                  <w:bottom w:val="nil"/>
                  <w:right w:val="nil"/>
                </w:tcBorders>
                <w:shd w:val="clear" w:color="auto" w:fill="auto"/>
                <w:noWrap/>
                <w:vAlign w:val="bottom"/>
                <w:hideMark/>
              </w:tcPr>
            </w:tcPrChange>
          </w:tcPr>
          <w:p w14:paraId="4A3434C2" w14:textId="77777777" w:rsidR="00036D0E" w:rsidRPr="00036D0E" w:rsidRDefault="00036D0E" w:rsidP="00245317">
            <w:pPr>
              <w:spacing w:after="0" w:line="240" w:lineRule="auto"/>
              <w:jc w:val="center"/>
              <w:rPr>
                <w:ins w:id="6985" w:author="David Dayan" w:date="2021-12-03T17:13:00Z"/>
                <w:rFonts w:ascii="Calibri" w:eastAsia="Times New Roman" w:hAnsi="Calibri" w:cs="Times New Roman"/>
                <w:color w:val="000000"/>
                <w:sz w:val="16"/>
                <w:szCs w:val="16"/>
              </w:rPr>
            </w:pPr>
            <w:ins w:id="6986"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987" w:author="David Dayan" w:date="2021-12-03T17:18:00Z">
              <w:tcPr>
                <w:tcW w:w="599" w:type="dxa"/>
                <w:tcBorders>
                  <w:top w:val="nil"/>
                  <w:left w:val="nil"/>
                  <w:bottom w:val="nil"/>
                  <w:right w:val="nil"/>
                </w:tcBorders>
                <w:shd w:val="clear" w:color="auto" w:fill="auto"/>
                <w:noWrap/>
                <w:vAlign w:val="bottom"/>
                <w:hideMark/>
              </w:tcPr>
            </w:tcPrChange>
          </w:tcPr>
          <w:p w14:paraId="4FD8C41A" w14:textId="77777777" w:rsidR="00036D0E" w:rsidRPr="00036D0E" w:rsidRDefault="00036D0E" w:rsidP="00245317">
            <w:pPr>
              <w:spacing w:after="0" w:line="240" w:lineRule="auto"/>
              <w:jc w:val="center"/>
              <w:rPr>
                <w:ins w:id="6988" w:author="David Dayan" w:date="2021-12-03T17:13:00Z"/>
                <w:rFonts w:ascii="Calibri" w:eastAsia="Times New Roman" w:hAnsi="Calibri" w:cs="Times New Roman"/>
                <w:color w:val="000000"/>
                <w:sz w:val="16"/>
                <w:szCs w:val="16"/>
              </w:rPr>
            </w:pPr>
            <w:ins w:id="6989"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990" w:author="David Dayan" w:date="2021-12-03T17:18:00Z">
              <w:tcPr>
                <w:tcW w:w="1142" w:type="dxa"/>
                <w:tcBorders>
                  <w:top w:val="nil"/>
                  <w:left w:val="nil"/>
                  <w:bottom w:val="nil"/>
                  <w:right w:val="nil"/>
                </w:tcBorders>
                <w:shd w:val="clear" w:color="auto" w:fill="auto"/>
                <w:noWrap/>
                <w:vAlign w:val="bottom"/>
                <w:hideMark/>
              </w:tcPr>
            </w:tcPrChange>
          </w:tcPr>
          <w:p w14:paraId="49E7FA2D" w14:textId="77777777" w:rsidR="00036D0E" w:rsidRPr="00036D0E" w:rsidRDefault="00036D0E" w:rsidP="00245317">
            <w:pPr>
              <w:spacing w:after="0" w:line="240" w:lineRule="auto"/>
              <w:jc w:val="center"/>
              <w:rPr>
                <w:ins w:id="6991" w:author="David Dayan" w:date="2021-12-03T17:13:00Z"/>
                <w:rFonts w:ascii="Calibri" w:eastAsia="Times New Roman" w:hAnsi="Calibri" w:cs="Times New Roman"/>
                <w:color w:val="000000"/>
                <w:sz w:val="16"/>
                <w:szCs w:val="16"/>
              </w:rPr>
            </w:pPr>
            <w:ins w:id="699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993" w:author="David Dayan" w:date="2021-12-03T17:18:00Z">
              <w:tcPr>
                <w:tcW w:w="1440" w:type="dxa"/>
                <w:tcBorders>
                  <w:top w:val="nil"/>
                  <w:left w:val="nil"/>
                  <w:bottom w:val="nil"/>
                  <w:right w:val="nil"/>
                </w:tcBorders>
                <w:shd w:val="clear" w:color="auto" w:fill="auto"/>
                <w:noWrap/>
                <w:vAlign w:val="bottom"/>
                <w:hideMark/>
              </w:tcPr>
            </w:tcPrChange>
          </w:tcPr>
          <w:p w14:paraId="63757D4B" w14:textId="77777777" w:rsidR="00036D0E" w:rsidRPr="00036D0E" w:rsidRDefault="00036D0E" w:rsidP="00245317">
            <w:pPr>
              <w:spacing w:after="0" w:line="240" w:lineRule="auto"/>
              <w:jc w:val="center"/>
              <w:rPr>
                <w:ins w:id="6994" w:author="David Dayan" w:date="2021-12-03T17:13:00Z"/>
                <w:rFonts w:ascii="Calibri" w:eastAsia="Times New Roman" w:hAnsi="Calibri" w:cs="Times New Roman"/>
                <w:color w:val="000000"/>
                <w:sz w:val="16"/>
                <w:szCs w:val="16"/>
              </w:rPr>
            </w:pPr>
            <w:ins w:id="699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996" w:author="David Dayan" w:date="2021-12-03T17:18:00Z">
              <w:tcPr>
                <w:tcW w:w="1530" w:type="dxa"/>
                <w:tcBorders>
                  <w:top w:val="nil"/>
                  <w:left w:val="nil"/>
                  <w:bottom w:val="nil"/>
                  <w:right w:val="nil"/>
                </w:tcBorders>
                <w:shd w:val="clear" w:color="auto" w:fill="auto"/>
                <w:noWrap/>
                <w:vAlign w:val="bottom"/>
                <w:hideMark/>
              </w:tcPr>
            </w:tcPrChange>
          </w:tcPr>
          <w:p w14:paraId="2D548422" w14:textId="77777777" w:rsidR="00036D0E" w:rsidRPr="00036D0E" w:rsidRDefault="00036D0E" w:rsidP="00245317">
            <w:pPr>
              <w:spacing w:after="0" w:line="240" w:lineRule="auto"/>
              <w:jc w:val="center"/>
              <w:rPr>
                <w:ins w:id="6997" w:author="David Dayan" w:date="2021-12-03T17:13:00Z"/>
                <w:rFonts w:ascii="Calibri" w:eastAsia="Times New Roman" w:hAnsi="Calibri" w:cs="Times New Roman"/>
                <w:color w:val="000000"/>
                <w:sz w:val="16"/>
                <w:szCs w:val="16"/>
              </w:rPr>
            </w:pPr>
            <w:ins w:id="699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999" w:author="David Dayan" w:date="2021-12-03T17:18:00Z">
              <w:tcPr>
                <w:tcW w:w="898" w:type="dxa"/>
                <w:tcBorders>
                  <w:top w:val="nil"/>
                  <w:left w:val="nil"/>
                  <w:bottom w:val="nil"/>
                  <w:right w:val="nil"/>
                </w:tcBorders>
                <w:shd w:val="clear" w:color="auto" w:fill="auto"/>
                <w:noWrap/>
                <w:vAlign w:val="bottom"/>
                <w:hideMark/>
              </w:tcPr>
            </w:tcPrChange>
          </w:tcPr>
          <w:p w14:paraId="1E5DD6AF" w14:textId="77777777" w:rsidR="00036D0E" w:rsidRPr="00036D0E" w:rsidRDefault="00036D0E" w:rsidP="00245317">
            <w:pPr>
              <w:spacing w:after="0" w:line="240" w:lineRule="auto"/>
              <w:jc w:val="center"/>
              <w:rPr>
                <w:ins w:id="7000" w:author="David Dayan" w:date="2021-12-03T17:13:00Z"/>
                <w:rFonts w:ascii="Calibri" w:eastAsia="Times New Roman" w:hAnsi="Calibri" w:cs="Times New Roman"/>
                <w:color w:val="000000"/>
                <w:sz w:val="16"/>
                <w:szCs w:val="16"/>
              </w:rPr>
            </w:pPr>
            <w:ins w:id="700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002" w:author="David Dayan" w:date="2021-12-03T17:18:00Z">
              <w:tcPr>
                <w:tcW w:w="902" w:type="dxa"/>
                <w:tcBorders>
                  <w:top w:val="nil"/>
                  <w:left w:val="nil"/>
                  <w:bottom w:val="nil"/>
                  <w:right w:val="nil"/>
                </w:tcBorders>
                <w:shd w:val="clear" w:color="auto" w:fill="auto"/>
                <w:noWrap/>
                <w:vAlign w:val="bottom"/>
                <w:hideMark/>
              </w:tcPr>
            </w:tcPrChange>
          </w:tcPr>
          <w:p w14:paraId="1101B23F" w14:textId="77777777" w:rsidR="00036D0E" w:rsidRPr="00036D0E" w:rsidRDefault="00036D0E" w:rsidP="00245317">
            <w:pPr>
              <w:spacing w:after="0" w:line="240" w:lineRule="auto"/>
              <w:jc w:val="center"/>
              <w:rPr>
                <w:ins w:id="7003" w:author="David Dayan" w:date="2021-12-03T17:13:00Z"/>
                <w:rFonts w:ascii="Calibri" w:eastAsia="Times New Roman" w:hAnsi="Calibri" w:cs="Times New Roman"/>
                <w:color w:val="000000"/>
                <w:sz w:val="16"/>
                <w:szCs w:val="16"/>
              </w:rPr>
            </w:pPr>
            <w:ins w:id="700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005" w:author="David Dayan" w:date="2021-12-03T17:18:00Z">
              <w:tcPr>
                <w:tcW w:w="2160" w:type="dxa"/>
                <w:tcBorders>
                  <w:top w:val="nil"/>
                  <w:left w:val="nil"/>
                  <w:bottom w:val="nil"/>
                  <w:right w:val="nil"/>
                </w:tcBorders>
                <w:shd w:val="clear" w:color="auto" w:fill="auto"/>
                <w:noWrap/>
                <w:vAlign w:val="bottom"/>
                <w:hideMark/>
              </w:tcPr>
            </w:tcPrChange>
          </w:tcPr>
          <w:p w14:paraId="091FD6FC" w14:textId="77777777" w:rsidR="00036D0E" w:rsidRPr="00036D0E" w:rsidRDefault="00036D0E" w:rsidP="00245317">
            <w:pPr>
              <w:spacing w:after="0" w:line="240" w:lineRule="auto"/>
              <w:jc w:val="center"/>
              <w:rPr>
                <w:ins w:id="7006" w:author="David Dayan" w:date="2021-12-03T17:13:00Z"/>
                <w:rFonts w:ascii="Calibri" w:eastAsia="Times New Roman" w:hAnsi="Calibri" w:cs="Times New Roman"/>
                <w:color w:val="000000"/>
                <w:sz w:val="16"/>
                <w:szCs w:val="16"/>
              </w:rPr>
            </w:pPr>
            <w:proofErr w:type="spellStart"/>
            <w:ins w:id="700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008" w:author="David Dayan" w:date="2021-12-03T17:18:00Z">
              <w:tcPr>
                <w:tcW w:w="2876" w:type="dxa"/>
                <w:gridSpan w:val="2"/>
                <w:tcBorders>
                  <w:top w:val="nil"/>
                  <w:left w:val="nil"/>
                  <w:bottom w:val="nil"/>
                  <w:right w:val="nil"/>
                </w:tcBorders>
                <w:shd w:val="clear" w:color="auto" w:fill="auto"/>
                <w:noWrap/>
                <w:vAlign w:val="bottom"/>
                <w:hideMark/>
              </w:tcPr>
            </w:tcPrChange>
          </w:tcPr>
          <w:p w14:paraId="25872896" w14:textId="77777777" w:rsidR="00036D0E" w:rsidRPr="00036D0E" w:rsidRDefault="00036D0E" w:rsidP="00245317">
            <w:pPr>
              <w:spacing w:after="0" w:line="240" w:lineRule="auto"/>
              <w:jc w:val="center"/>
              <w:rPr>
                <w:ins w:id="7009" w:author="David Dayan" w:date="2021-12-03T17:13:00Z"/>
                <w:rFonts w:ascii="Calibri" w:eastAsia="Times New Roman" w:hAnsi="Calibri" w:cs="Times New Roman"/>
                <w:color w:val="000000"/>
                <w:sz w:val="16"/>
                <w:szCs w:val="16"/>
              </w:rPr>
            </w:pPr>
            <w:proofErr w:type="spellStart"/>
            <w:ins w:id="701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011" w:author="David Dayan" w:date="2021-12-03T17:18:00Z">
              <w:tcPr>
                <w:tcW w:w="1426" w:type="dxa"/>
                <w:tcBorders>
                  <w:top w:val="nil"/>
                  <w:left w:val="nil"/>
                  <w:bottom w:val="nil"/>
                  <w:right w:val="nil"/>
                </w:tcBorders>
                <w:shd w:val="clear" w:color="auto" w:fill="auto"/>
                <w:noWrap/>
                <w:vAlign w:val="bottom"/>
                <w:hideMark/>
              </w:tcPr>
            </w:tcPrChange>
          </w:tcPr>
          <w:p w14:paraId="4D2CCE52" w14:textId="77777777" w:rsidR="00036D0E" w:rsidRPr="00036D0E" w:rsidRDefault="00036D0E" w:rsidP="00245317">
            <w:pPr>
              <w:spacing w:after="0" w:line="240" w:lineRule="auto"/>
              <w:jc w:val="center"/>
              <w:rPr>
                <w:ins w:id="7012" w:author="David Dayan" w:date="2021-12-03T17:13:00Z"/>
                <w:rFonts w:ascii="Calibri" w:eastAsia="Times New Roman" w:hAnsi="Calibri" w:cs="Times New Roman"/>
                <w:color w:val="000000"/>
                <w:sz w:val="16"/>
                <w:szCs w:val="16"/>
              </w:rPr>
            </w:pPr>
            <w:proofErr w:type="spellStart"/>
            <w:ins w:id="701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B6E0EEE" w14:textId="77777777" w:rsidTr="00245317">
        <w:trPr>
          <w:cantSplit/>
          <w:trHeight w:val="20"/>
          <w:ins w:id="7014" w:author="David Dayan" w:date="2021-12-03T17:13:00Z"/>
          <w:trPrChange w:id="701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016" w:author="David Dayan" w:date="2021-12-03T17:18:00Z">
              <w:tcPr>
                <w:tcW w:w="1563" w:type="dxa"/>
                <w:tcBorders>
                  <w:top w:val="nil"/>
                  <w:left w:val="nil"/>
                  <w:bottom w:val="nil"/>
                  <w:right w:val="nil"/>
                </w:tcBorders>
                <w:shd w:val="clear" w:color="auto" w:fill="auto"/>
                <w:noWrap/>
                <w:vAlign w:val="bottom"/>
                <w:hideMark/>
              </w:tcPr>
            </w:tcPrChange>
          </w:tcPr>
          <w:p w14:paraId="0BB3F310" w14:textId="77777777" w:rsidR="00036D0E" w:rsidRPr="00036D0E" w:rsidRDefault="00036D0E" w:rsidP="00245317">
            <w:pPr>
              <w:spacing w:after="0" w:line="240" w:lineRule="auto"/>
              <w:jc w:val="center"/>
              <w:rPr>
                <w:ins w:id="7017" w:author="David Dayan" w:date="2021-12-03T17:13:00Z"/>
                <w:rFonts w:ascii="Calibri" w:eastAsia="Times New Roman" w:hAnsi="Calibri" w:cs="Times New Roman"/>
                <w:color w:val="000000"/>
                <w:sz w:val="16"/>
                <w:szCs w:val="16"/>
              </w:rPr>
            </w:pPr>
            <w:ins w:id="7018" w:author="David Dayan" w:date="2021-12-03T17:13:00Z">
              <w:r w:rsidRPr="00036D0E">
                <w:rPr>
                  <w:rFonts w:ascii="Calibri" w:eastAsia="Times New Roman" w:hAnsi="Calibri" w:cs="Times New Roman"/>
                  <w:color w:val="000000"/>
                  <w:sz w:val="16"/>
                  <w:szCs w:val="16"/>
                </w:rPr>
                <w:t>OtsAC20ROGR_0196</w:t>
              </w:r>
            </w:ins>
          </w:p>
        </w:tc>
        <w:tc>
          <w:tcPr>
            <w:tcW w:w="746" w:type="dxa"/>
            <w:tcBorders>
              <w:top w:val="nil"/>
              <w:left w:val="nil"/>
              <w:bottom w:val="nil"/>
              <w:right w:val="nil"/>
            </w:tcBorders>
            <w:shd w:val="clear" w:color="auto" w:fill="auto"/>
            <w:noWrap/>
            <w:vAlign w:val="bottom"/>
            <w:hideMark/>
            <w:tcPrChange w:id="7019" w:author="David Dayan" w:date="2021-12-03T17:18:00Z">
              <w:tcPr>
                <w:tcW w:w="746" w:type="dxa"/>
                <w:tcBorders>
                  <w:top w:val="nil"/>
                  <w:left w:val="nil"/>
                  <w:bottom w:val="nil"/>
                  <w:right w:val="nil"/>
                </w:tcBorders>
                <w:shd w:val="clear" w:color="auto" w:fill="auto"/>
                <w:noWrap/>
                <w:vAlign w:val="bottom"/>
                <w:hideMark/>
              </w:tcPr>
            </w:tcPrChange>
          </w:tcPr>
          <w:p w14:paraId="11805B59" w14:textId="77777777" w:rsidR="00036D0E" w:rsidRPr="00036D0E" w:rsidRDefault="00036D0E" w:rsidP="00245317">
            <w:pPr>
              <w:spacing w:after="0" w:line="240" w:lineRule="auto"/>
              <w:jc w:val="center"/>
              <w:rPr>
                <w:ins w:id="7020" w:author="David Dayan" w:date="2021-12-03T17:13:00Z"/>
                <w:rFonts w:ascii="Calibri" w:eastAsia="Times New Roman" w:hAnsi="Calibri" w:cs="Times New Roman"/>
                <w:color w:val="000000"/>
                <w:sz w:val="16"/>
                <w:szCs w:val="16"/>
              </w:rPr>
            </w:pPr>
            <w:ins w:id="7021"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022" w:author="David Dayan" w:date="2021-12-03T17:18:00Z">
              <w:tcPr>
                <w:tcW w:w="599" w:type="dxa"/>
                <w:tcBorders>
                  <w:top w:val="nil"/>
                  <w:left w:val="nil"/>
                  <w:bottom w:val="nil"/>
                  <w:right w:val="nil"/>
                </w:tcBorders>
                <w:shd w:val="clear" w:color="auto" w:fill="auto"/>
                <w:noWrap/>
                <w:vAlign w:val="bottom"/>
                <w:hideMark/>
              </w:tcPr>
            </w:tcPrChange>
          </w:tcPr>
          <w:p w14:paraId="043D1118" w14:textId="77777777" w:rsidR="00036D0E" w:rsidRPr="00036D0E" w:rsidRDefault="00036D0E" w:rsidP="00245317">
            <w:pPr>
              <w:spacing w:after="0" w:line="240" w:lineRule="auto"/>
              <w:jc w:val="center"/>
              <w:rPr>
                <w:ins w:id="7023" w:author="David Dayan" w:date="2021-12-03T17:13:00Z"/>
                <w:rFonts w:ascii="Calibri" w:eastAsia="Times New Roman" w:hAnsi="Calibri" w:cs="Times New Roman"/>
                <w:color w:val="000000"/>
                <w:sz w:val="16"/>
                <w:szCs w:val="16"/>
              </w:rPr>
            </w:pPr>
            <w:ins w:id="7024"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025" w:author="David Dayan" w:date="2021-12-03T17:18:00Z">
              <w:tcPr>
                <w:tcW w:w="1142" w:type="dxa"/>
                <w:tcBorders>
                  <w:top w:val="nil"/>
                  <w:left w:val="nil"/>
                  <w:bottom w:val="nil"/>
                  <w:right w:val="nil"/>
                </w:tcBorders>
                <w:shd w:val="clear" w:color="auto" w:fill="auto"/>
                <w:noWrap/>
                <w:vAlign w:val="bottom"/>
                <w:hideMark/>
              </w:tcPr>
            </w:tcPrChange>
          </w:tcPr>
          <w:p w14:paraId="35C57C31" w14:textId="77777777" w:rsidR="00036D0E" w:rsidRPr="00036D0E" w:rsidRDefault="00036D0E" w:rsidP="00245317">
            <w:pPr>
              <w:spacing w:after="0" w:line="240" w:lineRule="auto"/>
              <w:jc w:val="center"/>
              <w:rPr>
                <w:ins w:id="7026" w:author="David Dayan" w:date="2021-12-03T17:13:00Z"/>
                <w:rFonts w:ascii="Calibri" w:eastAsia="Times New Roman" w:hAnsi="Calibri" w:cs="Times New Roman"/>
                <w:color w:val="000000"/>
                <w:sz w:val="16"/>
                <w:szCs w:val="16"/>
              </w:rPr>
            </w:pPr>
            <w:ins w:id="702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028" w:author="David Dayan" w:date="2021-12-03T17:18:00Z">
              <w:tcPr>
                <w:tcW w:w="1440" w:type="dxa"/>
                <w:tcBorders>
                  <w:top w:val="nil"/>
                  <w:left w:val="nil"/>
                  <w:bottom w:val="nil"/>
                  <w:right w:val="nil"/>
                </w:tcBorders>
                <w:shd w:val="clear" w:color="auto" w:fill="auto"/>
                <w:noWrap/>
                <w:vAlign w:val="bottom"/>
                <w:hideMark/>
              </w:tcPr>
            </w:tcPrChange>
          </w:tcPr>
          <w:p w14:paraId="743A3FA9" w14:textId="77777777" w:rsidR="00036D0E" w:rsidRPr="00036D0E" w:rsidRDefault="00036D0E" w:rsidP="00245317">
            <w:pPr>
              <w:spacing w:after="0" w:line="240" w:lineRule="auto"/>
              <w:jc w:val="center"/>
              <w:rPr>
                <w:ins w:id="7029" w:author="David Dayan" w:date="2021-12-03T17:13:00Z"/>
                <w:rFonts w:ascii="Calibri" w:eastAsia="Times New Roman" w:hAnsi="Calibri" w:cs="Times New Roman"/>
                <w:color w:val="000000"/>
                <w:sz w:val="16"/>
                <w:szCs w:val="16"/>
              </w:rPr>
            </w:pPr>
            <w:ins w:id="703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031" w:author="David Dayan" w:date="2021-12-03T17:18:00Z">
              <w:tcPr>
                <w:tcW w:w="1530" w:type="dxa"/>
                <w:tcBorders>
                  <w:top w:val="nil"/>
                  <w:left w:val="nil"/>
                  <w:bottom w:val="nil"/>
                  <w:right w:val="nil"/>
                </w:tcBorders>
                <w:shd w:val="clear" w:color="auto" w:fill="auto"/>
                <w:noWrap/>
                <w:vAlign w:val="bottom"/>
                <w:hideMark/>
              </w:tcPr>
            </w:tcPrChange>
          </w:tcPr>
          <w:p w14:paraId="79A92AC1" w14:textId="77777777" w:rsidR="00036D0E" w:rsidRPr="00036D0E" w:rsidRDefault="00036D0E" w:rsidP="00245317">
            <w:pPr>
              <w:spacing w:after="0" w:line="240" w:lineRule="auto"/>
              <w:jc w:val="center"/>
              <w:rPr>
                <w:ins w:id="7032" w:author="David Dayan" w:date="2021-12-03T17:13:00Z"/>
                <w:rFonts w:ascii="Calibri" w:eastAsia="Times New Roman" w:hAnsi="Calibri" w:cs="Times New Roman"/>
                <w:color w:val="000000"/>
                <w:sz w:val="16"/>
                <w:szCs w:val="16"/>
              </w:rPr>
            </w:pPr>
            <w:ins w:id="703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034" w:author="David Dayan" w:date="2021-12-03T17:18:00Z">
              <w:tcPr>
                <w:tcW w:w="898" w:type="dxa"/>
                <w:tcBorders>
                  <w:top w:val="nil"/>
                  <w:left w:val="nil"/>
                  <w:bottom w:val="nil"/>
                  <w:right w:val="nil"/>
                </w:tcBorders>
                <w:shd w:val="clear" w:color="auto" w:fill="auto"/>
                <w:noWrap/>
                <w:vAlign w:val="bottom"/>
                <w:hideMark/>
              </w:tcPr>
            </w:tcPrChange>
          </w:tcPr>
          <w:p w14:paraId="69DA31C3" w14:textId="77777777" w:rsidR="00036D0E" w:rsidRPr="00036D0E" w:rsidRDefault="00036D0E" w:rsidP="00245317">
            <w:pPr>
              <w:spacing w:after="0" w:line="240" w:lineRule="auto"/>
              <w:jc w:val="center"/>
              <w:rPr>
                <w:ins w:id="7035" w:author="David Dayan" w:date="2021-12-03T17:13:00Z"/>
                <w:rFonts w:ascii="Calibri" w:eastAsia="Times New Roman" w:hAnsi="Calibri" w:cs="Times New Roman"/>
                <w:color w:val="000000"/>
                <w:sz w:val="16"/>
                <w:szCs w:val="16"/>
              </w:rPr>
            </w:pPr>
            <w:ins w:id="703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037" w:author="David Dayan" w:date="2021-12-03T17:18:00Z">
              <w:tcPr>
                <w:tcW w:w="902" w:type="dxa"/>
                <w:tcBorders>
                  <w:top w:val="nil"/>
                  <w:left w:val="nil"/>
                  <w:bottom w:val="nil"/>
                  <w:right w:val="nil"/>
                </w:tcBorders>
                <w:shd w:val="clear" w:color="auto" w:fill="auto"/>
                <w:noWrap/>
                <w:vAlign w:val="bottom"/>
                <w:hideMark/>
              </w:tcPr>
            </w:tcPrChange>
          </w:tcPr>
          <w:p w14:paraId="72B3E539" w14:textId="77777777" w:rsidR="00036D0E" w:rsidRPr="00036D0E" w:rsidRDefault="00036D0E" w:rsidP="00245317">
            <w:pPr>
              <w:spacing w:after="0" w:line="240" w:lineRule="auto"/>
              <w:jc w:val="center"/>
              <w:rPr>
                <w:ins w:id="7038" w:author="David Dayan" w:date="2021-12-03T17:13:00Z"/>
                <w:rFonts w:ascii="Calibri" w:eastAsia="Times New Roman" w:hAnsi="Calibri" w:cs="Times New Roman"/>
                <w:color w:val="000000"/>
                <w:sz w:val="16"/>
                <w:szCs w:val="16"/>
              </w:rPr>
            </w:pPr>
            <w:ins w:id="703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040" w:author="David Dayan" w:date="2021-12-03T17:18:00Z">
              <w:tcPr>
                <w:tcW w:w="2160" w:type="dxa"/>
                <w:tcBorders>
                  <w:top w:val="nil"/>
                  <w:left w:val="nil"/>
                  <w:bottom w:val="nil"/>
                  <w:right w:val="nil"/>
                </w:tcBorders>
                <w:shd w:val="clear" w:color="auto" w:fill="auto"/>
                <w:noWrap/>
                <w:vAlign w:val="bottom"/>
                <w:hideMark/>
              </w:tcPr>
            </w:tcPrChange>
          </w:tcPr>
          <w:p w14:paraId="7A6D9E4F" w14:textId="77777777" w:rsidR="00036D0E" w:rsidRPr="00036D0E" w:rsidRDefault="00036D0E" w:rsidP="00245317">
            <w:pPr>
              <w:spacing w:after="0" w:line="240" w:lineRule="auto"/>
              <w:jc w:val="center"/>
              <w:rPr>
                <w:ins w:id="7041" w:author="David Dayan" w:date="2021-12-03T17:13:00Z"/>
                <w:rFonts w:ascii="Calibri" w:eastAsia="Times New Roman" w:hAnsi="Calibri" w:cs="Times New Roman"/>
                <w:color w:val="000000"/>
                <w:sz w:val="16"/>
                <w:szCs w:val="16"/>
              </w:rPr>
            </w:pPr>
            <w:proofErr w:type="spellStart"/>
            <w:ins w:id="704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043" w:author="David Dayan" w:date="2021-12-03T17:18:00Z">
              <w:tcPr>
                <w:tcW w:w="2876" w:type="dxa"/>
                <w:gridSpan w:val="2"/>
                <w:tcBorders>
                  <w:top w:val="nil"/>
                  <w:left w:val="nil"/>
                  <w:bottom w:val="nil"/>
                  <w:right w:val="nil"/>
                </w:tcBorders>
                <w:shd w:val="clear" w:color="auto" w:fill="auto"/>
                <w:noWrap/>
                <w:vAlign w:val="bottom"/>
                <w:hideMark/>
              </w:tcPr>
            </w:tcPrChange>
          </w:tcPr>
          <w:p w14:paraId="5A5F3E66" w14:textId="77777777" w:rsidR="00036D0E" w:rsidRPr="00036D0E" w:rsidRDefault="00036D0E" w:rsidP="00245317">
            <w:pPr>
              <w:spacing w:after="0" w:line="240" w:lineRule="auto"/>
              <w:jc w:val="center"/>
              <w:rPr>
                <w:ins w:id="7044" w:author="David Dayan" w:date="2021-12-03T17:13:00Z"/>
                <w:rFonts w:ascii="Calibri" w:eastAsia="Times New Roman" w:hAnsi="Calibri" w:cs="Times New Roman"/>
                <w:color w:val="000000"/>
                <w:sz w:val="16"/>
                <w:szCs w:val="16"/>
              </w:rPr>
            </w:pPr>
            <w:proofErr w:type="spellStart"/>
            <w:ins w:id="704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046" w:author="David Dayan" w:date="2021-12-03T17:18:00Z">
              <w:tcPr>
                <w:tcW w:w="1426" w:type="dxa"/>
                <w:tcBorders>
                  <w:top w:val="nil"/>
                  <w:left w:val="nil"/>
                  <w:bottom w:val="nil"/>
                  <w:right w:val="nil"/>
                </w:tcBorders>
                <w:shd w:val="clear" w:color="auto" w:fill="auto"/>
                <w:noWrap/>
                <w:vAlign w:val="bottom"/>
                <w:hideMark/>
              </w:tcPr>
            </w:tcPrChange>
          </w:tcPr>
          <w:p w14:paraId="12E9B915" w14:textId="77777777" w:rsidR="00036D0E" w:rsidRPr="00036D0E" w:rsidRDefault="00036D0E" w:rsidP="00245317">
            <w:pPr>
              <w:spacing w:after="0" w:line="240" w:lineRule="auto"/>
              <w:jc w:val="center"/>
              <w:rPr>
                <w:ins w:id="7047" w:author="David Dayan" w:date="2021-12-03T17:13:00Z"/>
                <w:rFonts w:ascii="Calibri" w:eastAsia="Times New Roman" w:hAnsi="Calibri" w:cs="Times New Roman"/>
                <w:color w:val="000000"/>
                <w:sz w:val="16"/>
                <w:szCs w:val="16"/>
              </w:rPr>
            </w:pPr>
            <w:proofErr w:type="spellStart"/>
            <w:ins w:id="704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4D55E000" w14:textId="77777777" w:rsidTr="00245317">
        <w:trPr>
          <w:cantSplit/>
          <w:trHeight w:val="20"/>
          <w:ins w:id="7049" w:author="David Dayan" w:date="2021-12-03T17:13:00Z"/>
          <w:trPrChange w:id="705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051" w:author="David Dayan" w:date="2021-12-03T17:18:00Z">
              <w:tcPr>
                <w:tcW w:w="1563" w:type="dxa"/>
                <w:tcBorders>
                  <w:top w:val="nil"/>
                  <w:left w:val="nil"/>
                  <w:bottom w:val="nil"/>
                  <w:right w:val="nil"/>
                </w:tcBorders>
                <w:shd w:val="clear" w:color="auto" w:fill="auto"/>
                <w:noWrap/>
                <w:vAlign w:val="bottom"/>
                <w:hideMark/>
              </w:tcPr>
            </w:tcPrChange>
          </w:tcPr>
          <w:p w14:paraId="383F920F" w14:textId="77777777" w:rsidR="00036D0E" w:rsidRPr="00036D0E" w:rsidRDefault="00036D0E" w:rsidP="00245317">
            <w:pPr>
              <w:spacing w:after="0" w:line="240" w:lineRule="auto"/>
              <w:jc w:val="center"/>
              <w:rPr>
                <w:ins w:id="7052" w:author="David Dayan" w:date="2021-12-03T17:13:00Z"/>
                <w:rFonts w:ascii="Calibri" w:eastAsia="Times New Roman" w:hAnsi="Calibri" w:cs="Times New Roman"/>
                <w:color w:val="000000"/>
                <w:sz w:val="16"/>
                <w:szCs w:val="16"/>
              </w:rPr>
            </w:pPr>
            <w:ins w:id="7053" w:author="David Dayan" w:date="2021-12-03T17:13:00Z">
              <w:r w:rsidRPr="00036D0E">
                <w:rPr>
                  <w:rFonts w:ascii="Calibri" w:eastAsia="Times New Roman" w:hAnsi="Calibri" w:cs="Times New Roman"/>
                  <w:color w:val="000000"/>
                  <w:sz w:val="16"/>
                  <w:szCs w:val="16"/>
                </w:rPr>
                <w:t>OtsAC20ROGR_0197</w:t>
              </w:r>
            </w:ins>
          </w:p>
        </w:tc>
        <w:tc>
          <w:tcPr>
            <w:tcW w:w="746" w:type="dxa"/>
            <w:tcBorders>
              <w:top w:val="nil"/>
              <w:left w:val="nil"/>
              <w:bottom w:val="nil"/>
              <w:right w:val="nil"/>
            </w:tcBorders>
            <w:shd w:val="clear" w:color="auto" w:fill="auto"/>
            <w:noWrap/>
            <w:vAlign w:val="bottom"/>
            <w:hideMark/>
            <w:tcPrChange w:id="7054" w:author="David Dayan" w:date="2021-12-03T17:18:00Z">
              <w:tcPr>
                <w:tcW w:w="746" w:type="dxa"/>
                <w:tcBorders>
                  <w:top w:val="nil"/>
                  <w:left w:val="nil"/>
                  <w:bottom w:val="nil"/>
                  <w:right w:val="nil"/>
                </w:tcBorders>
                <w:shd w:val="clear" w:color="auto" w:fill="auto"/>
                <w:noWrap/>
                <w:vAlign w:val="bottom"/>
                <w:hideMark/>
              </w:tcPr>
            </w:tcPrChange>
          </w:tcPr>
          <w:p w14:paraId="79D31BDE" w14:textId="77777777" w:rsidR="00036D0E" w:rsidRPr="00036D0E" w:rsidRDefault="00036D0E" w:rsidP="00245317">
            <w:pPr>
              <w:spacing w:after="0" w:line="240" w:lineRule="auto"/>
              <w:jc w:val="center"/>
              <w:rPr>
                <w:ins w:id="7055" w:author="David Dayan" w:date="2021-12-03T17:13:00Z"/>
                <w:rFonts w:ascii="Calibri" w:eastAsia="Times New Roman" w:hAnsi="Calibri" w:cs="Times New Roman"/>
                <w:color w:val="000000"/>
                <w:sz w:val="16"/>
                <w:szCs w:val="16"/>
              </w:rPr>
            </w:pPr>
            <w:ins w:id="7056"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057" w:author="David Dayan" w:date="2021-12-03T17:18:00Z">
              <w:tcPr>
                <w:tcW w:w="599" w:type="dxa"/>
                <w:tcBorders>
                  <w:top w:val="nil"/>
                  <w:left w:val="nil"/>
                  <w:bottom w:val="nil"/>
                  <w:right w:val="nil"/>
                </w:tcBorders>
                <w:shd w:val="clear" w:color="auto" w:fill="auto"/>
                <w:noWrap/>
                <w:vAlign w:val="bottom"/>
                <w:hideMark/>
              </w:tcPr>
            </w:tcPrChange>
          </w:tcPr>
          <w:p w14:paraId="32E10C5C" w14:textId="77777777" w:rsidR="00036D0E" w:rsidRPr="00036D0E" w:rsidRDefault="00036D0E" w:rsidP="00245317">
            <w:pPr>
              <w:spacing w:after="0" w:line="240" w:lineRule="auto"/>
              <w:jc w:val="center"/>
              <w:rPr>
                <w:ins w:id="7058" w:author="David Dayan" w:date="2021-12-03T17:13:00Z"/>
                <w:rFonts w:ascii="Calibri" w:eastAsia="Times New Roman" w:hAnsi="Calibri" w:cs="Times New Roman"/>
                <w:color w:val="000000"/>
                <w:sz w:val="16"/>
                <w:szCs w:val="16"/>
              </w:rPr>
            </w:pPr>
            <w:ins w:id="7059"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060" w:author="David Dayan" w:date="2021-12-03T17:18:00Z">
              <w:tcPr>
                <w:tcW w:w="1142" w:type="dxa"/>
                <w:tcBorders>
                  <w:top w:val="nil"/>
                  <w:left w:val="nil"/>
                  <w:bottom w:val="nil"/>
                  <w:right w:val="nil"/>
                </w:tcBorders>
                <w:shd w:val="clear" w:color="auto" w:fill="auto"/>
                <w:noWrap/>
                <w:vAlign w:val="bottom"/>
                <w:hideMark/>
              </w:tcPr>
            </w:tcPrChange>
          </w:tcPr>
          <w:p w14:paraId="7EA3F0DF" w14:textId="77777777" w:rsidR="00036D0E" w:rsidRPr="00036D0E" w:rsidRDefault="00036D0E" w:rsidP="00245317">
            <w:pPr>
              <w:spacing w:after="0" w:line="240" w:lineRule="auto"/>
              <w:jc w:val="center"/>
              <w:rPr>
                <w:ins w:id="7061" w:author="David Dayan" w:date="2021-12-03T17:13:00Z"/>
                <w:rFonts w:ascii="Calibri" w:eastAsia="Times New Roman" w:hAnsi="Calibri" w:cs="Times New Roman"/>
                <w:color w:val="000000"/>
                <w:sz w:val="16"/>
                <w:szCs w:val="16"/>
              </w:rPr>
            </w:pPr>
            <w:ins w:id="706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063" w:author="David Dayan" w:date="2021-12-03T17:18:00Z">
              <w:tcPr>
                <w:tcW w:w="1440" w:type="dxa"/>
                <w:tcBorders>
                  <w:top w:val="nil"/>
                  <w:left w:val="nil"/>
                  <w:bottom w:val="nil"/>
                  <w:right w:val="nil"/>
                </w:tcBorders>
                <w:shd w:val="clear" w:color="auto" w:fill="auto"/>
                <w:noWrap/>
                <w:vAlign w:val="bottom"/>
                <w:hideMark/>
              </w:tcPr>
            </w:tcPrChange>
          </w:tcPr>
          <w:p w14:paraId="725C97D7" w14:textId="77777777" w:rsidR="00036D0E" w:rsidRPr="00036D0E" w:rsidRDefault="00036D0E" w:rsidP="00245317">
            <w:pPr>
              <w:spacing w:after="0" w:line="240" w:lineRule="auto"/>
              <w:jc w:val="center"/>
              <w:rPr>
                <w:ins w:id="7064" w:author="David Dayan" w:date="2021-12-03T17:13:00Z"/>
                <w:rFonts w:ascii="Calibri" w:eastAsia="Times New Roman" w:hAnsi="Calibri" w:cs="Times New Roman"/>
                <w:color w:val="000000"/>
                <w:sz w:val="16"/>
                <w:szCs w:val="16"/>
              </w:rPr>
            </w:pPr>
            <w:ins w:id="706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066" w:author="David Dayan" w:date="2021-12-03T17:18:00Z">
              <w:tcPr>
                <w:tcW w:w="1530" w:type="dxa"/>
                <w:tcBorders>
                  <w:top w:val="nil"/>
                  <w:left w:val="nil"/>
                  <w:bottom w:val="nil"/>
                  <w:right w:val="nil"/>
                </w:tcBorders>
                <w:shd w:val="clear" w:color="auto" w:fill="auto"/>
                <w:noWrap/>
                <w:vAlign w:val="bottom"/>
                <w:hideMark/>
              </w:tcPr>
            </w:tcPrChange>
          </w:tcPr>
          <w:p w14:paraId="653A049F" w14:textId="77777777" w:rsidR="00036D0E" w:rsidRPr="00036D0E" w:rsidRDefault="00036D0E" w:rsidP="00245317">
            <w:pPr>
              <w:spacing w:after="0" w:line="240" w:lineRule="auto"/>
              <w:jc w:val="center"/>
              <w:rPr>
                <w:ins w:id="7067" w:author="David Dayan" w:date="2021-12-03T17:13:00Z"/>
                <w:rFonts w:ascii="Calibri" w:eastAsia="Times New Roman" w:hAnsi="Calibri" w:cs="Times New Roman"/>
                <w:color w:val="000000"/>
                <w:sz w:val="16"/>
                <w:szCs w:val="16"/>
              </w:rPr>
            </w:pPr>
            <w:ins w:id="706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069" w:author="David Dayan" w:date="2021-12-03T17:18:00Z">
              <w:tcPr>
                <w:tcW w:w="898" w:type="dxa"/>
                <w:tcBorders>
                  <w:top w:val="nil"/>
                  <w:left w:val="nil"/>
                  <w:bottom w:val="nil"/>
                  <w:right w:val="nil"/>
                </w:tcBorders>
                <w:shd w:val="clear" w:color="auto" w:fill="auto"/>
                <w:noWrap/>
                <w:vAlign w:val="bottom"/>
                <w:hideMark/>
              </w:tcPr>
            </w:tcPrChange>
          </w:tcPr>
          <w:p w14:paraId="7DD028CA" w14:textId="77777777" w:rsidR="00036D0E" w:rsidRPr="00036D0E" w:rsidRDefault="00036D0E" w:rsidP="00245317">
            <w:pPr>
              <w:spacing w:after="0" w:line="240" w:lineRule="auto"/>
              <w:jc w:val="center"/>
              <w:rPr>
                <w:ins w:id="7070" w:author="David Dayan" w:date="2021-12-03T17:13:00Z"/>
                <w:rFonts w:ascii="Calibri" w:eastAsia="Times New Roman" w:hAnsi="Calibri" w:cs="Times New Roman"/>
                <w:color w:val="000000"/>
                <w:sz w:val="16"/>
                <w:szCs w:val="16"/>
              </w:rPr>
            </w:pPr>
            <w:ins w:id="707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072" w:author="David Dayan" w:date="2021-12-03T17:18:00Z">
              <w:tcPr>
                <w:tcW w:w="902" w:type="dxa"/>
                <w:tcBorders>
                  <w:top w:val="nil"/>
                  <w:left w:val="nil"/>
                  <w:bottom w:val="nil"/>
                  <w:right w:val="nil"/>
                </w:tcBorders>
                <w:shd w:val="clear" w:color="auto" w:fill="auto"/>
                <w:noWrap/>
                <w:vAlign w:val="bottom"/>
                <w:hideMark/>
              </w:tcPr>
            </w:tcPrChange>
          </w:tcPr>
          <w:p w14:paraId="35B9D634" w14:textId="77777777" w:rsidR="00036D0E" w:rsidRPr="00036D0E" w:rsidRDefault="00036D0E" w:rsidP="00245317">
            <w:pPr>
              <w:spacing w:after="0" w:line="240" w:lineRule="auto"/>
              <w:jc w:val="center"/>
              <w:rPr>
                <w:ins w:id="7073" w:author="David Dayan" w:date="2021-12-03T17:13:00Z"/>
                <w:rFonts w:ascii="Calibri" w:eastAsia="Times New Roman" w:hAnsi="Calibri" w:cs="Times New Roman"/>
                <w:color w:val="000000"/>
                <w:sz w:val="16"/>
                <w:szCs w:val="16"/>
              </w:rPr>
            </w:pPr>
            <w:ins w:id="707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075" w:author="David Dayan" w:date="2021-12-03T17:18:00Z">
              <w:tcPr>
                <w:tcW w:w="2160" w:type="dxa"/>
                <w:tcBorders>
                  <w:top w:val="nil"/>
                  <w:left w:val="nil"/>
                  <w:bottom w:val="nil"/>
                  <w:right w:val="nil"/>
                </w:tcBorders>
                <w:shd w:val="clear" w:color="auto" w:fill="auto"/>
                <w:noWrap/>
                <w:vAlign w:val="bottom"/>
                <w:hideMark/>
              </w:tcPr>
            </w:tcPrChange>
          </w:tcPr>
          <w:p w14:paraId="355B5671" w14:textId="77777777" w:rsidR="00036D0E" w:rsidRPr="00036D0E" w:rsidRDefault="00036D0E" w:rsidP="00245317">
            <w:pPr>
              <w:spacing w:after="0" w:line="240" w:lineRule="auto"/>
              <w:jc w:val="center"/>
              <w:rPr>
                <w:ins w:id="7076" w:author="David Dayan" w:date="2021-12-03T17:13:00Z"/>
                <w:rFonts w:ascii="Calibri" w:eastAsia="Times New Roman" w:hAnsi="Calibri" w:cs="Times New Roman"/>
                <w:color w:val="000000"/>
                <w:sz w:val="16"/>
                <w:szCs w:val="16"/>
              </w:rPr>
            </w:pPr>
            <w:proofErr w:type="spellStart"/>
            <w:ins w:id="707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078" w:author="David Dayan" w:date="2021-12-03T17:18:00Z">
              <w:tcPr>
                <w:tcW w:w="2876" w:type="dxa"/>
                <w:gridSpan w:val="2"/>
                <w:tcBorders>
                  <w:top w:val="nil"/>
                  <w:left w:val="nil"/>
                  <w:bottom w:val="nil"/>
                  <w:right w:val="nil"/>
                </w:tcBorders>
                <w:shd w:val="clear" w:color="auto" w:fill="auto"/>
                <w:noWrap/>
                <w:vAlign w:val="bottom"/>
                <w:hideMark/>
              </w:tcPr>
            </w:tcPrChange>
          </w:tcPr>
          <w:p w14:paraId="0C1006D2" w14:textId="77777777" w:rsidR="00036D0E" w:rsidRPr="00036D0E" w:rsidRDefault="00036D0E" w:rsidP="00245317">
            <w:pPr>
              <w:spacing w:after="0" w:line="240" w:lineRule="auto"/>
              <w:jc w:val="center"/>
              <w:rPr>
                <w:ins w:id="7079" w:author="David Dayan" w:date="2021-12-03T17:13:00Z"/>
                <w:rFonts w:ascii="Calibri" w:eastAsia="Times New Roman" w:hAnsi="Calibri" w:cs="Times New Roman"/>
                <w:color w:val="000000"/>
                <w:sz w:val="16"/>
                <w:szCs w:val="16"/>
              </w:rPr>
            </w:pPr>
            <w:proofErr w:type="spellStart"/>
            <w:ins w:id="708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081" w:author="David Dayan" w:date="2021-12-03T17:18:00Z">
              <w:tcPr>
                <w:tcW w:w="1426" w:type="dxa"/>
                <w:tcBorders>
                  <w:top w:val="nil"/>
                  <w:left w:val="nil"/>
                  <w:bottom w:val="nil"/>
                  <w:right w:val="nil"/>
                </w:tcBorders>
                <w:shd w:val="clear" w:color="auto" w:fill="auto"/>
                <w:noWrap/>
                <w:vAlign w:val="bottom"/>
                <w:hideMark/>
              </w:tcPr>
            </w:tcPrChange>
          </w:tcPr>
          <w:p w14:paraId="5DE24AA1" w14:textId="77777777" w:rsidR="00036D0E" w:rsidRPr="00036D0E" w:rsidRDefault="00036D0E" w:rsidP="00245317">
            <w:pPr>
              <w:spacing w:after="0" w:line="240" w:lineRule="auto"/>
              <w:jc w:val="center"/>
              <w:rPr>
                <w:ins w:id="7082" w:author="David Dayan" w:date="2021-12-03T17:13:00Z"/>
                <w:rFonts w:ascii="Calibri" w:eastAsia="Times New Roman" w:hAnsi="Calibri" w:cs="Times New Roman"/>
                <w:color w:val="000000"/>
                <w:sz w:val="16"/>
                <w:szCs w:val="16"/>
              </w:rPr>
            </w:pPr>
            <w:proofErr w:type="spellStart"/>
            <w:ins w:id="708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259CA5B" w14:textId="77777777" w:rsidTr="00245317">
        <w:trPr>
          <w:cantSplit/>
          <w:trHeight w:val="20"/>
          <w:ins w:id="7084" w:author="David Dayan" w:date="2021-12-03T17:13:00Z"/>
          <w:trPrChange w:id="708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086" w:author="David Dayan" w:date="2021-12-03T17:18:00Z">
              <w:tcPr>
                <w:tcW w:w="1563" w:type="dxa"/>
                <w:tcBorders>
                  <w:top w:val="nil"/>
                  <w:left w:val="nil"/>
                  <w:bottom w:val="nil"/>
                  <w:right w:val="nil"/>
                </w:tcBorders>
                <w:shd w:val="clear" w:color="auto" w:fill="auto"/>
                <w:noWrap/>
                <w:vAlign w:val="bottom"/>
                <w:hideMark/>
              </w:tcPr>
            </w:tcPrChange>
          </w:tcPr>
          <w:p w14:paraId="727F2DD9" w14:textId="77777777" w:rsidR="00036D0E" w:rsidRPr="00036D0E" w:rsidRDefault="00036D0E" w:rsidP="00245317">
            <w:pPr>
              <w:spacing w:after="0" w:line="240" w:lineRule="auto"/>
              <w:jc w:val="center"/>
              <w:rPr>
                <w:ins w:id="7087" w:author="David Dayan" w:date="2021-12-03T17:13:00Z"/>
                <w:rFonts w:ascii="Calibri" w:eastAsia="Times New Roman" w:hAnsi="Calibri" w:cs="Times New Roman"/>
                <w:color w:val="000000"/>
                <w:sz w:val="16"/>
                <w:szCs w:val="16"/>
              </w:rPr>
            </w:pPr>
            <w:ins w:id="7088" w:author="David Dayan" w:date="2021-12-03T17:13:00Z">
              <w:r w:rsidRPr="00036D0E">
                <w:rPr>
                  <w:rFonts w:ascii="Calibri" w:eastAsia="Times New Roman" w:hAnsi="Calibri" w:cs="Times New Roman"/>
                  <w:color w:val="000000"/>
                  <w:sz w:val="16"/>
                  <w:szCs w:val="16"/>
                </w:rPr>
                <w:t>OtsAC20ROGR_0198</w:t>
              </w:r>
            </w:ins>
          </w:p>
        </w:tc>
        <w:tc>
          <w:tcPr>
            <w:tcW w:w="746" w:type="dxa"/>
            <w:tcBorders>
              <w:top w:val="nil"/>
              <w:left w:val="nil"/>
              <w:bottom w:val="nil"/>
              <w:right w:val="nil"/>
            </w:tcBorders>
            <w:shd w:val="clear" w:color="auto" w:fill="auto"/>
            <w:noWrap/>
            <w:vAlign w:val="bottom"/>
            <w:hideMark/>
            <w:tcPrChange w:id="7089" w:author="David Dayan" w:date="2021-12-03T17:18:00Z">
              <w:tcPr>
                <w:tcW w:w="746" w:type="dxa"/>
                <w:tcBorders>
                  <w:top w:val="nil"/>
                  <w:left w:val="nil"/>
                  <w:bottom w:val="nil"/>
                  <w:right w:val="nil"/>
                </w:tcBorders>
                <w:shd w:val="clear" w:color="auto" w:fill="auto"/>
                <w:noWrap/>
                <w:vAlign w:val="bottom"/>
                <w:hideMark/>
              </w:tcPr>
            </w:tcPrChange>
          </w:tcPr>
          <w:p w14:paraId="140ED379" w14:textId="77777777" w:rsidR="00036D0E" w:rsidRPr="00036D0E" w:rsidRDefault="00036D0E" w:rsidP="00245317">
            <w:pPr>
              <w:spacing w:after="0" w:line="240" w:lineRule="auto"/>
              <w:jc w:val="center"/>
              <w:rPr>
                <w:ins w:id="7090" w:author="David Dayan" w:date="2021-12-03T17:13:00Z"/>
                <w:rFonts w:ascii="Calibri" w:eastAsia="Times New Roman" w:hAnsi="Calibri" w:cs="Times New Roman"/>
                <w:color w:val="000000"/>
                <w:sz w:val="16"/>
                <w:szCs w:val="16"/>
              </w:rPr>
            </w:pPr>
            <w:ins w:id="7091"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092" w:author="David Dayan" w:date="2021-12-03T17:18:00Z">
              <w:tcPr>
                <w:tcW w:w="599" w:type="dxa"/>
                <w:tcBorders>
                  <w:top w:val="nil"/>
                  <w:left w:val="nil"/>
                  <w:bottom w:val="nil"/>
                  <w:right w:val="nil"/>
                </w:tcBorders>
                <w:shd w:val="clear" w:color="auto" w:fill="auto"/>
                <w:noWrap/>
                <w:vAlign w:val="bottom"/>
                <w:hideMark/>
              </w:tcPr>
            </w:tcPrChange>
          </w:tcPr>
          <w:p w14:paraId="17D38354" w14:textId="77777777" w:rsidR="00036D0E" w:rsidRPr="00036D0E" w:rsidRDefault="00036D0E" w:rsidP="00245317">
            <w:pPr>
              <w:spacing w:after="0" w:line="240" w:lineRule="auto"/>
              <w:jc w:val="center"/>
              <w:rPr>
                <w:ins w:id="7093" w:author="David Dayan" w:date="2021-12-03T17:13:00Z"/>
                <w:rFonts w:ascii="Calibri" w:eastAsia="Times New Roman" w:hAnsi="Calibri" w:cs="Times New Roman"/>
                <w:color w:val="000000"/>
                <w:sz w:val="16"/>
                <w:szCs w:val="16"/>
              </w:rPr>
            </w:pPr>
            <w:ins w:id="7094"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095" w:author="David Dayan" w:date="2021-12-03T17:18:00Z">
              <w:tcPr>
                <w:tcW w:w="1142" w:type="dxa"/>
                <w:tcBorders>
                  <w:top w:val="nil"/>
                  <w:left w:val="nil"/>
                  <w:bottom w:val="nil"/>
                  <w:right w:val="nil"/>
                </w:tcBorders>
                <w:shd w:val="clear" w:color="auto" w:fill="auto"/>
                <w:noWrap/>
                <w:vAlign w:val="bottom"/>
                <w:hideMark/>
              </w:tcPr>
            </w:tcPrChange>
          </w:tcPr>
          <w:p w14:paraId="2861F41A" w14:textId="77777777" w:rsidR="00036D0E" w:rsidRPr="00036D0E" w:rsidRDefault="00036D0E" w:rsidP="00245317">
            <w:pPr>
              <w:spacing w:after="0" w:line="240" w:lineRule="auto"/>
              <w:jc w:val="center"/>
              <w:rPr>
                <w:ins w:id="7096" w:author="David Dayan" w:date="2021-12-03T17:13:00Z"/>
                <w:rFonts w:ascii="Calibri" w:eastAsia="Times New Roman" w:hAnsi="Calibri" w:cs="Times New Roman"/>
                <w:color w:val="000000"/>
                <w:sz w:val="16"/>
                <w:szCs w:val="16"/>
              </w:rPr>
            </w:pPr>
            <w:ins w:id="709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098" w:author="David Dayan" w:date="2021-12-03T17:18:00Z">
              <w:tcPr>
                <w:tcW w:w="1440" w:type="dxa"/>
                <w:tcBorders>
                  <w:top w:val="nil"/>
                  <w:left w:val="nil"/>
                  <w:bottom w:val="nil"/>
                  <w:right w:val="nil"/>
                </w:tcBorders>
                <w:shd w:val="clear" w:color="auto" w:fill="auto"/>
                <w:noWrap/>
                <w:vAlign w:val="bottom"/>
                <w:hideMark/>
              </w:tcPr>
            </w:tcPrChange>
          </w:tcPr>
          <w:p w14:paraId="50DE40F7" w14:textId="77777777" w:rsidR="00036D0E" w:rsidRPr="00036D0E" w:rsidRDefault="00036D0E" w:rsidP="00245317">
            <w:pPr>
              <w:spacing w:after="0" w:line="240" w:lineRule="auto"/>
              <w:jc w:val="center"/>
              <w:rPr>
                <w:ins w:id="7099" w:author="David Dayan" w:date="2021-12-03T17:13:00Z"/>
                <w:rFonts w:ascii="Calibri" w:eastAsia="Times New Roman" w:hAnsi="Calibri" w:cs="Times New Roman"/>
                <w:color w:val="000000"/>
                <w:sz w:val="16"/>
                <w:szCs w:val="16"/>
              </w:rPr>
            </w:pPr>
            <w:ins w:id="710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101" w:author="David Dayan" w:date="2021-12-03T17:18:00Z">
              <w:tcPr>
                <w:tcW w:w="1530" w:type="dxa"/>
                <w:tcBorders>
                  <w:top w:val="nil"/>
                  <w:left w:val="nil"/>
                  <w:bottom w:val="nil"/>
                  <w:right w:val="nil"/>
                </w:tcBorders>
                <w:shd w:val="clear" w:color="auto" w:fill="auto"/>
                <w:noWrap/>
                <w:vAlign w:val="bottom"/>
                <w:hideMark/>
              </w:tcPr>
            </w:tcPrChange>
          </w:tcPr>
          <w:p w14:paraId="796F346B" w14:textId="77777777" w:rsidR="00036D0E" w:rsidRPr="00036D0E" w:rsidRDefault="00036D0E" w:rsidP="00245317">
            <w:pPr>
              <w:spacing w:after="0" w:line="240" w:lineRule="auto"/>
              <w:jc w:val="center"/>
              <w:rPr>
                <w:ins w:id="7102" w:author="David Dayan" w:date="2021-12-03T17:13:00Z"/>
                <w:rFonts w:ascii="Calibri" w:eastAsia="Times New Roman" w:hAnsi="Calibri" w:cs="Times New Roman"/>
                <w:color w:val="000000"/>
                <w:sz w:val="16"/>
                <w:szCs w:val="16"/>
              </w:rPr>
            </w:pPr>
            <w:ins w:id="710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104" w:author="David Dayan" w:date="2021-12-03T17:18:00Z">
              <w:tcPr>
                <w:tcW w:w="898" w:type="dxa"/>
                <w:tcBorders>
                  <w:top w:val="nil"/>
                  <w:left w:val="nil"/>
                  <w:bottom w:val="nil"/>
                  <w:right w:val="nil"/>
                </w:tcBorders>
                <w:shd w:val="clear" w:color="auto" w:fill="auto"/>
                <w:noWrap/>
                <w:vAlign w:val="bottom"/>
                <w:hideMark/>
              </w:tcPr>
            </w:tcPrChange>
          </w:tcPr>
          <w:p w14:paraId="3A3AF444" w14:textId="77777777" w:rsidR="00036D0E" w:rsidRPr="00036D0E" w:rsidRDefault="00036D0E" w:rsidP="00245317">
            <w:pPr>
              <w:spacing w:after="0" w:line="240" w:lineRule="auto"/>
              <w:jc w:val="center"/>
              <w:rPr>
                <w:ins w:id="7105" w:author="David Dayan" w:date="2021-12-03T17:13:00Z"/>
                <w:rFonts w:ascii="Calibri" w:eastAsia="Times New Roman" w:hAnsi="Calibri" w:cs="Times New Roman"/>
                <w:color w:val="000000"/>
                <w:sz w:val="16"/>
                <w:szCs w:val="16"/>
              </w:rPr>
            </w:pPr>
            <w:ins w:id="710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107" w:author="David Dayan" w:date="2021-12-03T17:18:00Z">
              <w:tcPr>
                <w:tcW w:w="902" w:type="dxa"/>
                <w:tcBorders>
                  <w:top w:val="nil"/>
                  <w:left w:val="nil"/>
                  <w:bottom w:val="nil"/>
                  <w:right w:val="nil"/>
                </w:tcBorders>
                <w:shd w:val="clear" w:color="auto" w:fill="auto"/>
                <w:noWrap/>
                <w:vAlign w:val="bottom"/>
                <w:hideMark/>
              </w:tcPr>
            </w:tcPrChange>
          </w:tcPr>
          <w:p w14:paraId="02B9B73D" w14:textId="77777777" w:rsidR="00036D0E" w:rsidRPr="00036D0E" w:rsidRDefault="00036D0E" w:rsidP="00245317">
            <w:pPr>
              <w:spacing w:after="0" w:line="240" w:lineRule="auto"/>
              <w:jc w:val="center"/>
              <w:rPr>
                <w:ins w:id="7108" w:author="David Dayan" w:date="2021-12-03T17:13:00Z"/>
                <w:rFonts w:ascii="Calibri" w:eastAsia="Times New Roman" w:hAnsi="Calibri" w:cs="Times New Roman"/>
                <w:color w:val="000000"/>
                <w:sz w:val="16"/>
                <w:szCs w:val="16"/>
              </w:rPr>
            </w:pPr>
            <w:ins w:id="710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110" w:author="David Dayan" w:date="2021-12-03T17:18:00Z">
              <w:tcPr>
                <w:tcW w:w="2160" w:type="dxa"/>
                <w:tcBorders>
                  <w:top w:val="nil"/>
                  <w:left w:val="nil"/>
                  <w:bottom w:val="nil"/>
                  <w:right w:val="nil"/>
                </w:tcBorders>
                <w:shd w:val="clear" w:color="auto" w:fill="auto"/>
                <w:noWrap/>
                <w:vAlign w:val="bottom"/>
                <w:hideMark/>
              </w:tcPr>
            </w:tcPrChange>
          </w:tcPr>
          <w:p w14:paraId="29B74D2B" w14:textId="77777777" w:rsidR="00036D0E" w:rsidRPr="00036D0E" w:rsidRDefault="00036D0E" w:rsidP="00245317">
            <w:pPr>
              <w:spacing w:after="0" w:line="240" w:lineRule="auto"/>
              <w:jc w:val="center"/>
              <w:rPr>
                <w:ins w:id="7111" w:author="David Dayan" w:date="2021-12-03T17:13:00Z"/>
                <w:rFonts w:ascii="Calibri" w:eastAsia="Times New Roman" w:hAnsi="Calibri" w:cs="Times New Roman"/>
                <w:color w:val="000000"/>
                <w:sz w:val="16"/>
                <w:szCs w:val="16"/>
              </w:rPr>
            </w:pPr>
            <w:proofErr w:type="spellStart"/>
            <w:ins w:id="711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113" w:author="David Dayan" w:date="2021-12-03T17:18:00Z">
              <w:tcPr>
                <w:tcW w:w="2876" w:type="dxa"/>
                <w:gridSpan w:val="2"/>
                <w:tcBorders>
                  <w:top w:val="nil"/>
                  <w:left w:val="nil"/>
                  <w:bottom w:val="nil"/>
                  <w:right w:val="nil"/>
                </w:tcBorders>
                <w:shd w:val="clear" w:color="auto" w:fill="auto"/>
                <w:noWrap/>
                <w:vAlign w:val="bottom"/>
                <w:hideMark/>
              </w:tcPr>
            </w:tcPrChange>
          </w:tcPr>
          <w:p w14:paraId="78183254" w14:textId="77777777" w:rsidR="00036D0E" w:rsidRPr="00036D0E" w:rsidRDefault="00036D0E" w:rsidP="00245317">
            <w:pPr>
              <w:spacing w:after="0" w:line="240" w:lineRule="auto"/>
              <w:jc w:val="center"/>
              <w:rPr>
                <w:ins w:id="7114" w:author="David Dayan" w:date="2021-12-03T17:13:00Z"/>
                <w:rFonts w:ascii="Calibri" w:eastAsia="Times New Roman" w:hAnsi="Calibri" w:cs="Times New Roman"/>
                <w:color w:val="000000"/>
                <w:sz w:val="16"/>
                <w:szCs w:val="16"/>
              </w:rPr>
            </w:pPr>
            <w:proofErr w:type="spellStart"/>
            <w:ins w:id="711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116" w:author="David Dayan" w:date="2021-12-03T17:18:00Z">
              <w:tcPr>
                <w:tcW w:w="1426" w:type="dxa"/>
                <w:tcBorders>
                  <w:top w:val="nil"/>
                  <w:left w:val="nil"/>
                  <w:bottom w:val="nil"/>
                  <w:right w:val="nil"/>
                </w:tcBorders>
                <w:shd w:val="clear" w:color="auto" w:fill="auto"/>
                <w:noWrap/>
                <w:vAlign w:val="bottom"/>
                <w:hideMark/>
              </w:tcPr>
            </w:tcPrChange>
          </w:tcPr>
          <w:p w14:paraId="534FAAD7" w14:textId="77777777" w:rsidR="00036D0E" w:rsidRPr="00036D0E" w:rsidRDefault="00036D0E" w:rsidP="00245317">
            <w:pPr>
              <w:spacing w:after="0" w:line="240" w:lineRule="auto"/>
              <w:jc w:val="center"/>
              <w:rPr>
                <w:ins w:id="7117" w:author="David Dayan" w:date="2021-12-03T17:13:00Z"/>
                <w:rFonts w:ascii="Calibri" w:eastAsia="Times New Roman" w:hAnsi="Calibri" w:cs="Times New Roman"/>
                <w:color w:val="000000"/>
                <w:sz w:val="16"/>
                <w:szCs w:val="16"/>
              </w:rPr>
            </w:pPr>
            <w:proofErr w:type="spellStart"/>
            <w:ins w:id="711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1C083467" w14:textId="77777777" w:rsidTr="00245317">
        <w:trPr>
          <w:cantSplit/>
          <w:trHeight w:val="20"/>
          <w:ins w:id="7119" w:author="David Dayan" w:date="2021-12-03T17:13:00Z"/>
          <w:trPrChange w:id="712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121" w:author="David Dayan" w:date="2021-12-03T17:18:00Z">
              <w:tcPr>
                <w:tcW w:w="1563" w:type="dxa"/>
                <w:tcBorders>
                  <w:top w:val="nil"/>
                  <w:left w:val="nil"/>
                  <w:bottom w:val="nil"/>
                  <w:right w:val="nil"/>
                </w:tcBorders>
                <w:shd w:val="clear" w:color="auto" w:fill="auto"/>
                <w:noWrap/>
                <w:vAlign w:val="bottom"/>
                <w:hideMark/>
              </w:tcPr>
            </w:tcPrChange>
          </w:tcPr>
          <w:p w14:paraId="39B4CD24" w14:textId="77777777" w:rsidR="00036D0E" w:rsidRPr="00036D0E" w:rsidRDefault="00036D0E" w:rsidP="00245317">
            <w:pPr>
              <w:spacing w:after="0" w:line="240" w:lineRule="auto"/>
              <w:jc w:val="center"/>
              <w:rPr>
                <w:ins w:id="7122" w:author="David Dayan" w:date="2021-12-03T17:13:00Z"/>
                <w:rFonts w:ascii="Calibri" w:eastAsia="Times New Roman" w:hAnsi="Calibri" w:cs="Times New Roman"/>
                <w:color w:val="000000"/>
                <w:sz w:val="16"/>
                <w:szCs w:val="16"/>
              </w:rPr>
            </w:pPr>
            <w:ins w:id="7123" w:author="David Dayan" w:date="2021-12-03T17:13:00Z">
              <w:r w:rsidRPr="00036D0E">
                <w:rPr>
                  <w:rFonts w:ascii="Calibri" w:eastAsia="Times New Roman" w:hAnsi="Calibri" w:cs="Times New Roman"/>
                  <w:color w:val="000000"/>
                  <w:sz w:val="16"/>
                  <w:szCs w:val="16"/>
                </w:rPr>
                <w:t>OtsAC20ROGR_0199</w:t>
              </w:r>
            </w:ins>
          </w:p>
        </w:tc>
        <w:tc>
          <w:tcPr>
            <w:tcW w:w="746" w:type="dxa"/>
            <w:tcBorders>
              <w:top w:val="nil"/>
              <w:left w:val="nil"/>
              <w:bottom w:val="nil"/>
              <w:right w:val="nil"/>
            </w:tcBorders>
            <w:shd w:val="clear" w:color="auto" w:fill="auto"/>
            <w:noWrap/>
            <w:vAlign w:val="bottom"/>
            <w:hideMark/>
            <w:tcPrChange w:id="7124" w:author="David Dayan" w:date="2021-12-03T17:18:00Z">
              <w:tcPr>
                <w:tcW w:w="746" w:type="dxa"/>
                <w:tcBorders>
                  <w:top w:val="nil"/>
                  <w:left w:val="nil"/>
                  <w:bottom w:val="nil"/>
                  <w:right w:val="nil"/>
                </w:tcBorders>
                <w:shd w:val="clear" w:color="auto" w:fill="auto"/>
                <w:noWrap/>
                <w:vAlign w:val="bottom"/>
                <w:hideMark/>
              </w:tcPr>
            </w:tcPrChange>
          </w:tcPr>
          <w:p w14:paraId="682EADE0" w14:textId="77777777" w:rsidR="00036D0E" w:rsidRPr="00036D0E" w:rsidRDefault="00036D0E" w:rsidP="00245317">
            <w:pPr>
              <w:spacing w:after="0" w:line="240" w:lineRule="auto"/>
              <w:jc w:val="center"/>
              <w:rPr>
                <w:ins w:id="7125" w:author="David Dayan" w:date="2021-12-03T17:13:00Z"/>
                <w:rFonts w:ascii="Calibri" w:eastAsia="Times New Roman" w:hAnsi="Calibri" w:cs="Times New Roman"/>
                <w:color w:val="000000"/>
                <w:sz w:val="16"/>
                <w:szCs w:val="16"/>
              </w:rPr>
            </w:pPr>
            <w:ins w:id="7126"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127" w:author="David Dayan" w:date="2021-12-03T17:18:00Z">
              <w:tcPr>
                <w:tcW w:w="599" w:type="dxa"/>
                <w:tcBorders>
                  <w:top w:val="nil"/>
                  <w:left w:val="nil"/>
                  <w:bottom w:val="nil"/>
                  <w:right w:val="nil"/>
                </w:tcBorders>
                <w:shd w:val="clear" w:color="auto" w:fill="auto"/>
                <w:noWrap/>
                <w:vAlign w:val="bottom"/>
                <w:hideMark/>
              </w:tcPr>
            </w:tcPrChange>
          </w:tcPr>
          <w:p w14:paraId="61D1555F" w14:textId="77777777" w:rsidR="00036D0E" w:rsidRPr="00036D0E" w:rsidRDefault="00036D0E" w:rsidP="00245317">
            <w:pPr>
              <w:spacing w:after="0" w:line="240" w:lineRule="auto"/>
              <w:jc w:val="center"/>
              <w:rPr>
                <w:ins w:id="7128" w:author="David Dayan" w:date="2021-12-03T17:13:00Z"/>
                <w:rFonts w:ascii="Calibri" w:eastAsia="Times New Roman" w:hAnsi="Calibri" w:cs="Times New Roman"/>
                <w:color w:val="000000"/>
                <w:sz w:val="16"/>
                <w:szCs w:val="16"/>
              </w:rPr>
            </w:pPr>
            <w:ins w:id="7129"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130" w:author="David Dayan" w:date="2021-12-03T17:18:00Z">
              <w:tcPr>
                <w:tcW w:w="1142" w:type="dxa"/>
                <w:tcBorders>
                  <w:top w:val="nil"/>
                  <w:left w:val="nil"/>
                  <w:bottom w:val="nil"/>
                  <w:right w:val="nil"/>
                </w:tcBorders>
                <w:shd w:val="clear" w:color="auto" w:fill="auto"/>
                <w:noWrap/>
                <w:vAlign w:val="bottom"/>
                <w:hideMark/>
              </w:tcPr>
            </w:tcPrChange>
          </w:tcPr>
          <w:p w14:paraId="36C5060A" w14:textId="77777777" w:rsidR="00036D0E" w:rsidRPr="00036D0E" w:rsidRDefault="00036D0E" w:rsidP="00245317">
            <w:pPr>
              <w:spacing w:after="0" w:line="240" w:lineRule="auto"/>
              <w:jc w:val="center"/>
              <w:rPr>
                <w:ins w:id="7131" w:author="David Dayan" w:date="2021-12-03T17:13:00Z"/>
                <w:rFonts w:ascii="Calibri" w:eastAsia="Times New Roman" w:hAnsi="Calibri" w:cs="Times New Roman"/>
                <w:color w:val="000000"/>
                <w:sz w:val="16"/>
                <w:szCs w:val="16"/>
              </w:rPr>
            </w:pPr>
            <w:ins w:id="713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133" w:author="David Dayan" w:date="2021-12-03T17:18:00Z">
              <w:tcPr>
                <w:tcW w:w="1440" w:type="dxa"/>
                <w:tcBorders>
                  <w:top w:val="nil"/>
                  <w:left w:val="nil"/>
                  <w:bottom w:val="nil"/>
                  <w:right w:val="nil"/>
                </w:tcBorders>
                <w:shd w:val="clear" w:color="auto" w:fill="auto"/>
                <w:noWrap/>
                <w:vAlign w:val="bottom"/>
                <w:hideMark/>
              </w:tcPr>
            </w:tcPrChange>
          </w:tcPr>
          <w:p w14:paraId="3F857005" w14:textId="77777777" w:rsidR="00036D0E" w:rsidRPr="00036D0E" w:rsidRDefault="00036D0E" w:rsidP="00245317">
            <w:pPr>
              <w:spacing w:after="0" w:line="240" w:lineRule="auto"/>
              <w:jc w:val="center"/>
              <w:rPr>
                <w:ins w:id="7134" w:author="David Dayan" w:date="2021-12-03T17:13:00Z"/>
                <w:rFonts w:ascii="Calibri" w:eastAsia="Times New Roman" w:hAnsi="Calibri" w:cs="Times New Roman"/>
                <w:color w:val="000000"/>
                <w:sz w:val="16"/>
                <w:szCs w:val="16"/>
              </w:rPr>
            </w:pPr>
            <w:ins w:id="713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136" w:author="David Dayan" w:date="2021-12-03T17:18:00Z">
              <w:tcPr>
                <w:tcW w:w="1530" w:type="dxa"/>
                <w:tcBorders>
                  <w:top w:val="nil"/>
                  <w:left w:val="nil"/>
                  <w:bottom w:val="nil"/>
                  <w:right w:val="nil"/>
                </w:tcBorders>
                <w:shd w:val="clear" w:color="auto" w:fill="auto"/>
                <w:noWrap/>
                <w:vAlign w:val="bottom"/>
                <w:hideMark/>
              </w:tcPr>
            </w:tcPrChange>
          </w:tcPr>
          <w:p w14:paraId="7D27471B" w14:textId="77777777" w:rsidR="00036D0E" w:rsidRPr="00036D0E" w:rsidRDefault="00036D0E" w:rsidP="00245317">
            <w:pPr>
              <w:spacing w:after="0" w:line="240" w:lineRule="auto"/>
              <w:jc w:val="center"/>
              <w:rPr>
                <w:ins w:id="7137" w:author="David Dayan" w:date="2021-12-03T17:13:00Z"/>
                <w:rFonts w:ascii="Calibri" w:eastAsia="Times New Roman" w:hAnsi="Calibri" w:cs="Times New Roman"/>
                <w:color w:val="000000"/>
                <w:sz w:val="16"/>
                <w:szCs w:val="16"/>
              </w:rPr>
            </w:pPr>
            <w:ins w:id="713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139" w:author="David Dayan" w:date="2021-12-03T17:18:00Z">
              <w:tcPr>
                <w:tcW w:w="898" w:type="dxa"/>
                <w:tcBorders>
                  <w:top w:val="nil"/>
                  <w:left w:val="nil"/>
                  <w:bottom w:val="nil"/>
                  <w:right w:val="nil"/>
                </w:tcBorders>
                <w:shd w:val="clear" w:color="auto" w:fill="auto"/>
                <w:noWrap/>
                <w:vAlign w:val="bottom"/>
                <w:hideMark/>
              </w:tcPr>
            </w:tcPrChange>
          </w:tcPr>
          <w:p w14:paraId="66DFC819" w14:textId="77777777" w:rsidR="00036D0E" w:rsidRPr="00036D0E" w:rsidRDefault="00036D0E" w:rsidP="00245317">
            <w:pPr>
              <w:spacing w:after="0" w:line="240" w:lineRule="auto"/>
              <w:jc w:val="center"/>
              <w:rPr>
                <w:ins w:id="7140" w:author="David Dayan" w:date="2021-12-03T17:13:00Z"/>
                <w:rFonts w:ascii="Calibri" w:eastAsia="Times New Roman" w:hAnsi="Calibri" w:cs="Times New Roman"/>
                <w:color w:val="000000"/>
                <w:sz w:val="16"/>
                <w:szCs w:val="16"/>
              </w:rPr>
            </w:pPr>
            <w:ins w:id="714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142" w:author="David Dayan" w:date="2021-12-03T17:18:00Z">
              <w:tcPr>
                <w:tcW w:w="902" w:type="dxa"/>
                <w:tcBorders>
                  <w:top w:val="nil"/>
                  <w:left w:val="nil"/>
                  <w:bottom w:val="nil"/>
                  <w:right w:val="nil"/>
                </w:tcBorders>
                <w:shd w:val="clear" w:color="auto" w:fill="auto"/>
                <w:noWrap/>
                <w:vAlign w:val="bottom"/>
                <w:hideMark/>
              </w:tcPr>
            </w:tcPrChange>
          </w:tcPr>
          <w:p w14:paraId="320C5980" w14:textId="77777777" w:rsidR="00036D0E" w:rsidRPr="00036D0E" w:rsidRDefault="00036D0E" w:rsidP="00245317">
            <w:pPr>
              <w:spacing w:after="0" w:line="240" w:lineRule="auto"/>
              <w:jc w:val="center"/>
              <w:rPr>
                <w:ins w:id="7143" w:author="David Dayan" w:date="2021-12-03T17:13:00Z"/>
                <w:rFonts w:ascii="Calibri" w:eastAsia="Times New Roman" w:hAnsi="Calibri" w:cs="Times New Roman"/>
                <w:color w:val="000000"/>
                <w:sz w:val="16"/>
                <w:szCs w:val="16"/>
              </w:rPr>
            </w:pPr>
            <w:ins w:id="714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145" w:author="David Dayan" w:date="2021-12-03T17:18:00Z">
              <w:tcPr>
                <w:tcW w:w="2160" w:type="dxa"/>
                <w:tcBorders>
                  <w:top w:val="nil"/>
                  <w:left w:val="nil"/>
                  <w:bottom w:val="nil"/>
                  <w:right w:val="nil"/>
                </w:tcBorders>
                <w:shd w:val="clear" w:color="auto" w:fill="auto"/>
                <w:noWrap/>
                <w:vAlign w:val="bottom"/>
                <w:hideMark/>
              </w:tcPr>
            </w:tcPrChange>
          </w:tcPr>
          <w:p w14:paraId="1ED244FD" w14:textId="77777777" w:rsidR="00036D0E" w:rsidRPr="00036D0E" w:rsidRDefault="00036D0E" w:rsidP="00245317">
            <w:pPr>
              <w:spacing w:after="0" w:line="240" w:lineRule="auto"/>
              <w:jc w:val="center"/>
              <w:rPr>
                <w:ins w:id="7146" w:author="David Dayan" w:date="2021-12-03T17:13:00Z"/>
                <w:rFonts w:ascii="Calibri" w:eastAsia="Times New Roman" w:hAnsi="Calibri" w:cs="Times New Roman"/>
                <w:color w:val="000000"/>
                <w:sz w:val="16"/>
                <w:szCs w:val="16"/>
              </w:rPr>
            </w:pPr>
            <w:proofErr w:type="spellStart"/>
            <w:ins w:id="714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148" w:author="David Dayan" w:date="2021-12-03T17:18:00Z">
              <w:tcPr>
                <w:tcW w:w="2876" w:type="dxa"/>
                <w:gridSpan w:val="2"/>
                <w:tcBorders>
                  <w:top w:val="nil"/>
                  <w:left w:val="nil"/>
                  <w:bottom w:val="nil"/>
                  <w:right w:val="nil"/>
                </w:tcBorders>
                <w:shd w:val="clear" w:color="auto" w:fill="auto"/>
                <w:noWrap/>
                <w:vAlign w:val="bottom"/>
                <w:hideMark/>
              </w:tcPr>
            </w:tcPrChange>
          </w:tcPr>
          <w:p w14:paraId="03AD6E50" w14:textId="77777777" w:rsidR="00036D0E" w:rsidRPr="00036D0E" w:rsidRDefault="00036D0E" w:rsidP="00245317">
            <w:pPr>
              <w:spacing w:after="0" w:line="240" w:lineRule="auto"/>
              <w:jc w:val="center"/>
              <w:rPr>
                <w:ins w:id="7149" w:author="David Dayan" w:date="2021-12-03T17:13:00Z"/>
                <w:rFonts w:ascii="Calibri" w:eastAsia="Times New Roman" w:hAnsi="Calibri" w:cs="Times New Roman"/>
                <w:color w:val="000000"/>
                <w:sz w:val="16"/>
                <w:szCs w:val="16"/>
              </w:rPr>
            </w:pPr>
            <w:proofErr w:type="spellStart"/>
            <w:ins w:id="715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151" w:author="David Dayan" w:date="2021-12-03T17:18:00Z">
              <w:tcPr>
                <w:tcW w:w="1426" w:type="dxa"/>
                <w:tcBorders>
                  <w:top w:val="nil"/>
                  <w:left w:val="nil"/>
                  <w:bottom w:val="nil"/>
                  <w:right w:val="nil"/>
                </w:tcBorders>
                <w:shd w:val="clear" w:color="auto" w:fill="auto"/>
                <w:noWrap/>
                <w:vAlign w:val="bottom"/>
                <w:hideMark/>
              </w:tcPr>
            </w:tcPrChange>
          </w:tcPr>
          <w:p w14:paraId="2F6DA2B8" w14:textId="77777777" w:rsidR="00036D0E" w:rsidRPr="00036D0E" w:rsidRDefault="00036D0E" w:rsidP="00245317">
            <w:pPr>
              <w:spacing w:after="0" w:line="240" w:lineRule="auto"/>
              <w:jc w:val="center"/>
              <w:rPr>
                <w:ins w:id="7152" w:author="David Dayan" w:date="2021-12-03T17:13:00Z"/>
                <w:rFonts w:ascii="Calibri" w:eastAsia="Times New Roman" w:hAnsi="Calibri" w:cs="Times New Roman"/>
                <w:color w:val="000000"/>
                <w:sz w:val="16"/>
                <w:szCs w:val="16"/>
              </w:rPr>
            </w:pPr>
            <w:proofErr w:type="spellStart"/>
            <w:ins w:id="715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DABF32D" w14:textId="77777777" w:rsidTr="00245317">
        <w:trPr>
          <w:cantSplit/>
          <w:trHeight w:val="20"/>
          <w:ins w:id="7154" w:author="David Dayan" w:date="2021-12-03T17:13:00Z"/>
          <w:trPrChange w:id="715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156" w:author="David Dayan" w:date="2021-12-03T17:18:00Z">
              <w:tcPr>
                <w:tcW w:w="1563" w:type="dxa"/>
                <w:tcBorders>
                  <w:top w:val="nil"/>
                  <w:left w:val="nil"/>
                  <w:bottom w:val="nil"/>
                  <w:right w:val="nil"/>
                </w:tcBorders>
                <w:shd w:val="clear" w:color="auto" w:fill="auto"/>
                <w:noWrap/>
                <w:vAlign w:val="bottom"/>
                <w:hideMark/>
              </w:tcPr>
            </w:tcPrChange>
          </w:tcPr>
          <w:p w14:paraId="01CF18CE" w14:textId="77777777" w:rsidR="00036D0E" w:rsidRPr="00036D0E" w:rsidRDefault="00036D0E" w:rsidP="00245317">
            <w:pPr>
              <w:spacing w:after="0" w:line="240" w:lineRule="auto"/>
              <w:jc w:val="center"/>
              <w:rPr>
                <w:ins w:id="7157" w:author="David Dayan" w:date="2021-12-03T17:13:00Z"/>
                <w:rFonts w:ascii="Calibri" w:eastAsia="Times New Roman" w:hAnsi="Calibri" w:cs="Times New Roman"/>
                <w:color w:val="000000"/>
                <w:sz w:val="16"/>
                <w:szCs w:val="16"/>
              </w:rPr>
            </w:pPr>
            <w:ins w:id="7158" w:author="David Dayan" w:date="2021-12-03T17:13:00Z">
              <w:r w:rsidRPr="00036D0E">
                <w:rPr>
                  <w:rFonts w:ascii="Calibri" w:eastAsia="Times New Roman" w:hAnsi="Calibri" w:cs="Times New Roman"/>
                  <w:color w:val="000000"/>
                  <w:sz w:val="16"/>
                  <w:szCs w:val="16"/>
                </w:rPr>
                <w:t>OtsAC20ROGR_0200</w:t>
              </w:r>
            </w:ins>
          </w:p>
        </w:tc>
        <w:tc>
          <w:tcPr>
            <w:tcW w:w="746" w:type="dxa"/>
            <w:tcBorders>
              <w:top w:val="nil"/>
              <w:left w:val="nil"/>
              <w:bottom w:val="nil"/>
              <w:right w:val="nil"/>
            </w:tcBorders>
            <w:shd w:val="clear" w:color="auto" w:fill="auto"/>
            <w:noWrap/>
            <w:vAlign w:val="bottom"/>
            <w:hideMark/>
            <w:tcPrChange w:id="7159" w:author="David Dayan" w:date="2021-12-03T17:18:00Z">
              <w:tcPr>
                <w:tcW w:w="746" w:type="dxa"/>
                <w:tcBorders>
                  <w:top w:val="nil"/>
                  <w:left w:val="nil"/>
                  <w:bottom w:val="nil"/>
                  <w:right w:val="nil"/>
                </w:tcBorders>
                <w:shd w:val="clear" w:color="auto" w:fill="auto"/>
                <w:noWrap/>
                <w:vAlign w:val="bottom"/>
                <w:hideMark/>
              </w:tcPr>
            </w:tcPrChange>
          </w:tcPr>
          <w:p w14:paraId="00F751F5" w14:textId="77777777" w:rsidR="00036D0E" w:rsidRPr="00036D0E" w:rsidRDefault="00036D0E" w:rsidP="00245317">
            <w:pPr>
              <w:spacing w:after="0" w:line="240" w:lineRule="auto"/>
              <w:jc w:val="center"/>
              <w:rPr>
                <w:ins w:id="7160" w:author="David Dayan" w:date="2021-12-03T17:13:00Z"/>
                <w:rFonts w:ascii="Calibri" w:eastAsia="Times New Roman" w:hAnsi="Calibri" w:cs="Times New Roman"/>
                <w:color w:val="000000"/>
                <w:sz w:val="16"/>
                <w:szCs w:val="16"/>
              </w:rPr>
            </w:pPr>
            <w:ins w:id="7161"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162" w:author="David Dayan" w:date="2021-12-03T17:18:00Z">
              <w:tcPr>
                <w:tcW w:w="599" w:type="dxa"/>
                <w:tcBorders>
                  <w:top w:val="nil"/>
                  <w:left w:val="nil"/>
                  <w:bottom w:val="nil"/>
                  <w:right w:val="nil"/>
                </w:tcBorders>
                <w:shd w:val="clear" w:color="auto" w:fill="auto"/>
                <w:noWrap/>
                <w:vAlign w:val="bottom"/>
                <w:hideMark/>
              </w:tcPr>
            </w:tcPrChange>
          </w:tcPr>
          <w:p w14:paraId="2B0FE38C" w14:textId="77777777" w:rsidR="00036D0E" w:rsidRPr="00036D0E" w:rsidRDefault="00036D0E" w:rsidP="00245317">
            <w:pPr>
              <w:spacing w:after="0" w:line="240" w:lineRule="auto"/>
              <w:jc w:val="center"/>
              <w:rPr>
                <w:ins w:id="7163" w:author="David Dayan" w:date="2021-12-03T17:13:00Z"/>
                <w:rFonts w:ascii="Calibri" w:eastAsia="Times New Roman" w:hAnsi="Calibri" w:cs="Times New Roman"/>
                <w:color w:val="000000"/>
                <w:sz w:val="16"/>
                <w:szCs w:val="16"/>
              </w:rPr>
            </w:pPr>
            <w:ins w:id="7164"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165" w:author="David Dayan" w:date="2021-12-03T17:18:00Z">
              <w:tcPr>
                <w:tcW w:w="1142" w:type="dxa"/>
                <w:tcBorders>
                  <w:top w:val="nil"/>
                  <w:left w:val="nil"/>
                  <w:bottom w:val="nil"/>
                  <w:right w:val="nil"/>
                </w:tcBorders>
                <w:shd w:val="clear" w:color="auto" w:fill="auto"/>
                <w:noWrap/>
                <w:vAlign w:val="bottom"/>
                <w:hideMark/>
              </w:tcPr>
            </w:tcPrChange>
          </w:tcPr>
          <w:p w14:paraId="1B993D89" w14:textId="77777777" w:rsidR="00036D0E" w:rsidRPr="00036D0E" w:rsidRDefault="00036D0E" w:rsidP="00245317">
            <w:pPr>
              <w:spacing w:after="0" w:line="240" w:lineRule="auto"/>
              <w:jc w:val="center"/>
              <w:rPr>
                <w:ins w:id="7166" w:author="David Dayan" w:date="2021-12-03T17:13:00Z"/>
                <w:rFonts w:ascii="Calibri" w:eastAsia="Times New Roman" w:hAnsi="Calibri" w:cs="Times New Roman"/>
                <w:color w:val="000000"/>
                <w:sz w:val="16"/>
                <w:szCs w:val="16"/>
              </w:rPr>
            </w:pPr>
            <w:ins w:id="716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168" w:author="David Dayan" w:date="2021-12-03T17:18:00Z">
              <w:tcPr>
                <w:tcW w:w="1440" w:type="dxa"/>
                <w:tcBorders>
                  <w:top w:val="nil"/>
                  <w:left w:val="nil"/>
                  <w:bottom w:val="nil"/>
                  <w:right w:val="nil"/>
                </w:tcBorders>
                <w:shd w:val="clear" w:color="auto" w:fill="auto"/>
                <w:noWrap/>
                <w:vAlign w:val="bottom"/>
                <w:hideMark/>
              </w:tcPr>
            </w:tcPrChange>
          </w:tcPr>
          <w:p w14:paraId="60DA62A2" w14:textId="77777777" w:rsidR="00036D0E" w:rsidRPr="00036D0E" w:rsidRDefault="00036D0E" w:rsidP="00245317">
            <w:pPr>
              <w:spacing w:after="0" w:line="240" w:lineRule="auto"/>
              <w:jc w:val="center"/>
              <w:rPr>
                <w:ins w:id="7169" w:author="David Dayan" w:date="2021-12-03T17:13:00Z"/>
                <w:rFonts w:ascii="Calibri" w:eastAsia="Times New Roman" w:hAnsi="Calibri" w:cs="Times New Roman"/>
                <w:color w:val="000000"/>
                <w:sz w:val="16"/>
                <w:szCs w:val="16"/>
              </w:rPr>
            </w:pPr>
            <w:ins w:id="717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171" w:author="David Dayan" w:date="2021-12-03T17:18:00Z">
              <w:tcPr>
                <w:tcW w:w="1530" w:type="dxa"/>
                <w:tcBorders>
                  <w:top w:val="nil"/>
                  <w:left w:val="nil"/>
                  <w:bottom w:val="nil"/>
                  <w:right w:val="nil"/>
                </w:tcBorders>
                <w:shd w:val="clear" w:color="auto" w:fill="auto"/>
                <w:noWrap/>
                <w:vAlign w:val="bottom"/>
                <w:hideMark/>
              </w:tcPr>
            </w:tcPrChange>
          </w:tcPr>
          <w:p w14:paraId="3506C957" w14:textId="77777777" w:rsidR="00036D0E" w:rsidRPr="00036D0E" w:rsidRDefault="00036D0E" w:rsidP="00245317">
            <w:pPr>
              <w:spacing w:after="0" w:line="240" w:lineRule="auto"/>
              <w:jc w:val="center"/>
              <w:rPr>
                <w:ins w:id="7172" w:author="David Dayan" w:date="2021-12-03T17:13:00Z"/>
                <w:rFonts w:ascii="Calibri" w:eastAsia="Times New Roman" w:hAnsi="Calibri" w:cs="Times New Roman"/>
                <w:color w:val="000000"/>
                <w:sz w:val="16"/>
                <w:szCs w:val="16"/>
              </w:rPr>
            </w:pPr>
            <w:ins w:id="717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174" w:author="David Dayan" w:date="2021-12-03T17:18:00Z">
              <w:tcPr>
                <w:tcW w:w="898" w:type="dxa"/>
                <w:tcBorders>
                  <w:top w:val="nil"/>
                  <w:left w:val="nil"/>
                  <w:bottom w:val="nil"/>
                  <w:right w:val="nil"/>
                </w:tcBorders>
                <w:shd w:val="clear" w:color="auto" w:fill="auto"/>
                <w:noWrap/>
                <w:vAlign w:val="bottom"/>
                <w:hideMark/>
              </w:tcPr>
            </w:tcPrChange>
          </w:tcPr>
          <w:p w14:paraId="6066E0BA" w14:textId="77777777" w:rsidR="00036D0E" w:rsidRPr="00036D0E" w:rsidRDefault="00036D0E" w:rsidP="00245317">
            <w:pPr>
              <w:spacing w:after="0" w:line="240" w:lineRule="auto"/>
              <w:jc w:val="center"/>
              <w:rPr>
                <w:ins w:id="7175" w:author="David Dayan" w:date="2021-12-03T17:13:00Z"/>
                <w:rFonts w:ascii="Calibri" w:eastAsia="Times New Roman" w:hAnsi="Calibri" w:cs="Times New Roman"/>
                <w:color w:val="000000"/>
                <w:sz w:val="16"/>
                <w:szCs w:val="16"/>
              </w:rPr>
            </w:pPr>
            <w:ins w:id="717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177" w:author="David Dayan" w:date="2021-12-03T17:18:00Z">
              <w:tcPr>
                <w:tcW w:w="902" w:type="dxa"/>
                <w:tcBorders>
                  <w:top w:val="nil"/>
                  <w:left w:val="nil"/>
                  <w:bottom w:val="nil"/>
                  <w:right w:val="nil"/>
                </w:tcBorders>
                <w:shd w:val="clear" w:color="auto" w:fill="auto"/>
                <w:noWrap/>
                <w:vAlign w:val="bottom"/>
                <w:hideMark/>
              </w:tcPr>
            </w:tcPrChange>
          </w:tcPr>
          <w:p w14:paraId="65C81C68" w14:textId="77777777" w:rsidR="00036D0E" w:rsidRPr="00036D0E" w:rsidRDefault="00036D0E" w:rsidP="00245317">
            <w:pPr>
              <w:spacing w:after="0" w:line="240" w:lineRule="auto"/>
              <w:jc w:val="center"/>
              <w:rPr>
                <w:ins w:id="7178" w:author="David Dayan" w:date="2021-12-03T17:13:00Z"/>
                <w:rFonts w:ascii="Calibri" w:eastAsia="Times New Roman" w:hAnsi="Calibri" w:cs="Times New Roman"/>
                <w:color w:val="000000"/>
                <w:sz w:val="16"/>
                <w:szCs w:val="16"/>
              </w:rPr>
            </w:pPr>
            <w:ins w:id="717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180" w:author="David Dayan" w:date="2021-12-03T17:18:00Z">
              <w:tcPr>
                <w:tcW w:w="2160" w:type="dxa"/>
                <w:tcBorders>
                  <w:top w:val="nil"/>
                  <w:left w:val="nil"/>
                  <w:bottom w:val="nil"/>
                  <w:right w:val="nil"/>
                </w:tcBorders>
                <w:shd w:val="clear" w:color="auto" w:fill="auto"/>
                <w:noWrap/>
                <w:vAlign w:val="bottom"/>
                <w:hideMark/>
              </w:tcPr>
            </w:tcPrChange>
          </w:tcPr>
          <w:p w14:paraId="48F69DA5" w14:textId="77777777" w:rsidR="00036D0E" w:rsidRPr="00036D0E" w:rsidRDefault="00036D0E" w:rsidP="00245317">
            <w:pPr>
              <w:spacing w:after="0" w:line="240" w:lineRule="auto"/>
              <w:jc w:val="center"/>
              <w:rPr>
                <w:ins w:id="7181" w:author="David Dayan" w:date="2021-12-03T17:13:00Z"/>
                <w:rFonts w:ascii="Calibri" w:eastAsia="Times New Roman" w:hAnsi="Calibri" w:cs="Times New Roman"/>
                <w:color w:val="000000"/>
                <w:sz w:val="16"/>
                <w:szCs w:val="16"/>
              </w:rPr>
            </w:pPr>
            <w:proofErr w:type="spellStart"/>
            <w:ins w:id="718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183" w:author="David Dayan" w:date="2021-12-03T17:18:00Z">
              <w:tcPr>
                <w:tcW w:w="2876" w:type="dxa"/>
                <w:gridSpan w:val="2"/>
                <w:tcBorders>
                  <w:top w:val="nil"/>
                  <w:left w:val="nil"/>
                  <w:bottom w:val="nil"/>
                  <w:right w:val="nil"/>
                </w:tcBorders>
                <w:shd w:val="clear" w:color="auto" w:fill="auto"/>
                <w:noWrap/>
                <w:vAlign w:val="bottom"/>
                <w:hideMark/>
              </w:tcPr>
            </w:tcPrChange>
          </w:tcPr>
          <w:p w14:paraId="380A90F1" w14:textId="77777777" w:rsidR="00036D0E" w:rsidRPr="00036D0E" w:rsidRDefault="00036D0E" w:rsidP="00245317">
            <w:pPr>
              <w:spacing w:after="0" w:line="240" w:lineRule="auto"/>
              <w:jc w:val="center"/>
              <w:rPr>
                <w:ins w:id="7184" w:author="David Dayan" w:date="2021-12-03T17:13:00Z"/>
                <w:rFonts w:ascii="Calibri" w:eastAsia="Times New Roman" w:hAnsi="Calibri" w:cs="Times New Roman"/>
                <w:color w:val="000000"/>
                <w:sz w:val="16"/>
                <w:szCs w:val="16"/>
              </w:rPr>
            </w:pPr>
            <w:proofErr w:type="spellStart"/>
            <w:ins w:id="718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186" w:author="David Dayan" w:date="2021-12-03T17:18:00Z">
              <w:tcPr>
                <w:tcW w:w="1426" w:type="dxa"/>
                <w:tcBorders>
                  <w:top w:val="nil"/>
                  <w:left w:val="nil"/>
                  <w:bottom w:val="nil"/>
                  <w:right w:val="nil"/>
                </w:tcBorders>
                <w:shd w:val="clear" w:color="auto" w:fill="auto"/>
                <w:noWrap/>
                <w:vAlign w:val="bottom"/>
                <w:hideMark/>
              </w:tcPr>
            </w:tcPrChange>
          </w:tcPr>
          <w:p w14:paraId="08674AC4" w14:textId="77777777" w:rsidR="00036D0E" w:rsidRPr="00036D0E" w:rsidRDefault="00036D0E" w:rsidP="00245317">
            <w:pPr>
              <w:spacing w:after="0" w:line="240" w:lineRule="auto"/>
              <w:jc w:val="center"/>
              <w:rPr>
                <w:ins w:id="7187" w:author="David Dayan" w:date="2021-12-03T17:13:00Z"/>
                <w:rFonts w:ascii="Calibri" w:eastAsia="Times New Roman" w:hAnsi="Calibri" w:cs="Times New Roman"/>
                <w:color w:val="000000"/>
                <w:sz w:val="16"/>
                <w:szCs w:val="16"/>
              </w:rPr>
            </w:pPr>
            <w:proofErr w:type="spellStart"/>
            <w:ins w:id="718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60DD1F4" w14:textId="77777777" w:rsidTr="00245317">
        <w:trPr>
          <w:cantSplit/>
          <w:trHeight w:val="20"/>
          <w:ins w:id="7189" w:author="David Dayan" w:date="2021-12-03T17:13:00Z"/>
          <w:trPrChange w:id="719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191" w:author="David Dayan" w:date="2021-12-03T17:18:00Z">
              <w:tcPr>
                <w:tcW w:w="1563" w:type="dxa"/>
                <w:tcBorders>
                  <w:top w:val="nil"/>
                  <w:left w:val="nil"/>
                  <w:bottom w:val="nil"/>
                  <w:right w:val="nil"/>
                </w:tcBorders>
                <w:shd w:val="clear" w:color="auto" w:fill="auto"/>
                <w:noWrap/>
                <w:vAlign w:val="bottom"/>
                <w:hideMark/>
              </w:tcPr>
            </w:tcPrChange>
          </w:tcPr>
          <w:p w14:paraId="489D0B78" w14:textId="77777777" w:rsidR="00036D0E" w:rsidRPr="00036D0E" w:rsidRDefault="00036D0E" w:rsidP="00245317">
            <w:pPr>
              <w:spacing w:after="0" w:line="240" w:lineRule="auto"/>
              <w:jc w:val="center"/>
              <w:rPr>
                <w:ins w:id="7192" w:author="David Dayan" w:date="2021-12-03T17:13:00Z"/>
                <w:rFonts w:ascii="Calibri" w:eastAsia="Times New Roman" w:hAnsi="Calibri" w:cs="Times New Roman"/>
                <w:color w:val="000000"/>
                <w:sz w:val="16"/>
                <w:szCs w:val="16"/>
              </w:rPr>
            </w:pPr>
            <w:ins w:id="7193" w:author="David Dayan" w:date="2021-12-03T17:13:00Z">
              <w:r w:rsidRPr="00036D0E">
                <w:rPr>
                  <w:rFonts w:ascii="Calibri" w:eastAsia="Times New Roman" w:hAnsi="Calibri" w:cs="Times New Roman"/>
                  <w:color w:val="000000"/>
                  <w:sz w:val="16"/>
                  <w:szCs w:val="16"/>
                </w:rPr>
                <w:t>OtsAC20ROGR_0201</w:t>
              </w:r>
            </w:ins>
          </w:p>
        </w:tc>
        <w:tc>
          <w:tcPr>
            <w:tcW w:w="746" w:type="dxa"/>
            <w:tcBorders>
              <w:top w:val="nil"/>
              <w:left w:val="nil"/>
              <w:bottom w:val="nil"/>
              <w:right w:val="nil"/>
            </w:tcBorders>
            <w:shd w:val="clear" w:color="auto" w:fill="auto"/>
            <w:noWrap/>
            <w:vAlign w:val="bottom"/>
            <w:hideMark/>
            <w:tcPrChange w:id="7194" w:author="David Dayan" w:date="2021-12-03T17:18:00Z">
              <w:tcPr>
                <w:tcW w:w="746" w:type="dxa"/>
                <w:tcBorders>
                  <w:top w:val="nil"/>
                  <w:left w:val="nil"/>
                  <w:bottom w:val="nil"/>
                  <w:right w:val="nil"/>
                </w:tcBorders>
                <w:shd w:val="clear" w:color="auto" w:fill="auto"/>
                <w:noWrap/>
                <w:vAlign w:val="bottom"/>
                <w:hideMark/>
              </w:tcPr>
            </w:tcPrChange>
          </w:tcPr>
          <w:p w14:paraId="4BCDD9D4" w14:textId="77777777" w:rsidR="00036D0E" w:rsidRPr="00036D0E" w:rsidRDefault="00036D0E" w:rsidP="00245317">
            <w:pPr>
              <w:spacing w:after="0" w:line="240" w:lineRule="auto"/>
              <w:jc w:val="center"/>
              <w:rPr>
                <w:ins w:id="7195" w:author="David Dayan" w:date="2021-12-03T17:13:00Z"/>
                <w:rFonts w:ascii="Calibri" w:eastAsia="Times New Roman" w:hAnsi="Calibri" w:cs="Times New Roman"/>
                <w:color w:val="000000"/>
                <w:sz w:val="16"/>
                <w:szCs w:val="16"/>
              </w:rPr>
            </w:pPr>
            <w:ins w:id="7196"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197" w:author="David Dayan" w:date="2021-12-03T17:18:00Z">
              <w:tcPr>
                <w:tcW w:w="599" w:type="dxa"/>
                <w:tcBorders>
                  <w:top w:val="nil"/>
                  <w:left w:val="nil"/>
                  <w:bottom w:val="nil"/>
                  <w:right w:val="nil"/>
                </w:tcBorders>
                <w:shd w:val="clear" w:color="auto" w:fill="auto"/>
                <w:noWrap/>
                <w:vAlign w:val="bottom"/>
                <w:hideMark/>
              </w:tcPr>
            </w:tcPrChange>
          </w:tcPr>
          <w:p w14:paraId="332A6EB0" w14:textId="77777777" w:rsidR="00036D0E" w:rsidRPr="00036D0E" w:rsidRDefault="00036D0E" w:rsidP="00245317">
            <w:pPr>
              <w:spacing w:after="0" w:line="240" w:lineRule="auto"/>
              <w:jc w:val="center"/>
              <w:rPr>
                <w:ins w:id="7198" w:author="David Dayan" w:date="2021-12-03T17:13:00Z"/>
                <w:rFonts w:ascii="Calibri" w:eastAsia="Times New Roman" w:hAnsi="Calibri" w:cs="Times New Roman"/>
                <w:color w:val="000000"/>
                <w:sz w:val="16"/>
                <w:szCs w:val="16"/>
              </w:rPr>
            </w:pPr>
            <w:ins w:id="7199"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200" w:author="David Dayan" w:date="2021-12-03T17:18:00Z">
              <w:tcPr>
                <w:tcW w:w="1142" w:type="dxa"/>
                <w:tcBorders>
                  <w:top w:val="nil"/>
                  <w:left w:val="nil"/>
                  <w:bottom w:val="nil"/>
                  <w:right w:val="nil"/>
                </w:tcBorders>
                <w:shd w:val="clear" w:color="auto" w:fill="auto"/>
                <w:noWrap/>
                <w:vAlign w:val="bottom"/>
                <w:hideMark/>
              </w:tcPr>
            </w:tcPrChange>
          </w:tcPr>
          <w:p w14:paraId="7DE51327" w14:textId="77777777" w:rsidR="00036D0E" w:rsidRPr="00036D0E" w:rsidRDefault="00036D0E" w:rsidP="00245317">
            <w:pPr>
              <w:spacing w:after="0" w:line="240" w:lineRule="auto"/>
              <w:jc w:val="center"/>
              <w:rPr>
                <w:ins w:id="7201" w:author="David Dayan" w:date="2021-12-03T17:13:00Z"/>
                <w:rFonts w:ascii="Calibri" w:eastAsia="Times New Roman" w:hAnsi="Calibri" w:cs="Times New Roman"/>
                <w:color w:val="000000"/>
                <w:sz w:val="16"/>
                <w:szCs w:val="16"/>
              </w:rPr>
            </w:pPr>
            <w:ins w:id="720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203" w:author="David Dayan" w:date="2021-12-03T17:18:00Z">
              <w:tcPr>
                <w:tcW w:w="1440" w:type="dxa"/>
                <w:tcBorders>
                  <w:top w:val="nil"/>
                  <w:left w:val="nil"/>
                  <w:bottom w:val="nil"/>
                  <w:right w:val="nil"/>
                </w:tcBorders>
                <w:shd w:val="clear" w:color="auto" w:fill="auto"/>
                <w:noWrap/>
                <w:vAlign w:val="bottom"/>
                <w:hideMark/>
              </w:tcPr>
            </w:tcPrChange>
          </w:tcPr>
          <w:p w14:paraId="581CA85E" w14:textId="77777777" w:rsidR="00036D0E" w:rsidRPr="00036D0E" w:rsidRDefault="00036D0E" w:rsidP="00245317">
            <w:pPr>
              <w:spacing w:after="0" w:line="240" w:lineRule="auto"/>
              <w:jc w:val="center"/>
              <w:rPr>
                <w:ins w:id="7204" w:author="David Dayan" w:date="2021-12-03T17:13:00Z"/>
                <w:rFonts w:ascii="Calibri" w:eastAsia="Times New Roman" w:hAnsi="Calibri" w:cs="Times New Roman"/>
                <w:color w:val="000000"/>
                <w:sz w:val="16"/>
                <w:szCs w:val="16"/>
              </w:rPr>
            </w:pPr>
            <w:ins w:id="720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206" w:author="David Dayan" w:date="2021-12-03T17:18:00Z">
              <w:tcPr>
                <w:tcW w:w="1530" w:type="dxa"/>
                <w:tcBorders>
                  <w:top w:val="nil"/>
                  <w:left w:val="nil"/>
                  <w:bottom w:val="nil"/>
                  <w:right w:val="nil"/>
                </w:tcBorders>
                <w:shd w:val="clear" w:color="auto" w:fill="auto"/>
                <w:noWrap/>
                <w:vAlign w:val="bottom"/>
                <w:hideMark/>
              </w:tcPr>
            </w:tcPrChange>
          </w:tcPr>
          <w:p w14:paraId="5E73F8E3" w14:textId="77777777" w:rsidR="00036D0E" w:rsidRPr="00036D0E" w:rsidRDefault="00036D0E" w:rsidP="00245317">
            <w:pPr>
              <w:spacing w:after="0" w:line="240" w:lineRule="auto"/>
              <w:jc w:val="center"/>
              <w:rPr>
                <w:ins w:id="7207" w:author="David Dayan" w:date="2021-12-03T17:13:00Z"/>
                <w:rFonts w:ascii="Calibri" w:eastAsia="Times New Roman" w:hAnsi="Calibri" w:cs="Times New Roman"/>
                <w:color w:val="000000"/>
                <w:sz w:val="16"/>
                <w:szCs w:val="16"/>
              </w:rPr>
            </w:pPr>
            <w:ins w:id="720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209" w:author="David Dayan" w:date="2021-12-03T17:18:00Z">
              <w:tcPr>
                <w:tcW w:w="898" w:type="dxa"/>
                <w:tcBorders>
                  <w:top w:val="nil"/>
                  <w:left w:val="nil"/>
                  <w:bottom w:val="nil"/>
                  <w:right w:val="nil"/>
                </w:tcBorders>
                <w:shd w:val="clear" w:color="auto" w:fill="auto"/>
                <w:noWrap/>
                <w:vAlign w:val="bottom"/>
                <w:hideMark/>
              </w:tcPr>
            </w:tcPrChange>
          </w:tcPr>
          <w:p w14:paraId="221FF508" w14:textId="77777777" w:rsidR="00036D0E" w:rsidRPr="00036D0E" w:rsidRDefault="00036D0E" w:rsidP="00245317">
            <w:pPr>
              <w:spacing w:after="0" w:line="240" w:lineRule="auto"/>
              <w:jc w:val="center"/>
              <w:rPr>
                <w:ins w:id="7210" w:author="David Dayan" w:date="2021-12-03T17:13:00Z"/>
                <w:rFonts w:ascii="Calibri" w:eastAsia="Times New Roman" w:hAnsi="Calibri" w:cs="Times New Roman"/>
                <w:color w:val="000000"/>
                <w:sz w:val="16"/>
                <w:szCs w:val="16"/>
              </w:rPr>
            </w:pPr>
            <w:ins w:id="721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212" w:author="David Dayan" w:date="2021-12-03T17:18:00Z">
              <w:tcPr>
                <w:tcW w:w="902" w:type="dxa"/>
                <w:tcBorders>
                  <w:top w:val="nil"/>
                  <w:left w:val="nil"/>
                  <w:bottom w:val="nil"/>
                  <w:right w:val="nil"/>
                </w:tcBorders>
                <w:shd w:val="clear" w:color="auto" w:fill="auto"/>
                <w:noWrap/>
                <w:vAlign w:val="bottom"/>
                <w:hideMark/>
              </w:tcPr>
            </w:tcPrChange>
          </w:tcPr>
          <w:p w14:paraId="3F080235" w14:textId="77777777" w:rsidR="00036D0E" w:rsidRPr="00036D0E" w:rsidRDefault="00036D0E" w:rsidP="00245317">
            <w:pPr>
              <w:spacing w:after="0" w:line="240" w:lineRule="auto"/>
              <w:jc w:val="center"/>
              <w:rPr>
                <w:ins w:id="7213" w:author="David Dayan" w:date="2021-12-03T17:13:00Z"/>
                <w:rFonts w:ascii="Calibri" w:eastAsia="Times New Roman" w:hAnsi="Calibri" w:cs="Times New Roman"/>
                <w:color w:val="000000"/>
                <w:sz w:val="16"/>
                <w:szCs w:val="16"/>
              </w:rPr>
            </w:pPr>
            <w:ins w:id="721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215" w:author="David Dayan" w:date="2021-12-03T17:18:00Z">
              <w:tcPr>
                <w:tcW w:w="2160" w:type="dxa"/>
                <w:tcBorders>
                  <w:top w:val="nil"/>
                  <w:left w:val="nil"/>
                  <w:bottom w:val="nil"/>
                  <w:right w:val="nil"/>
                </w:tcBorders>
                <w:shd w:val="clear" w:color="auto" w:fill="auto"/>
                <w:noWrap/>
                <w:vAlign w:val="bottom"/>
                <w:hideMark/>
              </w:tcPr>
            </w:tcPrChange>
          </w:tcPr>
          <w:p w14:paraId="31497DFA" w14:textId="77777777" w:rsidR="00036D0E" w:rsidRPr="00036D0E" w:rsidRDefault="00036D0E" w:rsidP="00245317">
            <w:pPr>
              <w:spacing w:after="0" w:line="240" w:lineRule="auto"/>
              <w:jc w:val="center"/>
              <w:rPr>
                <w:ins w:id="7216" w:author="David Dayan" w:date="2021-12-03T17:13:00Z"/>
                <w:rFonts w:ascii="Calibri" w:eastAsia="Times New Roman" w:hAnsi="Calibri" w:cs="Times New Roman"/>
                <w:color w:val="000000"/>
                <w:sz w:val="16"/>
                <w:szCs w:val="16"/>
              </w:rPr>
            </w:pPr>
            <w:proofErr w:type="spellStart"/>
            <w:ins w:id="721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218" w:author="David Dayan" w:date="2021-12-03T17:18:00Z">
              <w:tcPr>
                <w:tcW w:w="2876" w:type="dxa"/>
                <w:gridSpan w:val="2"/>
                <w:tcBorders>
                  <w:top w:val="nil"/>
                  <w:left w:val="nil"/>
                  <w:bottom w:val="nil"/>
                  <w:right w:val="nil"/>
                </w:tcBorders>
                <w:shd w:val="clear" w:color="auto" w:fill="auto"/>
                <w:noWrap/>
                <w:vAlign w:val="bottom"/>
                <w:hideMark/>
              </w:tcPr>
            </w:tcPrChange>
          </w:tcPr>
          <w:p w14:paraId="6B72A7AD" w14:textId="77777777" w:rsidR="00036D0E" w:rsidRPr="00036D0E" w:rsidRDefault="00036D0E" w:rsidP="00245317">
            <w:pPr>
              <w:spacing w:after="0" w:line="240" w:lineRule="auto"/>
              <w:jc w:val="center"/>
              <w:rPr>
                <w:ins w:id="7219" w:author="David Dayan" w:date="2021-12-03T17:13:00Z"/>
                <w:rFonts w:ascii="Calibri" w:eastAsia="Times New Roman" w:hAnsi="Calibri" w:cs="Times New Roman"/>
                <w:color w:val="000000"/>
                <w:sz w:val="16"/>
                <w:szCs w:val="16"/>
              </w:rPr>
            </w:pPr>
            <w:proofErr w:type="spellStart"/>
            <w:ins w:id="722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221" w:author="David Dayan" w:date="2021-12-03T17:18:00Z">
              <w:tcPr>
                <w:tcW w:w="1426" w:type="dxa"/>
                <w:tcBorders>
                  <w:top w:val="nil"/>
                  <w:left w:val="nil"/>
                  <w:bottom w:val="nil"/>
                  <w:right w:val="nil"/>
                </w:tcBorders>
                <w:shd w:val="clear" w:color="auto" w:fill="auto"/>
                <w:noWrap/>
                <w:vAlign w:val="bottom"/>
                <w:hideMark/>
              </w:tcPr>
            </w:tcPrChange>
          </w:tcPr>
          <w:p w14:paraId="2897791B" w14:textId="77777777" w:rsidR="00036D0E" w:rsidRPr="00036D0E" w:rsidRDefault="00036D0E" w:rsidP="00245317">
            <w:pPr>
              <w:spacing w:after="0" w:line="240" w:lineRule="auto"/>
              <w:jc w:val="center"/>
              <w:rPr>
                <w:ins w:id="7222" w:author="David Dayan" w:date="2021-12-03T17:13:00Z"/>
                <w:rFonts w:ascii="Calibri" w:eastAsia="Times New Roman" w:hAnsi="Calibri" w:cs="Times New Roman"/>
                <w:color w:val="000000"/>
                <w:sz w:val="16"/>
                <w:szCs w:val="16"/>
              </w:rPr>
            </w:pPr>
            <w:proofErr w:type="spellStart"/>
            <w:ins w:id="722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5E2C048" w14:textId="77777777" w:rsidTr="00245317">
        <w:trPr>
          <w:cantSplit/>
          <w:trHeight w:val="20"/>
          <w:ins w:id="7224" w:author="David Dayan" w:date="2021-12-03T17:13:00Z"/>
          <w:trPrChange w:id="722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226" w:author="David Dayan" w:date="2021-12-03T17:18:00Z">
              <w:tcPr>
                <w:tcW w:w="1563" w:type="dxa"/>
                <w:tcBorders>
                  <w:top w:val="nil"/>
                  <w:left w:val="nil"/>
                  <w:bottom w:val="nil"/>
                  <w:right w:val="nil"/>
                </w:tcBorders>
                <w:shd w:val="clear" w:color="auto" w:fill="auto"/>
                <w:noWrap/>
                <w:vAlign w:val="bottom"/>
                <w:hideMark/>
              </w:tcPr>
            </w:tcPrChange>
          </w:tcPr>
          <w:p w14:paraId="6B3C72FA" w14:textId="77777777" w:rsidR="00036D0E" w:rsidRPr="00036D0E" w:rsidRDefault="00036D0E" w:rsidP="00245317">
            <w:pPr>
              <w:spacing w:after="0" w:line="240" w:lineRule="auto"/>
              <w:jc w:val="center"/>
              <w:rPr>
                <w:ins w:id="7227" w:author="David Dayan" w:date="2021-12-03T17:13:00Z"/>
                <w:rFonts w:ascii="Calibri" w:eastAsia="Times New Roman" w:hAnsi="Calibri" w:cs="Times New Roman"/>
                <w:color w:val="000000"/>
                <w:sz w:val="16"/>
                <w:szCs w:val="16"/>
              </w:rPr>
            </w:pPr>
            <w:ins w:id="7228" w:author="David Dayan" w:date="2021-12-03T17:13:00Z">
              <w:r w:rsidRPr="00036D0E">
                <w:rPr>
                  <w:rFonts w:ascii="Calibri" w:eastAsia="Times New Roman" w:hAnsi="Calibri" w:cs="Times New Roman"/>
                  <w:color w:val="000000"/>
                  <w:sz w:val="16"/>
                  <w:szCs w:val="16"/>
                </w:rPr>
                <w:t>OtsAC20ROGR_0202</w:t>
              </w:r>
            </w:ins>
          </w:p>
        </w:tc>
        <w:tc>
          <w:tcPr>
            <w:tcW w:w="746" w:type="dxa"/>
            <w:tcBorders>
              <w:top w:val="nil"/>
              <w:left w:val="nil"/>
              <w:bottom w:val="nil"/>
              <w:right w:val="nil"/>
            </w:tcBorders>
            <w:shd w:val="clear" w:color="auto" w:fill="auto"/>
            <w:noWrap/>
            <w:vAlign w:val="bottom"/>
            <w:hideMark/>
            <w:tcPrChange w:id="7229" w:author="David Dayan" w:date="2021-12-03T17:18:00Z">
              <w:tcPr>
                <w:tcW w:w="746" w:type="dxa"/>
                <w:tcBorders>
                  <w:top w:val="nil"/>
                  <w:left w:val="nil"/>
                  <w:bottom w:val="nil"/>
                  <w:right w:val="nil"/>
                </w:tcBorders>
                <w:shd w:val="clear" w:color="auto" w:fill="auto"/>
                <w:noWrap/>
                <w:vAlign w:val="bottom"/>
                <w:hideMark/>
              </w:tcPr>
            </w:tcPrChange>
          </w:tcPr>
          <w:p w14:paraId="0913CBE6" w14:textId="77777777" w:rsidR="00036D0E" w:rsidRPr="00036D0E" w:rsidRDefault="00036D0E" w:rsidP="00245317">
            <w:pPr>
              <w:spacing w:after="0" w:line="240" w:lineRule="auto"/>
              <w:jc w:val="center"/>
              <w:rPr>
                <w:ins w:id="7230" w:author="David Dayan" w:date="2021-12-03T17:13:00Z"/>
                <w:rFonts w:ascii="Calibri" w:eastAsia="Times New Roman" w:hAnsi="Calibri" w:cs="Times New Roman"/>
                <w:color w:val="000000"/>
                <w:sz w:val="16"/>
                <w:szCs w:val="16"/>
              </w:rPr>
            </w:pPr>
            <w:ins w:id="7231"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232" w:author="David Dayan" w:date="2021-12-03T17:18:00Z">
              <w:tcPr>
                <w:tcW w:w="599" w:type="dxa"/>
                <w:tcBorders>
                  <w:top w:val="nil"/>
                  <w:left w:val="nil"/>
                  <w:bottom w:val="nil"/>
                  <w:right w:val="nil"/>
                </w:tcBorders>
                <w:shd w:val="clear" w:color="auto" w:fill="auto"/>
                <w:noWrap/>
                <w:vAlign w:val="bottom"/>
                <w:hideMark/>
              </w:tcPr>
            </w:tcPrChange>
          </w:tcPr>
          <w:p w14:paraId="5781D965" w14:textId="77777777" w:rsidR="00036D0E" w:rsidRPr="00036D0E" w:rsidRDefault="00036D0E" w:rsidP="00245317">
            <w:pPr>
              <w:spacing w:after="0" w:line="240" w:lineRule="auto"/>
              <w:jc w:val="center"/>
              <w:rPr>
                <w:ins w:id="7233" w:author="David Dayan" w:date="2021-12-03T17:13:00Z"/>
                <w:rFonts w:ascii="Calibri" w:eastAsia="Times New Roman" w:hAnsi="Calibri" w:cs="Times New Roman"/>
                <w:color w:val="000000"/>
                <w:sz w:val="16"/>
                <w:szCs w:val="16"/>
              </w:rPr>
            </w:pPr>
            <w:ins w:id="7234"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235" w:author="David Dayan" w:date="2021-12-03T17:18:00Z">
              <w:tcPr>
                <w:tcW w:w="1142" w:type="dxa"/>
                <w:tcBorders>
                  <w:top w:val="nil"/>
                  <w:left w:val="nil"/>
                  <w:bottom w:val="nil"/>
                  <w:right w:val="nil"/>
                </w:tcBorders>
                <w:shd w:val="clear" w:color="auto" w:fill="auto"/>
                <w:noWrap/>
                <w:vAlign w:val="bottom"/>
                <w:hideMark/>
              </w:tcPr>
            </w:tcPrChange>
          </w:tcPr>
          <w:p w14:paraId="2B7DE34A" w14:textId="77777777" w:rsidR="00036D0E" w:rsidRPr="00036D0E" w:rsidRDefault="00036D0E" w:rsidP="00245317">
            <w:pPr>
              <w:spacing w:after="0" w:line="240" w:lineRule="auto"/>
              <w:jc w:val="center"/>
              <w:rPr>
                <w:ins w:id="7236" w:author="David Dayan" w:date="2021-12-03T17:13:00Z"/>
                <w:rFonts w:ascii="Calibri" w:eastAsia="Times New Roman" w:hAnsi="Calibri" w:cs="Times New Roman"/>
                <w:color w:val="000000"/>
                <w:sz w:val="16"/>
                <w:szCs w:val="16"/>
              </w:rPr>
            </w:pPr>
            <w:ins w:id="723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238" w:author="David Dayan" w:date="2021-12-03T17:18:00Z">
              <w:tcPr>
                <w:tcW w:w="1440" w:type="dxa"/>
                <w:tcBorders>
                  <w:top w:val="nil"/>
                  <w:left w:val="nil"/>
                  <w:bottom w:val="nil"/>
                  <w:right w:val="nil"/>
                </w:tcBorders>
                <w:shd w:val="clear" w:color="auto" w:fill="auto"/>
                <w:noWrap/>
                <w:vAlign w:val="bottom"/>
                <w:hideMark/>
              </w:tcPr>
            </w:tcPrChange>
          </w:tcPr>
          <w:p w14:paraId="1785616E" w14:textId="77777777" w:rsidR="00036D0E" w:rsidRPr="00036D0E" w:rsidRDefault="00036D0E" w:rsidP="00245317">
            <w:pPr>
              <w:spacing w:after="0" w:line="240" w:lineRule="auto"/>
              <w:jc w:val="center"/>
              <w:rPr>
                <w:ins w:id="7239" w:author="David Dayan" w:date="2021-12-03T17:13:00Z"/>
                <w:rFonts w:ascii="Calibri" w:eastAsia="Times New Roman" w:hAnsi="Calibri" w:cs="Times New Roman"/>
                <w:color w:val="000000"/>
                <w:sz w:val="16"/>
                <w:szCs w:val="16"/>
              </w:rPr>
            </w:pPr>
            <w:ins w:id="724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241" w:author="David Dayan" w:date="2021-12-03T17:18:00Z">
              <w:tcPr>
                <w:tcW w:w="1530" w:type="dxa"/>
                <w:tcBorders>
                  <w:top w:val="nil"/>
                  <w:left w:val="nil"/>
                  <w:bottom w:val="nil"/>
                  <w:right w:val="nil"/>
                </w:tcBorders>
                <w:shd w:val="clear" w:color="auto" w:fill="auto"/>
                <w:noWrap/>
                <w:vAlign w:val="bottom"/>
                <w:hideMark/>
              </w:tcPr>
            </w:tcPrChange>
          </w:tcPr>
          <w:p w14:paraId="72F780BD" w14:textId="77777777" w:rsidR="00036D0E" w:rsidRPr="00036D0E" w:rsidRDefault="00036D0E" w:rsidP="00245317">
            <w:pPr>
              <w:spacing w:after="0" w:line="240" w:lineRule="auto"/>
              <w:jc w:val="center"/>
              <w:rPr>
                <w:ins w:id="7242" w:author="David Dayan" w:date="2021-12-03T17:13:00Z"/>
                <w:rFonts w:ascii="Calibri" w:eastAsia="Times New Roman" w:hAnsi="Calibri" w:cs="Times New Roman"/>
                <w:color w:val="000000"/>
                <w:sz w:val="16"/>
                <w:szCs w:val="16"/>
              </w:rPr>
            </w:pPr>
            <w:ins w:id="724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244" w:author="David Dayan" w:date="2021-12-03T17:18:00Z">
              <w:tcPr>
                <w:tcW w:w="898" w:type="dxa"/>
                <w:tcBorders>
                  <w:top w:val="nil"/>
                  <w:left w:val="nil"/>
                  <w:bottom w:val="nil"/>
                  <w:right w:val="nil"/>
                </w:tcBorders>
                <w:shd w:val="clear" w:color="auto" w:fill="auto"/>
                <w:noWrap/>
                <w:vAlign w:val="bottom"/>
                <w:hideMark/>
              </w:tcPr>
            </w:tcPrChange>
          </w:tcPr>
          <w:p w14:paraId="1C12D351" w14:textId="77777777" w:rsidR="00036D0E" w:rsidRPr="00036D0E" w:rsidRDefault="00036D0E" w:rsidP="00245317">
            <w:pPr>
              <w:spacing w:after="0" w:line="240" w:lineRule="auto"/>
              <w:jc w:val="center"/>
              <w:rPr>
                <w:ins w:id="7245" w:author="David Dayan" w:date="2021-12-03T17:13:00Z"/>
                <w:rFonts w:ascii="Calibri" w:eastAsia="Times New Roman" w:hAnsi="Calibri" w:cs="Times New Roman"/>
                <w:color w:val="000000"/>
                <w:sz w:val="16"/>
                <w:szCs w:val="16"/>
              </w:rPr>
            </w:pPr>
            <w:ins w:id="724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247" w:author="David Dayan" w:date="2021-12-03T17:18:00Z">
              <w:tcPr>
                <w:tcW w:w="902" w:type="dxa"/>
                <w:tcBorders>
                  <w:top w:val="nil"/>
                  <w:left w:val="nil"/>
                  <w:bottom w:val="nil"/>
                  <w:right w:val="nil"/>
                </w:tcBorders>
                <w:shd w:val="clear" w:color="auto" w:fill="auto"/>
                <w:noWrap/>
                <w:vAlign w:val="bottom"/>
                <w:hideMark/>
              </w:tcPr>
            </w:tcPrChange>
          </w:tcPr>
          <w:p w14:paraId="19417942" w14:textId="77777777" w:rsidR="00036D0E" w:rsidRPr="00036D0E" w:rsidRDefault="00036D0E" w:rsidP="00245317">
            <w:pPr>
              <w:spacing w:after="0" w:line="240" w:lineRule="auto"/>
              <w:jc w:val="center"/>
              <w:rPr>
                <w:ins w:id="7248" w:author="David Dayan" w:date="2021-12-03T17:13:00Z"/>
                <w:rFonts w:ascii="Calibri" w:eastAsia="Times New Roman" w:hAnsi="Calibri" w:cs="Times New Roman"/>
                <w:color w:val="000000"/>
                <w:sz w:val="16"/>
                <w:szCs w:val="16"/>
              </w:rPr>
            </w:pPr>
            <w:ins w:id="724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250" w:author="David Dayan" w:date="2021-12-03T17:18:00Z">
              <w:tcPr>
                <w:tcW w:w="2160" w:type="dxa"/>
                <w:tcBorders>
                  <w:top w:val="nil"/>
                  <w:left w:val="nil"/>
                  <w:bottom w:val="nil"/>
                  <w:right w:val="nil"/>
                </w:tcBorders>
                <w:shd w:val="clear" w:color="auto" w:fill="auto"/>
                <w:noWrap/>
                <w:vAlign w:val="bottom"/>
                <w:hideMark/>
              </w:tcPr>
            </w:tcPrChange>
          </w:tcPr>
          <w:p w14:paraId="7FD5A09B" w14:textId="77777777" w:rsidR="00036D0E" w:rsidRPr="00036D0E" w:rsidRDefault="00036D0E" w:rsidP="00245317">
            <w:pPr>
              <w:spacing w:after="0" w:line="240" w:lineRule="auto"/>
              <w:jc w:val="center"/>
              <w:rPr>
                <w:ins w:id="7251" w:author="David Dayan" w:date="2021-12-03T17:13:00Z"/>
                <w:rFonts w:ascii="Calibri" w:eastAsia="Times New Roman" w:hAnsi="Calibri" w:cs="Times New Roman"/>
                <w:color w:val="000000"/>
                <w:sz w:val="16"/>
                <w:szCs w:val="16"/>
              </w:rPr>
            </w:pPr>
            <w:proofErr w:type="spellStart"/>
            <w:ins w:id="725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253" w:author="David Dayan" w:date="2021-12-03T17:18:00Z">
              <w:tcPr>
                <w:tcW w:w="2876" w:type="dxa"/>
                <w:gridSpan w:val="2"/>
                <w:tcBorders>
                  <w:top w:val="nil"/>
                  <w:left w:val="nil"/>
                  <w:bottom w:val="nil"/>
                  <w:right w:val="nil"/>
                </w:tcBorders>
                <w:shd w:val="clear" w:color="auto" w:fill="auto"/>
                <w:noWrap/>
                <w:vAlign w:val="bottom"/>
                <w:hideMark/>
              </w:tcPr>
            </w:tcPrChange>
          </w:tcPr>
          <w:p w14:paraId="417F4D06" w14:textId="77777777" w:rsidR="00036D0E" w:rsidRPr="00036D0E" w:rsidRDefault="00036D0E" w:rsidP="00245317">
            <w:pPr>
              <w:spacing w:after="0" w:line="240" w:lineRule="auto"/>
              <w:jc w:val="center"/>
              <w:rPr>
                <w:ins w:id="7254" w:author="David Dayan" w:date="2021-12-03T17:13:00Z"/>
                <w:rFonts w:ascii="Calibri" w:eastAsia="Times New Roman" w:hAnsi="Calibri" w:cs="Times New Roman"/>
                <w:color w:val="000000"/>
                <w:sz w:val="16"/>
                <w:szCs w:val="16"/>
              </w:rPr>
            </w:pPr>
            <w:proofErr w:type="spellStart"/>
            <w:ins w:id="725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256" w:author="David Dayan" w:date="2021-12-03T17:18:00Z">
              <w:tcPr>
                <w:tcW w:w="1426" w:type="dxa"/>
                <w:tcBorders>
                  <w:top w:val="nil"/>
                  <w:left w:val="nil"/>
                  <w:bottom w:val="nil"/>
                  <w:right w:val="nil"/>
                </w:tcBorders>
                <w:shd w:val="clear" w:color="auto" w:fill="auto"/>
                <w:noWrap/>
                <w:vAlign w:val="bottom"/>
                <w:hideMark/>
              </w:tcPr>
            </w:tcPrChange>
          </w:tcPr>
          <w:p w14:paraId="4BBABC9D" w14:textId="77777777" w:rsidR="00036D0E" w:rsidRPr="00036D0E" w:rsidRDefault="00036D0E" w:rsidP="00245317">
            <w:pPr>
              <w:spacing w:after="0" w:line="240" w:lineRule="auto"/>
              <w:jc w:val="center"/>
              <w:rPr>
                <w:ins w:id="7257" w:author="David Dayan" w:date="2021-12-03T17:13:00Z"/>
                <w:rFonts w:ascii="Calibri" w:eastAsia="Times New Roman" w:hAnsi="Calibri" w:cs="Times New Roman"/>
                <w:color w:val="000000"/>
                <w:sz w:val="16"/>
                <w:szCs w:val="16"/>
              </w:rPr>
            </w:pPr>
            <w:proofErr w:type="spellStart"/>
            <w:ins w:id="725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3CBF2FD" w14:textId="77777777" w:rsidTr="00245317">
        <w:trPr>
          <w:cantSplit/>
          <w:trHeight w:val="20"/>
          <w:ins w:id="7259" w:author="David Dayan" w:date="2021-12-03T17:13:00Z"/>
          <w:trPrChange w:id="726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261" w:author="David Dayan" w:date="2021-12-03T17:18:00Z">
              <w:tcPr>
                <w:tcW w:w="1563" w:type="dxa"/>
                <w:tcBorders>
                  <w:top w:val="nil"/>
                  <w:left w:val="nil"/>
                  <w:bottom w:val="nil"/>
                  <w:right w:val="nil"/>
                </w:tcBorders>
                <w:shd w:val="clear" w:color="auto" w:fill="auto"/>
                <w:noWrap/>
                <w:vAlign w:val="bottom"/>
                <w:hideMark/>
              </w:tcPr>
            </w:tcPrChange>
          </w:tcPr>
          <w:p w14:paraId="76F75D8C" w14:textId="77777777" w:rsidR="00036D0E" w:rsidRPr="00036D0E" w:rsidRDefault="00036D0E" w:rsidP="00245317">
            <w:pPr>
              <w:spacing w:after="0" w:line="240" w:lineRule="auto"/>
              <w:jc w:val="center"/>
              <w:rPr>
                <w:ins w:id="7262" w:author="David Dayan" w:date="2021-12-03T17:13:00Z"/>
                <w:rFonts w:ascii="Calibri" w:eastAsia="Times New Roman" w:hAnsi="Calibri" w:cs="Times New Roman"/>
                <w:color w:val="000000"/>
                <w:sz w:val="16"/>
                <w:szCs w:val="16"/>
              </w:rPr>
            </w:pPr>
            <w:ins w:id="7263" w:author="David Dayan" w:date="2021-12-03T17:13:00Z">
              <w:r w:rsidRPr="00036D0E">
                <w:rPr>
                  <w:rFonts w:ascii="Calibri" w:eastAsia="Times New Roman" w:hAnsi="Calibri" w:cs="Times New Roman"/>
                  <w:color w:val="000000"/>
                  <w:sz w:val="16"/>
                  <w:szCs w:val="16"/>
                </w:rPr>
                <w:t>OtsAC20ROGR_0203</w:t>
              </w:r>
            </w:ins>
          </w:p>
        </w:tc>
        <w:tc>
          <w:tcPr>
            <w:tcW w:w="746" w:type="dxa"/>
            <w:tcBorders>
              <w:top w:val="nil"/>
              <w:left w:val="nil"/>
              <w:bottom w:val="nil"/>
              <w:right w:val="nil"/>
            </w:tcBorders>
            <w:shd w:val="clear" w:color="auto" w:fill="auto"/>
            <w:noWrap/>
            <w:vAlign w:val="bottom"/>
            <w:hideMark/>
            <w:tcPrChange w:id="7264" w:author="David Dayan" w:date="2021-12-03T17:18:00Z">
              <w:tcPr>
                <w:tcW w:w="746" w:type="dxa"/>
                <w:tcBorders>
                  <w:top w:val="nil"/>
                  <w:left w:val="nil"/>
                  <w:bottom w:val="nil"/>
                  <w:right w:val="nil"/>
                </w:tcBorders>
                <w:shd w:val="clear" w:color="auto" w:fill="auto"/>
                <w:noWrap/>
                <w:vAlign w:val="bottom"/>
                <w:hideMark/>
              </w:tcPr>
            </w:tcPrChange>
          </w:tcPr>
          <w:p w14:paraId="0ACCCA6F" w14:textId="77777777" w:rsidR="00036D0E" w:rsidRPr="00036D0E" w:rsidRDefault="00036D0E" w:rsidP="00245317">
            <w:pPr>
              <w:spacing w:after="0" w:line="240" w:lineRule="auto"/>
              <w:jc w:val="center"/>
              <w:rPr>
                <w:ins w:id="7265" w:author="David Dayan" w:date="2021-12-03T17:13:00Z"/>
                <w:rFonts w:ascii="Calibri" w:eastAsia="Times New Roman" w:hAnsi="Calibri" w:cs="Times New Roman"/>
                <w:color w:val="000000"/>
                <w:sz w:val="16"/>
                <w:szCs w:val="16"/>
              </w:rPr>
            </w:pPr>
            <w:ins w:id="7266"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267" w:author="David Dayan" w:date="2021-12-03T17:18:00Z">
              <w:tcPr>
                <w:tcW w:w="599" w:type="dxa"/>
                <w:tcBorders>
                  <w:top w:val="nil"/>
                  <w:left w:val="nil"/>
                  <w:bottom w:val="nil"/>
                  <w:right w:val="nil"/>
                </w:tcBorders>
                <w:shd w:val="clear" w:color="auto" w:fill="auto"/>
                <w:noWrap/>
                <w:vAlign w:val="bottom"/>
                <w:hideMark/>
              </w:tcPr>
            </w:tcPrChange>
          </w:tcPr>
          <w:p w14:paraId="6D7EC07D" w14:textId="77777777" w:rsidR="00036D0E" w:rsidRPr="00036D0E" w:rsidRDefault="00036D0E" w:rsidP="00245317">
            <w:pPr>
              <w:spacing w:after="0" w:line="240" w:lineRule="auto"/>
              <w:jc w:val="center"/>
              <w:rPr>
                <w:ins w:id="7268" w:author="David Dayan" w:date="2021-12-03T17:13:00Z"/>
                <w:rFonts w:ascii="Calibri" w:eastAsia="Times New Roman" w:hAnsi="Calibri" w:cs="Times New Roman"/>
                <w:color w:val="000000"/>
                <w:sz w:val="16"/>
                <w:szCs w:val="16"/>
              </w:rPr>
            </w:pPr>
            <w:ins w:id="7269"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270" w:author="David Dayan" w:date="2021-12-03T17:18:00Z">
              <w:tcPr>
                <w:tcW w:w="1142" w:type="dxa"/>
                <w:tcBorders>
                  <w:top w:val="nil"/>
                  <w:left w:val="nil"/>
                  <w:bottom w:val="nil"/>
                  <w:right w:val="nil"/>
                </w:tcBorders>
                <w:shd w:val="clear" w:color="auto" w:fill="auto"/>
                <w:noWrap/>
                <w:vAlign w:val="bottom"/>
                <w:hideMark/>
              </w:tcPr>
            </w:tcPrChange>
          </w:tcPr>
          <w:p w14:paraId="32AB7625" w14:textId="77777777" w:rsidR="00036D0E" w:rsidRPr="00036D0E" w:rsidRDefault="00036D0E" w:rsidP="00245317">
            <w:pPr>
              <w:spacing w:after="0" w:line="240" w:lineRule="auto"/>
              <w:jc w:val="center"/>
              <w:rPr>
                <w:ins w:id="7271" w:author="David Dayan" w:date="2021-12-03T17:13:00Z"/>
                <w:rFonts w:ascii="Calibri" w:eastAsia="Times New Roman" w:hAnsi="Calibri" w:cs="Times New Roman"/>
                <w:color w:val="000000"/>
                <w:sz w:val="16"/>
                <w:szCs w:val="16"/>
              </w:rPr>
            </w:pPr>
            <w:ins w:id="727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273" w:author="David Dayan" w:date="2021-12-03T17:18:00Z">
              <w:tcPr>
                <w:tcW w:w="1440" w:type="dxa"/>
                <w:tcBorders>
                  <w:top w:val="nil"/>
                  <w:left w:val="nil"/>
                  <w:bottom w:val="nil"/>
                  <w:right w:val="nil"/>
                </w:tcBorders>
                <w:shd w:val="clear" w:color="auto" w:fill="auto"/>
                <w:noWrap/>
                <w:vAlign w:val="bottom"/>
                <w:hideMark/>
              </w:tcPr>
            </w:tcPrChange>
          </w:tcPr>
          <w:p w14:paraId="76E0314B" w14:textId="77777777" w:rsidR="00036D0E" w:rsidRPr="00036D0E" w:rsidRDefault="00036D0E" w:rsidP="00245317">
            <w:pPr>
              <w:spacing w:after="0" w:line="240" w:lineRule="auto"/>
              <w:jc w:val="center"/>
              <w:rPr>
                <w:ins w:id="7274" w:author="David Dayan" w:date="2021-12-03T17:13:00Z"/>
                <w:rFonts w:ascii="Calibri" w:eastAsia="Times New Roman" w:hAnsi="Calibri" w:cs="Times New Roman"/>
                <w:color w:val="000000"/>
                <w:sz w:val="16"/>
                <w:szCs w:val="16"/>
              </w:rPr>
            </w:pPr>
            <w:ins w:id="727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276" w:author="David Dayan" w:date="2021-12-03T17:18:00Z">
              <w:tcPr>
                <w:tcW w:w="1530" w:type="dxa"/>
                <w:tcBorders>
                  <w:top w:val="nil"/>
                  <w:left w:val="nil"/>
                  <w:bottom w:val="nil"/>
                  <w:right w:val="nil"/>
                </w:tcBorders>
                <w:shd w:val="clear" w:color="auto" w:fill="auto"/>
                <w:noWrap/>
                <w:vAlign w:val="bottom"/>
                <w:hideMark/>
              </w:tcPr>
            </w:tcPrChange>
          </w:tcPr>
          <w:p w14:paraId="11D011DF" w14:textId="77777777" w:rsidR="00036D0E" w:rsidRPr="00036D0E" w:rsidRDefault="00036D0E" w:rsidP="00245317">
            <w:pPr>
              <w:spacing w:after="0" w:line="240" w:lineRule="auto"/>
              <w:jc w:val="center"/>
              <w:rPr>
                <w:ins w:id="7277" w:author="David Dayan" w:date="2021-12-03T17:13:00Z"/>
                <w:rFonts w:ascii="Calibri" w:eastAsia="Times New Roman" w:hAnsi="Calibri" w:cs="Times New Roman"/>
                <w:color w:val="000000"/>
                <w:sz w:val="16"/>
                <w:szCs w:val="16"/>
              </w:rPr>
            </w:pPr>
            <w:ins w:id="727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279" w:author="David Dayan" w:date="2021-12-03T17:18:00Z">
              <w:tcPr>
                <w:tcW w:w="898" w:type="dxa"/>
                <w:tcBorders>
                  <w:top w:val="nil"/>
                  <w:left w:val="nil"/>
                  <w:bottom w:val="nil"/>
                  <w:right w:val="nil"/>
                </w:tcBorders>
                <w:shd w:val="clear" w:color="auto" w:fill="auto"/>
                <w:noWrap/>
                <w:vAlign w:val="bottom"/>
                <w:hideMark/>
              </w:tcPr>
            </w:tcPrChange>
          </w:tcPr>
          <w:p w14:paraId="764A42CB" w14:textId="77777777" w:rsidR="00036D0E" w:rsidRPr="00036D0E" w:rsidRDefault="00036D0E" w:rsidP="00245317">
            <w:pPr>
              <w:spacing w:after="0" w:line="240" w:lineRule="auto"/>
              <w:jc w:val="center"/>
              <w:rPr>
                <w:ins w:id="7280" w:author="David Dayan" w:date="2021-12-03T17:13:00Z"/>
                <w:rFonts w:ascii="Calibri" w:eastAsia="Times New Roman" w:hAnsi="Calibri" w:cs="Times New Roman"/>
                <w:color w:val="000000"/>
                <w:sz w:val="16"/>
                <w:szCs w:val="16"/>
              </w:rPr>
            </w:pPr>
            <w:ins w:id="728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282" w:author="David Dayan" w:date="2021-12-03T17:18:00Z">
              <w:tcPr>
                <w:tcW w:w="902" w:type="dxa"/>
                <w:tcBorders>
                  <w:top w:val="nil"/>
                  <w:left w:val="nil"/>
                  <w:bottom w:val="nil"/>
                  <w:right w:val="nil"/>
                </w:tcBorders>
                <w:shd w:val="clear" w:color="auto" w:fill="auto"/>
                <w:noWrap/>
                <w:vAlign w:val="bottom"/>
                <w:hideMark/>
              </w:tcPr>
            </w:tcPrChange>
          </w:tcPr>
          <w:p w14:paraId="19F15B16" w14:textId="77777777" w:rsidR="00036D0E" w:rsidRPr="00036D0E" w:rsidRDefault="00036D0E" w:rsidP="00245317">
            <w:pPr>
              <w:spacing w:after="0" w:line="240" w:lineRule="auto"/>
              <w:jc w:val="center"/>
              <w:rPr>
                <w:ins w:id="7283" w:author="David Dayan" w:date="2021-12-03T17:13:00Z"/>
                <w:rFonts w:ascii="Calibri" w:eastAsia="Times New Roman" w:hAnsi="Calibri" w:cs="Times New Roman"/>
                <w:color w:val="000000"/>
                <w:sz w:val="16"/>
                <w:szCs w:val="16"/>
              </w:rPr>
            </w:pPr>
            <w:ins w:id="728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285" w:author="David Dayan" w:date="2021-12-03T17:18:00Z">
              <w:tcPr>
                <w:tcW w:w="2160" w:type="dxa"/>
                <w:tcBorders>
                  <w:top w:val="nil"/>
                  <w:left w:val="nil"/>
                  <w:bottom w:val="nil"/>
                  <w:right w:val="nil"/>
                </w:tcBorders>
                <w:shd w:val="clear" w:color="auto" w:fill="auto"/>
                <w:noWrap/>
                <w:vAlign w:val="bottom"/>
                <w:hideMark/>
              </w:tcPr>
            </w:tcPrChange>
          </w:tcPr>
          <w:p w14:paraId="5B401FDA" w14:textId="77777777" w:rsidR="00036D0E" w:rsidRPr="00036D0E" w:rsidRDefault="00036D0E" w:rsidP="00245317">
            <w:pPr>
              <w:spacing w:after="0" w:line="240" w:lineRule="auto"/>
              <w:jc w:val="center"/>
              <w:rPr>
                <w:ins w:id="7286" w:author="David Dayan" w:date="2021-12-03T17:13:00Z"/>
                <w:rFonts w:ascii="Calibri" w:eastAsia="Times New Roman" w:hAnsi="Calibri" w:cs="Times New Roman"/>
                <w:color w:val="000000"/>
                <w:sz w:val="16"/>
                <w:szCs w:val="16"/>
              </w:rPr>
            </w:pPr>
            <w:proofErr w:type="spellStart"/>
            <w:ins w:id="728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288" w:author="David Dayan" w:date="2021-12-03T17:18:00Z">
              <w:tcPr>
                <w:tcW w:w="2876" w:type="dxa"/>
                <w:gridSpan w:val="2"/>
                <w:tcBorders>
                  <w:top w:val="nil"/>
                  <w:left w:val="nil"/>
                  <w:bottom w:val="nil"/>
                  <w:right w:val="nil"/>
                </w:tcBorders>
                <w:shd w:val="clear" w:color="auto" w:fill="auto"/>
                <w:noWrap/>
                <w:vAlign w:val="bottom"/>
                <w:hideMark/>
              </w:tcPr>
            </w:tcPrChange>
          </w:tcPr>
          <w:p w14:paraId="4612C543" w14:textId="77777777" w:rsidR="00036D0E" w:rsidRPr="00036D0E" w:rsidRDefault="00036D0E" w:rsidP="00245317">
            <w:pPr>
              <w:spacing w:after="0" w:line="240" w:lineRule="auto"/>
              <w:jc w:val="center"/>
              <w:rPr>
                <w:ins w:id="7289" w:author="David Dayan" w:date="2021-12-03T17:13:00Z"/>
                <w:rFonts w:ascii="Calibri" w:eastAsia="Times New Roman" w:hAnsi="Calibri" w:cs="Times New Roman"/>
                <w:color w:val="000000"/>
                <w:sz w:val="16"/>
                <w:szCs w:val="16"/>
              </w:rPr>
            </w:pPr>
            <w:proofErr w:type="spellStart"/>
            <w:ins w:id="729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291" w:author="David Dayan" w:date="2021-12-03T17:18:00Z">
              <w:tcPr>
                <w:tcW w:w="1426" w:type="dxa"/>
                <w:tcBorders>
                  <w:top w:val="nil"/>
                  <w:left w:val="nil"/>
                  <w:bottom w:val="nil"/>
                  <w:right w:val="nil"/>
                </w:tcBorders>
                <w:shd w:val="clear" w:color="auto" w:fill="auto"/>
                <w:noWrap/>
                <w:vAlign w:val="bottom"/>
                <w:hideMark/>
              </w:tcPr>
            </w:tcPrChange>
          </w:tcPr>
          <w:p w14:paraId="592677BA" w14:textId="77777777" w:rsidR="00036D0E" w:rsidRPr="00036D0E" w:rsidRDefault="00036D0E" w:rsidP="00245317">
            <w:pPr>
              <w:spacing w:after="0" w:line="240" w:lineRule="auto"/>
              <w:jc w:val="center"/>
              <w:rPr>
                <w:ins w:id="7292" w:author="David Dayan" w:date="2021-12-03T17:13:00Z"/>
                <w:rFonts w:ascii="Calibri" w:eastAsia="Times New Roman" w:hAnsi="Calibri" w:cs="Times New Roman"/>
                <w:color w:val="000000"/>
                <w:sz w:val="16"/>
                <w:szCs w:val="16"/>
              </w:rPr>
            </w:pPr>
            <w:proofErr w:type="spellStart"/>
            <w:ins w:id="729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50765084" w14:textId="77777777" w:rsidTr="00245317">
        <w:trPr>
          <w:cantSplit/>
          <w:trHeight w:val="20"/>
          <w:ins w:id="7294" w:author="David Dayan" w:date="2021-12-03T17:13:00Z"/>
          <w:trPrChange w:id="729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296" w:author="David Dayan" w:date="2021-12-03T17:18:00Z">
              <w:tcPr>
                <w:tcW w:w="1563" w:type="dxa"/>
                <w:tcBorders>
                  <w:top w:val="nil"/>
                  <w:left w:val="nil"/>
                  <w:bottom w:val="nil"/>
                  <w:right w:val="nil"/>
                </w:tcBorders>
                <w:shd w:val="clear" w:color="auto" w:fill="auto"/>
                <w:noWrap/>
                <w:vAlign w:val="bottom"/>
                <w:hideMark/>
              </w:tcPr>
            </w:tcPrChange>
          </w:tcPr>
          <w:p w14:paraId="32359446" w14:textId="77777777" w:rsidR="00036D0E" w:rsidRPr="00036D0E" w:rsidRDefault="00036D0E" w:rsidP="00245317">
            <w:pPr>
              <w:spacing w:after="0" w:line="240" w:lineRule="auto"/>
              <w:jc w:val="center"/>
              <w:rPr>
                <w:ins w:id="7297" w:author="David Dayan" w:date="2021-12-03T17:13:00Z"/>
                <w:rFonts w:ascii="Calibri" w:eastAsia="Times New Roman" w:hAnsi="Calibri" w:cs="Times New Roman"/>
                <w:color w:val="000000"/>
                <w:sz w:val="16"/>
                <w:szCs w:val="16"/>
              </w:rPr>
            </w:pPr>
            <w:ins w:id="7298" w:author="David Dayan" w:date="2021-12-03T17:13:00Z">
              <w:r w:rsidRPr="00036D0E">
                <w:rPr>
                  <w:rFonts w:ascii="Calibri" w:eastAsia="Times New Roman" w:hAnsi="Calibri" w:cs="Times New Roman"/>
                  <w:color w:val="000000"/>
                  <w:sz w:val="16"/>
                  <w:szCs w:val="16"/>
                </w:rPr>
                <w:t>OtsAC20ROGR_0204</w:t>
              </w:r>
            </w:ins>
          </w:p>
        </w:tc>
        <w:tc>
          <w:tcPr>
            <w:tcW w:w="746" w:type="dxa"/>
            <w:tcBorders>
              <w:top w:val="nil"/>
              <w:left w:val="nil"/>
              <w:bottom w:val="nil"/>
              <w:right w:val="nil"/>
            </w:tcBorders>
            <w:shd w:val="clear" w:color="auto" w:fill="auto"/>
            <w:noWrap/>
            <w:vAlign w:val="bottom"/>
            <w:hideMark/>
            <w:tcPrChange w:id="7299" w:author="David Dayan" w:date="2021-12-03T17:18:00Z">
              <w:tcPr>
                <w:tcW w:w="746" w:type="dxa"/>
                <w:tcBorders>
                  <w:top w:val="nil"/>
                  <w:left w:val="nil"/>
                  <w:bottom w:val="nil"/>
                  <w:right w:val="nil"/>
                </w:tcBorders>
                <w:shd w:val="clear" w:color="auto" w:fill="auto"/>
                <w:noWrap/>
                <w:vAlign w:val="bottom"/>
                <w:hideMark/>
              </w:tcPr>
            </w:tcPrChange>
          </w:tcPr>
          <w:p w14:paraId="4C861C64" w14:textId="77777777" w:rsidR="00036D0E" w:rsidRPr="00036D0E" w:rsidRDefault="00036D0E" w:rsidP="00245317">
            <w:pPr>
              <w:spacing w:after="0" w:line="240" w:lineRule="auto"/>
              <w:jc w:val="center"/>
              <w:rPr>
                <w:ins w:id="7300" w:author="David Dayan" w:date="2021-12-03T17:13:00Z"/>
                <w:rFonts w:ascii="Calibri" w:eastAsia="Times New Roman" w:hAnsi="Calibri" w:cs="Times New Roman"/>
                <w:color w:val="000000"/>
                <w:sz w:val="16"/>
                <w:szCs w:val="16"/>
              </w:rPr>
            </w:pPr>
            <w:ins w:id="7301" w:author="David Dayan" w:date="2021-12-03T17:13:00Z">
              <w:r w:rsidRPr="00036D0E">
                <w:rPr>
                  <w:rFonts w:ascii="Calibri" w:eastAsia="Times New Roman" w:hAnsi="Calibri" w:cs="Times New Roman"/>
                  <w:color w:val="000000"/>
                  <w:sz w:val="16"/>
                  <w:szCs w:val="16"/>
                </w:rPr>
                <w:t>9/18/20</w:t>
              </w:r>
            </w:ins>
          </w:p>
        </w:tc>
        <w:tc>
          <w:tcPr>
            <w:tcW w:w="599" w:type="dxa"/>
            <w:tcBorders>
              <w:top w:val="nil"/>
              <w:left w:val="nil"/>
              <w:bottom w:val="nil"/>
              <w:right w:val="nil"/>
            </w:tcBorders>
            <w:shd w:val="clear" w:color="auto" w:fill="auto"/>
            <w:noWrap/>
            <w:vAlign w:val="bottom"/>
            <w:hideMark/>
            <w:tcPrChange w:id="7302" w:author="David Dayan" w:date="2021-12-03T17:18:00Z">
              <w:tcPr>
                <w:tcW w:w="599" w:type="dxa"/>
                <w:tcBorders>
                  <w:top w:val="nil"/>
                  <w:left w:val="nil"/>
                  <w:bottom w:val="nil"/>
                  <w:right w:val="nil"/>
                </w:tcBorders>
                <w:shd w:val="clear" w:color="auto" w:fill="auto"/>
                <w:noWrap/>
                <w:vAlign w:val="bottom"/>
                <w:hideMark/>
              </w:tcPr>
            </w:tcPrChange>
          </w:tcPr>
          <w:p w14:paraId="4FFC15CC" w14:textId="77777777" w:rsidR="00036D0E" w:rsidRPr="00036D0E" w:rsidRDefault="00036D0E" w:rsidP="00245317">
            <w:pPr>
              <w:spacing w:after="0" w:line="240" w:lineRule="auto"/>
              <w:jc w:val="center"/>
              <w:rPr>
                <w:ins w:id="7303" w:author="David Dayan" w:date="2021-12-03T17:13:00Z"/>
                <w:rFonts w:ascii="Calibri" w:eastAsia="Times New Roman" w:hAnsi="Calibri" w:cs="Times New Roman"/>
                <w:color w:val="000000"/>
                <w:sz w:val="16"/>
                <w:szCs w:val="16"/>
              </w:rPr>
            </w:pPr>
            <w:ins w:id="7304" w:author="David Dayan" w:date="2021-12-03T17:13:00Z">
              <w:r w:rsidRPr="00036D0E">
                <w:rPr>
                  <w:rFonts w:ascii="Calibri" w:eastAsia="Times New Roman" w:hAnsi="Calibri" w:cs="Times New Roman"/>
                  <w:color w:val="000000"/>
                  <w:sz w:val="16"/>
                  <w:szCs w:val="16"/>
                </w:rPr>
                <w:t>262</w:t>
              </w:r>
            </w:ins>
          </w:p>
        </w:tc>
        <w:tc>
          <w:tcPr>
            <w:tcW w:w="1142" w:type="dxa"/>
            <w:tcBorders>
              <w:top w:val="nil"/>
              <w:left w:val="nil"/>
              <w:bottom w:val="nil"/>
              <w:right w:val="nil"/>
            </w:tcBorders>
            <w:shd w:val="clear" w:color="auto" w:fill="auto"/>
            <w:noWrap/>
            <w:vAlign w:val="bottom"/>
            <w:hideMark/>
            <w:tcPrChange w:id="7305" w:author="David Dayan" w:date="2021-12-03T17:18:00Z">
              <w:tcPr>
                <w:tcW w:w="1142" w:type="dxa"/>
                <w:tcBorders>
                  <w:top w:val="nil"/>
                  <w:left w:val="nil"/>
                  <w:bottom w:val="nil"/>
                  <w:right w:val="nil"/>
                </w:tcBorders>
                <w:shd w:val="clear" w:color="auto" w:fill="auto"/>
                <w:noWrap/>
                <w:vAlign w:val="bottom"/>
                <w:hideMark/>
              </w:tcPr>
            </w:tcPrChange>
          </w:tcPr>
          <w:p w14:paraId="14DD1B6A" w14:textId="77777777" w:rsidR="00036D0E" w:rsidRPr="00036D0E" w:rsidRDefault="00036D0E" w:rsidP="00245317">
            <w:pPr>
              <w:spacing w:after="0" w:line="240" w:lineRule="auto"/>
              <w:jc w:val="center"/>
              <w:rPr>
                <w:ins w:id="7306" w:author="David Dayan" w:date="2021-12-03T17:13:00Z"/>
                <w:rFonts w:ascii="Calibri" w:eastAsia="Times New Roman" w:hAnsi="Calibri" w:cs="Times New Roman"/>
                <w:color w:val="000000"/>
                <w:sz w:val="16"/>
                <w:szCs w:val="16"/>
              </w:rPr>
            </w:pPr>
            <w:ins w:id="730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308" w:author="David Dayan" w:date="2021-12-03T17:18:00Z">
              <w:tcPr>
                <w:tcW w:w="1440" w:type="dxa"/>
                <w:tcBorders>
                  <w:top w:val="nil"/>
                  <w:left w:val="nil"/>
                  <w:bottom w:val="nil"/>
                  <w:right w:val="nil"/>
                </w:tcBorders>
                <w:shd w:val="clear" w:color="auto" w:fill="auto"/>
                <w:noWrap/>
                <w:vAlign w:val="bottom"/>
                <w:hideMark/>
              </w:tcPr>
            </w:tcPrChange>
          </w:tcPr>
          <w:p w14:paraId="01715EFE" w14:textId="77777777" w:rsidR="00036D0E" w:rsidRPr="00036D0E" w:rsidRDefault="00036D0E" w:rsidP="00245317">
            <w:pPr>
              <w:spacing w:after="0" w:line="240" w:lineRule="auto"/>
              <w:jc w:val="center"/>
              <w:rPr>
                <w:ins w:id="7309" w:author="David Dayan" w:date="2021-12-03T17:13:00Z"/>
                <w:rFonts w:ascii="Calibri" w:eastAsia="Times New Roman" w:hAnsi="Calibri" w:cs="Times New Roman"/>
                <w:color w:val="000000"/>
                <w:sz w:val="16"/>
                <w:szCs w:val="16"/>
              </w:rPr>
            </w:pPr>
            <w:ins w:id="731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311" w:author="David Dayan" w:date="2021-12-03T17:18:00Z">
              <w:tcPr>
                <w:tcW w:w="1530" w:type="dxa"/>
                <w:tcBorders>
                  <w:top w:val="nil"/>
                  <w:left w:val="nil"/>
                  <w:bottom w:val="nil"/>
                  <w:right w:val="nil"/>
                </w:tcBorders>
                <w:shd w:val="clear" w:color="auto" w:fill="auto"/>
                <w:noWrap/>
                <w:vAlign w:val="bottom"/>
                <w:hideMark/>
              </w:tcPr>
            </w:tcPrChange>
          </w:tcPr>
          <w:p w14:paraId="7555F390" w14:textId="77777777" w:rsidR="00036D0E" w:rsidRPr="00036D0E" w:rsidRDefault="00036D0E" w:rsidP="00245317">
            <w:pPr>
              <w:spacing w:after="0" w:line="240" w:lineRule="auto"/>
              <w:jc w:val="center"/>
              <w:rPr>
                <w:ins w:id="7312" w:author="David Dayan" w:date="2021-12-03T17:13:00Z"/>
                <w:rFonts w:ascii="Calibri" w:eastAsia="Times New Roman" w:hAnsi="Calibri" w:cs="Times New Roman"/>
                <w:color w:val="000000"/>
                <w:sz w:val="16"/>
                <w:szCs w:val="16"/>
              </w:rPr>
            </w:pPr>
            <w:ins w:id="731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314" w:author="David Dayan" w:date="2021-12-03T17:18:00Z">
              <w:tcPr>
                <w:tcW w:w="898" w:type="dxa"/>
                <w:tcBorders>
                  <w:top w:val="nil"/>
                  <w:left w:val="nil"/>
                  <w:bottom w:val="nil"/>
                  <w:right w:val="nil"/>
                </w:tcBorders>
                <w:shd w:val="clear" w:color="auto" w:fill="auto"/>
                <w:noWrap/>
                <w:vAlign w:val="bottom"/>
                <w:hideMark/>
              </w:tcPr>
            </w:tcPrChange>
          </w:tcPr>
          <w:p w14:paraId="7D6DCB7A" w14:textId="77777777" w:rsidR="00036D0E" w:rsidRPr="00036D0E" w:rsidRDefault="00036D0E" w:rsidP="00245317">
            <w:pPr>
              <w:spacing w:after="0" w:line="240" w:lineRule="auto"/>
              <w:jc w:val="center"/>
              <w:rPr>
                <w:ins w:id="7315" w:author="David Dayan" w:date="2021-12-03T17:13:00Z"/>
                <w:rFonts w:ascii="Calibri" w:eastAsia="Times New Roman" w:hAnsi="Calibri" w:cs="Times New Roman"/>
                <w:color w:val="000000"/>
                <w:sz w:val="16"/>
                <w:szCs w:val="16"/>
              </w:rPr>
            </w:pPr>
            <w:ins w:id="731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317" w:author="David Dayan" w:date="2021-12-03T17:18:00Z">
              <w:tcPr>
                <w:tcW w:w="902" w:type="dxa"/>
                <w:tcBorders>
                  <w:top w:val="nil"/>
                  <w:left w:val="nil"/>
                  <w:bottom w:val="nil"/>
                  <w:right w:val="nil"/>
                </w:tcBorders>
                <w:shd w:val="clear" w:color="auto" w:fill="auto"/>
                <w:noWrap/>
                <w:vAlign w:val="bottom"/>
                <w:hideMark/>
              </w:tcPr>
            </w:tcPrChange>
          </w:tcPr>
          <w:p w14:paraId="78240FE9" w14:textId="77777777" w:rsidR="00036D0E" w:rsidRPr="00036D0E" w:rsidRDefault="00036D0E" w:rsidP="00245317">
            <w:pPr>
              <w:spacing w:after="0" w:line="240" w:lineRule="auto"/>
              <w:jc w:val="center"/>
              <w:rPr>
                <w:ins w:id="7318" w:author="David Dayan" w:date="2021-12-03T17:13:00Z"/>
                <w:rFonts w:ascii="Calibri" w:eastAsia="Times New Roman" w:hAnsi="Calibri" w:cs="Times New Roman"/>
                <w:color w:val="000000"/>
                <w:sz w:val="16"/>
                <w:szCs w:val="16"/>
              </w:rPr>
            </w:pPr>
            <w:ins w:id="731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320" w:author="David Dayan" w:date="2021-12-03T17:18:00Z">
              <w:tcPr>
                <w:tcW w:w="2160" w:type="dxa"/>
                <w:tcBorders>
                  <w:top w:val="nil"/>
                  <w:left w:val="nil"/>
                  <w:bottom w:val="nil"/>
                  <w:right w:val="nil"/>
                </w:tcBorders>
                <w:shd w:val="clear" w:color="auto" w:fill="auto"/>
                <w:noWrap/>
                <w:vAlign w:val="bottom"/>
                <w:hideMark/>
              </w:tcPr>
            </w:tcPrChange>
          </w:tcPr>
          <w:p w14:paraId="1A8362F2" w14:textId="77777777" w:rsidR="00036D0E" w:rsidRPr="00036D0E" w:rsidRDefault="00036D0E" w:rsidP="00245317">
            <w:pPr>
              <w:spacing w:after="0" w:line="240" w:lineRule="auto"/>
              <w:jc w:val="center"/>
              <w:rPr>
                <w:ins w:id="7321" w:author="David Dayan" w:date="2021-12-03T17:13:00Z"/>
                <w:rFonts w:ascii="Calibri" w:eastAsia="Times New Roman" w:hAnsi="Calibri" w:cs="Times New Roman"/>
                <w:color w:val="000000"/>
                <w:sz w:val="16"/>
                <w:szCs w:val="16"/>
              </w:rPr>
            </w:pPr>
            <w:proofErr w:type="spellStart"/>
            <w:ins w:id="732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323" w:author="David Dayan" w:date="2021-12-03T17:18:00Z">
              <w:tcPr>
                <w:tcW w:w="2876" w:type="dxa"/>
                <w:gridSpan w:val="2"/>
                <w:tcBorders>
                  <w:top w:val="nil"/>
                  <w:left w:val="nil"/>
                  <w:bottom w:val="nil"/>
                  <w:right w:val="nil"/>
                </w:tcBorders>
                <w:shd w:val="clear" w:color="auto" w:fill="auto"/>
                <w:noWrap/>
                <w:vAlign w:val="bottom"/>
                <w:hideMark/>
              </w:tcPr>
            </w:tcPrChange>
          </w:tcPr>
          <w:p w14:paraId="3D7796C9" w14:textId="77777777" w:rsidR="00036D0E" w:rsidRPr="00036D0E" w:rsidRDefault="00036D0E" w:rsidP="00245317">
            <w:pPr>
              <w:spacing w:after="0" w:line="240" w:lineRule="auto"/>
              <w:jc w:val="center"/>
              <w:rPr>
                <w:ins w:id="7324" w:author="David Dayan" w:date="2021-12-03T17:13:00Z"/>
                <w:rFonts w:ascii="Calibri" w:eastAsia="Times New Roman" w:hAnsi="Calibri" w:cs="Times New Roman"/>
                <w:color w:val="000000"/>
                <w:sz w:val="16"/>
                <w:szCs w:val="16"/>
              </w:rPr>
            </w:pPr>
            <w:proofErr w:type="spellStart"/>
            <w:ins w:id="732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326" w:author="David Dayan" w:date="2021-12-03T17:18:00Z">
              <w:tcPr>
                <w:tcW w:w="1426" w:type="dxa"/>
                <w:tcBorders>
                  <w:top w:val="nil"/>
                  <w:left w:val="nil"/>
                  <w:bottom w:val="nil"/>
                  <w:right w:val="nil"/>
                </w:tcBorders>
                <w:shd w:val="clear" w:color="auto" w:fill="auto"/>
                <w:noWrap/>
                <w:vAlign w:val="bottom"/>
                <w:hideMark/>
              </w:tcPr>
            </w:tcPrChange>
          </w:tcPr>
          <w:p w14:paraId="2FE071B1" w14:textId="77777777" w:rsidR="00036D0E" w:rsidRPr="00036D0E" w:rsidRDefault="00036D0E" w:rsidP="00245317">
            <w:pPr>
              <w:spacing w:after="0" w:line="240" w:lineRule="auto"/>
              <w:jc w:val="center"/>
              <w:rPr>
                <w:ins w:id="7327" w:author="David Dayan" w:date="2021-12-03T17:13:00Z"/>
                <w:rFonts w:ascii="Calibri" w:eastAsia="Times New Roman" w:hAnsi="Calibri" w:cs="Times New Roman"/>
                <w:color w:val="000000"/>
                <w:sz w:val="16"/>
                <w:szCs w:val="16"/>
              </w:rPr>
            </w:pPr>
            <w:proofErr w:type="spellStart"/>
            <w:ins w:id="732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1BC5F379" w14:textId="77777777" w:rsidTr="00245317">
        <w:trPr>
          <w:cantSplit/>
          <w:trHeight w:val="20"/>
          <w:ins w:id="7329" w:author="David Dayan" w:date="2021-12-03T17:13:00Z"/>
          <w:trPrChange w:id="733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331" w:author="David Dayan" w:date="2021-12-03T17:18:00Z">
              <w:tcPr>
                <w:tcW w:w="1563" w:type="dxa"/>
                <w:tcBorders>
                  <w:top w:val="nil"/>
                  <w:left w:val="nil"/>
                  <w:bottom w:val="nil"/>
                  <w:right w:val="nil"/>
                </w:tcBorders>
                <w:shd w:val="clear" w:color="auto" w:fill="auto"/>
                <w:noWrap/>
                <w:vAlign w:val="bottom"/>
                <w:hideMark/>
              </w:tcPr>
            </w:tcPrChange>
          </w:tcPr>
          <w:p w14:paraId="65FBC127" w14:textId="77777777" w:rsidR="00036D0E" w:rsidRPr="00036D0E" w:rsidRDefault="00036D0E" w:rsidP="00245317">
            <w:pPr>
              <w:spacing w:after="0" w:line="240" w:lineRule="auto"/>
              <w:jc w:val="center"/>
              <w:rPr>
                <w:ins w:id="7332" w:author="David Dayan" w:date="2021-12-03T17:13:00Z"/>
                <w:rFonts w:ascii="Calibri" w:eastAsia="Times New Roman" w:hAnsi="Calibri" w:cs="Times New Roman"/>
                <w:color w:val="000000"/>
                <w:sz w:val="16"/>
                <w:szCs w:val="16"/>
              </w:rPr>
            </w:pPr>
            <w:ins w:id="7333" w:author="David Dayan" w:date="2021-12-03T17:13:00Z">
              <w:r w:rsidRPr="00036D0E">
                <w:rPr>
                  <w:rFonts w:ascii="Calibri" w:eastAsia="Times New Roman" w:hAnsi="Calibri" w:cs="Times New Roman"/>
                  <w:color w:val="000000"/>
                  <w:sz w:val="16"/>
                  <w:szCs w:val="16"/>
                </w:rPr>
                <w:t>OtsAC20ROGR_0205</w:t>
              </w:r>
            </w:ins>
          </w:p>
        </w:tc>
        <w:tc>
          <w:tcPr>
            <w:tcW w:w="746" w:type="dxa"/>
            <w:tcBorders>
              <w:top w:val="nil"/>
              <w:left w:val="nil"/>
              <w:bottom w:val="nil"/>
              <w:right w:val="nil"/>
            </w:tcBorders>
            <w:shd w:val="clear" w:color="auto" w:fill="auto"/>
            <w:noWrap/>
            <w:vAlign w:val="bottom"/>
            <w:hideMark/>
            <w:tcPrChange w:id="7334" w:author="David Dayan" w:date="2021-12-03T17:18:00Z">
              <w:tcPr>
                <w:tcW w:w="746" w:type="dxa"/>
                <w:tcBorders>
                  <w:top w:val="nil"/>
                  <w:left w:val="nil"/>
                  <w:bottom w:val="nil"/>
                  <w:right w:val="nil"/>
                </w:tcBorders>
                <w:shd w:val="clear" w:color="auto" w:fill="auto"/>
                <w:noWrap/>
                <w:vAlign w:val="bottom"/>
                <w:hideMark/>
              </w:tcPr>
            </w:tcPrChange>
          </w:tcPr>
          <w:p w14:paraId="062DCFE9" w14:textId="77777777" w:rsidR="00036D0E" w:rsidRPr="00036D0E" w:rsidRDefault="00036D0E" w:rsidP="00245317">
            <w:pPr>
              <w:spacing w:after="0" w:line="240" w:lineRule="auto"/>
              <w:jc w:val="center"/>
              <w:rPr>
                <w:ins w:id="7335" w:author="David Dayan" w:date="2021-12-03T17:13:00Z"/>
                <w:rFonts w:ascii="Calibri" w:eastAsia="Times New Roman" w:hAnsi="Calibri" w:cs="Times New Roman"/>
                <w:color w:val="000000"/>
                <w:sz w:val="16"/>
                <w:szCs w:val="16"/>
              </w:rPr>
            </w:pPr>
            <w:ins w:id="7336" w:author="David Dayan" w:date="2021-12-03T17:13:00Z">
              <w:r w:rsidRPr="00036D0E">
                <w:rPr>
                  <w:rFonts w:ascii="Calibri" w:eastAsia="Times New Roman" w:hAnsi="Calibri" w:cs="Times New Roman"/>
                  <w:color w:val="000000"/>
                  <w:sz w:val="16"/>
                  <w:szCs w:val="16"/>
                </w:rPr>
                <w:t>9/18/20</w:t>
              </w:r>
            </w:ins>
          </w:p>
        </w:tc>
        <w:tc>
          <w:tcPr>
            <w:tcW w:w="599" w:type="dxa"/>
            <w:tcBorders>
              <w:top w:val="nil"/>
              <w:left w:val="nil"/>
              <w:bottom w:val="nil"/>
              <w:right w:val="nil"/>
            </w:tcBorders>
            <w:shd w:val="clear" w:color="auto" w:fill="auto"/>
            <w:noWrap/>
            <w:vAlign w:val="bottom"/>
            <w:hideMark/>
            <w:tcPrChange w:id="7337" w:author="David Dayan" w:date="2021-12-03T17:18:00Z">
              <w:tcPr>
                <w:tcW w:w="599" w:type="dxa"/>
                <w:tcBorders>
                  <w:top w:val="nil"/>
                  <w:left w:val="nil"/>
                  <w:bottom w:val="nil"/>
                  <w:right w:val="nil"/>
                </w:tcBorders>
                <w:shd w:val="clear" w:color="auto" w:fill="auto"/>
                <w:noWrap/>
                <w:vAlign w:val="bottom"/>
                <w:hideMark/>
              </w:tcPr>
            </w:tcPrChange>
          </w:tcPr>
          <w:p w14:paraId="268DCFD9" w14:textId="77777777" w:rsidR="00036D0E" w:rsidRPr="00036D0E" w:rsidRDefault="00036D0E" w:rsidP="00245317">
            <w:pPr>
              <w:spacing w:after="0" w:line="240" w:lineRule="auto"/>
              <w:jc w:val="center"/>
              <w:rPr>
                <w:ins w:id="7338" w:author="David Dayan" w:date="2021-12-03T17:13:00Z"/>
                <w:rFonts w:ascii="Calibri" w:eastAsia="Times New Roman" w:hAnsi="Calibri" w:cs="Times New Roman"/>
                <w:color w:val="000000"/>
                <w:sz w:val="16"/>
                <w:szCs w:val="16"/>
              </w:rPr>
            </w:pPr>
            <w:ins w:id="7339" w:author="David Dayan" w:date="2021-12-03T17:13:00Z">
              <w:r w:rsidRPr="00036D0E">
                <w:rPr>
                  <w:rFonts w:ascii="Calibri" w:eastAsia="Times New Roman" w:hAnsi="Calibri" w:cs="Times New Roman"/>
                  <w:color w:val="000000"/>
                  <w:sz w:val="16"/>
                  <w:szCs w:val="16"/>
                </w:rPr>
                <w:t>262</w:t>
              </w:r>
            </w:ins>
          </w:p>
        </w:tc>
        <w:tc>
          <w:tcPr>
            <w:tcW w:w="1142" w:type="dxa"/>
            <w:tcBorders>
              <w:top w:val="nil"/>
              <w:left w:val="nil"/>
              <w:bottom w:val="nil"/>
              <w:right w:val="nil"/>
            </w:tcBorders>
            <w:shd w:val="clear" w:color="auto" w:fill="auto"/>
            <w:noWrap/>
            <w:vAlign w:val="bottom"/>
            <w:hideMark/>
            <w:tcPrChange w:id="7340" w:author="David Dayan" w:date="2021-12-03T17:18:00Z">
              <w:tcPr>
                <w:tcW w:w="1142" w:type="dxa"/>
                <w:tcBorders>
                  <w:top w:val="nil"/>
                  <w:left w:val="nil"/>
                  <w:bottom w:val="nil"/>
                  <w:right w:val="nil"/>
                </w:tcBorders>
                <w:shd w:val="clear" w:color="auto" w:fill="auto"/>
                <w:noWrap/>
                <w:vAlign w:val="bottom"/>
                <w:hideMark/>
              </w:tcPr>
            </w:tcPrChange>
          </w:tcPr>
          <w:p w14:paraId="296B8622" w14:textId="77777777" w:rsidR="00036D0E" w:rsidRPr="00036D0E" w:rsidRDefault="00036D0E" w:rsidP="00245317">
            <w:pPr>
              <w:spacing w:after="0" w:line="240" w:lineRule="auto"/>
              <w:jc w:val="center"/>
              <w:rPr>
                <w:ins w:id="7341" w:author="David Dayan" w:date="2021-12-03T17:13:00Z"/>
                <w:rFonts w:ascii="Calibri" w:eastAsia="Times New Roman" w:hAnsi="Calibri" w:cs="Times New Roman"/>
                <w:color w:val="000000"/>
                <w:sz w:val="16"/>
                <w:szCs w:val="16"/>
              </w:rPr>
            </w:pPr>
            <w:ins w:id="734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343" w:author="David Dayan" w:date="2021-12-03T17:18:00Z">
              <w:tcPr>
                <w:tcW w:w="1440" w:type="dxa"/>
                <w:tcBorders>
                  <w:top w:val="nil"/>
                  <w:left w:val="nil"/>
                  <w:bottom w:val="nil"/>
                  <w:right w:val="nil"/>
                </w:tcBorders>
                <w:shd w:val="clear" w:color="auto" w:fill="auto"/>
                <w:noWrap/>
                <w:vAlign w:val="bottom"/>
                <w:hideMark/>
              </w:tcPr>
            </w:tcPrChange>
          </w:tcPr>
          <w:p w14:paraId="1D059913" w14:textId="77777777" w:rsidR="00036D0E" w:rsidRPr="00036D0E" w:rsidRDefault="00036D0E" w:rsidP="00245317">
            <w:pPr>
              <w:spacing w:after="0" w:line="240" w:lineRule="auto"/>
              <w:jc w:val="center"/>
              <w:rPr>
                <w:ins w:id="7344" w:author="David Dayan" w:date="2021-12-03T17:13:00Z"/>
                <w:rFonts w:ascii="Calibri" w:eastAsia="Times New Roman" w:hAnsi="Calibri" w:cs="Times New Roman"/>
                <w:color w:val="000000"/>
                <w:sz w:val="16"/>
                <w:szCs w:val="16"/>
              </w:rPr>
            </w:pPr>
            <w:ins w:id="734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346" w:author="David Dayan" w:date="2021-12-03T17:18:00Z">
              <w:tcPr>
                <w:tcW w:w="1530" w:type="dxa"/>
                <w:tcBorders>
                  <w:top w:val="nil"/>
                  <w:left w:val="nil"/>
                  <w:bottom w:val="nil"/>
                  <w:right w:val="nil"/>
                </w:tcBorders>
                <w:shd w:val="clear" w:color="auto" w:fill="auto"/>
                <w:noWrap/>
                <w:vAlign w:val="bottom"/>
                <w:hideMark/>
              </w:tcPr>
            </w:tcPrChange>
          </w:tcPr>
          <w:p w14:paraId="7ACE35C1" w14:textId="77777777" w:rsidR="00036D0E" w:rsidRPr="00036D0E" w:rsidRDefault="00036D0E" w:rsidP="00245317">
            <w:pPr>
              <w:spacing w:after="0" w:line="240" w:lineRule="auto"/>
              <w:jc w:val="center"/>
              <w:rPr>
                <w:ins w:id="7347" w:author="David Dayan" w:date="2021-12-03T17:13:00Z"/>
                <w:rFonts w:ascii="Calibri" w:eastAsia="Times New Roman" w:hAnsi="Calibri" w:cs="Times New Roman"/>
                <w:color w:val="000000"/>
                <w:sz w:val="16"/>
                <w:szCs w:val="16"/>
              </w:rPr>
            </w:pPr>
            <w:ins w:id="734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349" w:author="David Dayan" w:date="2021-12-03T17:18:00Z">
              <w:tcPr>
                <w:tcW w:w="898" w:type="dxa"/>
                <w:tcBorders>
                  <w:top w:val="nil"/>
                  <w:left w:val="nil"/>
                  <w:bottom w:val="nil"/>
                  <w:right w:val="nil"/>
                </w:tcBorders>
                <w:shd w:val="clear" w:color="auto" w:fill="auto"/>
                <w:noWrap/>
                <w:vAlign w:val="bottom"/>
                <w:hideMark/>
              </w:tcPr>
            </w:tcPrChange>
          </w:tcPr>
          <w:p w14:paraId="53F134BC" w14:textId="77777777" w:rsidR="00036D0E" w:rsidRPr="00036D0E" w:rsidRDefault="00036D0E" w:rsidP="00245317">
            <w:pPr>
              <w:spacing w:after="0" w:line="240" w:lineRule="auto"/>
              <w:jc w:val="center"/>
              <w:rPr>
                <w:ins w:id="7350" w:author="David Dayan" w:date="2021-12-03T17:13:00Z"/>
                <w:rFonts w:ascii="Calibri" w:eastAsia="Times New Roman" w:hAnsi="Calibri" w:cs="Times New Roman"/>
                <w:color w:val="000000"/>
                <w:sz w:val="16"/>
                <w:szCs w:val="16"/>
              </w:rPr>
            </w:pPr>
            <w:ins w:id="735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352" w:author="David Dayan" w:date="2021-12-03T17:18:00Z">
              <w:tcPr>
                <w:tcW w:w="902" w:type="dxa"/>
                <w:tcBorders>
                  <w:top w:val="nil"/>
                  <w:left w:val="nil"/>
                  <w:bottom w:val="nil"/>
                  <w:right w:val="nil"/>
                </w:tcBorders>
                <w:shd w:val="clear" w:color="auto" w:fill="auto"/>
                <w:noWrap/>
                <w:vAlign w:val="bottom"/>
                <w:hideMark/>
              </w:tcPr>
            </w:tcPrChange>
          </w:tcPr>
          <w:p w14:paraId="6780E171" w14:textId="77777777" w:rsidR="00036D0E" w:rsidRPr="00036D0E" w:rsidRDefault="00036D0E" w:rsidP="00245317">
            <w:pPr>
              <w:spacing w:after="0" w:line="240" w:lineRule="auto"/>
              <w:jc w:val="center"/>
              <w:rPr>
                <w:ins w:id="7353" w:author="David Dayan" w:date="2021-12-03T17:13:00Z"/>
                <w:rFonts w:ascii="Calibri" w:eastAsia="Times New Roman" w:hAnsi="Calibri" w:cs="Times New Roman"/>
                <w:color w:val="000000"/>
                <w:sz w:val="16"/>
                <w:szCs w:val="16"/>
              </w:rPr>
            </w:pPr>
            <w:ins w:id="735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355" w:author="David Dayan" w:date="2021-12-03T17:18:00Z">
              <w:tcPr>
                <w:tcW w:w="2160" w:type="dxa"/>
                <w:tcBorders>
                  <w:top w:val="nil"/>
                  <w:left w:val="nil"/>
                  <w:bottom w:val="nil"/>
                  <w:right w:val="nil"/>
                </w:tcBorders>
                <w:shd w:val="clear" w:color="auto" w:fill="auto"/>
                <w:noWrap/>
                <w:vAlign w:val="bottom"/>
                <w:hideMark/>
              </w:tcPr>
            </w:tcPrChange>
          </w:tcPr>
          <w:p w14:paraId="5655A163" w14:textId="77777777" w:rsidR="00036D0E" w:rsidRPr="00036D0E" w:rsidRDefault="00036D0E" w:rsidP="00245317">
            <w:pPr>
              <w:spacing w:after="0" w:line="240" w:lineRule="auto"/>
              <w:jc w:val="center"/>
              <w:rPr>
                <w:ins w:id="7356" w:author="David Dayan" w:date="2021-12-03T17:13:00Z"/>
                <w:rFonts w:ascii="Calibri" w:eastAsia="Times New Roman" w:hAnsi="Calibri" w:cs="Times New Roman"/>
                <w:color w:val="000000"/>
                <w:sz w:val="16"/>
                <w:szCs w:val="16"/>
              </w:rPr>
            </w:pPr>
            <w:proofErr w:type="spellStart"/>
            <w:ins w:id="735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358" w:author="David Dayan" w:date="2021-12-03T17:18:00Z">
              <w:tcPr>
                <w:tcW w:w="2876" w:type="dxa"/>
                <w:gridSpan w:val="2"/>
                <w:tcBorders>
                  <w:top w:val="nil"/>
                  <w:left w:val="nil"/>
                  <w:bottom w:val="nil"/>
                  <w:right w:val="nil"/>
                </w:tcBorders>
                <w:shd w:val="clear" w:color="auto" w:fill="auto"/>
                <w:noWrap/>
                <w:vAlign w:val="bottom"/>
                <w:hideMark/>
              </w:tcPr>
            </w:tcPrChange>
          </w:tcPr>
          <w:p w14:paraId="2E1D3E0A" w14:textId="77777777" w:rsidR="00036D0E" w:rsidRPr="00036D0E" w:rsidRDefault="00036D0E" w:rsidP="00245317">
            <w:pPr>
              <w:spacing w:after="0" w:line="240" w:lineRule="auto"/>
              <w:jc w:val="center"/>
              <w:rPr>
                <w:ins w:id="7359" w:author="David Dayan" w:date="2021-12-03T17:13:00Z"/>
                <w:rFonts w:ascii="Calibri" w:eastAsia="Times New Roman" w:hAnsi="Calibri" w:cs="Times New Roman"/>
                <w:color w:val="000000"/>
                <w:sz w:val="16"/>
                <w:szCs w:val="16"/>
              </w:rPr>
            </w:pPr>
            <w:proofErr w:type="spellStart"/>
            <w:ins w:id="736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361" w:author="David Dayan" w:date="2021-12-03T17:18:00Z">
              <w:tcPr>
                <w:tcW w:w="1426" w:type="dxa"/>
                <w:tcBorders>
                  <w:top w:val="nil"/>
                  <w:left w:val="nil"/>
                  <w:bottom w:val="nil"/>
                  <w:right w:val="nil"/>
                </w:tcBorders>
                <w:shd w:val="clear" w:color="auto" w:fill="auto"/>
                <w:noWrap/>
                <w:vAlign w:val="bottom"/>
                <w:hideMark/>
              </w:tcPr>
            </w:tcPrChange>
          </w:tcPr>
          <w:p w14:paraId="32E1CEC4" w14:textId="77777777" w:rsidR="00036D0E" w:rsidRPr="00036D0E" w:rsidRDefault="00036D0E" w:rsidP="00245317">
            <w:pPr>
              <w:spacing w:after="0" w:line="240" w:lineRule="auto"/>
              <w:jc w:val="center"/>
              <w:rPr>
                <w:ins w:id="7362" w:author="David Dayan" w:date="2021-12-03T17:13:00Z"/>
                <w:rFonts w:ascii="Calibri" w:eastAsia="Times New Roman" w:hAnsi="Calibri" w:cs="Times New Roman"/>
                <w:color w:val="000000"/>
                <w:sz w:val="16"/>
                <w:szCs w:val="16"/>
              </w:rPr>
            </w:pPr>
            <w:proofErr w:type="spellStart"/>
            <w:ins w:id="736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7EB1E077" w14:textId="77777777" w:rsidTr="00245317">
        <w:trPr>
          <w:cantSplit/>
          <w:trHeight w:val="20"/>
          <w:ins w:id="7364" w:author="David Dayan" w:date="2021-12-03T17:13:00Z"/>
          <w:trPrChange w:id="736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366" w:author="David Dayan" w:date="2021-12-03T17:18:00Z">
              <w:tcPr>
                <w:tcW w:w="1563" w:type="dxa"/>
                <w:tcBorders>
                  <w:top w:val="nil"/>
                  <w:left w:val="nil"/>
                  <w:bottom w:val="nil"/>
                  <w:right w:val="nil"/>
                </w:tcBorders>
                <w:shd w:val="clear" w:color="auto" w:fill="auto"/>
                <w:noWrap/>
                <w:vAlign w:val="bottom"/>
                <w:hideMark/>
              </w:tcPr>
            </w:tcPrChange>
          </w:tcPr>
          <w:p w14:paraId="141A1A43" w14:textId="77777777" w:rsidR="00036D0E" w:rsidRPr="00036D0E" w:rsidRDefault="00036D0E" w:rsidP="00245317">
            <w:pPr>
              <w:spacing w:after="0" w:line="240" w:lineRule="auto"/>
              <w:jc w:val="center"/>
              <w:rPr>
                <w:ins w:id="7367" w:author="David Dayan" w:date="2021-12-03T17:13:00Z"/>
                <w:rFonts w:ascii="Calibri" w:eastAsia="Times New Roman" w:hAnsi="Calibri" w:cs="Times New Roman"/>
                <w:color w:val="000000"/>
                <w:sz w:val="16"/>
                <w:szCs w:val="16"/>
              </w:rPr>
            </w:pPr>
            <w:ins w:id="7368" w:author="David Dayan" w:date="2021-12-03T17:13:00Z">
              <w:r w:rsidRPr="00036D0E">
                <w:rPr>
                  <w:rFonts w:ascii="Calibri" w:eastAsia="Times New Roman" w:hAnsi="Calibri" w:cs="Times New Roman"/>
                  <w:color w:val="000000"/>
                  <w:sz w:val="16"/>
                  <w:szCs w:val="16"/>
                </w:rPr>
                <w:t>OtsAC20ROGR_0206</w:t>
              </w:r>
            </w:ins>
          </w:p>
        </w:tc>
        <w:tc>
          <w:tcPr>
            <w:tcW w:w="746" w:type="dxa"/>
            <w:tcBorders>
              <w:top w:val="nil"/>
              <w:left w:val="nil"/>
              <w:bottom w:val="nil"/>
              <w:right w:val="nil"/>
            </w:tcBorders>
            <w:shd w:val="clear" w:color="auto" w:fill="auto"/>
            <w:noWrap/>
            <w:vAlign w:val="bottom"/>
            <w:hideMark/>
            <w:tcPrChange w:id="7369" w:author="David Dayan" w:date="2021-12-03T17:18:00Z">
              <w:tcPr>
                <w:tcW w:w="746" w:type="dxa"/>
                <w:tcBorders>
                  <w:top w:val="nil"/>
                  <w:left w:val="nil"/>
                  <w:bottom w:val="nil"/>
                  <w:right w:val="nil"/>
                </w:tcBorders>
                <w:shd w:val="clear" w:color="auto" w:fill="auto"/>
                <w:noWrap/>
                <w:vAlign w:val="bottom"/>
                <w:hideMark/>
              </w:tcPr>
            </w:tcPrChange>
          </w:tcPr>
          <w:p w14:paraId="486E43BF" w14:textId="77777777" w:rsidR="00036D0E" w:rsidRPr="00036D0E" w:rsidRDefault="00036D0E" w:rsidP="00245317">
            <w:pPr>
              <w:spacing w:after="0" w:line="240" w:lineRule="auto"/>
              <w:jc w:val="center"/>
              <w:rPr>
                <w:ins w:id="7370" w:author="David Dayan" w:date="2021-12-03T17:13:00Z"/>
                <w:rFonts w:ascii="Calibri" w:eastAsia="Times New Roman" w:hAnsi="Calibri" w:cs="Times New Roman"/>
                <w:color w:val="000000"/>
                <w:sz w:val="16"/>
                <w:szCs w:val="16"/>
              </w:rPr>
            </w:pPr>
            <w:ins w:id="7371" w:author="David Dayan" w:date="2021-12-03T17:13:00Z">
              <w:r w:rsidRPr="00036D0E">
                <w:rPr>
                  <w:rFonts w:ascii="Calibri" w:eastAsia="Times New Roman" w:hAnsi="Calibri" w:cs="Times New Roman"/>
                  <w:color w:val="000000"/>
                  <w:sz w:val="16"/>
                  <w:szCs w:val="16"/>
                </w:rPr>
                <w:t>9/21/20</w:t>
              </w:r>
            </w:ins>
          </w:p>
        </w:tc>
        <w:tc>
          <w:tcPr>
            <w:tcW w:w="599" w:type="dxa"/>
            <w:tcBorders>
              <w:top w:val="nil"/>
              <w:left w:val="nil"/>
              <w:bottom w:val="nil"/>
              <w:right w:val="nil"/>
            </w:tcBorders>
            <w:shd w:val="clear" w:color="auto" w:fill="auto"/>
            <w:noWrap/>
            <w:vAlign w:val="bottom"/>
            <w:hideMark/>
            <w:tcPrChange w:id="7372" w:author="David Dayan" w:date="2021-12-03T17:18:00Z">
              <w:tcPr>
                <w:tcW w:w="599" w:type="dxa"/>
                <w:tcBorders>
                  <w:top w:val="nil"/>
                  <w:left w:val="nil"/>
                  <w:bottom w:val="nil"/>
                  <w:right w:val="nil"/>
                </w:tcBorders>
                <w:shd w:val="clear" w:color="auto" w:fill="auto"/>
                <w:noWrap/>
                <w:vAlign w:val="bottom"/>
                <w:hideMark/>
              </w:tcPr>
            </w:tcPrChange>
          </w:tcPr>
          <w:p w14:paraId="4929D432" w14:textId="77777777" w:rsidR="00036D0E" w:rsidRPr="00036D0E" w:rsidRDefault="00036D0E" w:rsidP="00245317">
            <w:pPr>
              <w:spacing w:after="0" w:line="240" w:lineRule="auto"/>
              <w:jc w:val="center"/>
              <w:rPr>
                <w:ins w:id="7373" w:author="David Dayan" w:date="2021-12-03T17:13:00Z"/>
                <w:rFonts w:ascii="Calibri" w:eastAsia="Times New Roman" w:hAnsi="Calibri" w:cs="Times New Roman"/>
                <w:color w:val="000000"/>
                <w:sz w:val="16"/>
                <w:szCs w:val="16"/>
              </w:rPr>
            </w:pPr>
            <w:ins w:id="7374" w:author="David Dayan" w:date="2021-12-03T17:13:00Z">
              <w:r w:rsidRPr="00036D0E">
                <w:rPr>
                  <w:rFonts w:ascii="Calibri" w:eastAsia="Times New Roman" w:hAnsi="Calibri" w:cs="Times New Roman"/>
                  <w:color w:val="000000"/>
                  <w:sz w:val="16"/>
                  <w:szCs w:val="16"/>
                </w:rPr>
                <w:t>265</w:t>
              </w:r>
            </w:ins>
          </w:p>
        </w:tc>
        <w:tc>
          <w:tcPr>
            <w:tcW w:w="1142" w:type="dxa"/>
            <w:tcBorders>
              <w:top w:val="nil"/>
              <w:left w:val="nil"/>
              <w:bottom w:val="nil"/>
              <w:right w:val="nil"/>
            </w:tcBorders>
            <w:shd w:val="clear" w:color="auto" w:fill="auto"/>
            <w:noWrap/>
            <w:vAlign w:val="bottom"/>
            <w:hideMark/>
            <w:tcPrChange w:id="7375" w:author="David Dayan" w:date="2021-12-03T17:18:00Z">
              <w:tcPr>
                <w:tcW w:w="1142" w:type="dxa"/>
                <w:tcBorders>
                  <w:top w:val="nil"/>
                  <w:left w:val="nil"/>
                  <w:bottom w:val="nil"/>
                  <w:right w:val="nil"/>
                </w:tcBorders>
                <w:shd w:val="clear" w:color="auto" w:fill="auto"/>
                <w:noWrap/>
                <w:vAlign w:val="bottom"/>
                <w:hideMark/>
              </w:tcPr>
            </w:tcPrChange>
          </w:tcPr>
          <w:p w14:paraId="64BE6BE3" w14:textId="77777777" w:rsidR="00036D0E" w:rsidRPr="00036D0E" w:rsidRDefault="00036D0E" w:rsidP="00245317">
            <w:pPr>
              <w:spacing w:after="0" w:line="240" w:lineRule="auto"/>
              <w:jc w:val="center"/>
              <w:rPr>
                <w:ins w:id="7376" w:author="David Dayan" w:date="2021-12-03T17:13:00Z"/>
                <w:rFonts w:ascii="Calibri" w:eastAsia="Times New Roman" w:hAnsi="Calibri" w:cs="Times New Roman"/>
                <w:color w:val="000000"/>
                <w:sz w:val="16"/>
                <w:szCs w:val="16"/>
              </w:rPr>
            </w:pPr>
            <w:ins w:id="737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378" w:author="David Dayan" w:date="2021-12-03T17:18:00Z">
              <w:tcPr>
                <w:tcW w:w="1440" w:type="dxa"/>
                <w:tcBorders>
                  <w:top w:val="nil"/>
                  <w:left w:val="nil"/>
                  <w:bottom w:val="nil"/>
                  <w:right w:val="nil"/>
                </w:tcBorders>
                <w:shd w:val="clear" w:color="auto" w:fill="auto"/>
                <w:noWrap/>
                <w:vAlign w:val="bottom"/>
                <w:hideMark/>
              </w:tcPr>
            </w:tcPrChange>
          </w:tcPr>
          <w:p w14:paraId="783DC89D" w14:textId="77777777" w:rsidR="00036D0E" w:rsidRPr="00036D0E" w:rsidRDefault="00036D0E" w:rsidP="00245317">
            <w:pPr>
              <w:spacing w:after="0" w:line="240" w:lineRule="auto"/>
              <w:jc w:val="center"/>
              <w:rPr>
                <w:ins w:id="7379" w:author="David Dayan" w:date="2021-12-03T17:13:00Z"/>
                <w:rFonts w:ascii="Calibri" w:eastAsia="Times New Roman" w:hAnsi="Calibri" w:cs="Times New Roman"/>
                <w:color w:val="000000"/>
                <w:sz w:val="16"/>
                <w:szCs w:val="16"/>
              </w:rPr>
            </w:pPr>
            <w:ins w:id="738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381" w:author="David Dayan" w:date="2021-12-03T17:18:00Z">
              <w:tcPr>
                <w:tcW w:w="1530" w:type="dxa"/>
                <w:tcBorders>
                  <w:top w:val="nil"/>
                  <w:left w:val="nil"/>
                  <w:bottom w:val="nil"/>
                  <w:right w:val="nil"/>
                </w:tcBorders>
                <w:shd w:val="clear" w:color="auto" w:fill="auto"/>
                <w:noWrap/>
                <w:vAlign w:val="bottom"/>
                <w:hideMark/>
              </w:tcPr>
            </w:tcPrChange>
          </w:tcPr>
          <w:p w14:paraId="7546377A" w14:textId="77777777" w:rsidR="00036D0E" w:rsidRPr="00036D0E" w:rsidRDefault="00036D0E" w:rsidP="00245317">
            <w:pPr>
              <w:spacing w:after="0" w:line="240" w:lineRule="auto"/>
              <w:jc w:val="center"/>
              <w:rPr>
                <w:ins w:id="7382" w:author="David Dayan" w:date="2021-12-03T17:13:00Z"/>
                <w:rFonts w:ascii="Calibri" w:eastAsia="Times New Roman" w:hAnsi="Calibri" w:cs="Times New Roman"/>
                <w:color w:val="000000"/>
                <w:sz w:val="16"/>
                <w:szCs w:val="16"/>
              </w:rPr>
            </w:pPr>
            <w:ins w:id="738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384" w:author="David Dayan" w:date="2021-12-03T17:18:00Z">
              <w:tcPr>
                <w:tcW w:w="898" w:type="dxa"/>
                <w:tcBorders>
                  <w:top w:val="nil"/>
                  <w:left w:val="nil"/>
                  <w:bottom w:val="nil"/>
                  <w:right w:val="nil"/>
                </w:tcBorders>
                <w:shd w:val="clear" w:color="auto" w:fill="auto"/>
                <w:noWrap/>
                <w:vAlign w:val="bottom"/>
                <w:hideMark/>
              </w:tcPr>
            </w:tcPrChange>
          </w:tcPr>
          <w:p w14:paraId="21CB3AAF" w14:textId="77777777" w:rsidR="00036D0E" w:rsidRPr="00036D0E" w:rsidRDefault="00036D0E" w:rsidP="00245317">
            <w:pPr>
              <w:spacing w:after="0" w:line="240" w:lineRule="auto"/>
              <w:jc w:val="center"/>
              <w:rPr>
                <w:ins w:id="7385" w:author="David Dayan" w:date="2021-12-03T17:13:00Z"/>
                <w:rFonts w:ascii="Calibri" w:eastAsia="Times New Roman" w:hAnsi="Calibri" w:cs="Times New Roman"/>
                <w:color w:val="000000"/>
                <w:sz w:val="16"/>
                <w:szCs w:val="16"/>
              </w:rPr>
            </w:pPr>
            <w:ins w:id="738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387" w:author="David Dayan" w:date="2021-12-03T17:18:00Z">
              <w:tcPr>
                <w:tcW w:w="902" w:type="dxa"/>
                <w:tcBorders>
                  <w:top w:val="nil"/>
                  <w:left w:val="nil"/>
                  <w:bottom w:val="nil"/>
                  <w:right w:val="nil"/>
                </w:tcBorders>
                <w:shd w:val="clear" w:color="auto" w:fill="auto"/>
                <w:noWrap/>
                <w:vAlign w:val="bottom"/>
                <w:hideMark/>
              </w:tcPr>
            </w:tcPrChange>
          </w:tcPr>
          <w:p w14:paraId="0C970CB1" w14:textId="77777777" w:rsidR="00036D0E" w:rsidRPr="00036D0E" w:rsidRDefault="00036D0E" w:rsidP="00245317">
            <w:pPr>
              <w:spacing w:after="0" w:line="240" w:lineRule="auto"/>
              <w:jc w:val="center"/>
              <w:rPr>
                <w:ins w:id="7388" w:author="David Dayan" w:date="2021-12-03T17:13:00Z"/>
                <w:rFonts w:ascii="Calibri" w:eastAsia="Times New Roman" w:hAnsi="Calibri" w:cs="Times New Roman"/>
                <w:color w:val="000000"/>
                <w:sz w:val="16"/>
                <w:szCs w:val="16"/>
              </w:rPr>
            </w:pPr>
            <w:ins w:id="738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390" w:author="David Dayan" w:date="2021-12-03T17:18:00Z">
              <w:tcPr>
                <w:tcW w:w="2160" w:type="dxa"/>
                <w:tcBorders>
                  <w:top w:val="nil"/>
                  <w:left w:val="nil"/>
                  <w:bottom w:val="nil"/>
                  <w:right w:val="nil"/>
                </w:tcBorders>
                <w:shd w:val="clear" w:color="auto" w:fill="auto"/>
                <w:noWrap/>
                <w:vAlign w:val="bottom"/>
                <w:hideMark/>
              </w:tcPr>
            </w:tcPrChange>
          </w:tcPr>
          <w:p w14:paraId="19CE8FDC" w14:textId="77777777" w:rsidR="00036D0E" w:rsidRPr="00036D0E" w:rsidRDefault="00036D0E" w:rsidP="00245317">
            <w:pPr>
              <w:spacing w:after="0" w:line="240" w:lineRule="auto"/>
              <w:jc w:val="center"/>
              <w:rPr>
                <w:ins w:id="7391" w:author="David Dayan" w:date="2021-12-03T17:13:00Z"/>
                <w:rFonts w:ascii="Calibri" w:eastAsia="Times New Roman" w:hAnsi="Calibri" w:cs="Times New Roman"/>
                <w:color w:val="000000"/>
                <w:sz w:val="16"/>
                <w:szCs w:val="16"/>
              </w:rPr>
            </w:pPr>
            <w:proofErr w:type="spellStart"/>
            <w:ins w:id="739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393" w:author="David Dayan" w:date="2021-12-03T17:18:00Z">
              <w:tcPr>
                <w:tcW w:w="2876" w:type="dxa"/>
                <w:gridSpan w:val="2"/>
                <w:tcBorders>
                  <w:top w:val="nil"/>
                  <w:left w:val="nil"/>
                  <w:bottom w:val="nil"/>
                  <w:right w:val="nil"/>
                </w:tcBorders>
                <w:shd w:val="clear" w:color="auto" w:fill="auto"/>
                <w:noWrap/>
                <w:vAlign w:val="bottom"/>
                <w:hideMark/>
              </w:tcPr>
            </w:tcPrChange>
          </w:tcPr>
          <w:p w14:paraId="2471AF2F" w14:textId="77777777" w:rsidR="00036D0E" w:rsidRPr="00036D0E" w:rsidRDefault="00036D0E" w:rsidP="00245317">
            <w:pPr>
              <w:spacing w:after="0" w:line="240" w:lineRule="auto"/>
              <w:jc w:val="center"/>
              <w:rPr>
                <w:ins w:id="7394" w:author="David Dayan" w:date="2021-12-03T17:13:00Z"/>
                <w:rFonts w:ascii="Calibri" w:eastAsia="Times New Roman" w:hAnsi="Calibri" w:cs="Times New Roman"/>
                <w:color w:val="000000"/>
                <w:sz w:val="16"/>
                <w:szCs w:val="16"/>
              </w:rPr>
            </w:pPr>
            <w:proofErr w:type="spellStart"/>
            <w:ins w:id="739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396" w:author="David Dayan" w:date="2021-12-03T17:18:00Z">
              <w:tcPr>
                <w:tcW w:w="1426" w:type="dxa"/>
                <w:tcBorders>
                  <w:top w:val="nil"/>
                  <w:left w:val="nil"/>
                  <w:bottom w:val="nil"/>
                  <w:right w:val="nil"/>
                </w:tcBorders>
                <w:shd w:val="clear" w:color="auto" w:fill="auto"/>
                <w:noWrap/>
                <w:vAlign w:val="bottom"/>
                <w:hideMark/>
              </w:tcPr>
            </w:tcPrChange>
          </w:tcPr>
          <w:p w14:paraId="385A63C2" w14:textId="77777777" w:rsidR="00036D0E" w:rsidRPr="00036D0E" w:rsidRDefault="00036D0E" w:rsidP="00245317">
            <w:pPr>
              <w:spacing w:after="0" w:line="240" w:lineRule="auto"/>
              <w:jc w:val="center"/>
              <w:rPr>
                <w:ins w:id="7397" w:author="David Dayan" w:date="2021-12-03T17:13:00Z"/>
                <w:rFonts w:ascii="Calibri" w:eastAsia="Times New Roman" w:hAnsi="Calibri" w:cs="Times New Roman"/>
                <w:color w:val="000000"/>
                <w:sz w:val="16"/>
                <w:szCs w:val="16"/>
              </w:rPr>
            </w:pPr>
            <w:proofErr w:type="spellStart"/>
            <w:ins w:id="739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27E13E3C" w14:textId="77777777" w:rsidTr="00245317">
        <w:trPr>
          <w:cantSplit/>
          <w:trHeight w:val="20"/>
          <w:ins w:id="7399" w:author="David Dayan" w:date="2021-12-03T17:13:00Z"/>
          <w:trPrChange w:id="740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401" w:author="David Dayan" w:date="2021-12-03T17:18:00Z">
              <w:tcPr>
                <w:tcW w:w="1563" w:type="dxa"/>
                <w:tcBorders>
                  <w:top w:val="nil"/>
                  <w:left w:val="nil"/>
                  <w:bottom w:val="nil"/>
                  <w:right w:val="nil"/>
                </w:tcBorders>
                <w:shd w:val="clear" w:color="auto" w:fill="auto"/>
                <w:noWrap/>
                <w:vAlign w:val="bottom"/>
                <w:hideMark/>
              </w:tcPr>
            </w:tcPrChange>
          </w:tcPr>
          <w:p w14:paraId="08FD3104" w14:textId="77777777" w:rsidR="00036D0E" w:rsidRPr="00036D0E" w:rsidRDefault="00036D0E" w:rsidP="00245317">
            <w:pPr>
              <w:spacing w:after="0" w:line="240" w:lineRule="auto"/>
              <w:jc w:val="center"/>
              <w:rPr>
                <w:ins w:id="7402" w:author="David Dayan" w:date="2021-12-03T17:13:00Z"/>
                <w:rFonts w:ascii="Calibri" w:eastAsia="Times New Roman" w:hAnsi="Calibri" w:cs="Times New Roman"/>
                <w:color w:val="000000"/>
                <w:sz w:val="16"/>
                <w:szCs w:val="16"/>
              </w:rPr>
            </w:pPr>
            <w:ins w:id="7403" w:author="David Dayan" w:date="2021-12-03T17:13:00Z">
              <w:r w:rsidRPr="00036D0E">
                <w:rPr>
                  <w:rFonts w:ascii="Calibri" w:eastAsia="Times New Roman" w:hAnsi="Calibri" w:cs="Times New Roman"/>
                  <w:color w:val="000000"/>
                  <w:sz w:val="16"/>
                  <w:szCs w:val="16"/>
                </w:rPr>
                <w:t>OtsAC20ROGR_0207</w:t>
              </w:r>
            </w:ins>
          </w:p>
        </w:tc>
        <w:tc>
          <w:tcPr>
            <w:tcW w:w="746" w:type="dxa"/>
            <w:tcBorders>
              <w:top w:val="nil"/>
              <w:left w:val="nil"/>
              <w:bottom w:val="nil"/>
              <w:right w:val="nil"/>
            </w:tcBorders>
            <w:shd w:val="clear" w:color="auto" w:fill="auto"/>
            <w:noWrap/>
            <w:vAlign w:val="bottom"/>
            <w:hideMark/>
            <w:tcPrChange w:id="7404" w:author="David Dayan" w:date="2021-12-03T17:18:00Z">
              <w:tcPr>
                <w:tcW w:w="746" w:type="dxa"/>
                <w:tcBorders>
                  <w:top w:val="nil"/>
                  <w:left w:val="nil"/>
                  <w:bottom w:val="nil"/>
                  <w:right w:val="nil"/>
                </w:tcBorders>
                <w:shd w:val="clear" w:color="auto" w:fill="auto"/>
                <w:noWrap/>
                <w:vAlign w:val="bottom"/>
                <w:hideMark/>
              </w:tcPr>
            </w:tcPrChange>
          </w:tcPr>
          <w:p w14:paraId="744E1CA0" w14:textId="77777777" w:rsidR="00036D0E" w:rsidRPr="00036D0E" w:rsidRDefault="00036D0E" w:rsidP="00245317">
            <w:pPr>
              <w:spacing w:after="0" w:line="240" w:lineRule="auto"/>
              <w:jc w:val="center"/>
              <w:rPr>
                <w:ins w:id="7405" w:author="David Dayan" w:date="2021-12-03T17:13:00Z"/>
                <w:rFonts w:ascii="Calibri" w:eastAsia="Times New Roman" w:hAnsi="Calibri" w:cs="Times New Roman"/>
                <w:color w:val="000000"/>
                <w:sz w:val="16"/>
                <w:szCs w:val="16"/>
              </w:rPr>
            </w:pPr>
            <w:ins w:id="7406" w:author="David Dayan" w:date="2021-12-03T17:13:00Z">
              <w:r w:rsidRPr="00036D0E">
                <w:rPr>
                  <w:rFonts w:ascii="Calibri" w:eastAsia="Times New Roman" w:hAnsi="Calibri" w:cs="Times New Roman"/>
                  <w:color w:val="000000"/>
                  <w:sz w:val="16"/>
                  <w:szCs w:val="16"/>
                </w:rPr>
                <w:t>9/23/20</w:t>
              </w:r>
            </w:ins>
          </w:p>
        </w:tc>
        <w:tc>
          <w:tcPr>
            <w:tcW w:w="599" w:type="dxa"/>
            <w:tcBorders>
              <w:top w:val="nil"/>
              <w:left w:val="nil"/>
              <w:bottom w:val="nil"/>
              <w:right w:val="nil"/>
            </w:tcBorders>
            <w:shd w:val="clear" w:color="auto" w:fill="auto"/>
            <w:noWrap/>
            <w:vAlign w:val="bottom"/>
            <w:hideMark/>
            <w:tcPrChange w:id="7407" w:author="David Dayan" w:date="2021-12-03T17:18:00Z">
              <w:tcPr>
                <w:tcW w:w="599" w:type="dxa"/>
                <w:tcBorders>
                  <w:top w:val="nil"/>
                  <w:left w:val="nil"/>
                  <w:bottom w:val="nil"/>
                  <w:right w:val="nil"/>
                </w:tcBorders>
                <w:shd w:val="clear" w:color="auto" w:fill="auto"/>
                <w:noWrap/>
                <w:vAlign w:val="bottom"/>
                <w:hideMark/>
              </w:tcPr>
            </w:tcPrChange>
          </w:tcPr>
          <w:p w14:paraId="73AD0C79" w14:textId="77777777" w:rsidR="00036D0E" w:rsidRPr="00036D0E" w:rsidRDefault="00036D0E" w:rsidP="00245317">
            <w:pPr>
              <w:spacing w:after="0" w:line="240" w:lineRule="auto"/>
              <w:jc w:val="center"/>
              <w:rPr>
                <w:ins w:id="7408" w:author="David Dayan" w:date="2021-12-03T17:13:00Z"/>
                <w:rFonts w:ascii="Calibri" w:eastAsia="Times New Roman" w:hAnsi="Calibri" w:cs="Times New Roman"/>
                <w:color w:val="000000"/>
                <w:sz w:val="16"/>
                <w:szCs w:val="16"/>
              </w:rPr>
            </w:pPr>
            <w:ins w:id="7409" w:author="David Dayan" w:date="2021-12-03T17:13:00Z">
              <w:r w:rsidRPr="00036D0E">
                <w:rPr>
                  <w:rFonts w:ascii="Calibri" w:eastAsia="Times New Roman" w:hAnsi="Calibri" w:cs="Times New Roman"/>
                  <w:color w:val="000000"/>
                  <w:sz w:val="16"/>
                  <w:szCs w:val="16"/>
                </w:rPr>
                <w:t>267</w:t>
              </w:r>
            </w:ins>
          </w:p>
        </w:tc>
        <w:tc>
          <w:tcPr>
            <w:tcW w:w="1142" w:type="dxa"/>
            <w:tcBorders>
              <w:top w:val="nil"/>
              <w:left w:val="nil"/>
              <w:bottom w:val="nil"/>
              <w:right w:val="nil"/>
            </w:tcBorders>
            <w:shd w:val="clear" w:color="auto" w:fill="auto"/>
            <w:noWrap/>
            <w:vAlign w:val="bottom"/>
            <w:hideMark/>
            <w:tcPrChange w:id="7410" w:author="David Dayan" w:date="2021-12-03T17:18:00Z">
              <w:tcPr>
                <w:tcW w:w="1142" w:type="dxa"/>
                <w:tcBorders>
                  <w:top w:val="nil"/>
                  <w:left w:val="nil"/>
                  <w:bottom w:val="nil"/>
                  <w:right w:val="nil"/>
                </w:tcBorders>
                <w:shd w:val="clear" w:color="auto" w:fill="auto"/>
                <w:noWrap/>
                <w:vAlign w:val="bottom"/>
                <w:hideMark/>
              </w:tcPr>
            </w:tcPrChange>
          </w:tcPr>
          <w:p w14:paraId="50C482F4" w14:textId="77777777" w:rsidR="00036D0E" w:rsidRPr="00036D0E" w:rsidRDefault="00036D0E" w:rsidP="00245317">
            <w:pPr>
              <w:spacing w:after="0" w:line="240" w:lineRule="auto"/>
              <w:jc w:val="center"/>
              <w:rPr>
                <w:ins w:id="7411" w:author="David Dayan" w:date="2021-12-03T17:13:00Z"/>
                <w:rFonts w:ascii="Calibri" w:eastAsia="Times New Roman" w:hAnsi="Calibri" w:cs="Times New Roman"/>
                <w:color w:val="000000"/>
                <w:sz w:val="16"/>
                <w:szCs w:val="16"/>
              </w:rPr>
            </w:pPr>
            <w:ins w:id="741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413" w:author="David Dayan" w:date="2021-12-03T17:18:00Z">
              <w:tcPr>
                <w:tcW w:w="1440" w:type="dxa"/>
                <w:tcBorders>
                  <w:top w:val="nil"/>
                  <w:left w:val="nil"/>
                  <w:bottom w:val="nil"/>
                  <w:right w:val="nil"/>
                </w:tcBorders>
                <w:shd w:val="clear" w:color="auto" w:fill="auto"/>
                <w:noWrap/>
                <w:vAlign w:val="bottom"/>
                <w:hideMark/>
              </w:tcPr>
            </w:tcPrChange>
          </w:tcPr>
          <w:p w14:paraId="1DE0B45E" w14:textId="77777777" w:rsidR="00036D0E" w:rsidRPr="00036D0E" w:rsidRDefault="00036D0E" w:rsidP="00245317">
            <w:pPr>
              <w:spacing w:after="0" w:line="240" w:lineRule="auto"/>
              <w:jc w:val="center"/>
              <w:rPr>
                <w:ins w:id="7414" w:author="David Dayan" w:date="2021-12-03T17:13:00Z"/>
                <w:rFonts w:ascii="Calibri" w:eastAsia="Times New Roman" w:hAnsi="Calibri" w:cs="Times New Roman"/>
                <w:color w:val="000000"/>
                <w:sz w:val="16"/>
                <w:szCs w:val="16"/>
              </w:rPr>
            </w:pPr>
            <w:ins w:id="741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416" w:author="David Dayan" w:date="2021-12-03T17:18:00Z">
              <w:tcPr>
                <w:tcW w:w="1530" w:type="dxa"/>
                <w:tcBorders>
                  <w:top w:val="nil"/>
                  <w:left w:val="nil"/>
                  <w:bottom w:val="nil"/>
                  <w:right w:val="nil"/>
                </w:tcBorders>
                <w:shd w:val="clear" w:color="auto" w:fill="auto"/>
                <w:noWrap/>
                <w:vAlign w:val="bottom"/>
                <w:hideMark/>
              </w:tcPr>
            </w:tcPrChange>
          </w:tcPr>
          <w:p w14:paraId="507438F0" w14:textId="77777777" w:rsidR="00036D0E" w:rsidRPr="00036D0E" w:rsidRDefault="00036D0E" w:rsidP="00245317">
            <w:pPr>
              <w:spacing w:after="0" w:line="240" w:lineRule="auto"/>
              <w:jc w:val="center"/>
              <w:rPr>
                <w:ins w:id="7417" w:author="David Dayan" w:date="2021-12-03T17:13:00Z"/>
                <w:rFonts w:ascii="Calibri" w:eastAsia="Times New Roman" w:hAnsi="Calibri" w:cs="Times New Roman"/>
                <w:color w:val="000000"/>
                <w:sz w:val="16"/>
                <w:szCs w:val="16"/>
              </w:rPr>
            </w:pPr>
            <w:ins w:id="741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419" w:author="David Dayan" w:date="2021-12-03T17:18:00Z">
              <w:tcPr>
                <w:tcW w:w="898" w:type="dxa"/>
                <w:tcBorders>
                  <w:top w:val="nil"/>
                  <w:left w:val="nil"/>
                  <w:bottom w:val="nil"/>
                  <w:right w:val="nil"/>
                </w:tcBorders>
                <w:shd w:val="clear" w:color="auto" w:fill="auto"/>
                <w:noWrap/>
                <w:vAlign w:val="bottom"/>
                <w:hideMark/>
              </w:tcPr>
            </w:tcPrChange>
          </w:tcPr>
          <w:p w14:paraId="15B93146" w14:textId="77777777" w:rsidR="00036D0E" w:rsidRPr="00036D0E" w:rsidRDefault="00036D0E" w:rsidP="00245317">
            <w:pPr>
              <w:spacing w:after="0" w:line="240" w:lineRule="auto"/>
              <w:jc w:val="center"/>
              <w:rPr>
                <w:ins w:id="7420" w:author="David Dayan" w:date="2021-12-03T17:13:00Z"/>
                <w:rFonts w:ascii="Calibri" w:eastAsia="Times New Roman" w:hAnsi="Calibri" w:cs="Times New Roman"/>
                <w:color w:val="000000"/>
                <w:sz w:val="16"/>
                <w:szCs w:val="16"/>
              </w:rPr>
            </w:pPr>
            <w:ins w:id="742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422" w:author="David Dayan" w:date="2021-12-03T17:18:00Z">
              <w:tcPr>
                <w:tcW w:w="902" w:type="dxa"/>
                <w:tcBorders>
                  <w:top w:val="nil"/>
                  <w:left w:val="nil"/>
                  <w:bottom w:val="nil"/>
                  <w:right w:val="nil"/>
                </w:tcBorders>
                <w:shd w:val="clear" w:color="auto" w:fill="auto"/>
                <w:noWrap/>
                <w:vAlign w:val="bottom"/>
                <w:hideMark/>
              </w:tcPr>
            </w:tcPrChange>
          </w:tcPr>
          <w:p w14:paraId="7CA3F4FC" w14:textId="77777777" w:rsidR="00036D0E" w:rsidRPr="00036D0E" w:rsidRDefault="00036D0E" w:rsidP="00245317">
            <w:pPr>
              <w:spacing w:after="0" w:line="240" w:lineRule="auto"/>
              <w:jc w:val="center"/>
              <w:rPr>
                <w:ins w:id="7423" w:author="David Dayan" w:date="2021-12-03T17:13:00Z"/>
                <w:rFonts w:ascii="Calibri" w:eastAsia="Times New Roman" w:hAnsi="Calibri" w:cs="Times New Roman"/>
                <w:color w:val="000000"/>
                <w:sz w:val="16"/>
                <w:szCs w:val="16"/>
              </w:rPr>
            </w:pPr>
            <w:ins w:id="742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425" w:author="David Dayan" w:date="2021-12-03T17:18:00Z">
              <w:tcPr>
                <w:tcW w:w="2160" w:type="dxa"/>
                <w:tcBorders>
                  <w:top w:val="nil"/>
                  <w:left w:val="nil"/>
                  <w:bottom w:val="nil"/>
                  <w:right w:val="nil"/>
                </w:tcBorders>
                <w:shd w:val="clear" w:color="auto" w:fill="auto"/>
                <w:noWrap/>
                <w:vAlign w:val="bottom"/>
                <w:hideMark/>
              </w:tcPr>
            </w:tcPrChange>
          </w:tcPr>
          <w:p w14:paraId="38FA6E58" w14:textId="77777777" w:rsidR="00036D0E" w:rsidRPr="00036D0E" w:rsidRDefault="00036D0E" w:rsidP="00245317">
            <w:pPr>
              <w:spacing w:after="0" w:line="240" w:lineRule="auto"/>
              <w:jc w:val="center"/>
              <w:rPr>
                <w:ins w:id="7426" w:author="David Dayan" w:date="2021-12-03T17:13:00Z"/>
                <w:rFonts w:ascii="Calibri" w:eastAsia="Times New Roman" w:hAnsi="Calibri" w:cs="Times New Roman"/>
                <w:color w:val="000000"/>
                <w:sz w:val="16"/>
                <w:szCs w:val="16"/>
              </w:rPr>
            </w:pPr>
            <w:proofErr w:type="spellStart"/>
            <w:ins w:id="742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428" w:author="David Dayan" w:date="2021-12-03T17:18:00Z">
              <w:tcPr>
                <w:tcW w:w="2876" w:type="dxa"/>
                <w:gridSpan w:val="2"/>
                <w:tcBorders>
                  <w:top w:val="nil"/>
                  <w:left w:val="nil"/>
                  <w:bottom w:val="nil"/>
                  <w:right w:val="nil"/>
                </w:tcBorders>
                <w:shd w:val="clear" w:color="auto" w:fill="auto"/>
                <w:noWrap/>
                <w:vAlign w:val="bottom"/>
                <w:hideMark/>
              </w:tcPr>
            </w:tcPrChange>
          </w:tcPr>
          <w:p w14:paraId="7A67F71D" w14:textId="77777777" w:rsidR="00036D0E" w:rsidRPr="00036D0E" w:rsidRDefault="00036D0E" w:rsidP="00245317">
            <w:pPr>
              <w:spacing w:after="0" w:line="240" w:lineRule="auto"/>
              <w:jc w:val="center"/>
              <w:rPr>
                <w:ins w:id="7429" w:author="David Dayan" w:date="2021-12-03T17:13:00Z"/>
                <w:rFonts w:ascii="Calibri" w:eastAsia="Times New Roman" w:hAnsi="Calibri" w:cs="Times New Roman"/>
                <w:color w:val="000000"/>
                <w:sz w:val="16"/>
                <w:szCs w:val="16"/>
              </w:rPr>
            </w:pPr>
            <w:proofErr w:type="spellStart"/>
            <w:ins w:id="743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431" w:author="David Dayan" w:date="2021-12-03T17:18:00Z">
              <w:tcPr>
                <w:tcW w:w="1426" w:type="dxa"/>
                <w:tcBorders>
                  <w:top w:val="nil"/>
                  <w:left w:val="nil"/>
                  <w:bottom w:val="nil"/>
                  <w:right w:val="nil"/>
                </w:tcBorders>
                <w:shd w:val="clear" w:color="auto" w:fill="auto"/>
                <w:noWrap/>
                <w:vAlign w:val="bottom"/>
                <w:hideMark/>
              </w:tcPr>
            </w:tcPrChange>
          </w:tcPr>
          <w:p w14:paraId="018008E1" w14:textId="77777777" w:rsidR="00036D0E" w:rsidRPr="00036D0E" w:rsidRDefault="00036D0E" w:rsidP="00245317">
            <w:pPr>
              <w:spacing w:after="0" w:line="240" w:lineRule="auto"/>
              <w:jc w:val="center"/>
              <w:rPr>
                <w:ins w:id="7432" w:author="David Dayan" w:date="2021-12-03T17:13:00Z"/>
                <w:rFonts w:ascii="Calibri" w:eastAsia="Times New Roman" w:hAnsi="Calibri" w:cs="Times New Roman"/>
                <w:color w:val="000000"/>
                <w:sz w:val="16"/>
                <w:szCs w:val="16"/>
              </w:rPr>
            </w:pPr>
            <w:proofErr w:type="spellStart"/>
            <w:ins w:id="743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66F3F913" w14:textId="77777777" w:rsidTr="00245317">
        <w:trPr>
          <w:cantSplit/>
          <w:trHeight w:val="20"/>
          <w:ins w:id="7434" w:author="David Dayan" w:date="2021-12-03T17:13:00Z"/>
          <w:trPrChange w:id="743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436" w:author="David Dayan" w:date="2021-12-03T17:18:00Z">
              <w:tcPr>
                <w:tcW w:w="1563" w:type="dxa"/>
                <w:tcBorders>
                  <w:top w:val="nil"/>
                  <w:left w:val="nil"/>
                  <w:bottom w:val="nil"/>
                  <w:right w:val="nil"/>
                </w:tcBorders>
                <w:shd w:val="clear" w:color="auto" w:fill="auto"/>
                <w:noWrap/>
                <w:vAlign w:val="bottom"/>
                <w:hideMark/>
              </w:tcPr>
            </w:tcPrChange>
          </w:tcPr>
          <w:p w14:paraId="071D5ADE" w14:textId="77777777" w:rsidR="00036D0E" w:rsidRPr="00036D0E" w:rsidRDefault="00036D0E" w:rsidP="00245317">
            <w:pPr>
              <w:spacing w:after="0" w:line="240" w:lineRule="auto"/>
              <w:jc w:val="center"/>
              <w:rPr>
                <w:ins w:id="7437" w:author="David Dayan" w:date="2021-12-03T17:13:00Z"/>
                <w:rFonts w:ascii="Calibri" w:eastAsia="Times New Roman" w:hAnsi="Calibri" w:cs="Times New Roman"/>
                <w:color w:val="000000"/>
                <w:sz w:val="16"/>
                <w:szCs w:val="16"/>
              </w:rPr>
            </w:pPr>
            <w:ins w:id="7438" w:author="David Dayan" w:date="2021-12-03T17:13:00Z">
              <w:r w:rsidRPr="00036D0E">
                <w:rPr>
                  <w:rFonts w:ascii="Calibri" w:eastAsia="Times New Roman" w:hAnsi="Calibri" w:cs="Times New Roman"/>
                  <w:color w:val="000000"/>
                  <w:sz w:val="16"/>
                  <w:szCs w:val="16"/>
                </w:rPr>
                <w:t>OtsAC20ROGR_0208</w:t>
              </w:r>
            </w:ins>
          </w:p>
        </w:tc>
        <w:tc>
          <w:tcPr>
            <w:tcW w:w="746" w:type="dxa"/>
            <w:tcBorders>
              <w:top w:val="nil"/>
              <w:left w:val="nil"/>
              <w:bottom w:val="nil"/>
              <w:right w:val="nil"/>
            </w:tcBorders>
            <w:shd w:val="clear" w:color="auto" w:fill="auto"/>
            <w:noWrap/>
            <w:vAlign w:val="bottom"/>
            <w:hideMark/>
            <w:tcPrChange w:id="7439" w:author="David Dayan" w:date="2021-12-03T17:18:00Z">
              <w:tcPr>
                <w:tcW w:w="746" w:type="dxa"/>
                <w:tcBorders>
                  <w:top w:val="nil"/>
                  <w:left w:val="nil"/>
                  <w:bottom w:val="nil"/>
                  <w:right w:val="nil"/>
                </w:tcBorders>
                <w:shd w:val="clear" w:color="auto" w:fill="auto"/>
                <w:noWrap/>
                <w:vAlign w:val="bottom"/>
                <w:hideMark/>
              </w:tcPr>
            </w:tcPrChange>
          </w:tcPr>
          <w:p w14:paraId="0C33B82D" w14:textId="77777777" w:rsidR="00036D0E" w:rsidRPr="00036D0E" w:rsidRDefault="00036D0E" w:rsidP="00245317">
            <w:pPr>
              <w:spacing w:after="0" w:line="240" w:lineRule="auto"/>
              <w:jc w:val="center"/>
              <w:rPr>
                <w:ins w:id="7440" w:author="David Dayan" w:date="2021-12-03T17:13:00Z"/>
                <w:rFonts w:ascii="Calibri" w:eastAsia="Times New Roman" w:hAnsi="Calibri" w:cs="Times New Roman"/>
                <w:color w:val="000000"/>
                <w:sz w:val="16"/>
                <w:szCs w:val="16"/>
              </w:rPr>
            </w:pPr>
            <w:ins w:id="7441" w:author="David Dayan" w:date="2021-12-03T17:13:00Z">
              <w:r w:rsidRPr="00036D0E">
                <w:rPr>
                  <w:rFonts w:ascii="Calibri" w:eastAsia="Times New Roman" w:hAnsi="Calibri" w:cs="Times New Roman"/>
                  <w:color w:val="000000"/>
                  <w:sz w:val="16"/>
                  <w:szCs w:val="16"/>
                </w:rPr>
                <w:t>9/23/20</w:t>
              </w:r>
            </w:ins>
          </w:p>
        </w:tc>
        <w:tc>
          <w:tcPr>
            <w:tcW w:w="599" w:type="dxa"/>
            <w:tcBorders>
              <w:top w:val="nil"/>
              <w:left w:val="nil"/>
              <w:bottom w:val="nil"/>
              <w:right w:val="nil"/>
            </w:tcBorders>
            <w:shd w:val="clear" w:color="auto" w:fill="auto"/>
            <w:noWrap/>
            <w:vAlign w:val="bottom"/>
            <w:hideMark/>
            <w:tcPrChange w:id="7442" w:author="David Dayan" w:date="2021-12-03T17:18:00Z">
              <w:tcPr>
                <w:tcW w:w="599" w:type="dxa"/>
                <w:tcBorders>
                  <w:top w:val="nil"/>
                  <w:left w:val="nil"/>
                  <w:bottom w:val="nil"/>
                  <w:right w:val="nil"/>
                </w:tcBorders>
                <w:shd w:val="clear" w:color="auto" w:fill="auto"/>
                <w:noWrap/>
                <w:vAlign w:val="bottom"/>
                <w:hideMark/>
              </w:tcPr>
            </w:tcPrChange>
          </w:tcPr>
          <w:p w14:paraId="372D570D" w14:textId="77777777" w:rsidR="00036D0E" w:rsidRPr="00036D0E" w:rsidRDefault="00036D0E" w:rsidP="00245317">
            <w:pPr>
              <w:spacing w:after="0" w:line="240" w:lineRule="auto"/>
              <w:jc w:val="center"/>
              <w:rPr>
                <w:ins w:id="7443" w:author="David Dayan" w:date="2021-12-03T17:13:00Z"/>
                <w:rFonts w:ascii="Calibri" w:eastAsia="Times New Roman" w:hAnsi="Calibri" w:cs="Times New Roman"/>
                <w:color w:val="000000"/>
                <w:sz w:val="16"/>
                <w:szCs w:val="16"/>
              </w:rPr>
            </w:pPr>
            <w:ins w:id="7444" w:author="David Dayan" w:date="2021-12-03T17:13:00Z">
              <w:r w:rsidRPr="00036D0E">
                <w:rPr>
                  <w:rFonts w:ascii="Calibri" w:eastAsia="Times New Roman" w:hAnsi="Calibri" w:cs="Times New Roman"/>
                  <w:color w:val="000000"/>
                  <w:sz w:val="16"/>
                  <w:szCs w:val="16"/>
                </w:rPr>
                <w:t>267</w:t>
              </w:r>
            </w:ins>
          </w:p>
        </w:tc>
        <w:tc>
          <w:tcPr>
            <w:tcW w:w="1142" w:type="dxa"/>
            <w:tcBorders>
              <w:top w:val="nil"/>
              <w:left w:val="nil"/>
              <w:bottom w:val="nil"/>
              <w:right w:val="nil"/>
            </w:tcBorders>
            <w:shd w:val="clear" w:color="auto" w:fill="auto"/>
            <w:noWrap/>
            <w:vAlign w:val="bottom"/>
            <w:hideMark/>
            <w:tcPrChange w:id="7445" w:author="David Dayan" w:date="2021-12-03T17:18:00Z">
              <w:tcPr>
                <w:tcW w:w="1142" w:type="dxa"/>
                <w:tcBorders>
                  <w:top w:val="nil"/>
                  <w:left w:val="nil"/>
                  <w:bottom w:val="nil"/>
                  <w:right w:val="nil"/>
                </w:tcBorders>
                <w:shd w:val="clear" w:color="auto" w:fill="auto"/>
                <w:noWrap/>
                <w:vAlign w:val="bottom"/>
                <w:hideMark/>
              </w:tcPr>
            </w:tcPrChange>
          </w:tcPr>
          <w:p w14:paraId="61714E7F" w14:textId="77777777" w:rsidR="00036D0E" w:rsidRPr="00036D0E" w:rsidRDefault="00036D0E" w:rsidP="00245317">
            <w:pPr>
              <w:spacing w:after="0" w:line="240" w:lineRule="auto"/>
              <w:jc w:val="center"/>
              <w:rPr>
                <w:ins w:id="7446" w:author="David Dayan" w:date="2021-12-03T17:13:00Z"/>
                <w:rFonts w:ascii="Calibri" w:eastAsia="Times New Roman" w:hAnsi="Calibri" w:cs="Times New Roman"/>
                <w:color w:val="000000"/>
                <w:sz w:val="16"/>
                <w:szCs w:val="16"/>
              </w:rPr>
            </w:pPr>
            <w:ins w:id="744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448" w:author="David Dayan" w:date="2021-12-03T17:18:00Z">
              <w:tcPr>
                <w:tcW w:w="1440" w:type="dxa"/>
                <w:tcBorders>
                  <w:top w:val="nil"/>
                  <w:left w:val="nil"/>
                  <w:bottom w:val="nil"/>
                  <w:right w:val="nil"/>
                </w:tcBorders>
                <w:shd w:val="clear" w:color="auto" w:fill="auto"/>
                <w:noWrap/>
                <w:vAlign w:val="bottom"/>
                <w:hideMark/>
              </w:tcPr>
            </w:tcPrChange>
          </w:tcPr>
          <w:p w14:paraId="52DD4C48" w14:textId="77777777" w:rsidR="00036D0E" w:rsidRPr="00036D0E" w:rsidRDefault="00036D0E" w:rsidP="00245317">
            <w:pPr>
              <w:spacing w:after="0" w:line="240" w:lineRule="auto"/>
              <w:jc w:val="center"/>
              <w:rPr>
                <w:ins w:id="7449" w:author="David Dayan" w:date="2021-12-03T17:13:00Z"/>
                <w:rFonts w:ascii="Calibri" w:eastAsia="Times New Roman" w:hAnsi="Calibri" w:cs="Times New Roman"/>
                <w:color w:val="000000"/>
                <w:sz w:val="16"/>
                <w:szCs w:val="16"/>
              </w:rPr>
            </w:pPr>
            <w:ins w:id="745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451" w:author="David Dayan" w:date="2021-12-03T17:18:00Z">
              <w:tcPr>
                <w:tcW w:w="1530" w:type="dxa"/>
                <w:tcBorders>
                  <w:top w:val="nil"/>
                  <w:left w:val="nil"/>
                  <w:bottom w:val="nil"/>
                  <w:right w:val="nil"/>
                </w:tcBorders>
                <w:shd w:val="clear" w:color="auto" w:fill="auto"/>
                <w:noWrap/>
                <w:vAlign w:val="bottom"/>
                <w:hideMark/>
              </w:tcPr>
            </w:tcPrChange>
          </w:tcPr>
          <w:p w14:paraId="0EC44073" w14:textId="77777777" w:rsidR="00036D0E" w:rsidRPr="00036D0E" w:rsidRDefault="00036D0E" w:rsidP="00245317">
            <w:pPr>
              <w:spacing w:after="0" w:line="240" w:lineRule="auto"/>
              <w:jc w:val="center"/>
              <w:rPr>
                <w:ins w:id="7452" w:author="David Dayan" w:date="2021-12-03T17:13:00Z"/>
                <w:rFonts w:ascii="Calibri" w:eastAsia="Times New Roman" w:hAnsi="Calibri" w:cs="Times New Roman"/>
                <w:color w:val="000000"/>
                <w:sz w:val="16"/>
                <w:szCs w:val="16"/>
              </w:rPr>
            </w:pPr>
            <w:ins w:id="745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454" w:author="David Dayan" w:date="2021-12-03T17:18:00Z">
              <w:tcPr>
                <w:tcW w:w="898" w:type="dxa"/>
                <w:tcBorders>
                  <w:top w:val="nil"/>
                  <w:left w:val="nil"/>
                  <w:bottom w:val="nil"/>
                  <w:right w:val="nil"/>
                </w:tcBorders>
                <w:shd w:val="clear" w:color="auto" w:fill="auto"/>
                <w:noWrap/>
                <w:vAlign w:val="bottom"/>
                <w:hideMark/>
              </w:tcPr>
            </w:tcPrChange>
          </w:tcPr>
          <w:p w14:paraId="19E92A89" w14:textId="77777777" w:rsidR="00036D0E" w:rsidRPr="00036D0E" w:rsidRDefault="00036D0E" w:rsidP="00245317">
            <w:pPr>
              <w:spacing w:after="0" w:line="240" w:lineRule="auto"/>
              <w:jc w:val="center"/>
              <w:rPr>
                <w:ins w:id="7455" w:author="David Dayan" w:date="2021-12-03T17:13:00Z"/>
                <w:rFonts w:ascii="Calibri" w:eastAsia="Times New Roman" w:hAnsi="Calibri" w:cs="Times New Roman"/>
                <w:color w:val="000000"/>
                <w:sz w:val="16"/>
                <w:szCs w:val="16"/>
              </w:rPr>
            </w:pPr>
            <w:ins w:id="745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457" w:author="David Dayan" w:date="2021-12-03T17:18:00Z">
              <w:tcPr>
                <w:tcW w:w="902" w:type="dxa"/>
                <w:tcBorders>
                  <w:top w:val="nil"/>
                  <w:left w:val="nil"/>
                  <w:bottom w:val="nil"/>
                  <w:right w:val="nil"/>
                </w:tcBorders>
                <w:shd w:val="clear" w:color="auto" w:fill="auto"/>
                <w:noWrap/>
                <w:vAlign w:val="bottom"/>
                <w:hideMark/>
              </w:tcPr>
            </w:tcPrChange>
          </w:tcPr>
          <w:p w14:paraId="21118A6F" w14:textId="77777777" w:rsidR="00036D0E" w:rsidRPr="00036D0E" w:rsidRDefault="00036D0E" w:rsidP="00245317">
            <w:pPr>
              <w:spacing w:after="0" w:line="240" w:lineRule="auto"/>
              <w:jc w:val="center"/>
              <w:rPr>
                <w:ins w:id="7458" w:author="David Dayan" w:date="2021-12-03T17:13:00Z"/>
                <w:rFonts w:ascii="Calibri" w:eastAsia="Times New Roman" w:hAnsi="Calibri" w:cs="Times New Roman"/>
                <w:color w:val="000000"/>
                <w:sz w:val="16"/>
                <w:szCs w:val="16"/>
              </w:rPr>
            </w:pPr>
            <w:ins w:id="745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460" w:author="David Dayan" w:date="2021-12-03T17:18:00Z">
              <w:tcPr>
                <w:tcW w:w="2160" w:type="dxa"/>
                <w:tcBorders>
                  <w:top w:val="nil"/>
                  <w:left w:val="nil"/>
                  <w:bottom w:val="nil"/>
                  <w:right w:val="nil"/>
                </w:tcBorders>
                <w:shd w:val="clear" w:color="auto" w:fill="auto"/>
                <w:noWrap/>
                <w:vAlign w:val="bottom"/>
                <w:hideMark/>
              </w:tcPr>
            </w:tcPrChange>
          </w:tcPr>
          <w:p w14:paraId="38F894CC" w14:textId="77777777" w:rsidR="00036D0E" w:rsidRPr="00036D0E" w:rsidRDefault="00036D0E" w:rsidP="00245317">
            <w:pPr>
              <w:spacing w:after="0" w:line="240" w:lineRule="auto"/>
              <w:jc w:val="center"/>
              <w:rPr>
                <w:ins w:id="7461" w:author="David Dayan" w:date="2021-12-03T17:13:00Z"/>
                <w:rFonts w:ascii="Calibri" w:eastAsia="Times New Roman" w:hAnsi="Calibri" w:cs="Times New Roman"/>
                <w:color w:val="000000"/>
                <w:sz w:val="16"/>
                <w:szCs w:val="16"/>
              </w:rPr>
            </w:pPr>
            <w:proofErr w:type="spellStart"/>
            <w:ins w:id="746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463" w:author="David Dayan" w:date="2021-12-03T17:18:00Z">
              <w:tcPr>
                <w:tcW w:w="2876" w:type="dxa"/>
                <w:gridSpan w:val="2"/>
                <w:tcBorders>
                  <w:top w:val="nil"/>
                  <w:left w:val="nil"/>
                  <w:bottom w:val="nil"/>
                  <w:right w:val="nil"/>
                </w:tcBorders>
                <w:shd w:val="clear" w:color="auto" w:fill="auto"/>
                <w:noWrap/>
                <w:vAlign w:val="bottom"/>
                <w:hideMark/>
              </w:tcPr>
            </w:tcPrChange>
          </w:tcPr>
          <w:p w14:paraId="33713319" w14:textId="77777777" w:rsidR="00036D0E" w:rsidRPr="00036D0E" w:rsidRDefault="00036D0E" w:rsidP="00245317">
            <w:pPr>
              <w:spacing w:after="0" w:line="240" w:lineRule="auto"/>
              <w:jc w:val="center"/>
              <w:rPr>
                <w:ins w:id="7464" w:author="David Dayan" w:date="2021-12-03T17:13:00Z"/>
                <w:rFonts w:ascii="Calibri" w:eastAsia="Times New Roman" w:hAnsi="Calibri" w:cs="Times New Roman"/>
                <w:color w:val="000000"/>
                <w:sz w:val="16"/>
                <w:szCs w:val="16"/>
              </w:rPr>
            </w:pPr>
            <w:proofErr w:type="spellStart"/>
            <w:ins w:id="746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466" w:author="David Dayan" w:date="2021-12-03T17:18:00Z">
              <w:tcPr>
                <w:tcW w:w="1426" w:type="dxa"/>
                <w:tcBorders>
                  <w:top w:val="nil"/>
                  <w:left w:val="nil"/>
                  <w:bottom w:val="nil"/>
                  <w:right w:val="nil"/>
                </w:tcBorders>
                <w:shd w:val="clear" w:color="auto" w:fill="auto"/>
                <w:noWrap/>
                <w:vAlign w:val="bottom"/>
                <w:hideMark/>
              </w:tcPr>
            </w:tcPrChange>
          </w:tcPr>
          <w:p w14:paraId="18C20985" w14:textId="77777777" w:rsidR="00036D0E" w:rsidRPr="00036D0E" w:rsidRDefault="00036D0E" w:rsidP="00245317">
            <w:pPr>
              <w:spacing w:after="0" w:line="240" w:lineRule="auto"/>
              <w:jc w:val="center"/>
              <w:rPr>
                <w:ins w:id="7467" w:author="David Dayan" w:date="2021-12-03T17:13:00Z"/>
                <w:rFonts w:ascii="Calibri" w:eastAsia="Times New Roman" w:hAnsi="Calibri" w:cs="Times New Roman"/>
                <w:color w:val="000000"/>
                <w:sz w:val="16"/>
                <w:szCs w:val="16"/>
              </w:rPr>
            </w:pPr>
            <w:proofErr w:type="spellStart"/>
            <w:ins w:id="746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171F8948" w14:textId="77777777" w:rsidTr="00245317">
        <w:trPr>
          <w:cantSplit/>
          <w:trHeight w:val="20"/>
          <w:ins w:id="7469" w:author="David Dayan" w:date="2021-12-03T17:13:00Z"/>
          <w:trPrChange w:id="747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471" w:author="David Dayan" w:date="2021-12-03T17:18:00Z">
              <w:tcPr>
                <w:tcW w:w="1563" w:type="dxa"/>
                <w:tcBorders>
                  <w:top w:val="nil"/>
                  <w:left w:val="nil"/>
                  <w:bottom w:val="nil"/>
                  <w:right w:val="nil"/>
                </w:tcBorders>
                <w:shd w:val="clear" w:color="auto" w:fill="auto"/>
                <w:noWrap/>
                <w:vAlign w:val="bottom"/>
                <w:hideMark/>
              </w:tcPr>
            </w:tcPrChange>
          </w:tcPr>
          <w:p w14:paraId="38A72BDD" w14:textId="77777777" w:rsidR="00036D0E" w:rsidRPr="00036D0E" w:rsidRDefault="00036D0E" w:rsidP="00245317">
            <w:pPr>
              <w:spacing w:after="0" w:line="240" w:lineRule="auto"/>
              <w:jc w:val="center"/>
              <w:rPr>
                <w:ins w:id="7472" w:author="David Dayan" w:date="2021-12-03T17:13:00Z"/>
                <w:rFonts w:ascii="Calibri" w:eastAsia="Times New Roman" w:hAnsi="Calibri" w:cs="Times New Roman"/>
                <w:color w:val="000000"/>
                <w:sz w:val="16"/>
                <w:szCs w:val="16"/>
              </w:rPr>
            </w:pPr>
            <w:ins w:id="7473" w:author="David Dayan" w:date="2021-12-03T17:13:00Z">
              <w:r w:rsidRPr="00036D0E">
                <w:rPr>
                  <w:rFonts w:ascii="Calibri" w:eastAsia="Times New Roman" w:hAnsi="Calibri" w:cs="Times New Roman"/>
                  <w:color w:val="000000"/>
                  <w:sz w:val="16"/>
                  <w:szCs w:val="16"/>
                </w:rPr>
                <w:t>OtsAC20ROGR_0209</w:t>
              </w:r>
            </w:ins>
          </w:p>
        </w:tc>
        <w:tc>
          <w:tcPr>
            <w:tcW w:w="746" w:type="dxa"/>
            <w:tcBorders>
              <w:top w:val="nil"/>
              <w:left w:val="nil"/>
              <w:bottom w:val="nil"/>
              <w:right w:val="nil"/>
            </w:tcBorders>
            <w:shd w:val="clear" w:color="auto" w:fill="auto"/>
            <w:noWrap/>
            <w:vAlign w:val="bottom"/>
            <w:hideMark/>
            <w:tcPrChange w:id="7474" w:author="David Dayan" w:date="2021-12-03T17:18:00Z">
              <w:tcPr>
                <w:tcW w:w="746" w:type="dxa"/>
                <w:tcBorders>
                  <w:top w:val="nil"/>
                  <w:left w:val="nil"/>
                  <w:bottom w:val="nil"/>
                  <w:right w:val="nil"/>
                </w:tcBorders>
                <w:shd w:val="clear" w:color="auto" w:fill="auto"/>
                <w:noWrap/>
                <w:vAlign w:val="bottom"/>
                <w:hideMark/>
              </w:tcPr>
            </w:tcPrChange>
          </w:tcPr>
          <w:p w14:paraId="004A8E96" w14:textId="77777777" w:rsidR="00036D0E" w:rsidRPr="00036D0E" w:rsidRDefault="00036D0E" w:rsidP="00245317">
            <w:pPr>
              <w:spacing w:after="0" w:line="240" w:lineRule="auto"/>
              <w:jc w:val="center"/>
              <w:rPr>
                <w:ins w:id="7475" w:author="David Dayan" w:date="2021-12-03T17:13:00Z"/>
                <w:rFonts w:ascii="Calibri" w:eastAsia="Times New Roman" w:hAnsi="Calibri" w:cs="Times New Roman"/>
                <w:color w:val="000000"/>
                <w:sz w:val="16"/>
                <w:szCs w:val="16"/>
              </w:rPr>
            </w:pPr>
            <w:ins w:id="7476" w:author="David Dayan" w:date="2021-12-03T17:13:00Z">
              <w:r w:rsidRPr="00036D0E">
                <w:rPr>
                  <w:rFonts w:ascii="Calibri" w:eastAsia="Times New Roman" w:hAnsi="Calibri" w:cs="Times New Roman"/>
                  <w:color w:val="000000"/>
                  <w:sz w:val="16"/>
                  <w:szCs w:val="16"/>
                </w:rPr>
                <w:t>9/28/20</w:t>
              </w:r>
            </w:ins>
          </w:p>
        </w:tc>
        <w:tc>
          <w:tcPr>
            <w:tcW w:w="599" w:type="dxa"/>
            <w:tcBorders>
              <w:top w:val="nil"/>
              <w:left w:val="nil"/>
              <w:bottom w:val="nil"/>
              <w:right w:val="nil"/>
            </w:tcBorders>
            <w:shd w:val="clear" w:color="auto" w:fill="auto"/>
            <w:noWrap/>
            <w:vAlign w:val="bottom"/>
            <w:hideMark/>
            <w:tcPrChange w:id="7477" w:author="David Dayan" w:date="2021-12-03T17:18:00Z">
              <w:tcPr>
                <w:tcW w:w="599" w:type="dxa"/>
                <w:tcBorders>
                  <w:top w:val="nil"/>
                  <w:left w:val="nil"/>
                  <w:bottom w:val="nil"/>
                  <w:right w:val="nil"/>
                </w:tcBorders>
                <w:shd w:val="clear" w:color="auto" w:fill="auto"/>
                <w:noWrap/>
                <w:vAlign w:val="bottom"/>
                <w:hideMark/>
              </w:tcPr>
            </w:tcPrChange>
          </w:tcPr>
          <w:p w14:paraId="474CC70A" w14:textId="77777777" w:rsidR="00036D0E" w:rsidRPr="00036D0E" w:rsidRDefault="00036D0E" w:rsidP="00245317">
            <w:pPr>
              <w:spacing w:after="0" w:line="240" w:lineRule="auto"/>
              <w:jc w:val="center"/>
              <w:rPr>
                <w:ins w:id="7478" w:author="David Dayan" w:date="2021-12-03T17:13:00Z"/>
                <w:rFonts w:ascii="Calibri" w:eastAsia="Times New Roman" w:hAnsi="Calibri" w:cs="Times New Roman"/>
                <w:color w:val="000000"/>
                <w:sz w:val="16"/>
                <w:szCs w:val="16"/>
              </w:rPr>
            </w:pPr>
            <w:ins w:id="7479" w:author="David Dayan" w:date="2021-12-03T17:13:00Z">
              <w:r w:rsidRPr="00036D0E">
                <w:rPr>
                  <w:rFonts w:ascii="Calibri" w:eastAsia="Times New Roman" w:hAnsi="Calibri" w:cs="Times New Roman"/>
                  <w:color w:val="000000"/>
                  <w:sz w:val="16"/>
                  <w:szCs w:val="16"/>
                </w:rPr>
                <w:t>272</w:t>
              </w:r>
            </w:ins>
          </w:p>
        </w:tc>
        <w:tc>
          <w:tcPr>
            <w:tcW w:w="1142" w:type="dxa"/>
            <w:tcBorders>
              <w:top w:val="nil"/>
              <w:left w:val="nil"/>
              <w:bottom w:val="nil"/>
              <w:right w:val="nil"/>
            </w:tcBorders>
            <w:shd w:val="clear" w:color="auto" w:fill="auto"/>
            <w:noWrap/>
            <w:vAlign w:val="bottom"/>
            <w:hideMark/>
            <w:tcPrChange w:id="7480" w:author="David Dayan" w:date="2021-12-03T17:18:00Z">
              <w:tcPr>
                <w:tcW w:w="1142" w:type="dxa"/>
                <w:tcBorders>
                  <w:top w:val="nil"/>
                  <w:left w:val="nil"/>
                  <w:bottom w:val="nil"/>
                  <w:right w:val="nil"/>
                </w:tcBorders>
                <w:shd w:val="clear" w:color="auto" w:fill="auto"/>
                <w:noWrap/>
                <w:vAlign w:val="bottom"/>
                <w:hideMark/>
              </w:tcPr>
            </w:tcPrChange>
          </w:tcPr>
          <w:p w14:paraId="677CAD76" w14:textId="77777777" w:rsidR="00036D0E" w:rsidRPr="00036D0E" w:rsidRDefault="00036D0E" w:rsidP="00245317">
            <w:pPr>
              <w:spacing w:after="0" w:line="240" w:lineRule="auto"/>
              <w:jc w:val="center"/>
              <w:rPr>
                <w:ins w:id="7481" w:author="David Dayan" w:date="2021-12-03T17:13:00Z"/>
                <w:rFonts w:ascii="Calibri" w:eastAsia="Times New Roman" w:hAnsi="Calibri" w:cs="Times New Roman"/>
                <w:color w:val="000000"/>
                <w:sz w:val="16"/>
                <w:szCs w:val="16"/>
              </w:rPr>
            </w:pPr>
            <w:ins w:id="748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483" w:author="David Dayan" w:date="2021-12-03T17:18:00Z">
              <w:tcPr>
                <w:tcW w:w="1440" w:type="dxa"/>
                <w:tcBorders>
                  <w:top w:val="nil"/>
                  <w:left w:val="nil"/>
                  <w:bottom w:val="nil"/>
                  <w:right w:val="nil"/>
                </w:tcBorders>
                <w:shd w:val="clear" w:color="auto" w:fill="auto"/>
                <w:noWrap/>
                <w:vAlign w:val="bottom"/>
                <w:hideMark/>
              </w:tcPr>
            </w:tcPrChange>
          </w:tcPr>
          <w:p w14:paraId="3517867F" w14:textId="77777777" w:rsidR="00036D0E" w:rsidRPr="00036D0E" w:rsidRDefault="00036D0E" w:rsidP="00245317">
            <w:pPr>
              <w:spacing w:after="0" w:line="240" w:lineRule="auto"/>
              <w:jc w:val="center"/>
              <w:rPr>
                <w:ins w:id="7484" w:author="David Dayan" w:date="2021-12-03T17:13:00Z"/>
                <w:rFonts w:ascii="Calibri" w:eastAsia="Times New Roman" w:hAnsi="Calibri" w:cs="Times New Roman"/>
                <w:color w:val="000000"/>
                <w:sz w:val="16"/>
                <w:szCs w:val="16"/>
              </w:rPr>
            </w:pPr>
            <w:ins w:id="748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486" w:author="David Dayan" w:date="2021-12-03T17:18:00Z">
              <w:tcPr>
                <w:tcW w:w="1530" w:type="dxa"/>
                <w:tcBorders>
                  <w:top w:val="nil"/>
                  <w:left w:val="nil"/>
                  <w:bottom w:val="nil"/>
                  <w:right w:val="nil"/>
                </w:tcBorders>
                <w:shd w:val="clear" w:color="auto" w:fill="auto"/>
                <w:noWrap/>
                <w:vAlign w:val="bottom"/>
                <w:hideMark/>
              </w:tcPr>
            </w:tcPrChange>
          </w:tcPr>
          <w:p w14:paraId="628F8EED" w14:textId="77777777" w:rsidR="00036D0E" w:rsidRPr="00036D0E" w:rsidRDefault="00036D0E" w:rsidP="00245317">
            <w:pPr>
              <w:spacing w:after="0" w:line="240" w:lineRule="auto"/>
              <w:jc w:val="center"/>
              <w:rPr>
                <w:ins w:id="7487" w:author="David Dayan" w:date="2021-12-03T17:13:00Z"/>
                <w:rFonts w:ascii="Calibri" w:eastAsia="Times New Roman" w:hAnsi="Calibri" w:cs="Times New Roman"/>
                <w:color w:val="000000"/>
                <w:sz w:val="16"/>
                <w:szCs w:val="16"/>
              </w:rPr>
            </w:pPr>
            <w:ins w:id="748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489" w:author="David Dayan" w:date="2021-12-03T17:18:00Z">
              <w:tcPr>
                <w:tcW w:w="898" w:type="dxa"/>
                <w:tcBorders>
                  <w:top w:val="nil"/>
                  <w:left w:val="nil"/>
                  <w:bottom w:val="nil"/>
                  <w:right w:val="nil"/>
                </w:tcBorders>
                <w:shd w:val="clear" w:color="auto" w:fill="auto"/>
                <w:noWrap/>
                <w:vAlign w:val="bottom"/>
                <w:hideMark/>
              </w:tcPr>
            </w:tcPrChange>
          </w:tcPr>
          <w:p w14:paraId="386AFD4E" w14:textId="77777777" w:rsidR="00036D0E" w:rsidRPr="00036D0E" w:rsidRDefault="00036D0E" w:rsidP="00245317">
            <w:pPr>
              <w:spacing w:after="0" w:line="240" w:lineRule="auto"/>
              <w:jc w:val="center"/>
              <w:rPr>
                <w:ins w:id="7490" w:author="David Dayan" w:date="2021-12-03T17:13:00Z"/>
                <w:rFonts w:ascii="Calibri" w:eastAsia="Times New Roman" w:hAnsi="Calibri" w:cs="Times New Roman"/>
                <w:color w:val="000000"/>
                <w:sz w:val="16"/>
                <w:szCs w:val="16"/>
              </w:rPr>
            </w:pPr>
            <w:ins w:id="749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492" w:author="David Dayan" w:date="2021-12-03T17:18:00Z">
              <w:tcPr>
                <w:tcW w:w="902" w:type="dxa"/>
                <w:tcBorders>
                  <w:top w:val="nil"/>
                  <w:left w:val="nil"/>
                  <w:bottom w:val="nil"/>
                  <w:right w:val="nil"/>
                </w:tcBorders>
                <w:shd w:val="clear" w:color="auto" w:fill="auto"/>
                <w:noWrap/>
                <w:vAlign w:val="bottom"/>
                <w:hideMark/>
              </w:tcPr>
            </w:tcPrChange>
          </w:tcPr>
          <w:p w14:paraId="7B845FB1" w14:textId="77777777" w:rsidR="00036D0E" w:rsidRPr="00036D0E" w:rsidRDefault="00036D0E" w:rsidP="00245317">
            <w:pPr>
              <w:spacing w:after="0" w:line="240" w:lineRule="auto"/>
              <w:jc w:val="center"/>
              <w:rPr>
                <w:ins w:id="7493" w:author="David Dayan" w:date="2021-12-03T17:13:00Z"/>
                <w:rFonts w:ascii="Calibri" w:eastAsia="Times New Roman" w:hAnsi="Calibri" w:cs="Times New Roman"/>
                <w:color w:val="000000"/>
                <w:sz w:val="16"/>
                <w:szCs w:val="16"/>
              </w:rPr>
            </w:pPr>
            <w:ins w:id="749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495" w:author="David Dayan" w:date="2021-12-03T17:18:00Z">
              <w:tcPr>
                <w:tcW w:w="2160" w:type="dxa"/>
                <w:tcBorders>
                  <w:top w:val="nil"/>
                  <w:left w:val="nil"/>
                  <w:bottom w:val="nil"/>
                  <w:right w:val="nil"/>
                </w:tcBorders>
                <w:shd w:val="clear" w:color="auto" w:fill="auto"/>
                <w:noWrap/>
                <w:vAlign w:val="bottom"/>
                <w:hideMark/>
              </w:tcPr>
            </w:tcPrChange>
          </w:tcPr>
          <w:p w14:paraId="2057F8A6" w14:textId="77777777" w:rsidR="00036D0E" w:rsidRPr="00036D0E" w:rsidRDefault="00036D0E" w:rsidP="00245317">
            <w:pPr>
              <w:spacing w:after="0" w:line="240" w:lineRule="auto"/>
              <w:jc w:val="center"/>
              <w:rPr>
                <w:ins w:id="7496" w:author="David Dayan" w:date="2021-12-03T17:13:00Z"/>
                <w:rFonts w:ascii="Calibri" w:eastAsia="Times New Roman" w:hAnsi="Calibri" w:cs="Times New Roman"/>
                <w:color w:val="000000"/>
                <w:sz w:val="16"/>
                <w:szCs w:val="16"/>
              </w:rPr>
            </w:pPr>
            <w:proofErr w:type="spellStart"/>
            <w:ins w:id="749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498" w:author="David Dayan" w:date="2021-12-03T17:18:00Z">
              <w:tcPr>
                <w:tcW w:w="2876" w:type="dxa"/>
                <w:gridSpan w:val="2"/>
                <w:tcBorders>
                  <w:top w:val="nil"/>
                  <w:left w:val="nil"/>
                  <w:bottom w:val="nil"/>
                  <w:right w:val="nil"/>
                </w:tcBorders>
                <w:shd w:val="clear" w:color="auto" w:fill="auto"/>
                <w:noWrap/>
                <w:vAlign w:val="bottom"/>
                <w:hideMark/>
              </w:tcPr>
            </w:tcPrChange>
          </w:tcPr>
          <w:p w14:paraId="69EAA8C8" w14:textId="77777777" w:rsidR="00036D0E" w:rsidRPr="00036D0E" w:rsidRDefault="00036D0E" w:rsidP="00245317">
            <w:pPr>
              <w:spacing w:after="0" w:line="240" w:lineRule="auto"/>
              <w:jc w:val="center"/>
              <w:rPr>
                <w:ins w:id="7499" w:author="David Dayan" w:date="2021-12-03T17:13:00Z"/>
                <w:rFonts w:ascii="Calibri" w:eastAsia="Times New Roman" w:hAnsi="Calibri" w:cs="Times New Roman"/>
                <w:color w:val="000000"/>
                <w:sz w:val="16"/>
                <w:szCs w:val="16"/>
              </w:rPr>
            </w:pPr>
            <w:proofErr w:type="spellStart"/>
            <w:ins w:id="750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501" w:author="David Dayan" w:date="2021-12-03T17:18:00Z">
              <w:tcPr>
                <w:tcW w:w="1426" w:type="dxa"/>
                <w:tcBorders>
                  <w:top w:val="nil"/>
                  <w:left w:val="nil"/>
                  <w:bottom w:val="nil"/>
                  <w:right w:val="nil"/>
                </w:tcBorders>
                <w:shd w:val="clear" w:color="auto" w:fill="auto"/>
                <w:noWrap/>
                <w:vAlign w:val="bottom"/>
                <w:hideMark/>
              </w:tcPr>
            </w:tcPrChange>
          </w:tcPr>
          <w:p w14:paraId="6A59EE80" w14:textId="77777777" w:rsidR="00036D0E" w:rsidRPr="00036D0E" w:rsidRDefault="00036D0E" w:rsidP="00245317">
            <w:pPr>
              <w:spacing w:after="0" w:line="240" w:lineRule="auto"/>
              <w:jc w:val="center"/>
              <w:rPr>
                <w:ins w:id="7502" w:author="David Dayan" w:date="2021-12-03T17:13:00Z"/>
                <w:rFonts w:ascii="Calibri" w:eastAsia="Times New Roman" w:hAnsi="Calibri" w:cs="Times New Roman"/>
                <w:color w:val="000000"/>
                <w:sz w:val="16"/>
                <w:szCs w:val="16"/>
              </w:rPr>
            </w:pPr>
            <w:proofErr w:type="spellStart"/>
            <w:ins w:id="7503"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18C2680" w14:textId="77777777" w:rsidTr="00245317">
        <w:trPr>
          <w:cantSplit/>
          <w:trHeight w:val="20"/>
          <w:ins w:id="7504" w:author="David Dayan" w:date="2021-12-03T17:13:00Z"/>
          <w:trPrChange w:id="7505"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506" w:author="David Dayan" w:date="2021-12-03T17:18:00Z">
              <w:tcPr>
                <w:tcW w:w="1563" w:type="dxa"/>
                <w:tcBorders>
                  <w:top w:val="nil"/>
                  <w:left w:val="nil"/>
                  <w:bottom w:val="nil"/>
                  <w:right w:val="nil"/>
                </w:tcBorders>
                <w:shd w:val="clear" w:color="auto" w:fill="auto"/>
                <w:noWrap/>
                <w:vAlign w:val="bottom"/>
                <w:hideMark/>
              </w:tcPr>
            </w:tcPrChange>
          </w:tcPr>
          <w:p w14:paraId="2FE24E66" w14:textId="77777777" w:rsidR="00036D0E" w:rsidRPr="00036D0E" w:rsidRDefault="00036D0E" w:rsidP="00245317">
            <w:pPr>
              <w:spacing w:after="0" w:line="240" w:lineRule="auto"/>
              <w:jc w:val="center"/>
              <w:rPr>
                <w:ins w:id="7507" w:author="David Dayan" w:date="2021-12-03T17:13:00Z"/>
                <w:rFonts w:ascii="Calibri" w:eastAsia="Times New Roman" w:hAnsi="Calibri" w:cs="Times New Roman"/>
                <w:color w:val="000000"/>
                <w:sz w:val="16"/>
                <w:szCs w:val="16"/>
              </w:rPr>
            </w:pPr>
            <w:ins w:id="7508" w:author="David Dayan" w:date="2021-12-03T17:13:00Z">
              <w:r w:rsidRPr="00036D0E">
                <w:rPr>
                  <w:rFonts w:ascii="Calibri" w:eastAsia="Times New Roman" w:hAnsi="Calibri" w:cs="Times New Roman"/>
                  <w:color w:val="000000"/>
                  <w:sz w:val="16"/>
                  <w:szCs w:val="16"/>
                </w:rPr>
                <w:t>OtsAC20ROGR_0210</w:t>
              </w:r>
            </w:ins>
          </w:p>
        </w:tc>
        <w:tc>
          <w:tcPr>
            <w:tcW w:w="746" w:type="dxa"/>
            <w:tcBorders>
              <w:top w:val="nil"/>
              <w:left w:val="nil"/>
              <w:bottom w:val="nil"/>
              <w:right w:val="nil"/>
            </w:tcBorders>
            <w:shd w:val="clear" w:color="auto" w:fill="auto"/>
            <w:noWrap/>
            <w:vAlign w:val="bottom"/>
            <w:hideMark/>
            <w:tcPrChange w:id="7509" w:author="David Dayan" w:date="2021-12-03T17:18:00Z">
              <w:tcPr>
                <w:tcW w:w="746" w:type="dxa"/>
                <w:tcBorders>
                  <w:top w:val="nil"/>
                  <w:left w:val="nil"/>
                  <w:bottom w:val="nil"/>
                  <w:right w:val="nil"/>
                </w:tcBorders>
                <w:shd w:val="clear" w:color="auto" w:fill="auto"/>
                <w:noWrap/>
                <w:vAlign w:val="bottom"/>
                <w:hideMark/>
              </w:tcPr>
            </w:tcPrChange>
          </w:tcPr>
          <w:p w14:paraId="17E65E39" w14:textId="77777777" w:rsidR="00036D0E" w:rsidRPr="00036D0E" w:rsidRDefault="00036D0E" w:rsidP="00245317">
            <w:pPr>
              <w:spacing w:after="0" w:line="240" w:lineRule="auto"/>
              <w:jc w:val="center"/>
              <w:rPr>
                <w:ins w:id="7510" w:author="David Dayan" w:date="2021-12-03T17:13:00Z"/>
                <w:rFonts w:ascii="Calibri" w:eastAsia="Times New Roman" w:hAnsi="Calibri" w:cs="Times New Roman"/>
                <w:color w:val="000000"/>
                <w:sz w:val="16"/>
                <w:szCs w:val="16"/>
              </w:rPr>
            </w:pPr>
            <w:ins w:id="7511" w:author="David Dayan" w:date="2021-12-03T17:13:00Z">
              <w:r w:rsidRPr="00036D0E">
                <w:rPr>
                  <w:rFonts w:ascii="Calibri" w:eastAsia="Times New Roman" w:hAnsi="Calibri" w:cs="Times New Roman"/>
                  <w:color w:val="000000"/>
                  <w:sz w:val="16"/>
                  <w:szCs w:val="16"/>
                </w:rPr>
                <w:t>9/28/20</w:t>
              </w:r>
            </w:ins>
          </w:p>
        </w:tc>
        <w:tc>
          <w:tcPr>
            <w:tcW w:w="599" w:type="dxa"/>
            <w:tcBorders>
              <w:top w:val="nil"/>
              <w:left w:val="nil"/>
              <w:bottom w:val="nil"/>
              <w:right w:val="nil"/>
            </w:tcBorders>
            <w:shd w:val="clear" w:color="auto" w:fill="auto"/>
            <w:noWrap/>
            <w:vAlign w:val="bottom"/>
            <w:hideMark/>
            <w:tcPrChange w:id="7512" w:author="David Dayan" w:date="2021-12-03T17:18:00Z">
              <w:tcPr>
                <w:tcW w:w="599" w:type="dxa"/>
                <w:tcBorders>
                  <w:top w:val="nil"/>
                  <w:left w:val="nil"/>
                  <w:bottom w:val="nil"/>
                  <w:right w:val="nil"/>
                </w:tcBorders>
                <w:shd w:val="clear" w:color="auto" w:fill="auto"/>
                <w:noWrap/>
                <w:vAlign w:val="bottom"/>
                <w:hideMark/>
              </w:tcPr>
            </w:tcPrChange>
          </w:tcPr>
          <w:p w14:paraId="7BB968E6" w14:textId="77777777" w:rsidR="00036D0E" w:rsidRPr="00036D0E" w:rsidRDefault="00036D0E" w:rsidP="00245317">
            <w:pPr>
              <w:spacing w:after="0" w:line="240" w:lineRule="auto"/>
              <w:jc w:val="center"/>
              <w:rPr>
                <w:ins w:id="7513" w:author="David Dayan" w:date="2021-12-03T17:13:00Z"/>
                <w:rFonts w:ascii="Calibri" w:eastAsia="Times New Roman" w:hAnsi="Calibri" w:cs="Times New Roman"/>
                <w:color w:val="000000"/>
                <w:sz w:val="16"/>
                <w:szCs w:val="16"/>
              </w:rPr>
            </w:pPr>
            <w:ins w:id="7514" w:author="David Dayan" w:date="2021-12-03T17:13:00Z">
              <w:r w:rsidRPr="00036D0E">
                <w:rPr>
                  <w:rFonts w:ascii="Calibri" w:eastAsia="Times New Roman" w:hAnsi="Calibri" w:cs="Times New Roman"/>
                  <w:color w:val="000000"/>
                  <w:sz w:val="16"/>
                  <w:szCs w:val="16"/>
                </w:rPr>
                <w:t>272</w:t>
              </w:r>
            </w:ins>
          </w:p>
        </w:tc>
        <w:tc>
          <w:tcPr>
            <w:tcW w:w="1142" w:type="dxa"/>
            <w:tcBorders>
              <w:top w:val="nil"/>
              <w:left w:val="nil"/>
              <w:bottom w:val="nil"/>
              <w:right w:val="nil"/>
            </w:tcBorders>
            <w:shd w:val="clear" w:color="auto" w:fill="auto"/>
            <w:noWrap/>
            <w:vAlign w:val="bottom"/>
            <w:hideMark/>
            <w:tcPrChange w:id="7515" w:author="David Dayan" w:date="2021-12-03T17:18:00Z">
              <w:tcPr>
                <w:tcW w:w="1142" w:type="dxa"/>
                <w:tcBorders>
                  <w:top w:val="nil"/>
                  <w:left w:val="nil"/>
                  <w:bottom w:val="nil"/>
                  <w:right w:val="nil"/>
                </w:tcBorders>
                <w:shd w:val="clear" w:color="auto" w:fill="auto"/>
                <w:noWrap/>
                <w:vAlign w:val="bottom"/>
                <w:hideMark/>
              </w:tcPr>
            </w:tcPrChange>
          </w:tcPr>
          <w:p w14:paraId="12FA489A" w14:textId="77777777" w:rsidR="00036D0E" w:rsidRPr="00036D0E" w:rsidRDefault="00036D0E" w:rsidP="00245317">
            <w:pPr>
              <w:spacing w:after="0" w:line="240" w:lineRule="auto"/>
              <w:jc w:val="center"/>
              <w:rPr>
                <w:ins w:id="7516" w:author="David Dayan" w:date="2021-12-03T17:13:00Z"/>
                <w:rFonts w:ascii="Calibri" w:eastAsia="Times New Roman" w:hAnsi="Calibri" w:cs="Times New Roman"/>
                <w:color w:val="000000"/>
                <w:sz w:val="16"/>
                <w:szCs w:val="16"/>
              </w:rPr>
            </w:pPr>
            <w:ins w:id="7517"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518" w:author="David Dayan" w:date="2021-12-03T17:18:00Z">
              <w:tcPr>
                <w:tcW w:w="1440" w:type="dxa"/>
                <w:tcBorders>
                  <w:top w:val="nil"/>
                  <w:left w:val="nil"/>
                  <w:bottom w:val="nil"/>
                  <w:right w:val="nil"/>
                </w:tcBorders>
                <w:shd w:val="clear" w:color="auto" w:fill="auto"/>
                <w:noWrap/>
                <w:vAlign w:val="bottom"/>
                <w:hideMark/>
              </w:tcPr>
            </w:tcPrChange>
          </w:tcPr>
          <w:p w14:paraId="26BFF7F7" w14:textId="77777777" w:rsidR="00036D0E" w:rsidRPr="00036D0E" w:rsidRDefault="00036D0E" w:rsidP="00245317">
            <w:pPr>
              <w:spacing w:after="0" w:line="240" w:lineRule="auto"/>
              <w:jc w:val="center"/>
              <w:rPr>
                <w:ins w:id="7519" w:author="David Dayan" w:date="2021-12-03T17:13:00Z"/>
                <w:rFonts w:ascii="Calibri" w:eastAsia="Times New Roman" w:hAnsi="Calibri" w:cs="Times New Roman"/>
                <w:color w:val="000000"/>
                <w:sz w:val="16"/>
                <w:szCs w:val="16"/>
              </w:rPr>
            </w:pPr>
            <w:ins w:id="7520"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521" w:author="David Dayan" w:date="2021-12-03T17:18:00Z">
              <w:tcPr>
                <w:tcW w:w="1530" w:type="dxa"/>
                <w:tcBorders>
                  <w:top w:val="nil"/>
                  <w:left w:val="nil"/>
                  <w:bottom w:val="nil"/>
                  <w:right w:val="nil"/>
                </w:tcBorders>
                <w:shd w:val="clear" w:color="auto" w:fill="auto"/>
                <w:noWrap/>
                <w:vAlign w:val="bottom"/>
                <w:hideMark/>
              </w:tcPr>
            </w:tcPrChange>
          </w:tcPr>
          <w:p w14:paraId="2D98852A" w14:textId="77777777" w:rsidR="00036D0E" w:rsidRPr="00036D0E" w:rsidRDefault="00036D0E" w:rsidP="00245317">
            <w:pPr>
              <w:spacing w:after="0" w:line="240" w:lineRule="auto"/>
              <w:jc w:val="center"/>
              <w:rPr>
                <w:ins w:id="7522" w:author="David Dayan" w:date="2021-12-03T17:13:00Z"/>
                <w:rFonts w:ascii="Calibri" w:eastAsia="Times New Roman" w:hAnsi="Calibri" w:cs="Times New Roman"/>
                <w:color w:val="000000"/>
                <w:sz w:val="16"/>
                <w:szCs w:val="16"/>
              </w:rPr>
            </w:pPr>
            <w:ins w:id="7523"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524" w:author="David Dayan" w:date="2021-12-03T17:18:00Z">
              <w:tcPr>
                <w:tcW w:w="898" w:type="dxa"/>
                <w:tcBorders>
                  <w:top w:val="nil"/>
                  <w:left w:val="nil"/>
                  <w:bottom w:val="nil"/>
                  <w:right w:val="nil"/>
                </w:tcBorders>
                <w:shd w:val="clear" w:color="auto" w:fill="auto"/>
                <w:noWrap/>
                <w:vAlign w:val="bottom"/>
                <w:hideMark/>
              </w:tcPr>
            </w:tcPrChange>
          </w:tcPr>
          <w:p w14:paraId="4F396C35" w14:textId="77777777" w:rsidR="00036D0E" w:rsidRPr="00036D0E" w:rsidRDefault="00036D0E" w:rsidP="00245317">
            <w:pPr>
              <w:spacing w:after="0" w:line="240" w:lineRule="auto"/>
              <w:jc w:val="center"/>
              <w:rPr>
                <w:ins w:id="7525" w:author="David Dayan" w:date="2021-12-03T17:13:00Z"/>
                <w:rFonts w:ascii="Calibri" w:eastAsia="Times New Roman" w:hAnsi="Calibri" w:cs="Times New Roman"/>
                <w:color w:val="000000"/>
                <w:sz w:val="16"/>
                <w:szCs w:val="16"/>
              </w:rPr>
            </w:pPr>
            <w:ins w:id="7526"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527" w:author="David Dayan" w:date="2021-12-03T17:18:00Z">
              <w:tcPr>
                <w:tcW w:w="902" w:type="dxa"/>
                <w:tcBorders>
                  <w:top w:val="nil"/>
                  <w:left w:val="nil"/>
                  <w:bottom w:val="nil"/>
                  <w:right w:val="nil"/>
                </w:tcBorders>
                <w:shd w:val="clear" w:color="auto" w:fill="auto"/>
                <w:noWrap/>
                <w:vAlign w:val="bottom"/>
                <w:hideMark/>
              </w:tcPr>
            </w:tcPrChange>
          </w:tcPr>
          <w:p w14:paraId="68F8FFD3" w14:textId="77777777" w:rsidR="00036D0E" w:rsidRPr="00036D0E" w:rsidRDefault="00036D0E" w:rsidP="00245317">
            <w:pPr>
              <w:spacing w:after="0" w:line="240" w:lineRule="auto"/>
              <w:jc w:val="center"/>
              <w:rPr>
                <w:ins w:id="7528" w:author="David Dayan" w:date="2021-12-03T17:13:00Z"/>
                <w:rFonts w:ascii="Calibri" w:eastAsia="Times New Roman" w:hAnsi="Calibri" w:cs="Times New Roman"/>
                <w:color w:val="000000"/>
                <w:sz w:val="16"/>
                <w:szCs w:val="16"/>
              </w:rPr>
            </w:pPr>
            <w:ins w:id="7529"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530" w:author="David Dayan" w:date="2021-12-03T17:18:00Z">
              <w:tcPr>
                <w:tcW w:w="2160" w:type="dxa"/>
                <w:tcBorders>
                  <w:top w:val="nil"/>
                  <w:left w:val="nil"/>
                  <w:bottom w:val="nil"/>
                  <w:right w:val="nil"/>
                </w:tcBorders>
                <w:shd w:val="clear" w:color="auto" w:fill="auto"/>
                <w:noWrap/>
                <w:vAlign w:val="bottom"/>
                <w:hideMark/>
              </w:tcPr>
            </w:tcPrChange>
          </w:tcPr>
          <w:p w14:paraId="337B21F0" w14:textId="77777777" w:rsidR="00036D0E" w:rsidRPr="00036D0E" w:rsidRDefault="00036D0E" w:rsidP="00245317">
            <w:pPr>
              <w:spacing w:after="0" w:line="240" w:lineRule="auto"/>
              <w:jc w:val="center"/>
              <w:rPr>
                <w:ins w:id="7531" w:author="David Dayan" w:date="2021-12-03T17:13:00Z"/>
                <w:rFonts w:ascii="Calibri" w:eastAsia="Times New Roman" w:hAnsi="Calibri" w:cs="Times New Roman"/>
                <w:color w:val="000000"/>
                <w:sz w:val="16"/>
                <w:szCs w:val="16"/>
              </w:rPr>
            </w:pPr>
            <w:proofErr w:type="spellStart"/>
            <w:ins w:id="7532"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533" w:author="David Dayan" w:date="2021-12-03T17:18:00Z">
              <w:tcPr>
                <w:tcW w:w="2876" w:type="dxa"/>
                <w:gridSpan w:val="2"/>
                <w:tcBorders>
                  <w:top w:val="nil"/>
                  <w:left w:val="nil"/>
                  <w:bottom w:val="nil"/>
                  <w:right w:val="nil"/>
                </w:tcBorders>
                <w:shd w:val="clear" w:color="auto" w:fill="auto"/>
                <w:noWrap/>
                <w:vAlign w:val="bottom"/>
                <w:hideMark/>
              </w:tcPr>
            </w:tcPrChange>
          </w:tcPr>
          <w:p w14:paraId="15D1B753" w14:textId="77777777" w:rsidR="00036D0E" w:rsidRPr="00036D0E" w:rsidRDefault="00036D0E" w:rsidP="00245317">
            <w:pPr>
              <w:spacing w:after="0" w:line="240" w:lineRule="auto"/>
              <w:jc w:val="center"/>
              <w:rPr>
                <w:ins w:id="7534" w:author="David Dayan" w:date="2021-12-03T17:13:00Z"/>
                <w:rFonts w:ascii="Calibri" w:eastAsia="Times New Roman" w:hAnsi="Calibri" w:cs="Times New Roman"/>
                <w:color w:val="000000"/>
                <w:sz w:val="16"/>
                <w:szCs w:val="16"/>
              </w:rPr>
            </w:pPr>
            <w:proofErr w:type="spellStart"/>
            <w:ins w:id="7535"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536" w:author="David Dayan" w:date="2021-12-03T17:18:00Z">
              <w:tcPr>
                <w:tcW w:w="1426" w:type="dxa"/>
                <w:tcBorders>
                  <w:top w:val="nil"/>
                  <w:left w:val="nil"/>
                  <w:bottom w:val="nil"/>
                  <w:right w:val="nil"/>
                </w:tcBorders>
                <w:shd w:val="clear" w:color="auto" w:fill="auto"/>
                <w:noWrap/>
                <w:vAlign w:val="bottom"/>
                <w:hideMark/>
              </w:tcPr>
            </w:tcPrChange>
          </w:tcPr>
          <w:p w14:paraId="2972BB67" w14:textId="77777777" w:rsidR="00036D0E" w:rsidRPr="00036D0E" w:rsidRDefault="00036D0E" w:rsidP="00245317">
            <w:pPr>
              <w:spacing w:after="0" w:line="240" w:lineRule="auto"/>
              <w:jc w:val="center"/>
              <w:rPr>
                <w:ins w:id="7537" w:author="David Dayan" w:date="2021-12-03T17:13:00Z"/>
                <w:rFonts w:ascii="Calibri" w:eastAsia="Times New Roman" w:hAnsi="Calibri" w:cs="Times New Roman"/>
                <w:color w:val="000000"/>
                <w:sz w:val="16"/>
                <w:szCs w:val="16"/>
              </w:rPr>
            </w:pPr>
            <w:proofErr w:type="spellStart"/>
            <w:ins w:id="7538" w:author="David Dayan" w:date="2021-12-03T17:13:00Z">
              <w:r w:rsidRPr="00036D0E">
                <w:rPr>
                  <w:rFonts w:ascii="Calibri" w:eastAsia="Times New Roman" w:hAnsi="Calibri" w:cs="Times New Roman"/>
                  <w:color w:val="000000"/>
                  <w:sz w:val="16"/>
                  <w:szCs w:val="16"/>
                </w:rPr>
                <w:t>late_homozygote</w:t>
              </w:r>
              <w:proofErr w:type="spellEnd"/>
            </w:ins>
          </w:p>
        </w:tc>
      </w:tr>
      <w:tr w:rsidR="00036D0E" w:rsidRPr="00036D0E" w14:paraId="358B7BFE" w14:textId="77777777" w:rsidTr="00245317">
        <w:trPr>
          <w:cantSplit/>
          <w:trHeight w:val="20"/>
          <w:ins w:id="7539" w:author="David Dayan" w:date="2021-12-03T17:13:00Z"/>
          <w:trPrChange w:id="7540"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541" w:author="David Dayan" w:date="2021-12-03T17:18:00Z">
              <w:tcPr>
                <w:tcW w:w="1563" w:type="dxa"/>
                <w:tcBorders>
                  <w:top w:val="nil"/>
                  <w:left w:val="nil"/>
                  <w:bottom w:val="nil"/>
                  <w:right w:val="nil"/>
                </w:tcBorders>
                <w:shd w:val="clear" w:color="auto" w:fill="auto"/>
                <w:noWrap/>
                <w:vAlign w:val="bottom"/>
                <w:hideMark/>
              </w:tcPr>
            </w:tcPrChange>
          </w:tcPr>
          <w:p w14:paraId="68ADCC4C" w14:textId="77777777" w:rsidR="00036D0E" w:rsidRPr="00036D0E" w:rsidRDefault="00036D0E" w:rsidP="00245317">
            <w:pPr>
              <w:spacing w:after="0" w:line="240" w:lineRule="auto"/>
              <w:jc w:val="center"/>
              <w:rPr>
                <w:ins w:id="7542" w:author="David Dayan" w:date="2021-12-03T17:13:00Z"/>
                <w:rFonts w:ascii="Calibri" w:eastAsia="Times New Roman" w:hAnsi="Calibri" w:cs="Times New Roman"/>
                <w:color w:val="000000"/>
                <w:sz w:val="16"/>
                <w:szCs w:val="16"/>
              </w:rPr>
            </w:pPr>
            <w:ins w:id="7543" w:author="David Dayan" w:date="2021-12-03T17:13:00Z">
              <w:r w:rsidRPr="00036D0E">
                <w:rPr>
                  <w:rFonts w:ascii="Calibri" w:eastAsia="Times New Roman" w:hAnsi="Calibri" w:cs="Times New Roman"/>
                  <w:color w:val="000000"/>
                  <w:sz w:val="16"/>
                  <w:szCs w:val="16"/>
                </w:rPr>
                <w:t>OtsAC20ROGR_0211</w:t>
              </w:r>
            </w:ins>
          </w:p>
        </w:tc>
        <w:tc>
          <w:tcPr>
            <w:tcW w:w="746" w:type="dxa"/>
            <w:tcBorders>
              <w:top w:val="nil"/>
              <w:left w:val="nil"/>
              <w:bottom w:val="nil"/>
              <w:right w:val="nil"/>
            </w:tcBorders>
            <w:shd w:val="clear" w:color="auto" w:fill="auto"/>
            <w:noWrap/>
            <w:vAlign w:val="bottom"/>
            <w:hideMark/>
            <w:tcPrChange w:id="7544" w:author="David Dayan" w:date="2021-12-03T17:18:00Z">
              <w:tcPr>
                <w:tcW w:w="746" w:type="dxa"/>
                <w:tcBorders>
                  <w:top w:val="nil"/>
                  <w:left w:val="nil"/>
                  <w:bottom w:val="nil"/>
                  <w:right w:val="nil"/>
                </w:tcBorders>
                <w:shd w:val="clear" w:color="auto" w:fill="auto"/>
                <w:noWrap/>
                <w:vAlign w:val="bottom"/>
                <w:hideMark/>
              </w:tcPr>
            </w:tcPrChange>
          </w:tcPr>
          <w:p w14:paraId="6E836A9B" w14:textId="77777777" w:rsidR="00036D0E" w:rsidRPr="00036D0E" w:rsidRDefault="00036D0E" w:rsidP="00245317">
            <w:pPr>
              <w:spacing w:after="0" w:line="240" w:lineRule="auto"/>
              <w:jc w:val="center"/>
              <w:rPr>
                <w:ins w:id="7545" w:author="David Dayan" w:date="2021-12-03T17:13:00Z"/>
                <w:rFonts w:ascii="Calibri" w:eastAsia="Times New Roman" w:hAnsi="Calibri" w:cs="Times New Roman"/>
                <w:color w:val="000000"/>
                <w:sz w:val="16"/>
                <w:szCs w:val="16"/>
              </w:rPr>
            </w:pPr>
            <w:ins w:id="7546" w:author="David Dayan" w:date="2021-12-03T17:13:00Z">
              <w:r w:rsidRPr="00036D0E">
                <w:rPr>
                  <w:rFonts w:ascii="Calibri" w:eastAsia="Times New Roman" w:hAnsi="Calibri" w:cs="Times New Roman"/>
                  <w:color w:val="000000"/>
                  <w:sz w:val="16"/>
                  <w:szCs w:val="16"/>
                </w:rPr>
                <w:t>9/30/20</w:t>
              </w:r>
            </w:ins>
          </w:p>
        </w:tc>
        <w:tc>
          <w:tcPr>
            <w:tcW w:w="599" w:type="dxa"/>
            <w:tcBorders>
              <w:top w:val="nil"/>
              <w:left w:val="nil"/>
              <w:bottom w:val="nil"/>
              <w:right w:val="nil"/>
            </w:tcBorders>
            <w:shd w:val="clear" w:color="auto" w:fill="auto"/>
            <w:noWrap/>
            <w:vAlign w:val="bottom"/>
            <w:hideMark/>
            <w:tcPrChange w:id="7547" w:author="David Dayan" w:date="2021-12-03T17:18:00Z">
              <w:tcPr>
                <w:tcW w:w="599" w:type="dxa"/>
                <w:tcBorders>
                  <w:top w:val="nil"/>
                  <w:left w:val="nil"/>
                  <w:bottom w:val="nil"/>
                  <w:right w:val="nil"/>
                </w:tcBorders>
                <w:shd w:val="clear" w:color="auto" w:fill="auto"/>
                <w:noWrap/>
                <w:vAlign w:val="bottom"/>
                <w:hideMark/>
              </w:tcPr>
            </w:tcPrChange>
          </w:tcPr>
          <w:p w14:paraId="429DA4D5" w14:textId="77777777" w:rsidR="00036D0E" w:rsidRPr="00036D0E" w:rsidRDefault="00036D0E" w:rsidP="00245317">
            <w:pPr>
              <w:spacing w:after="0" w:line="240" w:lineRule="auto"/>
              <w:jc w:val="center"/>
              <w:rPr>
                <w:ins w:id="7548" w:author="David Dayan" w:date="2021-12-03T17:13:00Z"/>
                <w:rFonts w:ascii="Calibri" w:eastAsia="Times New Roman" w:hAnsi="Calibri" w:cs="Times New Roman"/>
                <w:color w:val="000000"/>
                <w:sz w:val="16"/>
                <w:szCs w:val="16"/>
              </w:rPr>
            </w:pPr>
            <w:ins w:id="7549" w:author="David Dayan" w:date="2021-12-03T17:13:00Z">
              <w:r w:rsidRPr="00036D0E">
                <w:rPr>
                  <w:rFonts w:ascii="Calibri" w:eastAsia="Times New Roman" w:hAnsi="Calibri" w:cs="Times New Roman"/>
                  <w:color w:val="000000"/>
                  <w:sz w:val="16"/>
                  <w:szCs w:val="16"/>
                </w:rPr>
                <w:t>274</w:t>
              </w:r>
            </w:ins>
          </w:p>
        </w:tc>
        <w:tc>
          <w:tcPr>
            <w:tcW w:w="1142" w:type="dxa"/>
            <w:tcBorders>
              <w:top w:val="nil"/>
              <w:left w:val="nil"/>
              <w:bottom w:val="nil"/>
              <w:right w:val="nil"/>
            </w:tcBorders>
            <w:shd w:val="clear" w:color="auto" w:fill="auto"/>
            <w:noWrap/>
            <w:vAlign w:val="bottom"/>
            <w:hideMark/>
            <w:tcPrChange w:id="7550" w:author="David Dayan" w:date="2021-12-03T17:18:00Z">
              <w:tcPr>
                <w:tcW w:w="1142" w:type="dxa"/>
                <w:tcBorders>
                  <w:top w:val="nil"/>
                  <w:left w:val="nil"/>
                  <w:bottom w:val="nil"/>
                  <w:right w:val="nil"/>
                </w:tcBorders>
                <w:shd w:val="clear" w:color="auto" w:fill="auto"/>
                <w:noWrap/>
                <w:vAlign w:val="bottom"/>
                <w:hideMark/>
              </w:tcPr>
            </w:tcPrChange>
          </w:tcPr>
          <w:p w14:paraId="34C96834" w14:textId="77777777" w:rsidR="00036D0E" w:rsidRPr="00036D0E" w:rsidRDefault="00036D0E" w:rsidP="00245317">
            <w:pPr>
              <w:spacing w:after="0" w:line="240" w:lineRule="auto"/>
              <w:jc w:val="center"/>
              <w:rPr>
                <w:ins w:id="7551" w:author="David Dayan" w:date="2021-12-03T17:13:00Z"/>
                <w:rFonts w:ascii="Calibri" w:eastAsia="Times New Roman" w:hAnsi="Calibri" w:cs="Times New Roman"/>
                <w:color w:val="000000"/>
                <w:sz w:val="16"/>
                <w:szCs w:val="16"/>
              </w:rPr>
            </w:pPr>
            <w:ins w:id="7552"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553" w:author="David Dayan" w:date="2021-12-03T17:18:00Z">
              <w:tcPr>
                <w:tcW w:w="1440" w:type="dxa"/>
                <w:tcBorders>
                  <w:top w:val="nil"/>
                  <w:left w:val="nil"/>
                  <w:bottom w:val="nil"/>
                  <w:right w:val="nil"/>
                </w:tcBorders>
                <w:shd w:val="clear" w:color="auto" w:fill="auto"/>
                <w:noWrap/>
                <w:vAlign w:val="bottom"/>
                <w:hideMark/>
              </w:tcPr>
            </w:tcPrChange>
          </w:tcPr>
          <w:p w14:paraId="2DAF7127" w14:textId="77777777" w:rsidR="00036D0E" w:rsidRPr="00036D0E" w:rsidRDefault="00036D0E" w:rsidP="00245317">
            <w:pPr>
              <w:spacing w:after="0" w:line="240" w:lineRule="auto"/>
              <w:jc w:val="center"/>
              <w:rPr>
                <w:ins w:id="7554" w:author="David Dayan" w:date="2021-12-03T17:13:00Z"/>
                <w:rFonts w:ascii="Calibri" w:eastAsia="Times New Roman" w:hAnsi="Calibri" w:cs="Times New Roman"/>
                <w:color w:val="000000"/>
                <w:sz w:val="16"/>
                <w:szCs w:val="16"/>
              </w:rPr>
            </w:pPr>
            <w:ins w:id="7555"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556" w:author="David Dayan" w:date="2021-12-03T17:18:00Z">
              <w:tcPr>
                <w:tcW w:w="1530" w:type="dxa"/>
                <w:tcBorders>
                  <w:top w:val="nil"/>
                  <w:left w:val="nil"/>
                  <w:bottom w:val="nil"/>
                  <w:right w:val="nil"/>
                </w:tcBorders>
                <w:shd w:val="clear" w:color="auto" w:fill="auto"/>
                <w:noWrap/>
                <w:vAlign w:val="bottom"/>
                <w:hideMark/>
              </w:tcPr>
            </w:tcPrChange>
          </w:tcPr>
          <w:p w14:paraId="3E94ABFA" w14:textId="77777777" w:rsidR="00036D0E" w:rsidRPr="00036D0E" w:rsidRDefault="00036D0E" w:rsidP="00245317">
            <w:pPr>
              <w:spacing w:after="0" w:line="240" w:lineRule="auto"/>
              <w:jc w:val="center"/>
              <w:rPr>
                <w:ins w:id="7557" w:author="David Dayan" w:date="2021-12-03T17:13:00Z"/>
                <w:rFonts w:ascii="Calibri" w:eastAsia="Times New Roman" w:hAnsi="Calibri" w:cs="Times New Roman"/>
                <w:color w:val="000000"/>
                <w:sz w:val="16"/>
                <w:szCs w:val="16"/>
              </w:rPr>
            </w:pPr>
            <w:ins w:id="7558"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559" w:author="David Dayan" w:date="2021-12-03T17:18:00Z">
              <w:tcPr>
                <w:tcW w:w="898" w:type="dxa"/>
                <w:tcBorders>
                  <w:top w:val="nil"/>
                  <w:left w:val="nil"/>
                  <w:bottom w:val="nil"/>
                  <w:right w:val="nil"/>
                </w:tcBorders>
                <w:shd w:val="clear" w:color="auto" w:fill="auto"/>
                <w:noWrap/>
                <w:vAlign w:val="bottom"/>
                <w:hideMark/>
              </w:tcPr>
            </w:tcPrChange>
          </w:tcPr>
          <w:p w14:paraId="6896623F" w14:textId="77777777" w:rsidR="00036D0E" w:rsidRPr="00036D0E" w:rsidRDefault="00036D0E" w:rsidP="00245317">
            <w:pPr>
              <w:spacing w:after="0" w:line="240" w:lineRule="auto"/>
              <w:jc w:val="center"/>
              <w:rPr>
                <w:ins w:id="7560" w:author="David Dayan" w:date="2021-12-03T17:13:00Z"/>
                <w:rFonts w:ascii="Calibri" w:eastAsia="Times New Roman" w:hAnsi="Calibri" w:cs="Times New Roman"/>
                <w:color w:val="000000"/>
                <w:sz w:val="16"/>
                <w:szCs w:val="16"/>
              </w:rPr>
            </w:pPr>
            <w:ins w:id="7561"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562" w:author="David Dayan" w:date="2021-12-03T17:18:00Z">
              <w:tcPr>
                <w:tcW w:w="902" w:type="dxa"/>
                <w:tcBorders>
                  <w:top w:val="nil"/>
                  <w:left w:val="nil"/>
                  <w:bottom w:val="nil"/>
                  <w:right w:val="nil"/>
                </w:tcBorders>
                <w:shd w:val="clear" w:color="auto" w:fill="auto"/>
                <w:noWrap/>
                <w:vAlign w:val="bottom"/>
                <w:hideMark/>
              </w:tcPr>
            </w:tcPrChange>
          </w:tcPr>
          <w:p w14:paraId="6C43EF37" w14:textId="77777777" w:rsidR="00036D0E" w:rsidRPr="00036D0E" w:rsidRDefault="00036D0E" w:rsidP="00245317">
            <w:pPr>
              <w:spacing w:after="0" w:line="240" w:lineRule="auto"/>
              <w:jc w:val="center"/>
              <w:rPr>
                <w:ins w:id="7563" w:author="David Dayan" w:date="2021-12-03T17:13:00Z"/>
                <w:rFonts w:ascii="Calibri" w:eastAsia="Times New Roman" w:hAnsi="Calibri" w:cs="Times New Roman"/>
                <w:color w:val="000000"/>
                <w:sz w:val="16"/>
                <w:szCs w:val="16"/>
              </w:rPr>
            </w:pPr>
            <w:ins w:id="7564"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565" w:author="David Dayan" w:date="2021-12-03T17:18:00Z">
              <w:tcPr>
                <w:tcW w:w="2160" w:type="dxa"/>
                <w:tcBorders>
                  <w:top w:val="nil"/>
                  <w:left w:val="nil"/>
                  <w:bottom w:val="nil"/>
                  <w:right w:val="nil"/>
                </w:tcBorders>
                <w:shd w:val="clear" w:color="auto" w:fill="auto"/>
                <w:noWrap/>
                <w:vAlign w:val="bottom"/>
                <w:hideMark/>
              </w:tcPr>
            </w:tcPrChange>
          </w:tcPr>
          <w:p w14:paraId="053CF324" w14:textId="77777777" w:rsidR="00036D0E" w:rsidRPr="00036D0E" w:rsidRDefault="00036D0E" w:rsidP="00245317">
            <w:pPr>
              <w:spacing w:after="0" w:line="240" w:lineRule="auto"/>
              <w:jc w:val="center"/>
              <w:rPr>
                <w:ins w:id="7566" w:author="David Dayan" w:date="2021-12-03T17:13:00Z"/>
                <w:rFonts w:ascii="Calibri" w:eastAsia="Times New Roman" w:hAnsi="Calibri" w:cs="Times New Roman"/>
                <w:color w:val="000000"/>
                <w:sz w:val="16"/>
                <w:szCs w:val="16"/>
              </w:rPr>
            </w:pPr>
            <w:proofErr w:type="spellStart"/>
            <w:ins w:id="7567" w:author="David Dayan" w:date="2021-12-03T17:13:00Z">
              <w:r w:rsidRPr="00036D0E">
                <w:rPr>
                  <w:rFonts w:ascii="Calibri" w:eastAsia="Times New Roman" w:hAnsi="Calibri" w:cs="Times New Roman"/>
                  <w:color w:val="000000"/>
                  <w:sz w:val="16"/>
                  <w:szCs w:val="16"/>
                </w:rPr>
                <w:t>late_homozygote</w:t>
              </w:r>
              <w:proofErr w:type="spellEnd"/>
            </w:ins>
          </w:p>
        </w:tc>
        <w:tc>
          <w:tcPr>
            <w:tcW w:w="1710" w:type="dxa"/>
            <w:tcBorders>
              <w:top w:val="nil"/>
              <w:left w:val="nil"/>
              <w:bottom w:val="nil"/>
              <w:right w:val="nil"/>
            </w:tcBorders>
            <w:shd w:val="clear" w:color="auto" w:fill="auto"/>
            <w:noWrap/>
            <w:vAlign w:val="bottom"/>
            <w:hideMark/>
            <w:tcPrChange w:id="7568" w:author="David Dayan" w:date="2021-12-03T17:18:00Z">
              <w:tcPr>
                <w:tcW w:w="2876" w:type="dxa"/>
                <w:gridSpan w:val="2"/>
                <w:tcBorders>
                  <w:top w:val="nil"/>
                  <w:left w:val="nil"/>
                  <w:bottom w:val="nil"/>
                  <w:right w:val="nil"/>
                </w:tcBorders>
                <w:shd w:val="clear" w:color="auto" w:fill="auto"/>
                <w:noWrap/>
                <w:vAlign w:val="bottom"/>
                <w:hideMark/>
              </w:tcPr>
            </w:tcPrChange>
          </w:tcPr>
          <w:p w14:paraId="0E485DC2" w14:textId="77777777" w:rsidR="00036D0E" w:rsidRPr="00036D0E" w:rsidRDefault="00036D0E" w:rsidP="00245317">
            <w:pPr>
              <w:spacing w:after="0" w:line="240" w:lineRule="auto"/>
              <w:jc w:val="center"/>
              <w:rPr>
                <w:ins w:id="7569" w:author="David Dayan" w:date="2021-12-03T17:13:00Z"/>
                <w:rFonts w:ascii="Calibri" w:eastAsia="Times New Roman" w:hAnsi="Calibri" w:cs="Times New Roman"/>
                <w:color w:val="000000"/>
                <w:sz w:val="16"/>
                <w:szCs w:val="16"/>
              </w:rPr>
            </w:pPr>
            <w:proofErr w:type="spellStart"/>
            <w:ins w:id="7570" w:author="David Dayan" w:date="2021-12-03T17:13:00Z">
              <w:r w:rsidRPr="00036D0E">
                <w:rPr>
                  <w:rFonts w:ascii="Calibri" w:eastAsia="Times New Roman" w:hAnsi="Calibri" w:cs="Times New Roman"/>
                  <w:color w:val="000000"/>
                  <w:sz w:val="16"/>
                  <w:szCs w:val="16"/>
                </w:rPr>
                <w:t>late_homozygote</w:t>
              </w:r>
              <w:proofErr w:type="spellEnd"/>
            </w:ins>
          </w:p>
        </w:tc>
        <w:tc>
          <w:tcPr>
            <w:tcW w:w="1530" w:type="dxa"/>
            <w:tcBorders>
              <w:top w:val="nil"/>
              <w:left w:val="nil"/>
              <w:bottom w:val="nil"/>
              <w:right w:val="nil"/>
            </w:tcBorders>
            <w:shd w:val="clear" w:color="auto" w:fill="auto"/>
            <w:noWrap/>
            <w:vAlign w:val="bottom"/>
            <w:hideMark/>
            <w:tcPrChange w:id="7571" w:author="David Dayan" w:date="2021-12-03T17:18:00Z">
              <w:tcPr>
                <w:tcW w:w="1426" w:type="dxa"/>
                <w:tcBorders>
                  <w:top w:val="nil"/>
                  <w:left w:val="nil"/>
                  <w:bottom w:val="nil"/>
                  <w:right w:val="nil"/>
                </w:tcBorders>
                <w:shd w:val="clear" w:color="auto" w:fill="auto"/>
                <w:noWrap/>
                <w:vAlign w:val="bottom"/>
                <w:hideMark/>
              </w:tcPr>
            </w:tcPrChange>
          </w:tcPr>
          <w:p w14:paraId="09419F5E" w14:textId="77777777" w:rsidR="00036D0E" w:rsidRPr="00036D0E" w:rsidRDefault="00036D0E" w:rsidP="00245317">
            <w:pPr>
              <w:spacing w:after="0" w:line="240" w:lineRule="auto"/>
              <w:jc w:val="center"/>
              <w:rPr>
                <w:ins w:id="7572" w:author="David Dayan" w:date="2021-12-03T17:13:00Z"/>
                <w:rFonts w:ascii="Calibri" w:eastAsia="Times New Roman" w:hAnsi="Calibri" w:cs="Times New Roman"/>
                <w:color w:val="000000"/>
                <w:sz w:val="16"/>
                <w:szCs w:val="16"/>
              </w:rPr>
            </w:pPr>
            <w:proofErr w:type="spellStart"/>
            <w:ins w:id="7573" w:author="David Dayan" w:date="2021-12-03T17:13:00Z">
              <w:r w:rsidRPr="00036D0E">
                <w:rPr>
                  <w:rFonts w:ascii="Calibri" w:eastAsia="Times New Roman" w:hAnsi="Calibri" w:cs="Times New Roman"/>
                  <w:color w:val="000000"/>
                  <w:sz w:val="16"/>
                  <w:szCs w:val="16"/>
                </w:rPr>
                <w:t>late_homozygote</w:t>
              </w:r>
              <w:proofErr w:type="spellEnd"/>
            </w:ins>
          </w:p>
        </w:tc>
      </w:tr>
    </w:tbl>
    <w:p w14:paraId="51A66BC0" w14:textId="559AD91E" w:rsidR="00311713" w:rsidRDefault="00311713" w:rsidP="00036D0E">
      <w:pPr>
        <w:spacing w:after="0" w:line="240" w:lineRule="auto"/>
        <w:rPr>
          <w:ins w:id="7574" w:author="David Dayan" w:date="2021-12-03T16:39:00Z"/>
          <w:sz w:val="24"/>
          <w:szCs w:val="24"/>
        </w:rPr>
        <w:pPrChange w:id="7575" w:author="David Dayan" w:date="2021-12-03T17:16:00Z">
          <w:pPr/>
        </w:pPrChange>
      </w:pPr>
    </w:p>
    <w:p w14:paraId="76D55DE2" w14:textId="77777777" w:rsidR="00311713" w:rsidRDefault="00311713" w:rsidP="00036D0E">
      <w:pPr>
        <w:spacing w:after="0" w:line="240" w:lineRule="auto"/>
        <w:rPr>
          <w:ins w:id="7576" w:author="David Dayan" w:date="2021-12-03T16:39:00Z"/>
          <w:sz w:val="24"/>
          <w:szCs w:val="24"/>
        </w:rPr>
        <w:pPrChange w:id="7577" w:author="David Dayan" w:date="2021-12-03T17:16:00Z">
          <w:pPr/>
        </w:pPrChange>
      </w:pPr>
    </w:p>
    <w:p w14:paraId="25733665" w14:textId="0746D775" w:rsidR="00311713" w:rsidRDefault="00934004" w:rsidP="00036D0E">
      <w:pPr>
        <w:spacing w:after="0" w:line="240" w:lineRule="auto"/>
        <w:rPr>
          <w:ins w:id="7578" w:author="David Dayan" w:date="2021-12-03T16:39:00Z"/>
          <w:sz w:val="24"/>
          <w:szCs w:val="24"/>
        </w:rPr>
        <w:pPrChange w:id="7579" w:author="David Dayan" w:date="2021-12-03T17:16:00Z">
          <w:pPr/>
        </w:pPrChange>
      </w:pPr>
      <w:ins w:id="7580" w:author="David Dayan" w:date="2021-12-03T17:23:00Z">
        <w:r>
          <w:rPr>
            <w:sz w:val="24"/>
            <w:szCs w:val="24"/>
          </w:rPr>
          <w:t>Supplemental Table 1: Full dataset used for this analysis</w:t>
        </w:r>
      </w:ins>
    </w:p>
    <w:p w14:paraId="5B7D2B49" w14:textId="77777777" w:rsidR="00311713" w:rsidRDefault="00311713">
      <w:pPr>
        <w:rPr>
          <w:ins w:id="7581" w:author="David Dayan" w:date="2021-12-03T16:39:00Z"/>
          <w:sz w:val="24"/>
          <w:szCs w:val="24"/>
        </w:rPr>
      </w:pPr>
    </w:p>
    <w:p w14:paraId="4E957686" w14:textId="77777777" w:rsidR="00311713" w:rsidRDefault="00311713">
      <w:pPr>
        <w:rPr>
          <w:ins w:id="7582" w:author="David Dayan" w:date="2021-12-03T16:39:00Z"/>
          <w:sz w:val="24"/>
          <w:szCs w:val="24"/>
        </w:rPr>
        <w:sectPr w:rsidR="00311713" w:rsidSect="00036D0E">
          <w:pgSz w:w="15840" w:h="12240" w:orient="landscape" w:code="1"/>
          <w:pgMar w:top="945" w:right="1440" w:bottom="1440" w:left="1440" w:header="720" w:footer="720" w:gutter="0"/>
          <w:pgNumType w:start="1"/>
          <w:cols w:space="720"/>
          <w:docGrid w:linePitch="360"/>
          <w:sectPrChange w:id="7583" w:author="David Dayan" w:date="2021-12-03T17:15:00Z">
            <w:sectPr w:rsidR="00311713" w:rsidSect="00036D0E">
              <w:pgSz w:w="12240" w:h="15840" w:orient="portrait"/>
              <w:pgMar w:top="1440" w:right="1440" w:bottom="1440" w:left="1440" w:header="720" w:footer="720" w:gutter="0"/>
            </w:sectPr>
          </w:sectPrChange>
        </w:sectPr>
      </w:pPr>
    </w:p>
    <w:p w14:paraId="33A9A8AA" w14:textId="6BF26EE7" w:rsidR="00311713" w:rsidRDefault="00311713">
      <w:pPr>
        <w:rPr>
          <w:ins w:id="7584" w:author="David Dayan" w:date="2021-12-03T16:38:00Z"/>
          <w:sz w:val="24"/>
          <w:szCs w:val="24"/>
        </w:rPr>
      </w:pPr>
      <w:ins w:id="7585" w:author="David Dayan" w:date="2021-12-03T16:38:00Z">
        <w:r>
          <w:rPr>
            <w:sz w:val="24"/>
            <w:szCs w:val="24"/>
          </w:rPr>
          <w:lastRenderedPageBreak/>
          <w:br w:type="page"/>
        </w:r>
      </w:ins>
    </w:p>
    <w:p w14:paraId="1E912D92" w14:textId="5DF9C34A" w:rsidR="00311713" w:rsidRDefault="00311713">
      <w:pPr>
        <w:rPr>
          <w:ins w:id="7586" w:author="David Dayan" w:date="2021-12-03T16:38:00Z"/>
          <w:sz w:val="24"/>
          <w:szCs w:val="24"/>
        </w:rPr>
      </w:pPr>
      <w:ins w:id="7587" w:author="David Dayan" w:date="2021-12-03T16:38:00Z">
        <w:r>
          <w:rPr>
            <w:sz w:val="24"/>
            <w:szCs w:val="24"/>
          </w:rPr>
          <w:lastRenderedPageBreak/>
          <w:br w:type="page"/>
        </w:r>
      </w:ins>
    </w:p>
    <w:p w14:paraId="51C5E17F" w14:textId="77777777" w:rsidR="00144E70" w:rsidRDefault="00144E70" w:rsidP="00144E70">
      <w:pPr>
        <w:ind w:left="720" w:hanging="720"/>
        <w:rPr>
          <w:sz w:val="24"/>
          <w:szCs w:val="24"/>
        </w:rPr>
        <w:sectPr w:rsidR="00144E70" w:rsidSect="00144E70">
          <w:pgSz w:w="12240" w:h="15840" w:code="1"/>
          <w:pgMar w:top="1440" w:right="1440" w:bottom="1440" w:left="1440" w:header="720" w:footer="720" w:gutter="0"/>
          <w:pgNumType w:start="1"/>
          <w:cols w:space="720"/>
          <w:docGrid w:linePitch="360"/>
        </w:sectPr>
      </w:pPr>
    </w:p>
    <w:p w14:paraId="0EB850F6" w14:textId="77777777" w:rsidR="00144E70" w:rsidRPr="00630DED" w:rsidRDefault="00144E70" w:rsidP="00144E70">
      <w:pPr>
        <w:jc w:val="center"/>
      </w:pPr>
      <w:r w:rsidRPr="00630DED">
        <w:lastRenderedPageBreak/>
        <w:t xml:space="preserve">[Inside of back cover; </w:t>
      </w:r>
      <w:r w:rsidRPr="00630DED">
        <w:rPr>
          <w:i/>
        </w:rPr>
        <w:t>no page number</w:t>
      </w:r>
      <w:r w:rsidRPr="00630DED">
        <w:t>]</w:t>
      </w:r>
    </w:p>
    <w:p w14:paraId="5006A09E" w14:textId="77777777" w:rsidR="00144E70" w:rsidRPr="00D90081" w:rsidRDefault="00144E70" w:rsidP="00144E70">
      <w:pPr>
        <w:widowControl w:val="0"/>
        <w:autoSpaceDE w:val="0"/>
        <w:autoSpaceDN w:val="0"/>
        <w:adjustRightInd w:val="0"/>
        <w:rPr>
          <w:szCs w:val="26"/>
        </w:rPr>
      </w:pPr>
      <w:r w:rsidRPr="00D90081">
        <w:rPr>
          <w:szCs w:val="26"/>
        </w:rPr>
        <w:br w:type="page"/>
      </w:r>
    </w:p>
    <w:p w14:paraId="294CB088" w14:textId="77777777" w:rsidR="00144E70" w:rsidRPr="00D90081" w:rsidRDefault="00144E70" w:rsidP="00144E70">
      <w:pPr>
        <w:autoSpaceDE w:val="0"/>
        <w:autoSpaceDN w:val="0"/>
        <w:adjustRightInd w:val="0"/>
        <w:jc w:val="center"/>
        <w:rPr>
          <w:sz w:val="24"/>
          <w:szCs w:val="24"/>
        </w:rPr>
      </w:pPr>
      <w:r w:rsidRPr="00D90081">
        <w:rPr>
          <w:sz w:val="24"/>
          <w:szCs w:val="24"/>
        </w:rPr>
        <w:lastRenderedPageBreak/>
        <w:t xml:space="preserve">[Back cover; </w:t>
      </w:r>
      <w:r w:rsidRPr="00D90081">
        <w:rPr>
          <w:i/>
          <w:sz w:val="24"/>
          <w:szCs w:val="24"/>
        </w:rPr>
        <w:t>no page number</w:t>
      </w:r>
      <w:r w:rsidRPr="00D90081">
        <w:rPr>
          <w:sz w:val="24"/>
          <w:szCs w:val="24"/>
        </w:rPr>
        <w:t>]</w:t>
      </w:r>
    </w:p>
    <w:p w14:paraId="7E1D10CB" w14:textId="77777777" w:rsidR="00144E70" w:rsidRPr="00D90081" w:rsidRDefault="00144E70" w:rsidP="00144E70">
      <w:pPr>
        <w:autoSpaceDE w:val="0"/>
        <w:autoSpaceDN w:val="0"/>
        <w:adjustRightInd w:val="0"/>
        <w:jc w:val="center"/>
      </w:pPr>
    </w:p>
    <w:p w14:paraId="3C1A2F36" w14:textId="77777777" w:rsidR="00144E70" w:rsidRPr="00D90081" w:rsidRDefault="00144E70" w:rsidP="00144E70">
      <w:pPr>
        <w:autoSpaceDE w:val="0"/>
        <w:autoSpaceDN w:val="0"/>
        <w:adjustRightInd w:val="0"/>
        <w:jc w:val="center"/>
      </w:pPr>
    </w:p>
    <w:p w14:paraId="53920102" w14:textId="77777777" w:rsidR="00144E70" w:rsidRPr="00D90081" w:rsidRDefault="00144E70" w:rsidP="00144E70">
      <w:pPr>
        <w:autoSpaceDE w:val="0"/>
        <w:autoSpaceDN w:val="0"/>
        <w:adjustRightInd w:val="0"/>
        <w:jc w:val="center"/>
      </w:pPr>
    </w:p>
    <w:p w14:paraId="233D9420" w14:textId="77777777" w:rsidR="00144E70" w:rsidRPr="00D90081" w:rsidRDefault="00144E70" w:rsidP="00144E70">
      <w:pPr>
        <w:autoSpaceDE w:val="0"/>
        <w:autoSpaceDN w:val="0"/>
        <w:adjustRightInd w:val="0"/>
        <w:jc w:val="center"/>
      </w:pPr>
    </w:p>
    <w:p w14:paraId="0C6866C5" w14:textId="77777777" w:rsidR="00144E70" w:rsidRPr="00D90081" w:rsidRDefault="00144E70" w:rsidP="00144E70">
      <w:pPr>
        <w:autoSpaceDE w:val="0"/>
        <w:autoSpaceDN w:val="0"/>
        <w:adjustRightInd w:val="0"/>
        <w:rPr>
          <w:rFonts w:cs="Arial"/>
        </w:rPr>
      </w:pPr>
    </w:p>
    <w:p w14:paraId="1C3B5090" w14:textId="77777777" w:rsidR="00144E70" w:rsidRPr="00D90081" w:rsidRDefault="00144E70" w:rsidP="00144E70">
      <w:pPr>
        <w:autoSpaceDE w:val="0"/>
        <w:autoSpaceDN w:val="0"/>
        <w:adjustRightInd w:val="0"/>
        <w:jc w:val="center"/>
        <w:rPr>
          <w:rFonts w:cs="Arial"/>
        </w:rPr>
      </w:pPr>
      <w:r w:rsidRPr="00D90081">
        <w:rPr>
          <w:rFonts w:cs="Arial"/>
          <w:noProof/>
        </w:rPr>
        <w:drawing>
          <wp:inline distT="0" distB="0" distL="0" distR="0" wp14:anchorId="512CBAAA" wp14:editId="3C01FD93">
            <wp:extent cx="1638300" cy="2047875"/>
            <wp:effectExtent l="0" t="0" r="0" b="0"/>
            <wp:docPr id="1" name="Picture 1"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27">
                      <a:extLst>
                        <a:ext uri="{28A0092B-C50C-407E-A947-70E740481C1C}">
                          <a14:useLocalDpi xmlns:a14="http://schemas.microsoft.com/office/drawing/2010/main" val="0"/>
                        </a:ext>
                      </a:extLst>
                    </a:blip>
                    <a:srcRect l="11121" t="5963" r="21558" b="10461"/>
                    <a:stretch>
                      <a:fillRect/>
                    </a:stretch>
                  </pic:blipFill>
                  <pic:spPr bwMode="auto">
                    <a:xfrm>
                      <a:off x="0" y="0"/>
                      <a:ext cx="1638300" cy="2047875"/>
                    </a:xfrm>
                    <a:prstGeom prst="rect">
                      <a:avLst/>
                    </a:prstGeom>
                    <a:noFill/>
                    <a:ln>
                      <a:noFill/>
                    </a:ln>
                  </pic:spPr>
                </pic:pic>
              </a:graphicData>
            </a:graphic>
          </wp:inline>
        </w:drawing>
      </w:r>
    </w:p>
    <w:p w14:paraId="569C1516" w14:textId="77777777" w:rsidR="00C03B44" w:rsidRDefault="00144E70" w:rsidP="00EE787B">
      <w:pPr>
        <w:autoSpaceDE w:val="0"/>
        <w:autoSpaceDN w:val="0"/>
        <w:adjustRightInd w:val="0"/>
        <w:jc w:val="center"/>
      </w:pPr>
      <w:r w:rsidRPr="00D90081">
        <w:rPr>
          <w:rFonts w:cs="Arial"/>
          <w:b/>
          <w:bCs/>
          <w:sz w:val="24"/>
          <w:szCs w:val="24"/>
        </w:rPr>
        <w:t>4034 Fairview Industrial Drive SE</w:t>
      </w:r>
      <w:r w:rsidRPr="00D90081">
        <w:rPr>
          <w:rFonts w:cs="Arial"/>
          <w:b/>
          <w:bCs/>
          <w:sz w:val="24"/>
          <w:szCs w:val="24"/>
        </w:rPr>
        <w:br/>
        <w:t>Salem, OR 97302</w:t>
      </w:r>
      <w:r w:rsidRPr="00D90081">
        <w:rPr>
          <w:rFonts w:cs="Arial"/>
          <w:b/>
          <w:bCs/>
          <w:sz w:val="24"/>
          <w:szCs w:val="24"/>
        </w:rPr>
        <w:br/>
      </w:r>
    </w:p>
    <w:p w14:paraId="3FA667BF" w14:textId="77777777" w:rsidR="00C03B44" w:rsidRDefault="00C03B44" w:rsidP="00EE787B">
      <w:pPr>
        <w:autoSpaceDE w:val="0"/>
        <w:autoSpaceDN w:val="0"/>
        <w:adjustRightInd w:val="0"/>
        <w:jc w:val="center"/>
      </w:pPr>
    </w:p>
    <w:p w14:paraId="2F70EF8D" w14:textId="77777777" w:rsidR="00C03B44" w:rsidRPr="00C03B44" w:rsidRDefault="00C03B44" w:rsidP="00EE787B">
      <w:pPr>
        <w:autoSpaceDE w:val="0"/>
        <w:autoSpaceDN w:val="0"/>
        <w:adjustRightInd w:val="0"/>
        <w:jc w:val="center"/>
      </w:pPr>
      <w:r>
        <w:fldChar w:fldCharType="begin"/>
      </w:r>
      <w:r>
        <w:instrText xml:space="preserve"> ADDIN EN.REFLIST </w:instrText>
      </w:r>
      <w:r>
        <w:fldChar w:fldCharType="separate"/>
      </w:r>
      <w:r w:rsidRPr="00C03B44">
        <w:t xml:space="preserve">Hess JE, </w:t>
      </w:r>
      <w:proofErr w:type="spellStart"/>
      <w:r w:rsidRPr="00C03B44">
        <w:t>Zendt</w:t>
      </w:r>
      <w:proofErr w:type="spellEnd"/>
      <w:r w:rsidRPr="00C03B44">
        <w:t xml:space="preserve"> JS, </w:t>
      </w:r>
      <w:proofErr w:type="spellStart"/>
      <w:r w:rsidRPr="00C03B44">
        <w:t>Matala</w:t>
      </w:r>
      <w:proofErr w:type="spellEnd"/>
      <w:r w:rsidRPr="00C03B44">
        <w:t xml:space="preserve"> AR, </w:t>
      </w:r>
      <w:proofErr w:type="spellStart"/>
      <w:r w:rsidRPr="00C03B44">
        <w:t>Narum</w:t>
      </w:r>
      <w:proofErr w:type="spellEnd"/>
      <w:r w:rsidRPr="00C03B44">
        <w:t xml:space="preserve"> SR (2016) Genetic basis of adult migration timing in anadromous steelhead discovered through multivariate association testing. Proc Biol Sci, 283.</w:t>
      </w:r>
    </w:p>
    <w:p w14:paraId="5DEAA3BA" w14:textId="7914D65F" w:rsidR="006C74C3" w:rsidRPr="00B53A6E" w:rsidRDefault="00C03B44" w:rsidP="00EE787B">
      <w:pPr>
        <w:autoSpaceDE w:val="0"/>
        <w:autoSpaceDN w:val="0"/>
        <w:adjustRightInd w:val="0"/>
        <w:jc w:val="center"/>
      </w:pPr>
      <w:r>
        <w:fldChar w:fldCharType="end"/>
      </w:r>
    </w:p>
    <w:sectPr w:rsidR="006C74C3" w:rsidRPr="00B53A6E" w:rsidSect="000A3DC7">
      <w:headerReference w:type="even" r:id="rId28"/>
      <w:headerReference w:type="default" r:id="rId29"/>
      <w:footerReference w:type="default" r:id="rId30"/>
      <w:headerReference w:type="first" r:id="rId31"/>
      <w:pgSz w:w="12240" w:h="15840" w:code="1"/>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Kathleen O'Malley" w:date="2021-11-27T12:35:00Z" w:initials="OMKG">
    <w:p w14:paraId="0684FC67" w14:textId="77777777" w:rsidR="00036D0E" w:rsidRDefault="00036D0E">
      <w:pPr>
        <w:pStyle w:val="CommentText"/>
      </w:pPr>
      <w:r>
        <w:rPr>
          <w:rStyle w:val="CommentReference"/>
        </w:rPr>
        <w:annotationRef/>
      </w:r>
      <w:r>
        <w:t>Steve and Laura. Can you confirm that the sampling described below is correct? The text was copy and pasted from our previous report focusing on the 2019 samples.</w:t>
      </w:r>
    </w:p>
    <w:p w14:paraId="6FC171B1" w14:textId="77777777" w:rsidR="00036D0E" w:rsidRDefault="00036D0E">
      <w:pPr>
        <w:pStyle w:val="CommentText"/>
      </w:pPr>
    </w:p>
    <w:p w14:paraId="4FCEAD02" w14:textId="143638F8" w:rsidR="00036D0E" w:rsidRDefault="00036D0E">
      <w:pPr>
        <w:pStyle w:val="CommentText"/>
      </w:pPr>
      <w:r>
        <w:t>For instance, when did sampling begin and end compared to when the first and last fish caught?</w:t>
      </w:r>
    </w:p>
  </w:comment>
  <w:comment w:id="18" w:author="Kathleen O'Malley" w:date="2021-11-27T12:37:00Z" w:initials="OMKG">
    <w:p w14:paraId="761FEF7A" w14:textId="5CD53E38" w:rsidR="00036D0E" w:rsidRDefault="00036D0E">
      <w:pPr>
        <w:pStyle w:val="CommentText"/>
      </w:pPr>
      <w:r>
        <w:rPr>
          <w:rStyle w:val="CommentReference"/>
        </w:rPr>
        <w:annotationRef/>
      </w:r>
      <w:r>
        <w:t>Steve and Laura. Is this paragraph correct as well?</w:t>
      </w:r>
    </w:p>
  </w:comment>
  <w:comment w:id="35" w:author="Kathleen O'Malley" w:date="2021-11-28T11:46:00Z" w:initials="OMKG">
    <w:p w14:paraId="61ADB66B" w14:textId="6B7A9B6F" w:rsidR="00036D0E" w:rsidRDefault="00036D0E">
      <w:pPr>
        <w:pStyle w:val="CommentText"/>
      </w:pPr>
      <w:r>
        <w:rPr>
          <w:rStyle w:val="CommentReference"/>
        </w:rPr>
        <w:annotationRef/>
      </w:r>
      <w:r>
        <w:t>David, yes, there was a lengthy discussion in the previous report because that major high water event really impacted the sampling effort. That was not the case in 2020. Steve and Laura may want to include some additional details here.</w:t>
      </w:r>
    </w:p>
  </w:comment>
  <w:comment w:id="36" w:author="Kathleen O'Malley" w:date="2021-11-27T12:40:00Z" w:initials="OMKG">
    <w:p w14:paraId="7BDEB267" w14:textId="1C7EA653" w:rsidR="00036D0E" w:rsidRDefault="00036D0E">
      <w:pPr>
        <w:pStyle w:val="CommentText"/>
      </w:pPr>
      <w:r>
        <w:rPr>
          <w:rStyle w:val="CommentReference"/>
        </w:rPr>
        <w:annotationRef/>
      </w:r>
      <w:r>
        <w:t>David, I think it would make most sense to list these in order, either upstream to downstream or downstream to upstream. The latter might be best. If you could update this table that would be great. Thank you.</w:t>
      </w:r>
    </w:p>
  </w:comment>
  <w:comment w:id="111" w:author="Kathleen O'Malley" w:date="2021-11-27T13:01:00Z" w:initials="OMKG">
    <w:p w14:paraId="00DC13A5" w14:textId="220475E1" w:rsidR="00036D0E" w:rsidRDefault="00036D0E">
      <w:pPr>
        <w:pStyle w:val="CommentText"/>
      </w:pPr>
      <w:r>
        <w:rPr>
          <w:rStyle w:val="CommentReference"/>
        </w:rPr>
        <w:annotationRef/>
      </w:r>
      <w:r>
        <w:t>Steve or Laura, can you elaborate here ? Thanks.</w:t>
      </w:r>
    </w:p>
  </w:comment>
  <w:comment w:id="112" w:author="Kathleen O'Malley" w:date="2021-11-28T11:51:00Z" w:initials="OMKG">
    <w:p w14:paraId="3DF3A727" w14:textId="2229923B" w:rsidR="00036D0E" w:rsidRDefault="00036D0E">
      <w:pPr>
        <w:pStyle w:val="CommentText"/>
      </w:pPr>
      <w:r>
        <w:rPr>
          <w:rStyle w:val="CommentReference"/>
        </w:rPr>
        <w:annotationRef/>
      </w:r>
      <w:r>
        <w:t>David, I think it would be good to insert the figure from the workbook here. The figure that has number of sampled x Julian week sampled and capture method. It complements Table 1.</w:t>
      </w:r>
    </w:p>
  </w:comment>
  <w:comment w:id="136" w:author="Kathleen O'Malley" w:date="2021-11-28T11:05:00Z" w:initials="OMKG">
    <w:p w14:paraId="07F273F2" w14:textId="3657D118" w:rsidR="00036D0E" w:rsidRDefault="00036D0E">
      <w:pPr>
        <w:pStyle w:val="CommentText"/>
      </w:pPr>
      <w:r>
        <w:rPr>
          <w:rStyle w:val="CommentReference"/>
        </w:rPr>
        <w:annotationRef/>
      </w:r>
      <w:r>
        <w:t>I think it would be best to include a supplemental table just like in the previous report. Can you insert a Table S1 at the end of this document?</w:t>
      </w:r>
    </w:p>
  </w:comment>
  <w:comment w:id="137" w:author="David Dayan" w:date="2021-11-30T11:54:00Z" w:initials="DD">
    <w:p w14:paraId="7D11E535" w14:textId="7D04752E" w:rsidR="00036D0E" w:rsidRDefault="00036D0E">
      <w:pPr>
        <w:pStyle w:val="CommentText"/>
      </w:pPr>
      <w:r>
        <w:rPr>
          <w:rStyle w:val="CommentReference"/>
        </w:rPr>
        <w:annotationRef/>
      </w:r>
      <w:r>
        <w:t>Include full dataset, individual, location, date snp1 snp2</w:t>
      </w:r>
    </w:p>
  </w:comment>
  <w:comment w:id="143" w:author="Kathleen O'Malley" w:date="2021-11-28T11:33:00Z" w:initials="OMKG">
    <w:p w14:paraId="798461A0" w14:textId="56D4C32B" w:rsidR="00036D0E" w:rsidRDefault="00036D0E">
      <w:pPr>
        <w:pStyle w:val="CommentText"/>
      </w:pPr>
      <w:r>
        <w:rPr>
          <w:rStyle w:val="CommentReference"/>
        </w:rPr>
        <w:annotationRef/>
      </w:r>
      <w:r>
        <w:t>Let’s discuss these figures before making any revisions.</w:t>
      </w:r>
    </w:p>
  </w:comment>
  <w:comment w:id="144" w:author="Kathleen O'Malley" w:date="2021-11-28T10:43:00Z" w:initials="OMKG">
    <w:p w14:paraId="300EB6A3" w14:textId="77777777" w:rsidR="00036D0E" w:rsidRDefault="00036D0E">
      <w:pPr>
        <w:pStyle w:val="CommentText"/>
      </w:pPr>
      <w:r>
        <w:rPr>
          <w:rStyle w:val="CommentReference"/>
        </w:rPr>
        <w:annotationRef/>
      </w:r>
      <w:r>
        <w:t>David, to be consistent with the previous Rogue Chinook Information Reports, I think it would be best to use the terms homozygous spring, heterozygous and homozygous fall. But happy to discuss.</w:t>
      </w:r>
    </w:p>
    <w:p w14:paraId="62FD3106" w14:textId="77777777" w:rsidR="00036D0E" w:rsidRDefault="00036D0E">
      <w:pPr>
        <w:pStyle w:val="CommentText"/>
      </w:pPr>
    </w:p>
    <w:p w14:paraId="01679367" w14:textId="14F2CADF" w:rsidR="00036D0E" w:rsidRDefault="00036D0E">
      <w:pPr>
        <w:pStyle w:val="CommentText"/>
      </w:pPr>
      <w:r>
        <w:t>If I recall previous discussions with Shaun Clements and others correctly, the rationale for using these terms is that the markers have been validated in the Rogue which is not necessarily the case in other systems.</w:t>
      </w:r>
    </w:p>
  </w:comment>
  <w:comment w:id="152" w:author="Kathleen O'Malley" w:date="2021-11-28T10:51:00Z" w:initials="OMKG">
    <w:p w14:paraId="53A5DD03" w14:textId="13D2D198" w:rsidR="00036D0E" w:rsidRDefault="00036D0E">
      <w:pPr>
        <w:pStyle w:val="CommentText"/>
      </w:pPr>
      <w:r>
        <w:rPr>
          <w:rStyle w:val="CommentReference"/>
        </w:rPr>
        <w:annotationRef/>
      </w:r>
      <w:r>
        <w:t xml:space="preserve">David, I am curious how you calculate Julian week here and for Figure 2. We can discuss when we meet. Pete </w:t>
      </w:r>
      <w:proofErr w:type="spellStart"/>
      <w:r>
        <w:t>Samarin</w:t>
      </w:r>
      <w:proofErr w:type="spellEnd"/>
      <w:r>
        <w:t xml:space="preserve"> and Sandra had different approaches. I haven’t check with Cristin yet but will as well.</w:t>
      </w:r>
    </w:p>
  </w:comment>
  <w:comment w:id="183" w:author="Kathleen O'Malley" w:date="2021-11-28T11:12:00Z" w:initials="OMKG">
    <w:p w14:paraId="1D6EB195" w14:textId="11D6513C" w:rsidR="00036D0E" w:rsidRDefault="00036D0E">
      <w:pPr>
        <w:pStyle w:val="CommentText"/>
      </w:pPr>
      <w:r>
        <w:rPr>
          <w:rStyle w:val="CommentReference"/>
        </w:rPr>
        <w:annotationRef/>
      </w:r>
      <w:r>
        <w:t>Also, if possible, it would be great to color code homozygous spring in green and homozygous fall in orange and heterozygous in yellow. To be consistent with previous reports and it is easy for people to relate to.</w:t>
      </w:r>
    </w:p>
  </w:comment>
  <w:comment w:id="184" w:author="David Dayan" w:date="2021-12-01T17:59:00Z" w:initials="DD">
    <w:p w14:paraId="0E054D0F" w14:textId="7DE28E10" w:rsidR="00036D0E" w:rsidRDefault="00036D0E">
      <w:pPr>
        <w:pStyle w:val="CommentText"/>
      </w:pPr>
      <w:r>
        <w:rPr>
          <w:rStyle w:val="CommentReference"/>
        </w:rPr>
        <w:annotationRef/>
      </w:r>
      <w:r>
        <w:t>I t</w:t>
      </w:r>
      <w:r w:rsidR="003A6673">
        <w:t>ry</w:t>
      </w:r>
      <w:r>
        <w:t xml:space="preserve"> to use color palettes that are perceptually </w:t>
      </w:r>
      <w:r w:rsidR="00245317">
        <w:t xml:space="preserve">ordered and </w:t>
      </w:r>
      <w:r>
        <w:t>uniform</w:t>
      </w:r>
      <w:r w:rsidR="00245317">
        <w:t xml:space="preserve"> </w:t>
      </w:r>
      <w:r>
        <w:t xml:space="preserve">(e.g. het intermediate to the homozygotes), </w:t>
      </w:r>
      <w:r w:rsidR="003A6673">
        <w:t xml:space="preserve">monochrome friendly </w:t>
      </w:r>
      <w:r>
        <w:t>and color blind accessible. I couldn’t find one with yellow intermediate between green and orange, but I think I found something that captures what you’re going for here that</w:t>
      </w:r>
      <w:r w:rsidR="00245317">
        <w:t>’s still accessible</w:t>
      </w:r>
      <w:r w:rsidR="003A6673">
        <w:t xml:space="preserve"> to color blind people</w:t>
      </w:r>
      <w:r w:rsidR="00212913">
        <w:t xml:space="preserve"> and follows all the new data visualization norms</w:t>
      </w:r>
      <w:r w:rsidR="00245317">
        <w:t>.</w:t>
      </w:r>
    </w:p>
    <w:p w14:paraId="31318242" w14:textId="58B2FED9" w:rsidR="00EB7E31" w:rsidRDefault="00EB7E31">
      <w:pPr>
        <w:pStyle w:val="CommentText"/>
      </w:pPr>
      <w:r>
        <w:t xml:space="preserve">It’s a subset of one of the </w:t>
      </w:r>
      <w:hyperlink r:id="rId1" w:history="1">
        <w:r w:rsidRPr="00EB7E31">
          <w:rPr>
            <w:rStyle w:val="Hyperlink"/>
          </w:rPr>
          <w:t>palettes published in nature last year,</w:t>
        </w:r>
      </w:hyperlink>
      <w:r>
        <w:t xml:space="preserve"> called Hawaii. If you like it, I can keep using it for all spring/fall Chinook color schemes going forward.</w:t>
      </w:r>
    </w:p>
  </w:comment>
  <w:comment w:id="193" w:author="David Dayan" w:date="2021-12-03T17:24:00Z" w:initials="DD">
    <w:p w14:paraId="3BA65C7F" w14:textId="563C0F38" w:rsidR="00934004" w:rsidRDefault="00934004">
      <w:pPr>
        <w:pStyle w:val="CommentText"/>
      </w:pPr>
      <w:r>
        <w:rPr>
          <w:rStyle w:val="CommentReference"/>
        </w:rPr>
        <w:annotationRef/>
      </w:r>
      <w:r>
        <w:t>Reminder to acknowledge volunteer anglers.</w:t>
      </w:r>
    </w:p>
  </w:comment>
  <w:comment w:id="196" w:author="Kathleen O'Malley" w:date="2021-11-27T13:06:00Z" w:initials="OMKG">
    <w:p w14:paraId="78E960AE" w14:textId="57F0122E" w:rsidR="00036D0E" w:rsidRDefault="00036D0E">
      <w:pPr>
        <w:pStyle w:val="CommentText"/>
      </w:pPr>
      <w:r>
        <w:rPr>
          <w:rStyle w:val="CommentReference"/>
        </w:rPr>
        <w:annotationRef/>
      </w:r>
      <w:r>
        <w:t>David, can you review the references you included here to make sure they are complete? You can reference the previous reports for examples. Thanks.</w:t>
      </w:r>
    </w:p>
  </w:comment>
  <w:comment w:id="197" w:author="David Dayan" w:date="2021-11-30T11:57:00Z" w:initials="DD">
    <w:p w14:paraId="2F1054E8" w14:textId="1871953C" w:rsidR="00036D0E" w:rsidRDefault="00036D0E">
      <w:pPr>
        <w:pStyle w:val="CommentText"/>
      </w:pPr>
      <w:r>
        <w:rPr>
          <w:rStyle w:val="CommentReference"/>
        </w:rPr>
        <w:annotationRef/>
      </w:r>
      <w:r>
        <w:t>Full journal names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FCEAD02" w15:done="0"/>
  <w15:commentEx w15:paraId="761FEF7A" w15:done="0"/>
  <w15:commentEx w15:paraId="61ADB66B" w15:done="0"/>
  <w15:commentEx w15:paraId="7BDEB267" w15:done="0"/>
  <w15:commentEx w15:paraId="00DC13A5" w15:done="0"/>
  <w15:commentEx w15:paraId="3DF3A727" w15:done="0"/>
  <w15:commentEx w15:paraId="07F273F2" w15:done="0"/>
  <w15:commentEx w15:paraId="7D11E535" w15:paraIdParent="07F273F2" w15:done="0"/>
  <w15:commentEx w15:paraId="798461A0" w15:done="0"/>
  <w15:commentEx w15:paraId="01679367" w15:done="0"/>
  <w15:commentEx w15:paraId="53A5DD03" w15:done="0"/>
  <w15:commentEx w15:paraId="1D6EB195" w15:done="0"/>
  <w15:commentEx w15:paraId="31318242" w15:paraIdParent="1D6EB195" w15:done="0"/>
  <w15:commentEx w15:paraId="3BA65C7F" w15:done="0"/>
  <w15:commentEx w15:paraId="78E960AE" w15:done="0"/>
  <w15:commentEx w15:paraId="2F1054E8" w15:paraIdParent="78E960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CA49E" w16cex:dateUtc="2021-11-27T20:35:00Z"/>
  <w16cex:commentExtensible w16cex:durableId="254CA508" w16cex:dateUtc="2021-11-27T20:37:00Z"/>
  <w16cex:commentExtensible w16cex:durableId="254DEA9A" w16cex:dateUtc="2021-11-28T19:46:00Z"/>
  <w16cex:commentExtensible w16cex:durableId="254CA5D7" w16cex:dateUtc="2021-11-27T20:40:00Z"/>
  <w16cex:commentExtensible w16cex:durableId="254CAA97" w16cex:dateUtc="2021-11-27T21:01:00Z"/>
  <w16cex:commentExtensible w16cex:durableId="254DEBB6" w16cex:dateUtc="2021-11-28T19:51:00Z"/>
  <w16cex:commentExtensible w16cex:durableId="254DE0F6" w16cex:dateUtc="2021-11-28T19:05:00Z"/>
  <w16cex:commentExtensible w16cex:durableId="25508F7A" w16cex:dateUtc="2021-11-30T19:54:00Z"/>
  <w16cex:commentExtensible w16cex:durableId="254DE76C" w16cex:dateUtc="2021-11-28T19:33:00Z"/>
  <w16cex:commentExtensible w16cex:durableId="254DDBBE" w16cex:dateUtc="2021-11-28T18:43:00Z"/>
  <w16cex:commentExtensible w16cex:durableId="254DDDB5" w16cex:dateUtc="2021-11-28T18:51:00Z"/>
  <w16cex:commentExtensible w16cex:durableId="254DE284" w16cex:dateUtc="2021-11-28T19:12:00Z"/>
  <w16cex:commentExtensible w16cex:durableId="25523680" w16cex:dateUtc="2021-12-02T01:59:00Z"/>
  <w16cex:commentExtensible w16cex:durableId="2554D137" w16cex:dateUtc="2021-12-04T01:24:00Z"/>
  <w16cex:commentExtensible w16cex:durableId="254CABD9" w16cex:dateUtc="2021-11-27T21:06:00Z"/>
  <w16cex:commentExtensible w16cex:durableId="25509018" w16cex:dateUtc="2021-11-30T19: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FCEAD02" w16cid:durableId="254CA49E"/>
  <w16cid:commentId w16cid:paraId="761FEF7A" w16cid:durableId="254CA508"/>
  <w16cid:commentId w16cid:paraId="61ADB66B" w16cid:durableId="254DEA9A"/>
  <w16cid:commentId w16cid:paraId="7BDEB267" w16cid:durableId="254CA5D7"/>
  <w16cid:commentId w16cid:paraId="00DC13A5" w16cid:durableId="254CAA97"/>
  <w16cid:commentId w16cid:paraId="3DF3A727" w16cid:durableId="254DEBB6"/>
  <w16cid:commentId w16cid:paraId="07F273F2" w16cid:durableId="254DE0F6"/>
  <w16cid:commentId w16cid:paraId="7D11E535" w16cid:durableId="25508F7A"/>
  <w16cid:commentId w16cid:paraId="798461A0" w16cid:durableId="254DE76C"/>
  <w16cid:commentId w16cid:paraId="01679367" w16cid:durableId="254DDBBE"/>
  <w16cid:commentId w16cid:paraId="53A5DD03" w16cid:durableId="254DDDB5"/>
  <w16cid:commentId w16cid:paraId="1D6EB195" w16cid:durableId="254DE284"/>
  <w16cid:commentId w16cid:paraId="31318242" w16cid:durableId="25523680"/>
  <w16cid:commentId w16cid:paraId="3BA65C7F" w16cid:durableId="2554D137"/>
  <w16cid:commentId w16cid:paraId="78E960AE" w16cid:durableId="254CABD9"/>
  <w16cid:commentId w16cid:paraId="2F1054E8" w16cid:durableId="255090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769B2" w14:textId="77777777" w:rsidR="00A52584" w:rsidRDefault="00A52584" w:rsidP="00B53A6E">
      <w:pPr>
        <w:spacing w:after="0" w:line="240" w:lineRule="auto"/>
      </w:pPr>
      <w:r>
        <w:separator/>
      </w:r>
    </w:p>
  </w:endnote>
  <w:endnote w:type="continuationSeparator" w:id="0">
    <w:p w14:paraId="27A23B3F" w14:textId="77777777" w:rsidR="00A52584" w:rsidRDefault="00A52584" w:rsidP="00B5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982FB" w14:textId="696C2665" w:rsidR="00036D0E" w:rsidRDefault="00036D0E">
    <w:pPr>
      <w:pStyle w:val="Footer"/>
      <w:jc w:val="center"/>
    </w:pPr>
  </w:p>
  <w:p w14:paraId="242CE4BA" w14:textId="7CC0EC5E" w:rsidR="00036D0E" w:rsidRPr="008843D3" w:rsidRDefault="00036D0E" w:rsidP="00144E7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415525"/>
      <w:docPartObj>
        <w:docPartGallery w:val="Page Numbers (Bottom of Page)"/>
        <w:docPartUnique/>
      </w:docPartObj>
    </w:sdtPr>
    <w:sdtEndPr>
      <w:rPr>
        <w:noProof/>
      </w:rPr>
    </w:sdtEndPr>
    <w:sdtContent>
      <w:p w14:paraId="175FB022" w14:textId="77777777" w:rsidR="00036D0E" w:rsidRDefault="00036D0E">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4CF4D5E7" w14:textId="77777777" w:rsidR="00036D0E" w:rsidRPr="008843D3" w:rsidRDefault="00036D0E" w:rsidP="00144E7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72E68" w14:textId="77777777" w:rsidR="00036D0E" w:rsidRPr="008843D3" w:rsidRDefault="00036D0E" w:rsidP="00144E7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BF476" w14:textId="77777777" w:rsidR="00A52584" w:rsidRDefault="00A52584" w:rsidP="00B53A6E">
      <w:pPr>
        <w:spacing w:after="0" w:line="240" w:lineRule="auto"/>
      </w:pPr>
      <w:r>
        <w:separator/>
      </w:r>
    </w:p>
  </w:footnote>
  <w:footnote w:type="continuationSeparator" w:id="0">
    <w:p w14:paraId="30A04FE0" w14:textId="77777777" w:rsidR="00A52584" w:rsidRDefault="00A52584" w:rsidP="00B53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258FD" w14:textId="331A0ECF" w:rsidR="00036D0E" w:rsidRDefault="00036D0E">
    <w:pPr>
      <w:pStyle w:val="Header"/>
    </w:pPr>
    <w:r>
      <w:rPr>
        <w:noProof/>
      </w:rPr>
      <mc:AlternateContent>
        <mc:Choice Requires="wps">
          <w:drawing>
            <wp:anchor distT="0" distB="0" distL="114300" distR="114300" simplePos="0" relativeHeight="251654656" behindDoc="1" locked="0" layoutInCell="0" allowOverlap="1" wp14:anchorId="01EE85B1" wp14:editId="7D8FFCFE">
              <wp:simplePos x="0" y="0"/>
              <wp:positionH relativeFrom="margin">
                <wp:align>center</wp:align>
              </wp:positionH>
              <wp:positionV relativeFrom="margin">
                <wp:align>center</wp:align>
              </wp:positionV>
              <wp:extent cx="7091045" cy="966470"/>
              <wp:effectExtent l="0" t="2295525" r="0" b="214820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43E64E" w14:textId="77777777" w:rsidR="00036D0E" w:rsidRDefault="00036D0E"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1EE85B1" id="_x0000_t202" coordsize="21600,21600" o:spt="202" path="m,l,21600r21600,l21600,xe">
              <v:stroke joinstyle="miter"/>
              <v:path gradientshapeok="t" o:connecttype="rect"/>
            </v:shapetype>
            <v:shape id="Text Box 10" o:spid="_x0000_s1026" type="#_x0000_t202" style="position:absolute;margin-left:0;margin-top:0;width:558.35pt;height:76.1pt;rotation:-45;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" o:allowincell="f" filled="f" stroked="f">
              <v:stroke joinstyle="round"/>
              <o:lock v:ext="edit" shapetype="t"/>
              <v:textbox style="mso-fit-shape-to-text:t">
                <w:txbxContent>
                  <w:p w14:paraId="6A43E64E" w14:textId="77777777" w:rsidR="00036D0E" w:rsidRDefault="00036D0E"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7F14B" w14:textId="1B309D95" w:rsidR="00036D0E" w:rsidRDefault="00036D0E">
    <w:pPr>
      <w:pStyle w:val="Header"/>
    </w:pPr>
    <w:r>
      <w:rPr>
        <w:noProof/>
      </w:rPr>
      <mc:AlternateContent>
        <mc:Choice Requires="wps">
          <w:drawing>
            <wp:anchor distT="0" distB="0" distL="114300" distR="114300" simplePos="0" relativeHeight="251653632" behindDoc="1" locked="0" layoutInCell="0" allowOverlap="1" wp14:anchorId="20FBF59E" wp14:editId="5BA37DF9">
              <wp:simplePos x="0" y="0"/>
              <wp:positionH relativeFrom="margin">
                <wp:align>center</wp:align>
              </wp:positionH>
              <wp:positionV relativeFrom="margin">
                <wp:align>center</wp:align>
              </wp:positionV>
              <wp:extent cx="7091045" cy="966470"/>
              <wp:effectExtent l="0" t="2295525" r="0" b="21482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40E27F" w14:textId="77777777" w:rsidR="00036D0E" w:rsidRDefault="00036D0E"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0FBF59E" id="_x0000_t202" coordsize="21600,21600" o:spt="202" path="m,l,21600r21600,l21600,xe">
              <v:stroke joinstyle="miter"/>
              <v:path gradientshapeok="t" o:connecttype="rect"/>
            </v:shapetype>
            <v:shape id="Text Box 8" o:spid="_x0000_s1027" type="#_x0000_t202" style="position:absolute;margin-left:0;margin-top:0;width:558.35pt;height:76.1pt;rotation:-45;z-index:-2516628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" o:allowincell="f" filled="f" stroked="f">
              <v:stroke joinstyle="round"/>
              <o:lock v:ext="edit" shapetype="t"/>
              <v:textbox style="mso-fit-shape-to-text:t">
                <w:txbxContent>
                  <w:p w14:paraId="2540E27F" w14:textId="77777777" w:rsidR="00036D0E" w:rsidRDefault="00036D0E"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EC23E" w14:textId="77777777" w:rsidR="00036D0E" w:rsidRDefault="00036D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978A2" w14:textId="6D024CF2" w:rsidR="00036D0E" w:rsidRDefault="00036D0E">
    <w:pPr>
      <w:pStyle w:val="Header"/>
    </w:pPr>
    <w:r>
      <w:rPr>
        <w:noProof/>
      </w:rPr>
      <mc:AlternateContent>
        <mc:Choice Requires="wps">
          <w:drawing>
            <wp:anchor distT="0" distB="0" distL="114300" distR="114300" simplePos="0" relativeHeight="251657728" behindDoc="1" locked="0" layoutInCell="0" allowOverlap="1" wp14:anchorId="504A86A0" wp14:editId="1BC294ED">
              <wp:simplePos x="0" y="0"/>
              <wp:positionH relativeFrom="margin">
                <wp:align>center</wp:align>
              </wp:positionH>
              <wp:positionV relativeFrom="margin">
                <wp:align>center</wp:align>
              </wp:positionV>
              <wp:extent cx="7091045" cy="966470"/>
              <wp:effectExtent l="0" t="2295525" r="0" b="21482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C6E716" w14:textId="77777777" w:rsidR="00036D0E" w:rsidRDefault="00036D0E"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04A86A0" id="_x0000_t202" coordsize="21600,21600" o:spt="202" path="m,l,21600r21600,l21600,xe">
              <v:stroke joinstyle="miter"/>
              <v:path gradientshapeok="t" o:connecttype="rect"/>
            </v:shapetype>
            <v:shape id="Text Box 19" o:spid="_x0000_s1028" type="#_x0000_t202" style="position:absolute;margin-left:0;margin-top:0;width:558.35pt;height:76.1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" o:allowincell="f" filled="f" stroked="f">
              <v:stroke joinstyle="round"/>
              <o:lock v:ext="edit" shapetype="t"/>
              <v:textbox style="mso-fit-shape-to-text:t">
                <w:txbxContent>
                  <w:p w14:paraId="2BC6E716" w14:textId="77777777" w:rsidR="00036D0E" w:rsidRDefault="00036D0E"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C1840" w14:textId="77F65AF4" w:rsidR="00036D0E" w:rsidRDefault="00036D0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5AECF" w14:textId="519F72C2" w:rsidR="00036D0E" w:rsidRDefault="00036D0E">
    <w:pPr>
      <w:pStyle w:val="Header"/>
    </w:pPr>
    <w:r>
      <w:rPr>
        <w:noProof/>
      </w:rPr>
      <mc:AlternateContent>
        <mc:Choice Requires="wps">
          <w:drawing>
            <wp:anchor distT="0" distB="0" distL="114300" distR="114300" simplePos="0" relativeHeight="251659776" behindDoc="1" locked="0" layoutInCell="0" allowOverlap="1" wp14:anchorId="77F116ED" wp14:editId="4507FD71">
              <wp:simplePos x="0" y="0"/>
              <wp:positionH relativeFrom="margin">
                <wp:align>center</wp:align>
              </wp:positionH>
              <wp:positionV relativeFrom="margin">
                <wp:align>center</wp:align>
              </wp:positionV>
              <wp:extent cx="7091045" cy="966470"/>
              <wp:effectExtent l="0" t="2295525" r="0" b="21482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1C5D2A" w14:textId="77777777" w:rsidR="00036D0E" w:rsidRDefault="00036D0E"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7F116ED" id="_x0000_t202" coordsize="21600,21600" o:spt="202" path="m,l,21600r21600,l21600,xe">
              <v:stroke joinstyle="miter"/>
              <v:path gradientshapeok="t" o:connecttype="rect"/>
            </v:shapetype>
            <v:shape id="Text Box 17" o:spid="_x0000_s1029" type="#_x0000_t202" style="position:absolute;margin-left:0;margin-top:0;width:558.35pt;height:76.1pt;rotation:-45;z-index:-2516567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" o:allowincell="f" filled="f" stroked="f">
              <v:stroke joinstyle="round"/>
              <o:lock v:ext="edit" shapetype="t"/>
              <v:textbox style="mso-fit-shape-to-text:t">
                <w:txbxContent>
                  <w:p w14:paraId="211C5D2A" w14:textId="77777777" w:rsidR="00036D0E" w:rsidRDefault="00036D0E"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52D35"/>
    <w:multiLevelType w:val="hybridMultilevel"/>
    <w:tmpl w:val="2CF08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91478"/>
    <w:multiLevelType w:val="hybridMultilevel"/>
    <w:tmpl w:val="CA9A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B1304"/>
    <w:multiLevelType w:val="hybridMultilevel"/>
    <w:tmpl w:val="8B8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DF5B5D"/>
    <w:multiLevelType w:val="hybridMultilevel"/>
    <w:tmpl w:val="801E83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37A264F"/>
    <w:multiLevelType w:val="hybridMultilevel"/>
    <w:tmpl w:val="D1EE28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FE7684"/>
    <w:multiLevelType w:val="hybridMultilevel"/>
    <w:tmpl w:val="F51E4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810468"/>
    <w:multiLevelType w:val="hybridMultilevel"/>
    <w:tmpl w:val="C068C5F6"/>
    <w:lvl w:ilvl="0" w:tplc="FC8086D4">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D794E"/>
    <w:multiLevelType w:val="hybridMultilevel"/>
    <w:tmpl w:val="597669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DA385F"/>
    <w:multiLevelType w:val="hybridMultilevel"/>
    <w:tmpl w:val="AA786A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D2C503B"/>
    <w:multiLevelType w:val="hybridMultilevel"/>
    <w:tmpl w:val="506488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6"/>
  </w:num>
  <w:num w:numId="3">
    <w:abstractNumId w:val="0"/>
  </w:num>
  <w:num w:numId="4">
    <w:abstractNumId w:val="5"/>
  </w:num>
  <w:num w:numId="5">
    <w:abstractNumId w:val="9"/>
  </w:num>
  <w:num w:numId="6">
    <w:abstractNumId w:val="4"/>
  </w:num>
  <w:num w:numId="7">
    <w:abstractNumId w:val="2"/>
  </w:num>
  <w:num w:numId="8">
    <w:abstractNumId w:val="8"/>
  </w:num>
  <w:num w:numId="9">
    <w:abstractNumId w:val="3"/>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673&lt;/item&gt;&lt;/record-ids&gt;&lt;/item&gt;&lt;/Libraries&gt;"/>
  </w:docVars>
  <w:rsids>
    <w:rsidRoot w:val="007A3D6A"/>
    <w:rsid w:val="00000C18"/>
    <w:rsid w:val="00015421"/>
    <w:rsid w:val="000262A3"/>
    <w:rsid w:val="00031947"/>
    <w:rsid w:val="00036D0E"/>
    <w:rsid w:val="0006323D"/>
    <w:rsid w:val="00070433"/>
    <w:rsid w:val="000931CB"/>
    <w:rsid w:val="00095CAB"/>
    <w:rsid w:val="00097907"/>
    <w:rsid w:val="000A3DC7"/>
    <w:rsid w:val="000A5869"/>
    <w:rsid w:val="000B0695"/>
    <w:rsid w:val="000C7FD1"/>
    <w:rsid w:val="000D66E8"/>
    <w:rsid w:val="001040A2"/>
    <w:rsid w:val="0012687E"/>
    <w:rsid w:val="0013276D"/>
    <w:rsid w:val="001431E6"/>
    <w:rsid w:val="00144E70"/>
    <w:rsid w:val="00147FD5"/>
    <w:rsid w:val="00153C0C"/>
    <w:rsid w:val="0016475D"/>
    <w:rsid w:val="001833DB"/>
    <w:rsid w:val="0018495C"/>
    <w:rsid w:val="001A1C3B"/>
    <w:rsid w:val="001A647B"/>
    <w:rsid w:val="001B060D"/>
    <w:rsid w:val="001B563A"/>
    <w:rsid w:val="001C6D2B"/>
    <w:rsid w:val="001C7B04"/>
    <w:rsid w:val="001D53A2"/>
    <w:rsid w:val="001D6FD5"/>
    <w:rsid w:val="001F3C7A"/>
    <w:rsid w:val="001F4358"/>
    <w:rsid w:val="001F65EE"/>
    <w:rsid w:val="00212913"/>
    <w:rsid w:val="002172E6"/>
    <w:rsid w:val="002224CB"/>
    <w:rsid w:val="00245317"/>
    <w:rsid w:val="002479FA"/>
    <w:rsid w:val="00256384"/>
    <w:rsid w:val="002711F3"/>
    <w:rsid w:val="00285860"/>
    <w:rsid w:val="00296FA7"/>
    <w:rsid w:val="002C3007"/>
    <w:rsid w:val="002C44F3"/>
    <w:rsid w:val="002D2376"/>
    <w:rsid w:val="002D6438"/>
    <w:rsid w:val="002F3903"/>
    <w:rsid w:val="003029EF"/>
    <w:rsid w:val="00311713"/>
    <w:rsid w:val="00321480"/>
    <w:rsid w:val="0032359B"/>
    <w:rsid w:val="0033274A"/>
    <w:rsid w:val="00367C96"/>
    <w:rsid w:val="0038551A"/>
    <w:rsid w:val="003952EF"/>
    <w:rsid w:val="003A390F"/>
    <w:rsid w:val="003A435A"/>
    <w:rsid w:val="003A6673"/>
    <w:rsid w:val="003B5F05"/>
    <w:rsid w:val="003C1B67"/>
    <w:rsid w:val="003D43E7"/>
    <w:rsid w:val="003E304A"/>
    <w:rsid w:val="003F28CE"/>
    <w:rsid w:val="00414167"/>
    <w:rsid w:val="004260FD"/>
    <w:rsid w:val="00440F3E"/>
    <w:rsid w:val="00474D12"/>
    <w:rsid w:val="0048153C"/>
    <w:rsid w:val="00485133"/>
    <w:rsid w:val="004929C6"/>
    <w:rsid w:val="00495D35"/>
    <w:rsid w:val="004A0E93"/>
    <w:rsid w:val="004A14C7"/>
    <w:rsid w:val="004A5CCF"/>
    <w:rsid w:val="004A680A"/>
    <w:rsid w:val="004C216E"/>
    <w:rsid w:val="004D458A"/>
    <w:rsid w:val="004F15DA"/>
    <w:rsid w:val="00533317"/>
    <w:rsid w:val="00543760"/>
    <w:rsid w:val="0054601E"/>
    <w:rsid w:val="00546BD8"/>
    <w:rsid w:val="005743F4"/>
    <w:rsid w:val="00596B8E"/>
    <w:rsid w:val="005A4442"/>
    <w:rsid w:val="005B55F4"/>
    <w:rsid w:val="005C5189"/>
    <w:rsid w:val="005D4EC6"/>
    <w:rsid w:val="005D71A1"/>
    <w:rsid w:val="005F55D3"/>
    <w:rsid w:val="00606E18"/>
    <w:rsid w:val="006078E3"/>
    <w:rsid w:val="00611CCB"/>
    <w:rsid w:val="00626289"/>
    <w:rsid w:val="00626AB1"/>
    <w:rsid w:val="00635AB6"/>
    <w:rsid w:val="0065796E"/>
    <w:rsid w:val="006634F1"/>
    <w:rsid w:val="006673B1"/>
    <w:rsid w:val="006823FB"/>
    <w:rsid w:val="00694E92"/>
    <w:rsid w:val="006A55F3"/>
    <w:rsid w:val="006B03AC"/>
    <w:rsid w:val="006B5A49"/>
    <w:rsid w:val="006C0D3C"/>
    <w:rsid w:val="006C74C3"/>
    <w:rsid w:val="006F6D07"/>
    <w:rsid w:val="00707505"/>
    <w:rsid w:val="00714F85"/>
    <w:rsid w:val="0072214F"/>
    <w:rsid w:val="007251DA"/>
    <w:rsid w:val="00757FA2"/>
    <w:rsid w:val="007631F8"/>
    <w:rsid w:val="00782CD9"/>
    <w:rsid w:val="007A09B0"/>
    <w:rsid w:val="007A3D6A"/>
    <w:rsid w:val="007C372D"/>
    <w:rsid w:val="007C3852"/>
    <w:rsid w:val="007D64D4"/>
    <w:rsid w:val="007F08B5"/>
    <w:rsid w:val="007F165D"/>
    <w:rsid w:val="007F3C49"/>
    <w:rsid w:val="008140F9"/>
    <w:rsid w:val="0082206C"/>
    <w:rsid w:val="00832152"/>
    <w:rsid w:val="0084171D"/>
    <w:rsid w:val="008524DF"/>
    <w:rsid w:val="008A2A3A"/>
    <w:rsid w:val="008D211B"/>
    <w:rsid w:val="008D781F"/>
    <w:rsid w:val="008E09DE"/>
    <w:rsid w:val="008E1D1A"/>
    <w:rsid w:val="008E3B8C"/>
    <w:rsid w:val="008F643C"/>
    <w:rsid w:val="00917082"/>
    <w:rsid w:val="00917C87"/>
    <w:rsid w:val="00931E96"/>
    <w:rsid w:val="00934004"/>
    <w:rsid w:val="0094503D"/>
    <w:rsid w:val="00946086"/>
    <w:rsid w:val="009474A2"/>
    <w:rsid w:val="00975432"/>
    <w:rsid w:val="00992756"/>
    <w:rsid w:val="009A7B6F"/>
    <w:rsid w:val="009B11C6"/>
    <w:rsid w:val="009B50B2"/>
    <w:rsid w:val="009C223F"/>
    <w:rsid w:val="009D1DA6"/>
    <w:rsid w:val="009E3C61"/>
    <w:rsid w:val="009E3DE5"/>
    <w:rsid w:val="009F7584"/>
    <w:rsid w:val="00A10211"/>
    <w:rsid w:val="00A318C5"/>
    <w:rsid w:val="00A47D0D"/>
    <w:rsid w:val="00A5132A"/>
    <w:rsid w:val="00A52584"/>
    <w:rsid w:val="00A6549F"/>
    <w:rsid w:val="00A72CCB"/>
    <w:rsid w:val="00A8280D"/>
    <w:rsid w:val="00A85866"/>
    <w:rsid w:val="00A95CE0"/>
    <w:rsid w:val="00A95FC8"/>
    <w:rsid w:val="00AA1C15"/>
    <w:rsid w:val="00AA2673"/>
    <w:rsid w:val="00AA714B"/>
    <w:rsid w:val="00AA7F73"/>
    <w:rsid w:val="00AB1634"/>
    <w:rsid w:val="00AC687F"/>
    <w:rsid w:val="00AC7EF5"/>
    <w:rsid w:val="00AD008C"/>
    <w:rsid w:val="00AE2359"/>
    <w:rsid w:val="00AE3AEF"/>
    <w:rsid w:val="00AE670D"/>
    <w:rsid w:val="00B06CAB"/>
    <w:rsid w:val="00B102D1"/>
    <w:rsid w:val="00B16524"/>
    <w:rsid w:val="00B22D5A"/>
    <w:rsid w:val="00B349CE"/>
    <w:rsid w:val="00B46808"/>
    <w:rsid w:val="00B476A4"/>
    <w:rsid w:val="00B527AD"/>
    <w:rsid w:val="00B53A6E"/>
    <w:rsid w:val="00B648DC"/>
    <w:rsid w:val="00B81E92"/>
    <w:rsid w:val="00B94896"/>
    <w:rsid w:val="00B953D8"/>
    <w:rsid w:val="00BA0B5C"/>
    <w:rsid w:val="00BB1F44"/>
    <w:rsid w:val="00BC3685"/>
    <w:rsid w:val="00BC5336"/>
    <w:rsid w:val="00BC7370"/>
    <w:rsid w:val="00BD645A"/>
    <w:rsid w:val="00BD7D77"/>
    <w:rsid w:val="00BD7F1E"/>
    <w:rsid w:val="00BE048C"/>
    <w:rsid w:val="00BE09F6"/>
    <w:rsid w:val="00BE7357"/>
    <w:rsid w:val="00BE7DCE"/>
    <w:rsid w:val="00C00C29"/>
    <w:rsid w:val="00C03B44"/>
    <w:rsid w:val="00C05858"/>
    <w:rsid w:val="00C05CBC"/>
    <w:rsid w:val="00C5776A"/>
    <w:rsid w:val="00C77A08"/>
    <w:rsid w:val="00C8547A"/>
    <w:rsid w:val="00C90F1B"/>
    <w:rsid w:val="00CB1CDB"/>
    <w:rsid w:val="00CD21D0"/>
    <w:rsid w:val="00CD5380"/>
    <w:rsid w:val="00CD677B"/>
    <w:rsid w:val="00CE0D05"/>
    <w:rsid w:val="00CE7268"/>
    <w:rsid w:val="00CF228A"/>
    <w:rsid w:val="00D05D95"/>
    <w:rsid w:val="00D216C0"/>
    <w:rsid w:val="00D304D9"/>
    <w:rsid w:val="00D56F9F"/>
    <w:rsid w:val="00D74D5A"/>
    <w:rsid w:val="00D76F08"/>
    <w:rsid w:val="00D93147"/>
    <w:rsid w:val="00DD2EC2"/>
    <w:rsid w:val="00DD606A"/>
    <w:rsid w:val="00DE2E1C"/>
    <w:rsid w:val="00DE3FEE"/>
    <w:rsid w:val="00E031E3"/>
    <w:rsid w:val="00E16DC3"/>
    <w:rsid w:val="00E24E94"/>
    <w:rsid w:val="00E35F78"/>
    <w:rsid w:val="00E40E53"/>
    <w:rsid w:val="00E453A8"/>
    <w:rsid w:val="00E701D6"/>
    <w:rsid w:val="00E73665"/>
    <w:rsid w:val="00E756AD"/>
    <w:rsid w:val="00E82689"/>
    <w:rsid w:val="00E94BB7"/>
    <w:rsid w:val="00EB7E31"/>
    <w:rsid w:val="00EE60E9"/>
    <w:rsid w:val="00EE787B"/>
    <w:rsid w:val="00EF1DB0"/>
    <w:rsid w:val="00EF1EC1"/>
    <w:rsid w:val="00F0142A"/>
    <w:rsid w:val="00F05422"/>
    <w:rsid w:val="00F21F32"/>
    <w:rsid w:val="00F33008"/>
    <w:rsid w:val="00F4216C"/>
    <w:rsid w:val="00F54C37"/>
    <w:rsid w:val="00F54EF4"/>
    <w:rsid w:val="00F74E52"/>
    <w:rsid w:val="00F86501"/>
    <w:rsid w:val="00F8796F"/>
    <w:rsid w:val="00FA07DE"/>
    <w:rsid w:val="00FA1C5E"/>
    <w:rsid w:val="00FA2612"/>
    <w:rsid w:val="00FA354A"/>
    <w:rsid w:val="00FB0FE9"/>
    <w:rsid w:val="00FB4CAC"/>
    <w:rsid w:val="00FC779F"/>
    <w:rsid w:val="00FD057A"/>
    <w:rsid w:val="00FD0AEB"/>
    <w:rsid w:val="00FD21CC"/>
    <w:rsid w:val="00FD28B5"/>
    <w:rsid w:val="00FD75D1"/>
    <w:rsid w:val="00FE538A"/>
    <w:rsid w:val="00FE5AD3"/>
    <w:rsid w:val="00FF4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EEE0C"/>
  <w15:docId w15:val="{299CF497-FAAB-4A00-BE02-6373A64A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44E70"/>
    <w:pPr>
      <w:spacing w:after="240" w:line="240" w:lineRule="auto"/>
      <w:jc w:val="center"/>
      <w:outlineLvl w:val="0"/>
    </w:pPr>
    <w:rPr>
      <w:rFonts w:ascii="Times New Roman" w:eastAsia="Times New Roman" w:hAnsi="Times New Roman" w:cs="Times New Roman"/>
      <w:b/>
      <w:bCs/>
      <w:iCs/>
      <w:caps/>
      <w:sz w:val="24"/>
      <w:szCs w:val="32"/>
    </w:rPr>
  </w:style>
  <w:style w:type="paragraph" w:styleId="Heading6">
    <w:name w:val="heading 6"/>
    <w:basedOn w:val="Normal"/>
    <w:next w:val="Normal"/>
    <w:link w:val="Heading6Char"/>
    <w:uiPriority w:val="9"/>
    <w:semiHidden/>
    <w:unhideWhenUsed/>
    <w:qFormat/>
    <w:rsid w:val="004929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4E70"/>
    <w:rPr>
      <w:rFonts w:ascii="Times New Roman" w:eastAsia="Times New Roman" w:hAnsi="Times New Roman" w:cs="Times New Roman"/>
      <w:b/>
      <w:bCs/>
      <w:iCs/>
      <w:caps/>
      <w:sz w:val="24"/>
      <w:szCs w:val="32"/>
    </w:rPr>
  </w:style>
  <w:style w:type="character" w:customStyle="1" w:styleId="Heading6Char">
    <w:name w:val="Heading 6 Char"/>
    <w:basedOn w:val="DefaultParagraphFont"/>
    <w:link w:val="Heading6"/>
    <w:uiPriority w:val="9"/>
    <w:semiHidden/>
    <w:rsid w:val="004929C6"/>
    <w:rPr>
      <w:rFonts w:asciiTheme="majorHAnsi" w:eastAsiaTheme="majorEastAsia" w:hAnsiTheme="majorHAnsi" w:cstheme="majorBidi"/>
      <w:color w:val="1F4D78" w:themeColor="accent1" w:themeShade="7F"/>
    </w:rPr>
  </w:style>
  <w:style w:type="paragraph" w:styleId="NoSpacing">
    <w:name w:val="No Spacing"/>
    <w:uiPriority w:val="1"/>
    <w:qFormat/>
    <w:rsid w:val="00596B8E"/>
    <w:pPr>
      <w:spacing w:after="0" w:line="240" w:lineRule="auto"/>
    </w:pPr>
  </w:style>
  <w:style w:type="character" w:styleId="Hyperlink">
    <w:name w:val="Hyperlink"/>
    <w:basedOn w:val="DefaultParagraphFont"/>
    <w:uiPriority w:val="99"/>
    <w:unhideWhenUsed/>
    <w:rsid w:val="002F3903"/>
    <w:rPr>
      <w:color w:val="0563C1" w:themeColor="hyperlink"/>
      <w:u w:val="single"/>
    </w:rPr>
  </w:style>
  <w:style w:type="paragraph" w:styleId="Header">
    <w:name w:val="header"/>
    <w:basedOn w:val="Normal"/>
    <w:link w:val="HeaderChar"/>
    <w:uiPriority w:val="99"/>
    <w:unhideWhenUsed/>
    <w:rsid w:val="00B53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A6E"/>
  </w:style>
  <w:style w:type="paragraph" w:styleId="Footer">
    <w:name w:val="footer"/>
    <w:basedOn w:val="Normal"/>
    <w:link w:val="FooterChar"/>
    <w:uiPriority w:val="99"/>
    <w:unhideWhenUsed/>
    <w:rsid w:val="00B53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A6E"/>
  </w:style>
  <w:style w:type="paragraph" w:styleId="BalloonText">
    <w:name w:val="Balloon Text"/>
    <w:basedOn w:val="Normal"/>
    <w:link w:val="BalloonTextChar"/>
    <w:uiPriority w:val="99"/>
    <w:semiHidden/>
    <w:unhideWhenUsed/>
    <w:rsid w:val="006C74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4C3"/>
    <w:rPr>
      <w:rFonts w:ascii="Segoe UI" w:hAnsi="Segoe UI" w:cs="Segoe UI"/>
      <w:sz w:val="18"/>
      <w:szCs w:val="18"/>
    </w:rPr>
  </w:style>
  <w:style w:type="character" w:styleId="CommentReference">
    <w:name w:val="annotation reference"/>
    <w:basedOn w:val="DefaultParagraphFont"/>
    <w:uiPriority w:val="99"/>
    <w:semiHidden/>
    <w:unhideWhenUsed/>
    <w:rsid w:val="00147FD5"/>
    <w:rPr>
      <w:sz w:val="16"/>
      <w:szCs w:val="16"/>
    </w:rPr>
  </w:style>
  <w:style w:type="paragraph" w:styleId="CommentText">
    <w:name w:val="annotation text"/>
    <w:basedOn w:val="Normal"/>
    <w:link w:val="CommentTextChar"/>
    <w:uiPriority w:val="99"/>
    <w:semiHidden/>
    <w:unhideWhenUsed/>
    <w:rsid w:val="00147FD5"/>
    <w:pPr>
      <w:spacing w:line="240" w:lineRule="auto"/>
    </w:pPr>
    <w:rPr>
      <w:sz w:val="20"/>
      <w:szCs w:val="20"/>
    </w:rPr>
  </w:style>
  <w:style w:type="character" w:customStyle="1" w:styleId="CommentTextChar">
    <w:name w:val="Comment Text Char"/>
    <w:basedOn w:val="DefaultParagraphFont"/>
    <w:link w:val="CommentText"/>
    <w:uiPriority w:val="99"/>
    <w:semiHidden/>
    <w:rsid w:val="00147FD5"/>
    <w:rPr>
      <w:sz w:val="20"/>
      <w:szCs w:val="20"/>
    </w:rPr>
  </w:style>
  <w:style w:type="paragraph" w:styleId="CommentSubject">
    <w:name w:val="annotation subject"/>
    <w:basedOn w:val="CommentText"/>
    <w:next w:val="CommentText"/>
    <w:link w:val="CommentSubjectChar"/>
    <w:uiPriority w:val="99"/>
    <w:semiHidden/>
    <w:unhideWhenUsed/>
    <w:rsid w:val="00147FD5"/>
    <w:rPr>
      <w:b/>
      <w:bCs/>
    </w:rPr>
  </w:style>
  <w:style w:type="character" w:customStyle="1" w:styleId="CommentSubjectChar">
    <w:name w:val="Comment Subject Char"/>
    <w:basedOn w:val="CommentTextChar"/>
    <w:link w:val="CommentSubject"/>
    <w:uiPriority w:val="99"/>
    <w:semiHidden/>
    <w:rsid w:val="00147FD5"/>
    <w:rPr>
      <w:b/>
      <w:bCs/>
      <w:sz w:val="20"/>
      <w:szCs w:val="20"/>
    </w:rPr>
  </w:style>
  <w:style w:type="paragraph" w:styleId="Revision">
    <w:name w:val="Revision"/>
    <w:hidden/>
    <w:uiPriority w:val="99"/>
    <w:semiHidden/>
    <w:rsid w:val="008E3B8C"/>
    <w:pPr>
      <w:spacing w:after="0" w:line="240" w:lineRule="auto"/>
    </w:pPr>
  </w:style>
  <w:style w:type="paragraph" w:styleId="TOC1">
    <w:name w:val="toc 1"/>
    <w:basedOn w:val="Normal"/>
    <w:next w:val="Normal"/>
    <w:uiPriority w:val="39"/>
    <w:rsid w:val="00144E70"/>
    <w:pPr>
      <w:spacing w:before="120" w:after="120" w:line="240" w:lineRule="auto"/>
    </w:pPr>
    <w:rPr>
      <w:rFonts w:ascii="Times New Roman" w:eastAsia="Times New Roman" w:hAnsi="Times New Roman" w:cs="Calibri"/>
      <w:bCs/>
      <w:szCs w:val="20"/>
    </w:rPr>
  </w:style>
  <w:style w:type="paragraph" w:styleId="Subtitle">
    <w:name w:val="Subtitle"/>
    <w:basedOn w:val="Normal"/>
    <w:next w:val="Normal"/>
    <w:link w:val="SubtitleChar"/>
    <w:qFormat/>
    <w:rsid w:val="00144E70"/>
    <w:pPr>
      <w:spacing w:after="320" w:line="240" w:lineRule="auto"/>
      <w:contextualSpacing/>
    </w:pPr>
    <w:rPr>
      <w:rFonts w:ascii="Times New Roman" w:eastAsia="Times New Roman" w:hAnsi="Times New Roman" w:cs="Times New Roman"/>
      <w:i/>
      <w:iCs/>
      <w:color w:val="808080"/>
      <w:spacing w:val="10"/>
      <w:sz w:val="24"/>
      <w:szCs w:val="24"/>
    </w:rPr>
  </w:style>
  <w:style w:type="character" w:customStyle="1" w:styleId="SubtitleChar">
    <w:name w:val="Subtitle Char"/>
    <w:basedOn w:val="DefaultParagraphFont"/>
    <w:link w:val="Subtitle"/>
    <w:rsid w:val="00144E70"/>
    <w:rPr>
      <w:rFonts w:ascii="Times New Roman" w:eastAsia="Times New Roman" w:hAnsi="Times New Roman" w:cs="Times New Roman"/>
      <w:i/>
      <w:iCs/>
      <w:color w:val="808080"/>
      <w:spacing w:val="10"/>
      <w:sz w:val="24"/>
      <w:szCs w:val="24"/>
    </w:rPr>
  </w:style>
  <w:style w:type="paragraph" w:styleId="ListParagraph">
    <w:name w:val="List Paragraph"/>
    <w:basedOn w:val="Normal"/>
    <w:uiPriority w:val="34"/>
    <w:qFormat/>
    <w:rsid w:val="00144E70"/>
    <w:pPr>
      <w:spacing w:after="240" w:line="240" w:lineRule="auto"/>
      <w:ind w:left="720"/>
      <w:contextualSpacing/>
    </w:pPr>
    <w:rPr>
      <w:rFonts w:ascii="Times New Roman" w:eastAsia="Times New Roman" w:hAnsi="Times New Roman" w:cs="Times New Roman"/>
    </w:rPr>
  </w:style>
  <w:style w:type="paragraph" w:customStyle="1" w:styleId="Default">
    <w:name w:val="Default"/>
    <w:rsid w:val="00144E70"/>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semiHidden/>
    <w:unhideWhenUsed/>
    <w:rsid w:val="00144E70"/>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5C51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5189"/>
    <w:rPr>
      <w:sz w:val="20"/>
      <w:szCs w:val="20"/>
    </w:rPr>
  </w:style>
  <w:style w:type="character" w:styleId="FootnoteReference">
    <w:name w:val="footnote reference"/>
    <w:basedOn w:val="DefaultParagraphFont"/>
    <w:uiPriority w:val="99"/>
    <w:semiHidden/>
    <w:unhideWhenUsed/>
    <w:rsid w:val="005C5189"/>
    <w:rPr>
      <w:vertAlign w:val="superscript"/>
    </w:rPr>
  </w:style>
  <w:style w:type="table" w:styleId="TableGrid">
    <w:name w:val="Table Grid"/>
    <w:basedOn w:val="TableNormal"/>
    <w:uiPriority w:val="39"/>
    <w:rsid w:val="00725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03B44"/>
    <w:pPr>
      <w:spacing w:after="0"/>
      <w:jc w:val="center"/>
    </w:pPr>
    <w:rPr>
      <w:rFonts w:ascii="Calibri" w:hAnsi="Calibri"/>
    </w:rPr>
  </w:style>
  <w:style w:type="character" w:customStyle="1" w:styleId="EndNoteBibliographyTitleChar">
    <w:name w:val="EndNote Bibliography Title Char"/>
    <w:basedOn w:val="DefaultParagraphFont"/>
    <w:link w:val="EndNoteBibliographyTitle"/>
    <w:rsid w:val="00C03B44"/>
    <w:rPr>
      <w:rFonts w:ascii="Calibri" w:hAnsi="Calibri"/>
    </w:rPr>
  </w:style>
  <w:style w:type="paragraph" w:customStyle="1" w:styleId="EndNoteBibliography">
    <w:name w:val="EndNote Bibliography"/>
    <w:basedOn w:val="Normal"/>
    <w:link w:val="EndNoteBibliographyChar"/>
    <w:rsid w:val="00C03B44"/>
    <w:pPr>
      <w:spacing w:line="240" w:lineRule="auto"/>
      <w:jc w:val="center"/>
    </w:pPr>
    <w:rPr>
      <w:rFonts w:ascii="Calibri" w:hAnsi="Calibri"/>
    </w:rPr>
  </w:style>
  <w:style w:type="character" w:customStyle="1" w:styleId="EndNoteBibliographyChar">
    <w:name w:val="EndNote Bibliography Char"/>
    <w:basedOn w:val="DefaultParagraphFont"/>
    <w:link w:val="EndNoteBibliography"/>
    <w:rsid w:val="00C03B44"/>
    <w:rPr>
      <w:rFonts w:ascii="Calibri" w:hAnsi="Calibri"/>
    </w:rPr>
  </w:style>
  <w:style w:type="character" w:styleId="UnresolvedMention">
    <w:name w:val="Unresolved Mention"/>
    <w:basedOn w:val="DefaultParagraphFont"/>
    <w:uiPriority w:val="99"/>
    <w:semiHidden/>
    <w:unhideWhenUsed/>
    <w:rsid w:val="00EB7E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570253">
      <w:bodyDiv w:val="1"/>
      <w:marLeft w:val="0"/>
      <w:marRight w:val="0"/>
      <w:marTop w:val="0"/>
      <w:marBottom w:val="0"/>
      <w:divBdr>
        <w:top w:val="none" w:sz="0" w:space="0" w:color="auto"/>
        <w:left w:val="none" w:sz="0" w:space="0" w:color="auto"/>
        <w:bottom w:val="none" w:sz="0" w:space="0" w:color="auto"/>
        <w:right w:val="none" w:sz="0" w:space="0" w:color="auto"/>
      </w:divBdr>
    </w:div>
    <w:div w:id="673382488">
      <w:bodyDiv w:val="1"/>
      <w:marLeft w:val="0"/>
      <w:marRight w:val="0"/>
      <w:marTop w:val="0"/>
      <w:marBottom w:val="0"/>
      <w:divBdr>
        <w:top w:val="none" w:sz="0" w:space="0" w:color="auto"/>
        <w:left w:val="none" w:sz="0" w:space="0" w:color="auto"/>
        <w:bottom w:val="none" w:sz="0" w:space="0" w:color="auto"/>
        <w:right w:val="none" w:sz="0" w:space="0" w:color="auto"/>
      </w:divBdr>
    </w:div>
    <w:div w:id="730230787">
      <w:bodyDiv w:val="1"/>
      <w:marLeft w:val="0"/>
      <w:marRight w:val="0"/>
      <w:marTop w:val="0"/>
      <w:marBottom w:val="0"/>
      <w:divBdr>
        <w:top w:val="none" w:sz="0" w:space="0" w:color="auto"/>
        <w:left w:val="none" w:sz="0" w:space="0" w:color="auto"/>
        <w:bottom w:val="none" w:sz="0" w:space="0" w:color="auto"/>
        <w:right w:val="none" w:sz="0" w:space="0" w:color="auto"/>
      </w:divBdr>
    </w:div>
    <w:div w:id="1723749491">
      <w:bodyDiv w:val="1"/>
      <w:marLeft w:val="0"/>
      <w:marRight w:val="0"/>
      <w:marTop w:val="0"/>
      <w:marBottom w:val="0"/>
      <w:divBdr>
        <w:top w:val="none" w:sz="0" w:space="0" w:color="auto"/>
        <w:left w:val="none" w:sz="0" w:space="0" w:color="auto"/>
        <w:bottom w:val="none" w:sz="0" w:space="0" w:color="auto"/>
        <w:right w:val="none" w:sz="0" w:space="0" w:color="auto"/>
      </w:divBdr>
    </w:div>
    <w:div w:id="205720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467-020-19160-7"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image" Target="media/image9.emf"/><Relationship Id="rId33"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emf"/><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emf"/><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footer" Target="footer3.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A24F2-4BA9-4B90-ACD3-11AB99857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23</Pages>
  <Words>6381</Words>
  <Characters>36372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College of Forestry</Company>
  <LinksUpToDate>false</LinksUpToDate>
  <CharactersWithSpaces>42668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David Dayan</cp:lastModifiedBy>
  <cp:revision>6</cp:revision>
  <cp:lastPrinted>2019-10-04T18:16:00Z</cp:lastPrinted>
  <dcterms:created xsi:type="dcterms:W3CDTF">2021-12-04T00:19:00Z</dcterms:created>
  <dcterms:modified xsi:type="dcterms:W3CDTF">2021-12-04T01:53:00Z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http://www.zotero.org/styles/aquaculture</vt:lpwstr>
  </property>
  <property fmtid="{D5CDD505-2E9C-101B-9397-08002B2CF9AE}" pid="5" name="Mendeley Recent Style Name 1_1">
    <vt:lpwstr>Aquaculture</vt:lpwstr>
  </property>
  <property fmtid="{D5CDD505-2E9C-101B-9397-08002B2CF9AE}" pid="6" name="Mendeley Recent Style Id 2_1">
    <vt:lpwstr>http://www.zotero.org/styles/canadian-journal-of-fisheries-and-aquatic-sciences</vt:lpwstr>
  </property>
  <property fmtid="{D5CDD505-2E9C-101B-9397-08002B2CF9AE}" pid="7" name="Mendeley Recent Style Name 2_1">
    <vt:lpwstr>Canadian Journal of Fisheries and Aquatic Sciences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ies>
</file>