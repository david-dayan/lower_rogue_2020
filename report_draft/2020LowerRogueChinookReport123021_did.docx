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045E7B" w14:textId="77777777" w:rsidR="00144E70" w:rsidRPr="00D90081" w:rsidRDefault="00144E70" w:rsidP="00144E70">
      <w:pPr>
        <w:autoSpaceDE w:val="0"/>
        <w:autoSpaceDN w:val="0"/>
        <w:adjustRightInd w:val="0"/>
        <w:spacing w:after="0"/>
        <w:rPr>
          <w:b/>
          <w:bCs/>
          <w:sz w:val="44"/>
          <w:szCs w:val="44"/>
        </w:rPr>
      </w:pPr>
      <w:bookmarkStart w:id="0" w:name="_Toc435342873"/>
      <w:bookmarkStart w:id="1" w:name="_Toc435342918"/>
      <w:bookmarkStart w:id="2" w:name="_Toc438883263"/>
      <w:bookmarkStart w:id="3" w:name="_Toc438883451"/>
      <w:bookmarkStart w:id="4" w:name="_Toc438884577"/>
      <w:bookmarkStart w:id="5" w:name="_Toc496510702"/>
      <w:bookmarkStart w:id="6" w:name="_Toc497099837"/>
      <w:bookmarkStart w:id="7" w:name="_Toc497127210"/>
      <w:bookmarkStart w:id="8" w:name="_Toc497127247"/>
      <w:bookmarkStart w:id="9" w:name="_Toc497127630"/>
      <w:bookmarkStart w:id="10" w:name="_Toc176579195"/>
      <w:bookmarkStart w:id="11" w:name="_Toc176579358"/>
      <w:bookmarkStart w:id="12" w:name="_Toc255360919"/>
      <w:bookmarkStart w:id="13" w:name="_Toc257447082"/>
      <w:r w:rsidRPr="00D90081">
        <w:rPr>
          <w:b/>
          <w:bCs/>
          <w:sz w:val="44"/>
          <w:szCs w:val="44"/>
        </w:rPr>
        <w:t>Oregon Department of Fish and Wildlife</w:t>
      </w:r>
    </w:p>
    <w:p w14:paraId="55A94EC1" w14:textId="403E4E2D" w:rsidR="00144E70" w:rsidRPr="00D90081" w:rsidRDefault="00144E70" w:rsidP="00144E70">
      <w:pPr>
        <w:autoSpaceDE w:val="0"/>
        <w:autoSpaceDN w:val="0"/>
        <w:adjustRightInd w:val="0"/>
        <w:spacing w:after="120"/>
        <w:rPr>
          <w:b/>
          <w:bCs/>
          <w:sz w:val="72"/>
          <w:szCs w:val="72"/>
        </w:rPr>
      </w:pPr>
      <w:r w:rsidRPr="00142D4B">
        <w:rPr>
          <w:b/>
          <w:bCs/>
          <w:noProof/>
          <w:sz w:val="44"/>
          <w:szCs w:val="44"/>
        </w:rPr>
        <w:drawing>
          <wp:anchor distT="0" distB="0" distL="114300" distR="114300" simplePos="0" relativeHeight="251657216" behindDoc="1" locked="0" layoutInCell="1" allowOverlap="1" wp14:anchorId="30F5FBA0" wp14:editId="56D4D3E0">
            <wp:simplePos x="0" y="0"/>
            <wp:positionH relativeFrom="margin">
              <wp:posOffset>477078</wp:posOffset>
            </wp:positionH>
            <wp:positionV relativeFrom="paragraph">
              <wp:posOffset>633564</wp:posOffset>
            </wp:positionV>
            <wp:extent cx="4715124" cy="5753005"/>
            <wp:effectExtent l="0" t="0" r="0" b="63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lum/>
                      <a:extLst>
                        <a:ext uri="{28A0092B-C50C-407E-A947-70E740481C1C}">
                          <a14:useLocalDpi xmlns:a14="http://schemas.microsoft.com/office/drawing/2010/main" val="0"/>
                        </a:ext>
                      </a:extLst>
                    </a:blip>
                    <a:srcRect/>
                    <a:stretch>
                      <a:fillRect/>
                    </a:stretch>
                  </pic:blipFill>
                  <pic:spPr bwMode="auto">
                    <a:xfrm>
                      <a:off x="0" y="0"/>
                      <a:ext cx="4720012" cy="5758969"/>
                    </a:xfrm>
                    <a:prstGeom prst="rect">
                      <a:avLst/>
                    </a:prstGeom>
                    <a:noFill/>
                    <a:ln>
                      <a:noFill/>
                    </a:ln>
                  </pic:spPr>
                </pic:pic>
              </a:graphicData>
            </a:graphic>
            <wp14:sizeRelH relativeFrom="page">
              <wp14:pctWidth>0</wp14:pctWidth>
            </wp14:sizeRelH>
            <wp14:sizeRelV relativeFrom="page">
              <wp14:pctHeight>0</wp14:pctHeight>
            </wp14:sizeRelV>
          </wp:anchor>
        </w:drawing>
      </w:r>
      <w:r>
        <w:rPr>
          <w:b/>
          <w:bCs/>
          <w:sz w:val="72"/>
          <w:szCs w:val="72"/>
        </w:rPr>
        <w:t>SCIENCE BULLETIN</w:t>
      </w:r>
    </w:p>
    <w:p w14:paraId="5B3F132F" w14:textId="77777777" w:rsidR="00144E70" w:rsidRPr="00142D4B" w:rsidRDefault="00144E70" w:rsidP="00144E70">
      <w:pPr>
        <w:autoSpaceDE w:val="0"/>
        <w:autoSpaceDN w:val="0"/>
        <w:adjustRightInd w:val="0"/>
        <w:rPr>
          <w:b/>
          <w:bCs/>
          <w:sz w:val="44"/>
          <w:szCs w:val="44"/>
        </w:rPr>
      </w:pPr>
      <w:r w:rsidRPr="00142D4B">
        <w:rPr>
          <w:b/>
          <w:bCs/>
          <w:sz w:val="44"/>
          <w:szCs w:val="44"/>
        </w:rPr>
        <w:t>Number 20XX-XX</w:t>
      </w:r>
    </w:p>
    <w:p w14:paraId="1DCFE072" w14:textId="77777777" w:rsidR="00144E70" w:rsidRPr="00D90081" w:rsidRDefault="00144E70" w:rsidP="00144E70">
      <w:pPr>
        <w:autoSpaceDE w:val="0"/>
        <w:autoSpaceDN w:val="0"/>
        <w:adjustRightInd w:val="0"/>
        <w:rPr>
          <w:sz w:val="48"/>
          <w:szCs w:val="48"/>
        </w:rPr>
      </w:pPr>
    </w:p>
    <w:p w14:paraId="4AE23E3E" w14:textId="77777777" w:rsidR="00144E70" w:rsidRPr="00D90081" w:rsidRDefault="00144E70" w:rsidP="00144E70"/>
    <w:p w14:paraId="647ABFA4" w14:textId="77777777" w:rsidR="00144E70" w:rsidRPr="00D90081" w:rsidRDefault="00144E70" w:rsidP="00144E70"/>
    <w:p w14:paraId="5416DEBA" w14:textId="77777777" w:rsidR="00144E70" w:rsidRPr="00D90081" w:rsidRDefault="00144E70" w:rsidP="00144E70"/>
    <w:p w14:paraId="0C6B71D8" w14:textId="77777777" w:rsidR="00144E70" w:rsidRPr="00D90081" w:rsidRDefault="00144E70" w:rsidP="00144E70"/>
    <w:p w14:paraId="10FB3101" w14:textId="77777777" w:rsidR="00144E70" w:rsidRPr="00D90081" w:rsidRDefault="00144E70" w:rsidP="00144E70"/>
    <w:p w14:paraId="0F93BC6C" w14:textId="77777777" w:rsidR="00144E70" w:rsidRPr="00D90081" w:rsidRDefault="00144E70" w:rsidP="00144E70"/>
    <w:p w14:paraId="31B03288" w14:textId="77777777" w:rsidR="00144E70" w:rsidRPr="00D90081" w:rsidRDefault="00144E70" w:rsidP="00144E70"/>
    <w:p w14:paraId="4F8F6731" w14:textId="77777777" w:rsidR="00144E70" w:rsidRPr="00D90081" w:rsidRDefault="00144E70" w:rsidP="00144E70"/>
    <w:p w14:paraId="4B76B032" w14:textId="77777777" w:rsidR="00144E70" w:rsidRPr="00D90081" w:rsidRDefault="00144E70" w:rsidP="00144E70">
      <w:r w:rsidRPr="00D90081">
        <w:rPr>
          <w:rFonts w:cs="Arial"/>
          <w:noProof/>
        </w:rPr>
        <w:drawing>
          <wp:inline distT="0" distB="0" distL="0" distR="0" wp14:anchorId="3EF9938B" wp14:editId="079DFF4F">
            <wp:extent cx="1178560" cy="1473200"/>
            <wp:effectExtent l="0" t="0" r="2540" b="0"/>
            <wp:docPr id="7" name="Picture 7" descr="OFW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FWLOGO"/>
                    <pic:cNvPicPr>
                      <a:picLocks noChangeAspect="1" noChangeArrowheads="1"/>
                    </pic:cNvPicPr>
                  </pic:nvPicPr>
                  <pic:blipFill>
                    <a:blip r:embed="rId9" cstate="print">
                      <a:extLst>
                        <a:ext uri="{28A0092B-C50C-407E-A947-70E740481C1C}">
                          <a14:useLocalDpi xmlns:a14="http://schemas.microsoft.com/office/drawing/2010/main" val="0"/>
                        </a:ext>
                      </a:extLst>
                    </a:blip>
                    <a:srcRect l="11121" t="5963" r="21558" b="10461"/>
                    <a:stretch>
                      <a:fillRect/>
                    </a:stretch>
                  </pic:blipFill>
                  <pic:spPr bwMode="auto">
                    <a:xfrm>
                      <a:off x="0" y="0"/>
                      <a:ext cx="1178560" cy="1473200"/>
                    </a:xfrm>
                    <a:prstGeom prst="rect">
                      <a:avLst/>
                    </a:prstGeom>
                    <a:noFill/>
                    <a:ln>
                      <a:noFill/>
                    </a:ln>
                  </pic:spPr>
                </pic:pic>
              </a:graphicData>
            </a:graphic>
          </wp:inline>
        </w:drawing>
      </w:r>
    </w:p>
    <w:p w14:paraId="23524F7F" w14:textId="77777777" w:rsidR="00144E70" w:rsidRPr="00AF7FF2" w:rsidRDefault="00144E70" w:rsidP="00144E70">
      <w:pPr>
        <w:autoSpaceDE w:val="0"/>
        <w:autoSpaceDN w:val="0"/>
        <w:adjustRightInd w:val="0"/>
        <w:spacing w:after="0"/>
        <w:rPr>
          <w:b/>
          <w:bCs/>
          <w:sz w:val="28"/>
          <w:szCs w:val="28"/>
        </w:rPr>
      </w:pPr>
    </w:p>
    <w:p w14:paraId="27C0931B" w14:textId="09979B21" w:rsidR="00144E70" w:rsidRPr="00D90081" w:rsidRDefault="00070433" w:rsidP="00144E70">
      <w:pPr>
        <w:autoSpaceDE w:val="0"/>
        <w:autoSpaceDN w:val="0"/>
        <w:adjustRightInd w:val="0"/>
        <w:spacing w:after="0"/>
        <w:rPr>
          <w:b/>
          <w:bCs/>
          <w:sz w:val="44"/>
          <w:szCs w:val="44"/>
        </w:rPr>
      </w:pPr>
      <w:r>
        <w:rPr>
          <w:b/>
          <w:bCs/>
          <w:sz w:val="44"/>
          <w:szCs w:val="44"/>
        </w:rPr>
        <w:t xml:space="preserve">FISH </w:t>
      </w:r>
      <w:r w:rsidR="00144E70" w:rsidRPr="00D90081">
        <w:rPr>
          <w:b/>
          <w:bCs/>
          <w:sz w:val="44"/>
          <w:szCs w:val="44"/>
        </w:rPr>
        <w:t>DIVISION</w:t>
      </w:r>
    </w:p>
    <w:p w14:paraId="21D82FBA" w14:textId="77777777" w:rsidR="00144E70" w:rsidRPr="00D90081" w:rsidRDefault="00144E70" w:rsidP="00144E70">
      <w:pPr>
        <w:autoSpaceDE w:val="0"/>
        <w:autoSpaceDN w:val="0"/>
        <w:adjustRightInd w:val="0"/>
        <w:spacing w:after="0"/>
        <w:rPr>
          <w:sz w:val="32"/>
          <w:szCs w:val="32"/>
        </w:rPr>
      </w:pPr>
    </w:p>
    <w:p w14:paraId="5FBCCD91" w14:textId="77777777" w:rsidR="00070433" w:rsidRPr="00070433" w:rsidRDefault="00070433" w:rsidP="00070433">
      <w:pPr>
        <w:autoSpaceDE w:val="0"/>
        <w:autoSpaceDN w:val="0"/>
        <w:adjustRightInd w:val="0"/>
        <w:spacing w:after="0" w:line="240" w:lineRule="auto"/>
        <w:rPr>
          <w:rFonts w:cstheme="minorHAnsi"/>
          <w:sz w:val="30"/>
          <w:szCs w:val="30"/>
        </w:rPr>
      </w:pPr>
      <w:r w:rsidRPr="00070433">
        <w:rPr>
          <w:rFonts w:cstheme="minorHAnsi"/>
          <w:sz w:val="30"/>
          <w:szCs w:val="30"/>
        </w:rPr>
        <w:t>Evaluating the genetics of naturally produced Chinook salmon</w:t>
      </w:r>
    </w:p>
    <w:p w14:paraId="6927220B" w14:textId="77777777" w:rsidR="00070433" w:rsidRPr="00070433" w:rsidRDefault="00070433" w:rsidP="00070433">
      <w:pPr>
        <w:autoSpaceDE w:val="0"/>
        <w:autoSpaceDN w:val="0"/>
        <w:adjustRightInd w:val="0"/>
        <w:spacing w:after="0" w:line="240" w:lineRule="auto"/>
        <w:rPr>
          <w:rFonts w:cstheme="minorHAnsi"/>
          <w:sz w:val="30"/>
          <w:szCs w:val="30"/>
        </w:rPr>
      </w:pPr>
      <w:r w:rsidRPr="00070433">
        <w:rPr>
          <w:rFonts w:cstheme="minorHAnsi"/>
          <w:sz w:val="30"/>
          <w:szCs w:val="30"/>
        </w:rPr>
        <w:t>(</w:t>
      </w:r>
      <w:r w:rsidRPr="00070433">
        <w:rPr>
          <w:rFonts w:cstheme="minorHAnsi"/>
          <w:i/>
          <w:iCs/>
          <w:sz w:val="30"/>
          <w:szCs w:val="30"/>
        </w:rPr>
        <w:t>Oncorhynchus tshawytscha</w:t>
      </w:r>
      <w:r w:rsidRPr="00070433">
        <w:rPr>
          <w:rFonts w:cstheme="minorHAnsi"/>
          <w:sz w:val="30"/>
          <w:szCs w:val="30"/>
        </w:rPr>
        <w:t>) captured in the Lower Rogue River (OR)</w:t>
      </w:r>
    </w:p>
    <w:p w14:paraId="6CFE99A8" w14:textId="4BBBD61F" w:rsidR="002224CB" w:rsidRPr="00070433" w:rsidRDefault="00070433" w:rsidP="00070433">
      <w:pPr>
        <w:autoSpaceDE w:val="0"/>
        <w:autoSpaceDN w:val="0"/>
        <w:adjustRightInd w:val="0"/>
        <w:spacing w:after="0"/>
        <w:rPr>
          <w:rFonts w:cstheme="minorHAnsi"/>
          <w:sz w:val="24"/>
          <w:szCs w:val="24"/>
        </w:rPr>
      </w:pPr>
      <w:r w:rsidRPr="00070433">
        <w:rPr>
          <w:rFonts w:cstheme="minorHAnsi"/>
          <w:sz w:val="32"/>
          <w:szCs w:val="32"/>
        </w:rPr>
        <w:t>in 2020</w:t>
      </w:r>
    </w:p>
    <w:p w14:paraId="51AEA9E0" w14:textId="77777777" w:rsidR="002224CB" w:rsidRDefault="002224CB">
      <w:pPr>
        <w:rPr>
          <w:sz w:val="24"/>
          <w:szCs w:val="24"/>
        </w:rPr>
      </w:pPr>
      <w:r>
        <w:rPr>
          <w:sz w:val="24"/>
          <w:szCs w:val="24"/>
        </w:rPr>
        <w:br w:type="page"/>
      </w:r>
    </w:p>
    <w:p w14:paraId="40ED9F6A" w14:textId="7E59AF7F" w:rsidR="00144E70" w:rsidRPr="00D90081" w:rsidRDefault="00144E70" w:rsidP="003C1B67">
      <w:pPr>
        <w:autoSpaceDE w:val="0"/>
        <w:autoSpaceDN w:val="0"/>
        <w:adjustRightInd w:val="0"/>
        <w:spacing w:after="0"/>
        <w:jc w:val="center"/>
        <w:rPr>
          <w:sz w:val="24"/>
          <w:szCs w:val="24"/>
        </w:rPr>
      </w:pPr>
      <w:r w:rsidRPr="00D90081">
        <w:rPr>
          <w:sz w:val="24"/>
          <w:szCs w:val="24"/>
        </w:rPr>
        <w:lastRenderedPageBreak/>
        <w:t>[</w:t>
      </w:r>
      <w:r w:rsidRPr="00D90081">
        <w:rPr>
          <w:i/>
          <w:sz w:val="24"/>
          <w:szCs w:val="24"/>
        </w:rPr>
        <w:t>Leave this page blank except statements at the bottom</w:t>
      </w:r>
      <w:r w:rsidRPr="00D90081">
        <w:rPr>
          <w:sz w:val="24"/>
          <w:szCs w:val="24"/>
        </w:rPr>
        <w:t xml:space="preserve">; </w:t>
      </w:r>
      <w:r w:rsidRPr="00AF7FF2">
        <w:rPr>
          <w:i/>
          <w:sz w:val="24"/>
          <w:szCs w:val="24"/>
        </w:rPr>
        <w:t>no page number</w:t>
      </w:r>
      <w:r w:rsidRPr="00D90081">
        <w:rPr>
          <w:sz w:val="24"/>
          <w:szCs w:val="24"/>
        </w:rPr>
        <w:t>]</w:t>
      </w:r>
    </w:p>
    <w:p w14:paraId="77097CA5" w14:textId="77777777" w:rsidR="00144E70" w:rsidRPr="00D90081" w:rsidRDefault="00144E70" w:rsidP="00144E70">
      <w:pPr>
        <w:rPr>
          <w:sz w:val="24"/>
          <w:szCs w:val="24"/>
        </w:rPr>
      </w:pPr>
      <w:r w:rsidRPr="00D90081">
        <w:rPr>
          <w:noProof/>
          <w:sz w:val="24"/>
          <w:szCs w:val="24"/>
        </w:rPr>
        <mc:AlternateContent>
          <mc:Choice Requires="wps">
            <w:drawing>
              <wp:anchor distT="0" distB="0" distL="114300" distR="114300" simplePos="0" relativeHeight="251656192" behindDoc="0" locked="0" layoutInCell="1" allowOverlap="1" wp14:anchorId="53583BEF" wp14:editId="5B08ADFA">
                <wp:simplePos x="0" y="0"/>
                <wp:positionH relativeFrom="column">
                  <wp:posOffset>-206734</wp:posOffset>
                </wp:positionH>
                <wp:positionV relativeFrom="paragraph">
                  <wp:posOffset>133295</wp:posOffset>
                </wp:positionV>
                <wp:extent cx="6248400" cy="2568271"/>
                <wp:effectExtent l="0" t="0" r="19050" b="22860"/>
                <wp:wrapNone/>
                <wp:docPr id="4" name="AutoShape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48400" cy="2568271"/>
                        </a:xfrm>
                        <a:prstGeom prst="roundRect">
                          <a:avLst>
                            <a:gd name="adj" fmla="val 16667"/>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roundrect w14:anchorId="66B11813" id="AutoShape 36" o:spid="_x0000_s1026" style="position:absolute;margin-left:-16.3pt;margin-top:10.5pt;width:492pt;height:202.2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" filled="f"/>
            </w:pict>
          </mc:Fallback>
        </mc:AlternateContent>
      </w:r>
    </w:p>
    <w:p w14:paraId="41FFCFA9" w14:textId="38F60B42" w:rsidR="00144E70" w:rsidRPr="00D90081" w:rsidRDefault="00917082" w:rsidP="00144E70">
      <w:pPr>
        <w:rPr>
          <w:sz w:val="24"/>
          <w:szCs w:val="24"/>
        </w:rPr>
      </w:pPr>
      <w:r w:rsidRPr="003C1B67">
        <w:rPr>
          <w:b/>
          <w:sz w:val="24"/>
          <w:szCs w:val="24"/>
        </w:rPr>
        <w:t>For authors</w:t>
      </w:r>
      <w:r>
        <w:rPr>
          <w:sz w:val="24"/>
          <w:szCs w:val="24"/>
        </w:rPr>
        <w:t xml:space="preserve">: </w:t>
      </w:r>
      <w:r w:rsidR="00144E70" w:rsidRPr="00D90081">
        <w:rPr>
          <w:sz w:val="24"/>
          <w:szCs w:val="24"/>
        </w:rPr>
        <w:t xml:space="preserve">This document is intended as a default </w:t>
      </w:r>
      <w:r w:rsidR="00144E70">
        <w:rPr>
          <w:sz w:val="24"/>
          <w:szCs w:val="24"/>
        </w:rPr>
        <w:t xml:space="preserve">(non-prescriptive) </w:t>
      </w:r>
      <w:r w:rsidR="00144E70" w:rsidRPr="00D90081">
        <w:rPr>
          <w:sz w:val="24"/>
          <w:szCs w:val="24"/>
        </w:rPr>
        <w:t xml:space="preserve">template for all ODFW </w:t>
      </w:r>
      <w:r w:rsidR="005D71A1">
        <w:rPr>
          <w:sz w:val="24"/>
          <w:szCs w:val="24"/>
        </w:rPr>
        <w:t>Science</w:t>
      </w:r>
      <w:r w:rsidR="00144E70">
        <w:rPr>
          <w:sz w:val="24"/>
          <w:szCs w:val="24"/>
        </w:rPr>
        <w:t xml:space="preserve"> Bulletins (formerly Information Reports</w:t>
      </w:r>
      <w:r w:rsidR="000A5869">
        <w:rPr>
          <w:sz w:val="24"/>
          <w:szCs w:val="24"/>
        </w:rPr>
        <w:t xml:space="preserve"> and Progress Reports</w:t>
      </w:r>
      <w:r w:rsidR="00144E70">
        <w:rPr>
          <w:sz w:val="24"/>
          <w:szCs w:val="24"/>
        </w:rPr>
        <w:t>)</w:t>
      </w:r>
      <w:r w:rsidR="00144E70" w:rsidRPr="00D90081">
        <w:rPr>
          <w:sz w:val="24"/>
          <w:szCs w:val="24"/>
        </w:rPr>
        <w:t>.</w:t>
      </w:r>
      <w:r w:rsidR="00144E70">
        <w:rPr>
          <w:sz w:val="24"/>
          <w:szCs w:val="24"/>
        </w:rPr>
        <w:t xml:space="preserve">  Report formatting, except the cover pages and ADA statement,</w:t>
      </w:r>
      <w:r w:rsidR="00144E70" w:rsidRPr="00D90081">
        <w:rPr>
          <w:sz w:val="24"/>
          <w:szCs w:val="24"/>
        </w:rPr>
        <w:t xml:space="preserve"> may vary; report standards and guidelines should generally follow the style, format, and conventions of the American Fisheries Society, the Wildlife Society, or the organization funding the investigation.</w:t>
      </w:r>
    </w:p>
    <w:p w14:paraId="0DCE5AD8" w14:textId="317112B3" w:rsidR="00144E70" w:rsidRPr="00D90081" w:rsidRDefault="000A5869" w:rsidP="00144E70">
      <w:pPr>
        <w:rPr>
          <w:sz w:val="24"/>
          <w:szCs w:val="24"/>
        </w:rPr>
      </w:pPr>
      <w:r>
        <w:rPr>
          <w:sz w:val="24"/>
          <w:szCs w:val="24"/>
        </w:rPr>
        <w:t>T</w:t>
      </w:r>
      <w:r w:rsidR="00144E70" w:rsidRPr="00D90081">
        <w:rPr>
          <w:sz w:val="24"/>
          <w:szCs w:val="24"/>
        </w:rPr>
        <w:t>ext w</w:t>
      </w:r>
      <w:r w:rsidR="00144E70">
        <w:rPr>
          <w:sz w:val="24"/>
          <w:szCs w:val="24"/>
        </w:rPr>
        <w:t>ithin brackets are instructions (if italicized), or denote where to insert text</w:t>
      </w:r>
      <w:r w:rsidR="00144E70" w:rsidRPr="00D90081">
        <w:rPr>
          <w:sz w:val="24"/>
          <w:szCs w:val="24"/>
        </w:rPr>
        <w:t>.  Delete all such annotations</w:t>
      </w:r>
      <w:r w:rsidR="00144E70">
        <w:rPr>
          <w:sz w:val="24"/>
          <w:szCs w:val="24"/>
        </w:rPr>
        <w:t>, example text,</w:t>
      </w:r>
      <w:r w:rsidR="00144E70" w:rsidRPr="00D90081">
        <w:rPr>
          <w:sz w:val="24"/>
          <w:szCs w:val="24"/>
        </w:rPr>
        <w:t xml:space="preserve"> and this text box upon completing a report.</w:t>
      </w:r>
    </w:p>
    <w:p w14:paraId="407FB8C8" w14:textId="7D93BC41" w:rsidR="00144E70" w:rsidRPr="00D90081" w:rsidRDefault="00144E70" w:rsidP="00144E70">
      <w:pPr>
        <w:rPr>
          <w:i/>
          <w:iCs/>
          <w:sz w:val="24"/>
          <w:szCs w:val="24"/>
        </w:rPr>
      </w:pPr>
      <w:r w:rsidRPr="00D90081">
        <w:rPr>
          <w:sz w:val="24"/>
          <w:szCs w:val="24"/>
        </w:rPr>
        <w:t>Before final</w:t>
      </w:r>
      <w:r w:rsidR="003C1B67">
        <w:rPr>
          <w:sz w:val="24"/>
          <w:szCs w:val="24"/>
        </w:rPr>
        <w:t>izing a report, please review Director’s Office</w:t>
      </w:r>
      <w:r w:rsidRPr="00D90081">
        <w:rPr>
          <w:sz w:val="24"/>
          <w:szCs w:val="24"/>
        </w:rPr>
        <w:t xml:space="preserve"> Policy 100_02, particularly the requirements for report review and manuscript dissemination.  </w:t>
      </w:r>
      <w:r>
        <w:rPr>
          <w:sz w:val="24"/>
          <w:szCs w:val="24"/>
        </w:rPr>
        <w:t xml:space="preserve">Obtain </w:t>
      </w:r>
      <w:r w:rsidRPr="00D90081">
        <w:rPr>
          <w:sz w:val="24"/>
          <w:szCs w:val="24"/>
        </w:rPr>
        <w:t>a report series number (front cover page) from staff designated in the policy.</w:t>
      </w:r>
    </w:p>
    <w:p w14:paraId="7EE09FDA" w14:textId="77777777" w:rsidR="00144E70" w:rsidRPr="00D90081" w:rsidRDefault="00144E70" w:rsidP="00144E70">
      <w:pPr>
        <w:pStyle w:val="Subtitle"/>
        <w:rPr>
          <w:rFonts w:asciiTheme="minorHAnsi" w:hAnsiTheme="minorHAnsi"/>
          <w:i w:val="0"/>
          <w:iCs w:val="0"/>
          <w:color w:val="auto"/>
          <w:spacing w:val="0"/>
          <w:sz w:val="30"/>
          <w:szCs w:val="30"/>
        </w:rPr>
      </w:pPr>
    </w:p>
    <w:p w14:paraId="0A616E2D" w14:textId="77777777" w:rsidR="00144E70" w:rsidRPr="00D90081" w:rsidRDefault="00144E70" w:rsidP="00144E70">
      <w:pPr>
        <w:pStyle w:val="Subtitle"/>
        <w:rPr>
          <w:rFonts w:asciiTheme="minorHAnsi" w:hAnsiTheme="minorHAnsi"/>
          <w:i w:val="0"/>
          <w:iCs w:val="0"/>
          <w:color w:val="auto"/>
          <w:spacing w:val="0"/>
          <w:sz w:val="30"/>
          <w:szCs w:val="30"/>
        </w:rPr>
      </w:pPr>
    </w:p>
    <w:p w14:paraId="56CC711D" w14:textId="77777777" w:rsidR="00144E70" w:rsidRPr="00D90081" w:rsidRDefault="00144E70" w:rsidP="00144E70">
      <w:pPr>
        <w:pStyle w:val="Subtitle"/>
        <w:rPr>
          <w:rFonts w:asciiTheme="minorHAnsi" w:hAnsiTheme="minorHAnsi"/>
          <w:i w:val="0"/>
          <w:iCs w:val="0"/>
          <w:color w:val="auto"/>
          <w:spacing w:val="0"/>
          <w:sz w:val="30"/>
          <w:szCs w:val="30"/>
        </w:rPr>
      </w:pPr>
    </w:p>
    <w:p w14:paraId="7C1C4B49" w14:textId="77777777" w:rsidR="00144E70" w:rsidRPr="00D90081" w:rsidRDefault="00144E70" w:rsidP="00144E70">
      <w:pPr>
        <w:pStyle w:val="Subtitle"/>
        <w:rPr>
          <w:rFonts w:asciiTheme="minorHAnsi" w:hAnsiTheme="minorHAnsi"/>
          <w:i w:val="0"/>
          <w:iCs w:val="0"/>
          <w:color w:val="auto"/>
          <w:spacing w:val="0"/>
          <w:sz w:val="30"/>
          <w:szCs w:val="30"/>
        </w:rPr>
      </w:pPr>
    </w:p>
    <w:p w14:paraId="648122FB" w14:textId="77777777" w:rsidR="00144E70" w:rsidRPr="00D90081" w:rsidRDefault="00144E70" w:rsidP="00144E70">
      <w:pPr>
        <w:pStyle w:val="Subtitle"/>
        <w:rPr>
          <w:rFonts w:asciiTheme="minorHAnsi" w:hAnsiTheme="minorHAnsi"/>
          <w:i w:val="0"/>
          <w:iCs w:val="0"/>
          <w:color w:val="auto"/>
          <w:spacing w:val="0"/>
          <w:sz w:val="30"/>
          <w:szCs w:val="30"/>
        </w:rPr>
      </w:pPr>
    </w:p>
    <w:p w14:paraId="4927F3F0" w14:textId="77777777" w:rsidR="00144E70" w:rsidRPr="00D90081" w:rsidRDefault="00144E70" w:rsidP="00144E70">
      <w:pPr>
        <w:pStyle w:val="Subtitle"/>
        <w:rPr>
          <w:rFonts w:asciiTheme="minorHAnsi" w:hAnsiTheme="minorHAnsi"/>
          <w:i w:val="0"/>
          <w:iCs w:val="0"/>
          <w:color w:val="auto"/>
          <w:spacing w:val="0"/>
          <w:sz w:val="30"/>
          <w:szCs w:val="30"/>
        </w:rPr>
      </w:pPr>
    </w:p>
    <w:p w14:paraId="790FD9A1" w14:textId="77777777" w:rsidR="00144E70" w:rsidRPr="00D90081" w:rsidRDefault="00144E70" w:rsidP="00144E70">
      <w:pPr>
        <w:pStyle w:val="Subtitle"/>
        <w:rPr>
          <w:rFonts w:asciiTheme="minorHAnsi" w:hAnsiTheme="minorHAnsi"/>
          <w:i w:val="0"/>
          <w:iCs w:val="0"/>
          <w:color w:val="auto"/>
          <w:spacing w:val="0"/>
          <w:sz w:val="30"/>
          <w:szCs w:val="30"/>
        </w:rPr>
      </w:pPr>
    </w:p>
    <w:p w14:paraId="701CFF34" w14:textId="77777777" w:rsidR="00144E70" w:rsidRDefault="00144E70" w:rsidP="00144E70">
      <w:pPr>
        <w:pStyle w:val="Subtitle"/>
        <w:spacing w:after="0"/>
        <w:rPr>
          <w:rFonts w:asciiTheme="minorHAnsi" w:hAnsiTheme="minorHAnsi"/>
          <w:i w:val="0"/>
          <w:iCs w:val="0"/>
          <w:color w:val="auto"/>
          <w:spacing w:val="0"/>
        </w:rPr>
      </w:pPr>
      <w:r w:rsidRPr="0061436D">
        <w:rPr>
          <w:rFonts w:asciiTheme="minorHAnsi" w:hAnsiTheme="minorHAnsi"/>
          <w:i w:val="0"/>
          <w:iCs w:val="0"/>
          <w:color w:val="auto"/>
          <w:spacing w:val="0"/>
        </w:rPr>
        <w:t>This report should be cited as [</w:t>
      </w:r>
      <w:r w:rsidRPr="0061436D">
        <w:rPr>
          <w:rFonts w:asciiTheme="minorHAnsi" w:hAnsiTheme="minorHAnsi"/>
          <w:iCs w:val="0"/>
          <w:color w:val="auto"/>
          <w:spacing w:val="0"/>
        </w:rPr>
        <w:t>example</w:t>
      </w:r>
      <w:r w:rsidRPr="0061436D">
        <w:rPr>
          <w:rFonts w:asciiTheme="minorHAnsi" w:hAnsiTheme="minorHAnsi"/>
          <w:i w:val="0"/>
          <w:iCs w:val="0"/>
          <w:color w:val="auto"/>
          <w:spacing w:val="0"/>
        </w:rPr>
        <w:t xml:space="preserve">]: </w:t>
      </w:r>
    </w:p>
    <w:p w14:paraId="237768B3" w14:textId="77777777" w:rsidR="00144E70" w:rsidRDefault="00144E70" w:rsidP="00144E70">
      <w:pPr>
        <w:pStyle w:val="Subtitle"/>
        <w:spacing w:after="0"/>
        <w:rPr>
          <w:rFonts w:asciiTheme="minorHAnsi" w:hAnsiTheme="minorHAnsi"/>
          <w:i w:val="0"/>
          <w:iCs w:val="0"/>
          <w:color w:val="auto"/>
          <w:spacing w:val="0"/>
        </w:rPr>
      </w:pPr>
    </w:p>
    <w:p w14:paraId="36F869C7" w14:textId="34BE3E78" w:rsidR="00144E70" w:rsidRDefault="00144E70" w:rsidP="00144E70">
      <w:pPr>
        <w:pStyle w:val="Subtitle"/>
        <w:spacing w:after="0"/>
        <w:ind w:left="720" w:hanging="720"/>
        <w:rPr>
          <w:rFonts w:asciiTheme="minorHAnsi" w:hAnsiTheme="minorHAnsi"/>
          <w:i w:val="0"/>
          <w:iCs w:val="0"/>
          <w:color w:val="auto"/>
          <w:spacing w:val="0"/>
        </w:rPr>
      </w:pPr>
      <w:r>
        <w:rPr>
          <w:rFonts w:asciiTheme="minorHAnsi" w:hAnsiTheme="minorHAnsi"/>
          <w:i w:val="0"/>
          <w:iCs w:val="0"/>
          <w:color w:val="auto"/>
          <w:spacing w:val="0"/>
        </w:rPr>
        <w:t xml:space="preserve">Smith, A. B, C. D. Jones, and E. F. Williams.  2019.  Seasonal patterns of Pacific Herring movement along the </w:t>
      </w:r>
      <w:r w:rsidR="0032359B">
        <w:rPr>
          <w:rFonts w:asciiTheme="minorHAnsi" w:hAnsiTheme="minorHAnsi"/>
          <w:i w:val="0"/>
          <w:iCs w:val="0"/>
          <w:color w:val="auto"/>
          <w:spacing w:val="0"/>
        </w:rPr>
        <w:t>northern Oregon coast.  Science</w:t>
      </w:r>
      <w:r>
        <w:rPr>
          <w:rFonts w:asciiTheme="minorHAnsi" w:hAnsiTheme="minorHAnsi"/>
          <w:i w:val="0"/>
          <w:iCs w:val="0"/>
          <w:color w:val="auto"/>
          <w:spacing w:val="0"/>
        </w:rPr>
        <w:t xml:space="preserve"> Bulletin 2020-03.  Oregon Department of Fish and Wildlife, Salem.</w:t>
      </w:r>
    </w:p>
    <w:p w14:paraId="72FECD75" w14:textId="77777777" w:rsidR="00144E70" w:rsidRDefault="00144E70" w:rsidP="00144E70">
      <w:pPr>
        <w:pStyle w:val="Subtitle"/>
        <w:spacing w:after="0"/>
        <w:ind w:left="720" w:hanging="720"/>
        <w:rPr>
          <w:rFonts w:asciiTheme="minorHAnsi" w:hAnsiTheme="minorHAnsi"/>
          <w:i w:val="0"/>
          <w:iCs w:val="0"/>
          <w:color w:val="auto"/>
          <w:spacing w:val="0"/>
        </w:rPr>
      </w:pPr>
    </w:p>
    <w:p w14:paraId="57309600" w14:textId="14F06B7C" w:rsidR="00144E70" w:rsidRDefault="00144E70" w:rsidP="00C8547A">
      <w:pPr>
        <w:pStyle w:val="Subtitle"/>
        <w:spacing w:after="0"/>
        <w:ind w:left="720" w:hanging="720"/>
        <w:rPr>
          <w:rFonts w:asciiTheme="minorHAnsi" w:hAnsiTheme="minorHAnsi"/>
          <w:i w:val="0"/>
          <w:iCs w:val="0"/>
          <w:color w:val="auto"/>
          <w:spacing w:val="0"/>
        </w:rPr>
      </w:pPr>
      <w:r w:rsidRPr="0061436D">
        <w:rPr>
          <w:rFonts w:asciiTheme="minorHAnsi" w:hAnsiTheme="minorHAnsi"/>
          <w:i w:val="0"/>
          <w:iCs w:val="0"/>
          <w:color w:val="auto"/>
          <w:spacing w:val="0"/>
        </w:rPr>
        <w:t xml:space="preserve"> </w:t>
      </w:r>
    </w:p>
    <w:p w14:paraId="7BC3512E" w14:textId="77072BD4" w:rsidR="00C8547A" w:rsidRPr="00C8547A" w:rsidRDefault="00C8547A" w:rsidP="00C8547A">
      <w:pPr>
        <w:rPr>
          <w:i/>
          <w:sz w:val="24"/>
          <w:szCs w:val="24"/>
        </w:rPr>
      </w:pPr>
      <w:r w:rsidRPr="00C8547A">
        <w:rPr>
          <w:sz w:val="24"/>
          <w:szCs w:val="24"/>
        </w:rPr>
        <w:t>ODFW prohibits discrimination on the basis of race, color, national origin, age, sex or disability. If you believe you have been discriminated against as described above in any program, activity or facility, or if you desire further information, please contact</w:t>
      </w:r>
      <w:r w:rsidR="00917082">
        <w:rPr>
          <w:sz w:val="24"/>
          <w:szCs w:val="24"/>
        </w:rPr>
        <w:t>:</w:t>
      </w:r>
      <w:r w:rsidRPr="00C8547A">
        <w:rPr>
          <w:sz w:val="24"/>
          <w:szCs w:val="24"/>
        </w:rPr>
        <w:t xml:space="preserve"> Deputy Director, Fish &amp; Wildlife Programs, ODFW, 4034 Fairview Industrial Dr. SE, Salem, OR 97302, or call 503-947-6000, or write to the Chief, Public Civil Rights Division Department of the Interior, 1849 C Street NW, Washington, DC 20240</w:t>
      </w:r>
      <w:r>
        <w:rPr>
          <w:sz w:val="24"/>
          <w:szCs w:val="24"/>
        </w:rPr>
        <w:t>.</w:t>
      </w:r>
    </w:p>
    <w:bookmarkEnd w:id="0"/>
    <w:bookmarkEnd w:id="1"/>
    <w:bookmarkEnd w:id="2"/>
    <w:bookmarkEnd w:id="3"/>
    <w:bookmarkEnd w:id="4"/>
    <w:bookmarkEnd w:id="5"/>
    <w:bookmarkEnd w:id="6"/>
    <w:bookmarkEnd w:id="7"/>
    <w:bookmarkEnd w:id="8"/>
    <w:bookmarkEnd w:id="9"/>
    <w:bookmarkEnd w:id="10"/>
    <w:bookmarkEnd w:id="11"/>
    <w:bookmarkEnd w:id="12"/>
    <w:bookmarkEnd w:id="13"/>
    <w:p w14:paraId="08FF3A26" w14:textId="77777777" w:rsidR="00A8280D" w:rsidRDefault="00DD2EC2" w:rsidP="00256384">
      <w:pPr>
        <w:pStyle w:val="Subtitle"/>
        <w:spacing w:after="0"/>
        <w:jc w:val="center"/>
        <w:rPr>
          <w:rFonts w:asciiTheme="minorHAnsi" w:hAnsiTheme="minorHAnsi"/>
          <w:iCs w:val="0"/>
          <w:color w:val="auto"/>
          <w:spacing w:val="0"/>
          <w:sz w:val="22"/>
          <w:szCs w:val="22"/>
        </w:rPr>
        <w:sectPr w:rsidR="00A8280D" w:rsidSect="00CF228A">
          <w:headerReference w:type="even" r:id="rId10"/>
          <w:footerReference w:type="default" r:id="rId11"/>
          <w:headerReference w:type="first" r:id="rId12"/>
          <w:pgSz w:w="12240" w:h="15840" w:code="1"/>
          <w:pgMar w:top="1440" w:right="1440" w:bottom="1440" w:left="1440" w:header="720" w:footer="720" w:gutter="0"/>
          <w:pgNumType w:fmt="lowerRoman" w:start="1"/>
          <w:cols w:space="720"/>
          <w:docGrid w:linePitch="360"/>
        </w:sectPr>
      </w:pPr>
      <w:r>
        <w:rPr>
          <w:rFonts w:asciiTheme="minorHAnsi" w:hAnsiTheme="minorHAnsi"/>
          <w:iCs w:val="0"/>
          <w:color w:val="auto"/>
          <w:spacing w:val="0"/>
          <w:sz w:val="22"/>
          <w:szCs w:val="22"/>
        </w:rPr>
        <w:t>The information in this report</w:t>
      </w:r>
      <w:r w:rsidR="00C8547A" w:rsidRPr="00B94896">
        <w:rPr>
          <w:rFonts w:asciiTheme="minorHAnsi" w:hAnsiTheme="minorHAnsi"/>
          <w:iCs w:val="0"/>
          <w:color w:val="auto"/>
          <w:spacing w:val="0"/>
          <w:sz w:val="22"/>
          <w:szCs w:val="22"/>
        </w:rPr>
        <w:t xml:space="preserve"> will be furnished in alternate format for people with disabilities, if n</w:t>
      </w:r>
      <w:r>
        <w:rPr>
          <w:rFonts w:asciiTheme="minorHAnsi" w:hAnsiTheme="minorHAnsi"/>
          <w:iCs w:val="0"/>
          <w:color w:val="auto"/>
          <w:spacing w:val="0"/>
          <w:sz w:val="22"/>
          <w:szCs w:val="22"/>
        </w:rPr>
        <w:t xml:space="preserve">eeded. Please call 503-947-6002 </w:t>
      </w:r>
      <w:r w:rsidR="00C8547A" w:rsidRPr="00B94896">
        <w:rPr>
          <w:rFonts w:asciiTheme="minorHAnsi" w:hAnsiTheme="minorHAnsi"/>
          <w:iCs w:val="0"/>
          <w:color w:val="auto"/>
          <w:spacing w:val="0"/>
          <w:sz w:val="22"/>
          <w:szCs w:val="22"/>
        </w:rPr>
        <w:t>or e-mail odfw.info@state.or.us to request an alternate format.</w:t>
      </w:r>
    </w:p>
    <w:p w14:paraId="470D66C3" w14:textId="53629BC8" w:rsidR="00144E70" w:rsidRPr="00D90081" w:rsidRDefault="00144E70" w:rsidP="00256384">
      <w:pPr>
        <w:pStyle w:val="Subtitle"/>
        <w:spacing w:after="0"/>
        <w:jc w:val="center"/>
      </w:pPr>
    </w:p>
    <w:p w14:paraId="682C0F12" w14:textId="77777777" w:rsidR="00144E70" w:rsidRPr="00D90081" w:rsidRDefault="00144E70" w:rsidP="00144E70"/>
    <w:p w14:paraId="41C9772F" w14:textId="77777777" w:rsidR="00144E70" w:rsidRPr="00D90081" w:rsidRDefault="00144E70" w:rsidP="00144E70">
      <w:pPr>
        <w:rPr>
          <w:sz w:val="24"/>
          <w:szCs w:val="24"/>
        </w:rPr>
      </w:pPr>
    </w:p>
    <w:p w14:paraId="571CA7A2" w14:textId="77777777" w:rsidR="00070433" w:rsidRPr="00070433" w:rsidRDefault="00070433" w:rsidP="00070433">
      <w:pPr>
        <w:autoSpaceDE w:val="0"/>
        <w:autoSpaceDN w:val="0"/>
        <w:adjustRightInd w:val="0"/>
        <w:spacing w:after="0" w:line="240" w:lineRule="auto"/>
        <w:jc w:val="center"/>
        <w:rPr>
          <w:rFonts w:cstheme="minorHAnsi"/>
          <w:sz w:val="30"/>
          <w:szCs w:val="30"/>
        </w:rPr>
      </w:pPr>
      <w:r w:rsidRPr="00070433">
        <w:rPr>
          <w:rFonts w:cstheme="minorHAnsi"/>
          <w:sz w:val="30"/>
          <w:szCs w:val="30"/>
        </w:rPr>
        <w:t>Evaluating the genetics of naturally produced Chinook salmon</w:t>
      </w:r>
    </w:p>
    <w:p w14:paraId="2469C638" w14:textId="541BF241" w:rsidR="00070433" w:rsidRPr="00070433" w:rsidRDefault="00070433" w:rsidP="00975432">
      <w:pPr>
        <w:autoSpaceDE w:val="0"/>
        <w:autoSpaceDN w:val="0"/>
        <w:adjustRightInd w:val="0"/>
        <w:spacing w:after="0" w:line="240" w:lineRule="auto"/>
        <w:jc w:val="center"/>
        <w:rPr>
          <w:rFonts w:cstheme="minorHAnsi"/>
          <w:sz w:val="24"/>
          <w:szCs w:val="24"/>
        </w:rPr>
      </w:pPr>
      <w:r w:rsidRPr="00070433">
        <w:rPr>
          <w:rFonts w:cstheme="minorHAnsi"/>
          <w:sz w:val="30"/>
          <w:szCs w:val="30"/>
        </w:rPr>
        <w:t>(</w:t>
      </w:r>
      <w:r w:rsidRPr="00070433">
        <w:rPr>
          <w:rFonts w:cstheme="minorHAnsi"/>
          <w:i/>
          <w:iCs/>
          <w:sz w:val="30"/>
          <w:szCs w:val="30"/>
        </w:rPr>
        <w:t>Oncorhynchus tshawytscha</w:t>
      </w:r>
      <w:r w:rsidRPr="00070433">
        <w:rPr>
          <w:rFonts w:cstheme="minorHAnsi"/>
          <w:sz w:val="30"/>
          <w:szCs w:val="30"/>
        </w:rPr>
        <w:t>) captured in the Lower Rogue River</w:t>
      </w:r>
      <w:r w:rsidR="00975432">
        <w:rPr>
          <w:rFonts w:cstheme="minorHAnsi"/>
          <w:sz w:val="30"/>
          <w:szCs w:val="30"/>
        </w:rPr>
        <w:t xml:space="preserve"> (OR) </w:t>
      </w:r>
      <w:r w:rsidRPr="00070433">
        <w:rPr>
          <w:rFonts w:cstheme="minorHAnsi"/>
          <w:sz w:val="32"/>
          <w:szCs w:val="32"/>
        </w:rPr>
        <w:t>in 2020</w:t>
      </w:r>
    </w:p>
    <w:p w14:paraId="012766DD" w14:textId="01CBD6A7" w:rsidR="00144E70" w:rsidRPr="00D90081" w:rsidRDefault="00144E70" w:rsidP="00144E70">
      <w:pPr>
        <w:jc w:val="center"/>
        <w:rPr>
          <w:iCs/>
          <w:sz w:val="24"/>
          <w:szCs w:val="24"/>
        </w:rPr>
      </w:pPr>
    </w:p>
    <w:p w14:paraId="5FA1D558" w14:textId="77777777" w:rsidR="00144E70" w:rsidRPr="00D90081" w:rsidRDefault="00144E70" w:rsidP="00144E70">
      <w:pPr>
        <w:jc w:val="center"/>
        <w:rPr>
          <w:iCs/>
          <w:sz w:val="30"/>
          <w:szCs w:val="30"/>
        </w:rPr>
      </w:pPr>
    </w:p>
    <w:p w14:paraId="5E827F7D" w14:textId="77777777" w:rsidR="00144E70" w:rsidRPr="00D90081" w:rsidRDefault="00144E70" w:rsidP="00144E70">
      <w:pPr>
        <w:jc w:val="center"/>
        <w:rPr>
          <w:iCs/>
          <w:sz w:val="30"/>
          <w:szCs w:val="30"/>
        </w:rPr>
      </w:pPr>
    </w:p>
    <w:p w14:paraId="4F61C0A4" w14:textId="77777777" w:rsidR="00144E70" w:rsidRPr="00D90081" w:rsidRDefault="00144E70" w:rsidP="00144E70">
      <w:pPr>
        <w:jc w:val="center"/>
        <w:rPr>
          <w:iCs/>
          <w:sz w:val="30"/>
          <w:szCs w:val="30"/>
        </w:rPr>
      </w:pPr>
    </w:p>
    <w:p w14:paraId="7428326F" w14:textId="77777777" w:rsidR="00144E70" w:rsidRPr="00D90081" w:rsidRDefault="00144E70" w:rsidP="00144E70">
      <w:pPr>
        <w:jc w:val="center"/>
        <w:rPr>
          <w:iCs/>
          <w:sz w:val="30"/>
          <w:szCs w:val="30"/>
        </w:rPr>
      </w:pPr>
    </w:p>
    <w:p w14:paraId="4523CAE1" w14:textId="77777777" w:rsidR="00144E70" w:rsidRPr="00D90081" w:rsidRDefault="00144E70" w:rsidP="00144E70">
      <w:pPr>
        <w:jc w:val="center"/>
        <w:rPr>
          <w:iCs/>
          <w:sz w:val="30"/>
          <w:szCs w:val="30"/>
        </w:rPr>
      </w:pPr>
    </w:p>
    <w:p w14:paraId="092AEBA3" w14:textId="77777777" w:rsidR="00144E70" w:rsidRPr="00D90081" w:rsidRDefault="00144E70" w:rsidP="00144E70">
      <w:pPr>
        <w:jc w:val="center"/>
        <w:rPr>
          <w:iCs/>
          <w:sz w:val="24"/>
          <w:szCs w:val="24"/>
        </w:rPr>
      </w:pPr>
      <w:r w:rsidRPr="00D90081">
        <w:rPr>
          <w:iCs/>
          <w:sz w:val="24"/>
          <w:szCs w:val="24"/>
        </w:rPr>
        <w:t xml:space="preserve">Prepared </w:t>
      </w:r>
      <w:commentRangeStart w:id="14"/>
      <w:r w:rsidRPr="00D90081">
        <w:rPr>
          <w:iCs/>
          <w:sz w:val="24"/>
          <w:szCs w:val="24"/>
        </w:rPr>
        <w:t>by</w:t>
      </w:r>
      <w:commentRangeEnd w:id="14"/>
      <w:r w:rsidR="00B64FA3">
        <w:rPr>
          <w:rStyle w:val="CommentReference"/>
        </w:rPr>
        <w:commentReference w:id="14"/>
      </w:r>
    </w:p>
    <w:p w14:paraId="78691B90" w14:textId="77777777" w:rsidR="00070433" w:rsidRPr="00070433" w:rsidRDefault="00070433" w:rsidP="00070433">
      <w:pPr>
        <w:spacing w:after="0"/>
        <w:jc w:val="center"/>
        <w:rPr>
          <w:iCs/>
          <w:sz w:val="24"/>
          <w:szCs w:val="24"/>
        </w:rPr>
      </w:pPr>
      <w:r w:rsidRPr="00070433">
        <w:rPr>
          <w:iCs/>
          <w:sz w:val="24"/>
          <w:szCs w:val="24"/>
        </w:rPr>
        <w:t>Kathleen G. O’Malley, Oregon State University</w:t>
      </w:r>
    </w:p>
    <w:p w14:paraId="266C1449" w14:textId="77777777" w:rsidR="00E8127C" w:rsidRDefault="00E8127C" w:rsidP="00E8127C">
      <w:pPr>
        <w:spacing w:after="0"/>
        <w:jc w:val="center"/>
        <w:rPr>
          <w:iCs/>
          <w:sz w:val="24"/>
          <w:szCs w:val="24"/>
        </w:rPr>
      </w:pPr>
      <w:r>
        <w:rPr>
          <w:iCs/>
          <w:sz w:val="24"/>
          <w:szCs w:val="24"/>
        </w:rPr>
        <w:t>David Dayan</w:t>
      </w:r>
      <w:r w:rsidRPr="00070433">
        <w:rPr>
          <w:iCs/>
          <w:sz w:val="24"/>
          <w:szCs w:val="24"/>
        </w:rPr>
        <w:t>, Oregon State University</w:t>
      </w:r>
    </w:p>
    <w:p w14:paraId="735358A6" w14:textId="77777777" w:rsidR="00070433" w:rsidRPr="00070433" w:rsidRDefault="00070433" w:rsidP="00070433">
      <w:pPr>
        <w:spacing w:after="0"/>
        <w:jc w:val="center"/>
        <w:rPr>
          <w:iCs/>
          <w:sz w:val="24"/>
          <w:szCs w:val="24"/>
        </w:rPr>
      </w:pPr>
      <w:r w:rsidRPr="00070433">
        <w:rPr>
          <w:iCs/>
          <w:sz w:val="24"/>
          <w:szCs w:val="24"/>
        </w:rPr>
        <w:t>Steven Mazur, Oregon Department of Fish and Wildlife</w:t>
      </w:r>
    </w:p>
    <w:p w14:paraId="5F7CC387" w14:textId="77777777" w:rsidR="00070433" w:rsidRPr="00070433" w:rsidRDefault="00070433" w:rsidP="00070433">
      <w:pPr>
        <w:spacing w:after="0"/>
        <w:jc w:val="center"/>
        <w:rPr>
          <w:iCs/>
          <w:sz w:val="24"/>
          <w:szCs w:val="24"/>
        </w:rPr>
      </w:pPr>
      <w:r w:rsidRPr="00070433">
        <w:rPr>
          <w:iCs/>
          <w:sz w:val="24"/>
          <w:szCs w:val="24"/>
        </w:rPr>
        <w:t>Laura J. Green, Oregon Department of Fish and Wildlife</w:t>
      </w:r>
    </w:p>
    <w:p w14:paraId="5C2EF07F" w14:textId="103A043C" w:rsidR="00070433" w:rsidRPr="00070433" w:rsidRDefault="00070433" w:rsidP="00070433">
      <w:pPr>
        <w:spacing w:after="0"/>
        <w:jc w:val="center"/>
        <w:rPr>
          <w:iCs/>
          <w:sz w:val="24"/>
          <w:szCs w:val="24"/>
        </w:rPr>
      </w:pPr>
      <w:proofErr w:type="spellStart"/>
      <w:r w:rsidRPr="00070433">
        <w:rPr>
          <w:iCs/>
          <w:sz w:val="24"/>
          <w:szCs w:val="24"/>
        </w:rPr>
        <w:t>Cristín</w:t>
      </w:r>
      <w:proofErr w:type="spellEnd"/>
      <w:r>
        <w:rPr>
          <w:iCs/>
          <w:sz w:val="24"/>
          <w:szCs w:val="24"/>
        </w:rPr>
        <w:t xml:space="preserve"> Fitzpatrick</w:t>
      </w:r>
      <w:r w:rsidRPr="00070433">
        <w:rPr>
          <w:iCs/>
          <w:sz w:val="24"/>
          <w:szCs w:val="24"/>
        </w:rPr>
        <w:t>, Oregon State University</w:t>
      </w:r>
    </w:p>
    <w:p w14:paraId="660D2B78" w14:textId="1EA71860" w:rsidR="003C1B67" w:rsidRPr="00D90081" w:rsidRDefault="00070433" w:rsidP="00144E70">
      <w:pPr>
        <w:spacing w:after="0"/>
        <w:jc w:val="center"/>
        <w:rPr>
          <w:iCs/>
          <w:sz w:val="24"/>
          <w:szCs w:val="24"/>
        </w:rPr>
      </w:pPr>
      <w:r w:rsidRPr="00070433">
        <w:rPr>
          <w:iCs/>
          <w:sz w:val="24"/>
          <w:szCs w:val="24"/>
        </w:rPr>
        <w:t xml:space="preserve">Andrew Wells, Oregon Department of Fish and Wildlife </w:t>
      </w:r>
    </w:p>
    <w:p w14:paraId="34A637AB" w14:textId="77777777" w:rsidR="00144E70" w:rsidRPr="00D90081" w:rsidRDefault="00144E70" w:rsidP="00144E70">
      <w:pPr>
        <w:spacing w:after="0"/>
        <w:jc w:val="center"/>
        <w:rPr>
          <w:iCs/>
          <w:sz w:val="24"/>
          <w:szCs w:val="24"/>
        </w:rPr>
      </w:pPr>
    </w:p>
    <w:p w14:paraId="67B267FF" w14:textId="77777777" w:rsidR="00144E70" w:rsidRPr="00D90081" w:rsidRDefault="00144E70" w:rsidP="00144E70">
      <w:pPr>
        <w:jc w:val="center"/>
        <w:rPr>
          <w:iCs/>
          <w:sz w:val="30"/>
          <w:szCs w:val="30"/>
        </w:rPr>
      </w:pPr>
    </w:p>
    <w:p w14:paraId="424C896A" w14:textId="77777777" w:rsidR="00144E70" w:rsidRPr="00D90081" w:rsidRDefault="00144E70" w:rsidP="00144E70">
      <w:pPr>
        <w:jc w:val="center"/>
        <w:rPr>
          <w:iCs/>
          <w:sz w:val="30"/>
          <w:szCs w:val="30"/>
        </w:rPr>
      </w:pPr>
    </w:p>
    <w:p w14:paraId="0D4070F1" w14:textId="77777777" w:rsidR="00144E70" w:rsidRPr="00D90081" w:rsidRDefault="00144E70" w:rsidP="00144E70">
      <w:pPr>
        <w:jc w:val="center"/>
        <w:rPr>
          <w:iCs/>
          <w:sz w:val="30"/>
          <w:szCs w:val="30"/>
        </w:rPr>
      </w:pPr>
    </w:p>
    <w:p w14:paraId="7C398153" w14:textId="77777777" w:rsidR="00144E70" w:rsidRPr="00D90081" w:rsidRDefault="00144E70" w:rsidP="00144E70">
      <w:pPr>
        <w:pStyle w:val="Default"/>
        <w:jc w:val="center"/>
        <w:rPr>
          <w:rFonts w:asciiTheme="minorHAnsi" w:hAnsiTheme="minorHAnsi" w:cs="Times New Roman"/>
          <w:color w:val="auto"/>
        </w:rPr>
      </w:pPr>
      <w:r w:rsidRPr="00D90081">
        <w:rPr>
          <w:rFonts w:asciiTheme="minorHAnsi" w:hAnsiTheme="minorHAnsi" w:cs="Times New Roman"/>
          <w:color w:val="auto"/>
        </w:rPr>
        <w:t xml:space="preserve">Oregon Department of Fish and Wildlife </w:t>
      </w:r>
    </w:p>
    <w:p w14:paraId="699400C3" w14:textId="77777777" w:rsidR="0038551A" w:rsidRPr="0038551A" w:rsidRDefault="0038551A" w:rsidP="0038551A">
      <w:pPr>
        <w:spacing w:after="0"/>
        <w:jc w:val="center"/>
        <w:rPr>
          <w:sz w:val="24"/>
          <w:szCs w:val="24"/>
        </w:rPr>
      </w:pPr>
      <w:r w:rsidRPr="0038551A">
        <w:rPr>
          <w:sz w:val="24"/>
          <w:szCs w:val="24"/>
        </w:rPr>
        <w:t>4034 Fairview Industrial Drive SE</w:t>
      </w:r>
    </w:p>
    <w:p w14:paraId="6DEE1539" w14:textId="77777777" w:rsidR="0038551A" w:rsidRPr="0038551A" w:rsidRDefault="0038551A" w:rsidP="0038551A">
      <w:pPr>
        <w:spacing w:after="0"/>
        <w:jc w:val="center"/>
        <w:rPr>
          <w:sz w:val="24"/>
          <w:szCs w:val="24"/>
        </w:rPr>
      </w:pPr>
      <w:r w:rsidRPr="0038551A">
        <w:rPr>
          <w:sz w:val="24"/>
          <w:szCs w:val="24"/>
        </w:rPr>
        <w:t>Salem, OR 97302</w:t>
      </w:r>
    </w:p>
    <w:p w14:paraId="3F38C8B7" w14:textId="77777777" w:rsidR="0038551A" w:rsidRDefault="0038551A" w:rsidP="0038551A">
      <w:pPr>
        <w:spacing w:after="0"/>
        <w:jc w:val="center"/>
        <w:rPr>
          <w:sz w:val="24"/>
          <w:szCs w:val="24"/>
        </w:rPr>
      </w:pPr>
    </w:p>
    <w:p w14:paraId="3B4D0699" w14:textId="77777777" w:rsidR="0038551A" w:rsidRDefault="0038551A" w:rsidP="0038551A">
      <w:pPr>
        <w:spacing w:after="0"/>
        <w:jc w:val="center"/>
        <w:rPr>
          <w:sz w:val="24"/>
          <w:szCs w:val="24"/>
        </w:rPr>
      </w:pPr>
    </w:p>
    <w:p w14:paraId="71A0A7D1" w14:textId="02C5A736" w:rsidR="002224CB" w:rsidRDefault="0038551A" w:rsidP="0038551A">
      <w:pPr>
        <w:spacing w:after="0"/>
        <w:jc w:val="center"/>
        <w:rPr>
          <w:sz w:val="24"/>
          <w:szCs w:val="24"/>
        </w:rPr>
      </w:pPr>
      <w:r>
        <w:rPr>
          <w:sz w:val="24"/>
          <w:szCs w:val="24"/>
        </w:rPr>
        <w:t>December 2021</w:t>
      </w:r>
      <w:r w:rsidRPr="0038551A">
        <w:rPr>
          <w:sz w:val="24"/>
          <w:szCs w:val="24"/>
        </w:rPr>
        <w:t xml:space="preserve"> </w:t>
      </w:r>
    </w:p>
    <w:p w14:paraId="50B88F8E" w14:textId="77777777" w:rsidR="002224CB" w:rsidRDefault="002224CB">
      <w:pPr>
        <w:rPr>
          <w:sz w:val="24"/>
          <w:szCs w:val="24"/>
        </w:rPr>
      </w:pPr>
      <w:r>
        <w:rPr>
          <w:sz w:val="24"/>
          <w:szCs w:val="24"/>
        </w:rPr>
        <w:br w:type="page"/>
      </w:r>
    </w:p>
    <w:p w14:paraId="152FF307" w14:textId="77777777" w:rsidR="00144E70" w:rsidRPr="00D90081" w:rsidRDefault="00144E70" w:rsidP="00144E70">
      <w:pPr>
        <w:jc w:val="center"/>
        <w:rPr>
          <w:sz w:val="24"/>
          <w:szCs w:val="24"/>
        </w:rPr>
      </w:pPr>
    </w:p>
    <w:p w14:paraId="1B710CA2" w14:textId="4DDF2790" w:rsidR="00CD21D0" w:rsidRDefault="00CD21D0" w:rsidP="00144E70">
      <w:pPr>
        <w:jc w:val="center"/>
        <w:rPr>
          <w:i/>
          <w:iCs/>
          <w:sz w:val="24"/>
          <w:szCs w:val="24"/>
        </w:rPr>
        <w:sectPr w:rsidR="00CD21D0" w:rsidSect="00CD21D0">
          <w:headerReference w:type="default" r:id="rId17"/>
          <w:footerReference w:type="default" r:id="rId18"/>
          <w:pgSz w:w="12240" w:h="15840" w:code="1"/>
          <w:pgMar w:top="1440" w:right="1440" w:bottom="1440" w:left="1440" w:header="720" w:footer="720" w:gutter="0"/>
          <w:pgNumType w:fmt="lowerRoman" w:start="1"/>
          <w:cols w:space="720"/>
          <w:docGrid w:linePitch="360"/>
        </w:sectPr>
      </w:pPr>
    </w:p>
    <w:p w14:paraId="2FA285A2" w14:textId="7D5C7EF2" w:rsidR="00144E70" w:rsidRPr="00D90081" w:rsidRDefault="00144E70" w:rsidP="00144E70">
      <w:pPr>
        <w:jc w:val="center"/>
        <w:rPr>
          <w:sz w:val="24"/>
          <w:szCs w:val="24"/>
        </w:rPr>
      </w:pPr>
      <w:r w:rsidRPr="00D90081">
        <w:rPr>
          <w:b/>
          <w:sz w:val="24"/>
          <w:szCs w:val="24"/>
        </w:rPr>
        <w:lastRenderedPageBreak/>
        <w:t>CONTENTS</w:t>
      </w:r>
      <w:r w:rsidRPr="00D90081">
        <w:rPr>
          <w:sz w:val="24"/>
          <w:szCs w:val="24"/>
        </w:rPr>
        <w:t xml:space="preserve"> </w:t>
      </w:r>
    </w:p>
    <w:p w14:paraId="220FF3ED" w14:textId="13ACC34F" w:rsidR="00B50025" w:rsidRPr="00B50025" w:rsidRDefault="00144E70">
      <w:pPr>
        <w:pStyle w:val="TOC1"/>
        <w:tabs>
          <w:tab w:val="right" w:leader="dot" w:pos="9350"/>
        </w:tabs>
        <w:rPr>
          <w:rFonts w:asciiTheme="minorHAnsi" w:eastAsiaTheme="minorEastAsia" w:hAnsiTheme="minorHAnsi" w:cstheme="minorHAnsi"/>
          <w:bCs w:val="0"/>
          <w:noProof/>
          <w:sz w:val="24"/>
          <w:szCs w:val="24"/>
        </w:rPr>
      </w:pPr>
      <w:r w:rsidRPr="00B50025">
        <w:rPr>
          <w:rFonts w:asciiTheme="minorHAnsi" w:hAnsiTheme="minorHAnsi" w:cstheme="minorHAnsi"/>
          <w:caps/>
          <w:sz w:val="24"/>
          <w:szCs w:val="24"/>
        </w:rPr>
        <w:fldChar w:fldCharType="begin"/>
      </w:r>
      <w:r w:rsidRPr="00B50025">
        <w:rPr>
          <w:rFonts w:asciiTheme="minorHAnsi" w:hAnsiTheme="minorHAnsi" w:cstheme="minorHAnsi"/>
          <w:caps/>
          <w:sz w:val="24"/>
          <w:szCs w:val="24"/>
        </w:rPr>
        <w:instrText xml:space="preserve"> TOC \o "1-1" \h \z \t "Heading 2,2,Heading 3,3,Appendix Headings,1" </w:instrText>
      </w:r>
      <w:r w:rsidRPr="00B50025">
        <w:rPr>
          <w:rFonts w:asciiTheme="minorHAnsi" w:hAnsiTheme="minorHAnsi" w:cstheme="minorHAnsi"/>
          <w:caps/>
          <w:sz w:val="24"/>
          <w:szCs w:val="24"/>
        </w:rPr>
        <w:fldChar w:fldCharType="separate"/>
      </w:r>
      <w:hyperlink w:anchor="_Toc91781553" w:history="1">
        <w:r w:rsidR="00B50025" w:rsidRPr="00B50025">
          <w:rPr>
            <w:rStyle w:val="Hyperlink"/>
            <w:rFonts w:asciiTheme="minorHAnsi" w:hAnsiTheme="minorHAnsi" w:cstheme="minorHAnsi"/>
            <w:noProof/>
          </w:rPr>
          <w:t>INTRODUCTION</w:t>
        </w:r>
        <w:r w:rsidR="00B50025" w:rsidRPr="00B50025">
          <w:rPr>
            <w:rFonts w:asciiTheme="minorHAnsi" w:hAnsiTheme="minorHAnsi" w:cstheme="minorHAnsi"/>
            <w:noProof/>
            <w:webHidden/>
          </w:rPr>
          <w:tab/>
        </w:r>
        <w:r w:rsidR="00B50025" w:rsidRPr="00B50025">
          <w:rPr>
            <w:rFonts w:asciiTheme="minorHAnsi" w:hAnsiTheme="minorHAnsi" w:cstheme="minorHAnsi"/>
            <w:noProof/>
            <w:webHidden/>
          </w:rPr>
          <w:fldChar w:fldCharType="begin"/>
        </w:r>
        <w:r w:rsidR="00B50025" w:rsidRPr="00B50025">
          <w:rPr>
            <w:rFonts w:asciiTheme="minorHAnsi" w:hAnsiTheme="minorHAnsi" w:cstheme="minorHAnsi"/>
            <w:noProof/>
            <w:webHidden/>
          </w:rPr>
          <w:instrText xml:space="preserve"> PAGEREF _Toc91781553 \h </w:instrText>
        </w:r>
        <w:r w:rsidR="00B50025" w:rsidRPr="00B50025">
          <w:rPr>
            <w:rFonts w:asciiTheme="minorHAnsi" w:hAnsiTheme="minorHAnsi" w:cstheme="minorHAnsi"/>
            <w:noProof/>
            <w:webHidden/>
          </w:rPr>
        </w:r>
        <w:r w:rsidR="00B50025" w:rsidRPr="00B50025">
          <w:rPr>
            <w:rFonts w:asciiTheme="minorHAnsi" w:hAnsiTheme="minorHAnsi" w:cstheme="minorHAnsi"/>
            <w:noProof/>
            <w:webHidden/>
          </w:rPr>
          <w:fldChar w:fldCharType="separate"/>
        </w:r>
        <w:r w:rsidR="00B50025" w:rsidRPr="00B50025">
          <w:rPr>
            <w:rFonts w:asciiTheme="minorHAnsi" w:hAnsiTheme="minorHAnsi" w:cstheme="minorHAnsi"/>
            <w:noProof/>
            <w:webHidden/>
          </w:rPr>
          <w:t>1</w:t>
        </w:r>
        <w:r w:rsidR="00B50025" w:rsidRPr="00B50025">
          <w:rPr>
            <w:rFonts w:asciiTheme="minorHAnsi" w:hAnsiTheme="minorHAnsi" w:cstheme="minorHAnsi"/>
            <w:noProof/>
            <w:webHidden/>
          </w:rPr>
          <w:fldChar w:fldCharType="end"/>
        </w:r>
      </w:hyperlink>
    </w:p>
    <w:p w14:paraId="590D94C0" w14:textId="686EA7BF" w:rsidR="00B50025" w:rsidRPr="00B50025" w:rsidRDefault="00B50025">
      <w:pPr>
        <w:pStyle w:val="TOC1"/>
        <w:tabs>
          <w:tab w:val="right" w:leader="dot" w:pos="9350"/>
        </w:tabs>
        <w:rPr>
          <w:rFonts w:asciiTheme="minorHAnsi" w:eastAsiaTheme="minorEastAsia" w:hAnsiTheme="minorHAnsi" w:cstheme="minorHAnsi"/>
          <w:bCs w:val="0"/>
          <w:noProof/>
          <w:sz w:val="24"/>
          <w:szCs w:val="24"/>
        </w:rPr>
      </w:pPr>
      <w:hyperlink w:anchor="_Toc91781554" w:history="1">
        <w:r w:rsidRPr="00B50025">
          <w:rPr>
            <w:rStyle w:val="Hyperlink"/>
            <w:rFonts w:asciiTheme="minorHAnsi" w:hAnsiTheme="minorHAnsi" w:cstheme="minorHAnsi"/>
            <w:noProof/>
          </w:rPr>
          <w:t>METHODS</w:t>
        </w:r>
        <w:r w:rsidRPr="00B50025">
          <w:rPr>
            <w:rFonts w:asciiTheme="minorHAnsi" w:hAnsiTheme="minorHAnsi" w:cstheme="minorHAnsi"/>
            <w:noProof/>
            <w:webHidden/>
          </w:rPr>
          <w:tab/>
        </w:r>
        <w:r w:rsidRPr="00B50025">
          <w:rPr>
            <w:rFonts w:asciiTheme="minorHAnsi" w:hAnsiTheme="minorHAnsi" w:cstheme="minorHAnsi"/>
            <w:noProof/>
            <w:webHidden/>
          </w:rPr>
          <w:fldChar w:fldCharType="begin"/>
        </w:r>
        <w:r w:rsidRPr="00B50025">
          <w:rPr>
            <w:rFonts w:asciiTheme="minorHAnsi" w:hAnsiTheme="minorHAnsi" w:cstheme="minorHAnsi"/>
            <w:noProof/>
            <w:webHidden/>
          </w:rPr>
          <w:instrText xml:space="preserve"> PAGEREF _Toc91781554 \h </w:instrText>
        </w:r>
        <w:r w:rsidRPr="00B50025">
          <w:rPr>
            <w:rFonts w:asciiTheme="minorHAnsi" w:hAnsiTheme="minorHAnsi" w:cstheme="minorHAnsi"/>
            <w:noProof/>
            <w:webHidden/>
          </w:rPr>
        </w:r>
        <w:r w:rsidRPr="00B50025">
          <w:rPr>
            <w:rFonts w:asciiTheme="minorHAnsi" w:hAnsiTheme="minorHAnsi" w:cstheme="minorHAnsi"/>
            <w:noProof/>
            <w:webHidden/>
          </w:rPr>
          <w:fldChar w:fldCharType="separate"/>
        </w:r>
        <w:r w:rsidRPr="00B50025">
          <w:rPr>
            <w:rFonts w:asciiTheme="minorHAnsi" w:hAnsiTheme="minorHAnsi" w:cstheme="minorHAnsi"/>
            <w:noProof/>
            <w:webHidden/>
          </w:rPr>
          <w:t>2</w:t>
        </w:r>
        <w:r w:rsidRPr="00B50025">
          <w:rPr>
            <w:rFonts w:asciiTheme="minorHAnsi" w:hAnsiTheme="minorHAnsi" w:cstheme="minorHAnsi"/>
            <w:noProof/>
            <w:webHidden/>
          </w:rPr>
          <w:fldChar w:fldCharType="end"/>
        </w:r>
      </w:hyperlink>
    </w:p>
    <w:p w14:paraId="791078CA" w14:textId="10509374" w:rsidR="00B50025" w:rsidRPr="00B50025" w:rsidRDefault="00B50025">
      <w:pPr>
        <w:pStyle w:val="TOC1"/>
        <w:tabs>
          <w:tab w:val="right" w:leader="dot" w:pos="9350"/>
        </w:tabs>
        <w:rPr>
          <w:rFonts w:asciiTheme="minorHAnsi" w:eastAsiaTheme="minorEastAsia" w:hAnsiTheme="minorHAnsi" w:cstheme="minorHAnsi"/>
          <w:bCs w:val="0"/>
          <w:noProof/>
          <w:sz w:val="24"/>
          <w:szCs w:val="24"/>
        </w:rPr>
      </w:pPr>
      <w:hyperlink w:anchor="_Toc91781555" w:history="1">
        <w:r w:rsidRPr="00B50025">
          <w:rPr>
            <w:rStyle w:val="Hyperlink"/>
            <w:rFonts w:asciiTheme="minorHAnsi" w:hAnsiTheme="minorHAnsi" w:cstheme="minorHAnsi"/>
            <w:noProof/>
          </w:rPr>
          <w:t>RESULTS</w:t>
        </w:r>
        <w:r w:rsidRPr="00B50025">
          <w:rPr>
            <w:rFonts w:asciiTheme="minorHAnsi" w:hAnsiTheme="minorHAnsi" w:cstheme="minorHAnsi"/>
            <w:noProof/>
            <w:webHidden/>
          </w:rPr>
          <w:tab/>
        </w:r>
        <w:r w:rsidRPr="00B50025">
          <w:rPr>
            <w:rFonts w:asciiTheme="minorHAnsi" w:hAnsiTheme="minorHAnsi" w:cstheme="minorHAnsi"/>
            <w:noProof/>
            <w:webHidden/>
          </w:rPr>
          <w:fldChar w:fldCharType="begin"/>
        </w:r>
        <w:r w:rsidRPr="00B50025">
          <w:rPr>
            <w:rFonts w:asciiTheme="minorHAnsi" w:hAnsiTheme="minorHAnsi" w:cstheme="minorHAnsi"/>
            <w:noProof/>
            <w:webHidden/>
          </w:rPr>
          <w:instrText xml:space="preserve"> PAGEREF _Toc91781555 \h </w:instrText>
        </w:r>
        <w:r w:rsidRPr="00B50025">
          <w:rPr>
            <w:rFonts w:asciiTheme="minorHAnsi" w:hAnsiTheme="minorHAnsi" w:cstheme="minorHAnsi"/>
            <w:noProof/>
            <w:webHidden/>
          </w:rPr>
        </w:r>
        <w:r w:rsidRPr="00B50025">
          <w:rPr>
            <w:rFonts w:asciiTheme="minorHAnsi" w:hAnsiTheme="minorHAnsi" w:cstheme="minorHAnsi"/>
            <w:noProof/>
            <w:webHidden/>
          </w:rPr>
          <w:fldChar w:fldCharType="separate"/>
        </w:r>
        <w:r w:rsidRPr="00B50025">
          <w:rPr>
            <w:rFonts w:asciiTheme="minorHAnsi" w:hAnsiTheme="minorHAnsi" w:cstheme="minorHAnsi"/>
            <w:noProof/>
            <w:webHidden/>
          </w:rPr>
          <w:t>5</w:t>
        </w:r>
        <w:r w:rsidRPr="00B50025">
          <w:rPr>
            <w:rFonts w:asciiTheme="minorHAnsi" w:hAnsiTheme="minorHAnsi" w:cstheme="minorHAnsi"/>
            <w:noProof/>
            <w:webHidden/>
          </w:rPr>
          <w:fldChar w:fldCharType="end"/>
        </w:r>
      </w:hyperlink>
    </w:p>
    <w:p w14:paraId="07F6E4EF" w14:textId="1A27C9D2" w:rsidR="00B50025" w:rsidRPr="00B50025" w:rsidRDefault="00B50025">
      <w:pPr>
        <w:pStyle w:val="TOC1"/>
        <w:tabs>
          <w:tab w:val="right" w:leader="dot" w:pos="9350"/>
        </w:tabs>
        <w:rPr>
          <w:rFonts w:asciiTheme="minorHAnsi" w:eastAsiaTheme="minorEastAsia" w:hAnsiTheme="minorHAnsi" w:cstheme="minorHAnsi"/>
          <w:bCs w:val="0"/>
          <w:noProof/>
          <w:sz w:val="24"/>
          <w:szCs w:val="24"/>
        </w:rPr>
      </w:pPr>
      <w:hyperlink w:anchor="_Toc91781556" w:history="1">
        <w:r w:rsidRPr="00B50025">
          <w:rPr>
            <w:rStyle w:val="Hyperlink"/>
            <w:rFonts w:asciiTheme="minorHAnsi" w:hAnsiTheme="minorHAnsi" w:cstheme="minorHAnsi"/>
            <w:noProof/>
          </w:rPr>
          <w:t>DISCUSSION</w:t>
        </w:r>
        <w:r w:rsidRPr="00B50025">
          <w:rPr>
            <w:rFonts w:asciiTheme="minorHAnsi" w:hAnsiTheme="minorHAnsi" w:cstheme="minorHAnsi"/>
            <w:noProof/>
            <w:webHidden/>
          </w:rPr>
          <w:tab/>
        </w:r>
        <w:r w:rsidRPr="00B50025">
          <w:rPr>
            <w:rFonts w:asciiTheme="minorHAnsi" w:hAnsiTheme="minorHAnsi" w:cstheme="minorHAnsi"/>
            <w:noProof/>
            <w:webHidden/>
          </w:rPr>
          <w:fldChar w:fldCharType="begin"/>
        </w:r>
        <w:r w:rsidRPr="00B50025">
          <w:rPr>
            <w:rFonts w:asciiTheme="minorHAnsi" w:hAnsiTheme="minorHAnsi" w:cstheme="minorHAnsi"/>
            <w:noProof/>
            <w:webHidden/>
          </w:rPr>
          <w:instrText xml:space="preserve"> PAGEREF _Toc91781556 \h </w:instrText>
        </w:r>
        <w:r w:rsidRPr="00B50025">
          <w:rPr>
            <w:rFonts w:asciiTheme="minorHAnsi" w:hAnsiTheme="minorHAnsi" w:cstheme="minorHAnsi"/>
            <w:noProof/>
            <w:webHidden/>
          </w:rPr>
        </w:r>
        <w:r w:rsidRPr="00B50025">
          <w:rPr>
            <w:rFonts w:asciiTheme="minorHAnsi" w:hAnsiTheme="minorHAnsi" w:cstheme="minorHAnsi"/>
            <w:noProof/>
            <w:webHidden/>
          </w:rPr>
          <w:fldChar w:fldCharType="separate"/>
        </w:r>
        <w:r w:rsidRPr="00B50025">
          <w:rPr>
            <w:rFonts w:asciiTheme="minorHAnsi" w:hAnsiTheme="minorHAnsi" w:cstheme="minorHAnsi"/>
            <w:noProof/>
            <w:webHidden/>
          </w:rPr>
          <w:t>9</w:t>
        </w:r>
        <w:r w:rsidRPr="00B50025">
          <w:rPr>
            <w:rFonts w:asciiTheme="minorHAnsi" w:hAnsiTheme="minorHAnsi" w:cstheme="minorHAnsi"/>
            <w:noProof/>
            <w:webHidden/>
          </w:rPr>
          <w:fldChar w:fldCharType="end"/>
        </w:r>
      </w:hyperlink>
    </w:p>
    <w:p w14:paraId="25B94891" w14:textId="1C29606B" w:rsidR="00B50025" w:rsidRPr="00B50025" w:rsidRDefault="00B50025">
      <w:pPr>
        <w:pStyle w:val="TOC1"/>
        <w:tabs>
          <w:tab w:val="right" w:leader="dot" w:pos="9350"/>
        </w:tabs>
        <w:rPr>
          <w:rFonts w:asciiTheme="minorHAnsi" w:eastAsiaTheme="minorEastAsia" w:hAnsiTheme="minorHAnsi" w:cstheme="minorHAnsi"/>
          <w:bCs w:val="0"/>
          <w:noProof/>
          <w:sz w:val="24"/>
          <w:szCs w:val="24"/>
        </w:rPr>
      </w:pPr>
      <w:hyperlink w:anchor="_Toc91781557" w:history="1">
        <w:r w:rsidRPr="00B50025">
          <w:rPr>
            <w:rStyle w:val="Hyperlink"/>
            <w:rFonts w:asciiTheme="minorHAnsi" w:hAnsiTheme="minorHAnsi" w:cstheme="minorHAnsi"/>
            <w:noProof/>
          </w:rPr>
          <w:t>ACKNOWLEDGMENTS</w:t>
        </w:r>
        <w:r w:rsidRPr="00B50025">
          <w:rPr>
            <w:rFonts w:asciiTheme="minorHAnsi" w:hAnsiTheme="minorHAnsi" w:cstheme="minorHAnsi"/>
            <w:noProof/>
            <w:webHidden/>
          </w:rPr>
          <w:tab/>
        </w:r>
        <w:r w:rsidRPr="00B50025">
          <w:rPr>
            <w:rFonts w:asciiTheme="minorHAnsi" w:hAnsiTheme="minorHAnsi" w:cstheme="minorHAnsi"/>
            <w:noProof/>
            <w:webHidden/>
          </w:rPr>
          <w:fldChar w:fldCharType="begin"/>
        </w:r>
        <w:r w:rsidRPr="00B50025">
          <w:rPr>
            <w:rFonts w:asciiTheme="minorHAnsi" w:hAnsiTheme="minorHAnsi" w:cstheme="minorHAnsi"/>
            <w:noProof/>
            <w:webHidden/>
          </w:rPr>
          <w:instrText xml:space="preserve"> PAGEREF _Toc91781557 \h </w:instrText>
        </w:r>
        <w:r w:rsidRPr="00B50025">
          <w:rPr>
            <w:rFonts w:asciiTheme="minorHAnsi" w:hAnsiTheme="minorHAnsi" w:cstheme="minorHAnsi"/>
            <w:noProof/>
            <w:webHidden/>
          </w:rPr>
        </w:r>
        <w:r w:rsidRPr="00B50025">
          <w:rPr>
            <w:rFonts w:asciiTheme="minorHAnsi" w:hAnsiTheme="minorHAnsi" w:cstheme="minorHAnsi"/>
            <w:noProof/>
            <w:webHidden/>
          </w:rPr>
          <w:fldChar w:fldCharType="separate"/>
        </w:r>
        <w:r w:rsidRPr="00B50025">
          <w:rPr>
            <w:rFonts w:asciiTheme="minorHAnsi" w:hAnsiTheme="minorHAnsi" w:cstheme="minorHAnsi"/>
            <w:noProof/>
            <w:webHidden/>
          </w:rPr>
          <w:t>11</w:t>
        </w:r>
        <w:r w:rsidRPr="00B50025">
          <w:rPr>
            <w:rFonts w:asciiTheme="minorHAnsi" w:hAnsiTheme="minorHAnsi" w:cstheme="minorHAnsi"/>
            <w:noProof/>
            <w:webHidden/>
          </w:rPr>
          <w:fldChar w:fldCharType="end"/>
        </w:r>
      </w:hyperlink>
    </w:p>
    <w:p w14:paraId="5021AECD" w14:textId="47A78D69" w:rsidR="00B50025" w:rsidRPr="00B50025" w:rsidRDefault="00B50025">
      <w:pPr>
        <w:pStyle w:val="TOC1"/>
        <w:tabs>
          <w:tab w:val="right" w:leader="dot" w:pos="9350"/>
        </w:tabs>
        <w:rPr>
          <w:rFonts w:asciiTheme="minorHAnsi" w:eastAsiaTheme="minorEastAsia" w:hAnsiTheme="minorHAnsi" w:cstheme="minorHAnsi"/>
          <w:bCs w:val="0"/>
          <w:noProof/>
          <w:sz w:val="24"/>
          <w:szCs w:val="24"/>
        </w:rPr>
      </w:pPr>
      <w:hyperlink w:anchor="_Toc91781558" w:history="1">
        <w:r w:rsidRPr="00B50025">
          <w:rPr>
            <w:rStyle w:val="Hyperlink"/>
            <w:rFonts w:asciiTheme="minorHAnsi" w:hAnsiTheme="minorHAnsi" w:cstheme="minorHAnsi"/>
            <w:noProof/>
          </w:rPr>
          <w:t>REFERENCES</w:t>
        </w:r>
        <w:r w:rsidRPr="00B50025">
          <w:rPr>
            <w:rFonts w:asciiTheme="minorHAnsi" w:hAnsiTheme="minorHAnsi" w:cstheme="minorHAnsi"/>
            <w:noProof/>
            <w:webHidden/>
          </w:rPr>
          <w:tab/>
        </w:r>
        <w:r w:rsidRPr="00B50025">
          <w:rPr>
            <w:rFonts w:asciiTheme="minorHAnsi" w:hAnsiTheme="minorHAnsi" w:cstheme="minorHAnsi"/>
            <w:noProof/>
            <w:webHidden/>
          </w:rPr>
          <w:fldChar w:fldCharType="begin"/>
        </w:r>
        <w:r w:rsidRPr="00B50025">
          <w:rPr>
            <w:rFonts w:asciiTheme="minorHAnsi" w:hAnsiTheme="minorHAnsi" w:cstheme="minorHAnsi"/>
            <w:noProof/>
            <w:webHidden/>
          </w:rPr>
          <w:instrText xml:space="preserve"> PAGEREF _Toc91781558 \h </w:instrText>
        </w:r>
        <w:r w:rsidRPr="00B50025">
          <w:rPr>
            <w:rFonts w:asciiTheme="minorHAnsi" w:hAnsiTheme="minorHAnsi" w:cstheme="minorHAnsi"/>
            <w:noProof/>
            <w:webHidden/>
          </w:rPr>
        </w:r>
        <w:r w:rsidRPr="00B50025">
          <w:rPr>
            <w:rFonts w:asciiTheme="minorHAnsi" w:hAnsiTheme="minorHAnsi" w:cstheme="minorHAnsi"/>
            <w:noProof/>
            <w:webHidden/>
          </w:rPr>
          <w:fldChar w:fldCharType="separate"/>
        </w:r>
        <w:r w:rsidRPr="00B50025">
          <w:rPr>
            <w:rFonts w:asciiTheme="minorHAnsi" w:hAnsiTheme="minorHAnsi" w:cstheme="minorHAnsi"/>
            <w:noProof/>
            <w:webHidden/>
          </w:rPr>
          <w:t>12</w:t>
        </w:r>
        <w:r w:rsidRPr="00B50025">
          <w:rPr>
            <w:rFonts w:asciiTheme="minorHAnsi" w:hAnsiTheme="minorHAnsi" w:cstheme="minorHAnsi"/>
            <w:noProof/>
            <w:webHidden/>
          </w:rPr>
          <w:fldChar w:fldCharType="end"/>
        </w:r>
      </w:hyperlink>
    </w:p>
    <w:p w14:paraId="373BDD4B" w14:textId="53CFE22C" w:rsidR="00B50025" w:rsidRPr="00B50025" w:rsidRDefault="00B50025">
      <w:pPr>
        <w:pStyle w:val="TOC1"/>
        <w:tabs>
          <w:tab w:val="right" w:leader="dot" w:pos="9350"/>
        </w:tabs>
        <w:rPr>
          <w:rFonts w:asciiTheme="minorHAnsi" w:eastAsiaTheme="minorEastAsia" w:hAnsiTheme="minorHAnsi" w:cstheme="minorHAnsi"/>
          <w:bCs w:val="0"/>
          <w:noProof/>
          <w:sz w:val="24"/>
          <w:szCs w:val="24"/>
        </w:rPr>
      </w:pPr>
      <w:hyperlink w:anchor="_Toc91781559" w:history="1">
        <w:r w:rsidRPr="00B50025">
          <w:rPr>
            <w:rStyle w:val="Hyperlink"/>
            <w:rFonts w:asciiTheme="minorHAnsi" w:hAnsiTheme="minorHAnsi" w:cstheme="minorHAnsi"/>
            <w:noProof/>
          </w:rPr>
          <w:t>SUPPLEMENTAL INFORMATION</w:t>
        </w:r>
        <w:r w:rsidRPr="00B50025">
          <w:rPr>
            <w:rFonts w:asciiTheme="minorHAnsi" w:hAnsiTheme="minorHAnsi" w:cstheme="minorHAnsi"/>
            <w:noProof/>
            <w:webHidden/>
          </w:rPr>
          <w:tab/>
        </w:r>
        <w:r w:rsidRPr="00B50025">
          <w:rPr>
            <w:rFonts w:asciiTheme="minorHAnsi" w:hAnsiTheme="minorHAnsi" w:cstheme="minorHAnsi"/>
            <w:noProof/>
            <w:webHidden/>
          </w:rPr>
          <w:fldChar w:fldCharType="begin"/>
        </w:r>
        <w:r w:rsidRPr="00B50025">
          <w:rPr>
            <w:rFonts w:asciiTheme="minorHAnsi" w:hAnsiTheme="minorHAnsi" w:cstheme="minorHAnsi"/>
            <w:noProof/>
            <w:webHidden/>
          </w:rPr>
          <w:instrText xml:space="preserve"> PAGEREF _Toc91781559 \h </w:instrText>
        </w:r>
        <w:r w:rsidRPr="00B50025">
          <w:rPr>
            <w:rFonts w:asciiTheme="minorHAnsi" w:hAnsiTheme="minorHAnsi" w:cstheme="minorHAnsi"/>
            <w:noProof/>
            <w:webHidden/>
          </w:rPr>
        </w:r>
        <w:r w:rsidRPr="00B50025">
          <w:rPr>
            <w:rFonts w:asciiTheme="minorHAnsi" w:hAnsiTheme="minorHAnsi" w:cstheme="minorHAnsi"/>
            <w:noProof/>
            <w:webHidden/>
          </w:rPr>
          <w:fldChar w:fldCharType="separate"/>
        </w:r>
        <w:r w:rsidRPr="00B50025">
          <w:rPr>
            <w:rFonts w:asciiTheme="minorHAnsi" w:hAnsiTheme="minorHAnsi" w:cstheme="minorHAnsi"/>
            <w:noProof/>
            <w:webHidden/>
          </w:rPr>
          <w:t>13</w:t>
        </w:r>
        <w:r w:rsidRPr="00B50025">
          <w:rPr>
            <w:rFonts w:asciiTheme="minorHAnsi" w:hAnsiTheme="minorHAnsi" w:cstheme="minorHAnsi"/>
            <w:noProof/>
            <w:webHidden/>
          </w:rPr>
          <w:fldChar w:fldCharType="end"/>
        </w:r>
      </w:hyperlink>
    </w:p>
    <w:p w14:paraId="4458C9C5" w14:textId="0EA55287" w:rsidR="00144E70" w:rsidRPr="00B50025" w:rsidRDefault="00144E70" w:rsidP="00144E70">
      <w:pPr>
        <w:pStyle w:val="Heading1"/>
        <w:rPr>
          <w:rFonts w:asciiTheme="minorHAnsi" w:hAnsiTheme="minorHAnsi" w:cstheme="minorHAnsi"/>
        </w:rPr>
      </w:pPr>
      <w:r w:rsidRPr="00B50025">
        <w:rPr>
          <w:rFonts w:asciiTheme="minorHAnsi" w:hAnsiTheme="minorHAnsi" w:cstheme="minorHAnsi"/>
          <w:szCs w:val="24"/>
        </w:rPr>
        <w:fldChar w:fldCharType="end"/>
      </w:r>
    </w:p>
    <w:p w14:paraId="1D41641C" w14:textId="509E4061" w:rsidR="00144E70" w:rsidRPr="00D90081" w:rsidRDefault="00144E70" w:rsidP="00CD21D0">
      <w:pPr>
        <w:ind w:left="720"/>
        <w:jc w:val="center"/>
        <w:rPr>
          <w:sz w:val="24"/>
          <w:szCs w:val="24"/>
        </w:rPr>
        <w:sectPr w:rsidR="00144E70" w:rsidRPr="00D90081" w:rsidSect="00CD21D0">
          <w:pgSz w:w="12240" w:h="15840" w:code="1"/>
          <w:pgMar w:top="1440" w:right="1440" w:bottom="1440" w:left="1440" w:header="720" w:footer="720" w:gutter="0"/>
          <w:pgNumType w:fmt="lowerRoman"/>
          <w:cols w:space="720"/>
          <w:docGrid w:linePitch="360"/>
        </w:sectPr>
      </w:pPr>
      <w:r w:rsidRPr="00D90081">
        <w:br w:type="page"/>
      </w:r>
      <w:r w:rsidRPr="00D90081">
        <w:rPr>
          <w:sz w:val="24"/>
          <w:szCs w:val="24"/>
        </w:rPr>
        <w:lastRenderedPageBreak/>
        <w:t>]</w:t>
      </w:r>
    </w:p>
    <w:p w14:paraId="7BD7583F" w14:textId="0F6169FE" w:rsidR="0066193F" w:rsidRPr="0066193F" w:rsidRDefault="00144E70" w:rsidP="0066193F">
      <w:pPr>
        <w:pStyle w:val="Heading1"/>
        <w:contextualSpacing/>
        <w:rPr>
          <w:rFonts w:asciiTheme="minorHAnsi" w:hAnsiTheme="minorHAnsi"/>
        </w:rPr>
      </w:pPr>
      <w:bookmarkStart w:id="15" w:name="_Toc91781553"/>
      <w:r w:rsidRPr="00D90081">
        <w:rPr>
          <w:rFonts w:asciiTheme="minorHAnsi" w:hAnsiTheme="minorHAnsi"/>
        </w:rPr>
        <w:lastRenderedPageBreak/>
        <w:t>INTRODUCTION</w:t>
      </w:r>
      <w:bookmarkEnd w:id="15"/>
    </w:p>
    <w:p w14:paraId="4B68BB1C" w14:textId="063171FE" w:rsidR="0066193F" w:rsidRDefault="00240214" w:rsidP="0066193F">
      <w:pPr>
        <w:spacing w:line="240" w:lineRule="auto"/>
        <w:contextualSpacing/>
        <w:rPr>
          <w:sz w:val="24"/>
          <w:szCs w:val="24"/>
        </w:rPr>
      </w:pPr>
      <w:r w:rsidRPr="00240214">
        <w:rPr>
          <w:sz w:val="24"/>
          <w:szCs w:val="24"/>
        </w:rPr>
        <w:t>In the Rogue basin, the Oregon Department of Fish and Wildlife (ODFW) manages spring and fall Chinook</w:t>
      </w:r>
      <w:r>
        <w:rPr>
          <w:sz w:val="24"/>
          <w:szCs w:val="24"/>
        </w:rPr>
        <w:t xml:space="preserve"> </w:t>
      </w:r>
      <w:r w:rsidRPr="00240214">
        <w:rPr>
          <w:sz w:val="24"/>
          <w:szCs w:val="24"/>
        </w:rPr>
        <w:t>salmon as distinct species management units (SMUs). Spring Chinook salmon in the lower river are defined as</w:t>
      </w:r>
      <w:r>
        <w:rPr>
          <w:sz w:val="24"/>
          <w:szCs w:val="24"/>
        </w:rPr>
        <w:t xml:space="preserve"> </w:t>
      </w:r>
      <w:r w:rsidRPr="00240214">
        <w:rPr>
          <w:sz w:val="24"/>
          <w:szCs w:val="24"/>
        </w:rPr>
        <w:t xml:space="preserve">those adult Chinook salmon that enter freshwater during the period </w:t>
      </w:r>
      <w:r w:rsidR="00D8253F">
        <w:rPr>
          <w:sz w:val="24"/>
          <w:szCs w:val="24"/>
        </w:rPr>
        <w:t xml:space="preserve">from </w:t>
      </w:r>
      <w:r w:rsidRPr="00240214">
        <w:rPr>
          <w:sz w:val="24"/>
          <w:szCs w:val="24"/>
        </w:rPr>
        <w:t>February through mid-July, and also pass</w:t>
      </w:r>
      <w:r>
        <w:rPr>
          <w:sz w:val="24"/>
          <w:szCs w:val="24"/>
        </w:rPr>
        <w:t xml:space="preserve"> </w:t>
      </w:r>
      <w:r w:rsidRPr="00240214">
        <w:rPr>
          <w:sz w:val="24"/>
          <w:szCs w:val="24"/>
        </w:rPr>
        <w:t>Huntley Park (</w:t>
      </w:r>
      <w:r w:rsidR="00E343FD">
        <w:rPr>
          <w:sz w:val="24"/>
          <w:szCs w:val="24"/>
        </w:rPr>
        <w:t>river mile 8</w:t>
      </w:r>
      <w:r w:rsidRPr="00240214">
        <w:rPr>
          <w:sz w:val="24"/>
          <w:szCs w:val="24"/>
        </w:rPr>
        <w:t xml:space="preserve">) by Julian </w:t>
      </w:r>
      <w:r w:rsidR="0090111F">
        <w:rPr>
          <w:sz w:val="24"/>
          <w:szCs w:val="24"/>
        </w:rPr>
        <w:t>Day 252</w:t>
      </w:r>
      <w:r w:rsidRPr="00240214">
        <w:rPr>
          <w:sz w:val="24"/>
          <w:szCs w:val="24"/>
        </w:rPr>
        <w:t xml:space="preserve">. The management goals and strategies for spring Chinook </w:t>
      </w:r>
      <w:r w:rsidR="0090111F">
        <w:rPr>
          <w:sz w:val="24"/>
          <w:szCs w:val="24"/>
        </w:rPr>
        <w:t xml:space="preserve">salmon </w:t>
      </w:r>
      <w:r w:rsidRPr="00240214">
        <w:rPr>
          <w:sz w:val="24"/>
          <w:szCs w:val="24"/>
        </w:rPr>
        <w:t>are</w:t>
      </w:r>
      <w:r>
        <w:rPr>
          <w:sz w:val="24"/>
          <w:szCs w:val="24"/>
        </w:rPr>
        <w:t xml:space="preserve"> </w:t>
      </w:r>
      <w:r w:rsidRPr="00240214">
        <w:rPr>
          <w:sz w:val="24"/>
          <w:szCs w:val="24"/>
        </w:rPr>
        <w:t xml:space="preserve">documented in the </w:t>
      </w:r>
      <w:hyperlink r:id="rId19" w:anchor="page=53&amp;zoom=100,0,0" w:history="1">
        <w:r w:rsidRPr="003B4143">
          <w:rPr>
            <w:rStyle w:val="Hyperlink"/>
            <w:sz w:val="24"/>
            <w:szCs w:val="24"/>
          </w:rPr>
          <w:t>Rogue Spring Chinook Salmon Conservation Plan</w:t>
        </w:r>
      </w:hyperlink>
      <w:r w:rsidRPr="00240214">
        <w:rPr>
          <w:sz w:val="24"/>
          <w:szCs w:val="24"/>
        </w:rPr>
        <w:t xml:space="preserve"> which was adopted by the ODFW Fish and</w:t>
      </w:r>
      <w:r>
        <w:rPr>
          <w:sz w:val="24"/>
          <w:szCs w:val="24"/>
        </w:rPr>
        <w:t xml:space="preserve"> </w:t>
      </w:r>
      <w:r w:rsidRPr="00240214">
        <w:rPr>
          <w:sz w:val="24"/>
          <w:szCs w:val="24"/>
        </w:rPr>
        <w:t>Wildlife Commission on September 7, 2007</w:t>
      </w:r>
      <w:r>
        <w:rPr>
          <w:sz w:val="24"/>
          <w:szCs w:val="24"/>
        </w:rPr>
        <w:t xml:space="preserve"> and updated in </w:t>
      </w:r>
      <w:hyperlink r:id="rId20" w:history="1">
        <w:r w:rsidRPr="00240214">
          <w:rPr>
            <w:rStyle w:val="Hyperlink"/>
            <w:sz w:val="24"/>
            <w:szCs w:val="24"/>
          </w:rPr>
          <w:t>2019</w:t>
        </w:r>
      </w:hyperlink>
      <w:r>
        <w:rPr>
          <w:sz w:val="24"/>
          <w:szCs w:val="24"/>
        </w:rPr>
        <w:t xml:space="preserve">. </w:t>
      </w:r>
    </w:p>
    <w:p w14:paraId="05A1CD5B" w14:textId="77777777" w:rsidR="0066193F" w:rsidRDefault="0066193F" w:rsidP="0066193F">
      <w:pPr>
        <w:spacing w:line="240" w:lineRule="auto"/>
        <w:contextualSpacing/>
        <w:rPr>
          <w:sz w:val="24"/>
          <w:szCs w:val="24"/>
        </w:rPr>
      </w:pPr>
    </w:p>
    <w:p w14:paraId="10F573D6" w14:textId="496E5441" w:rsidR="00C5194E" w:rsidRDefault="00473E6E" w:rsidP="000641CB">
      <w:pPr>
        <w:spacing w:line="240" w:lineRule="auto"/>
        <w:contextualSpacing/>
        <w:rPr>
          <w:sz w:val="24"/>
          <w:szCs w:val="24"/>
        </w:rPr>
      </w:pPr>
      <w:r w:rsidRPr="00473E6E">
        <w:rPr>
          <w:sz w:val="24"/>
          <w:szCs w:val="24"/>
        </w:rPr>
        <w:t xml:space="preserve">ODFW’s management strategy for the spring Chinook </w:t>
      </w:r>
      <w:r w:rsidR="0066193F">
        <w:rPr>
          <w:sz w:val="24"/>
          <w:szCs w:val="24"/>
        </w:rPr>
        <w:t xml:space="preserve">salmon </w:t>
      </w:r>
      <w:r w:rsidRPr="00473E6E">
        <w:rPr>
          <w:sz w:val="24"/>
          <w:szCs w:val="24"/>
        </w:rPr>
        <w:t>fishery in the Lower</w:t>
      </w:r>
      <w:r>
        <w:rPr>
          <w:sz w:val="24"/>
          <w:szCs w:val="24"/>
        </w:rPr>
        <w:t xml:space="preserve"> </w:t>
      </w:r>
      <w:r w:rsidRPr="00473E6E">
        <w:rPr>
          <w:sz w:val="24"/>
          <w:szCs w:val="24"/>
        </w:rPr>
        <w:t xml:space="preserve">Rogue </w:t>
      </w:r>
      <w:r w:rsidR="0066193F">
        <w:rPr>
          <w:sz w:val="24"/>
          <w:szCs w:val="24"/>
        </w:rPr>
        <w:t>R</w:t>
      </w:r>
      <w:r w:rsidRPr="00473E6E">
        <w:rPr>
          <w:sz w:val="24"/>
          <w:szCs w:val="24"/>
        </w:rPr>
        <w:t xml:space="preserve">iver </w:t>
      </w:r>
      <w:r w:rsidR="003C12CC">
        <w:rPr>
          <w:sz w:val="24"/>
          <w:szCs w:val="24"/>
        </w:rPr>
        <w:t xml:space="preserve">is to protect </w:t>
      </w:r>
      <w:r w:rsidRPr="00473E6E">
        <w:rPr>
          <w:sz w:val="24"/>
          <w:szCs w:val="24"/>
        </w:rPr>
        <w:t>early run “spring” Chinook while providing harvest opportunity on</w:t>
      </w:r>
      <w:r>
        <w:rPr>
          <w:sz w:val="24"/>
          <w:szCs w:val="24"/>
        </w:rPr>
        <w:t xml:space="preserve"> </w:t>
      </w:r>
      <w:r w:rsidRPr="00473E6E">
        <w:rPr>
          <w:sz w:val="24"/>
          <w:szCs w:val="24"/>
        </w:rPr>
        <w:t xml:space="preserve">hatchery </w:t>
      </w:r>
      <w:r w:rsidR="000C3EFD">
        <w:rPr>
          <w:sz w:val="24"/>
          <w:szCs w:val="24"/>
        </w:rPr>
        <w:t xml:space="preserve">(i.e. adipose fin removed) </w:t>
      </w:r>
      <w:r w:rsidRPr="00473E6E">
        <w:rPr>
          <w:sz w:val="24"/>
          <w:szCs w:val="24"/>
        </w:rPr>
        <w:t>spring Chinook</w:t>
      </w:r>
      <w:r w:rsidR="000C3EFD">
        <w:rPr>
          <w:sz w:val="24"/>
          <w:szCs w:val="24"/>
        </w:rPr>
        <w:t xml:space="preserve"> salmon</w:t>
      </w:r>
      <w:r w:rsidRPr="00473E6E">
        <w:rPr>
          <w:sz w:val="24"/>
          <w:szCs w:val="24"/>
        </w:rPr>
        <w:t>. To achieve this,</w:t>
      </w:r>
      <w:r w:rsidR="00C5194E">
        <w:rPr>
          <w:sz w:val="24"/>
          <w:szCs w:val="24"/>
        </w:rPr>
        <w:t xml:space="preserve"> </w:t>
      </w:r>
      <w:r w:rsidR="00465936">
        <w:rPr>
          <w:sz w:val="24"/>
          <w:szCs w:val="24"/>
        </w:rPr>
        <w:t>r</w:t>
      </w:r>
      <w:r w:rsidRPr="00473E6E">
        <w:rPr>
          <w:sz w:val="24"/>
          <w:szCs w:val="24"/>
        </w:rPr>
        <w:t>egulations prohibit retention of naturally produced (i.e. adipose</w:t>
      </w:r>
      <w:r>
        <w:rPr>
          <w:sz w:val="24"/>
          <w:szCs w:val="24"/>
        </w:rPr>
        <w:t xml:space="preserve"> </w:t>
      </w:r>
      <w:r w:rsidRPr="00473E6E">
        <w:rPr>
          <w:sz w:val="24"/>
          <w:szCs w:val="24"/>
        </w:rPr>
        <w:t xml:space="preserve">fin intact) Chinook </w:t>
      </w:r>
      <w:r w:rsidR="00C5194E">
        <w:rPr>
          <w:sz w:val="24"/>
          <w:szCs w:val="24"/>
        </w:rPr>
        <w:t xml:space="preserve">salmon </w:t>
      </w:r>
      <w:r w:rsidRPr="00473E6E">
        <w:rPr>
          <w:sz w:val="24"/>
          <w:szCs w:val="24"/>
        </w:rPr>
        <w:t>prior to June 1 from the river mouth upstream to Fishers Ferry boat ramp (old Gold Ray dam</w:t>
      </w:r>
      <w:r>
        <w:rPr>
          <w:sz w:val="24"/>
          <w:szCs w:val="24"/>
        </w:rPr>
        <w:t xml:space="preserve"> </w:t>
      </w:r>
      <w:r w:rsidRPr="00473E6E">
        <w:rPr>
          <w:sz w:val="24"/>
          <w:szCs w:val="24"/>
        </w:rPr>
        <w:t xml:space="preserve">site). </w:t>
      </w:r>
      <w:r w:rsidR="0000136F">
        <w:rPr>
          <w:sz w:val="24"/>
          <w:szCs w:val="24"/>
        </w:rPr>
        <w:t xml:space="preserve">As </w:t>
      </w:r>
      <w:r w:rsidR="00C5194E">
        <w:rPr>
          <w:sz w:val="24"/>
          <w:szCs w:val="24"/>
        </w:rPr>
        <w:t>a result of the improved status of spring Chinook</w:t>
      </w:r>
      <w:r w:rsidR="00465936">
        <w:rPr>
          <w:sz w:val="24"/>
          <w:szCs w:val="24"/>
        </w:rPr>
        <w:t xml:space="preserve"> in recent years</w:t>
      </w:r>
      <w:r w:rsidR="00C5194E">
        <w:rPr>
          <w:sz w:val="24"/>
          <w:szCs w:val="24"/>
        </w:rPr>
        <w:t xml:space="preserve">, </w:t>
      </w:r>
      <w:r w:rsidR="0000136F">
        <w:rPr>
          <w:sz w:val="24"/>
          <w:szCs w:val="24"/>
        </w:rPr>
        <w:t xml:space="preserve">however, </w:t>
      </w:r>
      <w:r w:rsidR="000641CB">
        <w:rPr>
          <w:sz w:val="24"/>
          <w:szCs w:val="24"/>
        </w:rPr>
        <w:t xml:space="preserve">ODFW proposed a framework </w:t>
      </w:r>
      <w:r w:rsidR="000641CB" w:rsidRPr="000641CB">
        <w:rPr>
          <w:sz w:val="24"/>
          <w:szCs w:val="24"/>
        </w:rPr>
        <w:t>for providing additional fishery opportunities if population abundance continues to</w:t>
      </w:r>
      <w:r w:rsidR="00465936">
        <w:rPr>
          <w:sz w:val="24"/>
          <w:szCs w:val="24"/>
        </w:rPr>
        <w:t xml:space="preserve"> </w:t>
      </w:r>
      <w:r w:rsidR="000641CB" w:rsidRPr="000641CB">
        <w:rPr>
          <w:sz w:val="24"/>
          <w:szCs w:val="24"/>
        </w:rPr>
        <w:t xml:space="preserve">increase. The proposed regulation changes would shift the date at which </w:t>
      </w:r>
      <w:r w:rsidR="000641CB">
        <w:rPr>
          <w:sz w:val="24"/>
          <w:szCs w:val="24"/>
        </w:rPr>
        <w:t xml:space="preserve">naturally produced </w:t>
      </w:r>
      <w:r w:rsidR="000641CB" w:rsidRPr="000641CB">
        <w:rPr>
          <w:sz w:val="24"/>
          <w:szCs w:val="24"/>
        </w:rPr>
        <w:t>Chinook can be retained from June</w:t>
      </w:r>
      <w:r w:rsidR="000641CB">
        <w:rPr>
          <w:sz w:val="24"/>
          <w:szCs w:val="24"/>
        </w:rPr>
        <w:t xml:space="preserve"> </w:t>
      </w:r>
      <w:r w:rsidR="000641CB" w:rsidRPr="000641CB">
        <w:rPr>
          <w:sz w:val="24"/>
          <w:szCs w:val="24"/>
        </w:rPr>
        <w:t>1 to May 21, May 11, or April 1</w:t>
      </w:r>
      <w:r w:rsidR="000641CB">
        <w:rPr>
          <w:sz w:val="24"/>
          <w:szCs w:val="24"/>
        </w:rPr>
        <w:t xml:space="preserve"> (date and bag limit tied to abundance trigger – see </w:t>
      </w:r>
      <w:r w:rsidR="00B9049D">
        <w:rPr>
          <w:sz w:val="24"/>
          <w:szCs w:val="24"/>
        </w:rPr>
        <w:t xml:space="preserve">pg. 32 </w:t>
      </w:r>
      <w:r w:rsidR="00D8253F">
        <w:rPr>
          <w:sz w:val="24"/>
          <w:szCs w:val="24"/>
        </w:rPr>
        <w:t>in</w:t>
      </w:r>
      <w:r w:rsidR="00B9049D">
        <w:rPr>
          <w:sz w:val="24"/>
          <w:szCs w:val="24"/>
        </w:rPr>
        <w:t xml:space="preserve"> the updated plan for details).</w:t>
      </w:r>
      <w:r w:rsidR="003C12CC">
        <w:rPr>
          <w:sz w:val="24"/>
          <w:szCs w:val="24"/>
        </w:rPr>
        <w:t xml:space="preserve"> </w:t>
      </w:r>
    </w:p>
    <w:p w14:paraId="0E33D699" w14:textId="77777777" w:rsidR="00473E6E" w:rsidRDefault="00473E6E" w:rsidP="0066193F">
      <w:pPr>
        <w:spacing w:line="240" w:lineRule="auto"/>
        <w:contextualSpacing/>
        <w:rPr>
          <w:sz w:val="24"/>
          <w:szCs w:val="24"/>
        </w:rPr>
      </w:pPr>
    </w:p>
    <w:p w14:paraId="030707C3" w14:textId="726C204E" w:rsidR="00E67C32" w:rsidRDefault="0000136F" w:rsidP="00E67C32">
      <w:pPr>
        <w:spacing w:line="240" w:lineRule="auto"/>
        <w:contextualSpacing/>
        <w:rPr>
          <w:sz w:val="24"/>
          <w:szCs w:val="24"/>
        </w:rPr>
      </w:pPr>
      <w:r>
        <w:rPr>
          <w:sz w:val="24"/>
          <w:szCs w:val="24"/>
        </w:rPr>
        <w:t>Since the plan has been adopted</w:t>
      </w:r>
      <w:r w:rsidR="003C12CC">
        <w:rPr>
          <w:sz w:val="24"/>
          <w:szCs w:val="24"/>
        </w:rPr>
        <w:t xml:space="preserve"> and updated</w:t>
      </w:r>
      <w:r>
        <w:rPr>
          <w:sz w:val="24"/>
          <w:szCs w:val="24"/>
        </w:rPr>
        <w:t xml:space="preserve">, there </w:t>
      </w:r>
      <w:r w:rsidR="00C70175">
        <w:rPr>
          <w:sz w:val="24"/>
          <w:szCs w:val="24"/>
        </w:rPr>
        <w:t xml:space="preserve">have been significant advances </w:t>
      </w:r>
      <w:r w:rsidR="00B41546">
        <w:rPr>
          <w:sz w:val="24"/>
          <w:szCs w:val="24"/>
        </w:rPr>
        <w:t xml:space="preserve">in </w:t>
      </w:r>
      <w:r w:rsidR="00C70175">
        <w:rPr>
          <w:sz w:val="24"/>
          <w:szCs w:val="24"/>
        </w:rPr>
        <w:t>our understanding of the genetic basis of adult run timing in anadromous salmonids.</w:t>
      </w:r>
      <w:r w:rsidR="00FA6036">
        <w:rPr>
          <w:sz w:val="24"/>
          <w:szCs w:val="24"/>
        </w:rPr>
        <w:t xml:space="preserve"> </w:t>
      </w:r>
      <w:r w:rsidR="00E510E5">
        <w:rPr>
          <w:sz w:val="24"/>
          <w:szCs w:val="24"/>
        </w:rPr>
        <w:t>Several</w:t>
      </w:r>
      <w:r w:rsidR="00C948E0" w:rsidRPr="00C948E0">
        <w:rPr>
          <w:sz w:val="24"/>
          <w:szCs w:val="24"/>
        </w:rPr>
        <w:t xml:space="preserve"> studies have reported that a single genomic region </w:t>
      </w:r>
      <w:r w:rsidR="00E510E5">
        <w:rPr>
          <w:sz w:val="24"/>
          <w:szCs w:val="24"/>
        </w:rPr>
        <w:t xml:space="preserve">on chromosome 28 </w:t>
      </w:r>
      <w:r w:rsidR="00C948E0" w:rsidRPr="00C948E0">
        <w:rPr>
          <w:sz w:val="24"/>
          <w:szCs w:val="24"/>
        </w:rPr>
        <w:t>has a</w:t>
      </w:r>
      <w:r w:rsidR="00C948E0">
        <w:rPr>
          <w:sz w:val="24"/>
          <w:szCs w:val="24"/>
        </w:rPr>
        <w:t xml:space="preserve"> </w:t>
      </w:r>
      <w:r w:rsidR="00C948E0" w:rsidRPr="00C948E0">
        <w:rPr>
          <w:sz w:val="24"/>
          <w:szCs w:val="24"/>
        </w:rPr>
        <w:t xml:space="preserve">strong statistical association with </w:t>
      </w:r>
      <w:r w:rsidR="00E67C32" w:rsidRPr="00C948E0">
        <w:rPr>
          <w:sz w:val="24"/>
          <w:szCs w:val="24"/>
        </w:rPr>
        <w:t>various measures of adult</w:t>
      </w:r>
      <w:r w:rsidR="003C12CC">
        <w:rPr>
          <w:sz w:val="24"/>
          <w:szCs w:val="24"/>
        </w:rPr>
        <w:t xml:space="preserve"> </w:t>
      </w:r>
      <w:r w:rsidR="00E67C32" w:rsidRPr="00C948E0">
        <w:rPr>
          <w:sz w:val="24"/>
          <w:szCs w:val="24"/>
        </w:rPr>
        <w:t xml:space="preserve">migration phenotypes </w:t>
      </w:r>
      <w:r w:rsidR="00C948E0" w:rsidRPr="00C948E0">
        <w:rPr>
          <w:sz w:val="24"/>
          <w:szCs w:val="24"/>
        </w:rPr>
        <w:t>in</w:t>
      </w:r>
      <w:r w:rsidR="00C948E0">
        <w:rPr>
          <w:sz w:val="24"/>
          <w:szCs w:val="24"/>
        </w:rPr>
        <w:t xml:space="preserve"> s</w:t>
      </w:r>
      <w:r w:rsidR="00C948E0" w:rsidRPr="00C948E0">
        <w:rPr>
          <w:sz w:val="24"/>
          <w:szCs w:val="24"/>
        </w:rPr>
        <w:t>teelhead</w:t>
      </w:r>
      <w:r w:rsidR="00C948E0">
        <w:rPr>
          <w:sz w:val="24"/>
          <w:szCs w:val="24"/>
        </w:rPr>
        <w:t xml:space="preserve"> </w:t>
      </w:r>
      <w:r w:rsidR="00E510E5">
        <w:rPr>
          <w:sz w:val="24"/>
          <w:szCs w:val="24"/>
        </w:rPr>
        <w:t xml:space="preserve">and Chinook salmon </w:t>
      </w:r>
      <w:r w:rsidR="00E67C32">
        <w:rPr>
          <w:sz w:val="24"/>
          <w:szCs w:val="24"/>
        </w:rPr>
        <w:t xml:space="preserve">populations </w:t>
      </w:r>
      <w:r w:rsidR="00E67C32" w:rsidRPr="00C948E0">
        <w:rPr>
          <w:sz w:val="24"/>
          <w:szCs w:val="24"/>
        </w:rPr>
        <w:t xml:space="preserve">from coastal </w:t>
      </w:r>
      <w:r w:rsidR="00E67C32">
        <w:rPr>
          <w:sz w:val="24"/>
          <w:szCs w:val="24"/>
        </w:rPr>
        <w:t>C</w:t>
      </w:r>
      <w:r w:rsidR="00E67C32" w:rsidRPr="00C948E0">
        <w:rPr>
          <w:sz w:val="24"/>
          <w:szCs w:val="24"/>
        </w:rPr>
        <w:t>alifornia and</w:t>
      </w:r>
      <w:r w:rsidR="00E67C32">
        <w:rPr>
          <w:sz w:val="24"/>
          <w:szCs w:val="24"/>
        </w:rPr>
        <w:t xml:space="preserve"> </w:t>
      </w:r>
      <w:r w:rsidR="00E67C32" w:rsidRPr="00C948E0">
        <w:rPr>
          <w:sz w:val="24"/>
          <w:szCs w:val="24"/>
        </w:rPr>
        <w:t>Oregon</w:t>
      </w:r>
      <w:r w:rsidR="00E67C32">
        <w:rPr>
          <w:sz w:val="24"/>
          <w:szCs w:val="24"/>
        </w:rPr>
        <w:t xml:space="preserve"> </w:t>
      </w:r>
      <w:r w:rsidR="00E67C32" w:rsidRPr="00C948E0">
        <w:rPr>
          <w:sz w:val="24"/>
          <w:szCs w:val="24"/>
        </w:rPr>
        <w:t>to the interior Columbia River, the Strait of Juan de Fuca,</w:t>
      </w:r>
      <w:r w:rsidR="00E67C32">
        <w:rPr>
          <w:sz w:val="24"/>
          <w:szCs w:val="24"/>
        </w:rPr>
        <w:t xml:space="preserve"> </w:t>
      </w:r>
      <w:r w:rsidR="00E67C32" w:rsidRPr="00C948E0">
        <w:rPr>
          <w:sz w:val="24"/>
          <w:szCs w:val="24"/>
        </w:rPr>
        <w:t>and Puget Sound</w:t>
      </w:r>
      <w:r w:rsidR="00E67C32">
        <w:rPr>
          <w:sz w:val="24"/>
          <w:szCs w:val="24"/>
        </w:rPr>
        <w:t xml:space="preserve"> </w:t>
      </w:r>
      <w:r w:rsidR="00E510E5">
        <w:rPr>
          <w:sz w:val="24"/>
          <w:szCs w:val="24"/>
        </w:rPr>
        <w:t xml:space="preserve">(reviewed in </w:t>
      </w:r>
      <w:proofErr w:type="spellStart"/>
      <w:r w:rsidR="00E510E5">
        <w:rPr>
          <w:sz w:val="24"/>
          <w:szCs w:val="24"/>
        </w:rPr>
        <w:t>Waples</w:t>
      </w:r>
      <w:proofErr w:type="spellEnd"/>
      <w:r w:rsidR="00E510E5">
        <w:rPr>
          <w:sz w:val="24"/>
          <w:szCs w:val="24"/>
        </w:rPr>
        <w:t xml:space="preserve"> </w:t>
      </w:r>
      <w:r w:rsidR="00E510E5" w:rsidRPr="00E510E5">
        <w:rPr>
          <w:i/>
          <w:iCs/>
          <w:sz w:val="24"/>
          <w:szCs w:val="24"/>
        </w:rPr>
        <w:t>et al.</w:t>
      </w:r>
      <w:r w:rsidR="00E510E5">
        <w:rPr>
          <w:sz w:val="24"/>
          <w:szCs w:val="24"/>
        </w:rPr>
        <w:t xml:space="preserve"> 2022). </w:t>
      </w:r>
      <w:r w:rsidR="00E67C32" w:rsidRPr="00C948E0">
        <w:rPr>
          <w:sz w:val="24"/>
          <w:szCs w:val="24"/>
        </w:rPr>
        <w:t>In Rogue River</w:t>
      </w:r>
      <w:r w:rsidR="003C12CC">
        <w:rPr>
          <w:sz w:val="24"/>
          <w:szCs w:val="24"/>
        </w:rPr>
        <w:t xml:space="preserve"> Chinook salmon, </w:t>
      </w:r>
      <w:r w:rsidR="00C62A0F">
        <w:rPr>
          <w:sz w:val="24"/>
          <w:szCs w:val="24"/>
        </w:rPr>
        <w:t>two</w:t>
      </w:r>
      <w:r w:rsidR="00E67C32" w:rsidRPr="0094076D">
        <w:rPr>
          <w:sz w:val="24"/>
          <w:szCs w:val="24"/>
        </w:rPr>
        <w:t xml:space="preserve"> </w:t>
      </w:r>
      <w:r w:rsidR="00E67C32">
        <w:rPr>
          <w:sz w:val="24"/>
          <w:szCs w:val="24"/>
        </w:rPr>
        <w:t>single nucleotide polymorphisms (S</w:t>
      </w:r>
      <w:r w:rsidR="00E67C32" w:rsidRPr="0094076D">
        <w:rPr>
          <w:sz w:val="24"/>
          <w:szCs w:val="24"/>
        </w:rPr>
        <w:t>NPs</w:t>
      </w:r>
      <w:r w:rsidR="00E67C32">
        <w:rPr>
          <w:sz w:val="24"/>
          <w:szCs w:val="24"/>
        </w:rPr>
        <w:t>)</w:t>
      </w:r>
      <w:r w:rsidR="00E67C32" w:rsidRPr="0094076D">
        <w:rPr>
          <w:sz w:val="24"/>
          <w:szCs w:val="24"/>
        </w:rPr>
        <w:t xml:space="preserve"> located </w:t>
      </w:r>
      <w:r w:rsidR="00E67C32">
        <w:rPr>
          <w:sz w:val="24"/>
          <w:szCs w:val="24"/>
        </w:rPr>
        <w:t xml:space="preserve">on chromosome 28 </w:t>
      </w:r>
      <w:r w:rsidR="00E67C32" w:rsidRPr="0094076D">
        <w:rPr>
          <w:sz w:val="24"/>
          <w:szCs w:val="24"/>
        </w:rPr>
        <w:t xml:space="preserve">between </w:t>
      </w:r>
      <w:r w:rsidR="00E67C32">
        <w:rPr>
          <w:sz w:val="24"/>
          <w:szCs w:val="24"/>
        </w:rPr>
        <w:t xml:space="preserve">two genes, </w:t>
      </w:r>
      <w:r w:rsidR="00E67C32" w:rsidRPr="00855B90">
        <w:rPr>
          <w:i/>
          <w:iCs/>
          <w:sz w:val="24"/>
          <w:szCs w:val="24"/>
        </w:rPr>
        <w:t>greb1l</w:t>
      </w:r>
      <w:r w:rsidR="00E67C32" w:rsidRPr="0094076D">
        <w:rPr>
          <w:sz w:val="24"/>
          <w:szCs w:val="24"/>
        </w:rPr>
        <w:t xml:space="preserve"> and </w:t>
      </w:r>
      <w:r w:rsidR="00E67C32" w:rsidRPr="00855B90">
        <w:rPr>
          <w:i/>
          <w:iCs/>
          <w:sz w:val="24"/>
          <w:szCs w:val="24"/>
        </w:rPr>
        <w:t>rock1</w:t>
      </w:r>
      <w:r w:rsidR="00E67C32">
        <w:rPr>
          <w:sz w:val="24"/>
          <w:szCs w:val="24"/>
        </w:rPr>
        <w:t xml:space="preserve">, </w:t>
      </w:r>
      <w:r w:rsidR="00E67C32" w:rsidRPr="00C948E0">
        <w:rPr>
          <w:sz w:val="24"/>
          <w:szCs w:val="24"/>
        </w:rPr>
        <w:t>appear to be</w:t>
      </w:r>
      <w:r w:rsidR="00E67C32">
        <w:rPr>
          <w:sz w:val="24"/>
          <w:szCs w:val="24"/>
        </w:rPr>
        <w:t xml:space="preserve"> </w:t>
      </w:r>
      <w:r w:rsidR="00E67C32" w:rsidRPr="00C948E0">
        <w:rPr>
          <w:sz w:val="24"/>
          <w:szCs w:val="24"/>
        </w:rPr>
        <w:t xml:space="preserve">highly diagnostic for </w:t>
      </w:r>
      <w:r w:rsidR="00E67C32">
        <w:rPr>
          <w:sz w:val="24"/>
          <w:szCs w:val="24"/>
        </w:rPr>
        <w:t xml:space="preserve">adult </w:t>
      </w:r>
      <w:r w:rsidR="00E67C32" w:rsidRPr="00C948E0">
        <w:rPr>
          <w:sz w:val="24"/>
          <w:szCs w:val="24"/>
        </w:rPr>
        <w:t xml:space="preserve">run timing (Thompson </w:t>
      </w:r>
      <w:r w:rsidR="00E67C32" w:rsidRPr="00E67C32">
        <w:rPr>
          <w:i/>
          <w:iCs/>
          <w:sz w:val="24"/>
          <w:szCs w:val="24"/>
        </w:rPr>
        <w:t>et al.</w:t>
      </w:r>
      <w:r w:rsidR="00E67C32" w:rsidRPr="00C948E0">
        <w:rPr>
          <w:sz w:val="24"/>
          <w:szCs w:val="24"/>
        </w:rPr>
        <w:t xml:space="preserve"> 2019). Spring Chinook salmon have two copies </w:t>
      </w:r>
      <w:r w:rsidR="00E67C32" w:rsidRPr="00BC5294">
        <w:rPr>
          <w:sz w:val="24"/>
          <w:szCs w:val="24"/>
        </w:rPr>
        <w:t xml:space="preserve">of the “early” run allele </w:t>
      </w:r>
      <w:r w:rsidR="003C12CC" w:rsidRPr="00C948E0">
        <w:rPr>
          <w:sz w:val="24"/>
          <w:szCs w:val="24"/>
        </w:rPr>
        <w:t>(homozygous</w:t>
      </w:r>
      <w:r w:rsidR="003C12CC">
        <w:rPr>
          <w:sz w:val="24"/>
          <w:szCs w:val="24"/>
        </w:rPr>
        <w:t xml:space="preserve"> </w:t>
      </w:r>
      <w:r w:rsidR="003C12CC" w:rsidRPr="00BC5294">
        <w:rPr>
          <w:sz w:val="24"/>
          <w:szCs w:val="24"/>
        </w:rPr>
        <w:t xml:space="preserve">spring) </w:t>
      </w:r>
      <w:r w:rsidR="00E67C32" w:rsidRPr="00BC5294">
        <w:rPr>
          <w:sz w:val="24"/>
          <w:szCs w:val="24"/>
        </w:rPr>
        <w:t>while fall Chinook salmon have two copies of the “late” run</w:t>
      </w:r>
      <w:r w:rsidR="00E67C32">
        <w:rPr>
          <w:sz w:val="24"/>
          <w:szCs w:val="24"/>
        </w:rPr>
        <w:t xml:space="preserve"> </w:t>
      </w:r>
      <w:r w:rsidR="00E67C32" w:rsidRPr="00BC5294">
        <w:rPr>
          <w:sz w:val="24"/>
          <w:szCs w:val="24"/>
        </w:rPr>
        <w:t>allele</w:t>
      </w:r>
      <w:r w:rsidR="003C12CC">
        <w:rPr>
          <w:sz w:val="24"/>
          <w:szCs w:val="24"/>
        </w:rPr>
        <w:t xml:space="preserve"> </w:t>
      </w:r>
      <w:r w:rsidR="003C12CC" w:rsidRPr="00BC5294">
        <w:rPr>
          <w:sz w:val="24"/>
          <w:szCs w:val="24"/>
        </w:rPr>
        <w:t>(homozygous fall)</w:t>
      </w:r>
      <w:r w:rsidR="00E67C32" w:rsidRPr="00BC5294">
        <w:rPr>
          <w:sz w:val="24"/>
          <w:szCs w:val="24"/>
        </w:rPr>
        <w:t>. Chinook salmon that have one copy of the “early” run allele and one copy of the “late” run allele</w:t>
      </w:r>
      <w:r w:rsidR="00E67C32">
        <w:rPr>
          <w:sz w:val="24"/>
          <w:szCs w:val="24"/>
        </w:rPr>
        <w:t xml:space="preserve"> </w:t>
      </w:r>
      <w:r w:rsidR="00E67C32" w:rsidRPr="00BC5294">
        <w:rPr>
          <w:sz w:val="24"/>
          <w:szCs w:val="24"/>
        </w:rPr>
        <w:t xml:space="preserve">(heterozygous) tend to have intermediate run timing (Thompson </w:t>
      </w:r>
      <w:r w:rsidR="00E67C32" w:rsidRPr="00E67C32">
        <w:rPr>
          <w:i/>
          <w:iCs/>
          <w:sz w:val="24"/>
          <w:szCs w:val="24"/>
        </w:rPr>
        <w:t>et al.</w:t>
      </w:r>
      <w:r w:rsidR="00E67C32" w:rsidRPr="00BC5294">
        <w:rPr>
          <w:sz w:val="24"/>
          <w:szCs w:val="24"/>
        </w:rPr>
        <w:t xml:space="preserve"> 2019). </w:t>
      </w:r>
    </w:p>
    <w:p w14:paraId="1853B5C4" w14:textId="3FC17ECF" w:rsidR="00E67C32" w:rsidRDefault="00E67C32" w:rsidP="0066193F">
      <w:pPr>
        <w:spacing w:line="240" w:lineRule="auto"/>
        <w:contextualSpacing/>
        <w:rPr>
          <w:sz w:val="24"/>
          <w:szCs w:val="24"/>
        </w:rPr>
      </w:pPr>
    </w:p>
    <w:p w14:paraId="10610ED8" w14:textId="0CAC0F2E" w:rsidR="00CB5F06" w:rsidRDefault="00CB5F06" w:rsidP="00C761D9">
      <w:pPr>
        <w:spacing w:line="240" w:lineRule="auto"/>
        <w:contextualSpacing/>
        <w:rPr>
          <w:sz w:val="24"/>
          <w:szCs w:val="24"/>
        </w:rPr>
      </w:pPr>
      <w:r w:rsidRPr="00BC5294">
        <w:rPr>
          <w:sz w:val="24"/>
          <w:szCs w:val="24"/>
        </w:rPr>
        <w:t xml:space="preserve">These </w:t>
      </w:r>
      <w:r w:rsidR="00B70F77">
        <w:rPr>
          <w:sz w:val="24"/>
          <w:szCs w:val="24"/>
        </w:rPr>
        <w:t xml:space="preserve">adult </w:t>
      </w:r>
      <w:r w:rsidRPr="00BC5294">
        <w:rPr>
          <w:sz w:val="24"/>
          <w:szCs w:val="24"/>
        </w:rPr>
        <w:t>run</w:t>
      </w:r>
      <w:r w:rsidR="00B70F77">
        <w:rPr>
          <w:sz w:val="24"/>
          <w:szCs w:val="24"/>
        </w:rPr>
        <w:t xml:space="preserve"> </w:t>
      </w:r>
      <w:r w:rsidRPr="00BC5294">
        <w:rPr>
          <w:sz w:val="24"/>
          <w:szCs w:val="24"/>
        </w:rPr>
        <w:t xml:space="preserve">timing </w:t>
      </w:r>
      <w:r w:rsidR="007D4327">
        <w:rPr>
          <w:sz w:val="24"/>
          <w:szCs w:val="24"/>
        </w:rPr>
        <w:t xml:space="preserve">genetic </w:t>
      </w:r>
      <w:r w:rsidRPr="00BC5294">
        <w:rPr>
          <w:sz w:val="24"/>
          <w:szCs w:val="24"/>
        </w:rPr>
        <w:t>markers</w:t>
      </w:r>
      <w:r>
        <w:rPr>
          <w:sz w:val="24"/>
          <w:szCs w:val="24"/>
        </w:rPr>
        <w:t xml:space="preserve"> </w:t>
      </w:r>
      <w:r w:rsidRPr="00BC5294">
        <w:rPr>
          <w:sz w:val="24"/>
          <w:szCs w:val="24"/>
        </w:rPr>
        <w:t xml:space="preserve">provide a useful tool to evaluate the effectiveness of management </w:t>
      </w:r>
      <w:r>
        <w:rPr>
          <w:sz w:val="24"/>
          <w:szCs w:val="24"/>
        </w:rPr>
        <w:t>a</w:t>
      </w:r>
      <w:r w:rsidRPr="00BC5294">
        <w:rPr>
          <w:sz w:val="24"/>
          <w:szCs w:val="24"/>
        </w:rPr>
        <w:t xml:space="preserve">ctions with respect to the metrics described in the </w:t>
      </w:r>
      <w:r w:rsidR="00B70F77" w:rsidRPr="00B70F77">
        <w:rPr>
          <w:sz w:val="24"/>
          <w:szCs w:val="24"/>
        </w:rPr>
        <w:t>Rogue Spring Chinook Salmon Conservation Plan</w:t>
      </w:r>
      <w:r w:rsidRPr="00BC5294">
        <w:rPr>
          <w:sz w:val="24"/>
          <w:szCs w:val="24"/>
        </w:rPr>
        <w:t xml:space="preserve">. </w:t>
      </w:r>
      <w:r w:rsidR="00A53DD4">
        <w:rPr>
          <w:sz w:val="24"/>
          <w:szCs w:val="24"/>
        </w:rPr>
        <w:t xml:space="preserve">For example, </w:t>
      </w:r>
      <w:r w:rsidR="00B70F77" w:rsidRPr="007D4327">
        <w:rPr>
          <w:sz w:val="24"/>
          <w:szCs w:val="24"/>
        </w:rPr>
        <w:t xml:space="preserve">O’Malley </w:t>
      </w:r>
      <w:r w:rsidR="00B70F77" w:rsidRPr="007D4327">
        <w:rPr>
          <w:i/>
          <w:iCs/>
          <w:sz w:val="24"/>
          <w:szCs w:val="24"/>
        </w:rPr>
        <w:t>et al.</w:t>
      </w:r>
      <w:r w:rsidR="00B70F77" w:rsidRPr="007D4327">
        <w:rPr>
          <w:sz w:val="24"/>
          <w:szCs w:val="24"/>
        </w:rPr>
        <w:t xml:space="preserve"> (2020a) </w:t>
      </w:r>
      <w:r w:rsidR="00CA364F">
        <w:rPr>
          <w:sz w:val="24"/>
          <w:szCs w:val="24"/>
        </w:rPr>
        <w:t xml:space="preserve">successfully </w:t>
      </w:r>
      <w:r w:rsidR="007D4327">
        <w:rPr>
          <w:sz w:val="24"/>
          <w:szCs w:val="24"/>
        </w:rPr>
        <w:t xml:space="preserve">genotyped </w:t>
      </w:r>
      <w:r w:rsidR="00962D37">
        <w:rPr>
          <w:sz w:val="24"/>
          <w:szCs w:val="24"/>
        </w:rPr>
        <w:t xml:space="preserve">158 </w:t>
      </w:r>
      <w:r w:rsidR="007D4327">
        <w:rPr>
          <w:sz w:val="24"/>
          <w:szCs w:val="24"/>
        </w:rPr>
        <w:t>Chinook salmon caught in the Lower Rogue River fishery from March 19 to July 8</w:t>
      </w:r>
      <w:r w:rsidR="00252A0E">
        <w:rPr>
          <w:sz w:val="24"/>
          <w:szCs w:val="24"/>
        </w:rPr>
        <w:t xml:space="preserve"> in</w:t>
      </w:r>
      <w:r w:rsidR="007D4327">
        <w:rPr>
          <w:sz w:val="24"/>
          <w:szCs w:val="24"/>
        </w:rPr>
        <w:t xml:space="preserve"> 2019</w:t>
      </w:r>
      <w:r w:rsidR="00962D37">
        <w:rPr>
          <w:sz w:val="24"/>
          <w:szCs w:val="24"/>
        </w:rPr>
        <w:t xml:space="preserve"> and repor</w:t>
      </w:r>
      <w:r w:rsidR="00962D37" w:rsidRPr="00962D37">
        <w:rPr>
          <w:sz w:val="24"/>
          <w:szCs w:val="24"/>
        </w:rPr>
        <w:t xml:space="preserve">ted </w:t>
      </w:r>
      <w:r w:rsidR="00F22CA3" w:rsidRPr="00962D37">
        <w:rPr>
          <w:sz w:val="24"/>
          <w:szCs w:val="24"/>
        </w:rPr>
        <w:t xml:space="preserve">that </w:t>
      </w:r>
      <w:r w:rsidR="00C62A0F" w:rsidRPr="00962D37">
        <w:rPr>
          <w:sz w:val="24"/>
          <w:szCs w:val="24"/>
        </w:rPr>
        <w:t xml:space="preserve">the majority (~84%) </w:t>
      </w:r>
      <w:r w:rsidR="00F22CA3" w:rsidRPr="00962D37">
        <w:rPr>
          <w:sz w:val="24"/>
          <w:szCs w:val="24"/>
        </w:rPr>
        <w:t>of</w:t>
      </w:r>
      <w:r w:rsidR="00F22CA3">
        <w:rPr>
          <w:sz w:val="24"/>
          <w:szCs w:val="24"/>
        </w:rPr>
        <w:t xml:space="preserve"> </w:t>
      </w:r>
      <w:r w:rsidR="00C62A0F">
        <w:rPr>
          <w:sz w:val="24"/>
          <w:szCs w:val="24"/>
        </w:rPr>
        <w:t>the</w:t>
      </w:r>
      <w:r w:rsidR="00F22CA3">
        <w:rPr>
          <w:sz w:val="24"/>
          <w:szCs w:val="24"/>
        </w:rPr>
        <w:t xml:space="preserve"> naturally produced homozygous spring Chinook were captured </w:t>
      </w:r>
      <w:r w:rsidR="00C62A0F">
        <w:rPr>
          <w:sz w:val="24"/>
          <w:szCs w:val="24"/>
        </w:rPr>
        <w:t xml:space="preserve">prior </w:t>
      </w:r>
      <w:r w:rsidR="00F22CA3">
        <w:rPr>
          <w:sz w:val="24"/>
          <w:szCs w:val="24"/>
        </w:rPr>
        <w:t>June 1</w:t>
      </w:r>
      <w:r w:rsidR="00F22CA3" w:rsidRPr="00F22CA3">
        <w:rPr>
          <w:sz w:val="24"/>
          <w:szCs w:val="24"/>
          <w:vertAlign w:val="superscript"/>
        </w:rPr>
        <w:t>st</w:t>
      </w:r>
      <w:r w:rsidR="00962D37">
        <w:rPr>
          <w:sz w:val="24"/>
          <w:szCs w:val="24"/>
        </w:rPr>
        <w:t xml:space="preserve">. </w:t>
      </w:r>
      <w:r w:rsidR="00F22CA3">
        <w:rPr>
          <w:sz w:val="24"/>
          <w:szCs w:val="24"/>
        </w:rPr>
        <w:t xml:space="preserve"> </w:t>
      </w:r>
      <w:r w:rsidR="00516394">
        <w:rPr>
          <w:sz w:val="24"/>
          <w:szCs w:val="24"/>
        </w:rPr>
        <w:t xml:space="preserve">The adult run timing markers </w:t>
      </w:r>
      <w:r w:rsidR="00A53DD4">
        <w:rPr>
          <w:sz w:val="24"/>
          <w:szCs w:val="24"/>
        </w:rPr>
        <w:t xml:space="preserve">have also been </w:t>
      </w:r>
      <w:r w:rsidR="00516394">
        <w:rPr>
          <w:sz w:val="24"/>
          <w:szCs w:val="24"/>
        </w:rPr>
        <w:t xml:space="preserve">used to evaluate the spatial and temporal patterns of “early” and “late” run alleles across the entire spawning period for Chinook salmon in the Upper Rogue River (river mile 125.5-157) </w:t>
      </w:r>
      <w:r w:rsidR="005B092A">
        <w:rPr>
          <w:sz w:val="24"/>
          <w:szCs w:val="24"/>
        </w:rPr>
        <w:t xml:space="preserve">and found that there is significant </w:t>
      </w:r>
      <w:r w:rsidR="00C761D9" w:rsidRPr="00C761D9">
        <w:rPr>
          <w:sz w:val="24"/>
          <w:szCs w:val="24"/>
        </w:rPr>
        <w:t>temporal and spatial separation among spring and fall Chinook</w:t>
      </w:r>
      <w:r w:rsidR="00C761D9">
        <w:rPr>
          <w:sz w:val="24"/>
          <w:szCs w:val="24"/>
        </w:rPr>
        <w:t xml:space="preserve"> </w:t>
      </w:r>
      <w:r w:rsidR="00C761D9" w:rsidRPr="00C761D9">
        <w:rPr>
          <w:sz w:val="24"/>
          <w:szCs w:val="24"/>
        </w:rPr>
        <w:t>salmon, and, to a lesser extent, among spring Chinook salmon and heterozygotes</w:t>
      </w:r>
      <w:r w:rsidR="00C761D9">
        <w:rPr>
          <w:sz w:val="24"/>
          <w:szCs w:val="24"/>
        </w:rPr>
        <w:t xml:space="preserve"> (O’Malley </w:t>
      </w:r>
      <w:r w:rsidR="00C761D9" w:rsidRPr="00C761D9">
        <w:rPr>
          <w:i/>
          <w:iCs/>
          <w:sz w:val="24"/>
          <w:szCs w:val="24"/>
        </w:rPr>
        <w:t>et al.</w:t>
      </w:r>
      <w:r w:rsidR="00C761D9">
        <w:rPr>
          <w:sz w:val="24"/>
          <w:szCs w:val="24"/>
        </w:rPr>
        <w:t xml:space="preserve"> 2020b).</w:t>
      </w:r>
      <w:r w:rsidR="00B748A5">
        <w:rPr>
          <w:sz w:val="24"/>
          <w:szCs w:val="24"/>
        </w:rPr>
        <w:t xml:space="preserve"> Lastly, </w:t>
      </w:r>
      <w:r w:rsidR="00B748A5">
        <w:rPr>
          <w:sz w:val="24"/>
          <w:szCs w:val="24"/>
        </w:rPr>
        <w:lastRenderedPageBreak/>
        <w:t xml:space="preserve">these genetic markers have been used to confirm that the majority </w:t>
      </w:r>
      <w:r w:rsidR="001076FA">
        <w:rPr>
          <w:sz w:val="24"/>
          <w:szCs w:val="24"/>
        </w:rPr>
        <w:t xml:space="preserve">(~88%) </w:t>
      </w:r>
      <w:r w:rsidR="00B748A5">
        <w:rPr>
          <w:sz w:val="24"/>
          <w:szCs w:val="24"/>
        </w:rPr>
        <w:t xml:space="preserve">of </w:t>
      </w:r>
      <w:r w:rsidR="001076FA">
        <w:rPr>
          <w:sz w:val="24"/>
          <w:szCs w:val="24"/>
        </w:rPr>
        <w:t xml:space="preserve">2018 </w:t>
      </w:r>
      <w:r w:rsidR="00B748A5">
        <w:rPr>
          <w:sz w:val="24"/>
          <w:szCs w:val="24"/>
        </w:rPr>
        <w:t xml:space="preserve">Cole </w:t>
      </w:r>
      <w:r w:rsidR="001076FA">
        <w:rPr>
          <w:sz w:val="24"/>
          <w:szCs w:val="24"/>
        </w:rPr>
        <w:t>R</w:t>
      </w:r>
      <w:r w:rsidR="00B748A5">
        <w:rPr>
          <w:sz w:val="24"/>
          <w:szCs w:val="24"/>
        </w:rPr>
        <w:t xml:space="preserve">ivers Hatchery </w:t>
      </w:r>
      <w:proofErr w:type="spellStart"/>
      <w:r w:rsidR="00B748A5">
        <w:rPr>
          <w:sz w:val="24"/>
          <w:szCs w:val="24"/>
        </w:rPr>
        <w:t>broodstock</w:t>
      </w:r>
      <w:proofErr w:type="spellEnd"/>
      <w:r w:rsidR="00B748A5">
        <w:rPr>
          <w:sz w:val="24"/>
          <w:szCs w:val="24"/>
        </w:rPr>
        <w:t xml:space="preserve"> </w:t>
      </w:r>
      <w:r w:rsidR="001076FA">
        <w:rPr>
          <w:sz w:val="24"/>
          <w:szCs w:val="24"/>
        </w:rPr>
        <w:t xml:space="preserve">were homozygous spring Chinook (O’Malley </w:t>
      </w:r>
      <w:r w:rsidR="001076FA" w:rsidRPr="001076FA">
        <w:rPr>
          <w:i/>
          <w:iCs/>
          <w:sz w:val="24"/>
          <w:szCs w:val="24"/>
        </w:rPr>
        <w:t>et al.</w:t>
      </w:r>
      <w:r w:rsidR="001076FA">
        <w:rPr>
          <w:sz w:val="24"/>
          <w:szCs w:val="24"/>
        </w:rPr>
        <w:t xml:space="preserve"> 2020b) and </w:t>
      </w:r>
      <w:r w:rsidR="009665C2">
        <w:rPr>
          <w:sz w:val="24"/>
          <w:szCs w:val="24"/>
        </w:rPr>
        <w:t xml:space="preserve">to </w:t>
      </w:r>
      <w:r w:rsidR="00252A0E">
        <w:rPr>
          <w:sz w:val="24"/>
          <w:szCs w:val="24"/>
        </w:rPr>
        <w:t>exclude</w:t>
      </w:r>
      <w:r w:rsidR="001076FA">
        <w:rPr>
          <w:sz w:val="24"/>
          <w:szCs w:val="24"/>
        </w:rPr>
        <w:t xml:space="preserve"> homozygous fall Chinook from the Cole Rivers Hatchery spring Chinook </w:t>
      </w:r>
      <w:proofErr w:type="spellStart"/>
      <w:r w:rsidR="001076FA">
        <w:rPr>
          <w:sz w:val="24"/>
          <w:szCs w:val="24"/>
        </w:rPr>
        <w:t>broodstock</w:t>
      </w:r>
      <w:proofErr w:type="spellEnd"/>
      <w:r w:rsidR="001076FA">
        <w:rPr>
          <w:sz w:val="24"/>
          <w:szCs w:val="24"/>
        </w:rPr>
        <w:t xml:space="preserve"> in </w:t>
      </w:r>
      <w:r w:rsidR="009665C2">
        <w:rPr>
          <w:sz w:val="24"/>
          <w:szCs w:val="24"/>
        </w:rPr>
        <w:t xml:space="preserve">both </w:t>
      </w:r>
      <w:r w:rsidR="001076FA">
        <w:rPr>
          <w:sz w:val="24"/>
          <w:szCs w:val="24"/>
        </w:rPr>
        <w:t xml:space="preserve">2020 and 2021 (O’Malley </w:t>
      </w:r>
      <w:r w:rsidR="001076FA" w:rsidRPr="001076FA">
        <w:rPr>
          <w:i/>
          <w:iCs/>
          <w:sz w:val="24"/>
          <w:szCs w:val="24"/>
        </w:rPr>
        <w:t>et al.</w:t>
      </w:r>
      <w:r w:rsidR="001076FA">
        <w:rPr>
          <w:sz w:val="24"/>
          <w:szCs w:val="24"/>
        </w:rPr>
        <w:t xml:space="preserve"> in prep).</w:t>
      </w:r>
    </w:p>
    <w:p w14:paraId="0D2FBB7F" w14:textId="7B38A238" w:rsidR="001E348B" w:rsidRDefault="001E348B" w:rsidP="00C761D9">
      <w:pPr>
        <w:spacing w:line="240" w:lineRule="auto"/>
        <w:contextualSpacing/>
        <w:rPr>
          <w:sz w:val="24"/>
          <w:szCs w:val="24"/>
        </w:rPr>
      </w:pPr>
    </w:p>
    <w:p w14:paraId="46B42931" w14:textId="54A6DDB2" w:rsidR="001E348B" w:rsidRPr="0042669D" w:rsidRDefault="001E348B" w:rsidP="001E348B">
      <w:pPr>
        <w:spacing w:line="240" w:lineRule="auto"/>
        <w:contextualSpacing/>
        <w:rPr>
          <w:rFonts w:cstheme="minorHAnsi"/>
          <w:sz w:val="24"/>
          <w:szCs w:val="24"/>
        </w:rPr>
      </w:pPr>
      <w:r>
        <w:rPr>
          <w:sz w:val="24"/>
          <w:szCs w:val="24"/>
        </w:rPr>
        <w:t xml:space="preserve">To expand on the previous study </w:t>
      </w:r>
      <w:r w:rsidRPr="001E348B">
        <w:rPr>
          <w:sz w:val="24"/>
          <w:szCs w:val="24"/>
        </w:rPr>
        <w:t>assess</w:t>
      </w:r>
      <w:r>
        <w:rPr>
          <w:sz w:val="24"/>
          <w:szCs w:val="24"/>
        </w:rPr>
        <w:t>ing</w:t>
      </w:r>
      <w:r w:rsidRPr="001E348B">
        <w:rPr>
          <w:sz w:val="24"/>
          <w:szCs w:val="24"/>
        </w:rPr>
        <w:t xml:space="preserve"> how angling regulations align with the genetic</w:t>
      </w:r>
      <w:r>
        <w:rPr>
          <w:sz w:val="24"/>
          <w:szCs w:val="24"/>
        </w:rPr>
        <w:t xml:space="preserve"> </w:t>
      </w:r>
      <w:r w:rsidRPr="001E348B">
        <w:rPr>
          <w:sz w:val="24"/>
          <w:szCs w:val="24"/>
        </w:rPr>
        <w:t xml:space="preserve">composition of Chinook </w:t>
      </w:r>
      <w:r w:rsidR="00D93ACA">
        <w:rPr>
          <w:sz w:val="24"/>
          <w:szCs w:val="24"/>
        </w:rPr>
        <w:t xml:space="preserve">salmon in the Lower Rogue River (O’Malley </w:t>
      </w:r>
      <w:r w:rsidR="00D93ACA" w:rsidRPr="00D93ACA">
        <w:rPr>
          <w:i/>
          <w:iCs/>
          <w:sz w:val="24"/>
          <w:szCs w:val="24"/>
        </w:rPr>
        <w:t>et al.</w:t>
      </w:r>
      <w:r w:rsidR="00D93ACA">
        <w:rPr>
          <w:sz w:val="24"/>
          <w:szCs w:val="24"/>
        </w:rPr>
        <w:t xml:space="preserve"> 2020a)</w:t>
      </w:r>
      <w:r w:rsidRPr="001E348B">
        <w:rPr>
          <w:sz w:val="24"/>
          <w:szCs w:val="24"/>
        </w:rPr>
        <w:t>,</w:t>
      </w:r>
      <w:r w:rsidR="00AC5F3A">
        <w:rPr>
          <w:sz w:val="24"/>
          <w:szCs w:val="24"/>
        </w:rPr>
        <w:t xml:space="preserve"> </w:t>
      </w:r>
      <w:r w:rsidR="00252A0E">
        <w:rPr>
          <w:sz w:val="24"/>
          <w:szCs w:val="24"/>
        </w:rPr>
        <w:t xml:space="preserve">ODFW initiated a follow-up study </w:t>
      </w:r>
      <w:r w:rsidR="009A666C">
        <w:rPr>
          <w:sz w:val="24"/>
          <w:szCs w:val="24"/>
        </w:rPr>
        <w:t xml:space="preserve">with samples </w:t>
      </w:r>
      <w:r w:rsidR="00E20137">
        <w:rPr>
          <w:sz w:val="24"/>
          <w:szCs w:val="24"/>
        </w:rPr>
        <w:t xml:space="preserve">collected from </w:t>
      </w:r>
      <w:r w:rsidR="00D93ACA" w:rsidRPr="00D93ACA">
        <w:rPr>
          <w:sz w:val="24"/>
          <w:szCs w:val="24"/>
        </w:rPr>
        <w:t xml:space="preserve">naturally produced Chinook salmon </w:t>
      </w:r>
      <w:r w:rsidR="00E20137">
        <w:rPr>
          <w:sz w:val="24"/>
          <w:szCs w:val="24"/>
        </w:rPr>
        <w:t xml:space="preserve">in </w:t>
      </w:r>
      <w:r w:rsidR="009F17D7">
        <w:rPr>
          <w:sz w:val="24"/>
          <w:szCs w:val="24"/>
        </w:rPr>
        <w:t xml:space="preserve">the Lower Rogue River in </w:t>
      </w:r>
      <w:r w:rsidR="00E20137">
        <w:rPr>
          <w:sz w:val="24"/>
          <w:szCs w:val="24"/>
        </w:rPr>
        <w:t xml:space="preserve">2020 using three approaches (i.e. </w:t>
      </w:r>
      <w:r w:rsidR="00D93ACA" w:rsidRPr="00D93ACA">
        <w:rPr>
          <w:sz w:val="24"/>
          <w:szCs w:val="24"/>
        </w:rPr>
        <w:t>volunteer anglers, creel surveys and seining</w:t>
      </w:r>
      <w:r w:rsidR="009F17D7">
        <w:rPr>
          <w:sz w:val="24"/>
          <w:szCs w:val="24"/>
        </w:rPr>
        <w:t>)</w:t>
      </w:r>
      <w:r w:rsidR="00DB6F4C">
        <w:rPr>
          <w:rFonts w:cstheme="minorHAnsi"/>
          <w:sz w:val="24"/>
          <w:szCs w:val="24"/>
        </w:rPr>
        <w:t>.</w:t>
      </w:r>
    </w:p>
    <w:p w14:paraId="325F2B19" w14:textId="08051994" w:rsidR="00BE16F3" w:rsidRPr="0042669D" w:rsidRDefault="00BE16F3" w:rsidP="0066193F">
      <w:pPr>
        <w:spacing w:line="240" w:lineRule="auto"/>
        <w:contextualSpacing/>
        <w:rPr>
          <w:rFonts w:cstheme="minorHAnsi"/>
          <w:sz w:val="24"/>
          <w:szCs w:val="24"/>
        </w:rPr>
      </w:pPr>
    </w:p>
    <w:p w14:paraId="46B2FEC8" w14:textId="35468CF1" w:rsidR="00BE16F3" w:rsidRPr="0042669D" w:rsidRDefault="00BE16F3" w:rsidP="0066193F">
      <w:pPr>
        <w:spacing w:line="240" w:lineRule="auto"/>
        <w:contextualSpacing/>
        <w:rPr>
          <w:rFonts w:cstheme="minorHAnsi"/>
          <w:b/>
          <w:bCs/>
          <w:sz w:val="24"/>
          <w:szCs w:val="24"/>
        </w:rPr>
      </w:pPr>
      <w:r w:rsidRPr="0042669D">
        <w:rPr>
          <w:rFonts w:cstheme="minorHAnsi"/>
          <w:b/>
          <w:bCs/>
          <w:sz w:val="24"/>
          <w:szCs w:val="24"/>
        </w:rPr>
        <w:t xml:space="preserve">Objectives </w:t>
      </w:r>
    </w:p>
    <w:p w14:paraId="1DDBE733" w14:textId="31386905" w:rsidR="00BE16F3" w:rsidRPr="0042669D" w:rsidRDefault="00BE16F3" w:rsidP="0042669D">
      <w:pPr>
        <w:pStyle w:val="ListParagraph"/>
        <w:numPr>
          <w:ilvl w:val="0"/>
          <w:numId w:val="13"/>
        </w:numPr>
        <w:rPr>
          <w:rFonts w:asciiTheme="minorHAnsi" w:hAnsiTheme="minorHAnsi" w:cstheme="minorHAnsi"/>
          <w:sz w:val="24"/>
          <w:szCs w:val="24"/>
        </w:rPr>
      </w:pPr>
      <w:r w:rsidRPr="0042669D">
        <w:rPr>
          <w:rFonts w:asciiTheme="minorHAnsi" w:hAnsiTheme="minorHAnsi" w:cstheme="minorHAnsi"/>
          <w:sz w:val="24"/>
          <w:szCs w:val="24"/>
        </w:rPr>
        <w:t xml:space="preserve">Determine the genetic composition, based on two adult run timing markers, of naturally produced Chinook salmon captured in the </w:t>
      </w:r>
      <w:r w:rsidR="00DB6F4C">
        <w:rPr>
          <w:rFonts w:asciiTheme="minorHAnsi" w:hAnsiTheme="minorHAnsi" w:cstheme="minorHAnsi"/>
          <w:sz w:val="24"/>
          <w:szCs w:val="24"/>
        </w:rPr>
        <w:t>L</w:t>
      </w:r>
      <w:r w:rsidRPr="0042669D">
        <w:rPr>
          <w:rFonts w:asciiTheme="minorHAnsi" w:hAnsiTheme="minorHAnsi" w:cstheme="minorHAnsi"/>
          <w:sz w:val="24"/>
          <w:szCs w:val="24"/>
        </w:rPr>
        <w:t xml:space="preserve">ower Rogue River </w:t>
      </w:r>
      <w:r w:rsidR="00F65A42">
        <w:rPr>
          <w:rFonts w:asciiTheme="minorHAnsi" w:hAnsiTheme="minorHAnsi" w:cstheme="minorHAnsi"/>
          <w:sz w:val="24"/>
          <w:szCs w:val="24"/>
        </w:rPr>
        <w:t>in</w:t>
      </w:r>
      <w:r w:rsidR="0042669D" w:rsidRPr="0042669D">
        <w:rPr>
          <w:rFonts w:asciiTheme="minorHAnsi" w:hAnsiTheme="minorHAnsi" w:cstheme="minorHAnsi"/>
          <w:sz w:val="24"/>
          <w:szCs w:val="24"/>
        </w:rPr>
        <w:t xml:space="preserve"> 2020.</w:t>
      </w:r>
    </w:p>
    <w:p w14:paraId="14EBB601" w14:textId="77777777" w:rsidR="00BE16F3" w:rsidRPr="0042669D" w:rsidRDefault="00BE16F3" w:rsidP="0066193F">
      <w:pPr>
        <w:pStyle w:val="ListParagraph"/>
        <w:rPr>
          <w:rFonts w:asciiTheme="minorHAnsi" w:hAnsiTheme="minorHAnsi" w:cstheme="minorHAnsi"/>
          <w:sz w:val="24"/>
          <w:szCs w:val="24"/>
        </w:rPr>
      </w:pPr>
    </w:p>
    <w:p w14:paraId="6F35C018" w14:textId="6924A632" w:rsidR="00BE16F3" w:rsidRDefault="00BE16F3" w:rsidP="00B50025">
      <w:pPr>
        <w:pStyle w:val="ListParagraph"/>
        <w:numPr>
          <w:ilvl w:val="0"/>
          <w:numId w:val="13"/>
        </w:numPr>
        <w:rPr>
          <w:rFonts w:asciiTheme="minorHAnsi" w:hAnsiTheme="minorHAnsi" w:cstheme="minorHAnsi"/>
          <w:sz w:val="24"/>
          <w:szCs w:val="24"/>
        </w:rPr>
      </w:pPr>
      <w:r w:rsidRPr="0042669D">
        <w:rPr>
          <w:rFonts w:asciiTheme="minorHAnsi" w:hAnsiTheme="minorHAnsi" w:cstheme="minorHAnsi"/>
          <w:sz w:val="24"/>
          <w:szCs w:val="24"/>
        </w:rPr>
        <w:t xml:space="preserve">Compare the </w:t>
      </w:r>
      <w:r w:rsidR="000B700A" w:rsidRPr="0042669D">
        <w:rPr>
          <w:rFonts w:asciiTheme="minorHAnsi" w:hAnsiTheme="minorHAnsi" w:cstheme="minorHAnsi"/>
          <w:sz w:val="24"/>
          <w:szCs w:val="24"/>
        </w:rPr>
        <w:t xml:space="preserve">2020 results </w:t>
      </w:r>
      <w:r w:rsidRPr="0042669D">
        <w:rPr>
          <w:rFonts w:asciiTheme="minorHAnsi" w:hAnsiTheme="minorHAnsi" w:cstheme="minorHAnsi"/>
          <w:sz w:val="24"/>
          <w:szCs w:val="24"/>
        </w:rPr>
        <w:t xml:space="preserve">to those reported for naturally produced Chinook salmon captured in the </w:t>
      </w:r>
      <w:r w:rsidR="00DB6F4C">
        <w:rPr>
          <w:rFonts w:asciiTheme="minorHAnsi" w:hAnsiTheme="minorHAnsi" w:cstheme="minorHAnsi"/>
          <w:sz w:val="24"/>
          <w:szCs w:val="24"/>
        </w:rPr>
        <w:t>L</w:t>
      </w:r>
      <w:r w:rsidRPr="0042669D">
        <w:rPr>
          <w:rFonts w:asciiTheme="minorHAnsi" w:hAnsiTheme="minorHAnsi" w:cstheme="minorHAnsi"/>
          <w:sz w:val="24"/>
          <w:szCs w:val="24"/>
        </w:rPr>
        <w:t xml:space="preserve">ower Rogue River in 2019 (O’Malley </w:t>
      </w:r>
      <w:r w:rsidRPr="0042669D">
        <w:rPr>
          <w:rFonts w:asciiTheme="minorHAnsi" w:hAnsiTheme="minorHAnsi" w:cstheme="minorHAnsi"/>
          <w:i/>
          <w:iCs/>
          <w:sz w:val="24"/>
          <w:szCs w:val="24"/>
        </w:rPr>
        <w:t>et al.</w:t>
      </w:r>
      <w:r w:rsidRPr="0042669D">
        <w:rPr>
          <w:rFonts w:asciiTheme="minorHAnsi" w:hAnsiTheme="minorHAnsi" w:cstheme="minorHAnsi"/>
          <w:sz w:val="24"/>
          <w:szCs w:val="24"/>
        </w:rPr>
        <w:t xml:space="preserve"> 2020).</w:t>
      </w:r>
    </w:p>
    <w:p w14:paraId="70FFB60D" w14:textId="77777777" w:rsidR="00B50025" w:rsidRPr="00B50025" w:rsidRDefault="00B50025" w:rsidP="00B50025">
      <w:pPr>
        <w:pStyle w:val="ListParagraph"/>
        <w:rPr>
          <w:rFonts w:asciiTheme="minorHAnsi" w:hAnsiTheme="minorHAnsi" w:cstheme="minorHAnsi"/>
          <w:sz w:val="24"/>
          <w:szCs w:val="24"/>
        </w:rPr>
      </w:pPr>
    </w:p>
    <w:p w14:paraId="3E08C1CD" w14:textId="77777777" w:rsidR="00B50025" w:rsidRPr="0042669D" w:rsidRDefault="00B50025" w:rsidP="00B50025">
      <w:pPr>
        <w:pStyle w:val="ListParagraph"/>
        <w:rPr>
          <w:rFonts w:asciiTheme="minorHAnsi" w:hAnsiTheme="minorHAnsi" w:cstheme="minorHAnsi"/>
          <w:sz w:val="24"/>
          <w:szCs w:val="24"/>
        </w:rPr>
      </w:pPr>
    </w:p>
    <w:p w14:paraId="144333F9" w14:textId="5F96AC69" w:rsidR="00882EE8" w:rsidRPr="0042669D" w:rsidRDefault="00144E70" w:rsidP="00882EE8">
      <w:pPr>
        <w:pStyle w:val="Heading1"/>
        <w:rPr>
          <w:rFonts w:asciiTheme="minorHAnsi" w:hAnsiTheme="minorHAnsi" w:cstheme="minorHAnsi"/>
        </w:rPr>
      </w:pPr>
      <w:bookmarkStart w:id="16" w:name="_Toc91781554"/>
      <w:r w:rsidRPr="0042669D">
        <w:rPr>
          <w:rFonts w:asciiTheme="minorHAnsi" w:hAnsiTheme="minorHAnsi" w:cstheme="minorHAnsi"/>
        </w:rPr>
        <w:t>METHODS</w:t>
      </w:r>
      <w:bookmarkEnd w:id="16"/>
    </w:p>
    <w:p w14:paraId="35CF35ED" w14:textId="77777777" w:rsidR="00DE3FEE" w:rsidRPr="0042669D" w:rsidRDefault="00DE3FEE" w:rsidP="00DE3FEE">
      <w:pPr>
        <w:rPr>
          <w:rFonts w:cstheme="minorHAnsi"/>
          <w:b/>
          <w:bCs/>
          <w:sz w:val="24"/>
          <w:szCs w:val="24"/>
        </w:rPr>
      </w:pPr>
      <w:commentRangeStart w:id="17"/>
      <w:r w:rsidRPr="0042669D">
        <w:rPr>
          <w:rFonts w:cstheme="minorHAnsi"/>
          <w:b/>
          <w:bCs/>
          <w:sz w:val="24"/>
          <w:szCs w:val="24"/>
        </w:rPr>
        <w:t>Sampling</w:t>
      </w:r>
      <w:commentRangeEnd w:id="17"/>
      <w:r w:rsidR="005B55F4" w:rsidRPr="0042669D">
        <w:rPr>
          <w:rStyle w:val="CommentReference"/>
          <w:rFonts w:cstheme="minorHAnsi"/>
        </w:rPr>
        <w:commentReference w:id="17"/>
      </w:r>
    </w:p>
    <w:p w14:paraId="695494D2" w14:textId="1295063B" w:rsidR="00DE3FEE" w:rsidRPr="00DE3FEE" w:rsidRDefault="00DE3FEE" w:rsidP="00DE3FEE">
      <w:pPr>
        <w:rPr>
          <w:sz w:val="24"/>
          <w:szCs w:val="24"/>
        </w:rPr>
      </w:pPr>
      <w:r w:rsidRPr="00DE3FEE">
        <w:rPr>
          <w:sz w:val="24"/>
          <w:szCs w:val="24"/>
        </w:rPr>
        <w:t>Fin clips or operculum punches were taken from</w:t>
      </w:r>
      <w:r w:rsidR="003A13FF">
        <w:rPr>
          <w:sz w:val="24"/>
          <w:szCs w:val="24"/>
        </w:rPr>
        <w:t xml:space="preserve"> unmarked, presumed </w:t>
      </w:r>
      <w:r w:rsidRPr="00DE3FEE">
        <w:rPr>
          <w:sz w:val="24"/>
          <w:szCs w:val="24"/>
        </w:rPr>
        <w:t>natural</w:t>
      </w:r>
      <w:r w:rsidR="0059643F">
        <w:rPr>
          <w:sz w:val="24"/>
          <w:szCs w:val="24"/>
        </w:rPr>
        <w:t xml:space="preserve">ly produced </w:t>
      </w:r>
      <w:r w:rsidRPr="00DE3FEE">
        <w:rPr>
          <w:sz w:val="24"/>
          <w:szCs w:val="24"/>
        </w:rPr>
        <w:t xml:space="preserve">Chinook salmon sampled in the lower Rogue </w:t>
      </w:r>
      <w:r>
        <w:rPr>
          <w:sz w:val="24"/>
          <w:szCs w:val="24"/>
        </w:rPr>
        <w:t xml:space="preserve">River </w:t>
      </w:r>
      <w:r w:rsidRPr="00DE3FEE">
        <w:rPr>
          <w:sz w:val="24"/>
          <w:szCs w:val="24"/>
        </w:rPr>
        <w:t xml:space="preserve">by </w:t>
      </w:r>
      <w:r w:rsidR="00F14330">
        <w:rPr>
          <w:sz w:val="24"/>
          <w:szCs w:val="24"/>
        </w:rPr>
        <w:t xml:space="preserve">volunteer anglers, creel surveys and </w:t>
      </w:r>
      <w:r w:rsidRPr="00DE3FEE">
        <w:rPr>
          <w:sz w:val="24"/>
          <w:szCs w:val="24"/>
        </w:rPr>
        <w:t>seining from April 5</w:t>
      </w:r>
      <w:r w:rsidRPr="00DE3FEE">
        <w:rPr>
          <w:sz w:val="24"/>
          <w:szCs w:val="24"/>
          <w:vertAlign w:val="superscript"/>
        </w:rPr>
        <w:t>th</w:t>
      </w:r>
      <w:r>
        <w:rPr>
          <w:sz w:val="24"/>
          <w:szCs w:val="24"/>
        </w:rPr>
        <w:t xml:space="preserve"> </w:t>
      </w:r>
      <w:r w:rsidRPr="00DE3FEE">
        <w:rPr>
          <w:sz w:val="24"/>
          <w:szCs w:val="24"/>
        </w:rPr>
        <w:t>to September 30</w:t>
      </w:r>
      <w:r w:rsidRPr="00DE3FEE">
        <w:rPr>
          <w:sz w:val="24"/>
          <w:szCs w:val="24"/>
          <w:vertAlign w:val="superscript"/>
        </w:rPr>
        <w:t>th</w:t>
      </w:r>
      <w:r w:rsidRPr="00DE3FEE">
        <w:rPr>
          <w:sz w:val="24"/>
          <w:szCs w:val="24"/>
        </w:rPr>
        <w:t xml:space="preserve">, 2020. Sample locations ranged from the Bay upstream to </w:t>
      </w:r>
      <w:proofErr w:type="spellStart"/>
      <w:r w:rsidRPr="00DE3FEE">
        <w:rPr>
          <w:sz w:val="24"/>
          <w:szCs w:val="24"/>
        </w:rPr>
        <w:t>Quosatana</w:t>
      </w:r>
      <w:proofErr w:type="spellEnd"/>
      <w:r w:rsidRPr="00DE3FEE">
        <w:rPr>
          <w:sz w:val="24"/>
          <w:szCs w:val="24"/>
        </w:rPr>
        <w:t xml:space="preserve"> Creek (</w:t>
      </w:r>
      <w:r>
        <w:rPr>
          <w:sz w:val="24"/>
          <w:szCs w:val="24"/>
        </w:rPr>
        <w:t>F</w:t>
      </w:r>
      <w:r w:rsidRPr="00DE3FEE">
        <w:rPr>
          <w:sz w:val="24"/>
          <w:szCs w:val="24"/>
        </w:rPr>
        <w:t>igure 1).</w:t>
      </w:r>
      <w:r w:rsidR="00414E99">
        <w:rPr>
          <w:sz w:val="24"/>
          <w:szCs w:val="24"/>
        </w:rPr>
        <w:t xml:space="preserve"> </w:t>
      </w:r>
    </w:p>
    <w:p w14:paraId="6CDE2051" w14:textId="49E00940" w:rsidR="00DE3FEE" w:rsidRPr="00DE3FEE" w:rsidRDefault="00DE3FEE" w:rsidP="00DE3FEE">
      <w:pPr>
        <w:rPr>
          <w:sz w:val="24"/>
          <w:szCs w:val="24"/>
        </w:rPr>
      </w:pPr>
      <w:r>
        <w:rPr>
          <w:noProof/>
        </w:rPr>
        <w:lastRenderedPageBreak/>
        <w:drawing>
          <wp:inline distT="0" distB="0" distL="0" distR="0" wp14:anchorId="32CFB052" wp14:editId="670548E4">
            <wp:extent cx="5023374" cy="3462291"/>
            <wp:effectExtent l="0" t="0" r="6350" b="5080"/>
            <wp:docPr id="2" name="Picture 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Map&#10;&#10;Description automatically generated"/>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25239" cy="3463576"/>
                    </a:xfrm>
                    <a:prstGeom prst="rect">
                      <a:avLst/>
                    </a:prstGeom>
                  </pic:spPr>
                </pic:pic>
              </a:graphicData>
            </a:graphic>
          </wp:inline>
        </w:drawing>
      </w:r>
    </w:p>
    <w:p w14:paraId="03918B11" w14:textId="758E67B9" w:rsidR="00DE3FEE" w:rsidRPr="00DE3FEE" w:rsidRDefault="00DE3FEE" w:rsidP="00DE3FEE">
      <w:pPr>
        <w:rPr>
          <w:sz w:val="24"/>
          <w:szCs w:val="24"/>
        </w:rPr>
      </w:pPr>
      <w:r w:rsidRPr="00E8127C">
        <w:rPr>
          <w:b/>
          <w:bCs/>
          <w:sz w:val="24"/>
          <w:szCs w:val="24"/>
        </w:rPr>
        <w:t>Figure 1.</w:t>
      </w:r>
      <w:r w:rsidRPr="00DE3FEE">
        <w:rPr>
          <w:sz w:val="24"/>
          <w:szCs w:val="24"/>
        </w:rPr>
        <w:t xml:space="preserve"> </w:t>
      </w:r>
      <w:r w:rsidR="00707505">
        <w:rPr>
          <w:sz w:val="24"/>
          <w:szCs w:val="24"/>
        </w:rPr>
        <w:t xml:space="preserve">Map of the sample locations in </w:t>
      </w:r>
      <w:r w:rsidRPr="00DE3FEE">
        <w:rPr>
          <w:sz w:val="24"/>
          <w:szCs w:val="24"/>
        </w:rPr>
        <w:t>the lower Rogue River</w:t>
      </w:r>
      <w:r w:rsidR="00707505">
        <w:rPr>
          <w:sz w:val="24"/>
          <w:szCs w:val="24"/>
        </w:rPr>
        <w:t xml:space="preserve">, Oregon. Samples were not collected at </w:t>
      </w:r>
      <w:r w:rsidR="00097907">
        <w:rPr>
          <w:sz w:val="24"/>
          <w:szCs w:val="24"/>
        </w:rPr>
        <w:t xml:space="preserve">Canfield, Jim Hunt, Orchard Bar or </w:t>
      </w:r>
      <w:proofErr w:type="spellStart"/>
      <w:r w:rsidR="00707505">
        <w:rPr>
          <w:sz w:val="24"/>
          <w:szCs w:val="24"/>
        </w:rPr>
        <w:t>Agness</w:t>
      </w:r>
      <w:proofErr w:type="spellEnd"/>
      <w:r w:rsidR="00707505">
        <w:rPr>
          <w:sz w:val="24"/>
          <w:szCs w:val="24"/>
        </w:rPr>
        <w:t xml:space="preserve"> in 2020.</w:t>
      </w:r>
    </w:p>
    <w:p w14:paraId="0190CD91" w14:textId="77777777" w:rsidR="00DE3FEE" w:rsidRPr="00DE3FEE" w:rsidRDefault="00DE3FEE" w:rsidP="007D64D4">
      <w:pPr>
        <w:spacing w:line="240" w:lineRule="auto"/>
        <w:contextualSpacing/>
        <w:rPr>
          <w:sz w:val="24"/>
          <w:szCs w:val="24"/>
        </w:rPr>
      </w:pPr>
    </w:p>
    <w:p w14:paraId="79BF439E" w14:textId="535FA4A3" w:rsidR="007D64D4" w:rsidRPr="007D64D4" w:rsidRDefault="00DE3FEE" w:rsidP="007D64D4">
      <w:pPr>
        <w:spacing w:line="240" w:lineRule="auto"/>
        <w:contextualSpacing/>
        <w:rPr>
          <w:rFonts w:cstheme="minorHAnsi"/>
          <w:sz w:val="24"/>
          <w:szCs w:val="24"/>
        </w:rPr>
      </w:pPr>
      <w:r w:rsidRPr="00DE3FEE">
        <w:rPr>
          <w:sz w:val="24"/>
          <w:szCs w:val="24"/>
        </w:rPr>
        <w:t xml:space="preserve">Volunteer anglers were asked to take tissue samples from any </w:t>
      </w:r>
      <w:r w:rsidR="003A13FF">
        <w:rPr>
          <w:sz w:val="24"/>
          <w:szCs w:val="24"/>
        </w:rPr>
        <w:t>unmarked, presumed natural</w:t>
      </w:r>
      <w:r w:rsidR="0059643F">
        <w:rPr>
          <w:sz w:val="24"/>
          <w:szCs w:val="24"/>
        </w:rPr>
        <w:t>ly produced</w:t>
      </w:r>
      <w:r w:rsidR="003A13FF">
        <w:rPr>
          <w:sz w:val="24"/>
          <w:szCs w:val="24"/>
        </w:rPr>
        <w:t xml:space="preserve"> </w:t>
      </w:r>
      <w:r w:rsidRPr="00DE3FEE">
        <w:rPr>
          <w:sz w:val="24"/>
          <w:szCs w:val="24"/>
        </w:rPr>
        <w:t xml:space="preserve">Chinook salmon. Volunteer anglers were issued sampling kits containing written instructions, </w:t>
      </w:r>
      <w:r w:rsidRPr="007D64D4">
        <w:rPr>
          <w:rFonts w:cstheme="minorHAnsi"/>
          <w:sz w:val="24"/>
          <w:szCs w:val="24"/>
        </w:rPr>
        <w:t xml:space="preserve">individually labeled vials containing ethanol, and a paper hole punch for extracting caudal fin tissue. Additionally, the kits contained the following instructions: </w:t>
      </w:r>
    </w:p>
    <w:p w14:paraId="66228E1B" w14:textId="77777777" w:rsidR="007D64D4" w:rsidRPr="007D64D4" w:rsidRDefault="00DE3FEE" w:rsidP="007D64D4">
      <w:pPr>
        <w:pStyle w:val="ListParagraph"/>
        <w:numPr>
          <w:ilvl w:val="0"/>
          <w:numId w:val="10"/>
        </w:numPr>
        <w:rPr>
          <w:rFonts w:asciiTheme="minorHAnsi" w:hAnsiTheme="minorHAnsi" w:cstheme="minorHAnsi"/>
          <w:sz w:val="24"/>
          <w:szCs w:val="24"/>
        </w:rPr>
      </w:pPr>
      <w:r w:rsidRPr="007D64D4">
        <w:rPr>
          <w:rFonts w:asciiTheme="minorHAnsi" w:hAnsiTheme="minorHAnsi" w:cstheme="minorHAnsi"/>
          <w:sz w:val="24"/>
          <w:szCs w:val="24"/>
        </w:rPr>
        <w:t xml:space="preserve">Minimize handling (keep in net on side of boat in/very close to the water surface) </w:t>
      </w:r>
    </w:p>
    <w:p w14:paraId="56974DA6" w14:textId="77777777" w:rsidR="007D64D4" w:rsidRPr="007D64D4" w:rsidRDefault="00DE3FEE" w:rsidP="007D64D4">
      <w:pPr>
        <w:pStyle w:val="ListParagraph"/>
        <w:numPr>
          <w:ilvl w:val="0"/>
          <w:numId w:val="10"/>
        </w:numPr>
        <w:rPr>
          <w:rFonts w:asciiTheme="minorHAnsi" w:hAnsiTheme="minorHAnsi" w:cstheme="minorHAnsi"/>
          <w:sz w:val="24"/>
          <w:szCs w:val="24"/>
        </w:rPr>
      </w:pPr>
      <w:r w:rsidRPr="007D64D4">
        <w:rPr>
          <w:rFonts w:asciiTheme="minorHAnsi" w:hAnsiTheme="minorHAnsi" w:cstheme="minorHAnsi"/>
          <w:sz w:val="24"/>
          <w:szCs w:val="24"/>
        </w:rPr>
        <w:t xml:space="preserve">Work with a partner (one person holds fish, other holds net and collects sample) </w:t>
      </w:r>
    </w:p>
    <w:p w14:paraId="71A64086" w14:textId="77777777" w:rsidR="007D64D4" w:rsidRPr="007D64D4" w:rsidRDefault="00DE3FEE" w:rsidP="007D64D4">
      <w:pPr>
        <w:pStyle w:val="ListParagraph"/>
        <w:numPr>
          <w:ilvl w:val="0"/>
          <w:numId w:val="10"/>
        </w:numPr>
        <w:rPr>
          <w:rFonts w:asciiTheme="minorHAnsi" w:hAnsiTheme="minorHAnsi" w:cstheme="minorHAnsi"/>
          <w:sz w:val="24"/>
          <w:szCs w:val="24"/>
        </w:rPr>
      </w:pPr>
      <w:r w:rsidRPr="007D64D4">
        <w:rPr>
          <w:rFonts w:asciiTheme="minorHAnsi" w:hAnsiTheme="minorHAnsi" w:cstheme="minorHAnsi"/>
          <w:sz w:val="24"/>
          <w:szCs w:val="24"/>
        </w:rPr>
        <w:t xml:space="preserve">Use paper hole punch to extract fin tissue sample from caudal fin (Imagine the tail fin is a piece of paper) </w:t>
      </w:r>
    </w:p>
    <w:p w14:paraId="5035F611" w14:textId="77777777" w:rsidR="007D64D4" w:rsidRPr="007D64D4" w:rsidRDefault="00DE3FEE" w:rsidP="007D64D4">
      <w:pPr>
        <w:pStyle w:val="ListParagraph"/>
        <w:numPr>
          <w:ilvl w:val="0"/>
          <w:numId w:val="10"/>
        </w:numPr>
        <w:rPr>
          <w:rFonts w:asciiTheme="minorHAnsi" w:hAnsiTheme="minorHAnsi" w:cstheme="minorHAnsi"/>
          <w:sz w:val="24"/>
          <w:szCs w:val="24"/>
        </w:rPr>
      </w:pPr>
      <w:r w:rsidRPr="007D64D4">
        <w:rPr>
          <w:rFonts w:asciiTheme="minorHAnsi" w:hAnsiTheme="minorHAnsi" w:cstheme="minorHAnsi"/>
          <w:sz w:val="24"/>
          <w:szCs w:val="24"/>
        </w:rPr>
        <w:t xml:space="preserve">Gently release fish back into river </w:t>
      </w:r>
    </w:p>
    <w:p w14:paraId="16DFE2EE" w14:textId="77777777" w:rsidR="007D64D4" w:rsidRPr="007D64D4" w:rsidRDefault="007D64D4" w:rsidP="007D64D4">
      <w:pPr>
        <w:pStyle w:val="ListParagraph"/>
        <w:numPr>
          <w:ilvl w:val="0"/>
          <w:numId w:val="10"/>
        </w:numPr>
        <w:rPr>
          <w:rFonts w:asciiTheme="minorHAnsi" w:hAnsiTheme="minorHAnsi" w:cstheme="minorHAnsi"/>
          <w:sz w:val="24"/>
          <w:szCs w:val="24"/>
        </w:rPr>
      </w:pPr>
      <w:r w:rsidRPr="007D64D4">
        <w:rPr>
          <w:rFonts w:asciiTheme="minorHAnsi" w:hAnsiTheme="minorHAnsi" w:cstheme="minorHAnsi"/>
          <w:sz w:val="24"/>
          <w:szCs w:val="24"/>
        </w:rPr>
        <w:t>V</w:t>
      </w:r>
      <w:r w:rsidR="00DE3FEE" w:rsidRPr="007D64D4">
        <w:rPr>
          <w:rFonts w:asciiTheme="minorHAnsi" w:hAnsiTheme="minorHAnsi" w:cstheme="minorHAnsi"/>
          <w:sz w:val="24"/>
          <w:szCs w:val="24"/>
        </w:rPr>
        <w:t xml:space="preserve">ery carefully remove tissue sample from the hole punch’s “chip guard” and place into sample vial. Be sure that sample is completely immersed in the liquid and close the cap snugly. </w:t>
      </w:r>
    </w:p>
    <w:p w14:paraId="3A1525FB" w14:textId="77777777" w:rsidR="007D64D4" w:rsidRPr="007D64D4" w:rsidRDefault="00DE3FEE" w:rsidP="007D64D4">
      <w:pPr>
        <w:pStyle w:val="ListParagraph"/>
        <w:numPr>
          <w:ilvl w:val="0"/>
          <w:numId w:val="10"/>
        </w:numPr>
        <w:rPr>
          <w:rFonts w:asciiTheme="minorHAnsi" w:hAnsiTheme="minorHAnsi" w:cstheme="minorHAnsi"/>
          <w:sz w:val="24"/>
          <w:szCs w:val="24"/>
        </w:rPr>
      </w:pPr>
      <w:r w:rsidRPr="007D64D4">
        <w:rPr>
          <w:rFonts w:asciiTheme="minorHAnsi" w:hAnsiTheme="minorHAnsi" w:cstheme="minorHAnsi"/>
          <w:sz w:val="24"/>
          <w:szCs w:val="24"/>
        </w:rPr>
        <w:t xml:space="preserve">Place vial into resealable bag. With a sharpie, record date, angler (collector), and location on bag’s exterior. </w:t>
      </w:r>
    </w:p>
    <w:p w14:paraId="05626255" w14:textId="77777777" w:rsidR="007D64D4" w:rsidRPr="007D64D4" w:rsidRDefault="00DE3FEE" w:rsidP="007D64D4">
      <w:pPr>
        <w:pStyle w:val="ListParagraph"/>
        <w:numPr>
          <w:ilvl w:val="0"/>
          <w:numId w:val="10"/>
        </w:numPr>
        <w:rPr>
          <w:rFonts w:asciiTheme="minorHAnsi" w:hAnsiTheme="minorHAnsi" w:cstheme="minorHAnsi"/>
          <w:sz w:val="24"/>
          <w:szCs w:val="24"/>
        </w:rPr>
      </w:pPr>
      <w:r w:rsidRPr="007D64D4">
        <w:rPr>
          <w:rFonts w:asciiTheme="minorHAnsi" w:hAnsiTheme="minorHAnsi" w:cstheme="minorHAnsi"/>
          <w:sz w:val="24"/>
          <w:szCs w:val="24"/>
        </w:rPr>
        <w:t xml:space="preserve">Rinse the hole punch in clean water </w:t>
      </w:r>
    </w:p>
    <w:p w14:paraId="125815EC" w14:textId="77777777" w:rsidR="007D64D4" w:rsidRPr="007D64D4" w:rsidRDefault="00DE3FEE" w:rsidP="007D64D4">
      <w:pPr>
        <w:pStyle w:val="ListParagraph"/>
        <w:numPr>
          <w:ilvl w:val="0"/>
          <w:numId w:val="10"/>
        </w:numPr>
        <w:rPr>
          <w:rFonts w:asciiTheme="minorHAnsi" w:hAnsiTheme="minorHAnsi" w:cstheme="minorHAnsi"/>
          <w:sz w:val="24"/>
          <w:szCs w:val="24"/>
        </w:rPr>
      </w:pPr>
      <w:r w:rsidRPr="007D64D4">
        <w:rPr>
          <w:rFonts w:asciiTheme="minorHAnsi" w:hAnsiTheme="minorHAnsi" w:cstheme="minorHAnsi"/>
          <w:sz w:val="24"/>
          <w:szCs w:val="24"/>
        </w:rPr>
        <w:t xml:space="preserve">Store sample in safe place away from heat for the duration of the fishing trip </w:t>
      </w:r>
    </w:p>
    <w:p w14:paraId="774DD383" w14:textId="77777777" w:rsidR="0033274A" w:rsidRDefault="00DE3FEE" w:rsidP="007D64D4">
      <w:pPr>
        <w:pStyle w:val="ListParagraph"/>
        <w:numPr>
          <w:ilvl w:val="0"/>
          <w:numId w:val="10"/>
        </w:numPr>
        <w:rPr>
          <w:rFonts w:asciiTheme="minorHAnsi" w:hAnsiTheme="minorHAnsi" w:cstheme="minorHAnsi"/>
          <w:sz w:val="24"/>
          <w:szCs w:val="24"/>
        </w:rPr>
      </w:pPr>
      <w:r w:rsidRPr="007D64D4">
        <w:rPr>
          <w:rFonts w:asciiTheme="minorHAnsi" w:hAnsiTheme="minorHAnsi" w:cstheme="minorHAnsi"/>
          <w:sz w:val="24"/>
          <w:szCs w:val="24"/>
        </w:rPr>
        <w:t xml:space="preserve">Drop samples off with Gold Beach ODFW staff directly or at one of the five drop boxes* and then notify ODFW </w:t>
      </w:r>
    </w:p>
    <w:p w14:paraId="6854B2D1" w14:textId="2A3331AC" w:rsidR="00DE3FEE" w:rsidRPr="0033274A" w:rsidRDefault="00DE3FEE" w:rsidP="0033274A">
      <w:pPr>
        <w:ind w:left="360"/>
        <w:rPr>
          <w:rFonts w:cstheme="minorHAnsi"/>
          <w:sz w:val="24"/>
          <w:szCs w:val="24"/>
        </w:rPr>
      </w:pPr>
      <w:r w:rsidRPr="0033274A">
        <w:rPr>
          <w:rFonts w:cstheme="minorHAnsi"/>
          <w:sz w:val="24"/>
          <w:szCs w:val="24"/>
        </w:rPr>
        <w:lastRenderedPageBreak/>
        <w:t>*Drop boxes were located at Rogue Outdoor Store, ODFW Gold Beach office, Mill Site,</w:t>
      </w:r>
      <w:r w:rsidR="0033274A">
        <w:rPr>
          <w:rFonts w:cstheme="minorHAnsi"/>
          <w:sz w:val="24"/>
          <w:szCs w:val="24"/>
        </w:rPr>
        <w:t xml:space="preserve"> L</w:t>
      </w:r>
      <w:r w:rsidRPr="0033274A">
        <w:rPr>
          <w:rFonts w:cstheme="minorHAnsi"/>
          <w:sz w:val="24"/>
          <w:szCs w:val="24"/>
        </w:rPr>
        <w:t xml:space="preserve">obster Creek Campground, and </w:t>
      </w:r>
      <w:proofErr w:type="spellStart"/>
      <w:r w:rsidRPr="0033274A">
        <w:rPr>
          <w:rFonts w:cstheme="minorHAnsi"/>
          <w:sz w:val="24"/>
          <w:szCs w:val="24"/>
        </w:rPr>
        <w:t>Quosatana</w:t>
      </w:r>
      <w:proofErr w:type="spellEnd"/>
      <w:r w:rsidRPr="0033274A">
        <w:rPr>
          <w:rFonts w:cstheme="minorHAnsi"/>
          <w:sz w:val="24"/>
          <w:szCs w:val="24"/>
        </w:rPr>
        <w:t xml:space="preserve"> Creek Campgrounds. </w:t>
      </w:r>
    </w:p>
    <w:p w14:paraId="145CF144" w14:textId="77777777" w:rsidR="00DE3FEE" w:rsidRPr="007D64D4" w:rsidRDefault="00DE3FEE" w:rsidP="007D64D4">
      <w:pPr>
        <w:spacing w:line="240" w:lineRule="auto"/>
        <w:contextualSpacing/>
        <w:rPr>
          <w:rFonts w:cstheme="minorHAnsi"/>
          <w:sz w:val="24"/>
          <w:szCs w:val="24"/>
        </w:rPr>
      </w:pPr>
    </w:p>
    <w:p w14:paraId="44B7E5A3" w14:textId="3C06FF79" w:rsidR="00DE3FEE" w:rsidRDefault="00DE3FEE" w:rsidP="007D64D4">
      <w:pPr>
        <w:spacing w:line="240" w:lineRule="auto"/>
        <w:contextualSpacing/>
        <w:rPr>
          <w:rFonts w:cstheme="minorHAnsi"/>
          <w:sz w:val="24"/>
          <w:szCs w:val="24"/>
        </w:rPr>
      </w:pPr>
      <w:r w:rsidRPr="007D64D4">
        <w:rPr>
          <w:rFonts w:cstheme="minorHAnsi"/>
          <w:sz w:val="24"/>
          <w:szCs w:val="24"/>
        </w:rPr>
        <w:t>The Drop boxes were setup prior to March 1. ODFW staff collected samples from the boxes daily, or, at a minimum, weekly during the study period. The returned sample vials were organized chronologically and stored at the Gold Beach ODFW office for the duration of the project. All samples were stored at room temperature away from sunlight. The ethanol in each vial was replaced one week after samples were collected. At that time, each vial was labeled externally with a sample-ID number. Additionally, a small piece of Rite-in-the-Rain paper with the sample-ID number recorded with pencil was placed inside the vial with the tissue sample. Data records for each sample were entered into an Excel spreadsheet and included sample-ID number, collection date, collection area, collector, and collection method. All volunteer angler-caught individuals were sampled from April 5</w:t>
      </w:r>
      <w:r w:rsidRPr="0033274A">
        <w:rPr>
          <w:rFonts w:cstheme="minorHAnsi"/>
          <w:sz w:val="24"/>
          <w:szCs w:val="24"/>
          <w:vertAlign w:val="superscript"/>
        </w:rPr>
        <w:t>th</w:t>
      </w:r>
      <w:r w:rsidR="0033274A">
        <w:rPr>
          <w:rFonts w:cstheme="minorHAnsi"/>
          <w:sz w:val="24"/>
          <w:szCs w:val="24"/>
        </w:rPr>
        <w:t xml:space="preserve"> </w:t>
      </w:r>
      <w:r w:rsidRPr="007D64D4">
        <w:rPr>
          <w:rFonts w:cstheme="minorHAnsi"/>
          <w:sz w:val="24"/>
          <w:szCs w:val="24"/>
        </w:rPr>
        <w:t>to June 20</w:t>
      </w:r>
      <w:r w:rsidRPr="0033274A">
        <w:rPr>
          <w:rFonts w:cstheme="minorHAnsi"/>
          <w:sz w:val="24"/>
          <w:szCs w:val="24"/>
          <w:vertAlign w:val="superscript"/>
        </w:rPr>
        <w:t>th</w:t>
      </w:r>
      <w:r w:rsidRPr="007D64D4">
        <w:rPr>
          <w:rFonts w:cstheme="minorHAnsi"/>
          <w:sz w:val="24"/>
          <w:szCs w:val="24"/>
        </w:rPr>
        <w:t>.</w:t>
      </w:r>
    </w:p>
    <w:p w14:paraId="73839294" w14:textId="77777777" w:rsidR="00B81E92" w:rsidRPr="007D64D4" w:rsidRDefault="00B81E92" w:rsidP="007D64D4">
      <w:pPr>
        <w:spacing w:line="240" w:lineRule="auto"/>
        <w:contextualSpacing/>
        <w:rPr>
          <w:rFonts w:cstheme="minorHAnsi"/>
          <w:sz w:val="24"/>
          <w:szCs w:val="24"/>
        </w:rPr>
      </w:pPr>
    </w:p>
    <w:p w14:paraId="5DF182D8" w14:textId="2884D66D" w:rsidR="00DE3FEE" w:rsidRDefault="00DE3FEE" w:rsidP="007D64D4">
      <w:pPr>
        <w:spacing w:line="240" w:lineRule="auto"/>
        <w:contextualSpacing/>
        <w:rPr>
          <w:ins w:id="18" w:author="David Dayan" w:date="2021-12-17T13:24:00Z"/>
          <w:rFonts w:cstheme="minorHAnsi"/>
          <w:sz w:val="24"/>
          <w:szCs w:val="24"/>
        </w:rPr>
      </w:pPr>
      <w:r w:rsidRPr="007D64D4">
        <w:rPr>
          <w:rFonts w:cstheme="minorHAnsi"/>
          <w:sz w:val="24"/>
          <w:szCs w:val="24"/>
        </w:rPr>
        <w:t>Creel survey samples were taken from the fish cleaning station at the Port of Gold Beach and all samples were reported to have been captured in the bay from July 8</w:t>
      </w:r>
      <w:r w:rsidRPr="0033274A">
        <w:rPr>
          <w:rFonts w:cstheme="minorHAnsi"/>
          <w:sz w:val="24"/>
          <w:szCs w:val="24"/>
          <w:vertAlign w:val="superscript"/>
        </w:rPr>
        <w:t>th</w:t>
      </w:r>
      <w:r w:rsidR="0033274A">
        <w:rPr>
          <w:rFonts w:cstheme="minorHAnsi"/>
          <w:sz w:val="24"/>
          <w:szCs w:val="24"/>
        </w:rPr>
        <w:t xml:space="preserve"> </w:t>
      </w:r>
      <w:r w:rsidRPr="007D64D4">
        <w:rPr>
          <w:rFonts w:cstheme="minorHAnsi"/>
          <w:sz w:val="24"/>
          <w:szCs w:val="24"/>
        </w:rPr>
        <w:t>to July 19</w:t>
      </w:r>
      <w:r w:rsidRPr="0033274A">
        <w:rPr>
          <w:rFonts w:cstheme="minorHAnsi"/>
          <w:sz w:val="24"/>
          <w:szCs w:val="24"/>
          <w:vertAlign w:val="superscript"/>
        </w:rPr>
        <w:t>th</w:t>
      </w:r>
      <w:r w:rsidR="0033274A">
        <w:rPr>
          <w:rFonts w:cstheme="minorHAnsi"/>
          <w:sz w:val="24"/>
          <w:szCs w:val="24"/>
        </w:rPr>
        <w:t>.</w:t>
      </w:r>
      <w:r w:rsidRPr="007D64D4">
        <w:rPr>
          <w:rFonts w:cstheme="minorHAnsi"/>
          <w:sz w:val="24"/>
          <w:szCs w:val="24"/>
        </w:rPr>
        <w:t xml:space="preserve"> Seined individuals were sampled by ODFW staff at Huntley Park from July 21</w:t>
      </w:r>
      <w:r w:rsidRPr="0033274A">
        <w:rPr>
          <w:rFonts w:cstheme="minorHAnsi"/>
          <w:sz w:val="24"/>
          <w:szCs w:val="24"/>
          <w:vertAlign w:val="superscript"/>
        </w:rPr>
        <w:t>st</w:t>
      </w:r>
      <w:r w:rsidR="0033274A">
        <w:rPr>
          <w:rFonts w:cstheme="minorHAnsi"/>
          <w:sz w:val="24"/>
          <w:szCs w:val="24"/>
        </w:rPr>
        <w:t xml:space="preserve"> </w:t>
      </w:r>
      <w:r w:rsidRPr="007D64D4">
        <w:rPr>
          <w:rFonts w:cstheme="minorHAnsi"/>
          <w:sz w:val="24"/>
          <w:szCs w:val="24"/>
        </w:rPr>
        <w:t>to September 30</w:t>
      </w:r>
      <w:r w:rsidRPr="0033274A">
        <w:rPr>
          <w:rFonts w:cstheme="minorHAnsi"/>
          <w:sz w:val="24"/>
          <w:szCs w:val="24"/>
          <w:vertAlign w:val="superscript"/>
        </w:rPr>
        <w:t>th</w:t>
      </w:r>
      <w:r w:rsidRPr="007D64D4">
        <w:rPr>
          <w:rFonts w:cstheme="minorHAnsi"/>
          <w:sz w:val="24"/>
          <w:szCs w:val="24"/>
        </w:rPr>
        <w:t xml:space="preserve">. </w:t>
      </w:r>
    </w:p>
    <w:p w14:paraId="0B22E81F" w14:textId="552F9C8A" w:rsidR="0048366E" w:rsidRDefault="0048366E" w:rsidP="007D64D4">
      <w:pPr>
        <w:spacing w:line="240" w:lineRule="auto"/>
        <w:contextualSpacing/>
        <w:rPr>
          <w:ins w:id="19" w:author="David Dayan" w:date="2021-12-17T13:24:00Z"/>
          <w:rFonts w:cstheme="minorHAnsi"/>
          <w:sz w:val="24"/>
          <w:szCs w:val="24"/>
        </w:rPr>
      </w:pPr>
    </w:p>
    <w:p w14:paraId="1E954B94" w14:textId="4E6E554C" w:rsidR="0048366E" w:rsidRDefault="0048366E" w:rsidP="007D64D4">
      <w:pPr>
        <w:spacing w:line="240" w:lineRule="auto"/>
        <w:contextualSpacing/>
        <w:rPr>
          <w:rFonts w:cstheme="minorHAnsi"/>
          <w:b/>
          <w:bCs/>
          <w:sz w:val="24"/>
          <w:szCs w:val="24"/>
        </w:rPr>
      </w:pPr>
      <w:commentRangeStart w:id="20"/>
      <w:r>
        <w:rPr>
          <w:rFonts w:cstheme="minorHAnsi"/>
          <w:b/>
          <w:bCs/>
          <w:sz w:val="24"/>
          <w:szCs w:val="24"/>
        </w:rPr>
        <w:t>Environmental Data</w:t>
      </w:r>
    </w:p>
    <w:p w14:paraId="79CB1C0C" w14:textId="7FFFF796" w:rsidR="0048366E" w:rsidRDefault="0048366E" w:rsidP="007D64D4">
      <w:pPr>
        <w:spacing w:line="240" w:lineRule="auto"/>
        <w:contextualSpacing/>
        <w:rPr>
          <w:rFonts w:cstheme="minorHAnsi"/>
          <w:i/>
          <w:iCs/>
          <w:sz w:val="24"/>
          <w:szCs w:val="24"/>
        </w:rPr>
      </w:pPr>
    </w:p>
    <w:p w14:paraId="19CA1FD1" w14:textId="59F6B3A3" w:rsidR="0048366E" w:rsidRPr="0048366E" w:rsidRDefault="006B37E7" w:rsidP="007D64D4">
      <w:pPr>
        <w:spacing w:line="240" w:lineRule="auto"/>
        <w:contextualSpacing/>
        <w:rPr>
          <w:rFonts w:cstheme="minorHAnsi"/>
          <w:sz w:val="24"/>
          <w:szCs w:val="24"/>
        </w:rPr>
      </w:pPr>
      <w:r>
        <w:rPr>
          <w:rFonts w:cstheme="minorHAnsi"/>
          <w:sz w:val="24"/>
          <w:szCs w:val="24"/>
        </w:rPr>
        <w:t xml:space="preserve">Rogue River </w:t>
      </w:r>
      <w:r w:rsidR="003A13FF">
        <w:rPr>
          <w:rFonts w:cstheme="minorHAnsi"/>
          <w:sz w:val="24"/>
          <w:szCs w:val="24"/>
        </w:rPr>
        <w:t>d</w:t>
      </w:r>
      <w:r w:rsidR="0048366E">
        <w:rPr>
          <w:rFonts w:cstheme="minorHAnsi"/>
          <w:sz w:val="24"/>
          <w:szCs w:val="24"/>
        </w:rPr>
        <w:t xml:space="preserve">ischarge and temperature data </w:t>
      </w:r>
      <w:r>
        <w:rPr>
          <w:rFonts w:cstheme="minorHAnsi"/>
          <w:sz w:val="24"/>
          <w:szCs w:val="24"/>
        </w:rPr>
        <w:t xml:space="preserve">were collected </w:t>
      </w:r>
      <w:r w:rsidR="0048366E">
        <w:rPr>
          <w:rFonts w:cstheme="minorHAnsi"/>
          <w:sz w:val="24"/>
          <w:szCs w:val="24"/>
        </w:rPr>
        <w:t>from the U</w:t>
      </w:r>
      <w:r w:rsidR="00632FAC">
        <w:rPr>
          <w:rFonts w:cstheme="minorHAnsi"/>
          <w:sz w:val="24"/>
          <w:szCs w:val="24"/>
        </w:rPr>
        <w:t>nited States Geological Survey (USGS)</w:t>
      </w:r>
      <w:r w:rsidR="0048366E">
        <w:rPr>
          <w:rFonts w:cstheme="minorHAnsi"/>
          <w:sz w:val="24"/>
          <w:szCs w:val="24"/>
        </w:rPr>
        <w:t xml:space="preserve"> National Water Information System. </w:t>
      </w:r>
      <w:r>
        <w:rPr>
          <w:rFonts w:cstheme="minorHAnsi"/>
          <w:sz w:val="24"/>
          <w:szCs w:val="24"/>
        </w:rPr>
        <w:t xml:space="preserve">Data were </w:t>
      </w:r>
      <w:r w:rsidR="0048366E">
        <w:rPr>
          <w:rFonts w:cstheme="minorHAnsi"/>
          <w:sz w:val="24"/>
          <w:szCs w:val="24"/>
        </w:rPr>
        <w:t>downloaded from monitoring station</w:t>
      </w:r>
      <w:r w:rsidR="0048366E" w:rsidRPr="0048366E">
        <w:rPr>
          <w:rFonts w:cstheme="minorHAnsi"/>
          <w:sz w:val="24"/>
          <w:szCs w:val="24"/>
        </w:rPr>
        <w:t xml:space="preserve"> 14372300 </w:t>
      </w:r>
      <w:r w:rsidR="0048366E">
        <w:rPr>
          <w:rFonts w:cstheme="minorHAnsi"/>
          <w:sz w:val="24"/>
          <w:szCs w:val="24"/>
        </w:rPr>
        <w:t xml:space="preserve">near </w:t>
      </w:r>
      <w:proofErr w:type="spellStart"/>
      <w:r w:rsidR="0048366E">
        <w:rPr>
          <w:rFonts w:cstheme="minorHAnsi"/>
          <w:sz w:val="24"/>
          <w:szCs w:val="24"/>
        </w:rPr>
        <w:t>Agness</w:t>
      </w:r>
      <w:proofErr w:type="spellEnd"/>
      <w:r w:rsidR="0048366E">
        <w:rPr>
          <w:rFonts w:cstheme="minorHAnsi"/>
          <w:sz w:val="24"/>
          <w:szCs w:val="24"/>
        </w:rPr>
        <w:t xml:space="preserve">, OR in 15 minute intervals through 2019 and 2020 and daily mean values </w:t>
      </w:r>
      <w:r>
        <w:rPr>
          <w:rFonts w:cstheme="minorHAnsi"/>
          <w:sz w:val="24"/>
          <w:szCs w:val="24"/>
        </w:rPr>
        <w:t xml:space="preserve">were calculated </w:t>
      </w:r>
      <w:r w:rsidR="0048366E">
        <w:rPr>
          <w:rFonts w:cstheme="minorHAnsi"/>
          <w:sz w:val="24"/>
          <w:szCs w:val="24"/>
        </w:rPr>
        <w:t>for each variable.</w:t>
      </w:r>
    </w:p>
    <w:commentRangeEnd w:id="20"/>
    <w:p w14:paraId="15357023" w14:textId="77777777" w:rsidR="00DE3FEE" w:rsidRPr="007D64D4" w:rsidRDefault="00534D41" w:rsidP="00DE3FEE">
      <w:pPr>
        <w:rPr>
          <w:rFonts w:cstheme="minorHAnsi"/>
          <w:sz w:val="24"/>
          <w:szCs w:val="24"/>
        </w:rPr>
      </w:pPr>
      <w:r>
        <w:rPr>
          <w:rStyle w:val="CommentReference"/>
        </w:rPr>
        <w:commentReference w:id="20"/>
      </w:r>
    </w:p>
    <w:p w14:paraId="3E1BB61F" w14:textId="77777777" w:rsidR="00DE3FEE" w:rsidRPr="007D64D4" w:rsidRDefault="00DE3FEE" w:rsidP="00DE3FEE">
      <w:pPr>
        <w:rPr>
          <w:rFonts w:cstheme="minorHAnsi"/>
          <w:b/>
          <w:bCs/>
          <w:sz w:val="24"/>
          <w:szCs w:val="24"/>
        </w:rPr>
      </w:pPr>
      <w:r w:rsidRPr="007D64D4">
        <w:rPr>
          <w:rFonts w:cstheme="minorHAnsi"/>
          <w:b/>
          <w:bCs/>
          <w:sz w:val="24"/>
          <w:szCs w:val="24"/>
        </w:rPr>
        <w:t>Genotyping</w:t>
      </w:r>
    </w:p>
    <w:p w14:paraId="0CFE1944" w14:textId="62D549C2" w:rsidR="00DE3FEE" w:rsidRPr="00DE3FEE" w:rsidRDefault="00DE3FEE" w:rsidP="00DE3FEE">
      <w:pPr>
        <w:rPr>
          <w:sz w:val="24"/>
          <w:szCs w:val="24"/>
        </w:rPr>
      </w:pPr>
      <w:r w:rsidRPr="007D64D4">
        <w:rPr>
          <w:rFonts w:cstheme="minorHAnsi"/>
          <w:sz w:val="24"/>
          <w:szCs w:val="24"/>
        </w:rPr>
        <w:t>Tissue samples were transferred to the State Fisheries Genomics Lab in Newport</w:t>
      </w:r>
      <w:r w:rsidR="003C5FE9">
        <w:rPr>
          <w:rFonts w:cstheme="minorHAnsi"/>
          <w:sz w:val="24"/>
          <w:szCs w:val="24"/>
        </w:rPr>
        <w:t>, OR</w:t>
      </w:r>
      <w:r w:rsidRPr="007D64D4">
        <w:rPr>
          <w:rFonts w:cstheme="minorHAnsi"/>
          <w:sz w:val="24"/>
          <w:szCs w:val="24"/>
        </w:rPr>
        <w:t xml:space="preserve"> where DNA was extracted from </w:t>
      </w:r>
      <w:r w:rsidR="00B64FA3">
        <w:rPr>
          <w:sz w:val="24"/>
          <w:szCs w:val="24"/>
        </w:rPr>
        <w:t>f</w:t>
      </w:r>
      <w:r w:rsidR="00B64FA3" w:rsidRPr="00DE3FEE">
        <w:rPr>
          <w:sz w:val="24"/>
          <w:szCs w:val="24"/>
        </w:rPr>
        <w:t xml:space="preserve">in clips or operculum punches </w:t>
      </w:r>
      <w:r w:rsidRPr="007D64D4">
        <w:rPr>
          <w:rFonts w:cstheme="minorHAnsi"/>
          <w:sz w:val="24"/>
          <w:szCs w:val="24"/>
        </w:rPr>
        <w:t xml:space="preserve">using the method of Ivanova </w:t>
      </w:r>
      <w:r w:rsidRPr="007A09B0">
        <w:rPr>
          <w:rFonts w:cstheme="minorHAnsi"/>
          <w:i/>
          <w:iCs/>
          <w:sz w:val="24"/>
          <w:szCs w:val="24"/>
        </w:rPr>
        <w:t>et al.</w:t>
      </w:r>
      <w:r w:rsidRPr="007D64D4">
        <w:rPr>
          <w:rFonts w:cstheme="minorHAnsi"/>
          <w:sz w:val="24"/>
          <w:szCs w:val="24"/>
        </w:rPr>
        <w:t xml:space="preserve"> (2006). Using the Genotyping-in-Thousands by sequencing method (GT-seq; Campbell </w:t>
      </w:r>
      <w:r w:rsidRPr="003C5FE9">
        <w:rPr>
          <w:rFonts w:cstheme="minorHAnsi"/>
          <w:i/>
          <w:iCs/>
          <w:sz w:val="24"/>
          <w:szCs w:val="24"/>
        </w:rPr>
        <w:t>et al.</w:t>
      </w:r>
      <w:r w:rsidRPr="007D64D4">
        <w:rPr>
          <w:rFonts w:cstheme="minorHAnsi"/>
          <w:sz w:val="24"/>
          <w:szCs w:val="24"/>
        </w:rPr>
        <w:t xml:space="preserve"> 2015), all samples were genotyped at </w:t>
      </w:r>
      <w:commentRangeStart w:id="21"/>
      <w:commentRangeStart w:id="22"/>
      <w:r w:rsidRPr="007D64D4">
        <w:rPr>
          <w:rFonts w:cstheme="minorHAnsi"/>
          <w:sz w:val="24"/>
          <w:szCs w:val="24"/>
        </w:rPr>
        <w:t>353</w:t>
      </w:r>
      <w:commentRangeEnd w:id="21"/>
      <w:r w:rsidR="00636392">
        <w:rPr>
          <w:rStyle w:val="CommentReference"/>
        </w:rPr>
        <w:commentReference w:id="21"/>
      </w:r>
      <w:commentRangeEnd w:id="22"/>
      <w:r w:rsidR="00000CFD">
        <w:rPr>
          <w:rStyle w:val="CommentReference"/>
        </w:rPr>
        <w:commentReference w:id="22"/>
      </w:r>
      <w:r w:rsidRPr="007D64D4">
        <w:rPr>
          <w:rFonts w:cstheme="minorHAnsi"/>
          <w:sz w:val="24"/>
          <w:szCs w:val="24"/>
        </w:rPr>
        <w:t xml:space="preserve"> single nucleotide polymorphisms (SNPs)</w:t>
      </w:r>
      <w:r w:rsidR="00C03B44">
        <w:rPr>
          <w:rFonts w:cstheme="minorHAnsi"/>
          <w:sz w:val="24"/>
          <w:szCs w:val="24"/>
        </w:rPr>
        <w:t xml:space="preserve"> (Hess </w:t>
      </w:r>
      <w:r w:rsidR="00C03B44" w:rsidRPr="003C5FE9">
        <w:rPr>
          <w:rFonts w:cstheme="minorHAnsi"/>
          <w:i/>
          <w:iCs/>
          <w:sz w:val="24"/>
          <w:szCs w:val="24"/>
        </w:rPr>
        <w:t>et al</w:t>
      </w:r>
      <w:r w:rsidR="00602B13">
        <w:rPr>
          <w:rFonts w:cstheme="minorHAnsi"/>
          <w:i/>
          <w:iCs/>
          <w:sz w:val="24"/>
          <w:szCs w:val="24"/>
        </w:rPr>
        <w:t>.</w:t>
      </w:r>
      <w:r w:rsidR="00C03B44">
        <w:rPr>
          <w:rFonts w:cstheme="minorHAnsi"/>
          <w:sz w:val="24"/>
          <w:szCs w:val="24"/>
        </w:rPr>
        <w:t xml:space="preserve"> 2016),</w:t>
      </w:r>
      <w:r w:rsidR="003A6673">
        <w:rPr>
          <w:rFonts w:cstheme="minorHAnsi"/>
          <w:sz w:val="24"/>
          <w:szCs w:val="24"/>
        </w:rPr>
        <w:t xml:space="preserve"> </w:t>
      </w:r>
      <w:r w:rsidRPr="007D64D4">
        <w:rPr>
          <w:rFonts w:cstheme="minorHAnsi"/>
          <w:sz w:val="24"/>
          <w:szCs w:val="24"/>
        </w:rPr>
        <w:t xml:space="preserve">including a sex marker and two </w:t>
      </w:r>
      <w:r w:rsidR="003E0051">
        <w:rPr>
          <w:rFonts w:cstheme="minorHAnsi"/>
          <w:sz w:val="24"/>
          <w:szCs w:val="24"/>
        </w:rPr>
        <w:t xml:space="preserve">adult run timing </w:t>
      </w:r>
      <w:r w:rsidRPr="007D64D4">
        <w:rPr>
          <w:rFonts w:cstheme="minorHAnsi"/>
          <w:sz w:val="24"/>
          <w:szCs w:val="24"/>
        </w:rPr>
        <w:t>SNPs (Ots37124_12277401 and Ots37124_</w:t>
      </w:r>
      <w:commentRangeStart w:id="23"/>
      <w:r w:rsidRPr="007D64D4">
        <w:rPr>
          <w:rFonts w:cstheme="minorHAnsi"/>
          <w:sz w:val="24"/>
          <w:szCs w:val="24"/>
        </w:rPr>
        <w:t>12310649</w:t>
      </w:r>
      <w:commentRangeEnd w:id="23"/>
      <w:r w:rsidR="003E0051">
        <w:rPr>
          <w:rStyle w:val="CommentReference"/>
        </w:rPr>
        <w:commentReference w:id="23"/>
      </w:r>
      <w:r w:rsidRPr="007D64D4">
        <w:rPr>
          <w:rFonts w:cstheme="minorHAnsi"/>
          <w:sz w:val="24"/>
          <w:szCs w:val="24"/>
        </w:rPr>
        <w:t xml:space="preserve">) that are ~33 kb apart </w:t>
      </w:r>
      <w:r w:rsidR="00000CFD">
        <w:rPr>
          <w:rFonts w:cstheme="minorHAnsi"/>
          <w:sz w:val="24"/>
          <w:szCs w:val="24"/>
        </w:rPr>
        <w:t>on the</w:t>
      </w:r>
      <w:r w:rsidR="00000CFD" w:rsidRPr="00000CFD">
        <w:rPr>
          <w:rFonts w:cstheme="minorHAnsi"/>
          <w:sz w:val="24"/>
          <w:szCs w:val="24"/>
        </w:rPr>
        <w:t xml:space="preserve"> Otsh_v1.0 (GCA_002872995.1) </w:t>
      </w:r>
      <w:r w:rsidR="00000CFD">
        <w:rPr>
          <w:rFonts w:cstheme="minorHAnsi"/>
          <w:sz w:val="24"/>
          <w:szCs w:val="24"/>
        </w:rPr>
        <w:t xml:space="preserve">genome </w:t>
      </w:r>
      <w:r w:rsidR="00000CFD" w:rsidRPr="00000CFD">
        <w:rPr>
          <w:rFonts w:cstheme="minorHAnsi"/>
          <w:sz w:val="24"/>
          <w:szCs w:val="24"/>
        </w:rPr>
        <w:t>assembly</w:t>
      </w:r>
      <w:r w:rsidR="00000CFD" w:rsidRPr="007D64D4">
        <w:rPr>
          <w:rFonts w:cstheme="minorHAnsi"/>
          <w:sz w:val="24"/>
          <w:szCs w:val="24"/>
        </w:rPr>
        <w:t xml:space="preserve"> </w:t>
      </w:r>
      <w:r w:rsidRPr="007D64D4">
        <w:rPr>
          <w:rFonts w:cstheme="minorHAnsi"/>
          <w:sz w:val="24"/>
          <w:szCs w:val="24"/>
        </w:rPr>
        <w:t xml:space="preserve">and located in the intergenic region between </w:t>
      </w:r>
      <w:r w:rsidR="00097907" w:rsidRPr="003C5FE9">
        <w:rPr>
          <w:rFonts w:cstheme="minorHAnsi"/>
          <w:i/>
          <w:iCs/>
          <w:sz w:val="24"/>
          <w:szCs w:val="24"/>
        </w:rPr>
        <w:t>greb1l</w:t>
      </w:r>
      <w:r w:rsidRPr="007D64D4">
        <w:rPr>
          <w:rFonts w:cstheme="minorHAnsi"/>
          <w:sz w:val="24"/>
          <w:szCs w:val="24"/>
        </w:rPr>
        <w:t xml:space="preserve"> and </w:t>
      </w:r>
      <w:r w:rsidR="00097907" w:rsidRPr="003C5FE9">
        <w:rPr>
          <w:rFonts w:cstheme="minorHAnsi"/>
          <w:i/>
          <w:iCs/>
          <w:sz w:val="24"/>
          <w:szCs w:val="24"/>
        </w:rPr>
        <w:t>rock1</w:t>
      </w:r>
      <w:r w:rsidRPr="007D64D4">
        <w:rPr>
          <w:rFonts w:cstheme="minorHAnsi"/>
          <w:sz w:val="24"/>
          <w:szCs w:val="24"/>
        </w:rPr>
        <w:t xml:space="preserve">. These latter two SNPs are hereafter referred to as </w:t>
      </w:r>
      <w:r w:rsidR="00097907" w:rsidRPr="003C5FE9">
        <w:rPr>
          <w:rFonts w:cstheme="minorHAnsi"/>
          <w:i/>
          <w:iCs/>
          <w:sz w:val="24"/>
          <w:szCs w:val="24"/>
        </w:rPr>
        <w:t>greb1l</w:t>
      </w:r>
      <w:r w:rsidRPr="007D64D4">
        <w:rPr>
          <w:rFonts w:cstheme="minorHAnsi"/>
          <w:sz w:val="24"/>
          <w:szCs w:val="24"/>
        </w:rPr>
        <w:t xml:space="preserve"> SNP1 and SNP2, respectively. </w:t>
      </w:r>
      <w:r w:rsidR="000215BE">
        <w:rPr>
          <w:sz w:val="24"/>
          <w:szCs w:val="24"/>
        </w:rPr>
        <w:t>I</w:t>
      </w:r>
      <w:r w:rsidR="000215BE" w:rsidRPr="00DE3FEE">
        <w:rPr>
          <w:sz w:val="24"/>
          <w:szCs w:val="24"/>
        </w:rPr>
        <w:t>n Rogue River and Klamath River populations of Chinook salmon</w:t>
      </w:r>
      <w:r w:rsidR="000215BE">
        <w:rPr>
          <w:sz w:val="24"/>
          <w:szCs w:val="24"/>
        </w:rPr>
        <w:t>,</w:t>
      </w:r>
      <w:r w:rsidR="000215BE">
        <w:rPr>
          <w:rFonts w:cstheme="minorHAnsi"/>
          <w:i/>
          <w:iCs/>
          <w:sz w:val="24"/>
          <w:szCs w:val="24"/>
        </w:rPr>
        <w:t xml:space="preserve"> g</w:t>
      </w:r>
      <w:r w:rsidR="00097907" w:rsidRPr="003C5FE9">
        <w:rPr>
          <w:rFonts w:cstheme="minorHAnsi"/>
          <w:i/>
          <w:iCs/>
          <w:sz w:val="24"/>
          <w:szCs w:val="24"/>
        </w:rPr>
        <w:t>reb1l</w:t>
      </w:r>
      <w:r w:rsidRPr="007D64D4">
        <w:rPr>
          <w:rFonts w:cstheme="minorHAnsi"/>
          <w:sz w:val="24"/>
          <w:szCs w:val="24"/>
        </w:rPr>
        <w:t xml:space="preserve"> SNP1 is reportedly more</w:t>
      </w:r>
      <w:r w:rsidRPr="00DE3FEE">
        <w:rPr>
          <w:sz w:val="24"/>
          <w:szCs w:val="24"/>
        </w:rPr>
        <w:t xml:space="preserve"> diagnostic of adult migration phenotype than </w:t>
      </w:r>
      <w:r w:rsidR="00097907" w:rsidRPr="003C5FE9">
        <w:rPr>
          <w:i/>
          <w:iCs/>
          <w:sz w:val="24"/>
          <w:szCs w:val="24"/>
        </w:rPr>
        <w:t>greb1l</w:t>
      </w:r>
      <w:r w:rsidRPr="00DE3FEE">
        <w:rPr>
          <w:sz w:val="24"/>
          <w:szCs w:val="24"/>
        </w:rPr>
        <w:t xml:space="preserve"> SNP2 (T. Thompson, pers. comm.).  </w:t>
      </w:r>
    </w:p>
    <w:p w14:paraId="4CE537DB" w14:textId="61F1040F" w:rsidR="00DE3FEE" w:rsidRPr="00DE3FEE" w:rsidRDefault="00DE3FEE" w:rsidP="00DE3FEE">
      <w:pPr>
        <w:rPr>
          <w:sz w:val="24"/>
          <w:szCs w:val="24"/>
        </w:rPr>
      </w:pPr>
      <w:r w:rsidRPr="00DE3FEE">
        <w:rPr>
          <w:sz w:val="24"/>
          <w:szCs w:val="24"/>
        </w:rPr>
        <w:t xml:space="preserve">The genotyping protocol followed Campbell </w:t>
      </w:r>
      <w:r w:rsidRPr="00B64FA3">
        <w:rPr>
          <w:i/>
          <w:iCs/>
          <w:sz w:val="24"/>
          <w:szCs w:val="24"/>
        </w:rPr>
        <w:t>et al.</w:t>
      </w:r>
      <w:r w:rsidRPr="00DE3FEE">
        <w:rPr>
          <w:sz w:val="24"/>
          <w:szCs w:val="24"/>
        </w:rPr>
        <w:t xml:space="preserve"> (2015), except the second polymerase chain reaction (PCR) used Ultra II Q5 master mix (New England Biolabs) to add i5 and i7 adapters. </w:t>
      </w:r>
      <w:commentRangeStart w:id="24"/>
      <w:commentRangeStart w:id="25"/>
      <w:r w:rsidR="00BC497C" w:rsidRPr="005F6720">
        <w:rPr>
          <w:sz w:val="24"/>
          <w:szCs w:val="24"/>
        </w:rPr>
        <w:t>Negative and positive controls as well as replicates were genotyped.</w:t>
      </w:r>
      <w:r w:rsidR="00BC497C">
        <w:rPr>
          <w:sz w:val="24"/>
          <w:szCs w:val="24"/>
        </w:rPr>
        <w:t xml:space="preserve"> </w:t>
      </w:r>
      <w:commentRangeEnd w:id="24"/>
      <w:r w:rsidR="005F6720">
        <w:rPr>
          <w:rStyle w:val="CommentReference"/>
        </w:rPr>
        <w:commentReference w:id="24"/>
      </w:r>
      <w:commentRangeEnd w:id="25"/>
      <w:r w:rsidR="00A95D17">
        <w:rPr>
          <w:rStyle w:val="CommentReference"/>
        </w:rPr>
        <w:commentReference w:id="25"/>
      </w:r>
      <w:r w:rsidRPr="00DE3FEE">
        <w:rPr>
          <w:sz w:val="24"/>
          <w:szCs w:val="24"/>
        </w:rPr>
        <w:t xml:space="preserve">Amplicons were sequenced on an Illumina </w:t>
      </w:r>
      <w:commentRangeStart w:id="26"/>
      <w:commentRangeStart w:id="27"/>
      <w:proofErr w:type="spellStart"/>
      <w:r w:rsidRPr="00DE3FEE">
        <w:rPr>
          <w:sz w:val="24"/>
          <w:szCs w:val="24"/>
        </w:rPr>
        <w:t>NextSeq</w:t>
      </w:r>
      <w:proofErr w:type="spellEnd"/>
      <w:r w:rsidRPr="00DE3FEE">
        <w:rPr>
          <w:sz w:val="24"/>
          <w:szCs w:val="24"/>
        </w:rPr>
        <w:t xml:space="preserve"> </w:t>
      </w:r>
      <w:r w:rsidR="00542306">
        <w:rPr>
          <w:sz w:val="24"/>
          <w:szCs w:val="24"/>
        </w:rPr>
        <w:t>500</w:t>
      </w:r>
      <w:r w:rsidRPr="00DE3FEE">
        <w:rPr>
          <w:sz w:val="24"/>
          <w:szCs w:val="24"/>
        </w:rPr>
        <w:t xml:space="preserve"> </w:t>
      </w:r>
      <w:commentRangeEnd w:id="26"/>
      <w:r w:rsidR="005E4785">
        <w:rPr>
          <w:rStyle w:val="CommentReference"/>
        </w:rPr>
        <w:commentReference w:id="26"/>
      </w:r>
      <w:commentRangeEnd w:id="27"/>
      <w:r w:rsidR="005E24B3">
        <w:rPr>
          <w:rStyle w:val="CommentReference"/>
        </w:rPr>
        <w:commentReference w:id="27"/>
      </w:r>
      <w:r w:rsidRPr="00DE3FEE">
        <w:rPr>
          <w:sz w:val="24"/>
          <w:szCs w:val="24"/>
        </w:rPr>
        <w:t xml:space="preserve">at </w:t>
      </w:r>
      <w:r w:rsidR="00B64FA3">
        <w:rPr>
          <w:sz w:val="24"/>
          <w:szCs w:val="24"/>
        </w:rPr>
        <w:t xml:space="preserve">the </w:t>
      </w:r>
      <w:r w:rsidR="00D6208F" w:rsidRPr="00D6208F">
        <w:rPr>
          <w:sz w:val="24"/>
          <w:szCs w:val="24"/>
        </w:rPr>
        <w:t xml:space="preserve">University of Oregon’s Genomics &amp; Cell </w:t>
      </w:r>
      <w:r w:rsidR="00D6208F" w:rsidRPr="00D6208F">
        <w:rPr>
          <w:sz w:val="24"/>
          <w:szCs w:val="24"/>
        </w:rPr>
        <w:lastRenderedPageBreak/>
        <w:t>Characterization Core Facility</w:t>
      </w:r>
      <w:r w:rsidRPr="00DE3FEE">
        <w:rPr>
          <w:sz w:val="24"/>
          <w:szCs w:val="24"/>
        </w:rPr>
        <w:t xml:space="preserve">. We </w:t>
      </w:r>
      <w:r w:rsidR="00534D41">
        <w:rPr>
          <w:sz w:val="24"/>
          <w:szCs w:val="24"/>
        </w:rPr>
        <w:t xml:space="preserve">used </w:t>
      </w:r>
      <w:r w:rsidR="00C83A6F">
        <w:rPr>
          <w:sz w:val="24"/>
          <w:szCs w:val="24"/>
        </w:rPr>
        <w:t>modified</w:t>
      </w:r>
      <w:r w:rsidR="00C83A6F" w:rsidRPr="00DE3FEE">
        <w:rPr>
          <w:sz w:val="24"/>
          <w:szCs w:val="24"/>
        </w:rPr>
        <w:t xml:space="preserve"> </w:t>
      </w:r>
      <w:r w:rsidRPr="00DE3FEE">
        <w:rPr>
          <w:sz w:val="24"/>
          <w:szCs w:val="24"/>
        </w:rPr>
        <w:t xml:space="preserve">genotyping scripts previously developed by Campbell </w:t>
      </w:r>
      <w:r w:rsidRPr="003E0051">
        <w:rPr>
          <w:i/>
          <w:iCs/>
          <w:sz w:val="24"/>
          <w:szCs w:val="24"/>
        </w:rPr>
        <w:t>et al.</w:t>
      </w:r>
      <w:r w:rsidRPr="00DE3FEE">
        <w:rPr>
          <w:sz w:val="24"/>
          <w:szCs w:val="24"/>
        </w:rPr>
        <w:t xml:space="preserve"> (2015)</w:t>
      </w:r>
      <w:r w:rsidR="00534D41">
        <w:rPr>
          <w:sz w:val="24"/>
          <w:szCs w:val="24"/>
        </w:rPr>
        <w:t>,</w:t>
      </w:r>
      <w:r w:rsidRPr="00DE3FEE">
        <w:rPr>
          <w:sz w:val="24"/>
          <w:szCs w:val="24"/>
        </w:rPr>
        <w:t xml:space="preserve"> which are available at </w:t>
      </w:r>
      <w:hyperlink r:id="rId22" w:history="1">
        <w:r w:rsidR="00C83A6F" w:rsidRPr="00113589">
          <w:rPr>
            <w:rStyle w:val="Hyperlink"/>
            <w:sz w:val="24"/>
            <w:szCs w:val="24"/>
          </w:rPr>
          <w:t>https://github.com/State-Fisheries-Genomics-Lab/GT-seq/tree/main/GT-seq_scripts</w:t>
        </w:r>
      </w:hyperlink>
      <w:r w:rsidR="00C83A6F">
        <w:rPr>
          <w:sz w:val="24"/>
          <w:szCs w:val="24"/>
        </w:rPr>
        <w:t xml:space="preserve">. </w:t>
      </w:r>
      <w:r w:rsidRPr="00DE3FEE">
        <w:rPr>
          <w:sz w:val="24"/>
          <w:szCs w:val="24"/>
        </w:rPr>
        <w:t xml:space="preserve">Genotype quality control was assessed using </w:t>
      </w:r>
      <w:proofErr w:type="spellStart"/>
      <w:r w:rsidRPr="00DE3FEE">
        <w:rPr>
          <w:sz w:val="24"/>
          <w:szCs w:val="24"/>
        </w:rPr>
        <w:t>fastqc</w:t>
      </w:r>
      <w:proofErr w:type="spellEnd"/>
      <w:r w:rsidRPr="00DE3FEE">
        <w:rPr>
          <w:sz w:val="24"/>
          <w:szCs w:val="24"/>
        </w:rPr>
        <w:t xml:space="preserve">, replicate samples and negative controls. </w:t>
      </w:r>
    </w:p>
    <w:p w14:paraId="109C9D7C" w14:textId="4FCA540B" w:rsidR="00DE3FEE" w:rsidRPr="00DE3FEE" w:rsidRDefault="00DE3FEE" w:rsidP="00DE3FEE">
      <w:pPr>
        <w:rPr>
          <w:sz w:val="24"/>
          <w:szCs w:val="24"/>
        </w:rPr>
      </w:pPr>
      <w:r w:rsidRPr="00DE3FEE">
        <w:rPr>
          <w:sz w:val="24"/>
          <w:szCs w:val="24"/>
        </w:rPr>
        <w:t>Briefly, we filtered genotypes on the basis of missingness, sample duplication and the individual fuzziness index (IFI), which estimates the amount of cross-contamination in a given</w:t>
      </w:r>
      <w:r w:rsidR="00534D41">
        <w:rPr>
          <w:sz w:val="24"/>
          <w:szCs w:val="24"/>
        </w:rPr>
        <w:t xml:space="preserve"> individual</w:t>
      </w:r>
      <w:r w:rsidRPr="00DE3FEE">
        <w:rPr>
          <w:sz w:val="24"/>
          <w:szCs w:val="24"/>
        </w:rPr>
        <w:t xml:space="preserve">. We also removed sites with poorly calibrated allele correction values or more than three clusters of allele ratios suggestive of a paralogous sequence variant. We took an iterative approach to missingness and IFI filtering and recalculated missingness for all individuals and genotypes between each step (O'Leary </w:t>
      </w:r>
      <w:r w:rsidRPr="00BF4CEF">
        <w:rPr>
          <w:i/>
          <w:iCs/>
          <w:sz w:val="24"/>
          <w:szCs w:val="24"/>
        </w:rPr>
        <w:t>et al.</w:t>
      </w:r>
      <w:r w:rsidRPr="00DE3FEE">
        <w:rPr>
          <w:sz w:val="24"/>
          <w:szCs w:val="24"/>
        </w:rPr>
        <w:t xml:space="preserve"> 2018). We began filtering by removing negative controls and replicate individuals (retained replicate with highest number of on-target reads). Then we removed individuals with more than 30% missing data, then SNPs with greater than 50% data, and individuals with IFI greater than 10 (i.e. greater than 10% putative background reads). In our second round of filtering, we removed individuals with more than 10% missing data, then removed SNPs with greater than 20% missing data, and individuals with IFI greater than 2.5. We then examined any SNP with greater than 10% missing data, and skewed or high variance in allele ratios among uncalled and heterozygous samples by plotting corrected read counts of alternative alleles. SNPs with a strong bias towards one allele among heterozygotes, more than three clusters of allele ratios, or indistinct clusters of allele ratios were removed from the dataset. After genotype quality filtering was complete, we removed monomorphic loci. Of the 353 SNPs genotyped, we focused on only </w:t>
      </w:r>
      <w:r w:rsidR="00097907" w:rsidRPr="00B16E22">
        <w:rPr>
          <w:i/>
          <w:iCs/>
          <w:sz w:val="24"/>
          <w:szCs w:val="24"/>
        </w:rPr>
        <w:t>greb1l</w:t>
      </w:r>
      <w:r w:rsidRPr="00DE3FEE">
        <w:rPr>
          <w:sz w:val="24"/>
          <w:szCs w:val="24"/>
        </w:rPr>
        <w:t xml:space="preserve"> SNP1 and SNP2 for this report.</w:t>
      </w:r>
    </w:p>
    <w:p w14:paraId="1065E835" w14:textId="77777777" w:rsidR="009E3DE5" w:rsidRDefault="009E3DE5" w:rsidP="00144E70">
      <w:pPr>
        <w:pStyle w:val="Heading1"/>
        <w:rPr>
          <w:rFonts w:asciiTheme="minorHAnsi" w:hAnsiTheme="minorHAnsi"/>
        </w:rPr>
      </w:pPr>
    </w:p>
    <w:p w14:paraId="73AB0577" w14:textId="2E97CB7B" w:rsidR="00144E70" w:rsidRPr="00D90081" w:rsidRDefault="00144E70" w:rsidP="00144E70">
      <w:pPr>
        <w:pStyle w:val="Heading1"/>
        <w:rPr>
          <w:rFonts w:asciiTheme="minorHAnsi" w:hAnsiTheme="minorHAnsi"/>
        </w:rPr>
      </w:pPr>
      <w:bookmarkStart w:id="28" w:name="_Toc91781555"/>
      <w:r w:rsidRPr="00D90081">
        <w:rPr>
          <w:rFonts w:asciiTheme="minorHAnsi" w:hAnsiTheme="minorHAnsi"/>
        </w:rPr>
        <w:t>RESULTS</w:t>
      </w:r>
      <w:bookmarkEnd w:id="28"/>
    </w:p>
    <w:p w14:paraId="23ACEFC5" w14:textId="77777777" w:rsidR="009E3DE5" w:rsidRPr="009E3DE5" w:rsidRDefault="009E3DE5" w:rsidP="00144E70">
      <w:pPr>
        <w:rPr>
          <w:b/>
          <w:bCs/>
          <w:sz w:val="24"/>
          <w:szCs w:val="24"/>
        </w:rPr>
      </w:pPr>
      <w:r w:rsidRPr="009E3DE5">
        <w:rPr>
          <w:b/>
          <w:bCs/>
          <w:sz w:val="24"/>
          <w:szCs w:val="24"/>
        </w:rPr>
        <w:t>Sample Collection</w:t>
      </w:r>
    </w:p>
    <w:p w14:paraId="54CBF6DC" w14:textId="7EDCE61D" w:rsidR="009E3DE5" w:rsidRPr="009E3DE5" w:rsidRDefault="009E3DE5" w:rsidP="009E3DE5">
      <w:pPr>
        <w:rPr>
          <w:sz w:val="24"/>
          <w:szCs w:val="24"/>
        </w:rPr>
      </w:pPr>
      <w:r w:rsidRPr="009E3DE5">
        <w:rPr>
          <w:sz w:val="24"/>
          <w:szCs w:val="24"/>
        </w:rPr>
        <w:t xml:space="preserve">Volunteer anglers sampled 67 </w:t>
      </w:r>
      <w:r w:rsidR="00882EE8">
        <w:rPr>
          <w:sz w:val="24"/>
          <w:szCs w:val="24"/>
        </w:rPr>
        <w:t xml:space="preserve">unmarked, presumed </w:t>
      </w:r>
      <w:r w:rsidR="0059643F">
        <w:rPr>
          <w:sz w:val="24"/>
          <w:szCs w:val="24"/>
        </w:rPr>
        <w:t>naturally produced</w:t>
      </w:r>
      <w:r w:rsidR="00882EE8">
        <w:rPr>
          <w:sz w:val="24"/>
          <w:szCs w:val="24"/>
        </w:rPr>
        <w:t xml:space="preserve"> </w:t>
      </w:r>
      <w:r w:rsidRPr="009E3DE5">
        <w:rPr>
          <w:sz w:val="24"/>
          <w:szCs w:val="24"/>
        </w:rPr>
        <w:t xml:space="preserve">Chinook salmon throughout the lower Rogue River, 12 individuals </w:t>
      </w:r>
      <w:r w:rsidR="00EE60E9">
        <w:rPr>
          <w:sz w:val="24"/>
          <w:szCs w:val="24"/>
        </w:rPr>
        <w:t xml:space="preserve">were </w:t>
      </w:r>
      <w:r w:rsidRPr="009E3DE5">
        <w:rPr>
          <w:sz w:val="24"/>
          <w:szCs w:val="24"/>
        </w:rPr>
        <w:t>sampled in Rogue Bay through creel surveys and 132 individuals were sampled at Huntley Park through seining (</w:t>
      </w:r>
      <w:r w:rsidR="002C3007">
        <w:rPr>
          <w:sz w:val="24"/>
          <w:szCs w:val="24"/>
        </w:rPr>
        <w:t>T</w:t>
      </w:r>
      <w:r w:rsidRPr="009E3DE5">
        <w:rPr>
          <w:sz w:val="24"/>
          <w:szCs w:val="24"/>
        </w:rPr>
        <w:t xml:space="preserve">able 1). </w:t>
      </w:r>
      <w:r w:rsidR="009B11C6">
        <w:rPr>
          <w:sz w:val="24"/>
          <w:szCs w:val="24"/>
        </w:rPr>
        <w:t xml:space="preserve">In contrast to 2019, </w:t>
      </w:r>
      <w:r w:rsidRPr="009E3DE5">
        <w:rPr>
          <w:sz w:val="24"/>
          <w:szCs w:val="24"/>
        </w:rPr>
        <w:t xml:space="preserve">no highwater events precluded angler </w:t>
      </w:r>
      <w:r w:rsidRPr="00000C18">
        <w:rPr>
          <w:sz w:val="24"/>
          <w:szCs w:val="24"/>
        </w:rPr>
        <w:t>sampling effort</w:t>
      </w:r>
      <w:r w:rsidR="001B563A">
        <w:rPr>
          <w:sz w:val="24"/>
          <w:szCs w:val="24"/>
        </w:rPr>
        <w:t xml:space="preserve">. As a result, </w:t>
      </w:r>
      <w:r w:rsidRPr="00000C18">
        <w:rPr>
          <w:sz w:val="24"/>
          <w:szCs w:val="24"/>
        </w:rPr>
        <w:t>samples were</w:t>
      </w:r>
      <w:r w:rsidRPr="009E3DE5">
        <w:rPr>
          <w:sz w:val="24"/>
          <w:szCs w:val="24"/>
        </w:rPr>
        <w:t xml:space="preserve"> collected</w:t>
      </w:r>
      <w:r w:rsidR="00C83A6F">
        <w:rPr>
          <w:sz w:val="24"/>
          <w:szCs w:val="24"/>
        </w:rPr>
        <w:t xml:space="preserve"> from volunteer anglers</w:t>
      </w:r>
      <w:r w:rsidRPr="009E3DE5">
        <w:rPr>
          <w:sz w:val="24"/>
          <w:szCs w:val="24"/>
        </w:rPr>
        <w:t xml:space="preserve"> consistently from April 5</w:t>
      </w:r>
      <w:r w:rsidRPr="00CB1CDB">
        <w:rPr>
          <w:sz w:val="24"/>
          <w:szCs w:val="24"/>
          <w:vertAlign w:val="superscript"/>
        </w:rPr>
        <w:t>th</w:t>
      </w:r>
      <w:r w:rsidR="00CB1CDB">
        <w:rPr>
          <w:sz w:val="24"/>
          <w:szCs w:val="24"/>
        </w:rPr>
        <w:t xml:space="preserve"> </w:t>
      </w:r>
      <w:r w:rsidRPr="009E3DE5">
        <w:rPr>
          <w:sz w:val="24"/>
          <w:szCs w:val="24"/>
        </w:rPr>
        <w:t>to June 20</w:t>
      </w:r>
      <w:r w:rsidRPr="00CB1CDB">
        <w:rPr>
          <w:sz w:val="24"/>
          <w:szCs w:val="24"/>
          <w:vertAlign w:val="superscript"/>
        </w:rPr>
        <w:t>th</w:t>
      </w:r>
      <w:r w:rsidR="00CB1CDB">
        <w:rPr>
          <w:sz w:val="24"/>
          <w:szCs w:val="24"/>
        </w:rPr>
        <w:t xml:space="preserve"> </w:t>
      </w:r>
      <w:r w:rsidRPr="009E3DE5">
        <w:rPr>
          <w:sz w:val="24"/>
          <w:szCs w:val="24"/>
        </w:rPr>
        <w:t>(</w:t>
      </w:r>
      <w:r w:rsidR="00B81E92">
        <w:rPr>
          <w:sz w:val="24"/>
          <w:szCs w:val="24"/>
        </w:rPr>
        <w:t>F</w:t>
      </w:r>
      <w:r w:rsidRPr="009E3DE5">
        <w:rPr>
          <w:sz w:val="24"/>
          <w:szCs w:val="24"/>
        </w:rPr>
        <w:t xml:space="preserve">igure 2). </w:t>
      </w:r>
    </w:p>
    <w:p w14:paraId="2FCA2785" w14:textId="234A9769" w:rsidR="009E3DE5" w:rsidRDefault="009E3DE5" w:rsidP="009E3DE5">
      <w:pPr>
        <w:spacing w:line="240" w:lineRule="auto"/>
        <w:contextualSpacing/>
        <w:rPr>
          <w:sz w:val="24"/>
          <w:szCs w:val="24"/>
        </w:rPr>
      </w:pPr>
    </w:p>
    <w:p w14:paraId="7F9F5FAC" w14:textId="20264318" w:rsidR="009653EA" w:rsidRDefault="009653EA" w:rsidP="009E3DE5">
      <w:pPr>
        <w:spacing w:line="240" w:lineRule="auto"/>
        <w:contextualSpacing/>
        <w:rPr>
          <w:sz w:val="24"/>
          <w:szCs w:val="24"/>
        </w:rPr>
      </w:pPr>
    </w:p>
    <w:p w14:paraId="76E8C210" w14:textId="5A69D18D" w:rsidR="009653EA" w:rsidRDefault="009653EA" w:rsidP="009E3DE5">
      <w:pPr>
        <w:spacing w:line="240" w:lineRule="auto"/>
        <w:contextualSpacing/>
        <w:rPr>
          <w:sz w:val="24"/>
          <w:szCs w:val="24"/>
        </w:rPr>
      </w:pPr>
    </w:p>
    <w:p w14:paraId="2899043D" w14:textId="11444EDC" w:rsidR="009653EA" w:rsidRDefault="009653EA" w:rsidP="009E3DE5">
      <w:pPr>
        <w:spacing w:line="240" w:lineRule="auto"/>
        <w:contextualSpacing/>
        <w:rPr>
          <w:sz w:val="24"/>
          <w:szCs w:val="24"/>
        </w:rPr>
      </w:pPr>
    </w:p>
    <w:p w14:paraId="04921854" w14:textId="73BC1026" w:rsidR="009653EA" w:rsidRDefault="009653EA" w:rsidP="009E3DE5">
      <w:pPr>
        <w:spacing w:line="240" w:lineRule="auto"/>
        <w:contextualSpacing/>
        <w:rPr>
          <w:sz w:val="24"/>
          <w:szCs w:val="24"/>
        </w:rPr>
      </w:pPr>
    </w:p>
    <w:p w14:paraId="10C48682" w14:textId="5E68D0B6" w:rsidR="009653EA" w:rsidRDefault="009653EA" w:rsidP="009E3DE5">
      <w:pPr>
        <w:spacing w:line="240" w:lineRule="auto"/>
        <w:contextualSpacing/>
        <w:rPr>
          <w:sz w:val="24"/>
          <w:szCs w:val="24"/>
        </w:rPr>
      </w:pPr>
    </w:p>
    <w:p w14:paraId="761BCBC0" w14:textId="77777777" w:rsidR="009653EA" w:rsidRPr="009E3DE5" w:rsidRDefault="009653EA" w:rsidP="009E3DE5">
      <w:pPr>
        <w:spacing w:line="240" w:lineRule="auto"/>
        <w:contextualSpacing/>
        <w:rPr>
          <w:sz w:val="24"/>
          <w:szCs w:val="24"/>
        </w:rPr>
      </w:pPr>
    </w:p>
    <w:tbl>
      <w:tblPr>
        <w:tblW w:w="0" w:type="auto"/>
        <w:tblLayout w:type="fixed"/>
        <w:tblLook w:val="0420" w:firstRow="1" w:lastRow="0" w:firstColumn="0" w:lastColumn="0" w:noHBand="0" w:noVBand="1"/>
      </w:tblPr>
      <w:tblGrid>
        <w:gridCol w:w="2070"/>
        <w:gridCol w:w="1530"/>
        <w:gridCol w:w="2070"/>
        <w:gridCol w:w="1530"/>
      </w:tblGrid>
      <w:tr w:rsidR="009E3DE5" w:rsidRPr="00CA5D7B" w14:paraId="5330DC3C" w14:textId="77777777" w:rsidTr="00036D0E">
        <w:trPr>
          <w:cantSplit/>
          <w:tblHeader/>
        </w:trPr>
        <w:tc>
          <w:tcPr>
            <w:tcW w:w="2070" w:type="dxa"/>
            <w:tcBorders>
              <w:top w:val="single" w:sz="8" w:space="0" w:color="000000"/>
            </w:tcBorders>
            <w:shd w:val="clear" w:color="auto" w:fill="FFFFFF"/>
            <w:tcMar>
              <w:top w:w="0" w:type="dxa"/>
              <w:left w:w="0" w:type="dxa"/>
              <w:bottom w:w="0" w:type="dxa"/>
              <w:right w:w="0" w:type="dxa"/>
            </w:tcMar>
            <w:vAlign w:val="center"/>
          </w:tcPr>
          <w:p w14:paraId="1376FF05" w14:textId="77777777" w:rsidR="009E3DE5" w:rsidRPr="00CA5D7B" w:rsidRDefault="009E3DE5" w:rsidP="009E3DE5">
            <w:pPr>
              <w:spacing w:line="240" w:lineRule="auto"/>
              <w:ind w:right="101"/>
              <w:contextualSpacing/>
              <w:rPr>
                <w:rFonts w:cstheme="minorHAnsi"/>
                <w:color w:val="000000" w:themeColor="text1"/>
              </w:rPr>
            </w:pPr>
          </w:p>
        </w:tc>
        <w:tc>
          <w:tcPr>
            <w:tcW w:w="5130" w:type="dxa"/>
            <w:gridSpan w:val="3"/>
            <w:tcBorders>
              <w:top w:val="single" w:sz="8" w:space="0" w:color="000000"/>
              <w:bottom w:val="single" w:sz="8" w:space="0" w:color="000000"/>
            </w:tcBorders>
            <w:shd w:val="clear" w:color="auto" w:fill="FFFFFF"/>
            <w:tcMar>
              <w:top w:w="0" w:type="dxa"/>
              <w:left w:w="0" w:type="dxa"/>
              <w:bottom w:w="0" w:type="dxa"/>
              <w:right w:w="0" w:type="dxa"/>
            </w:tcMar>
            <w:vAlign w:val="center"/>
          </w:tcPr>
          <w:p w14:paraId="57221FF5" w14:textId="77777777" w:rsidR="009E3DE5" w:rsidRPr="00CA5D7B" w:rsidRDefault="009E3DE5" w:rsidP="009E3DE5">
            <w:pPr>
              <w:spacing w:line="240" w:lineRule="auto"/>
              <w:ind w:left="100" w:right="101"/>
              <w:contextualSpacing/>
              <w:jc w:val="center"/>
              <w:rPr>
                <w:rFonts w:cstheme="minorHAnsi"/>
                <w:b/>
                <w:bCs/>
                <w:color w:val="000000" w:themeColor="text1"/>
              </w:rPr>
            </w:pPr>
            <w:r w:rsidRPr="00CA5D7B">
              <w:rPr>
                <w:rFonts w:eastAsia="Helvetica" w:cstheme="minorHAnsi"/>
                <w:b/>
                <w:bCs/>
                <w:color w:val="000000" w:themeColor="text1"/>
              </w:rPr>
              <w:t>Sampling Method</w:t>
            </w:r>
          </w:p>
        </w:tc>
      </w:tr>
      <w:tr w:rsidR="009E3DE5" w:rsidRPr="00CA5D7B" w14:paraId="3EAFF97F" w14:textId="77777777" w:rsidTr="00036D0E">
        <w:trPr>
          <w:cantSplit/>
          <w:tblHeader/>
        </w:trPr>
        <w:tc>
          <w:tcPr>
            <w:tcW w:w="2070" w:type="dxa"/>
            <w:tcBorders>
              <w:bottom w:val="single" w:sz="8" w:space="0" w:color="000000"/>
            </w:tcBorders>
            <w:shd w:val="clear" w:color="auto" w:fill="FFFFFF"/>
            <w:tcMar>
              <w:top w:w="0" w:type="dxa"/>
              <w:left w:w="0" w:type="dxa"/>
              <w:bottom w:w="0" w:type="dxa"/>
              <w:right w:w="0" w:type="dxa"/>
            </w:tcMar>
            <w:vAlign w:val="center"/>
          </w:tcPr>
          <w:p w14:paraId="147DC8A9" w14:textId="77777777" w:rsidR="009E3DE5" w:rsidRPr="00CA5D7B" w:rsidRDefault="009E3DE5" w:rsidP="009E3DE5">
            <w:pPr>
              <w:spacing w:line="240" w:lineRule="auto"/>
              <w:ind w:left="100" w:right="101"/>
              <w:contextualSpacing/>
              <w:rPr>
                <w:rFonts w:cstheme="minorHAnsi"/>
                <w:color w:val="000000" w:themeColor="text1"/>
              </w:rPr>
            </w:pPr>
          </w:p>
        </w:tc>
        <w:tc>
          <w:tcPr>
            <w:tcW w:w="1530"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3887AD39" w14:textId="77777777" w:rsidR="009E3DE5" w:rsidRPr="00CA5D7B" w:rsidRDefault="009E3DE5" w:rsidP="009E3DE5">
            <w:pPr>
              <w:spacing w:line="240" w:lineRule="auto"/>
              <w:ind w:left="100" w:right="101"/>
              <w:contextualSpacing/>
              <w:jc w:val="center"/>
              <w:rPr>
                <w:rFonts w:cstheme="minorHAnsi"/>
                <w:color w:val="000000" w:themeColor="text1"/>
              </w:rPr>
            </w:pPr>
            <w:r w:rsidRPr="00CA5D7B">
              <w:rPr>
                <w:rFonts w:eastAsia="Helvetica" w:cstheme="minorHAnsi"/>
                <w:b/>
                <w:bCs/>
                <w:color w:val="000000" w:themeColor="text1"/>
              </w:rPr>
              <w:t>Angler</w:t>
            </w:r>
            <w:r w:rsidRPr="00CA5D7B">
              <w:rPr>
                <w:rFonts w:eastAsia="Helvetica" w:cstheme="minorHAnsi"/>
                <w:color w:val="000000" w:themeColor="text1"/>
              </w:rPr>
              <w:t>, N = 67</w:t>
            </w:r>
          </w:p>
        </w:tc>
        <w:tc>
          <w:tcPr>
            <w:tcW w:w="2070"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480D3587" w14:textId="77777777" w:rsidR="009E3DE5" w:rsidRPr="00CA5D7B" w:rsidRDefault="009E3DE5" w:rsidP="009E3DE5">
            <w:pPr>
              <w:spacing w:line="240" w:lineRule="auto"/>
              <w:ind w:left="100" w:right="101"/>
              <w:contextualSpacing/>
              <w:jc w:val="center"/>
              <w:rPr>
                <w:rFonts w:cstheme="minorHAnsi"/>
                <w:color w:val="000000" w:themeColor="text1"/>
              </w:rPr>
            </w:pPr>
            <w:r w:rsidRPr="00CA5D7B">
              <w:rPr>
                <w:rFonts w:eastAsia="Helvetica" w:cstheme="minorHAnsi"/>
                <w:b/>
                <w:bCs/>
                <w:color w:val="000000" w:themeColor="text1"/>
              </w:rPr>
              <w:t>Creel Survey</w:t>
            </w:r>
            <w:r w:rsidRPr="00CA5D7B">
              <w:rPr>
                <w:rFonts w:eastAsia="Helvetica" w:cstheme="minorHAnsi"/>
                <w:color w:val="000000" w:themeColor="text1"/>
              </w:rPr>
              <w:t>, N = 12</w:t>
            </w:r>
          </w:p>
        </w:tc>
        <w:tc>
          <w:tcPr>
            <w:tcW w:w="1530"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3DCB635F" w14:textId="77777777" w:rsidR="009E3DE5" w:rsidRPr="00CA5D7B" w:rsidRDefault="009E3DE5" w:rsidP="009E3DE5">
            <w:pPr>
              <w:spacing w:line="240" w:lineRule="auto"/>
              <w:ind w:left="100" w:right="101"/>
              <w:contextualSpacing/>
              <w:jc w:val="center"/>
              <w:rPr>
                <w:rFonts w:cstheme="minorHAnsi"/>
                <w:color w:val="000000" w:themeColor="text1"/>
              </w:rPr>
            </w:pPr>
            <w:r w:rsidRPr="00CA5D7B">
              <w:rPr>
                <w:rFonts w:eastAsia="Helvetica" w:cstheme="minorHAnsi"/>
                <w:b/>
                <w:bCs/>
                <w:color w:val="000000" w:themeColor="text1"/>
              </w:rPr>
              <w:t>Seine</w:t>
            </w:r>
            <w:r w:rsidRPr="00CA5D7B">
              <w:rPr>
                <w:rFonts w:eastAsia="Helvetica" w:cstheme="minorHAnsi"/>
                <w:color w:val="000000" w:themeColor="text1"/>
              </w:rPr>
              <w:t>, N = 132</w:t>
            </w:r>
          </w:p>
        </w:tc>
      </w:tr>
      <w:tr w:rsidR="009E3DE5" w:rsidRPr="00346AAE" w14:paraId="2D897F4C" w14:textId="77777777" w:rsidTr="00036D0E">
        <w:trPr>
          <w:cantSplit/>
        </w:trPr>
        <w:tc>
          <w:tcPr>
            <w:tcW w:w="2070" w:type="dxa"/>
            <w:shd w:val="clear" w:color="auto" w:fill="FFFFFF"/>
            <w:tcMar>
              <w:top w:w="0" w:type="dxa"/>
              <w:left w:w="0" w:type="dxa"/>
              <w:bottom w:w="0" w:type="dxa"/>
              <w:right w:w="0" w:type="dxa"/>
            </w:tcMar>
          </w:tcPr>
          <w:p w14:paraId="000349A5" w14:textId="77777777" w:rsidR="009E3DE5" w:rsidRPr="00346AAE" w:rsidRDefault="009E3DE5" w:rsidP="009E3DE5">
            <w:pPr>
              <w:spacing w:line="240" w:lineRule="auto"/>
              <w:ind w:left="100" w:right="101"/>
              <w:contextualSpacing/>
              <w:rPr>
                <w:rFonts w:cstheme="minorHAnsi"/>
                <w:b/>
                <w:bCs/>
              </w:rPr>
            </w:pPr>
            <w:r w:rsidRPr="00346AAE">
              <w:rPr>
                <w:rFonts w:eastAsia="Helvetica" w:cstheme="minorHAnsi"/>
                <w:b/>
                <w:bCs/>
                <w:color w:val="000000"/>
              </w:rPr>
              <w:t>Location</w:t>
            </w:r>
          </w:p>
        </w:tc>
        <w:tc>
          <w:tcPr>
            <w:tcW w:w="1530" w:type="dxa"/>
            <w:shd w:val="clear" w:color="auto" w:fill="FFFFFF"/>
            <w:tcMar>
              <w:top w:w="0" w:type="dxa"/>
              <w:left w:w="0" w:type="dxa"/>
              <w:bottom w:w="0" w:type="dxa"/>
              <w:right w:w="0" w:type="dxa"/>
            </w:tcMar>
            <w:vAlign w:val="center"/>
          </w:tcPr>
          <w:p w14:paraId="192CDD84" w14:textId="77777777" w:rsidR="009E3DE5" w:rsidRPr="00346AAE" w:rsidRDefault="009E3DE5" w:rsidP="009E3DE5">
            <w:pPr>
              <w:spacing w:line="240" w:lineRule="auto"/>
              <w:ind w:left="100" w:right="101"/>
              <w:contextualSpacing/>
              <w:jc w:val="center"/>
              <w:rPr>
                <w:rFonts w:cstheme="minorHAnsi"/>
              </w:rPr>
            </w:pPr>
          </w:p>
        </w:tc>
        <w:tc>
          <w:tcPr>
            <w:tcW w:w="2070" w:type="dxa"/>
            <w:shd w:val="clear" w:color="auto" w:fill="FFFFFF"/>
            <w:tcMar>
              <w:top w:w="0" w:type="dxa"/>
              <w:left w:w="0" w:type="dxa"/>
              <w:bottom w:w="0" w:type="dxa"/>
              <w:right w:w="0" w:type="dxa"/>
            </w:tcMar>
            <w:vAlign w:val="center"/>
          </w:tcPr>
          <w:p w14:paraId="693AC8A0" w14:textId="77777777" w:rsidR="009E3DE5" w:rsidRPr="00346AAE" w:rsidRDefault="009E3DE5" w:rsidP="009E3DE5">
            <w:pPr>
              <w:spacing w:line="240" w:lineRule="auto"/>
              <w:ind w:left="100" w:right="101"/>
              <w:contextualSpacing/>
              <w:jc w:val="center"/>
              <w:rPr>
                <w:rFonts w:cstheme="minorHAnsi"/>
              </w:rPr>
            </w:pPr>
          </w:p>
        </w:tc>
        <w:tc>
          <w:tcPr>
            <w:tcW w:w="1530" w:type="dxa"/>
            <w:shd w:val="clear" w:color="auto" w:fill="FFFFFF"/>
            <w:tcMar>
              <w:top w:w="0" w:type="dxa"/>
              <w:left w:w="0" w:type="dxa"/>
              <w:bottom w:w="0" w:type="dxa"/>
              <w:right w:w="0" w:type="dxa"/>
            </w:tcMar>
            <w:vAlign w:val="center"/>
          </w:tcPr>
          <w:p w14:paraId="0F2F8838" w14:textId="77777777" w:rsidR="009E3DE5" w:rsidRPr="00346AAE" w:rsidRDefault="009E3DE5" w:rsidP="009E3DE5">
            <w:pPr>
              <w:spacing w:line="240" w:lineRule="auto"/>
              <w:ind w:left="100" w:right="101"/>
              <w:contextualSpacing/>
              <w:jc w:val="center"/>
              <w:rPr>
                <w:rFonts w:cstheme="minorHAnsi"/>
              </w:rPr>
            </w:pPr>
          </w:p>
        </w:tc>
      </w:tr>
      <w:tr w:rsidR="00097907" w:rsidRPr="00346AAE" w14:paraId="3775AE13" w14:textId="77777777" w:rsidTr="00036D0E">
        <w:trPr>
          <w:cantSplit/>
        </w:trPr>
        <w:tc>
          <w:tcPr>
            <w:tcW w:w="2070" w:type="dxa"/>
            <w:shd w:val="clear" w:color="auto" w:fill="FFFFFF"/>
            <w:tcMar>
              <w:top w:w="0" w:type="dxa"/>
              <w:left w:w="0" w:type="dxa"/>
              <w:bottom w:w="0" w:type="dxa"/>
              <w:right w:w="0" w:type="dxa"/>
            </w:tcMar>
          </w:tcPr>
          <w:p w14:paraId="0EE54DDF" w14:textId="20CDCF16" w:rsidR="00097907" w:rsidRPr="00245317" w:rsidRDefault="00097907" w:rsidP="00097907">
            <w:pPr>
              <w:spacing w:line="240" w:lineRule="auto"/>
              <w:ind w:left="300" w:right="101"/>
              <w:contextualSpacing/>
              <w:rPr>
                <w:rFonts w:cstheme="minorHAnsi"/>
              </w:rPr>
            </w:pPr>
            <w:r w:rsidRPr="00245317">
              <w:rPr>
                <w:rFonts w:eastAsia="Helvetica" w:cstheme="minorHAnsi"/>
                <w:color w:val="000000"/>
              </w:rPr>
              <w:t>Rogue Bay</w:t>
            </w:r>
          </w:p>
        </w:tc>
        <w:tc>
          <w:tcPr>
            <w:tcW w:w="1530" w:type="dxa"/>
            <w:shd w:val="clear" w:color="auto" w:fill="FFFFFF"/>
            <w:tcMar>
              <w:top w:w="0" w:type="dxa"/>
              <w:left w:w="0" w:type="dxa"/>
              <w:bottom w:w="0" w:type="dxa"/>
              <w:right w:w="0" w:type="dxa"/>
            </w:tcMar>
            <w:vAlign w:val="center"/>
          </w:tcPr>
          <w:p w14:paraId="0DE90D86" w14:textId="128E32B2" w:rsidR="00097907" w:rsidRPr="00245317" w:rsidRDefault="00097907" w:rsidP="00097907">
            <w:pPr>
              <w:spacing w:line="240" w:lineRule="auto"/>
              <w:ind w:left="100" w:right="101"/>
              <w:contextualSpacing/>
              <w:jc w:val="center"/>
              <w:rPr>
                <w:rFonts w:cstheme="minorHAnsi"/>
              </w:rPr>
            </w:pPr>
            <w:r w:rsidRPr="00126C10">
              <w:rPr>
                <w:rFonts w:eastAsia="Helvetica" w:cstheme="minorHAnsi"/>
                <w:color w:val="000000"/>
              </w:rPr>
              <w:t>0 (0%)</w:t>
            </w:r>
          </w:p>
        </w:tc>
        <w:tc>
          <w:tcPr>
            <w:tcW w:w="2070" w:type="dxa"/>
            <w:shd w:val="clear" w:color="auto" w:fill="FFFFFF"/>
            <w:tcMar>
              <w:top w:w="0" w:type="dxa"/>
              <w:left w:w="0" w:type="dxa"/>
              <w:bottom w:w="0" w:type="dxa"/>
              <w:right w:w="0" w:type="dxa"/>
            </w:tcMar>
            <w:vAlign w:val="center"/>
          </w:tcPr>
          <w:p w14:paraId="40B89948" w14:textId="743B96E0" w:rsidR="00097907" w:rsidRPr="00245317" w:rsidRDefault="00097907" w:rsidP="00097907">
            <w:pPr>
              <w:spacing w:line="240" w:lineRule="auto"/>
              <w:ind w:left="100" w:right="101"/>
              <w:contextualSpacing/>
              <w:jc w:val="center"/>
              <w:rPr>
                <w:rFonts w:cstheme="minorHAnsi"/>
              </w:rPr>
            </w:pPr>
            <w:r w:rsidRPr="00126C10">
              <w:rPr>
                <w:rFonts w:eastAsia="Helvetica" w:cstheme="minorHAnsi"/>
                <w:color w:val="000000"/>
              </w:rPr>
              <w:t>12 (100%)</w:t>
            </w:r>
          </w:p>
        </w:tc>
        <w:tc>
          <w:tcPr>
            <w:tcW w:w="1530" w:type="dxa"/>
            <w:shd w:val="clear" w:color="auto" w:fill="FFFFFF"/>
            <w:tcMar>
              <w:top w:w="0" w:type="dxa"/>
              <w:left w:w="0" w:type="dxa"/>
              <w:bottom w:w="0" w:type="dxa"/>
              <w:right w:w="0" w:type="dxa"/>
            </w:tcMar>
            <w:vAlign w:val="center"/>
          </w:tcPr>
          <w:p w14:paraId="04DD4390" w14:textId="2D1802C4" w:rsidR="00097907" w:rsidRPr="00245317" w:rsidRDefault="00097907" w:rsidP="00097907">
            <w:pPr>
              <w:spacing w:line="240" w:lineRule="auto"/>
              <w:ind w:left="100" w:right="101"/>
              <w:contextualSpacing/>
              <w:jc w:val="center"/>
              <w:rPr>
                <w:rFonts w:cstheme="minorHAnsi"/>
              </w:rPr>
            </w:pPr>
            <w:r w:rsidRPr="00126C10">
              <w:rPr>
                <w:rFonts w:eastAsia="Helvetica" w:cstheme="minorHAnsi"/>
                <w:color w:val="000000"/>
              </w:rPr>
              <w:t>0 (0%)</w:t>
            </w:r>
          </w:p>
        </w:tc>
      </w:tr>
      <w:tr w:rsidR="00097907" w:rsidRPr="00346AAE" w14:paraId="7EA5B5ED" w14:textId="77777777" w:rsidTr="00036D0E">
        <w:trPr>
          <w:cantSplit/>
        </w:trPr>
        <w:tc>
          <w:tcPr>
            <w:tcW w:w="2070" w:type="dxa"/>
            <w:shd w:val="clear" w:color="auto" w:fill="FFFFFF"/>
            <w:tcMar>
              <w:top w:w="0" w:type="dxa"/>
              <w:left w:w="0" w:type="dxa"/>
              <w:bottom w:w="0" w:type="dxa"/>
              <w:right w:w="0" w:type="dxa"/>
            </w:tcMar>
          </w:tcPr>
          <w:p w14:paraId="38A3E2AC" w14:textId="0D2EE88E" w:rsidR="00097907" w:rsidRPr="00245317" w:rsidRDefault="00097907" w:rsidP="00097907">
            <w:pPr>
              <w:spacing w:line="240" w:lineRule="auto"/>
              <w:ind w:left="300" w:right="101"/>
              <w:contextualSpacing/>
              <w:rPr>
                <w:rFonts w:cstheme="minorHAnsi"/>
              </w:rPr>
            </w:pPr>
            <w:r>
              <w:rPr>
                <w:rFonts w:eastAsia="Helvetica" w:cstheme="minorHAnsi"/>
                <w:color w:val="000000"/>
              </w:rPr>
              <w:t xml:space="preserve">Elephant </w:t>
            </w:r>
            <w:r w:rsidR="00C83A6F">
              <w:rPr>
                <w:rFonts w:eastAsia="Helvetica" w:cstheme="minorHAnsi"/>
                <w:color w:val="000000"/>
              </w:rPr>
              <w:t>Rock</w:t>
            </w:r>
          </w:p>
        </w:tc>
        <w:tc>
          <w:tcPr>
            <w:tcW w:w="1530" w:type="dxa"/>
            <w:shd w:val="clear" w:color="auto" w:fill="FFFFFF"/>
            <w:tcMar>
              <w:top w:w="0" w:type="dxa"/>
              <w:left w:w="0" w:type="dxa"/>
              <w:bottom w:w="0" w:type="dxa"/>
              <w:right w:w="0" w:type="dxa"/>
            </w:tcMar>
            <w:vAlign w:val="center"/>
          </w:tcPr>
          <w:p w14:paraId="023BBD2D" w14:textId="5B9C50C6" w:rsidR="00097907" w:rsidRPr="00245317" w:rsidRDefault="00097907" w:rsidP="00097907">
            <w:pPr>
              <w:spacing w:line="240" w:lineRule="auto"/>
              <w:ind w:left="100" w:right="101"/>
              <w:contextualSpacing/>
              <w:jc w:val="center"/>
              <w:rPr>
                <w:rFonts w:cstheme="minorHAnsi"/>
              </w:rPr>
            </w:pPr>
            <w:r w:rsidRPr="00126C10">
              <w:rPr>
                <w:rFonts w:eastAsia="Helvetica" w:cstheme="minorHAnsi"/>
                <w:color w:val="000000"/>
              </w:rPr>
              <w:t>4 (6.0%)</w:t>
            </w:r>
          </w:p>
        </w:tc>
        <w:tc>
          <w:tcPr>
            <w:tcW w:w="2070" w:type="dxa"/>
            <w:shd w:val="clear" w:color="auto" w:fill="FFFFFF"/>
            <w:tcMar>
              <w:top w:w="0" w:type="dxa"/>
              <w:left w:w="0" w:type="dxa"/>
              <w:bottom w:w="0" w:type="dxa"/>
              <w:right w:w="0" w:type="dxa"/>
            </w:tcMar>
            <w:vAlign w:val="center"/>
          </w:tcPr>
          <w:p w14:paraId="48D50EE9" w14:textId="16D396D2" w:rsidR="00097907" w:rsidRPr="00245317" w:rsidRDefault="00097907" w:rsidP="00097907">
            <w:pPr>
              <w:spacing w:line="240" w:lineRule="auto"/>
              <w:ind w:left="100" w:right="101"/>
              <w:contextualSpacing/>
              <w:jc w:val="center"/>
              <w:rPr>
                <w:rFonts w:cstheme="minorHAnsi"/>
              </w:rPr>
            </w:pPr>
            <w:r w:rsidRPr="00126C10">
              <w:rPr>
                <w:rFonts w:eastAsia="Helvetica" w:cstheme="minorHAnsi"/>
                <w:color w:val="000000"/>
              </w:rPr>
              <w:t>0 (0%)</w:t>
            </w:r>
          </w:p>
        </w:tc>
        <w:tc>
          <w:tcPr>
            <w:tcW w:w="1530" w:type="dxa"/>
            <w:shd w:val="clear" w:color="auto" w:fill="FFFFFF"/>
            <w:tcMar>
              <w:top w:w="0" w:type="dxa"/>
              <w:left w:w="0" w:type="dxa"/>
              <w:bottom w:w="0" w:type="dxa"/>
              <w:right w:w="0" w:type="dxa"/>
            </w:tcMar>
            <w:vAlign w:val="center"/>
          </w:tcPr>
          <w:p w14:paraId="30A9D6E4" w14:textId="4E4DB66D" w:rsidR="00097907" w:rsidRPr="00245317" w:rsidRDefault="00097907" w:rsidP="00097907">
            <w:pPr>
              <w:spacing w:line="240" w:lineRule="auto"/>
              <w:ind w:left="100" w:right="101"/>
              <w:contextualSpacing/>
              <w:jc w:val="center"/>
              <w:rPr>
                <w:rFonts w:cstheme="minorHAnsi"/>
              </w:rPr>
            </w:pPr>
            <w:r w:rsidRPr="00126C10">
              <w:rPr>
                <w:rFonts w:eastAsia="Helvetica" w:cstheme="minorHAnsi"/>
                <w:color w:val="000000"/>
              </w:rPr>
              <w:t>0 (0%)</w:t>
            </w:r>
          </w:p>
        </w:tc>
      </w:tr>
      <w:tr w:rsidR="00097907" w:rsidRPr="00346AAE" w14:paraId="7F185EB7" w14:textId="77777777" w:rsidTr="00036D0E">
        <w:trPr>
          <w:cantSplit/>
        </w:trPr>
        <w:tc>
          <w:tcPr>
            <w:tcW w:w="2070" w:type="dxa"/>
            <w:shd w:val="clear" w:color="auto" w:fill="FFFFFF"/>
            <w:tcMar>
              <w:top w:w="0" w:type="dxa"/>
              <w:left w:w="0" w:type="dxa"/>
              <w:bottom w:w="0" w:type="dxa"/>
              <w:right w:w="0" w:type="dxa"/>
            </w:tcMar>
          </w:tcPr>
          <w:p w14:paraId="364141C7" w14:textId="165C6006" w:rsidR="00097907" w:rsidRPr="00245317" w:rsidRDefault="00097907" w:rsidP="00097907">
            <w:pPr>
              <w:spacing w:line="240" w:lineRule="auto"/>
              <w:ind w:left="300" w:right="101"/>
              <w:contextualSpacing/>
              <w:rPr>
                <w:rFonts w:cstheme="minorHAnsi"/>
              </w:rPr>
            </w:pPr>
            <w:r w:rsidRPr="00126C10">
              <w:rPr>
                <w:rFonts w:eastAsia="Helvetica" w:cstheme="minorHAnsi"/>
                <w:color w:val="000000"/>
              </w:rPr>
              <w:t>Mill Site</w:t>
            </w:r>
          </w:p>
        </w:tc>
        <w:tc>
          <w:tcPr>
            <w:tcW w:w="1530" w:type="dxa"/>
            <w:shd w:val="clear" w:color="auto" w:fill="FFFFFF"/>
            <w:tcMar>
              <w:top w:w="0" w:type="dxa"/>
              <w:left w:w="0" w:type="dxa"/>
              <w:bottom w:w="0" w:type="dxa"/>
              <w:right w:w="0" w:type="dxa"/>
            </w:tcMar>
            <w:vAlign w:val="center"/>
          </w:tcPr>
          <w:p w14:paraId="008552BA" w14:textId="70DC7349" w:rsidR="00097907" w:rsidRPr="00245317" w:rsidRDefault="00097907" w:rsidP="00097907">
            <w:pPr>
              <w:spacing w:line="240" w:lineRule="auto"/>
              <w:ind w:left="100" w:right="101"/>
              <w:contextualSpacing/>
              <w:jc w:val="center"/>
              <w:rPr>
                <w:rFonts w:cstheme="minorHAnsi"/>
              </w:rPr>
            </w:pPr>
            <w:r w:rsidRPr="00126C10">
              <w:rPr>
                <w:rFonts w:eastAsia="Helvetica" w:cstheme="minorHAnsi"/>
                <w:color w:val="000000"/>
              </w:rPr>
              <w:t>16 (24%)</w:t>
            </w:r>
          </w:p>
        </w:tc>
        <w:tc>
          <w:tcPr>
            <w:tcW w:w="2070" w:type="dxa"/>
            <w:shd w:val="clear" w:color="auto" w:fill="FFFFFF"/>
            <w:tcMar>
              <w:top w:w="0" w:type="dxa"/>
              <w:left w:w="0" w:type="dxa"/>
              <w:bottom w:w="0" w:type="dxa"/>
              <w:right w:w="0" w:type="dxa"/>
            </w:tcMar>
            <w:vAlign w:val="center"/>
          </w:tcPr>
          <w:p w14:paraId="15C35E79" w14:textId="543F9EB2" w:rsidR="00097907" w:rsidRPr="00245317" w:rsidRDefault="00097907" w:rsidP="00097907">
            <w:pPr>
              <w:spacing w:line="240" w:lineRule="auto"/>
              <w:ind w:left="100" w:right="101"/>
              <w:contextualSpacing/>
              <w:jc w:val="center"/>
              <w:rPr>
                <w:rFonts w:cstheme="minorHAnsi"/>
              </w:rPr>
            </w:pPr>
            <w:r w:rsidRPr="00126C10">
              <w:rPr>
                <w:rFonts w:eastAsia="Helvetica" w:cstheme="minorHAnsi"/>
                <w:color w:val="000000"/>
              </w:rPr>
              <w:t>0 (0%)</w:t>
            </w:r>
          </w:p>
        </w:tc>
        <w:tc>
          <w:tcPr>
            <w:tcW w:w="1530" w:type="dxa"/>
            <w:shd w:val="clear" w:color="auto" w:fill="FFFFFF"/>
            <w:tcMar>
              <w:top w:w="0" w:type="dxa"/>
              <w:left w:w="0" w:type="dxa"/>
              <w:bottom w:w="0" w:type="dxa"/>
              <w:right w:w="0" w:type="dxa"/>
            </w:tcMar>
            <w:vAlign w:val="center"/>
          </w:tcPr>
          <w:p w14:paraId="030C0494" w14:textId="27B7F127" w:rsidR="00097907" w:rsidRPr="00245317" w:rsidRDefault="00097907" w:rsidP="00097907">
            <w:pPr>
              <w:spacing w:line="240" w:lineRule="auto"/>
              <w:ind w:left="100" w:right="101"/>
              <w:contextualSpacing/>
              <w:jc w:val="center"/>
              <w:rPr>
                <w:rFonts w:cstheme="minorHAnsi"/>
              </w:rPr>
            </w:pPr>
            <w:r w:rsidRPr="00126C10">
              <w:rPr>
                <w:rFonts w:eastAsia="Helvetica" w:cstheme="minorHAnsi"/>
                <w:color w:val="000000"/>
              </w:rPr>
              <w:t>0 (0%)</w:t>
            </w:r>
          </w:p>
        </w:tc>
      </w:tr>
      <w:tr w:rsidR="00097907" w:rsidRPr="00346AAE" w14:paraId="1052CD6C" w14:textId="77777777" w:rsidTr="00036D0E">
        <w:trPr>
          <w:cantSplit/>
        </w:trPr>
        <w:tc>
          <w:tcPr>
            <w:tcW w:w="2070" w:type="dxa"/>
            <w:shd w:val="clear" w:color="auto" w:fill="FFFFFF"/>
            <w:tcMar>
              <w:top w:w="0" w:type="dxa"/>
              <w:left w:w="0" w:type="dxa"/>
              <w:bottom w:w="0" w:type="dxa"/>
              <w:right w:w="0" w:type="dxa"/>
            </w:tcMar>
          </w:tcPr>
          <w:p w14:paraId="64F69CD6" w14:textId="56AB1A84" w:rsidR="00097907" w:rsidRPr="00245317" w:rsidRDefault="00097907" w:rsidP="00097907">
            <w:pPr>
              <w:spacing w:line="240" w:lineRule="auto"/>
              <w:ind w:left="300" w:right="101"/>
              <w:contextualSpacing/>
              <w:rPr>
                <w:rFonts w:cstheme="minorHAnsi"/>
              </w:rPr>
            </w:pPr>
            <w:r w:rsidRPr="00126C10">
              <w:rPr>
                <w:rFonts w:eastAsia="Helvetica" w:cstheme="minorHAnsi"/>
                <w:color w:val="000000"/>
              </w:rPr>
              <w:t>Huntley Park</w:t>
            </w:r>
          </w:p>
        </w:tc>
        <w:tc>
          <w:tcPr>
            <w:tcW w:w="1530" w:type="dxa"/>
            <w:shd w:val="clear" w:color="auto" w:fill="FFFFFF"/>
            <w:tcMar>
              <w:top w:w="0" w:type="dxa"/>
              <w:left w:w="0" w:type="dxa"/>
              <w:bottom w:w="0" w:type="dxa"/>
              <w:right w:w="0" w:type="dxa"/>
            </w:tcMar>
            <w:vAlign w:val="center"/>
          </w:tcPr>
          <w:p w14:paraId="63EBAAC3" w14:textId="7D252060" w:rsidR="00097907" w:rsidRPr="00245317" w:rsidRDefault="00097907" w:rsidP="00097907">
            <w:pPr>
              <w:spacing w:line="240" w:lineRule="auto"/>
              <w:ind w:left="100" w:right="101"/>
              <w:contextualSpacing/>
              <w:jc w:val="center"/>
              <w:rPr>
                <w:rFonts w:cstheme="minorHAnsi"/>
              </w:rPr>
            </w:pPr>
            <w:r w:rsidRPr="00126C10">
              <w:rPr>
                <w:rFonts w:eastAsia="Helvetica" w:cstheme="minorHAnsi"/>
                <w:color w:val="000000"/>
              </w:rPr>
              <w:t>0 (0%)</w:t>
            </w:r>
          </w:p>
        </w:tc>
        <w:tc>
          <w:tcPr>
            <w:tcW w:w="2070" w:type="dxa"/>
            <w:shd w:val="clear" w:color="auto" w:fill="FFFFFF"/>
            <w:tcMar>
              <w:top w:w="0" w:type="dxa"/>
              <w:left w:w="0" w:type="dxa"/>
              <w:bottom w:w="0" w:type="dxa"/>
              <w:right w:w="0" w:type="dxa"/>
            </w:tcMar>
            <w:vAlign w:val="center"/>
          </w:tcPr>
          <w:p w14:paraId="6302DFB1" w14:textId="14580EB2" w:rsidR="00097907" w:rsidRPr="00245317" w:rsidRDefault="00097907" w:rsidP="00097907">
            <w:pPr>
              <w:spacing w:line="240" w:lineRule="auto"/>
              <w:ind w:left="100" w:right="101"/>
              <w:contextualSpacing/>
              <w:jc w:val="center"/>
              <w:rPr>
                <w:rFonts w:cstheme="minorHAnsi"/>
              </w:rPr>
            </w:pPr>
            <w:r w:rsidRPr="00126C10">
              <w:rPr>
                <w:rFonts w:eastAsia="Helvetica" w:cstheme="minorHAnsi"/>
                <w:color w:val="000000"/>
              </w:rPr>
              <w:t>0 (0%)</w:t>
            </w:r>
          </w:p>
        </w:tc>
        <w:tc>
          <w:tcPr>
            <w:tcW w:w="1530" w:type="dxa"/>
            <w:shd w:val="clear" w:color="auto" w:fill="FFFFFF"/>
            <w:tcMar>
              <w:top w:w="0" w:type="dxa"/>
              <w:left w:w="0" w:type="dxa"/>
              <w:bottom w:w="0" w:type="dxa"/>
              <w:right w:w="0" w:type="dxa"/>
            </w:tcMar>
            <w:vAlign w:val="center"/>
          </w:tcPr>
          <w:p w14:paraId="004C75E0" w14:textId="1138740C" w:rsidR="00097907" w:rsidRPr="00245317" w:rsidRDefault="00097907" w:rsidP="00097907">
            <w:pPr>
              <w:spacing w:line="240" w:lineRule="auto"/>
              <w:ind w:left="100" w:right="101"/>
              <w:contextualSpacing/>
              <w:jc w:val="center"/>
              <w:rPr>
                <w:rFonts w:cstheme="minorHAnsi"/>
              </w:rPr>
            </w:pPr>
            <w:r w:rsidRPr="00126C10">
              <w:rPr>
                <w:rFonts w:eastAsia="Helvetica" w:cstheme="minorHAnsi"/>
                <w:color w:val="000000"/>
              </w:rPr>
              <w:t>132 (100%)</w:t>
            </w:r>
          </w:p>
        </w:tc>
      </w:tr>
      <w:tr w:rsidR="00097907" w:rsidRPr="00346AAE" w14:paraId="1BC84ACE" w14:textId="77777777" w:rsidTr="00036D0E">
        <w:trPr>
          <w:cantSplit/>
        </w:trPr>
        <w:tc>
          <w:tcPr>
            <w:tcW w:w="2070" w:type="dxa"/>
            <w:shd w:val="clear" w:color="auto" w:fill="FFFFFF"/>
            <w:tcMar>
              <w:top w:w="0" w:type="dxa"/>
              <w:left w:w="0" w:type="dxa"/>
              <w:bottom w:w="0" w:type="dxa"/>
              <w:right w:w="0" w:type="dxa"/>
            </w:tcMar>
          </w:tcPr>
          <w:p w14:paraId="539F60CE" w14:textId="3DC8985F" w:rsidR="00097907" w:rsidRPr="00245317" w:rsidRDefault="00097907" w:rsidP="00097907">
            <w:pPr>
              <w:spacing w:line="240" w:lineRule="auto"/>
              <w:ind w:left="300" w:right="101"/>
              <w:contextualSpacing/>
              <w:rPr>
                <w:rFonts w:cstheme="minorHAnsi"/>
              </w:rPr>
            </w:pPr>
            <w:r w:rsidRPr="00126C10">
              <w:rPr>
                <w:rFonts w:eastAsia="Helvetica" w:cstheme="minorHAnsi"/>
                <w:color w:val="000000"/>
              </w:rPr>
              <w:t>Lobster Creek</w:t>
            </w:r>
          </w:p>
        </w:tc>
        <w:tc>
          <w:tcPr>
            <w:tcW w:w="1530" w:type="dxa"/>
            <w:shd w:val="clear" w:color="auto" w:fill="FFFFFF"/>
            <w:tcMar>
              <w:top w:w="0" w:type="dxa"/>
              <w:left w:w="0" w:type="dxa"/>
              <w:bottom w:w="0" w:type="dxa"/>
              <w:right w:w="0" w:type="dxa"/>
            </w:tcMar>
            <w:vAlign w:val="center"/>
          </w:tcPr>
          <w:p w14:paraId="2451AC5D" w14:textId="538A4E33" w:rsidR="00097907" w:rsidRPr="00245317" w:rsidRDefault="00097907" w:rsidP="00097907">
            <w:pPr>
              <w:spacing w:line="240" w:lineRule="auto"/>
              <w:ind w:left="100" w:right="101"/>
              <w:contextualSpacing/>
              <w:jc w:val="center"/>
              <w:rPr>
                <w:rFonts w:cstheme="minorHAnsi"/>
              </w:rPr>
            </w:pPr>
            <w:r w:rsidRPr="00126C10">
              <w:rPr>
                <w:rFonts w:eastAsia="Helvetica" w:cstheme="minorHAnsi"/>
                <w:color w:val="000000"/>
              </w:rPr>
              <w:t>25 (37%)</w:t>
            </w:r>
          </w:p>
        </w:tc>
        <w:tc>
          <w:tcPr>
            <w:tcW w:w="2070" w:type="dxa"/>
            <w:shd w:val="clear" w:color="auto" w:fill="FFFFFF"/>
            <w:tcMar>
              <w:top w:w="0" w:type="dxa"/>
              <w:left w:w="0" w:type="dxa"/>
              <w:bottom w:w="0" w:type="dxa"/>
              <w:right w:w="0" w:type="dxa"/>
            </w:tcMar>
            <w:vAlign w:val="center"/>
          </w:tcPr>
          <w:p w14:paraId="6C4E3C8E" w14:textId="7BE6E49F" w:rsidR="00097907" w:rsidRPr="00245317" w:rsidRDefault="00097907" w:rsidP="00097907">
            <w:pPr>
              <w:spacing w:line="240" w:lineRule="auto"/>
              <w:ind w:left="100" w:right="101"/>
              <w:contextualSpacing/>
              <w:jc w:val="center"/>
              <w:rPr>
                <w:rFonts w:cstheme="minorHAnsi"/>
              </w:rPr>
            </w:pPr>
            <w:r w:rsidRPr="00126C10">
              <w:rPr>
                <w:rFonts w:eastAsia="Helvetica" w:cstheme="minorHAnsi"/>
                <w:color w:val="000000"/>
              </w:rPr>
              <w:t>0 (0%)</w:t>
            </w:r>
          </w:p>
        </w:tc>
        <w:tc>
          <w:tcPr>
            <w:tcW w:w="1530" w:type="dxa"/>
            <w:shd w:val="clear" w:color="auto" w:fill="FFFFFF"/>
            <w:tcMar>
              <w:top w:w="0" w:type="dxa"/>
              <w:left w:w="0" w:type="dxa"/>
              <w:bottom w:w="0" w:type="dxa"/>
              <w:right w:w="0" w:type="dxa"/>
            </w:tcMar>
            <w:vAlign w:val="center"/>
          </w:tcPr>
          <w:p w14:paraId="10760C73" w14:textId="63DDAFC1" w:rsidR="00097907" w:rsidRPr="00245317" w:rsidRDefault="00097907" w:rsidP="00097907">
            <w:pPr>
              <w:spacing w:line="240" w:lineRule="auto"/>
              <w:ind w:left="100" w:right="101"/>
              <w:contextualSpacing/>
              <w:jc w:val="center"/>
              <w:rPr>
                <w:rFonts w:cstheme="minorHAnsi"/>
              </w:rPr>
            </w:pPr>
            <w:r w:rsidRPr="00126C10">
              <w:rPr>
                <w:rFonts w:eastAsia="Helvetica" w:cstheme="minorHAnsi"/>
                <w:color w:val="000000"/>
              </w:rPr>
              <w:t>0 (0%)</w:t>
            </w:r>
          </w:p>
        </w:tc>
      </w:tr>
      <w:tr w:rsidR="00097907" w:rsidRPr="00346AAE" w14:paraId="101C34A3" w14:textId="77777777" w:rsidTr="00036D0E">
        <w:trPr>
          <w:cantSplit/>
        </w:trPr>
        <w:tc>
          <w:tcPr>
            <w:tcW w:w="2070" w:type="dxa"/>
            <w:shd w:val="clear" w:color="auto" w:fill="FFFFFF"/>
            <w:tcMar>
              <w:top w:w="0" w:type="dxa"/>
              <w:left w:w="0" w:type="dxa"/>
              <w:bottom w:w="0" w:type="dxa"/>
              <w:right w:w="0" w:type="dxa"/>
            </w:tcMar>
          </w:tcPr>
          <w:p w14:paraId="6DEA8F0F" w14:textId="4AAC7307" w:rsidR="00097907" w:rsidRPr="00245317" w:rsidRDefault="00097907" w:rsidP="00097907">
            <w:pPr>
              <w:spacing w:line="240" w:lineRule="auto"/>
              <w:ind w:left="300" w:right="101"/>
              <w:contextualSpacing/>
              <w:rPr>
                <w:rFonts w:cstheme="minorHAnsi"/>
              </w:rPr>
            </w:pPr>
            <w:proofErr w:type="spellStart"/>
            <w:r w:rsidRPr="00126C10">
              <w:rPr>
                <w:rFonts w:eastAsia="Helvetica" w:cstheme="minorHAnsi"/>
                <w:color w:val="000000"/>
              </w:rPr>
              <w:t>Quosatana</w:t>
            </w:r>
            <w:proofErr w:type="spellEnd"/>
          </w:p>
        </w:tc>
        <w:tc>
          <w:tcPr>
            <w:tcW w:w="1530" w:type="dxa"/>
            <w:shd w:val="clear" w:color="auto" w:fill="FFFFFF"/>
            <w:tcMar>
              <w:top w:w="0" w:type="dxa"/>
              <w:left w:w="0" w:type="dxa"/>
              <w:bottom w:w="0" w:type="dxa"/>
              <w:right w:w="0" w:type="dxa"/>
            </w:tcMar>
            <w:vAlign w:val="center"/>
          </w:tcPr>
          <w:p w14:paraId="5A7F2490" w14:textId="54C5AD4E" w:rsidR="00097907" w:rsidRPr="00245317" w:rsidRDefault="00097907" w:rsidP="00097907">
            <w:pPr>
              <w:spacing w:line="240" w:lineRule="auto"/>
              <w:ind w:left="100" w:right="101"/>
              <w:contextualSpacing/>
              <w:jc w:val="center"/>
              <w:rPr>
                <w:rFonts w:cstheme="minorHAnsi"/>
              </w:rPr>
            </w:pPr>
            <w:r w:rsidRPr="00126C10">
              <w:rPr>
                <w:rFonts w:eastAsia="Helvetica" w:cstheme="minorHAnsi"/>
                <w:color w:val="000000"/>
              </w:rPr>
              <w:t>22 (33%)</w:t>
            </w:r>
          </w:p>
        </w:tc>
        <w:tc>
          <w:tcPr>
            <w:tcW w:w="2070" w:type="dxa"/>
            <w:shd w:val="clear" w:color="auto" w:fill="FFFFFF"/>
            <w:tcMar>
              <w:top w:w="0" w:type="dxa"/>
              <w:left w:w="0" w:type="dxa"/>
              <w:bottom w:w="0" w:type="dxa"/>
              <w:right w:w="0" w:type="dxa"/>
            </w:tcMar>
            <w:vAlign w:val="center"/>
          </w:tcPr>
          <w:p w14:paraId="5AAA9ABA" w14:textId="3E967A67" w:rsidR="00097907" w:rsidRPr="00245317" w:rsidRDefault="00097907" w:rsidP="00097907">
            <w:pPr>
              <w:spacing w:line="240" w:lineRule="auto"/>
              <w:ind w:left="100" w:right="101"/>
              <w:contextualSpacing/>
              <w:jc w:val="center"/>
              <w:rPr>
                <w:rFonts w:cstheme="minorHAnsi"/>
              </w:rPr>
            </w:pPr>
            <w:r w:rsidRPr="00126C10">
              <w:rPr>
                <w:rFonts w:eastAsia="Helvetica" w:cstheme="minorHAnsi"/>
                <w:color w:val="000000"/>
              </w:rPr>
              <w:t>0 (0%)</w:t>
            </w:r>
          </w:p>
        </w:tc>
        <w:tc>
          <w:tcPr>
            <w:tcW w:w="1530" w:type="dxa"/>
            <w:shd w:val="clear" w:color="auto" w:fill="FFFFFF"/>
            <w:tcMar>
              <w:top w:w="0" w:type="dxa"/>
              <w:left w:w="0" w:type="dxa"/>
              <w:bottom w:w="0" w:type="dxa"/>
              <w:right w:w="0" w:type="dxa"/>
            </w:tcMar>
            <w:vAlign w:val="center"/>
          </w:tcPr>
          <w:p w14:paraId="5DFEB96B" w14:textId="2DE29EEE" w:rsidR="00097907" w:rsidRPr="00245317" w:rsidRDefault="00097907" w:rsidP="00097907">
            <w:pPr>
              <w:spacing w:line="240" w:lineRule="auto"/>
              <w:ind w:left="100" w:right="101"/>
              <w:contextualSpacing/>
              <w:jc w:val="center"/>
              <w:rPr>
                <w:rFonts w:cstheme="minorHAnsi"/>
              </w:rPr>
            </w:pPr>
            <w:r w:rsidRPr="00126C10">
              <w:rPr>
                <w:rFonts w:eastAsia="Helvetica" w:cstheme="minorHAnsi"/>
                <w:color w:val="000000"/>
              </w:rPr>
              <w:t>0 (0%)</w:t>
            </w:r>
          </w:p>
        </w:tc>
      </w:tr>
      <w:tr w:rsidR="009E3DE5" w:rsidRPr="00346AAE" w14:paraId="66AC7262" w14:textId="77777777" w:rsidTr="00036D0E">
        <w:trPr>
          <w:cantSplit/>
        </w:trPr>
        <w:tc>
          <w:tcPr>
            <w:tcW w:w="2070" w:type="dxa"/>
            <w:shd w:val="clear" w:color="auto" w:fill="FFFFFF"/>
            <w:tcMar>
              <w:top w:w="0" w:type="dxa"/>
              <w:left w:w="0" w:type="dxa"/>
              <w:bottom w:w="0" w:type="dxa"/>
              <w:right w:w="0" w:type="dxa"/>
            </w:tcMar>
          </w:tcPr>
          <w:p w14:paraId="251C00DF" w14:textId="77777777" w:rsidR="009E3DE5" w:rsidRPr="00346AAE" w:rsidRDefault="009E3DE5" w:rsidP="009E3DE5">
            <w:pPr>
              <w:spacing w:line="240" w:lineRule="auto"/>
              <w:ind w:left="100" w:right="101"/>
              <w:contextualSpacing/>
              <w:rPr>
                <w:rFonts w:cstheme="minorHAnsi"/>
                <w:b/>
                <w:bCs/>
              </w:rPr>
            </w:pPr>
            <w:r w:rsidRPr="00346AAE">
              <w:rPr>
                <w:rFonts w:eastAsia="Helvetica" w:cstheme="minorHAnsi"/>
                <w:b/>
                <w:bCs/>
                <w:color w:val="000000"/>
              </w:rPr>
              <w:t>Age</w:t>
            </w:r>
          </w:p>
        </w:tc>
        <w:tc>
          <w:tcPr>
            <w:tcW w:w="1530" w:type="dxa"/>
            <w:shd w:val="clear" w:color="auto" w:fill="FFFFFF"/>
            <w:tcMar>
              <w:top w:w="0" w:type="dxa"/>
              <w:left w:w="0" w:type="dxa"/>
              <w:bottom w:w="0" w:type="dxa"/>
              <w:right w:w="0" w:type="dxa"/>
            </w:tcMar>
            <w:vAlign w:val="center"/>
          </w:tcPr>
          <w:p w14:paraId="3E5A3292" w14:textId="77777777" w:rsidR="009E3DE5" w:rsidRPr="00346AAE" w:rsidRDefault="009E3DE5" w:rsidP="009E3DE5">
            <w:pPr>
              <w:spacing w:line="240" w:lineRule="auto"/>
              <w:ind w:left="100" w:right="101"/>
              <w:contextualSpacing/>
              <w:jc w:val="center"/>
              <w:rPr>
                <w:rFonts w:cstheme="minorHAnsi"/>
              </w:rPr>
            </w:pPr>
          </w:p>
        </w:tc>
        <w:tc>
          <w:tcPr>
            <w:tcW w:w="2070" w:type="dxa"/>
            <w:shd w:val="clear" w:color="auto" w:fill="FFFFFF"/>
            <w:tcMar>
              <w:top w:w="0" w:type="dxa"/>
              <w:left w:w="0" w:type="dxa"/>
              <w:bottom w:w="0" w:type="dxa"/>
              <w:right w:w="0" w:type="dxa"/>
            </w:tcMar>
            <w:vAlign w:val="center"/>
          </w:tcPr>
          <w:p w14:paraId="2552D06D" w14:textId="77777777" w:rsidR="009E3DE5" w:rsidRPr="00346AAE" w:rsidRDefault="009E3DE5" w:rsidP="009E3DE5">
            <w:pPr>
              <w:spacing w:line="240" w:lineRule="auto"/>
              <w:ind w:left="100" w:right="101"/>
              <w:contextualSpacing/>
              <w:jc w:val="center"/>
              <w:rPr>
                <w:rFonts w:cstheme="minorHAnsi"/>
              </w:rPr>
            </w:pPr>
          </w:p>
        </w:tc>
        <w:tc>
          <w:tcPr>
            <w:tcW w:w="1530" w:type="dxa"/>
            <w:shd w:val="clear" w:color="auto" w:fill="FFFFFF"/>
            <w:tcMar>
              <w:top w:w="0" w:type="dxa"/>
              <w:left w:w="0" w:type="dxa"/>
              <w:bottom w:w="0" w:type="dxa"/>
              <w:right w:w="0" w:type="dxa"/>
            </w:tcMar>
            <w:vAlign w:val="center"/>
          </w:tcPr>
          <w:p w14:paraId="7512A0B7" w14:textId="77777777" w:rsidR="009E3DE5" w:rsidRPr="00346AAE" w:rsidRDefault="009E3DE5" w:rsidP="009E3DE5">
            <w:pPr>
              <w:spacing w:line="240" w:lineRule="auto"/>
              <w:ind w:left="100" w:right="101"/>
              <w:contextualSpacing/>
              <w:jc w:val="center"/>
              <w:rPr>
                <w:rFonts w:cstheme="minorHAnsi"/>
              </w:rPr>
            </w:pPr>
          </w:p>
        </w:tc>
      </w:tr>
      <w:tr w:rsidR="009E3DE5" w:rsidRPr="00346AAE" w14:paraId="6DE00908" w14:textId="77777777" w:rsidTr="00036D0E">
        <w:trPr>
          <w:cantSplit/>
        </w:trPr>
        <w:tc>
          <w:tcPr>
            <w:tcW w:w="2070" w:type="dxa"/>
            <w:shd w:val="clear" w:color="auto" w:fill="FFFFFF"/>
            <w:tcMar>
              <w:top w:w="0" w:type="dxa"/>
              <w:left w:w="0" w:type="dxa"/>
              <w:bottom w:w="0" w:type="dxa"/>
              <w:right w:w="0" w:type="dxa"/>
            </w:tcMar>
          </w:tcPr>
          <w:p w14:paraId="00ACF4A5" w14:textId="77777777" w:rsidR="009E3DE5" w:rsidRPr="00346AAE" w:rsidRDefault="009E3DE5" w:rsidP="009E3DE5">
            <w:pPr>
              <w:spacing w:line="240" w:lineRule="auto"/>
              <w:ind w:left="300" w:right="101"/>
              <w:contextualSpacing/>
              <w:rPr>
                <w:rFonts w:cstheme="minorHAnsi"/>
              </w:rPr>
            </w:pPr>
            <w:r w:rsidRPr="00346AAE">
              <w:rPr>
                <w:rFonts w:eastAsia="Helvetica" w:cstheme="minorHAnsi"/>
                <w:color w:val="000000"/>
              </w:rPr>
              <w:t>Adult</w:t>
            </w:r>
          </w:p>
        </w:tc>
        <w:tc>
          <w:tcPr>
            <w:tcW w:w="1530" w:type="dxa"/>
            <w:shd w:val="clear" w:color="auto" w:fill="FFFFFF"/>
            <w:tcMar>
              <w:top w:w="0" w:type="dxa"/>
              <w:left w:w="0" w:type="dxa"/>
              <w:bottom w:w="0" w:type="dxa"/>
              <w:right w:w="0" w:type="dxa"/>
            </w:tcMar>
            <w:vAlign w:val="center"/>
          </w:tcPr>
          <w:p w14:paraId="063205A8" w14:textId="77777777" w:rsidR="009E3DE5" w:rsidRPr="00346AAE" w:rsidRDefault="009E3DE5" w:rsidP="009E3DE5">
            <w:pPr>
              <w:spacing w:line="240" w:lineRule="auto"/>
              <w:ind w:left="100" w:right="101"/>
              <w:contextualSpacing/>
              <w:jc w:val="center"/>
              <w:rPr>
                <w:rFonts w:cstheme="minorHAnsi"/>
              </w:rPr>
            </w:pPr>
            <w:r w:rsidRPr="00346AAE">
              <w:rPr>
                <w:rFonts w:eastAsia="Helvetica" w:cstheme="minorHAnsi"/>
                <w:color w:val="000000"/>
              </w:rPr>
              <w:t>67 (100%)</w:t>
            </w:r>
          </w:p>
        </w:tc>
        <w:tc>
          <w:tcPr>
            <w:tcW w:w="2070" w:type="dxa"/>
            <w:shd w:val="clear" w:color="auto" w:fill="FFFFFF"/>
            <w:tcMar>
              <w:top w:w="0" w:type="dxa"/>
              <w:left w:w="0" w:type="dxa"/>
              <w:bottom w:w="0" w:type="dxa"/>
              <w:right w:w="0" w:type="dxa"/>
            </w:tcMar>
            <w:vAlign w:val="center"/>
          </w:tcPr>
          <w:p w14:paraId="480FBBD9" w14:textId="77777777" w:rsidR="009E3DE5" w:rsidRPr="00346AAE" w:rsidRDefault="009E3DE5" w:rsidP="009E3DE5">
            <w:pPr>
              <w:spacing w:line="240" w:lineRule="auto"/>
              <w:ind w:left="100" w:right="101"/>
              <w:contextualSpacing/>
              <w:jc w:val="center"/>
              <w:rPr>
                <w:rFonts w:cstheme="minorHAnsi"/>
              </w:rPr>
            </w:pPr>
            <w:r w:rsidRPr="00346AAE">
              <w:rPr>
                <w:rFonts w:eastAsia="Helvetica" w:cstheme="minorHAnsi"/>
                <w:color w:val="000000"/>
              </w:rPr>
              <w:t>7 (58%)</w:t>
            </w:r>
          </w:p>
        </w:tc>
        <w:tc>
          <w:tcPr>
            <w:tcW w:w="1530" w:type="dxa"/>
            <w:shd w:val="clear" w:color="auto" w:fill="FFFFFF"/>
            <w:tcMar>
              <w:top w:w="0" w:type="dxa"/>
              <w:left w:w="0" w:type="dxa"/>
              <w:bottom w:w="0" w:type="dxa"/>
              <w:right w:w="0" w:type="dxa"/>
            </w:tcMar>
            <w:vAlign w:val="center"/>
          </w:tcPr>
          <w:p w14:paraId="1EA6538D" w14:textId="77777777" w:rsidR="009E3DE5" w:rsidRPr="00346AAE" w:rsidRDefault="009E3DE5" w:rsidP="009E3DE5">
            <w:pPr>
              <w:spacing w:line="240" w:lineRule="auto"/>
              <w:ind w:left="100" w:right="101"/>
              <w:contextualSpacing/>
              <w:jc w:val="center"/>
              <w:rPr>
                <w:rFonts w:cstheme="minorHAnsi"/>
              </w:rPr>
            </w:pPr>
            <w:r w:rsidRPr="00346AAE">
              <w:rPr>
                <w:rFonts w:eastAsia="Helvetica" w:cstheme="minorHAnsi"/>
                <w:color w:val="000000"/>
              </w:rPr>
              <w:t>132 (100%)</w:t>
            </w:r>
          </w:p>
        </w:tc>
      </w:tr>
      <w:tr w:rsidR="009E3DE5" w:rsidRPr="00346AAE" w14:paraId="7059B2CE" w14:textId="77777777" w:rsidTr="00036D0E">
        <w:trPr>
          <w:cantSplit/>
        </w:trPr>
        <w:tc>
          <w:tcPr>
            <w:tcW w:w="2070" w:type="dxa"/>
            <w:tcBorders>
              <w:bottom w:val="single" w:sz="8" w:space="0" w:color="000000"/>
            </w:tcBorders>
            <w:shd w:val="clear" w:color="auto" w:fill="FFFFFF"/>
            <w:tcMar>
              <w:top w:w="0" w:type="dxa"/>
              <w:left w:w="0" w:type="dxa"/>
              <w:bottom w:w="0" w:type="dxa"/>
              <w:right w:w="0" w:type="dxa"/>
            </w:tcMar>
          </w:tcPr>
          <w:p w14:paraId="46C77CAE" w14:textId="77777777" w:rsidR="009E3DE5" w:rsidRPr="00346AAE" w:rsidRDefault="009E3DE5" w:rsidP="009E3DE5">
            <w:pPr>
              <w:spacing w:line="240" w:lineRule="auto"/>
              <w:ind w:left="300" w:right="101"/>
              <w:contextualSpacing/>
              <w:rPr>
                <w:rFonts w:cstheme="minorHAnsi"/>
              </w:rPr>
            </w:pPr>
            <w:r w:rsidRPr="00346AAE">
              <w:rPr>
                <w:rFonts w:eastAsia="Helvetica" w:cstheme="minorHAnsi"/>
                <w:color w:val="000000"/>
              </w:rPr>
              <w:t>Jack</w:t>
            </w:r>
          </w:p>
        </w:tc>
        <w:tc>
          <w:tcPr>
            <w:tcW w:w="1530" w:type="dxa"/>
            <w:tcBorders>
              <w:bottom w:val="single" w:sz="8" w:space="0" w:color="000000"/>
            </w:tcBorders>
            <w:shd w:val="clear" w:color="auto" w:fill="FFFFFF"/>
            <w:tcMar>
              <w:top w:w="0" w:type="dxa"/>
              <w:left w:w="0" w:type="dxa"/>
              <w:bottom w:w="0" w:type="dxa"/>
              <w:right w:w="0" w:type="dxa"/>
            </w:tcMar>
            <w:vAlign w:val="center"/>
          </w:tcPr>
          <w:p w14:paraId="6E06F3F4" w14:textId="77777777" w:rsidR="009E3DE5" w:rsidRPr="00346AAE" w:rsidRDefault="009E3DE5" w:rsidP="009E3DE5">
            <w:pPr>
              <w:spacing w:line="240" w:lineRule="auto"/>
              <w:ind w:left="100" w:right="101"/>
              <w:contextualSpacing/>
              <w:jc w:val="center"/>
              <w:rPr>
                <w:rFonts w:cstheme="minorHAnsi"/>
              </w:rPr>
            </w:pPr>
            <w:r w:rsidRPr="00346AAE">
              <w:rPr>
                <w:rFonts w:eastAsia="Helvetica" w:cstheme="minorHAnsi"/>
                <w:color w:val="000000"/>
              </w:rPr>
              <w:t>0 (0%)</w:t>
            </w:r>
          </w:p>
        </w:tc>
        <w:tc>
          <w:tcPr>
            <w:tcW w:w="2070" w:type="dxa"/>
            <w:tcBorders>
              <w:bottom w:val="single" w:sz="8" w:space="0" w:color="000000"/>
            </w:tcBorders>
            <w:shd w:val="clear" w:color="auto" w:fill="FFFFFF"/>
            <w:tcMar>
              <w:top w:w="0" w:type="dxa"/>
              <w:left w:w="0" w:type="dxa"/>
              <w:bottom w:w="0" w:type="dxa"/>
              <w:right w:w="0" w:type="dxa"/>
            </w:tcMar>
            <w:vAlign w:val="center"/>
          </w:tcPr>
          <w:p w14:paraId="1BC9C231" w14:textId="77777777" w:rsidR="009E3DE5" w:rsidRPr="00346AAE" w:rsidRDefault="009E3DE5" w:rsidP="009E3DE5">
            <w:pPr>
              <w:spacing w:line="240" w:lineRule="auto"/>
              <w:ind w:left="100" w:right="101"/>
              <w:contextualSpacing/>
              <w:jc w:val="center"/>
              <w:rPr>
                <w:rFonts w:cstheme="minorHAnsi"/>
              </w:rPr>
            </w:pPr>
            <w:r w:rsidRPr="00346AAE">
              <w:rPr>
                <w:rFonts w:eastAsia="Helvetica" w:cstheme="minorHAnsi"/>
                <w:color w:val="000000"/>
              </w:rPr>
              <w:t>5 (42%)</w:t>
            </w:r>
          </w:p>
        </w:tc>
        <w:tc>
          <w:tcPr>
            <w:tcW w:w="1530" w:type="dxa"/>
            <w:tcBorders>
              <w:bottom w:val="single" w:sz="8" w:space="0" w:color="000000"/>
            </w:tcBorders>
            <w:shd w:val="clear" w:color="auto" w:fill="FFFFFF"/>
            <w:tcMar>
              <w:top w:w="0" w:type="dxa"/>
              <w:left w:w="0" w:type="dxa"/>
              <w:bottom w:w="0" w:type="dxa"/>
              <w:right w:w="0" w:type="dxa"/>
            </w:tcMar>
            <w:vAlign w:val="center"/>
          </w:tcPr>
          <w:p w14:paraId="262B90AB" w14:textId="77777777" w:rsidR="009E3DE5" w:rsidRPr="00346AAE" w:rsidRDefault="009E3DE5" w:rsidP="009E3DE5">
            <w:pPr>
              <w:spacing w:line="240" w:lineRule="auto"/>
              <w:ind w:left="100" w:right="101"/>
              <w:contextualSpacing/>
              <w:jc w:val="center"/>
              <w:rPr>
                <w:rFonts w:cstheme="minorHAnsi"/>
              </w:rPr>
            </w:pPr>
            <w:r w:rsidRPr="00346AAE">
              <w:rPr>
                <w:rFonts w:eastAsia="Helvetica" w:cstheme="minorHAnsi"/>
                <w:color w:val="000000"/>
              </w:rPr>
              <w:t>0 (0%)</w:t>
            </w:r>
          </w:p>
        </w:tc>
      </w:tr>
    </w:tbl>
    <w:p w14:paraId="318BA59D" w14:textId="77777777" w:rsidR="00097907" w:rsidRDefault="00097907" w:rsidP="00126C10">
      <w:pPr>
        <w:spacing w:after="0" w:line="240" w:lineRule="auto"/>
        <w:rPr>
          <w:sz w:val="24"/>
          <w:szCs w:val="24"/>
        </w:rPr>
      </w:pPr>
    </w:p>
    <w:p w14:paraId="379E19C9" w14:textId="6F5A9391" w:rsidR="009E3DE5" w:rsidRDefault="009E3DE5" w:rsidP="00126C10">
      <w:pPr>
        <w:spacing w:after="0" w:line="240" w:lineRule="auto"/>
        <w:rPr>
          <w:sz w:val="24"/>
          <w:szCs w:val="24"/>
        </w:rPr>
      </w:pPr>
      <w:r w:rsidRPr="00126C10">
        <w:rPr>
          <w:b/>
          <w:bCs/>
          <w:sz w:val="24"/>
          <w:szCs w:val="24"/>
        </w:rPr>
        <w:t>Table 1.</w:t>
      </w:r>
      <w:r w:rsidRPr="009E3DE5">
        <w:rPr>
          <w:sz w:val="24"/>
          <w:szCs w:val="24"/>
        </w:rPr>
        <w:t xml:space="preserve"> </w:t>
      </w:r>
      <w:r w:rsidR="00AA1C15">
        <w:rPr>
          <w:sz w:val="24"/>
          <w:szCs w:val="24"/>
        </w:rPr>
        <w:t>Number of samples (N) collected based on the sampling method and location. Number of samples (N) collected</w:t>
      </w:r>
      <w:r w:rsidR="00533317">
        <w:rPr>
          <w:sz w:val="24"/>
          <w:szCs w:val="24"/>
        </w:rPr>
        <w:t xml:space="preserve"> from adult or jack salmon. Jacks were identified based </w:t>
      </w:r>
      <w:commentRangeStart w:id="29"/>
      <w:r w:rsidR="00533317">
        <w:rPr>
          <w:sz w:val="24"/>
          <w:szCs w:val="24"/>
        </w:rPr>
        <w:t>on</w:t>
      </w:r>
      <w:commentRangeEnd w:id="29"/>
      <w:r w:rsidR="00533317">
        <w:rPr>
          <w:rStyle w:val="CommentReference"/>
        </w:rPr>
        <w:commentReference w:id="29"/>
      </w:r>
      <w:r w:rsidR="00533317">
        <w:rPr>
          <w:sz w:val="24"/>
          <w:szCs w:val="24"/>
        </w:rPr>
        <w:t>…</w:t>
      </w:r>
    </w:p>
    <w:p w14:paraId="64C62760" w14:textId="200705C9" w:rsidR="009E3DE5" w:rsidRDefault="009E3DE5" w:rsidP="00144E70">
      <w:pPr>
        <w:rPr>
          <w:sz w:val="24"/>
          <w:szCs w:val="24"/>
        </w:rPr>
      </w:pPr>
    </w:p>
    <w:p w14:paraId="4875B70D" w14:textId="77777777" w:rsidR="00534D41" w:rsidRDefault="00534D41" w:rsidP="00144E70">
      <w:pPr>
        <w:rPr>
          <w:sz w:val="24"/>
          <w:szCs w:val="24"/>
        </w:rPr>
      </w:pPr>
    </w:p>
    <w:p w14:paraId="07DDC966" w14:textId="32406525" w:rsidR="009E3DE5" w:rsidRDefault="00097907" w:rsidP="00144E70">
      <w:pPr>
        <w:rPr>
          <w:sz w:val="24"/>
          <w:szCs w:val="24"/>
        </w:rPr>
      </w:pPr>
      <w:r>
        <w:rPr>
          <w:noProof/>
          <w:sz w:val="24"/>
          <w:szCs w:val="24"/>
        </w:rPr>
        <w:drawing>
          <wp:inline distT="0" distB="0" distL="0" distR="0" wp14:anchorId="6B751AD9" wp14:editId="52211F2E">
            <wp:extent cx="5007006" cy="2717478"/>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3">
                      <a:extLst>
                        <a:ext uri="{28A0092B-C50C-407E-A947-70E740481C1C}">
                          <a14:useLocalDpi xmlns:a14="http://schemas.microsoft.com/office/drawing/2010/main" val="0"/>
                        </a:ext>
                      </a:extLst>
                    </a:blip>
                    <a:stretch>
                      <a:fillRect/>
                    </a:stretch>
                  </pic:blipFill>
                  <pic:spPr>
                    <a:xfrm>
                      <a:off x="0" y="0"/>
                      <a:ext cx="5015005" cy="2721820"/>
                    </a:xfrm>
                    <a:prstGeom prst="rect">
                      <a:avLst/>
                    </a:prstGeom>
                  </pic:spPr>
                </pic:pic>
              </a:graphicData>
            </a:graphic>
          </wp:inline>
        </w:drawing>
      </w:r>
    </w:p>
    <w:p w14:paraId="49381FB7" w14:textId="60AEBA9F" w:rsidR="00097907" w:rsidRDefault="00097907" w:rsidP="00144E70">
      <w:pPr>
        <w:rPr>
          <w:sz w:val="24"/>
          <w:szCs w:val="24"/>
        </w:rPr>
      </w:pPr>
      <w:r w:rsidRPr="00632FAC">
        <w:rPr>
          <w:b/>
          <w:bCs/>
          <w:sz w:val="24"/>
          <w:szCs w:val="24"/>
        </w:rPr>
        <w:t>Figure 2</w:t>
      </w:r>
      <w:r w:rsidR="00534D41" w:rsidRPr="00632FAC">
        <w:rPr>
          <w:b/>
          <w:bCs/>
          <w:sz w:val="24"/>
          <w:szCs w:val="24"/>
        </w:rPr>
        <w:t>.</w:t>
      </w:r>
      <w:r>
        <w:rPr>
          <w:sz w:val="24"/>
          <w:szCs w:val="24"/>
        </w:rPr>
        <w:t xml:space="preserve"> Number of individuals sampled by volunteer anglers, creel survey (cleaning station) or seine. Counts are binned into weeklong intervals bounded by dates on the x-axis.</w:t>
      </w:r>
    </w:p>
    <w:p w14:paraId="04209C50" w14:textId="721952CB" w:rsidR="009E3DE5" w:rsidRDefault="009E3DE5" w:rsidP="00144E70">
      <w:pPr>
        <w:rPr>
          <w:sz w:val="24"/>
          <w:szCs w:val="24"/>
        </w:rPr>
      </w:pPr>
    </w:p>
    <w:p w14:paraId="3AB73C70" w14:textId="012C166F" w:rsidR="00946086" w:rsidRDefault="00946086" w:rsidP="00144E70">
      <w:pPr>
        <w:rPr>
          <w:sz w:val="24"/>
          <w:szCs w:val="24"/>
        </w:rPr>
      </w:pPr>
      <w:r>
        <w:rPr>
          <w:noProof/>
          <w:sz w:val="24"/>
          <w:szCs w:val="24"/>
        </w:rPr>
        <w:lastRenderedPageBreak/>
        <w:drawing>
          <wp:inline distT="0" distB="0" distL="0" distR="0" wp14:anchorId="13654B7C" wp14:editId="15ACD379">
            <wp:extent cx="5943600" cy="4102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4">
                      <a:extLst>
                        <a:ext uri="{28A0092B-C50C-407E-A947-70E740481C1C}">
                          <a14:useLocalDpi xmlns:a14="http://schemas.microsoft.com/office/drawing/2010/main" val="0"/>
                        </a:ext>
                      </a:extLst>
                    </a:blip>
                    <a:stretch>
                      <a:fillRect/>
                    </a:stretch>
                  </pic:blipFill>
                  <pic:spPr>
                    <a:xfrm>
                      <a:off x="0" y="0"/>
                      <a:ext cx="5943600" cy="4102100"/>
                    </a:xfrm>
                    <a:prstGeom prst="rect">
                      <a:avLst/>
                    </a:prstGeom>
                  </pic:spPr>
                </pic:pic>
              </a:graphicData>
            </a:graphic>
          </wp:inline>
        </w:drawing>
      </w:r>
    </w:p>
    <w:p w14:paraId="508A3C9E" w14:textId="39F85CD7" w:rsidR="009E3DE5" w:rsidRDefault="009E3DE5" w:rsidP="00144E70">
      <w:pPr>
        <w:rPr>
          <w:sz w:val="24"/>
          <w:szCs w:val="24"/>
        </w:rPr>
      </w:pPr>
      <w:r w:rsidRPr="00632FAC">
        <w:rPr>
          <w:b/>
          <w:bCs/>
          <w:sz w:val="24"/>
          <w:szCs w:val="24"/>
        </w:rPr>
        <w:t xml:space="preserve">Figure </w:t>
      </w:r>
      <w:r w:rsidR="00946086" w:rsidRPr="00632FAC">
        <w:rPr>
          <w:b/>
          <w:bCs/>
          <w:sz w:val="24"/>
          <w:szCs w:val="24"/>
        </w:rPr>
        <w:t>3</w:t>
      </w:r>
      <w:r w:rsidRPr="00632FAC">
        <w:rPr>
          <w:b/>
          <w:bCs/>
          <w:sz w:val="24"/>
          <w:szCs w:val="24"/>
        </w:rPr>
        <w:t>.</w:t>
      </w:r>
      <w:r w:rsidRPr="009E3DE5">
        <w:rPr>
          <w:sz w:val="24"/>
          <w:szCs w:val="24"/>
        </w:rPr>
        <w:t xml:space="preserve"> </w:t>
      </w:r>
      <w:r w:rsidR="00946086">
        <w:rPr>
          <w:sz w:val="24"/>
          <w:szCs w:val="24"/>
        </w:rPr>
        <w:t>Average daily d</w:t>
      </w:r>
      <w:r w:rsidRPr="009E3DE5">
        <w:rPr>
          <w:sz w:val="24"/>
          <w:szCs w:val="24"/>
        </w:rPr>
        <w:t>ischarge (</w:t>
      </w:r>
      <w:r w:rsidR="00946086">
        <w:rPr>
          <w:sz w:val="24"/>
          <w:szCs w:val="24"/>
        </w:rPr>
        <w:t>Log10 transformed cubic feet per second (</w:t>
      </w:r>
      <w:proofErr w:type="spellStart"/>
      <w:r w:rsidRPr="009E3DE5">
        <w:rPr>
          <w:sz w:val="24"/>
          <w:szCs w:val="24"/>
        </w:rPr>
        <w:t>cfs</w:t>
      </w:r>
      <w:proofErr w:type="spellEnd"/>
      <w:r w:rsidRPr="009E3DE5">
        <w:rPr>
          <w:sz w:val="24"/>
          <w:szCs w:val="24"/>
        </w:rPr>
        <w:t>)</w:t>
      </w:r>
      <w:r w:rsidR="00946086">
        <w:rPr>
          <w:sz w:val="24"/>
          <w:szCs w:val="24"/>
        </w:rPr>
        <w:t>)</w:t>
      </w:r>
      <w:r w:rsidRPr="009E3DE5">
        <w:rPr>
          <w:sz w:val="24"/>
          <w:szCs w:val="24"/>
        </w:rPr>
        <w:t xml:space="preserve"> and river temperature (°C) at USGS </w:t>
      </w:r>
      <w:proofErr w:type="spellStart"/>
      <w:r w:rsidRPr="009E3DE5">
        <w:rPr>
          <w:sz w:val="24"/>
          <w:szCs w:val="24"/>
        </w:rPr>
        <w:t>Agness</w:t>
      </w:r>
      <w:proofErr w:type="spellEnd"/>
      <w:r w:rsidRPr="009E3DE5">
        <w:rPr>
          <w:sz w:val="24"/>
          <w:szCs w:val="24"/>
        </w:rPr>
        <w:t xml:space="preserve"> gauge (number 14372300), and number of </w:t>
      </w:r>
      <w:commentRangeStart w:id="30"/>
      <w:r w:rsidRPr="009E3DE5">
        <w:rPr>
          <w:sz w:val="24"/>
          <w:szCs w:val="24"/>
        </w:rPr>
        <w:t>Chinook</w:t>
      </w:r>
      <w:commentRangeEnd w:id="30"/>
      <w:r w:rsidR="00C83A6F">
        <w:rPr>
          <w:rStyle w:val="CommentReference"/>
        </w:rPr>
        <w:commentReference w:id="30"/>
      </w:r>
      <w:r w:rsidRPr="009E3DE5">
        <w:rPr>
          <w:sz w:val="24"/>
          <w:szCs w:val="24"/>
        </w:rPr>
        <w:t xml:space="preserve"> salmon sampled by anglers </w:t>
      </w:r>
      <w:r w:rsidR="00946086">
        <w:rPr>
          <w:sz w:val="24"/>
          <w:szCs w:val="24"/>
        </w:rPr>
        <w:t>binned into 7 day periods in 2019</w:t>
      </w:r>
      <w:r w:rsidRPr="009E3DE5">
        <w:rPr>
          <w:sz w:val="24"/>
          <w:szCs w:val="24"/>
        </w:rPr>
        <w:t xml:space="preserve"> (</w:t>
      </w:r>
      <w:r w:rsidR="000262A3">
        <w:rPr>
          <w:sz w:val="24"/>
          <w:szCs w:val="24"/>
        </w:rPr>
        <w:t xml:space="preserve">O’Malley </w:t>
      </w:r>
      <w:r w:rsidR="000262A3" w:rsidRPr="000262A3">
        <w:rPr>
          <w:i/>
          <w:iCs/>
          <w:sz w:val="24"/>
          <w:szCs w:val="24"/>
        </w:rPr>
        <w:t>et al.</w:t>
      </w:r>
      <w:r w:rsidR="000262A3">
        <w:rPr>
          <w:sz w:val="24"/>
          <w:szCs w:val="24"/>
        </w:rPr>
        <w:t xml:space="preserve"> 2020)</w:t>
      </w:r>
      <w:r w:rsidR="00946086">
        <w:rPr>
          <w:sz w:val="24"/>
          <w:szCs w:val="24"/>
        </w:rPr>
        <w:t>(purple)</w:t>
      </w:r>
      <w:r w:rsidRPr="009E3DE5">
        <w:rPr>
          <w:sz w:val="24"/>
          <w:szCs w:val="24"/>
        </w:rPr>
        <w:t xml:space="preserve"> and 2020</w:t>
      </w:r>
      <w:r w:rsidR="00946086">
        <w:rPr>
          <w:sz w:val="24"/>
          <w:szCs w:val="24"/>
        </w:rPr>
        <w:t xml:space="preserve"> (yellow)</w:t>
      </w:r>
      <w:r>
        <w:rPr>
          <w:sz w:val="24"/>
          <w:szCs w:val="24"/>
        </w:rPr>
        <w:t>.</w:t>
      </w:r>
    </w:p>
    <w:p w14:paraId="435DEB27" w14:textId="719628AB" w:rsidR="009E3DE5" w:rsidRDefault="009E3DE5" w:rsidP="00144E70">
      <w:pPr>
        <w:rPr>
          <w:sz w:val="24"/>
          <w:szCs w:val="24"/>
        </w:rPr>
      </w:pPr>
    </w:p>
    <w:p w14:paraId="14283076" w14:textId="77777777" w:rsidR="009E3DE5" w:rsidRPr="009E3DE5" w:rsidRDefault="009E3DE5" w:rsidP="009E3DE5">
      <w:pPr>
        <w:rPr>
          <w:b/>
          <w:bCs/>
          <w:sz w:val="24"/>
          <w:szCs w:val="24"/>
        </w:rPr>
      </w:pPr>
      <w:r w:rsidRPr="009E3DE5">
        <w:rPr>
          <w:b/>
          <w:bCs/>
          <w:sz w:val="24"/>
          <w:szCs w:val="24"/>
        </w:rPr>
        <w:t xml:space="preserve">Genotyping </w:t>
      </w:r>
    </w:p>
    <w:p w14:paraId="6F0ED842" w14:textId="2D7A4B5F" w:rsidR="003751E4" w:rsidRPr="00DE3FEE" w:rsidRDefault="009E3DE5" w:rsidP="003751E4">
      <w:pPr>
        <w:rPr>
          <w:sz w:val="24"/>
          <w:szCs w:val="24"/>
        </w:rPr>
      </w:pPr>
      <w:r w:rsidRPr="009E3DE5">
        <w:rPr>
          <w:sz w:val="24"/>
          <w:szCs w:val="24"/>
        </w:rPr>
        <w:t>Two of the 211 samples were excluded during filtering. Of the remaining 2</w:t>
      </w:r>
      <w:r w:rsidR="001F1E5B">
        <w:rPr>
          <w:sz w:val="24"/>
          <w:szCs w:val="24"/>
        </w:rPr>
        <w:t>09</w:t>
      </w:r>
      <w:r w:rsidRPr="009E3DE5">
        <w:rPr>
          <w:sz w:val="24"/>
          <w:szCs w:val="24"/>
        </w:rPr>
        <w:t xml:space="preserve"> samples, 49 samples were genotyped homozygous </w:t>
      </w:r>
      <w:r w:rsidR="00E35F78">
        <w:rPr>
          <w:sz w:val="24"/>
          <w:szCs w:val="24"/>
        </w:rPr>
        <w:t>spring</w:t>
      </w:r>
      <w:r w:rsidRPr="009E3DE5">
        <w:rPr>
          <w:sz w:val="24"/>
          <w:szCs w:val="24"/>
        </w:rPr>
        <w:t xml:space="preserve">, 35 samples were genotyped heterozygous, 121 samples were genotyped homozygous </w:t>
      </w:r>
      <w:r w:rsidR="00E35F78">
        <w:rPr>
          <w:sz w:val="24"/>
          <w:szCs w:val="24"/>
        </w:rPr>
        <w:t>fall</w:t>
      </w:r>
      <w:r w:rsidR="001F1E5B">
        <w:rPr>
          <w:sz w:val="24"/>
          <w:szCs w:val="24"/>
        </w:rPr>
        <w:t xml:space="preserve"> and </w:t>
      </w:r>
      <w:r w:rsidR="001F1E5B" w:rsidRPr="009E3DE5">
        <w:rPr>
          <w:sz w:val="24"/>
          <w:szCs w:val="24"/>
        </w:rPr>
        <w:t xml:space="preserve">four samples had discordant genotypes across the two </w:t>
      </w:r>
      <w:r w:rsidR="001F1E5B" w:rsidRPr="00E65C46">
        <w:rPr>
          <w:i/>
          <w:iCs/>
          <w:sz w:val="24"/>
          <w:szCs w:val="24"/>
        </w:rPr>
        <w:t>greb1l</w:t>
      </w:r>
      <w:r w:rsidR="001F1E5B" w:rsidRPr="009E3DE5">
        <w:rPr>
          <w:sz w:val="24"/>
          <w:szCs w:val="24"/>
        </w:rPr>
        <w:t xml:space="preserve"> SNPs. </w:t>
      </w:r>
      <w:r w:rsidRPr="009E3DE5">
        <w:rPr>
          <w:sz w:val="24"/>
          <w:szCs w:val="24"/>
        </w:rPr>
        <w:t>(</w:t>
      </w:r>
      <w:r w:rsidR="00474D12">
        <w:rPr>
          <w:sz w:val="24"/>
          <w:szCs w:val="24"/>
        </w:rPr>
        <w:t xml:space="preserve">Table S1, </w:t>
      </w:r>
      <w:r>
        <w:rPr>
          <w:sz w:val="24"/>
          <w:szCs w:val="24"/>
        </w:rPr>
        <w:t>F</w:t>
      </w:r>
      <w:r w:rsidRPr="009E3DE5">
        <w:rPr>
          <w:sz w:val="24"/>
          <w:szCs w:val="24"/>
        </w:rPr>
        <w:t>igure 3).</w:t>
      </w:r>
      <w:r w:rsidR="001F1E5B">
        <w:rPr>
          <w:sz w:val="24"/>
          <w:szCs w:val="24"/>
        </w:rPr>
        <w:t xml:space="preserve"> </w:t>
      </w:r>
    </w:p>
    <w:p w14:paraId="28A32E9E" w14:textId="278B47CD" w:rsidR="009E3DE5" w:rsidRDefault="003751E4" w:rsidP="009E3DE5">
      <w:pPr>
        <w:rPr>
          <w:sz w:val="24"/>
          <w:szCs w:val="24"/>
        </w:rPr>
      </w:pPr>
      <w:r>
        <w:rPr>
          <w:sz w:val="24"/>
          <w:szCs w:val="24"/>
        </w:rPr>
        <w:t xml:space="preserve"> </w:t>
      </w:r>
    </w:p>
    <w:p w14:paraId="4566DA96" w14:textId="460EDC3E" w:rsidR="009E3DE5" w:rsidRDefault="009E3DE5" w:rsidP="00144E70">
      <w:pPr>
        <w:rPr>
          <w:sz w:val="24"/>
          <w:szCs w:val="24"/>
        </w:rPr>
      </w:pPr>
    </w:p>
    <w:p w14:paraId="432403ED" w14:textId="57B766ED" w:rsidR="009E3DE5" w:rsidRDefault="009E3DE5" w:rsidP="00144E70">
      <w:pPr>
        <w:rPr>
          <w:sz w:val="24"/>
          <w:szCs w:val="24"/>
        </w:rPr>
      </w:pPr>
    </w:p>
    <w:p w14:paraId="31F4650B" w14:textId="134CB4D0" w:rsidR="009E3DE5" w:rsidRDefault="00934004" w:rsidP="00144E70">
      <w:pPr>
        <w:rPr>
          <w:sz w:val="24"/>
          <w:szCs w:val="24"/>
        </w:rPr>
      </w:pPr>
      <w:r>
        <w:rPr>
          <w:noProof/>
          <w:sz w:val="24"/>
          <w:szCs w:val="24"/>
        </w:rPr>
        <w:lastRenderedPageBreak/>
        <w:drawing>
          <wp:inline distT="0" distB="0" distL="0" distR="0" wp14:anchorId="6BFBB300" wp14:editId="03ED9A94">
            <wp:extent cx="5943600" cy="3581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5">
                      <a:extLst>
                        <a:ext uri="{28A0092B-C50C-407E-A947-70E740481C1C}">
                          <a14:useLocalDpi xmlns:a14="http://schemas.microsoft.com/office/drawing/2010/main" val="0"/>
                        </a:ext>
                      </a:extLst>
                    </a:blip>
                    <a:stretch>
                      <a:fillRect/>
                    </a:stretch>
                  </pic:blipFill>
                  <pic:spPr>
                    <a:xfrm>
                      <a:off x="0" y="0"/>
                      <a:ext cx="5943600" cy="3581400"/>
                    </a:xfrm>
                    <a:prstGeom prst="rect">
                      <a:avLst/>
                    </a:prstGeom>
                  </pic:spPr>
                </pic:pic>
              </a:graphicData>
            </a:graphic>
          </wp:inline>
        </w:drawing>
      </w:r>
    </w:p>
    <w:p w14:paraId="38922818" w14:textId="5CD7898D" w:rsidR="0031797E" w:rsidRDefault="009E3DE5" w:rsidP="00144E70">
      <w:pPr>
        <w:rPr>
          <w:sz w:val="24"/>
          <w:szCs w:val="24"/>
        </w:rPr>
      </w:pPr>
      <w:r w:rsidRPr="00B62C6A">
        <w:rPr>
          <w:b/>
          <w:bCs/>
          <w:sz w:val="24"/>
          <w:szCs w:val="24"/>
        </w:rPr>
        <w:t xml:space="preserve">Figure </w:t>
      </w:r>
      <w:r w:rsidR="00934004" w:rsidRPr="00B62C6A">
        <w:rPr>
          <w:b/>
          <w:bCs/>
          <w:sz w:val="24"/>
          <w:szCs w:val="24"/>
        </w:rPr>
        <w:t>4</w:t>
      </w:r>
      <w:r w:rsidRPr="00B62C6A">
        <w:rPr>
          <w:b/>
          <w:bCs/>
          <w:sz w:val="24"/>
          <w:szCs w:val="24"/>
        </w:rPr>
        <w:t>.</w:t>
      </w:r>
      <w:r w:rsidRPr="009E3DE5">
        <w:rPr>
          <w:sz w:val="24"/>
          <w:szCs w:val="24"/>
        </w:rPr>
        <w:t xml:space="preserve"> </w:t>
      </w:r>
      <w:r w:rsidR="00934004">
        <w:rPr>
          <w:sz w:val="24"/>
          <w:szCs w:val="24"/>
        </w:rPr>
        <w:t>N</w:t>
      </w:r>
      <w:r w:rsidR="00934004" w:rsidRPr="00934004">
        <w:rPr>
          <w:sz w:val="24"/>
          <w:szCs w:val="24"/>
        </w:rPr>
        <w:t>umber of</w:t>
      </w:r>
      <w:r w:rsidR="00934004">
        <w:rPr>
          <w:sz w:val="24"/>
          <w:szCs w:val="24"/>
        </w:rPr>
        <w:t xml:space="preserve"> sampled</w:t>
      </w:r>
      <w:r w:rsidR="00934004" w:rsidRPr="00934004">
        <w:rPr>
          <w:sz w:val="24"/>
          <w:szCs w:val="24"/>
        </w:rPr>
        <w:t xml:space="preserve"> </w:t>
      </w:r>
      <w:r w:rsidR="00934004">
        <w:rPr>
          <w:sz w:val="24"/>
          <w:szCs w:val="24"/>
        </w:rPr>
        <w:t>individuals</w:t>
      </w:r>
      <w:r w:rsidR="00934004" w:rsidRPr="00934004">
        <w:rPr>
          <w:sz w:val="24"/>
          <w:szCs w:val="24"/>
        </w:rPr>
        <w:t xml:space="preserve"> with homozygous spring, heterozygous, homozygous fall </w:t>
      </w:r>
      <w:r w:rsidR="0031797E">
        <w:rPr>
          <w:sz w:val="24"/>
          <w:szCs w:val="24"/>
        </w:rPr>
        <w:t xml:space="preserve">and discordant </w:t>
      </w:r>
      <w:r w:rsidR="00934004" w:rsidRPr="00934004">
        <w:rPr>
          <w:sz w:val="24"/>
          <w:szCs w:val="24"/>
        </w:rPr>
        <w:t xml:space="preserve">genotypes at </w:t>
      </w:r>
      <w:r w:rsidR="00934004" w:rsidRPr="00B62C6A">
        <w:rPr>
          <w:i/>
          <w:iCs/>
          <w:sz w:val="24"/>
          <w:szCs w:val="24"/>
        </w:rPr>
        <w:t>greb1l</w:t>
      </w:r>
      <w:r w:rsidR="00934004" w:rsidRPr="00934004">
        <w:rPr>
          <w:sz w:val="24"/>
          <w:szCs w:val="24"/>
        </w:rPr>
        <w:t xml:space="preserve"> SNP1 and SNP2 binned into </w:t>
      </w:r>
      <w:r w:rsidR="003F247D" w:rsidRPr="00934004">
        <w:rPr>
          <w:sz w:val="24"/>
          <w:szCs w:val="24"/>
        </w:rPr>
        <w:t>weeklong</w:t>
      </w:r>
      <w:r w:rsidR="00934004" w:rsidRPr="00934004">
        <w:rPr>
          <w:sz w:val="24"/>
          <w:szCs w:val="24"/>
        </w:rPr>
        <w:t xml:space="preserve"> periods bounded by the dates on the x-axis</w:t>
      </w:r>
      <w:r w:rsidR="00934004">
        <w:rPr>
          <w:sz w:val="24"/>
          <w:szCs w:val="24"/>
        </w:rPr>
        <w:t xml:space="preserve">. Discordant genotypes are those that disagree at </w:t>
      </w:r>
      <w:r w:rsidR="0031797E" w:rsidRPr="00B62C6A">
        <w:rPr>
          <w:i/>
          <w:iCs/>
          <w:sz w:val="24"/>
          <w:szCs w:val="24"/>
        </w:rPr>
        <w:t>greb1l</w:t>
      </w:r>
      <w:r w:rsidR="0031797E">
        <w:rPr>
          <w:sz w:val="24"/>
          <w:szCs w:val="24"/>
        </w:rPr>
        <w:t xml:space="preserve"> </w:t>
      </w:r>
      <w:r w:rsidR="00934004">
        <w:rPr>
          <w:sz w:val="24"/>
          <w:szCs w:val="24"/>
        </w:rPr>
        <w:t>SNP1 and SNP2</w:t>
      </w:r>
      <w:r w:rsidR="004D5D0B">
        <w:rPr>
          <w:sz w:val="24"/>
          <w:szCs w:val="24"/>
        </w:rPr>
        <w:t>.</w:t>
      </w:r>
      <w:r w:rsidR="00934004" w:rsidRPr="00934004" w:rsidDel="00934004">
        <w:rPr>
          <w:sz w:val="24"/>
          <w:szCs w:val="24"/>
        </w:rPr>
        <w:t xml:space="preserve"> </w:t>
      </w:r>
    </w:p>
    <w:p w14:paraId="53C4E0CE" w14:textId="77777777" w:rsidR="00F76113" w:rsidRDefault="00F76113" w:rsidP="00144E70">
      <w:pPr>
        <w:rPr>
          <w:sz w:val="24"/>
          <w:szCs w:val="24"/>
        </w:rPr>
      </w:pPr>
    </w:p>
    <w:p w14:paraId="0EFE5B8B" w14:textId="5B5FBCE5" w:rsidR="009E3DE5" w:rsidRDefault="009E3DE5" w:rsidP="00144E70">
      <w:pPr>
        <w:rPr>
          <w:sz w:val="24"/>
          <w:szCs w:val="24"/>
        </w:rPr>
      </w:pPr>
      <w:r w:rsidRPr="009E3DE5">
        <w:rPr>
          <w:sz w:val="24"/>
          <w:szCs w:val="24"/>
        </w:rPr>
        <w:t xml:space="preserve">Focusing only on </w:t>
      </w:r>
      <w:r w:rsidR="004D5D0B" w:rsidRPr="004D5D0B">
        <w:rPr>
          <w:i/>
          <w:iCs/>
          <w:sz w:val="24"/>
          <w:szCs w:val="24"/>
        </w:rPr>
        <w:t>greb1l</w:t>
      </w:r>
      <w:r w:rsidR="004D5D0B">
        <w:rPr>
          <w:sz w:val="24"/>
          <w:szCs w:val="24"/>
        </w:rPr>
        <w:t xml:space="preserve"> </w:t>
      </w:r>
      <w:r w:rsidRPr="009E3DE5">
        <w:rPr>
          <w:sz w:val="24"/>
          <w:szCs w:val="24"/>
        </w:rPr>
        <w:t xml:space="preserve">SNP1, 50 individuals were homozygous </w:t>
      </w:r>
      <w:r w:rsidR="00474D12">
        <w:rPr>
          <w:sz w:val="24"/>
          <w:szCs w:val="24"/>
        </w:rPr>
        <w:t>spring</w:t>
      </w:r>
      <w:r w:rsidRPr="009E3DE5">
        <w:rPr>
          <w:sz w:val="24"/>
          <w:szCs w:val="24"/>
        </w:rPr>
        <w:t xml:space="preserve">, 37 were heterozygous, and 122 were homozygous </w:t>
      </w:r>
      <w:r w:rsidR="00474D12">
        <w:rPr>
          <w:sz w:val="24"/>
          <w:szCs w:val="24"/>
        </w:rPr>
        <w:t>fall</w:t>
      </w:r>
      <w:r w:rsidRPr="009E3DE5">
        <w:rPr>
          <w:sz w:val="24"/>
          <w:szCs w:val="24"/>
        </w:rPr>
        <w:t xml:space="preserve"> (Figure </w:t>
      </w:r>
      <w:r w:rsidR="003A6673">
        <w:rPr>
          <w:sz w:val="24"/>
          <w:szCs w:val="24"/>
        </w:rPr>
        <w:t>5</w:t>
      </w:r>
      <w:r w:rsidRPr="009E3DE5">
        <w:rPr>
          <w:sz w:val="24"/>
          <w:szCs w:val="24"/>
        </w:rPr>
        <w:t xml:space="preserve">). The first heterozygous </w:t>
      </w:r>
      <w:r w:rsidR="004D5886">
        <w:rPr>
          <w:sz w:val="24"/>
          <w:szCs w:val="24"/>
        </w:rPr>
        <w:t>sample</w:t>
      </w:r>
      <w:r w:rsidRPr="009E3DE5">
        <w:rPr>
          <w:sz w:val="24"/>
          <w:szCs w:val="24"/>
        </w:rPr>
        <w:t xml:space="preserve"> was collected on May 5</w:t>
      </w:r>
      <w:r w:rsidRPr="00474D12">
        <w:rPr>
          <w:sz w:val="24"/>
          <w:szCs w:val="24"/>
          <w:vertAlign w:val="superscript"/>
        </w:rPr>
        <w:t>th</w:t>
      </w:r>
      <w:r w:rsidR="00934004">
        <w:rPr>
          <w:sz w:val="24"/>
          <w:szCs w:val="24"/>
        </w:rPr>
        <w:t xml:space="preserve">. </w:t>
      </w:r>
      <w:r w:rsidRPr="009E3DE5">
        <w:rPr>
          <w:sz w:val="24"/>
          <w:szCs w:val="24"/>
        </w:rPr>
        <w:t>The first homozygous</w:t>
      </w:r>
      <w:r w:rsidR="00474D12">
        <w:rPr>
          <w:sz w:val="24"/>
          <w:szCs w:val="24"/>
        </w:rPr>
        <w:t xml:space="preserve"> fall</w:t>
      </w:r>
      <w:r w:rsidRPr="009E3DE5">
        <w:rPr>
          <w:sz w:val="24"/>
          <w:szCs w:val="24"/>
        </w:rPr>
        <w:t xml:space="preserve"> sample was collected on June 9</w:t>
      </w:r>
      <w:r w:rsidRPr="00474D12">
        <w:rPr>
          <w:sz w:val="24"/>
          <w:szCs w:val="24"/>
          <w:vertAlign w:val="superscript"/>
        </w:rPr>
        <w:t>th</w:t>
      </w:r>
      <w:r w:rsidR="00934004">
        <w:rPr>
          <w:sz w:val="24"/>
          <w:szCs w:val="24"/>
        </w:rPr>
        <w:t xml:space="preserve">. </w:t>
      </w:r>
      <w:r w:rsidRPr="009E3DE5">
        <w:rPr>
          <w:sz w:val="24"/>
          <w:szCs w:val="24"/>
        </w:rPr>
        <w:t xml:space="preserve">Samples first shifted from majority homozygous </w:t>
      </w:r>
      <w:r w:rsidR="00474D12">
        <w:rPr>
          <w:sz w:val="24"/>
          <w:szCs w:val="24"/>
        </w:rPr>
        <w:t>spring</w:t>
      </w:r>
      <w:r w:rsidRPr="009E3DE5">
        <w:rPr>
          <w:sz w:val="24"/>
          <w:szCs w:val="24"/>
        </w:rPr>
        <w:t xml:space="preserve"> to majority heterozygous in the </w:t>
      </w:r>
      <w:r w:rsidR="003A6673">
        <w:rPr>
          <w:sz w:val="24"/>
          <w:szCs w:val="24"/>
        </w:rPr>
        <w:t>period</w:t>
      </w:r>
      <w:r w:rsidR="003A6673" w:rsidRPr="009E3DE5">
        <w:rPr>
          <w:sz w:val="24"/>
          <w:szCs w:val="24"/>
        </w:rPr>
        <w:t xml:space="preserve"> </w:t>
      </w:r>
      <w:r w:rsidRPr="009E3DE5">
        <w:rPr>
          <w:sz w:val="24"/>
          <w:szCs w:val="24"/>
        </w:rPr>
        <w:t xml:space="preserve">from June </w:t>
      </w:r>
      <w:r w:rsidR="003A6673">
        <w:rPr>
          <w:sz w:val="24"/>
          <w:szCs w:val="24"/>
        </w:rPr>
        <w:t>3</w:t>
      </w:r>
      <w:r w:rsidR="003A6673" w:rsidRPr="004D5886">
        <w:rPr>
          <w:sz w:val="24"/>
          <w:szCs w:val="24"/>
          <w:vertAlign w:val="superscript"/>
        </w:rPr>
        <w:t>rd</w:t>
      </w:r>
      <w:r w:rsidR="004D5886">
        <w:rPr>
          <w:sz w:val="24"/>
          <w:szCs w:val="24"/>
        </w:rPr>
        <w:t xml:space="preserve"> </w:t>
      </w:r>
      <w:r w:rsidRPr="009E3DE5">
        <w:rPr>
          <w:sz w:val="24"/>
          <w:szCs w:val="24"/>
        </w:rPr>
        <w:t>to June 10</w:t>
      </w:r>
      <w:r w:rsidRPr="00474D12">
        <w:rPr>
          <w:sz w:val="24"/>
          <w:szCs w:val="24"/>
          <w:vertAlign w:val="superscript"/>
        </w:rPr>
        <w:t>th</w:t>
      </w:r>
      <w:r w:rsidR="00474D12">
        <w:rPr>
          <w:sz w:val="24"/>
          <w:szCs w:val="24"/>
        </w:rPr>
        <w:t xml:space="preserve"> </w:t>
      </w:r>
      <w:r w:rsidRPr="009E3DE5">
        <w:rPr>
          <w:sz w:val="24"/>
          <w:szCs w:val="24"/>
        </w:rPr>
        <w:t>and from majority heterozygous to majority homozygous</w:t>
      </w:r>
      <w:r w:rsidR="00031947">
        <w:rPr>
          <w:sz w:val="24"/>
          <w:szCs w:val="24"/>
        </w:rPr>
        <w:t xml:space="preserve"> fall</w:t>
      </w:r>
      <w:r w:rsidRPr="009E3DE5">
        <w:rPr>
          <w:sz w:val="24"/>
          <w:szCs w:val="24"/>
        </w:rPr>
        <w:t xml:space="preserve"> in the </w:t>
      </w:r>
      <w:r w:rsidR="003A6673">
        <w:rPr>
          <w:sz w:val="24"/>
          <w:szCs w:val="24"/>
        </w:rPr>
        <w:t xml:space="preserve">period </w:t>
      </w:r>
      <w:r w:rsidRPr="009E3DE5">
        <w:rPr>
          <w:sz w:val="24"/>
          <w:szCs w:val="24"/>
        </w:rPr>
        <w:t xml:space="preserve">from August </w:t>
      </w:r>
      <w:r w:rsidR="003A6673">
        <w:rPr>
          <w:sz w:val="24"/>
          <w:szCs w:val="24"/>
        </w:rPr>
        <w:t>5</w:t>
      </w:r>
      <w:r w:rsidRPr="00474D12">
        <w:rPr>
          <w:sz w:val="24"/>
          <w:szCs w:val="24"/>
          <w:vertAlign w:val="superscript"/>
        </w:rPr>
        <w:t>th</w:t>
      </w:r>
      <w:r w:rsidR="00474D12">
        <w:rPr>
          <w:sz w:val="24"/>
          <w:szCs w:val="24"/>
        </w:rPr>
        <w:t xml:space="preserve"> </w:t>
      </w:r>
      <w:r w:rsidRPr="009E3DE5">
        <w:rPr>
          <w:sz w:val="24"/>
          <w:szCs w:val="24"/>
        </w:rPr>
        <w:t>to August 12</w:t>
      </w:r>
      <w:r w:rsidRPr="00474D12">
        <w:rPr>
          <w:sz w:val="24"/>
          <w:szCs w:val="24"/>
          <w:vertAlign w:val="superscript"/>
        </w:rPr>
        <w:t>th</w:t>
      </w:r>
      <w:r w:rsidR="003A6673">
        <w:rPr>
          <w:sz w:val="24"/>
          <w:szCs w:val="24"/>
        </w:rPr>
        <w:t xml:space="preserve">. </w:t>
      </w:r>
      <w:r w:rsidRPr="009E3DE5">
        <w:rPr>
          <w:sz w:val="24"/>
          <w:szCs w:val="24"/>
        </w:rPr>
        <w:t>July 19</w:t>
      </w:r>
      <w:r w:rsidRPr="00474D12">
        <w:rPr>
          <w:sz w:val="24"/>
          <w:szCs w:val="24"/>
          <w:vertAlign w:val="superscript"/>
        </w:rPr>
        <w:t>th</w:t>
      </w:r>
      <w:r w:rsidR="00474D12">
        <w:rPr>
          <w:sz w:val="24"/>
          <w:szCs w:val="24"/>
        </w:rPr>
        <w:t xml:space="preserve"> </w:t>
      </w:r>
      <w:r w:rsidRPr="009E3DE5">
        <w:rPr>
          <w:sz w:val="24"/>
          <w:szCs w:val="24"/>
        </w:rPr>
        <w:t>was</w:t>
      </w:r>
      <w:r w:rsidR="003A6673">
        <w:rPr>
          <w:sz w:val="24"/>
          <w:szCs w:val="24"/>
        </w:rPr>
        <w:t xml:space="preserve"> the</w:t>
      </w:r>
      <w:r w:rsidRPr="009E3DE5">
        <w:rPr>
          <w:sz w:val="24"/>
          <w:szCs w:val="24"/>
        </w:rPr>
        <w:t xml:space="preserve"> la</w:t>
      </w:r>
      <w:r w:rsidR="006A55F3">
        <w:rPr>
          <w:sz w:val="24"/>
          <w:szCs w:val="24"/>
        </w:rPr>
        <w:t xml:space="preserve">st day </w:t>
      </w:r>
      <w:r w:rsidRPr="009E3DE5">
        <w:rPr>
          <w:sz w:val="24"/>
          <w:szCs w:val="24"/>
        </w:rPr>
        <w:t xml:space="preserve">that a homozygous </w:t>
      </w:r>
      <w:r w:rsidR="007C3852">
        <w:rPr>
          <w:sz w:val="24"/>
          <w:szCs w:val="24"/>
        </w:rPr>
        <w:t>spring</w:t>
      </w:r>
      <w:r w:rsidRPr="009E3DE5">
        <w:rPr>
          <w:sz w:val="24"/>
          <w:szCs w:val="24"/>
        </w:rPr>
        <w:t xml:space="preserve"> individual was observed and September 4</w:t>
      </w:r>
      <w:r w:rsidRPr="007C3852">
        <w:rPr>
          <w:sz w:val="24"/>
          <w:szCs w:val="24"/>
          <w:vertAlign w:val="superscript"/>
        </w:rPr>
        <w:t>th</w:t>
      </w:r>
      <w:r w:rsidR="007C3852">
        <w:rPr>
          <w:sz w:val="24"/>
          <w:szCs w:val="24"/>
        </w:rPr>
        <w:t xml:space="preserve"> </w:t>
      </w:r>
      <w:r w:rsidRPr="009E3DE5">
        <w:rPr>
          <w:sz w:val="24"/>
          <w:szCs w:val="24"/>
        </w:rPr>
        <w:t>was the la</w:t>
      </w:r>
      <w:r w:rsidR="006A55F3">
        <w:rPr>
          <w:sz w:val="24"/>
          <w:szCs w:val="24"/>
        </w:rPr>
        <w:t xml:space="preserve">st day </w:t>
      </w:r>
      <w:r w:rsidRPr="009E3DE5">
        <w:rPr>
          <w:sz w:val="24"/>
          <w:szCs w:val="24"/>
        </w:rPr>
        <w:t>that a</w:t>
      </w:r>
      <w:r w:rsidR="007C3852">
        <w:rPr>
          <w:sz w:val="24"/>
          <w:szCs w:val="24"/>
        </w:rPr>
        <w:t xml:space="preserve"> heterozygous </w:t>
      </w:r>
      <w:r w:rsidRPr="009E3DE5">
        <w:rPr>
          <w:sz w:val="24"/>
          <w:szCs w:val="24"/>
        </w:rPr>
        <w:t xml:space="preserve">individual was observed. </w:t>
      </w:r>
    </w:p>
    <w:p w14:paraId="76692AFA" w14:textId="3BA2BA13" w:rsidR="009E3DE5" w:rsidRDefault="009E3DE5" w:rsidP="00144E70">
      <w:pPr>
        <w:rPr>
          <w:sz w:val="24"/>
          <w:szCs w:val="24"/>
        </w:rPr>
      </w:pPr>
    </w:p>
    <w:p w14:paraId="6CC9420B" w14:textId="7FF78359" w:rsidR="009E3DE5" w:rsidRDefault="009E3DE5" w:rsidP="00144E70">
      <w:pPr>
        <w:rPr>
          <w:sz w:val="24"/>
          <w:szCs w:val="24"/>
        </w:rPr>
      </w:pPr>
    </w:p>
    <w:p w14:paraId="5576E823" w14:textId="550A5BD7" w:rsidR="009E3DE5" w:rsidRDefault="003A6673" w:rsidP="00144E70">
      <w:pPr>
        <w:rPr>
          <w:sz w:val="24"/>
          <w:szCs w:val="24"/>
        </w:rPr>
      </w:pPr>
      <w:r>
        <w:rPr>
          <w:noProof/>
          <w:sz w:val="24"/>
          <w:szCs w:val="24"/>
        </w:rPr>
        <w:lastRenderedPageBreak/>
        <w:drawing>
          <wp:inline distT="0" distB="0" distL="0" distR="0" wp14:anchorId="0E122B7D" wp14:editId="2CBC7A72">
            <wp:extent cx="5943600" cy="3581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6">
                      <a:extLst>
                        <a:ext uri="{28A0092B-C50C-407E-A947-70E740481C1C}">
                          <a14:useLocalDpi xmlns:a14="http://schemas.microsoft.com/office/drawing/2010/main" val="0"/>
                        </a:ext>
                      </a:extLst>
                    </a:blip>
                    <a:stretch>
                      <a:fillRect/>
                    </a:stretch>
                  </pic:blipFill>
                  <pic:spPr>
                    <a:xfrm>
                      <a:off x="0" y="0"/>
                      <a:ext cx="5943600" cy="3581400"/>
                    </a:xfrm>
                    <a:prstGeom prst="rect">
                      <a:avLst/>
                    </a:prstGeom>
                  </pic:spPr>
                </pic:pic>
              </a:graphicData>
            </a:graphic>
          </wp:inline>
        </w:drawing>
      </w:r>
    </w:p>
    <w:p w14:paraId="320B22A1" w14:textId="2C4AD67A" w:rsidR="009E3DE5" w:rsidRDefault="009E3DE5" w:rsidP="00144E70">
      <w:pPr>
        <w:rPr>
          <w:sz w:val="24"/>
          <w:szCs w:val="24"/>
        </w:rPr>
      </w:pPr>
      <w:r w:rsidRPr="00AF2C40">
        <w:rPr>
          <w:b/>
          <w:bCs/>
          <w:sz w:val="24"/>
          <w:szCs w:val="24"/>
        </w:rPr>
        <w:t xml:space="preserve">Figure </w:t>
      </w:r>
      <w:r w:rsidR="003A6673" w:rsidRPr="00AF2C40">
        <w:rPr>
          <w:b/>
          <w:bCs/>
          <w:sz w:val="24"/>
          <w:szCs w:val="24"/>
        </w:rPr>
        <w:t>5</w:t>
      </w:r>
      <w:r w:rsidRPr="00AF2C40">
        <w:rPr>
          <w:b/>
          <w:bCs/>
          <w:sz w:val="24"/>
          <w:szCs w:val="24"/>
        </w:rPr>
        <w:t>.</w:t>
      </w:r>
      <w:r w:rsidRPr="009E3DE5">
        <w:rPr>
          <w:sz w:val="24"/>
          <w:szCs w:val="24"/>
        </w:rPr>
        <w:t xml:space="preserve"> </w:t>
      </w:r>
      <w:r w:rsidR="003A6673">
        <w:rPr>
          <w:sz w:val="24"/>
          <w:szCs w:val="24"/>
        </w:rPr>
        <w:t>N</w:t>
      </w:r>
      <w:r w:rsidR="003A6673" w:rsidRPr="00934004">
        <w:rPr>
          <w:sz w:val="24"/>
          <w:szCs w:val="24"/>
        </w:rPr>
        <w:t>umber of</w:t>
      </w:r>
      <w:r w:rsidR="003A6673">
        <w:rPr>
          <w:sz w:val="24"/>
          <w:szCs w:val="24"/>
        </w:rPr>
        <w:t xml:space="preserve"> sampled</w:t>
      </w:r>
      <w:r w:rsidR="003A6673" w:rsidRPr="00934004">
        <w:rPr>
          <w:sz w:val="24"/>
          <w:szCs w:val="24"/>
        </w:rPr>
        <w:t xml:space="preserve"> </w:t>
      </w:r>
      <w:r w:rsidR="003A6673">
        <w:rPr>
          <w:sz w:val="24"/>
          <w:szCs w:val="24"/>
        </w:rPr>
        <w:t>individuals</w:t>
      </w:r>
      <w:r w:rsidR="003A6673" w:rsidRPr="00934004">
        <w:rPr>
          <w:sz w:val="24"/>
          <w:szCs w:val="24"/>
        </w:rPr>
        <w:t xml:space="preserve"> with homozygous spring, heterozygous, and homozygous fall genotypes at </w:t>
      </w:r>
      <w:r w:rsidR="003A6673" w:rsidRPr="00E65C46">
        <w:rPr>
          <w:i/>
          <w:iCs/>
          <w:sz w:val="24"/>
          <w:szCs w:val="24"/>
        </w:rPr>
        <w:t>greb1l</w:t>
      </w:r>
      <w:r w:rsidR="003A6673" w:rsidRPr="00934004">
        <w:rPr>
          <w:sz w:val="24"/>
          <w:szCs w:val="24"/>
        </w:rPr>
        <w:t xml:space="preserve"> SNP1 binned into weeklong periods bounded by the dates on the x-axis</w:t>
      </w:r>
      <w:r w:rsidR="003A6673">
        <w:rPr>
          <w:sz w:val="24"/>
          <w:szCs w:val="24"/>
        </w:rPr>
        <w:t xml:space="preserve">. </w:t>
      </w:r>
    </w:p>
    <w:p w14:paraId="5503319E" w14:textId="60C0FBC1" w:rsidR="009E3DE5" w:rsidRDefault="00F61268" w:rsidP="00144E70">
      <w:pPr>
        <w:rPr>
          <w:sz w:val="24"/>
          <w:szCs w:val="24"/>
        </w:rPr>
      </w:pPr>
      <w:r>
        <w:rPr>
          <w:sz w:val="24"/>
          <w:szCs w:val="24"/>
        </w:rPr>
        <w:t>The mean sampling date of homozygous spring, heterozygotes and homozygous fall individuals</w:t>
      </w:r>
      <w:r w:rsidR="005453C8">
        <w:rPr>
          <w:sz w:val="24"/>
          <w:szCs w:val="24"/>
        </w:rPr>
        <w:t xml:space="preserve"> at </w:t>
      </w:r>
      <w:r w:rsidR="005453C8" w:rsidRPr="00E65C46">
        <w:rPr>
          <w:i/>
          <w:iCs/>
          <w:sz w:val="24"/>
          <w:szCs w:val="24"/>
        </w:rPr>
        <w:t>greb1l</w:t>
      </w:r>
      <w:r w:rsidR="005453C8">
        <w:rPr>
          <w:sz w:val="24"/>
          <w:szCs w:val="24"/>
        </w:rPr>
        <w:t xml:space="preserve"> SNP1 </w:t>
      </w:r>
      <w:r>
        <w:rPr>
          <w:sz w:val="24"/>
          <w:szCs w:val="24"/>
        </w:rPr>
        <w:t>was May 12</w:t>
      </w:r>
      <w:r w:rsidRPr="002C2B1D">
        <w:rPr>
          <w:sz w:val="24"/>
          <w:szCs w:val="24"/>
          <w:vertAlign w:val="superscript"/>
        </w:rPr>
        <w:t>th</w:t>
      </w:r>
      <w:r>
        <w:rPr>
          <w:sz w:val="24"/>
          <w:szCs w:val="24"/>
        </w:rPr>
        <w:t xml:space="preserve">, July </w:t>
      </w:r>
      <w:r w:rsidR="00A50D04">
        <w:rPr>
          <w:sz w:val="24"/>
          <w:szCs w:val="24"/>
        </w:rPr>
        <w:t>6</w:t>
      </w:r>
      <w:r w:rsidRPr="002C2B1D">
        <w:rPr>
          <w:sz w:val="24"/>
          <w:szCs w:val="24"/>
          <w:vertAlign w:val="superscript"/>
        </w:rPr>
        <w:t>th</w:t>
      </w:r>
      <w:r>
        <w:rPr>
          <w:sz w:val="24"/>
          <w:szCs w:val="24"/>
        </w:rPr>
        <w:t xml:space="preserve"> and September 4</w:t>
      </w:r>
      <w:r w:rsidRPr="002C2B1D">
        <w:rPr>
          <w:sz w:val="24"/>
          <w:szCs w:val="24"/>
          <w:vertAlign w:val="superscript"/>
        </w:rPr>
        <w:t>th</w:t>
      </w:r>
      <w:r>
        <w:rPr>
          <w:sz w:val="24"/>
          <w:szCs w:val="24"/>
        </w:rPr>
        <w:t>, respectively</w:t>
      </w:r>
      <w:r w:rsidR="005453C8">
        <w:rPr>
          <w:sz w:val="24"/>
          <w:szCs w:val="24"/>
        </w:rPr>
        <w:t xml:space="preserve"> (Supplemental Figure 2)</w:t>
      </w:r>
      <w:r>
        <w:rPr>
          <w:sz w:val="24"/>
          <w:szCs w:val="24"/>
        </w:rPr>
        <w:t xml:space="preserve">. </w:t>
      </w:r>
      <w:r w:rsidR="005453C8">
        <w:rPr>
          <w:sz w:val="24"/>
          <w:szCs w:val="24"/>
        </w:rPr>
        <w:t xml:space="preserve">The midpoint between mean homozygous spring and homozygous fall sampling date was July </w:t>
      </w:r>
      <w:r w:rsidR="00A50D04">
        <w:rPr>
          <w:sz w:val="24"/>
          <w:szCs w:val="24"/>
        </w:rPr>
        <w:t>8</w:t>
      </w:r>
      <w:r w:rsidR="005453C8" w:rsidRPr="002C2B1D">
        <w:rPr>
          <w:sz w:val="24"/>
          <w:szCs w:val="24"/>
          <w:vertAlign w:val="superscript"/>
        </w:rPr>
        <w:t>th</w:t>
      </w:r>
      <w:r w:rsidR="005453C8">
        <w:rPr>
          <w:sz w:val="24"/>
          <w:szCs w:val="24"/>
        </w:rPr>
        <w:t xml:space="preserve">, corresponding to a degree of dominance of 0.038 for the </w:t>
      </w:r>
      <w:r w:rsidR="004B4C25">
        <w:rPr>
          <w:sz w:val="24"/>
          <w:szCs w:val="24"/>
        </w:rPr>
        <w:t>spring</w:t>
      </w:r>
      <w:r w:rsidR="005453C8">
        <w:rPr>
          <w:sz w:val="24"/>
          <w:szCs w:val="24"/>
        </w:rPr>
        <w:t xml:space="preserve"> associated allele.</w:t>
      </w:r>
    </w:p>
    <w:p w14:paraId="0FF358BA" w14:textId="77777777" w:rsidR="009E3DE5" w:rsidRDefault="009E3DE5" w:rsidP="00144E70">
      <w:pPr>
        <w:rPr>
          <w:sz w:val="24"/>
          <w:szCs w:val="24"/>
        </w:rPr>
      </w:pPr>
    </w:p>
    <w:p w14:paraId="00FA68B1" w14:textId="77777777" w:rsidR="00144E70" w:rsidRPr="00D90081" w:rsidRDefault="00144E70" w:rsidP="00144E70">
      <w:pPr>
        <w:rPr>
          <w:sz w:val="24"/>
          <w:szCs w:val="24"/>
        </w:rPr>
      </w:pPr>
    </w:p>
    <w:p w14:paraId="218F09B9" w14:textId="77777777" w:rsidR="00144E70" w:rsidRPr="00290250" w:rsidRDefault="00144E70" w:rsidP="00144E70">
      <w:pPr>
        <w:spacing w:after="0"/>
        <w:rPr>
          <w:b/>
          <w:bCs/>
          <w:iCs/>
          <w:caps/>
          <w:sz w:val="24"/>
          <w:szCs w:val="32"/>
        </w:rPr>
      </w:pPr>
    </w:p>
    <w:p w14:paraId="0774B343" w14:textId="77777777" w:rsidR="00144E70" w:rsidRPr="00290250" w:rsidRDefault="00144E70" w:rsidP="00144E70">
      <w:pPr>
        <w:pStyle w:val="Heading1"/>
        <w:rPr>
          <w:rFonts w:asciiTheme="minorHAnsi" w:hAnsiTheme="minorHAnsi"/>
        </w:rPr>
      </w:pPr>
      <w:bookmarkStart w:id="31" w:name="_Toc91781556"/>
      <w:r w:rsidRPr="00290250">
        <w:rPr>
          <w:rFonts w:asciiTheme="minorHAnsi" w:hAnsiTheme="minorHAnsi"/>
        </w:rPr>
        <w:t>DISCUSSION</w:t>
      </w:r>
      <w:bookmarkEnd w:id="31"/>
    </w:p>
    <w:p w14:paraId="494CAD42" w14:textId="3CD757BF" w:rsidR="004D6825" w:rsidRPr="00F06A3E" w:rsidRDefault="00212404" w:rsidP="00144E70">
      <w:pPr>
        <w:rPr>
          <w:ins w:id="32" w:author="David Dayan" w:date="2021-12-15T17:26:00Z"/>
          <w:rFonts w:cstheme="minorHAnsi"/>
          <w:color w:val="2E74B5" w:themeColor="accent1" w:themeShade="BF"/>
          <w:sz w:val="24"/>
          <w:szCs w:val="24"/>
        </w:rPr>
      </w:pPr>
      <w:commentRangeStart w:id="33"/>
      <w:commentRangeEnd w:id="33"/>
      <w:r w:rsidRPr="00290250">
        <w:rPr>
          <w:rStyle w:val="CommentReference"/>
          <w:rFonts w:cstheme="minorHAnsi"/>
          <w:color w:val="2E74B5" w:themeColor="accent1" w:themeShade="BF"/>
          <w:sz w:val="24"/>
          <w:szCs w:val="24"/>
        </w:rPr>
        <w:commentReference w:id="33"/>
      </w:r>
      <w:r w:rsidR="00144E70" w:rsidRPr="00290250">
        <w:rPr>
          <w:rFonts w:cstheme="minorHAnsi"/>
          <w:color w:val="2E74B5" w:themeColor="accent1" w:themeShade="BF"/>
          <w:sz w:val="24"/>
          <w:szCs w:val="24"/>
        </w:rPr>
        <w:t>.</w:t>
      </w:r>
      <w:r w:rsidR="00144E70" w:rsidRPr="00F06A3E">
        <w:rPr>
          <w:rFonts w:cstheme="minorHAnsi"/>
          <w:color w:val="2E74B5" w:themeColor="accent1" w:themeShade="BF"/>
          <w:sz w:val="24"/>
          <w:szCs w:val="24"/>
        </w:rPr>
        <w:t xml:space="preserve"> </w:t>
      </w:r>
    </w:p>
    <w:p w14:paraId="7AEC7BAB" w14:textId="511FD14F" w:rsidR="00A20506" w:rsidRDefault="0013739A" w:rsidP="001B0D71">
      <w:pPr>
        <w:contextualSpacing/>
        <w:rPr>
          <w:rFonts w:cstheme="minorHAnsi"/>
          <w:sz w:val="24"/>
          <w:szCs w:val="24"/>
        </w:rPr>
      </w:pPr>
      <w:r>
        <w:rPr>
          <w:rFonts w:cstheme="minorHAnsi"/>
          <w:sz w:val="24"/>
          <w:szCs w:val="24"/>
        </w:rPr>
        <w:t xml:space="preserve">Here we provide the second consecutive year of </w:t>
      </w:r>
      <w:r w:rsidR="00846531">
        <w:rPr>
          <w:rFonts w:cstheme="minorHAnsi"/>
          <w:sz w:val="24"/>
          <w:szCs w:val="24"/>
        </w:rPr>
        <w:t xml:space="preserve">adult run timing </w:t>
      </w:r>
      <w:r w:rsidR="006D40CE">
        <w:rPr>
          <w:rFonts w:cstheme="minorHAnsi"/>
          <w:sz w:val="24"/>
          <w:szCs w:val="24"/>
        </w:rPr>
        <w:t>gen</w:t>
      </w:r>
      <w:r w:rsidR="00846531">
        <w:rPr>
          <w:rFonts w:cstheme="minorHAnsi"/>
          <w:sz w:val="24"/>
          <w:szCs w:val="24"/>
        </w:rPr>
        <w:t xml:space="preserve">etic marker </w:t>
      </w:r>
      <w:r w:rsidR="006D40CE">
        <w:rPr>
          <w:rFonts w:cstheme="minorHAnsi"/>
          <w:sz w:val="24"/>
          <w:szCs w:val="24"/>
        </w:rPr>
        <w:t>r</w:t>
      </w:r>
      <w:r>
        <w:rPr>
          <w:rFonts w:cstheme="minorHAnsi"/>
          <w:sz w:val="24"/>
          <w:szCs w:val="24"/>
        </w:rPr>
        <w:t>esults</w:t>
      </w:r>
      <w:r w:rsidR="00846531">
        <w:rPr>
          <w:rFonts w:cstheme="minorHAnsi"/>
          <w:sz w:val="24"/>
          <w:szCs w:val="24"/>
        </w:rPr>
        <w:t xml:space="preserve"> </w:t>
      </w:r>
      <w:r>
        <w:rPr>
          <w:rFonts w:cstheme="minorHAnsi"/>
          <w:sz w:val="24"/>
          <w:szCs w:val="24"/>
        </w:rPr>
        <w:t xml:space="preserve">for Chinook salmon caught in </w:t>
      </w:r>
      <w:r w:rsidR="00901C6A">
        <w:rPr>
          <w:rFonts w:cstheme="minorHAnsi"/>
          <w:sz w:val="24"/>
          <w:szCs w:val="24"/>
        </w:rPr>
        <w:t xml:space="preserve">the Lower Rogue River. Sampling </w:t>
      </w:r>
      <w:r w:rsidR="00A20506">
        <w:rPr>
          <w:rFonts w:cstheme="minorHAnsi"/>
          <w:sz w:val="24"/>
          <w:szCs w:val="24"/>
        </w:rPr>
        <w:t>effort was expanded in 2020 to include creel surveys and seining in addition to volunteer anglers which w</w:t>
      </w:r>
      <w:r w:rsidR="00846531">
        <w:rPr>
          <w:rFonts w:cstheme="minorHAnsi"/>
          <w:sz w:val="24"/>
          <w:szCs w:val="24"/>
        </w:rPr>
        <w:t xml:space="preserve">as the </w:t>
      </w:r>
      <w:r w:rsidR="00763526">
        <w:rPr>
          <w:rFonts w:cstheme="minorHAnsi"/>
          <w:sz w:val="24"/>
          <w:szCs w:val="24"/>
        </w:rPr>
        <w:t xml:space="preserve">only approach used </w:t>
      </w:r>
      <w:r w:rsidR="00A20506">
        <w:rPr>
          <w:rFonts w:cstheme="minorHAnsi"/>
          <w:sz w:val="24"/>
          <w:szCs w:val="24"/>
        </w:rPr>
        <w:t xml:space="preserve">in 2019. </w:t>
      </w:r>
      <w:r w:rsidR="002F742C">
        <w:rPr>
          <w:rFonts w:cstheme="minorHAnsi"/>
          <w:sz w:val="24"/>
          <w:szCs w:val="24"/>
        </w:rPr>
        <w:t>With this increased effort, samples were collected up until September 30</w:t>
      </w:r>
      <w:r w:rsidR="002F742C" w:rsidRPr="002F742C">
        <w:rPr>
          <w:rFonts w:cstheme="minorHAnsi"/>
          <w:sz w:val="24"/>
          <w:szCs w:val="24"/>
          <w:vertAlign w:val="superscript"/>
        </w:rPr>
        <w:t>th</w:t>
      </w:r>
      <w:r w:rsidR="002F742C">
        <w:rPr>
          <w:rFonts w:cstheme="minorHAnsi"/>
          <w:sz w:val="24"/>
          <w:szCs w:val="24"/>
        </w:rPr>
        <w:t xml:space="preserve"> 2020 whereas sampling ended on July 8</w:t>
      </w:r>
      <w:r w:rsidR="002F742C" w:rsidRPr="002F742C">
        <w:rPr>
          <w:rFonts w:cstheme="minorHAnsi"/>
          <w:sz w:val="24"/>
          <w:szCs w:val="24"/>
          <w:vertAlign w:val="superscript"/>
        </w:rPr>
        <w:t>th</w:t>
      </w:r>
      <w:r w:rsidR="002F742C">
        <w:rPr>
          <w:rFonts w:cstheme="minorHAnsi"/>
          <w:sz w:val="24"/>
          <w:szCs w:val="24"/>
        </w:rPr>
        <w:t xml:space="preserve"> in 2019.</w:t>
      </w:r>
      <w:r w:rsidR="00A20506">
        <w:rPr>
          <w:rFonts w:cstheme="minorHAnsi"/>
          <w:sz w:val="24"/>
          <w:szCs w:val="24"/>
        </w:rPr>
        <w:t xml:space="preserve"> </w:t>
      </w:r>
      <w:r w:rsidR="00FB252D">
        <w:rPr>
          <w:rFonts w:cstheme="minorHAnsi"/>
          <w:sz w:val="24"/>
          <w:szCs w:val="24"/>
        </w:rPr>
        <w:t xml:space="preserve">As a result, 211 naturally produced Chinook salmon were sampled in 2020 compared to </w:t>
      </w:r>
      <w:r w:rsidR="003C0B02">
        <w:rPr>
          <w:rFonts w:cstheme="minorHAnsi"/>
          <w:sz w:val="24"/>
          <w:szCs w:val="24"/>
        </w:rPr>
        <w:t xml:space="preserve">162 naturally produced Chinook salmon </w:t>
      </w:r>
      <w:r w:rsidR="00FB252D">
        <w:rPr>
          <w:rFonts w:cstheme="minorHAnsi"/>
          <w:sz w:val="24"/>
          <w:szCs w:val="24"/>
        </w:rPr>
        <w:t>in 2019.</w:t>
      </w:r>
    </w:p>
    <w:p w14:paraId="7EF1B464" w14:textId="19A257B1" w:rsidR="008923B7" w:rsidRDefault="008923B7" w:rsidP="001B0D71">
      <w:pPr>
        <w:contextualSpacing/>
        <w:rPr>
          <w:rFonts w:cstheme="minorHAnsi"/>
          <w:sz w:val="24"/>
          <w:szCs w:val="24"/>
        </w:rPr>
      </w:pPr>
    </w:p>
    <w:p w14:paraId="4162E2BA" w14:textId="47BFD237" w:rsidR="008923B7" w:rsidRDefault="00FC1574" w:rsidP="001B0D71">
      <w:pPr>
        <w:contextualSpacing/>
        <w:rPr>
          <w:sz w:val="24"/>
          <w:szCs w:val="24"/>
        </w:rPr>
      </w:pPr>
      <w:r>
        <w:rPr>
          <w:rFonts w:cstheme="minorHAnsi"/>
          <w:sz w:val="24"/>
          <w:szCs w:val="24"/>
        </w:rPr>
        <w:lastRenderedPageBreak/>
        <w:t xml:space="preserve">In summarizing the </w:t>
      </w:r>
      <w:r w:rsidR="009C6615">
        <w:rPr>
          <w:rFonts w:cstheme="minorHAnsi"/>
          <w:sz w:val="24"/>
          <w:szCs w:val="24"/>
        </w:rPr>
        <w:t>findings,</w:t>
      </w:r>
      <w:r>
        <w:rPr>
          <w:rFonts w:cstheme="minorHAnsi"/>
          <w:sz w:val="24"/>
          <w:szCs w:val="24"/>
        </w:rPr>
        <w:t xml:space="preserve"> it</w:t>
      </w:r>
      <w:r w:rsidR="008923B7">
        <w:rPr>
          <w:rFonts w:cstheme="minorHAnsi"/>
          <w:sz w:val="24"/>
          <w:szCs w:val="24"/>
        </w:rPr>
        <w:t xml:space="preserve"> is important to acknowledge that the values re</w:t>
      </w:r>
      <w:r w:rsidR="008923B7">
        <w:rPr>
          <w:sz w:val="24"/>
          <w:szCs w:val="24"/>
        </w:rPr>
        <w:t xml:space="preserve">ported here are impacted by </w:t>
      </w:r>
      <w:r w:rsidR="00763526">
        <w:rPr>
          <w:sz w:val="24"/>
          <w:szCs w:val="24"/>
        </w:rPr>
        <w:t xml:space="preserve">an </w:t>
      </w:r>
      <w:r w:rsidR="008923B7">
        <w:rPr>
          <w:sz w:val="24"/>
          <w:szCs w:val="24"/>
        </w:rPr>
        <w:t>uneven distribution of sampling effort over time. For example, milestones such as the first and last dates at which certain genotypes are observed are sensitive to effort. I</w:t>
      </w:r>
      <w:r w:rsidR="008923B7" w:rsidRPr="00E314BF">
        <w:rPr>
          <w:sz w:val="24"/>
          <w:szCs w:val="24"/>
        </w:rPr>
        <w:t xml:space="preserve">ncreased sampling effort will </w:t>
      </w:r>
      <w:r w:rsidR="008923B7">
        <w:rPr>
          <w:sz w:val="24"/>
          <w:szCs w:val="24"/>
        </w:rPr>
        <w:t xml:space="preserve">generally </w:t>
      </w:r>
      <w:r w:rsidR="008923B7" w:rsidRPr="00E314BF">
        <w:rPr>
          <w:sz w:val="24"/>
          <w:szCs w:val="24"/>
        </w:rPr>
        <w:t xml:space="preserve">lead to earlier </w:t>
      </w:r>
      <w:r w:rsidR="008923B7">
        <w:rPr>
          <w:sz w:val="24"/>
          <w:szCs w:val="24"/>
        </w:rPr>
        <w:t>first</w:t>
      </w:r>
      <w:r w:rsidR="008923B7" w:rsidRPr="00E314BF">
        <w:rPr>
          <w:sz w:val="24"/>
          <w:szCs w:val="24"/>
        </w:rPr>
        <w:t xml:space="preserve"> </w:t>
      </w:r>
      <w:r w:rsidR="008923B7">
        <w:rPr>
          <w:sz w:val="24"/>
          <w:szCs w:val="24"/>
        </w:rPr>
        <w:t>observations</w:t>
      </w:r>
      <w:r w:rsidR="008923B7" w:rsidRPr="00E314BF">
        <w:rPr>
          <w:sz w:val="24"/>
          <w:szCs w:val="24"/>
        </w:rPr>
        <w:t xml:space="preserve"> and later la</w:t>
      </w:r>
      <w:r w:rsidR="008923B7">
        <w:rPr>
          <w:sz w:val="24"/>
          <w:szCs w:val="24"/>
        </w:rPr>
        <w:t>st</w:t>
      </w:r>
      <w:r w:rsidR="008923B7" w:rsidRPr="00E314BF">
        <w:rPr>
          <w:sz w:val="24"/>
          <w:szCs w:val="24"/>
        </w:rPr>
        <w:t xml:space="preserve"> </w:t>
      </w:r>
      <w:r w:rsidR="008923B7">
        <w:rPr>
          <w:sz w:val="24"/>
          <w:szCs w:val="24"/>
        </w:rPr>
        <w:t>observations of genotypes until sample size approaches census size</w:t>
      </w:r>
      <w:r w:rsidR="008923B7" w:rsidRPr="00E314BF">
        <w:rPr>
          <w:sz w:val="24"/>
          <w:szCs w:val="24"/>
        </w:rPr>
        <w:t>, and uneven</w:t>
      </w:r>
      <w:r w:rsidR="008923B7">
        <w:rPr>
          <w:sz w:val="24"/>
          <w:szCs w:val="24"/>
        </w:rPr>
        <w:t xml:space="preserve"> sampling</w:t>
      </w:r>
      <w:r w:rsidR="008923B7" w:rsidRPr="00E314BF">
        <w:rPr>
          <w:sz w:val="24"/>
          <w:szCs w:val="24"/>
        </w:rPr>
        <w:t xml:space="preserve"> effort</w:t>
      </w:r>
      <w:r w:rsidR="008923B7">
        <w:rPr>
          <w:sz w:val="24"/>
          <w:szCs w:val="24"/>
        </w:rPr>
        <w:t xml:space="preserve"> through time</w:t>
      </w:r>
      <w:r w:rsidR="008923B7" w:rsidRPr="00E314BF">
        <w:rPr>
          <w:sz w:val="24"/>
          <w:szCs w:val="24"/>
        </w:rPr>
        <w:t xml:space="preserve"> will bias one </w:t>
      </w:r>
      <w:r w:rsidR="008923B7">
        <w:rPr>
          <w:sz w:val="24"/>
          <w:szCs w:val="24"/>
        </w:rPr>
        <w:t xml:space="preserve">observation </w:t>
      </w:r>
      <w:r w:rsidR="008923B7" w:rsidRPr="00E314BF">
        <w:rPr>
          <w:sz w:val="24"/>
          <w:szCs w:val="24"/>
        </w:rPr>
        <w:t>more than the other</w:t>
      </w:r>
      <w:r w:rsidR="008923B7">
        <w:rPr>
          <w:sz w:val="24"/>
          <w:szCs w:val="24"/>
        </w:rPr>
        <w:t>.</w:t>
      </w:r>
      <w:r w:rsidR="003752BA">
        <w:rPr>
          <w:sz w:val="24"/>
          <w:szCs w:val="24"/>
        </w:rPr>
        <w:t xml:space="preserve"> </w:t>
      </w:r>
      <w:r w:rsidR="008923B7">
        <w:rPr>
          <w:sz w:val="24"/>
          <w:szCs w:val="24"/>
        </w:rPr>
        <w:t xml:space="preserve">    </w:t>
      </w:r>
    </w:p>
    <w:p w14:paraId="452D7BC6" w14:textId="77777777" w:rsidR="001B0D71" w:rsidRDefault="001B0D71" w:rsidP="001B0D71">
      <w:pPr>
        <w:contextualSpacing/>
        <w:rPr>
          <w:rFonts w:cstheme="minorHAnsi"/>
          <w:sz w:val="24"/>
          <w:szCs w:val="24"/>
        </w:rPr>
      </w:pPr>
    </w:p>
    <w:p w14:paraId="4AE7779F" w14:textId="44AE13BB" w:rsidR="001B0D71" w:rsidRDefault="001B0D71" w:rsidP="001B0D71">
      <w:pPr>
        <w:contextualSpacing/>
        <w:rPr>
          <w:rFonts w:cstheme="minorHAnsi"/>
          <w:sz w:val="24"/>
          <w:szCs w:val="24"/>
        </w:rPr>
      </w:pPr>
      <w:r w:rsidRPr="001B0D71">
        <w:rPr>
          <w:rFonts w:cstheme="minorHAnsi"/>
          <w:sz w:val="24"/>
          <w:szCs w:val="24"/>
        </w:rPr>
        <w:t xml:space="preserve">Based on </w:t>
      </w:r>
      <w:r w:rsidRPr="001B0D71">
        <w:rPr>
          <w:rFonts w:cstheme="minorHAnsi"/>
          <w:i/>
          <w:iCs/>
          <w:sz w:val="24"/>
          <w:szCs w:val="24"/>
        </w:rPr>
        <w:t>greb1L</w:t>
      </w:r>
      <w:r w:rsidRPr="001B0D71">
        <w:rPr>
          <w:rFonts w:cstheme="minorHAnsi"/>
          <w:sz w:val="24"/>
          <w:szCs w:val="24"/>
        </w:rPr>
        <w:t xml:space="preserve"> SNP1, the majority of naturally produced homozygous spring Chinook salmon (82%; 41 out of 50 fish) genotyped in this study were captured during the period when retention of unmarked Chinook salmon was prohibited (April 5-May 31).</w:t>
      </w:r>
      <w:r>
        <w:rPr>
          <w:rFonts w:cstheme="minorHAnsi"/>
          <w:sz w:val="24"/>
          <w:szCs w:val="24"/>
        </w:rPr>
        <w:t xml:space="preserve"> </w:t>
      </w:r>
      <w:r w:rsidRPr="001B0D71">
        <w:rPr>
          <w:rFonts w:cstheme="minorHAnsi"/>
          <w:sz w:val="24"/>
          <w:szCs w:val="24"/>
        </w:rPr>
        <w:t>T</w:t>
      </w:r>
      <w:r w:rsidR="00C04E7F">
        <w:rPr>
          <w:rFonts w:cstheme="minorHAnsi"/>
          <w:sz w:val="24"/>
          <w:szCs w:val="24"/>
        </w:rPr>
        <w:t>he remaining nine homozygous spring Chinook salmon were captured between June 2</w:t>
      </w:r>
      <w:r w:rsidR="00C04E7F" w:rsidRPr="00C04E7F">
        <w:rPr>
          <w:rFonts w:cstheme="minorHAnsi"/>
          <w:sz w:val="24"/>
          <w:szCs w:val="24"/>
          <w:vertAlign w:val="superscript"/>
        </w:rPr>
        <w:t>nd</w:t>
      </w:r>
      <w:r w:rsidR="00C04E7F">
        <w:rPr>
          <w:rFonts w:cstheme="minorHAnsi"/>
          <w:sz w:val="24"/>
          <w:szCs w:val="24"/>
        </w:rPr>
        <w:t xml:space="preserve"> and July 19</w:t>
      </w:r>
      <w:r w:rsidR="00C04E7F" w:rsidRPr="00C04E7F">
        <w:rPr>
          <w:rFonts w:cstheme="minorHAnsi"/>
          <w:sz w:val="24"/>
          <w:szCs w:val="24"/>
          <w:vertAlign w:val="superscript"/>
        </w:rPr>
        <w:t>th</w:t>
      </w:r>
      <w:r w:rsidR="00C04E7F">
        <w:rPr>
          <w:rFonts w:cstheme="minorHAnsi"/>
          <w:sz w:val="24"/>
          <w:szCs w:val="24"/>
        </w:rPr>
        <w:t xml:space="preserve">. During this </w:t>
      </w:r>
      <w:r w:rsidR="00700F8A">
        <w:rPr>
          <w:rFonts w:cstheme="minorHAnsi"/>
          <w:sz w:val="24"/>
          <w:szCs w:val="24"/>
        </w:rPr>
        <w:t xml:space="preserve">same </w:t>
      </w:r>
      <w:r w:rsidR="00C04E7F">
        <w:rPr>
          <w:rFonts w:cstheme="minorHAnsi"/>
          <w:sz w:val="24"/>
          <w:szCs w:val="24"/>
        </w:rPr>
        <w:t>period, 19 heterozygous and 2 homozygous fall fish were caught by anglers or sampled at the cleaning station.</w:t>
      </w:r>
      <w:r w:rsidR="00700F8A">
        <w:rPr>
          <w:rFonts w:cstheme="minorHAnsi"/>
          <w:sz w:val="24"/>
          <w:szCs w:val="24"/>
        </w:rPr>
        <w:t xml:space="preserve"> </w:t>
      </w:r>
      <w:r w:rsidR="00083650">
        <w:rPr>
          <w:rFonts w:cstheme="minorHAnsi"/>
          <w:sz w:val="24"/>
          <w:szCs w:val="24"/>
        </w:rPr>
        <w:t xml:space="preserve">The majority of </w:t>
      </w:r>
      <w:r w:rsidR="00AC4690">
        <w:rPr>
          <w:rFonts w:cstheme="minorHAnsi"/>
          <w:sz w:val="24"/>
          <w:szCs w:val="24"/>
        </w:rPr>
        <w:t xml:space="preserve">naturally produced Chinook salmon </w:t>
      </w:r>
      <w:r w:rsidR="00083650">
        <w:rPr>
          <w:rFonts w:cstheme="minorHAnsi"/>
          <w:sz w:val="24"/>
          <w:szCs w:val="24"/>
        </w:rPr>
        <w:t>collected at Huntley Park from July 21</w:t>
      </w:r>
      <w:r w:rsidR="00083650" w:rsidRPr="00083650">
        <w:rPr>
          <w:rFonts w:cstheme="minorHAnsi"/>
          <w:sz w:val="24"/>
          <w:szCs w:val="24"/>
          <w:vertAlign w:val="superscript"/>
        </w:rPr>
        <w:t>st</w:t>
      </w:r>
      <w:r w:rsidR="00083650">
        <w:rPr>
          <w:rFonts w:cstheme="minorHAnsi"/>
          <w:sz w:val="24"/>
          <w:szCs w:val="24"/>
        </w:rPr>
        <w:t xml:space="preserve"> to Sept 30</w:t>
      </w:r>
      <w:r w:rsidR="00083650" w:rsidRPr="00083650">
        <w:rPr>
          <w:rFonts w:cstheme="minorHAnsi"/>
          <w:sz w:val="24"/>
          <w:szCs w:val="24"/>
          <w:vertAlign w:val="superscript"/>
        </w:rPr>
        <w:t>th</w:t>
      </w:r>
      <w:r w:rsidR="00083650">
        <w:rPr>
          <w:rFonts w:cstheme="minorHAnsi"/>
          <w:sz w:val="24"/>
          <w:szCs w:val="24"/>
        </w:rPr>
        <w:t xml:space="preserve"> were homozygous fall Chinook salmon (91%; 120 out of 132 fish).</w:t>
      </w:r>
      <w:r w:rsidR="00763526">
        <w:rPr>
          <w:rFonts w:cstheme="minorHAnsi"/>
          <w:sz w:val="24"/>
          <w:szCs w:val="24"/>
        </w:rPr>
        <w:t xml:space="preserve"> The remaining fish were all heterozygous at </w:t>
      </w:r>
      <w:r w:rsidR="00763526" w:rsidRPr="001B0D71">
        <w:rPr>
          <w:rFonts w:cstheme="minorHAnsi"/>
          <w:i/>
          <w:iCs/>
          <w:sz w:val="24"/>
          <w:szCs w:val="24"/>
        </w:rPr>
        <w:t>greb1L</w:t>
      </w:r>
      <w:r w:rsidR="00763526" w:rsidRPr="001B0D71">
        <w:rPr>
          <w:rFonts w:cstheme="minorHAnsi"/>
          <w:sz w:val="24"/>
          <w:szCs w:val="24"/>
        </w:rPr>
        <w:t xml:space="preserve"> SNP1</w:t>
      </w:r>
      <w:r w:rsidR="00763526">
        <w:rPr>
          <w:rFonts w:cstheme="minorHAnsi"/>
          <w:sz w:val="24"/>
          <w:szCs w:val="24"/>
        </w:rPr>
        <w:t>.</w:t>
      </w:r>
    </w:p>
    <w:p w14:paraId="6F15D0A3" w14:textId="6EE8F768" w:rsidR="00314000" w:rsidRDefault="00314000" w:rsidP="001B0D71">
      <w:pPr>
        <w:contextualSpacing/>
        <w:rPr>
          <w:rFonts w:cstheme="minorHAnsi"/>
          <w:sz w:val="24"/>
          <w:szCs w:val="24"/>
        </w:rPr>
      </w:pPr>
    </w:p>
    <w:p w14:paraId="362BEE2A" w14:textId="3C300FA9" w:rsidR="006619DC" w:rsidRDefault="005779BA" w:rsidP="001B0D71">
      <w:pPr>
        <w:contextualSpacing/>
        <w:rPr>
          <w:rFonts w:cstheme="minorHAnsi"/>
          <w:sz w:val="24"/>
          <w:szCs w:val="24"/>
        </w:rPr>
      </w:pPr>
      <w:r>
        <w:rPr>
          <w:rFonts w:cstheme="minorHAnsi"/>
          <w:sz w:val="24"/>
          <w:szCs w:val="24"/>
        </w:rPr>
        <w:t xml:space="preserve">Despite </w:t>
      </w:r>
      <w:r w:rsidR="00AB2C63">
        <w:rPr>
          <w:rFonts w:cstheme="minorHAnsi"/>
          <w:sz w:val="24"/>
          <w:szCs w:val="24"/>
        </w:rPr>
        <w:t>a</w:t>
      </w:r>
      <w:r>
        <w:rPr>
          <w:rFonts w:cstheme="minorHAnsi"/>
          <w:sz w:val="24"/>
          <w:szCs w:val="24"/>
        </w:rPr>
        <w:t xml:space="preserve"> highwater event</w:t>
      </w:r>
      <w:r w:rsidR="00AB2C63">
        <w:rPr>
          <w:rFonts w:cstheme="minorHAnsi"/>
          <w:sz w:val="24"/>
          <w:szCs w:val="24"/>
        </w:rPr>
        <w:t xml:space="preserve"> in April of 2019</w:t>
      </w:r>
      <w:r>
        <w:rPr>
          <w:rFonts w:cstheme="minorHAnsi"/>
          <w:sz w:val="24"/>
          <w:szCs w:val="24"/>
        </w:rPr>
        <w:t xml:space="preserve">, </w:t>
      </w:r>
      <w:r w:rsidR="00293704">
        <w:rPr>
          <w:rFonts w:cstheme="minorHAnsi"/>
          <w:sz w:val="24"/>
          <w:szCs w:val="24"/>
        </w:rPr>
        <w:t>anglers collected samples from 107 Chinook salmon caught in the Lower Rogue River from March 19</w:t>
      </w:r>
      <w:r w:rsidR="00E15342">
        <w:rPr>
          <w:rFonts w:cstheme="minorHAnsi"/>
          <w:sz w:val="24"/>
          <w:szCs w:val="24"/>
        </w:rPr>
        <w:t xml:space="preserve"> to </w:t>
      </w:r>
      <w:r w:rsidR="00293704">
        <w:rPr>
          <w:rFonts w:cstheme="minorHAnsi"/>
          <w:sz w:val="24"/>
          <w:szCs w:val="24"/>
        </w:rPr>
        <w:t xml:space="preserve">May 31. In </w:t>
      </w:r>
      <w:r w:rsidR="002C5E3D">
        <w:rPr>
          <w:rFonts w:cstheme="minorHAnsi"/>
          <w:sz w:val="24"/>
          <w:szCs w:val="24"/>
        </w:rPr>
        <w:t>2020</w:t>
      </w:r>
      <w:r w:rsidR="00293704">
        <w:rPr>
          <w:rFonts w:cstheme="minorHAnsi"/>
          <w:sz w:val="24"/>
          <w:szCs w:val="24"/>
        </w:rPr>
        <w:t>, only 47 angler-caught samples were collected from Chinook salmon in the Lower Rogue River from April 5</w:t>
      </w:r>
      <w:r w:rsidR="00E15342">
        <w:rPr>
          <w:rFonts w:cstheme="minorHAnsi"/>
          <w:sz w:val="24"/>
          <w:szCs w:val="24"/>
        </w:rPr>
        <w:t xml:space="preserve"> to </w:t>
      </w:r>
      <w:r w:rsidR="00293704">
        <w:rPr>
          <w:rFonts w:cstheme="minorHAnsi"/>
          <w:sz w:val="24"/>
          <w:szCs w:val="24"/>
        </w:rPr>
        <w:t>May 26</w:t>
      </w:r>
      <w:r w:rsidR="002C5E3D">
        <w:rPr>
          <w:rFonts w:cstheme="minorHAnsi"/>
          <w:sz w:val="24"/>
          <w:szCs w:val="24"/>
        </w:rPr>
        <w:t xml:space="preserve">. </w:t>
      </w:r>
      <w:r w:rsidR="00E45094">
        <w:rPr>
          <w:rFonts w:cstheme="minorHAnsi"/>
          <w:sz w:val="24"/>
          <w:szCs w:val="24"/>
        </w:rPr>
        <w:t xml:space="preserve">In </w:t>
      </w:r>
      <w:r w:rsidR="00AA26E7">
        <w:rPr>
          <w:rFonts w:cstheme="minorHAnsi"/>
          <w:sz w:val="24"/>
          <w:szCs w:val="24"/>
        </w:rPr>
        <w:t>both years</w:t>
      </w:r>
      <w:r w:rsidR="004F67A7">
        <w:rPr>
          <w:rFonts w:cstheme="minorHAnsi"/>
          <w:sz w:val="24"/>
          <w:szCs w:val="24"/>
        </w:rPr>
        <w:t>, more than 80% of the fish sampled prior to June 1</w:t>
      </w:r>
      <w:r w:rsidR="004F67A7" w:rsidRPr="004F67A7">
        <w:rPr>
          <w:rFonts w:cstheme="minorHAnsi"/>
          <w:sz w:val="24"/>
          <w:szCs w:val="24"/>
          <w:vertAlign w:val="superscript"/>
        </w:rPr>
        <w:t>st</w:t>
      </w:r>
      <w:r w:rsidR="004F67A7">
        <w:rPr>
          <w:rFonts w:cstheme="minorHAnsi"/>
          <w:sz w:val="24"/>
          <w:szCs w:val="24"/>
        </w:rPr>
        <w:t xml:space="preserve"> were homozygous spring Chinook salmon based on </w:t>
      </w:r>
      <w:r w:rsidR="004F67A7" w:rsidRPr="001B0D71">
        <w:rPr>
          <w:rFonts w:cstheme="minorHAnsi"/>
          <w:i/>
          <w:iCs/>
          <w:sz w:val="24"/>
          <w:szCs w:val="24"/>
        </w:rPr>
        <w:t>greb1L</w:t>
      </w:r>
      <w:r w:rsidR="004F67A7" w:rsidRPr="001B0D71">
        <w:rPr>
          <w:rFonts w:cstheme="minorHAnsi"/>
          <w:sz w:val="24"/>
          <w:szCs w:val="24"/>
        </w:rPr>
        <w:t xml:space="preserve"> SNP1</w:t>
      </w:r>
      <w:r w:rsidR="004F67A7">
        <w:rPr>
          <w:rFonts w:cstheme="minorHAnsi"/>
          <w:sz w:val="24"/>
          <w:szCs w:val="24"/>
        </w:rPr>
        <w:t>. It is important to note</w:t>
      </w:r>
      <w:r w:rsidR="00EE72B9">
        <w:rPr>
          <w:rFonts w:cstheme="minorHAnsi"/>
          <w:sz w:val="24"/>
          <w:szCs w:val="24"/>
        </w:rPr>
        <w:t xml:space="preserve"> that in </w:t>
      </w:r>
      <w:r w:rsidR="00AA26E7">
        <w:rPr>
          <w:rFonts w:cstheme="minorHAnsi"/>
          <w:sz w:val="24"/>
          <w:szCs w:val="24"/>
        </w:rPr>
        <w:t>2019 and 2020</w:t>
      </w:r>
      <w:r w:rsidR="00EE72B9">
        <w:rPr>
          <w:rFonts w:cstheme="minorHAnsi"/>
          <w:sz w:val="24"/>
          <w:szCs w:val="24"/>
        </w:rPr>
        <w:t>, homozygous spring Chinook represented a</w:t>
      </w:r>
      <w:r w:rsidR="00982A5C">
        <w:rPr>
          <w:rFonts w:cstheme="minorHAnsi"/>
          <w:sz w:val="24"/>
          <w:szCs w:val="24"/>
        </w:rPr>
        <w:t xml:space="preserve">bout one third the </w:t>
      </w:r>
      <w:r w:rsidR="00EE72B9">
        <w:rPr>
          <w:rFonts w:cstheme="minorHAnsi"/>
          <w:sz w:val="24"/>
          <w:szCs w:val="24"/>
        </w:rPr>
        <w:t xml:space="preserve">total catch </w:t>
      </w:r>
      <w:r w:rsidR="00C650B0">
        <w:rPr>
          <w:rFonts w:cstheme="minorHAnsi"/>
          <w:sz w:val="24"/>
          <w:szCs w:val="24"/>
        </w:rPr>
        <w:t xml:space="preserve">after </w:t>
      </w:r>
      <w:r w:rsidR="00F45A8F">
        <w:rPr>
          <w:rFonts w:cstheme="minorHAnsi"/>
          <w:sz w:val="24"/>
          <w:szCs w:val="24"/>
        </w:rPr>
        <w:t xml:space="preserve">this sample period. </w:t>
      </w:r>
      <w:r w:rsidR="00982A5C">
        <w:rPr>
          <w:rFonts w:cstheme="minorHAnsi"/>
          <w:sz w:val="24"/>
          <w:szCs w:val="24"/>
        </w:rPr>
        <w:t xml:space="preserve">In 2019, 36.5% (19 out of 52 fish) </w:t>
      </w:r>
      <w:r w:rsidR="00E45094">
        <w:rPr>
          <w:rFonts w:cstheme="minorHAnsi"/>
          <w:sz w:val="24"/>
          <w:szCs w:val="24"/>
        </w:rPr>
        <w:t xml:space="preserve">of the </w:t>
      </w:r>
      <w:r w:rsidR="00982A5C">
        <w:rPr>
          <w:rFonts w:cstheme="minorHAnsi"/>
          <w:sz w:val="24"/>
          <w:szCs w:val="24"/>
        </w:rPr>
        <w:t>naturally produced Chinook salmon sampled between June 1 and July 8 were homozygous spring Chinook</w:t>
      </w:r>
      <w:r w:rsidR="006619DC">
        <w:rPr>
          <w:rFonts w:cstheme="minorHAnsi"/>
          <w:sz w:val="24"/>
          <w:szCs w:val="24"/>
        </w:rPr>
        <w:t xml:space="preserve">. Similarly in 2020, 38.1% (8 out of 21 fish) </w:t>
      </w:r>
      <w:r w:rsidR="00E45094">
        <w:rPr>
          <w:rFonts w:cstheme="minorHAnsi"/>
          <w:sz w:val="24"/>
          <w:szCs w:val="24"/>
        </w:rPr>
        <w:t xml:space="preserve">of the </w:t>
      </w:r>
      <w:r w:rsidR="006619DC">
        <w:rPr>
          <w:rFonts w:cstheme="minorHAnsi"/>
          <w:sz w:val="24"/>
          <w:szCs w:val="24"/>
        </w:rPr>
        <w:t>naturally produced Chinook salmon sampled between June 2 and July 8</w:t>
      </w:r>
      <w:r w:rsidR="00982A5C">
        <w:rPr>
          <w:rFonts w:cstheme="minorHAnsi"/>
          <w:sz w:val="24"/>
          <w:szCs w:val="24"/>
        </w:rPr>
        <w:t xml:space="preserve"> </w:t>
      </w:r>
      <w:r w:rsidR="006619DC">
        <w:rPr>
          <w:rFonts w:cstheme="minorHAnsi"/>
          <w:sz w:val="24"/>
          <w:szCs w:val="24"/>
        </w:rPr>
        <w:t xml:space="preserve">were homozygous spring </w:t>
      </w:r>
      <w:commentRangeStart w:id="34"/>
      <w:r w:rsidR="006619DC">
        <w:rPr>
          <w:rFonts w:cstheme="minorHAnsi"/>
          <w:sz w:val="24"/>
          <w:szCs w:val="24"/>
        </w:rPr>
        <w:t>Chinook</w:t>
      </w:r>
      <w:commentRangeEnd w:id="34"/>
      <w:r w:rsidR="00AA26E7">
        <w:rPr>
          <w:rStyle w:val="CommentReference"/>
        </w:rPr>
        <w:commentReference w:id="34"/>
      </w:r>
      <w:r w:rsidR="006619DC">
        <w:rPr>
          <w:rFonts w:cstheme="minorHAnsi"/>
          <w:sz w:val="24"/>
          <w:szCs w:val="24"/>
        </w:rPr>
        <w:t>.</w:t>
      </w:r>
    </w:p>
    <w:p w14:paraId="37CDB12D" w14:textId="77777777" w:rsidR="00293704" w:rsidRDefault="00293704" w:rsidP="001B0D71">
      <w:pPr>
        <w:contextualSpacing/>
        <w:rPr>
          <w:rFonts w:cstheme="minorHAnsi"/>
          <w:sz w:val="24"/>
          <w:szCs w:val="24"/>
        </w:rPr>
      </w:pPr>
    </w:p>
    <w:p w14:paraId="040AE26B" w14:textId="7D3A4EA0" w:rsidR="008923B7" w:rsidRDefault="008923B7" w:rsidP="001B0D71">
      <w:pPr>
        <w:contextualSpacing/>
        <w:rPr>
          <w:rFonts w:cstheme="minorHAnsi"/>
          <w:sz w:val="24"/>
          <w:szCs w:val="24"/>
        </w:rPr>
      </w:pPr>
    </w:p>
    <w:p w14:paraId="5A20807B" w14:textId="219D7BF1" w:rsidR="004D5D0B" w:rsidRDefault="00E314BF" w:rsidP="00B50025">
      <w:pPr>
        <w:rPr>
          <w:sz w:val="24"/>
          <w:szCs w:val="24"/>
        </w:rPr>
      </w:pPr>
      <w:r w:rsidRPr="00713AC8">
        <w:rPr>
          <w:rFonts w:cstheme="minorHAnsi"/>
          <w:sz w:val="24"/>
          <w:szCs w:val="24"/>
        </w:rPr>
        <w:t>The relative phenotypes</w:t>
      </w:r>
      <w:r w:rsidR="00483A1C" w:rsidRPr="00713AC8">
        <w:rPr>
          <w:rFonts w:cstheme="minorHAnsi"/>
          <w:sz w:val="24"/>
          <w:szCs w:val="24"/>
        </w:rPr>
        <w:t xml:space="preserve"> expressed by </w:t>
      </w:r>
      <w:r w:rsidRPr="00713AC8">
        <w:rPr>
          <w:rFonts w:cstheme="minorHAnsi"/>
          <w:sz w:val="24"/>
          <w:szCs w:val="24"/>
        </w:rPr>
        <w:t xml:space="preserve">homozygous </w:t>
      </w:r>
      <w:r w:rsidR="001B674E" w:rsidRPr="00713AC8">
        <w:rPr>
          <w:rFonts w:cstheme="minorHAnsi"/>
          <w:sz w:val="24"/>
          <w:szCs w:val="24"/>
        </w:rPr>
        <w:t>spring</w:t>
      </w:r>
      <w:r w:rsidRPr="00713AC8">
        <w:rPr>
          <w:rFonts w:cstheme="minorHAnsi"/>
          <w:sz w:val="24"/>
          <w:szCs w:val="24"/>
        </w:rPr>
        <w:t xml:space="preserve">, heterozygous, </w:t>
      </w:r>
      <w:r w:rsidR="0099456F" w:rsidRPr="00713AC8">
        <w:rPr>
          <w:rFonts w:cstheme="minorHAnsi"/>
          <w:sz w:val="24"/>
          <w:szCs w:val="24"/>
        </w:rPr>
        <w:t xml:space="preserve">and homozygous </w:t>
      </w:r>
      <w:r w:rsidR="001B674E" w:rsidRPr="00713AC8">
        <w:rPr>
          <w:rFonts w:cstheme="minorHAnsi"/>
          <w:sz w:val="24"/>
          <w:szCs w:val="24"/>
        </w:rPr>
        <w:t>fall</w:t>
      </w:r>
      <w:r w:rsidR="00F61268" w:rsidRPr="00713AC8">
        <w:rPr>
          <w:rFonts w:cstheme="minorHAnsi"/>
          <w:sz w:val="24"/>
          <w:szCs w:val="24"/>
        </w:rPr>
        <w:t xml:space="preserve"> genotypes</w:t>
      </w:r>
      <w:r w:rsidR="0099456F" w:rsidRPr="00713AC8">
        <w:rPr>
          <w:rFonts w:cstheme="minorHAnsi"/>
          <w:sz w:val="24"/>
          <w:szCs w:val="24"/>
        </w:rPr>
        <w:t xml:space="preserve"> depend on the dominance pattern of </w:t>
      </w:r>
      <w:r w:rsidR="0099456F" w:rsidRPr="00713AC8">
        <w:rPr>
          <w:rFonts w:cstheme="minorHAnsi"/>
          <w:i/>
          <w:iCs/>
          <w:sz w:val="24"/>
          <w:szCs w:val="24"/>
        </w:rPr>
        <w:t>greb1L</w:t>
      </w:r>
      <w:r w:rsidR="00E935B3" w:rsidRPr="00713AC8">
        <w:rPr>
          <w:rFonts w:cstheme="minorHAnsi"/>
          <w:i/>
          <w:iCs/>
          <w:sz w:val="24"/>
          <w:szCs w:val="24"/>
        </w:rPr>
        <w:t xml:space="preserve"> </w:t>
      </w:r>
      <w:r w:rsidR="00E935B3" w:rsidRPr="00713AC8">
        <w:rPr>
          <w:rFonts w:cstheme="minorHAnsi"/>
          <w:sz w:val="24"/>
          <w:szCs w:val="24"/>
        </w:rPr>
        <w:t>SNP1 and linked genetic variants</w:t>
      </w:r>
      <w:r w:rsidR="0099456F" w:rsidRPr="00713AC8">
        <w:rPr>
          <w:rFonts w:cstheme="minorHAnsi"/>
          <w:sz w:val="24"/>
          <w:szCs w:val="24"/>
        </w:rPr>
        <w:t>.</w:t>
      </w:r>
      <w:r w:rsidR="004B4C25">
        <w:rPr>
          <w:rFonts w:cstheme="minorHAnsi"/>
          <w:sz w:val="24"/>
          <w:szCs w:val="24"/>
        </w:rPr>
        <w:t xml:space="preserve"> </w:t>
      </w:r>
      <w:r w:rsidR="004B4C25">
        <w:rPr>
          <w:rFonts w:cstheme="minorHAnsi"/>
          <w:sz w:val="24"/>
          <w:szCs w:val="24"/>
        </w:rPr>
        <w:t>Complete dominance of spring alleles would lead heterozygotes expressing the same phenotype as spring homozygotes.</w:t>
      </w:r>
      <w:r w:rsidR="0099456F" w:rsidRPr="00713AC8">
        <w:rPr>
          <w:rFonts w:cstheme="minorHAnsi"/>
          <w:sz w:val="24"/>
          <w:szCs w:val="24"/>
        </w:rPr>
        <w:t xml:space="preserve"> </w:t>
      </w:r>
      <w:r w:rsidR="00B50025">
        <w:rPr>
          <w:rFonts w:cstheme="minorHAnsi"/>
          <w:sz w:val="24"/>
          <w:szCs w:val="24"/>
        </w:rPr>
        <w:t>In contrast, u</w:t>
      </w:r>
      <w:r w:rsidR="0099456F" w:rsidRPr="00713AC8">
        <w:rPr>
          <w:rFonts w:cstheme="minorHAnsi"/>
          <w:sz w:val="24"/>
          <w:szCs w:val="24"/>
        </w:rPr>
        <w:t xml:space="preserve">nder </w:t>
      </w:r>
      <w:r w:rsidR="0099456F" w:rsidRPr="001F5AD6">
        <w:rPr>
          <w:rFonts w:cstheme="minorHAnsi"/>
          <w:sz w:val="24"/>
          <w:szCs w:val="24"/>
          <w:highlight w:val="yellow"/>
        </w:rPr>
        <w:t>a</w:t>
      </w:r>
      <w:r w:rsidR="004B4C25">
        <w:rPr>
          <w:rFonts w:cstheme="minorHAnsi"/>
          <w:sz w:val="24"/>
          <w:szCs w:val="24"/>
          <w:highlight w:val="yellow"/>
        </w:rPr>
        <w:t xml:space="preserve"> complete</w:t>
      </w:r>
      <w:r w:rsidR="00B50025">
        <w:rPr>
          <w:rFonts w:cstheme="minorHAnsi"/>
          <w:sz w:val="24"/>
          <w:szCs w:val="24"/>
        </w:rPr>
        <w:t xml:space="preserve"> additivity</w:t>
      </w:r>
      <w:r w:rsidR="0099456F" w:rsidRPr="00713AC8">
        <w:rPr>
          <w:rFonts w:cstheme="minorHAnsi"/>
          <w:sz w:val="24"/>
          <w:szCs w:val="24"/>
        </w:rPr>
        <w:t xml:space="preserve">, heterozygotes express intermediate adult migration timing relative to </w:t>
      </w:r>
      <w:r w:rsidR="00E935B3" w:rsidRPr="00713AC8">
        <w:rPr>
          <w:rFonts w:cstheme="minorHAnsi"/>
          <w:sz w:val="24"/>
          <w:szCs w:val="24"/>
        </w:rPr>
        <w:t>spring</w:t>
      </w:r>
      <w:r w:rsidR="0099456F" w:rsidRPr="00713AC8">
        <w:rPr>
          <w:rFonts w:cstheme="minorHAnsi"/>
          <w:sz w:val="24"/>
          <w:szCs w:val="24"/>
        </w:rPr>
        <w:t xml:space="preserve"> and </w:t>
      </w:r>
      <w:r w:rsidR="00E935B3" w:rsidRPr="00713AC8">
        <w:rPr>
          <w:rFonts w:cstheme="minorHAnsi"/>
          <w:sz w:val="24"/>
          <w:szCs w:val="24"/>
        </w:rPr>
        <w:t>fall</w:t>
      </w:r>
      <w:r w:rsidR="0099456F" w:rsidRPr="00713AC8">
        <w:rPr>
          <w:rFonts w:cstheme="minorHAnsi"/>
          <w:sz w:val="24"/>
          <w:szCs w:val="24"/>
        </w:rPr>
        <w:t xml:space="preserve"> homozygotes.</w:t>
      </w:r>
      <w:r w:rsidR="00483A1C" w:rsidRPr="00713AC8">
        <w:rPr>
          <w:rFonts w:cstheme="minorHAnsi"/>
          <w:sz w:val="24"/>
          <w:szCs w:val="24"/>
        </w:rPr>
        <w:t xml:space="preserve"> Our </w:t>
      </w:r>
      <w:r w:rsidR="004B4C25">
        <w:rPr>
          <w:rFonts w:cstheme="minorHAnsi"/>
          <w:sz w:val="24"/>
          <w:szCs w:val="24"/>
        </w:rPr>
        <w:t>results</w:t>
      </w:r>
      <w:r w:rsidR="00483A1C" w:rsidRPr="00713AC8">
        <w:rPr>
          <w:rFonts w:cstheme="minorHAnsi"/>
          <w:sz w:val="24"/>
          <w:szCs w:val="24"/>
        </w:rPr>
        <w:t xml:space="preserve"> suggest </w:t>
      </w:r>
      <w:r w:rsidR="004B4C25">
        <w:rPr>
          <w:rFonts w:cstheme="minorHAnsi"/>
          <w:sz w:val="24"/>
          <w:szCs w:val="24"/>
        </w:rPr>
        <w:t>an completely additive model is a close fit to the data</w:t>
      </w:r>
      <w:r w:rsidR="00483A1C" w:rsidRPr="00713AC8">
        <w:rPr>
          <w:rFonts w:cstheme="minorHAnsi"/>
          <w:sz w:val="24"/>
          <w:szCs w:val="24"/>
        </w:rPr>
        <w:t>. The mean sampling date of heterozygotes is intermediate between the two homozygotes</w:t>
      </w:r>
      <w:r w:rsidR="001B674E" w:rsidRPr="00713AC8">
        <w:rPr>
          <w:rFonts w:cstheme="minorHAnsi"/>
          <w:sz w:val="24"/>
          <w:szCs w:val="24"/>
        </w:rPr>
        <w:t xml:space="preserve">, only </w:t>
      </w:r>
      <w:commentRangeStart w:id="35"/>
      <w:r w:rsidR="001B674E" w:rsidRPr="00713AC8">
        <w:rPr>
          <w:rFonts w:cstheme="minorHAnsi"/>
          <w:sz w:val="24"/>
          <w:szCs w:val="24"/>
        </w:rPr>
        <w:t>about two days</w:t>
      </w:r>
      <w:r w:rsidR="00483A1C" w:rsidRPr="00713AC8">
        <w:rPr>
          <w:rFonts w:cstheme="minorHAnsi"/>
          <w:sz w:val="24"/>
          <w:szCs w:val="24"/>
        </w:rPr>
        <w:t xml:space="preserve"> </w:t>
      </w:r>
      <w:r w:rsidR="001B674E" w:rsidRPr="00713AC8">
        <w:rPr>
          <w:rFonts w:cstheme="minorHAnsi"/>
          <w:sz w:val="24"/>
          <w:szCs w:val="24"/>
        </w:rPr>
        <w:t xml:space="preserve">earlier </w:t>
      </w:r>
      <w:commentRangeEnd w:id="35"/>
      <w:r w:rsidR="00643550" w:rsidRPr="00713AC8">
        <w:rPr>
          <w:rStyle w:val="CommentReference"/>
          <w:rFonts w:cstheme="minorHAnsi"/>
          <w:sz w:val="24"/>
          <w:szCs w:val="24"/>
        </w:rPr>
        <w:commentReference w:id="35"/>
      </w:r>
      <w:r w:rsidR="001B674E" w:rsidRPr="00713AC8">
        <w:rPr>
          <w:rFonts w:cstheme="minorHAnsi"/>
          <w:sz w:val="24"/>
          <w:szCs w:val="24"/>
        </w:rPr>
        <w:t>than the exact midpoint between the mean homozygous spring and homozygous fall</w:t>
      </w:r>
      <w:r w:rsidR="008D2AAA" w:rsidRPr="00713AC8">
        <w:rPr>
          <w:rFonts w:cstheme="minorHAnsi"/>
          <w:sz w:val="24"/>
          <w:szCs w:val="24"/>
        </w:rPr>
        <w:t>.</w:t>
      </w:r>
      <w:r w:rsidR="00483A1C" w:rsidRPr="00713AC8">
        <w:rPr>
          <w:rFonts w:cstheme="minorHAnsi"/>
          <w:sz w:val="24"/>
          <w:szCs w:val="24"/>
        </w:rPr>
        <w:t xml:space="preserve"> </w:t>
      </w:r>
      <w:r w:rsidR="00B50025">
        <w:rPr>
          <w:rFonts w:cstheme="minorHAnsi"/>
          <w:sz w:val="24"/>
          <w:szCs w:val="24"/>
        </w:rPr>
        <w:t>However,</w:t>
      </w:r>
      <w:r w:rsidR="008D2AAA" w:rsidRPr="00713AC8">
        <w:rPr>
          <w:rFonts w:cstheme="minorHAnsi"/>
          <w:sz w:val="24"/>
          <w:szCs w:val="24"/>
        </w:rPr>
        <w:t xml:space="preserve"> a potential disconnect between sampling date and migration</w:t>
      </w:r>
      <w:r w:rsidR="008D2AAA">
        <w:rPr>
          <w:sz w:val="24"/>
          <w:szCs w:val="24"/>
        </w:rPr>
        <w:t xml:space="preserve"> timing due to the possibility of individuals holding in the lower river before sampling reduces our confidence in this estimate</w:t>
      </w:r>
      <w:r w:rsidR="001B674E">
        <w:rPr>
          <w:sz w:val="24"/>
          <w:szCs w:val="24"/>
        </w:rPr>
        <w:t xml:space="preserve"> (</w:t>
      </w:r>
      <w:proofErr w:type="spellStart"/>
      <w:r w:rsidR="001B674E">
        <w:rPr>
          <w:sz w:val="24"/>
          <w:szCs w:val="24"/>
        </w:rPr>
        <w:t>Waples</w:t>
      </w:r>
      <w:proofErr w:type="spellEnd"/>
      <w:r w:rsidR="001B674E">
        <w:rPr>
          <w:sz w:val="24"/>
          <w:szCs w:val="24"/>
        </w:rPr>
        <w:t xml:space="preserve"> </w:t>
      </w:r>
      <w:r w:rsidR="001B674E" w:rsidRPr="00CF7653">
        <w:rPr>
          <w:i/>
          <w:iCs/>
          <w:sz w:val="24"/>
          <w:szCs w:val="24"/>
        </w:rPr>
        <w:t>et al</w:t>
      </w:r>
      <w:r w:rsidR="001B674E">
        <w:rPr>
          <w:sz w:val="24"/>
          <w:szCs w:val="24"/>
        </w:rPr>
        <w:t>, 2022)</w:t>
      </w:r>
      <w:r w:rsidR="008D2AAA">
        <w:rPr>
          <w:sz w:val="24"/>
          <w:szCs w:val="24"/>
        </w:rPr>
        <w:t>.</w:t>
      </w:r>
      <w:r w:rsidR="0099456F">
        <w:rPr>
          <w:sz w:val="24"/>
          <w:szCs w:val="24"/>
        </w:rPr>
        <w:t xml:space="preserve"> In this</w:t>
      </w:r>
      <w:r w:rsidR="00483A1C">
        <w:rPr>
          <w:sz w:val="24"/>
          <w:szCs w:val="24"/>
        </w:rPr>
        <w:t xml:space="preserve"> additive</w:t>
      </w:r>
      <w:r w:rsidR="0099456F">
        <w:rPr>
          <w:sz w:val="24"/>
          <w:szCs w:val="24"/>
        </w:rPr>
        <w:t xml:space="preserve"> scenario, </w:t>
      </w:r>
      <w:r w:rsidR="00483A1C">
        <w:rPr>
          <w:sz w:val="24"/>
          <w:szCs w:val="24"/>
        </w:rPr>
        <w:t>particular attention might be paid to</w:t>
      </w:r>
      <w:r w:rsidR="00F61268">
        <w:rPr>
          <w:sz w:val="24"/>
          <w:szCs w:val="24"/>
        </w:rPr>
        <w:t xml:space="preserve"> escapement of</w:t>
      </w:r>
      <w:r w:rsidR="00483A1C">
        <w:rPr>
          <w:sz w:val="24"/>
          <w:szCs w:val="24"/>
        </w:rPr>
        <w:t xml:space="preserve"> </w:t>
      </w:r>
      <w:r w:rsidR="00E935B3">
        <w:rPr>
          <w:sz w:val="24"/>
          <w:szCs w:val="24"/>
        </w:rPr>
        <w:t>spring</w:t>
      </w:r>
      <w:r w:rsidR="0099456F">
        <w:rPr>
          <w:sz w:val="24"/>
          <w:szCs w:val="24"/>
        </w:rPr>
        <w:t xml:space="preserve"> associated alleles </w:t>
      </w:r>
      <w:r w:rsidR="0099456F">
        <w:rPr>
          <w:i/>
          <w:iCs/>
          <w:sz w:val="24"/>
          <w:szCs w:val="24"/>
        </w:rPr>
        <w:t>per se</w:t>
      </w:r>
      <w:r w:rsidR="0099456F">
        <w:rPr>
          <w:sz w:val="24"/>
          <w:szCs w:val="24"/>
        </w:rPr>
        <w:t xml:space="preserve"> rather than </w:t>
      </w:r>
      <w:r w:rsidR="00483A1C">
        <w:rPr>
          <w:sz w:val="24"/>
          <w:szCs w:val="24"/>
        </w:rPr>
        <w:t xml:space="preserve">genotypic class of </w:t>
      </w:r>
      <w:commentRangeStart w:id="36"/>
      <w:commentRangeStart w:id="37"/>
      <w:r w:rsidR="00483A1C">
        <w:rPr>
          <w:sz w:val="24"/>
          <w:szCs w:val="24"/>
        </w:rPr>
        <w:t>individuals</w:t>
      </w:r>
      <w:commentRangeEnd w:id="36"/>
      <w:r w:rsidR="009C6615">
        <w:rPr>
          <w:rStyle w:val="CommentReference"/>
        </w:rPr>
        <w:commentReference w:id="36"/>
      </w:r>
      <w:commentRangeEnd w:id="37"/>
      <w:r w:rsidR="004B4C25">
        <w:rPr>
          <w:rStyle w:val="CommentReference"/>
        </w:rPr>
        <w:commentReference w:id="37"/>
      </w:r>
      <w:r w:rsidR="00483A1C">
        <w:rPr>
          <w:sz w:val="24"/>
          <w:szCs w:val="24"/>
        </w:rPr>
        <w:t xml:space="preserve">. </w:t>
      </w:r>
      <w:r w:rsidR="0099456F">
        <w:rPr>
          <w:sz w:val="24"/>
          <w:szCs w:val="24"/>
        </w:rPr>
        <w:br/>
      </w:r>
      <w:r w:rsidR="0099456F">
        <w:rPr>
          <w:sz w:val="24"/>
          <w:szCs w:val="24"/>
        </w:rPr>
        <w:br/>
      </w:r>
      <w:r w:rsidR="00B50025">
        <w:rPr>
          <w:sz w:val="24"/>
          <w:szCs w:val="24"/>
        </w:rPr>
        <w:lastRenderedPageBreak/>
        <w:t>From this perspective, ha</w:t>
      </w:r>
      <w:r w:rsidR="004D6825">
        <w:rPr>
          <w:sz w:val="24"/>
          <w:szCs w:val="24"/>
        </w:rPr>
        <w:t xml:space="preserve">lf of all </w:t>
      </w:r>
      <w:r w:rsidR="00E935B3">
        <w:rPr>
          <w:sz w:val="24"/>
          <w:szCs w:val="24"/>
        </w:rPr>
        <w:t>spring</w:t>
      </w:r>
      <w:r w:rsidR="004D6825">
        <w:rPr>
          <w:sz w:val="24"/>
          <w:szCs w:val="24"/>
        </w:rPr>
        <w:t xml:space="preserve"> associated alleles at </w:t>
      </w:r>
      <w:r w:rsidR="00301B2D" w:rsidRPr="00713AC8">
        <w:rPr>
          <w:rFonts w:cstheme="minorHAnsi"/>
          <w:i/>
          <w:iCs/>
          <w:sz w:val="24"/>
          <w:szCs w:val="24"/>
        </w:rPr>
        <w:t xml:space="preserve">greb1L </w:t>
      </w:r>
      <w:r w:rsidR="004D6825">
        <w:rPr>
          <w:sz w:val="24"/>
          <w:szCs w:val="24"/>
        </w:rPr>
        <w:t>SNP1 in the dataset are observed by</w:t>
      </w:r>
      <w:r w:rsidR="00144E70" w:rsidRPr="00D90081">
        <w:rPr>
          <w:sz w:val="24"/>
          <w:szCs w:val="24"/>
        </w:rPr>
        <w:t xml:space="preserve"> </w:t>
      </w:r>
      <w:r w:rsidR="004D6825">
        <w:rPr>
          <w:sz w:val="24"/>
          <w:szCs w:val="24"/>
        </w:rPr>
        <w:t>the third week of May</w:t>
      </w:r>
      <w:r w:rsidR="00B50025">
        <w:rPr>
          <w:sz w:val="24"/>
          <w:szCs w:val="24"/>
        </w:rPr>
        <w:t xml:space="preserve"> and 80% of all spring associated alleles were observed by the third week of June.</w:t>
      </w:r>
      <w:r w:rsidR="004D6825">
        <w:rPr>
          <w:sz w:val="24"/>
          <w:szCs w:val="24"/>
        </w:rPr>
        <w:t xml:space="preserve"> </w:t>
      </w:r>
      <w:r w:rsidR="00B50025">
        <w:rPr>
          <w:sz w:val="24"/>
          <w:szCs w:val="24"/>
        </w:rPr>
        <w:t>A</w:t>
      </w:r>
      <w:r w:rsidR="00301B2D">
        <w:rPr>
          <w:sz w:val="24"/>
          <w:szCs w:val="24"/>
        </w:rPr>
        <w:t>s stated above</w:t>
      </w:r>
      <w:r w:rsidR="00B50025">
        <w:rPr>
          <w:sz w:val="24"/>
          <w:szCs w:val="24"/>
        </w:rPr>
        <w:t>,</w:t>
      </w:r>
      <w:r w:rsidR="004D6825">
        <w:rPr>
          <w:sz w:val="24"/>
          <w:szCs w:val="24"/>
        </w:rPr>
        <w:t xml:space="preserve"> this </w:t>
      </w:r>
      <w:r>
        <w:rPr>
          <w:sz w:val="24"/>
          <w:szCs w:val="24"/>
        </w:rPr>
        <w:t>observation</w:t>
      </w:r>
      <w:r w:rsidR="004D6825">
        <w:rPr>
          <w:sz w:val="24"/>
          <w:szCs w:val="24"/>
        </w:rPr>
        <w:t xml:space="preserve"> is sensitive to uneven sampling effort over time</w:t>
      </w:r>
      <w:r w:rsidR="00B50025">
        <w:rPr>
          <w:sz w:val="24"/>
          <w:szCs w:val="24"/>
        </w:rPr>
        <w:t xml:space="preserve"> and</w:t>
      </w:r>
      <w:r w:rsidR="004D6825">
        <w:rPr>
          <w:sz w:val="24"/>
          <w:szCs w:val="24"/>
        </w:rPr>
        <w:t xml:space="preserve"> </w:t>
      </w:r>
      <w:r w:rsidR="00B50025">
        <w:rPr>
          <w:sz w:val="24"/>
          <w:szCs w:val="24"/>
        </w:rPr>
        <w:t>t</w:t>
      </w:r>
      <w:r w:rsidR="004D6825">
        <w:rPr>
          <w:sz w:val="24"/>
          <w:szCs w:val="24"/>
        </w:rPr>
        <w:t xml:space="preserve">he time at which </w:t>
      </w:r>
      <w:r w:rsidR="00B50025">
        <w:rPr>
          <w:sz w:val="24"/>
          <w:szCs w:val="24"/>
        </w:rPr>
        <w:t>these thresholds are crossed in the</w:t>
      </w:r>
      <w:r w:rsidR="004D6825">
        <w:rPr>
          <w:sz w:val="24"/>
          <w:szCs w:val="24"/>
        </w:rPr>
        <w:t xml:space="preserve"> river may vary from this estimate. </w:t>
      </w:r>
    </w:p>
    <w:p w14:paraId="5145186F" w14:textId="62C73549" w:rsidR="005F7D50" w:rsidRDefault="005F7D50" w:rsidP="00144E70">
      <w:pPr>
        <w:rPr>
          <w:sz w:val="24"/>
          <w:szCs w:val="24"/>
        </w:rPr>
      </w:pPr>
    </w:p>
    <w:p w14:paraId="0F541EFE" w14:textId="77777777" w:rsidR="005F7D50" w:rsidRPr="00D90081" w:rsidRDefault="005F7D50" w:rsidP="00144E70">
      <w:pPr>
        <w:rPr>
          <w:sz w:val="24"/>
          <w:szCs w:val="24"/>
        </w:rPr>
      </w:pPr>
    </w:p>
    <w:p w14:paraId="31FD7E7F" w14:textId="77777777" w:rsidR="00144E70" w:rsidRPr="00D90081" w:rsidRDefault="00144E70" w:rsidP="00144E70">
      <w:pPr>
        <w:pStyle w:val="Heading1"/>
        <w:rPr>
          <w:rFonts w:asciiTheme="minorHAnsi" w:hAnsiTheme="minorHAnsi"/>
        </w:rPr>
      </w:pPr>
      <w:bookmarkStart w:id="38" w:name="_Toc91781557"/>
      <w:r w:rsidRPr="00D90081">
        <w:rPr>
          <w:rFonts w:asciiTheme="minorHAnsi" w:hAnsiTheme="minorHAnsi"/>
        </w:rPr>
        <w:t>ACKNOWLEDGMENTS</w:t>
      </w:r>
      <w:bookmarkEnd w:id="38"/>
    </w:p>
    <w:p w14:paraId="64EA897A" w14:textId="22A0B1FC" w:rsidR="00144E70" w:rsidRDefault="00495D35" w:rsidP="003A435A">
      <w:pPr>
        <w:spacing w:line="240" w:lineRule="auto"/>
        <w:contextualSpacing/>
        <w:rPr>
          <w:sz w:val="24"/>
          <w:szCs w:val="24"/>
        </w:rPr>
      </w:pPr>
      <w:r w:rsidRPr="00495D35">
        <w:rPr>
          <w:sz w:val="24"/>
          <w:szCs w:val="24"/>
        </w:rPr>
        <w:t>We appreciate the effort from all participating anglers. Without your contributions, this project would not have</w:t>
      </w:r>
      <w:r w:rsidR="003A435A">
        <w:rPr>
          <w:sz w:val="24"/>
          <w:szCs w:val="24"/>
        </w:rPr>
        <w:t xml:space="preserve"> </w:t>
      </w:r>
      <w:r w:rsidRPr="00495D35">
        <w:rPr>
          <w:sz w:val="24"/>
          <w:szCs w:val="24"/>
        </w:rPr>
        <w:t xml:space="preserve">been as successful. </w:t>
      </w:r>
      <w:r w:rsidR="003A435A" w:rsidRPr="003A435A">
        <w:rPr>
          <w:sz w:val="24"/>
          <w:szCs w:val="24"/>
        </w:rPr>
        <w:t xml:space="preserve">We thank </w:t>
      </w:r>
      <w:r w:rsidR="0065796E">
        <w:rPr>
          <w:sz w:val="24"/>
          <w:szCs w:val="24"/>
        </w:rPr>
        <w:t xml:space="preserve">the </w:t>
      </w:r>
      <w:r w:rsidR="003A435A" w:rsidRPr="003A435A">
        <w:rPr>
          <w:sz w:val="24"/>
          <w:szCs w:val="24"/>
        </w:rPr>
        <w:t xml:space="preserve">University of Oregon Genomics &amp; Cell Characterization Core Facility for DNA sequencing the Rogue </w:t>
      </w:r>
      <w:r w:rsidR="009E1A86">
        <w:rPr>
          <w:sz w:val="24"/>
          <w:szCs w:val="24"/>
        </w:rPr>
        <w:t xml:space="preserve">River </w:t>
      </w:r>
      <w:r w:rsidR="0065796E">
        <w:rPr>
          <w:sz w:val="24"/>
          <w:szCs w:val="24"/>
        </w:rPr>
        <w:t>Chinook</w:t>
      </w:r>
      <w:r w:rsidR="003A435A" w:rsidRPr="003A435A">
        <w:rPr>
          <w:sz w:val="24"/>
          <w:szCs w:val="24"/>
        </w:rPr>
        <w:t xml:space="preserve"> samples and </w:t>
      </w:r>
      <w:r w:rsidR="0065796E">
        <w:rPr>
          <w:sz w:val="24"/>
          <w:szCs w:val="24"/>
        </w:rPr>
        <w:t xml:space="preserve">the </w:t>
      </w:r>
      <w:r w:rsidR="0065796E" w:rsidRPr="003A435A">
        <w:rPr>
          <w:sz w:val="24"/>
          <w:szCs w:val="24"/>
        </w:rPr>
        <w:t xml:space="preserve">Oregon State University Center for Quantitative Life Sciences </w:t>
      </w:r>
      <w:r w:rsidR="003A435A" w:rsidRPr="003A435A">
        <w:rPr>
          <w:sz w:val="24"/>
          <w:szCs w:val="24"/>
        </w:rPr>
        <w:t xml:space="preserve">for </w:t>
      </w:r>
      <w:r w:rsidR="004D458A">
        <w:rPr>
          <w:sz w:val="24"/>
          <w:szCs w:val="24"/>
        </w:rPr>
        <w:t>u</w:t>
      </w:r>
      <w:r w:rsidR="0065796E">
        <w:rPr>
          <w:sz w:val="24"/>
          <w:szCs w:val="24"/>
        </w:rPr>
        <w:t xml:space="preserve">se of the </w:t>
      </w:r>
      <w:r w:rsidR="003A435A" w:rsidRPr="003A435A">
        <w:rPr>
          <w:sz w:val="24"/>
          <w:szCs w:val="24"/>
        </w:rPr>
        <w:t xml:space="preserve">computational infrastructure. </w:t>
      </w:r>
      <w:r w:rsidRPr="00495D35">
        <w:rPr>
          <w:sz w:val="24"/>
          <w:szCs w:val="24"/>
        </w:rPr>
        <w:t xml:space="preserve">This report benefitted from review by </w:t>
      </w:r>
      <w:r>
        <w:rPr>
          <w:sz w:val="24"/>
          <w:szCs w:val="24"/>
        </w:rPr>
        <w:t>XXXXXX</w:t>
      </w:r>
      <w:r w:rsidRPr="00495D35">
        <w:rPr>
          <w:sz w:val="24"/>
          <w:szCs w:val="24"/>
        </w:rPr>
        <w:t xml:space="preserve"> of ODFW. </w:t>
      </w:r>
      <w:r w:rsidR="00F74DFC">
        <w:rPr>
          <w:sz w:val="24"/>
          <w:szCs w:val="24"/>
        </w:rPr>
        <w:t xml:space="preserve">K. O’Malley used startup funds to conduct this research. </w:t>
      </w:r>
    </w:p>
    <w:p w14:paraId="795584EB" w14:textId="77777777" w:rsidR="003A435A" w:rsidRPr="00D90081" w:rsidRDefault="003A435A" w:rsidP="003A435A">
      <w:pPr>
        <w:spacing w:line="240" w:lineRule="auto"/>
        <w:contextualSpacing/>
      </w:pPr>
    </w:p>
    <w:p w14:paraId="4EFEB3F5" w14:textId="77777777" w:rsidR="000537E9" w:rsidRDefault="000537E9">
      <w:pPr>
        <w:rPr>
          <w:rFonts w:eastAsia="Times New Roman" w:cs="Times New Roman"/>
          <w:b/>
          <w:bCs/>
          <w:iCs/>
          <w:caps/>
          <w:sz w:val="24"/>
          <w:szCs w:val="32"/>
        </w:rPr>
      </w:pPr>
      <w:r>
        <w:br w:type="page"/>
      </w:r>
    </w:p>
    <w:p w14:paraId="4596E061" w14:textId="3B290D4E" w:rsidR="00F54C37" w:rsidRPr="009E3DE5" w:rsidRDefault="00144E70" w:rsidP="00F74DFC">
      <w:pPr>
        <w:pStyle w:val="Heading1"/>
      </w:pPr>
      <w:bookmarkStart w:id="39" w:name="_Toc91781558"/>
      <w:r w:rsidRPr="00D90081">
        <w:rPr>
          <w:rFonts w:asciiTheme="minorHAnsi" w:hAnsiTheme="minorHAnsi"/>
        </w:rPr>
        <w:lastRenderedPageBreak/>
        <w:t>REFERENCES</w:t>
      </w:r>
      <w:bookmarkEnd w:id="39"/>
      <w:r w:rsidRPr="00D90081">
        <w:rPr>
          <w:rFonts w:asciiTheme="minorHAnsi" w:hAnsiTheme="minorHAnsi"/>
        </w:rPr>
        <w:t xml:space="preserve"> </w:t>
      </w:r>
    </w:p>
    <w:p w14:paraId="25F445D6" w14:textId="77777777" w:rsidR="00F54C37" w:rsidRPr="00F54C37" w:rsidRDefault="00F54C37" w:rsidP="00F74DFC">
      <w:pPr>
        <w:rPr>
          <w:sz w:val="24"/>
          <w:szCs w:val="24"/>
        </w:rPr>
      </w:pPr>
    </w:p>
    <w:p w14:paraId="2727F697" w14:textId="763DD14F" w:rsidR="00F54C37" w:rsidRPr="00F54C37" w:rsidRDefault="00F54C37" w:rsidP="00301B2D">
      <w:pPr>
        <w:spacing w:line="240" w:lineRule="auto"/>
        <w:ind w:left="720" w:hanging="720"/>
        <w:contextualSpacing/>
        <w:rPr>
          <w:sz w:val="24"/>
          <w:szCs w:val="24"/>
        </w:rPr>
      </w:pPr>
      <w:r w:rsidRPr="00F54C37">
        <w:rPr>
          <w:sz w:val="24"/>
          <w:szCs w:val="24"/>
        </w:rPr>
        <w:t xml:space="preserve">Campbell NR, Harmon SA, </w:t>
      </w:r>
      <w:proofErr w:type="spellStart"/>
      <w:r w:rsidRPr="00F54C37">
        <w:rPr>
          <w:sz w:val="24"/>
          <w:szCs w:val="24"/>
        </w:rPr>
        <w:t>Narum</w:t>
      </w:r>
      <w:proofErr w:type="spellEnd"/>
      <w:r w:rsidRPr="00F54C37">
        <w:rPr>
          <w:sz w:val="24"/>
          <w:szCs w:val="24"/>
        </w:rPr>
        <w:t xml:space="preserve"> SR (2015) Genotyping-in-thousands by sequencing (</w:t>
      </w:r>
      <w:proofErr w:type="spellStart"/>
      <w:r w:rsidRPr="00F54C37">
        <w:rPr>
          <w:sz w:val="24"/>
          <w:szCs w:val="24"/>
        </w:rPr>
        <w:t>gt</w:t>
      </w:r>
      <w:proofErr w:type="spellEnd"/>
      <w:r w:rsidRPr="00F54C37">
        <w:rPr>
          <w:sz w:val="24"/>
          <w:szCs w:val="24"/>
        </w:rPr>
        <w:t xml:space="preserve">-seq): A cost effective </w:t>
      </w:r>
      <w:proofErr w:type="spellStart"/>
      <w:r w:rsidRPr="00F54C37">
        <w:rPr>
          <w:sz w:val="24"/>
          <w:szCs w:val="24"/>
        </w:rPr>
        <w:t>snp</w:t>
      </w:r>
      <w:proofErr w:type="spellEnd"/>
      <w:r w:rsidRPr="00F54C37">
        <w:rPr>
          <w:sz w:val="24"/>
          <w:szCs w:val="24"/>
        </w:rPr>
        <w:t xml:space="preserve"> genotyping method based on custom amplicon sequencing. </w:t>
      </w:r>
      <w:r w:rsidRPr="00493190">
        <w:rPr>
          <w:i/>
          <w:iCs/>
          <w:sz w:val="24"/>
          <w:szCs w:val="24"/>
        </w:rPr>
        <w:t>Mol</w:t>
      </w:r>
      <w:r w:rsidR="001B674E" w:rsidRPr="00493190">
        <w:rPr>
          <w:i/>
          <w:iCs/>
          <w:sz w:val="24"/>
          <w:szCs w:val="24"/>
        </w:rPr>
        <w:t>ecular</w:t>
      </w:r>
      <w:r w:rsidRPr="00493190">
        <w:rPr>
          <w:i/>
          <w:iCs/>
          <w:sz w:val="24"/>
          <w:szCs w:val="24"/>
        </w:rPr>
        <w:t xml:space="preserve"> Ecology Resources</w:t>
      </w:r>
      <w:r w:rsidRPr="00F54C37">
        <w:rPr>
          <w:sz w:val="24"/>
          <w:szCs w:val="24"/>
        </w:rPr>
        <w:t xml:space="preserve"> 15</w:t>
      </w:r>
      <w:r w:rsidR="00493190">
        <w:rPr>
          <w:sz w:val="24"/>
          <w:szCs w:val="24"/>
        </w:rPr>
        <w:t>:</w:t>
      </w:r>
      <w:r w:rsidRPr="00F54C37">
        <w:rPr>
          <w:sz w:val="24"/>
          <w:szCs w:val="24"/>
        </w:rPr>
        <w:t xml:space="preserve"> 855-867.</w:t>
      </w:r>
    </w:p>
    <w:p w14:paraId="432BBC26" w14:textId="38384317" w:rsidR="00F54C37" w:rsidRPr="00F54C37" w:rsidRDefault="00F54C37" w:rsidP="00301B2D">
      <w:pPr>
        <w:spacing w:line="240" w:lineRule="auto"/>
        <w:ind w:left="720" w:hanging="720"/>
        <w:contextualSpacing/>
        <w:rPr>
          <w:sz w:val="24"/>
          <w:szCs w:val="24"/>
        </w:rPr>
      </w:pPr>
      <w:r w:rsidRPr="00F54C37">
        <w:rPr>
          <w:sz w:val="24"/>
          <w:szCs w:val="24"/>
        </w:rPr>
        <w:t xml:space="preserve">Hess JE, Ackerman MW, Fryer JK, et al. (2016) Differential adult migration-timing and stock-specific abundance of steelhead in mixed stock assemblages. </w:t>
      </w:r>
      <w:r w:rsidRPr="00493190">
        <w:rPr>
          <w:i/>
          <w:iCs/>
          <w:sz w:val="24"/>
          <w:szCs w:val="24"/>
        </w:rPr>
        <w:t>ICES Journal of Marine Science</w:t>
      </w:r>
      <w:r w:rsidRPr="00F54C37">
        <w:rPr>
          <w:sz w:val="24"/>
          <w:szCs w:val="24"/>
        </w:rPr>
        <w:t xml:space="preserve"> 73</w:t>
      </w:r>
      <w:r w:rsidR="00493190">
        <w:rPr>
          <w:sz w:val="24"/>
          <w:szCs w:val="24"/>
        </w:rPr>
        <w:t>:</w:t>
      </w:r>
      <w:r w:rsidRPr="00F54C37">
        <w:rPr>
          <w:sz w:val="24"/>
          <w:szCs w:val="24"/>
        </w:rPr>
        <w:t xml:space="preserve"> 2606-2615.</w:t>
      </w:r>
    </w:p>
    <w:p w14:paraId="7FDDC79B" w14:textId="4F0CA423" w:rsidR="00F54C37" w:rsidRPr="00F54C37" w:rsidRDefault="00F54C37" w:rsidP="00301B2D">
      <w:pPr>
        <w:spacing w:line="240" w:lineRule="auto"/>
        <w:ind w:left="720" w:hanging="720"/>
        <w:contextualSpacing/>
        <w:rPr>
          <w:sz w:val="24"/>
          <w:szCs w:val="24"/>
        </w:rPr>
      </w:pPr>
      <w:r w:rsidRPr="00F54C37">
        <w:rPr>
          <w:sz w:val="24"/>
          <w:szCs w:val="24"/>
        </w:rPr>
        <w:t xml:space="preserve">Ivanova NV, </w:t>
      </w:r>
      <w:proofErr w:type="spellStart"/>
      <w:r w:rsidRPr="00F54C37">
        <w:rPr>
          <w:sz w:val="24"/>
          <w:szCs w:val="24"/>
        </w:rPr>
        <w:t>Dewaard</w:t>
      </w:r>
      <w:proofErr w:type="spellEnd"/>
      <w:r w:rsidRPr="00F54C37">
        <w:rPr>
          <w:sz w:val="24"/>
          <w:szCs w:val="24"/>
        </w:rPr>
        <w:t xml:space="preserve"> JR, Hebert PDN (2006) An inexpensive, automation-friendly protocol for recovering high-quality DNA. </w:t>
      </w:r>
      <w:r w:rsidRPr="00493190">
        <w:rPr>
          <w:i/>
          <w:iCs/>
          <w:sz w:val="24"/>
          <w:szCs w:val="24"/>
        </w:rPr>
        <w:t>Molecular Ecology Notes</w:t>
      </w:r>
      <w:r w:rsidRPr="00F54C37">
        <w:rPr>
          <w:sz w:val="24"/>
          <w:szCs w:val="24"/>
        </w:rPr>
        <w:t xml:space="preserve"> 6</w:t>
      </w:r>
      <w:r w:rsidR="00493190">
        <w:rPr>
          <w:sz w:val="24"/>
          <w:szCs w:val="24"/>
        </w:rPr>
        <w:t>:</w:t>
      </w:r>
      <w:r w:rsidRPr="00F54C37">
        <w:rPr>
          <w:sz w:val="24"/>
          <w:szCs w:val="24"/>
        </w:rPr>
        <w:t xml:space="preserve"> 998-1002.</w:t>
      </w:r>
    </w:p>
    <w:p w14:paraId="7B4B87FC" w14:textId="378CB9EE" w:rsidR="00F54C37" w:rsidRPr="009E3DE5" w:rsidRDefault="00F54C37" w:rsidP="00301B2D">
      <w:pPr>
        <w:spacing w:line="240" w:lineRule="auto"/>
        <w:ind w:left="720" w:hanging="720"/>
        <w:contextualSpacing/>
        <w:rPr>
          <w:sz w:val="24"/>
          <w:szCs w:val="24"/>
        </w:rPr>
      </w:pPr>
      <w:r w:rsidRPr="00F54C37">
        <w:rPr>
          <w:sz w:val="24"/>
          <w:szCs w:val="24"/>
        </w:rPr>
        <w:t xml:space="preserve">O'Leary SJ, </w:t>
      </w:r>
      <w:proofErr w:type="spellStart"/>
      <w:r w:rsidRPr="00F54C37">
        <w:rPr>
          <w:sz w:val="24"/>
          <w:szCs w:val="24"/>
        </w:rPr>
        <w:t>Puritz</w:t>
      </w:r>
      <w:proofErr w:type="spellEnd"/>
      <w:r w:rsidRPr="00F54C37">
        <w:rPr>
          <w:sz w:val="24"/>
          <w:szCs w:val="24"/>
        </w:rPr>
        <w:t xml:space="preserve"> JB, Willis SC, Hollenbeck CM, Portnoy DS (2018) These aren't the loci you</w:t>
      </w:r>
      <w:r>
        <w:rPr>
          <w:sz w:val="24"/>
          <w:szCs w:val="24"/>
        </w:rPr>
        <w:t>’r</w:t>
      </w:r>
      <w:r w:rsidRPr="00F54C37">
        <w:rPr>
          <w:sz w:val="24"/>
          <w:szCs w:val="24"/>
        </w:rPr>
        <w:t xml:space="preserve">e looking for: Principles of effective </w:t>
      </w:r>
      <w:r w:rsidR="00493190">
        <w:rPr>
          <w:sz w:val="24"/>
          <w:szCs w:val="24"/>
        </w:rPr>
        <w:t>SNP</w:t>
      </w:r>
      <w:r w:rsidRPr="00F54C37">
        <w:rPr>
          <w:sz w:val="24"/>
          <w:szCs w:val="24"/>
        </w:rPr>
        <w:t xml:space="preserve"> filtering for molecular ecologists. </w:t>
      </w:r>
      <w:r w:rsidRPr="00493190">
        <w:rPr>
          <w:i/>
          <w:iCs/>
          <w:sz w:val="24"/>
          <w:szCs w:val="24"/>
        </w:rPr>
        <w:t>Mol</w:t>
      </w:r>
      <w:r w:rsidR="001B674E" w:rsidRPr="00493190">
        <w:rPr>
          <w:i/>
          <w:iCs/>
          <w:sz w:val="24"/>
          <w:szCs w:val="24"/>
        </w:rPr>
        <w:t>ecular</w:t>
      </w:r>
      <w:r w:rsidRPr="00493190">
        <w:rPr>
          <w:i/>
          <w:iCs/>
          <w:sz w:val="24"/>
          <w:szCs w:val="24"/>
        </w:rPr>
        <w:t xml:space="preserve"> Ecology</w:t>
      </w:r>
      <w:r w:rsidR="00493190">
        <w:rPr>
          <w:sz w:val="24"/>
          <w:szCs w:val="24"/>
        </w:rPr>
        <w:t xml:space="preserve"> 27: 3193-3206.</w:t>
      </w:r>
    </w:p>
    <w:p w14:paraId="29959FCC" w14:textId="70C201D8" w:rsidR="006078E3" w:rsidRDefault="006078E3" w:rsidP="00301B2D">
      <w:pPr>
        <w:spacing w:line="240" w:lineRule="auto"/>
        <w:ind w:left="720" w:hanging="720"/>
        <w:contextualSpacing/>
        <w:rPr>
          <w:rStyle w:val="Hyperlink"/>
          <w:sz w:val="24"/>
          <w:szCs w:val="24"/>
        </w:rPr>
      </w:pPr>
      <w:r w:rsidRPr="006078E3">
        <w:rPr>
          <w:sz w:val="24"/>
          <w:szCs w:val="24"/>
        </w:rPr>
        <w:t>O’Malley</w:t>
      </w:r>
      <w:r>
        <w:rPr>
          <w:sz w:val="24"/>
          <w:szCs w:val="24"/>
        </w:rPr>
        <w:t xml:space="preserve"> KG, </w:t>
      </w:r>
      <w:r w:rsidRPr="006078E3">
        <w:rPr>
          <w:sz w:val="24"/>
          <w:szCs w:val="24"/>
        </w:rPr>
        <w:t>Mazur</w:t>
      </w:r>
      <w:r>
        <w:rPr>
          <w:sz w:val="24"/>
          <w:szCs w:val="24"/>
        </w:rPr>
        <w:t xml:space="preserve"> S, </w:t>
      </w:r>
      <w:r w:rsidRPr="006078E3">
        <w:rPr>
          <w:sz w:val="24"/>
          <w:szCs w:val="24"/>
        </w:rPr>
        <w:t xml:space="preserve">Green L, Bohn S, Wells A </w:t>
      </w:r>
      <w:r>
        <w:rPr>
          <w:sz w:val="24"/>
          <w:szCs w:val="24"/>
        </w:rPr>
        <w:t>(</w:t>
      </w:r>
      <w:r w:rsidRPr="006078E3">
        <w:rPr>
          <w:sz w:val="24"/>
          <w:szCs w:val="24"/>
        </w:rPr>
        <w:t>2020</w:t>
      </w:r>
      <w:r w:rsidR="00301B2D">
        <w:rPr>
          <w:sz w:val="24"/>
          <w:szCs w:val="24"/>
        </w:rPr>
        <w:t>a</w:t>
      </w:r>
      <w:r>
        <w:rPr>
          <w:sz w:val="24"/>
          <w:szCs w:val="24"/>
        </w:rPr>
        <w:t>)</w:t>
      </w:r>
      <w:r w:rsidRPr="006078E3">
        <w:rPr>
          <w:sz w:val="24"/>
          <w:szCs w:val="24"/>
        </w:rPr>
        <w:t xml:space="preserve"> Evaluating the genetics of naturally produced Chinook salmon (</w:t>
      </w:r>
      <w:r w:rsidRPr="00493190">
        <w:rPr>
          <w:i/>
          <w:iCs/>
          <w:sz w:val="24"/>
          <w:szCs w:val="24"/>
        </w:rPr>
        <w:t>Oncorhynchus tshawytscha</w:t>
      </w:r>
      <w:r w:rsidRPr="006078E3">
        <w:rPr>
          <w:sz w:val="24"/>
          <w:szCs w:val="24"/>
        </w:rPr>
        <w:t xml:space="preserve">) captured in the Lower Rogue River, Oregon fishery. Information Report 2020-02. Oregon Department of Fish and Wildlife, Salem. </w:t>
      </w:r>
      <w:hyperlink r:id="rId27" w:history="1">
        <w:r w:rsidR="001B674E" w:rsidRPr="00113589">
          <w:rPr>
            <w:rStyle w:val="Hyperlink"/>
            <w:sz w:val="24"/>
            <w:szCs w:val="24"/>
          </w:rPr>
          <w:t>https://nrimp.dfw.state.or.us/web%20stores/data%20libraries/files/ODFW/ODFW_42004_2_O'Malley%20et%20al.%20(2020)%20ODFW%20Information%20Report%202020-02.pdf</w:t>
        </w:r>
      </w:hyperlink>
    </w:p>
    <w:p w14:paraId="5DCDBB12" w14:textId="754977F4" w:rsidR="00301B2D" w:rsidRDefault="00301B2D" w:rsidP="00301B2D">
      <w:pPr>
        <w:spacing w:line="240" w:lineRule="auto"/>
        <w:ind w:left="720" w:hanging="720"/>
        <w:contextualSpacing/>
        <w:rPr>
          <w:sz w:val="24"/>
          <w:szCs w:val="24"/>
        </w:rPr>
      </w:pPr>
      <w:r w:rsidRPr="00301B2D">
        <w:rPr>
          <w:sz w:val="24"/>
          <w:szCs w:val="24"/>
        </w:rPr>
        <w:t xml:space="preserve">O’Malley KG, Van Dyke D, </w:t>
      </w:r>
      <w:proofErr w:type="spellStart"/>
      <w:r w:rsidRPr="00301B2D">
        <w:rPr>
          <w:sz w:val="24"/>
          <w:szCs w:val="24"/>
        </w:rPr>
        <w:t>Samarin</w:t>
      </w:r>
      <w:proofErr w:type="spellEnd"/>
      <w:r w:rsidRPr="00301B2D">
        <w:rPr>
          <w:sz w:val="24"/>
          <w:szCs w:val="24"/>
        </w:rPr>
        <w:t xml:space="preserve"> PA, Bohn S, Clements S</w:t>
      </w:r>
      <w:r w:rsidR="00AE74DC">
        <w:rPr>
          <w:sz w:val="24"/>
          <w:szCs w:val="24"/>
        </w:rPr>
        <w:t xml:space="preserve"> (</w:t>
      </w:r>
      <w:r w:rsidRPr="00301B2D">
        <w:rPr>
          <w:sz w:val="24"/>
          <w:szCs w:val="24"/>
        </w:rPr>
        <w:t>2020b</w:t>
      </w:r>
      <w:r w:rsidR="00AE74DC">
        <w:rPr>
          <w:sz w:val="24"/>
          <w:szCs w:val="24"/>
        </w:rPr>
        <w:t>)</w:t>
      </w:r>
      <w:r w:rsidRPr="00301B2D">
        <w:rPr>
          <w:sz w:val="24"/>
          <w:szCs w:val="24"/>
        </w:rPr>
        <w:t xml:space="preserve"> An</w:t>
      </w:r>
      <w:r>
        <w:rPr>
          <w:sz w:val="24"/>
          <w:szCs w:val="24"/>
        </w:rPr>
        <w:t xml:space="preserve"> </w:t>
      </w:r>
      <w:r w:rsidRPr="00301B2D">
        <w:rPr>
          <w:sz w:val="24"/>
          <w:szCs w:val="24"/>
        </w:rPr>
        <w:t>evaluation of “early” and “late” run alleles in Rogue River Chinook</w:t>
      </w:r>
      <w:r>
        <w:rPr>
          <w:sz w:val="24"/>
          <w:szCs w:val="24"/>
        </w:rPr>
        <w:t xml:space="preserve"> </w:t>
      </w:r>
      <w:r w:rsidRPr="00301B2D">
        <w:rPr>
          <w:sz w:val="24"/>
          <w:szCs w:val="24"/>
        </w:rPr>
        <w:t>salmon (</w:t>
      </w:r>
      <w:r w:rsidRPr="00AE74DC">
        <w:rPr>
          <w:i/>
          <w:iCs/>
          <w:sz w:val="24"/>
          <w:szCs w:val="24"/>
        </w:rPr>
        <w:t>Oncorhynchus tshawytscha</w:t>
      </w:r>
      <w:r w:rsidRPr="00301B2D">
        <w:rPr>
          <w:sz w:val="24"/>
          <w:szCs w:val="24"/>
        </w:rPr>
        <w:t xml:space="preserve">). Information </w:t>
      </w:r>
      <w:r w:rsidR="00AE74DC">
        <w:rPr>
          <w:sz w:val="24"/>
          <w:szCs w:val="24"/>
        </w:rPr>
        <w:t>R</w:t>
      </w:r>
      <w:r w:rsidRPr="00301B2D">
        <w:rPr>
          <w:sz w:val="24"/>
          <w:szCs w:val="24"/>
        </w:rPr>
        <w:t>eport 2020-06. Oregon Department of Fish and Wildlife</w:t>
      </w:r>
      <w:r w:rsidR="00AE74DC">
        <w:rPr>
          <w:sz w:val="24"/>
          <w:szCs w:val="24"/>
        </w:rPr>
        <w:t>, Salem</w:t>
      </w:r>
      <w:r w:rsidRPr="00301B2D">
        <w:rPr>
          <w:sz w:val="24"/>
          <w:szCs w:val="24"/>
        </w:rPr>
        <w:t xml:space="preserve">. </w:t>
      </w:r>
      <w:hyperlink r:id="rId28" w:history="1">
        <w:r w:rsidR="00AE74DC" w:rsidRPr="0001189B">
          <w:rPr>
            <w:rStyle w:val="Hyperlink"/>
            <w:sz w:val="24"/>
            <w:szCs w:val="24"/>
          </w:rPr>
          <w:t>https://nrimp.dfw.state.or.us/web%20stores/data%20libraries/files/ODFW/ODFW_42006_2_O’Malley%20et%20al.%20(2020)%20ODFW%20Information%20Report%202020-06.pdf</w:t>
        </w:r>
      </w:hyperlink>
    </w:p>
    <w:p w14:paraId="354345C4" w14:textId="6227E18F" w:rsidR="001B674E" w:rsidRDefault="001B674E" w:rsidP="00301B2D">
      <w:pPr>
        <w:spacing w:line="240" w:lineRule="auto"/>
        <w:ind w:left="720" w:hanging="720"/>
        <w:contextualSpacing/>
        <w:rPr>
          <w:sz w:val="24"/>
          <w:szCs w:val="24"/>
        </w:rPr>
      </w:pPr>
      <w:proofErr w:type="spellStart"/>
      <w:r>
        <w:rPr>
          <w:sz w:val="24"/>
          <w:szCs w:val="24"/>
        </w:rPr>
        <w:t>Waples</w:t>
      </w:r>
      <w:proofErr w:type="spellEnd"/>
      <w:r>
        <w:rPr>
          <w:sz w:val="24"/>
          <w:szCs w:val="24"/>
        </w:rPr>
        <w:t xml:space="preserve"> RS, Ford MJ, Nichols K, et al. (2022, in press) </w:t>
      </w:r>
      <w:r w:rsidRPr="001B674E">
        <w:rPr>
          <w:sz w:val="24"/>
          <w:szCs w:val="24"/>
        </w:rPr>
        <w:t>Implications of Large-Effect Loci fo</w:t>
      </w:r>
      <w:r>
        <w:rPr>
          <w:sz w:val="24"/>
          <w:szCs w:val="24"/>
        </w:rPr>
        <w:t xml:space="preserve">r </w:t>
      </w:r>
      <w:r w:rsidRPr="001B674E">
        <w:rPr>
          <w:sz w:val="24"/>
          <w:szCs w:val="24"/>
        </w:rPr>
        <w:t>Conservation: A Review and Case Study with</w:t>
      </w:r>
      <w:r>
        <w:rPr>
          <w:sz w:val="24"/>
          <w:szCs w:val="24"/>
        </w:rPr>
        <w:t xml:space="preserve"> </w:t>
      </w:r>
      <w:r w:rsidRPr="001B674E">
        <w:rPr>
          <w:sz w:val="24"/>
          <w:szCs w:val="24"/>
        </w:rPr>
        <w:t>Pacific Salmon</w:t>
      </w:r>
      <w:r>
        <w:rPr>
          <w:sz w:val="24"/>
          <w:szCs w:val="24"/>
        </w:rPr>
        <w:t xml:space="preserve">. </w:t>
      </w:r>
      <w:r w:rsidRPr="00493190">
        <w:rPr>
          <w:i/>
          <w:iCs/>
          <w:sz w:val="24"/>
          <w:szCs w:val="24"/>
        </w:rPr>
        <w:t>Journal of Heredity</w:t>
      </w:r>
      <w:r w:rsidR="00E935B3">
        <w:rPr>
          <w:sz w:val="24"/>
          <w:szCs w:val="24"/>
        </w:rPr>
        <w:t>.</w:t>
      </w:r>
    </w:p>
    <w:p w14:paraId="038462B7" w14:textId="08CBB743" w:rsidR="001B674E" w:rsidRDefault="001B674E" w:rsidP="00301B2D">
      <w:pPr>
        <w:spacing w:line="240" w:lineRule="auto"/>
        <w:ind w:left="720" w:hanging="720"/>
        <w:contextualSpacing/>
        <w:rPr>
          <w:sz w:val="24"/>
          <w:szCs w:val="24"/>
        </w:rPr>
      </w:pPr>
    </w:p>
    <w:p w14:paraId="2888F32B" w14:textId="6B20A0DE" w:rsidR="007251DA" w:rsidRDefault="00144E70" w:rsidP="00301B2D">
      <w:pPr>
        <w:spacing w:line="240" w:lineRule="auto"/>
        <w:ind w:left="720" w:hanging="720"/>
        <w:contextualSpacing/>
        <w:rPr>
          <w:sz w:val="24"/>
          <w:szCs w:val="24"/>
        </w:rPr>
      </w:pPr>
      <w:r w:rsidRPr="00D90081">
        <w:rPr>
          <w:sz w:val="24"/>
          <w:szCs w:val="24"/>
        </w:rPr>
        <w:t xml:space="preserve">  </w:t>
      </w:r>
    </w:p>
    <w:p w14:paraId="5DC84AEB" w14:textId="67EF0FAE" w:rsidR="007251DA" w:rsidRDefault="007251DA" w:rsidP="00301B2D">
      <w:pPr>
        <w:spacing w:line="240" w:lineRule="auto"/>
        <w:ind w:left="720" w:hanging="720"/>
        <w:contextualSpacing/>
        <w:rPr>
          <w:sz w:val="24"/>
          <w:szCs w:val="24"/>
        </w:rPr>
      </w:pPr>
    </w:p>
    <w:p w14:paraId="54F4A30B" w14:textId="77777777" w:rsidR="00311713" w:rsidRDefault="00311713">
      <w:pPr>
        <w:rPr>
          <w:sz w:val="24"/>
          <w:szCs w:val="24"/>
        </w:rPr>
      </w:pPr>
    </w:p>
    <w:p w14:paraId="078A3551" w14:textId="77777777" w:rsidR="004D6825" w:rsidRDefault="004D6825">
      <w:pPr>
        <w:rPr>
          <w:sz w:val="24"/>
          <w:szCs w:val="24"/>
        </w:rPr>
      </w:pPr>
    </w:p>
    <w:p w14:paraId="24ABD2ED" w14:textId="77777777" w:rsidR="004D6825" w:rsidRDefault="004D6825">
      <w:pPr>
        <w:rPr>
          <w:sz w:val="24"/>
          <w:szCs w:val="24"/>
        </w:rPr>
      </w:pPr>
    </w:p>
    <w:p w14:paraId="78A88037" w14:textId="77777777" w:rsidR="004D6825" w:rsidRDefault="004D6825">
      <w:pPr>
        <w:rPr>
          <w:sz w:val="24"/>
          <w:szCs w:val="24"/>
        </w:rPr>
      </w:pPr>
    </w:p>
    <w:p w14:paraId="3ADA6DAF" w14:textId="77777777" w:rsidR="004D6825" w:rsidRDefault="004D6825">
      <w:pPr>
        <w:rPr>
          <w:sz w:val="24"/>
          <w:szCs w:val="24"/>
        </w:rPr>
      </w:pPr>
    </w:p>
    <w:p w14:paraId="1138A340" w14:textId="55C022F4" w:rsidR="004D6825" w:rsidRDefault="004D6825">
      <w:pPr>
        <w:rPr>
          <w:sz w:val="24"/>
          <w:szCs w:val="24"/>
        </w:rPr>
      </w:pPr>
    </w:p>
    <w:p w14:paraId="4709BE7C" w14:textId="5BDD7EB3" w:rsidR="00542913" w:rsidRDefault="00542913">
      <w:pPr>
        <w:rPr>
          <w:sz w:val="24"/>
          <w:szCs w:val="24"/>
        </w:rPr>
      </w:pPr>
    </w:p>
    <w:p w14:paraId="5B528932" w14:textId="6539F915" w:rsidR="00542913" w:rsidRPr="00B50025" w:rsidRDefault="00542913" w:rsidP="00B50025">
      <w:pPr>
        <w:pStyle w:val="Heading1"/>
        <w:rPr>
          <w:rFonts w:asciiTheme="minorHAnsi" w:hAnsiTheme="minorHAnsi" w:cstheme="minorHAnsi"/>
        </w:rPr>
      </w:pPr>
      <w:bookmarkStart w:id="40" w:name="_Toc91781559"/>
      <w:r w:rsidRPr="00B50025">
        <w:rPr>
          <w:rFonts w:asciiTheme="minorHAnsi" w:hAnsiTheme="minorHAnsi" w:cstheme="minorHAnsi"/>
        </w:rPr>
        <w:lastRenderedPageBreak/>
        <w:t>S</w:t>
      </w:r>
      <w:r w:rsidR="00121170" w:rsidRPr="00B50025">
        <w:rPr>
          <w:rFonts w:asciiTheme="minorHAnsi" w:hAnsiTheme="minorHAnsi" w:cstheme="minorHAnsi"/>
        </w:rPr>
        <w:t>UPPLEMENTAL INFORMATION</w:t>
      </w:r>
      <w:bookmarkEnd w:id="40"/>
    </w:p>
    <w:p w14:paraId="3576BDF3" w14:textId="77777777" w:rsidR="004D6825" w:rsidRDefault="004D6825">
      <w:pPr>
        <w:rPr>
          <w:sz w:val="24"/>
          <w:szCs w:val="24"/>
        </w:rPr>
      </w:pPr>
    </w:p>
    <w:p w14:paraId="4F8C380E" w14:textId="02C3AB69" w:rsidR="004D6825" w:rsidRDefault="004D6825">
      <w:pPr>
        <w:rPr>
          <w:sz w:val="24"/>
          <w:szCs w:val="24"/>
        </w:rPr>
      </w:pPr>
      <w:r>
        <w:rPr>
          <w:noProof/>
          <w:sz w:val="24"/>
          <w:szCs w:val="24"/>
        </w:rPr>
        <w:drawing>
          <wp:inline distT="0" distB="0" distL="0" distR="0" wp14:anchorId="70250E0A" wp14:editId="378A8795">
            <wp:extent cx="4554245" cy="3006969"/>
            <wp:effectExtent l="0" t="0" r="508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9">
                      <a:extLst>
                        <a:ext uri="{28A0092B-C50C-407E-A947-70E740481C1C}">
                          <a14:useLocalDpi xmlns:a14="http://schemas.microsoft.com/office/drawing/2010/main" val="0"/>
                        </a:ext>
                      </a:extLst>
                    </a:blip>
                    <a:stretch>
                      <a:fillRect/>
                    </a:stretch>
                  </pic:blipFill>
                  <pic:spPr>
                    <a:xfrm>
                      <a:off x="0" y="0"/>
                      <a:ext cx="4560481" cy="3011086"/>
                    </a:xfrm>
                    <a:prstGeom prst="rect">
                      <a:avLst/>
                    </a:prstGeom>
                  </pic:spPr>
                </pic:pic>
              </a:graphicData>
            </a:graphic>
          </wp:inline>
        </w:drawing>
      </w:r>
    </w:p>
    <w:p w14:paraId="641DCC90" w14:textId="4B13ED3D" w:rsidR="004D6825" w:rsidRDefault="004D6825">
      <w:pPr>
        <w:rPr>
          <w:sz w:val="24"/>
          <w:szCs w:val="24"/>
        </w:rPr>
      </w:pPr>
      <w:r w:rsidRPr="00121170">
        <w:rPr>
          <w:b/>
          <w:bCs/>
          <w:sz w:val="24"/>
          <w:szCs w:val="24"/>
        </w:rPr>
        <w:t xml:space="preserve">Figure </w:t>
      </w:r>
      <w:r w:rsidR="00A4567F">
        <w:rPr>
          <w:b/>
          <w:bCs/>
          <w:sz w:val="24"/>
          <w:szCs w:val="24"/>
        </w:rPr>
        <w:t>S</w:t>
      </w:r>
      <w:r w:rsidRPr="00121170">
        <w:rPr>
          <w:b/>
          <w:bCs/>
          <w:sz w:val="24"/>
          <w:szCs w:val="24"/>
        </w:rPr>
        <w:t>1</w:t>
      </w:r>
      <w:r w:rsidR="00542913">
        <w:rPr>
          <w:sz w:val="24"/>
          <w:szCs w:val="24"/>
        </w:rPr>
        <w:t>.</w:t>
      </w:r>
      <w:r>
        <w:rPr>
          <w:sz w:val="24"/>
          <w:szCs w:val="24"/>
        </w:rPr>
        <w:t xml:space="preserve"> Cumulative proportion of all </w:t>
      </w:r>
      <w:r w:rsidR="00E935B3">
        <w:rPr>
          <w:sz w:val="24"/>
          <w:szCs w:val="24"/>
        </w:rPr>
        <w:t>spring</w:t>
      </w:r>
      <w:r>
        <w:rPr>
          <w:sz w:val="24"/>
          <w:szCs w:val="24"/>
        </w:rPr>
        <w:t xml:space="preserve"> associated alleles by date with milestones at 50% and 80% of total number of </w:t>
      </w:r>
      <w:r w:rsidR="00E935B3">
        <w:rPr>
          <w:sz w:val="24"/>
          <w:szCs w:val="24"/>
        </w:rPr>
        <w:t xml:space="preserve">spring </w:t>
      </w:r>
      <w:r>
        <w:rPr>
          <w:sz w:val="24"/>
          <w:szCs w:val="24"/>
        </w:rPr>
        <w:t>alleles highlighted.</w:t>
      </w:r>
    </w:p>
    <w:p w14:paraId="56812B74" w14:textId="77777777" w:rsidR="009D0F10" w:rsidRDefault="009D0F10">
      <w:pPr>
        <w:rPr>
          <w:sz w:val="24"/>
          <w:szCs w:val="24"/>
        </w:rPr>
      </w:pPr>
    </w:p>
    <w:p w14:paraId="2739FEB2" w14:textId="3EFACED8" w:rsidR="00A50D04" w:rsidRDefault="009D0F10">
      <w:pPr>
        <w:rPr>
          <w:sz w:val="24"/>
          <w:szCs w:val="24"/>
        </w:rPr>
      </w:pPr>
      <w:r>
        <w:rPr>
          <w:noProof/>
          <w:sz w:val="24"/>
          <w:szCs w:val="24"/>
        </w:rPr>
        <w:drawing>
          <wp:inline distT="0" distB="0" distL="0" distR="0" wp14:anchorId="36DDF97B" wp14:editId="29C02338">
            <wp:extent cx="5237079" cy="2663301"/>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0">
                      <a:extLst>
                        <a:ext uri="{28A0092B-C50C-407E-A947-70E740481C1C}">
                          <a14:useLocalDpi xmlns:a14="http://schemas.microsoft.com/office/drawing/2010/main" val="0"/>
                        </a:ext>
                      </a:extLst>
                    </a:blip>
                    <a:stretch>
                      <a:fillRect/>
                    </a:stretch>
                  </pic:blipFill>
                  <pic:spPr>
                    <a:xfrm>
                      <a:off x="0" y="0"/>
                      <a:ext cx="5237566" cy="2663549"/>
                    </a:xfrm>
                    <a:prstGeom prst="rect">
                      <a:avLst/>
                    </a:prstGeom>
                  </pic:spPr>
                </pic:pic>
              </a:graphicData>
            </a:graphic>
          </wp:inline>
        </w:drawing>
      </w:r>
    </w:p>
    <w:p w14:paraId="0A301DFD" w14:textId="0F9C86E2" w:rsidR="00A50D04" w:rsidRDefault="00163E90">
      <w:pPr>
        <w:rPr>
          <w:sz w:val="24"/>
          <w:szCs w:val="24"/>
        </w:rPr>
      </w:pPr>
      <w:commentRangeStart w:id="41"/>
      <w:r w:rsidRPr="00121170">
        <w:rPr>
          <w:b/>
          <w:bCs/>
          <w:sz w:val="24"/>
          <w:szCs w:val="24"/>
        </w:rPr>
        <w:t>Figure</w:t>
      </w:r>
      <w:commentRangeEnd w:id="41"/>
      <w:r w:rsidR="00121170">
        <w:rPr>
          <w:rStyle w:val="CommentReference"/>
        </w:rPr>
        <w:commentReference w:id="41"/>
      </w:r>
      <w:r w:rsidRPr="00121170">
        <w:rPr>
          <w:b/>
          <w:bCs/>
          <w:sz w:val="24"/>
          <w:szCs w:val="24"/>
        </w:rPr>
        <w:t xml:space="preserve"> </w:t>
      </w:r>
      <w:r w:rsidR="00A4567F">
        <w:rPr>
          <w:b/>
          <w:bCs/>
          <w:sz w:val="24"/>
          <w:szCs w:val="24"/>
        </w:rPr>
        <w:t>S</w:t>
      </w:r>
      <w:r w:rsidRPr="00121170">
        <w:rPr>
          <w:b/>
          <w:bCs/>
          <w:sz w:val="24"/>
          <w:szCs w:val="24"/>
        </w:rPr>
        <w:t>2</w:t>
      </w:r>
      <w:r w:rsidR="00542913">
        <w:rPr>
          <w:sz w:val="24"/>
          <w:szCs w:val="24"/>
        </w:rPr>
        <w:t>.</w:t>
      </w:r>
      <w:r>
        <w:rPr>
          <w:sz w:val="24"/>
          <w:szCs w:val="24"/>
        </w:rPr>
        <w:t xml:space="preserve"> Density plot of sampling date across genotypes at </w:t>
      </w:r>
      <w:r>
        <w:rPr>
          <w:i/>
          <w:iCs/>
          <w:sz w:val="24"/>
          <w:szCs w:val="24"/>
        </w:rPr>
        <w:t>greb1l</w:t>
      </w:r>
      <w:r>
        <w:rPr>
          <w:sz w:val="24"/>
          <w:szCs w:val="24"/>
        </w:rPr>
        <w:t xml:space="preserve"> SNP1. Mean sampling date for each genotype displayed as vertical line in corresponding color, black vertical line is the midpoint between mean sampling date</w:t>
      </w:r>
      <w:r w:rsidR="00CA29AC">
        <w:rPr>
          <w:sz w:val="24"/>
          <w:szCs w:val="24"/>
        </w:rPr>
        <w:t xml:space="preserve"> of the two homozygous genotypes.</w:t>
      </w:r>
    </w:p>
    <w:p w14:paraId="26CB539C" w14:textId="346601DE" w:rsidR="00A34D55" w:rsidRPr="00163E90" w:rsidRDefault="00A34D55">
      <w:pPr>
        <w:rPr>
          <w:sz w:val="24"/>
          <w:szCs w:val="24"/>
        </w:rPr>
        <w:sectPr w:rsidR="00A34D55" w:rsidRPr="00163E90" w:rsidSect="00144E70">
          <w:pgSz w:w="12240" w:h="15840" w:code="1"/>
          <w:pgMar w:top="1440" w:right="1440" w:bottom="1440" w:left="1440" w:header="720" w:footer="720" w:gutter="0"/>
          <w:pgNumType w:start="1"/>
          <w:cols w:space="720"/>
          <w:docGrid w:linePitch="360"/>
        </w:sectPr>
      </w:pPr>
    </w:p>
    <w:tbl>
      <w:tblPr>
        <w:tblW w:w="14220" w:type="dxa"/>
        <w:tblInd w:w="-360" w:type="dxa"/>
        <w:tblLook w:val="04A0" w:firstRow="1" w:lastRow="0" w:firstColumn="1" w:lastColumn="0" w:noHBand="0" w:noVBand="1"/>
      </w:tblPr>
      <w:tblGrid>
        <w:gridCol w:w="1563"/>
        <w:gridCol w:w="746"/>
        <w:gridCol w:w="599"/>
        <w:gridCol w:w="1142"/>
        <w:gridCol w:w="1440"/>
        <w:gridCol w:w="1530"/>
        <w:gridCol w:w="898"/>
        <w:gridCol w:w="902"/>
        <w:gridCol w:w="2160"/>
        <w:gridCol w:w="1710"/>
        <w:gridCol w:w="1530"/>
      </w:tblGrid>
      <w:tr w:rsidR="00036D0E" w:rsidRPr="00036D0E" w14:paraId="7B4A1184" w14:textId="77777777" w:rsidTr="00493190">
        <w:trPr>
          <w:cantSplit/>
          <w:trHeight w:val="20"/>
          <w:tblHeader/>
        </w:trPr>
        <w:tc>
          <w:tcPr>
            <w:tcW w:w="1563" w:type="dxa"/>
            <w:tcBorders>
              <w:top w:val="single" w:sz="4" w:space="0" w:color="auto"/>
              <w:left w:val="nil"/>
              <w:bottom w:val="single" w:sz="8" w:space="0" w:color="auto"/>
              <w:right w:val="nil"/>
            </w:tcBorders>
            <w:shd w:val="clear" w:color="auto" w:fill="auto"/>
            <w:noWrap/>
            <w:vAlign w:val="bottom"/>
            <w:hideMark/>
          </w:tcPr>
          <w:p w14:paraId="549CDC5B" w14:textId="77777777" w:rsidR="00036D0E" w:rsidRPr="00036D0E" w:rsidRDefault="00036D0E" w:rsidP="00245317">
            <w:pPr>
              <w:spacing w:after="0" w:line="240" w:lineRule="auto"/>
              <w:jc w:val="center"/>
              <w:rPr>
                <w:rFonts w:ascii="Calibri" w:eastAsia="Times New Roman" w:hAnsi="Calibri" w:cs="Times New Roman"/>
                <w:b/>
                <w:bCs/>
                <w:color w:val="000000"/>
                <w:sz w:val="16"/>
                <w:szCs w:val="16"/>
              </w:rPr>
            </w:pPr>
            <w:commentRangeStart w:id="42"/>
            <w:r w:rsidRPr="00036D0E">
              <w:rPr>
                <w:rFonts w:ascii="Calibri" w:eastAsia="Times New Roman" w:hAnsi="Calibri" w:cs="Times New Roman"/>
                <w:b/>
                <w:bCs/>
                <w:color w:val="000000"/>
                <w:sz w:val="16"/>
                <w:szCs w:val="16"/>
              </w:rPr>
              <w:lastRenderedPageBreak/>
              <w:t>Sample</w:t>
            </w:r>
            <w:commentRangeEnd w:id="42"/>
            <w:r w:rsidR="00E35458">
              <w:rPr>
                <w:rStyle w:val="CommentReference"/>
              </w:rPr>
              <w:commentReference w:id="42"/>
            </w:r>
          </w:p>
        </w:tc>
        <w:tc>
          <w:tcPr>
            <w:tcW w:w="746" w:type="dxa"/>
            <w:tcBorders>
              <w:top w:val="single" w:sz="4" w:space="0" w:color="auto"/>
              <w:left w:val="nil"/>
              <w:bottom w:val="single" w:sz="8" w:space="0" w:color="auto"/>
              <w:right w:val="nil"/>
            </w:tcBorders>
            <w:shd w:val="clear" w:color="auto" w:fill="auto"/>
            <w:noWrap/>
            <w:vAlign w:val="bottom"/>
            <w:hideMark/>
          </w:tcPr>
          <w:p w14:paraId="20BE641B" w14:textId="77777777" w:rsidR="00036D0E" w:rsidRPr="00036D0E" w:rsidRDefault="00036D0E" w:rsidP="00245317">
            <w:pPr>
              <w:spacing w:after="0" w:line="240" w:lineRule="auto"/>
              <w:jc w:val="center"/>
              <w:rPr>
                <w:rFonts w:ascii="Calibri" w:eastAsia="Times New Roman" w:hAnsi="Calibri" w:cs="Times New Roman"/>
                <w:b/>
                <w:bCs/>
                <w:color w:val="000000"/>
                <w:sz w:val="16"/>
                <w:szCs w:val="16"/>
              </w:rPr>
            </w:pPr>
            <w:r w:rsidRPr="00036D0E">
              <w:rPr>
                <w:rFonts w:ascii="Calibri" w:eastAsia="Times New Roman" w:hAnsi="Calibri" w:cs="Times New Roman"/>
                <w:b/>
                <w:bCs/>
                <w:color w:val="000000"/>
                <w:sz w:val="16"/>
                <w:szCs w:val="16"/>
              </w:rPr>
              <w:t>Date</w:t>
            </w:r>
          </w:p>
        </w:tc>
        <w:tc>
          <w:tcPr>
            <w:tcW w:w="599" w:type="dxa"/>
            <w:tcBorders>
              <w:top w:val="single" w:sz="4" w:space="0" w:color="auto"/>
              <w:left w:val="nil"/>
              <w:bottom w:val="single" w:sz="8" w:space="0" w:color="auto"/>
              <w:right w:val="nil"/>
            </w:tcBorders>
            <w:shd w:val="clear" w:color="auto" w:fill="auto"/>
            <w:noWrap/>
            <w:vAlign w:val="bottom"/>
            <w:hideMark/>
          </w:tcPr>
          <w:p w14:paraId="43131981" w14:textId="77777777" w:rsidR="00036D0E" w:rsidRPr="00036D0E" w:rsidRDefault="00036D0E" w:rsidP="00245317">
            <w:pPr>
              <w:spacing w:after="0" w:line="240" w:lineRule="auto"/>
              <w:jc w:val="center"/>
              <w:rPr>
                <w:rFonts w:ascii="Calibri" w:eastAsia="Times New Roman" w:hAnsi="Calibri" w:cs="Times New Roman"/>
                <w:b/>
                <w:bCs/>
                <w:color w:val="000000"/>
                <w:sz w:val="16"/>
                <w:szCs w:val="16"/>
              </w:rPr>
            </w:pPr>
            <w:r w:rsidRPr="00036D0E">
              <w:rPr>
                <w:rFonts w:ascii="Calibri" w:eastAsia="Times New Roman" w:hAnsi="Calibri" w:cs="Times New Roman"/>
                <w:b/>
                <w:bCs/>
                <w:color w:val="000000"/>
                <w:sz w:val="16"/>
                <w:szCs w:val="16"/>
              </w:rPr>
              <w:t>Julian Day</w:t>
            </w:r>
          </w:p>
        </w:tc>
        <w:tc>
          <w:tcPr>
            <w:tcW w:w="1142" w:type="dxa"/>
            <w:tcBorders>
              <w:top w:val="single" w:sz="4" w:space="0" w:color="auto"/>
              <w:left w:val="nil"/>
              <w:bottom w:val="single" w:sz="8" w:space="0" w:color="auto"/>
              <w:right w:val="nil"/>
            </w:tcBorders>
            <w:shd w:val="clear" w:color="auto" w:fill="auto"/>
            <w:noWrap/>
            <w:vAlign w:val="bottom"/>
            <w:hideMark/>
          </w:tcPr>
          <w:p w14:paraId="4EC63E75" w14:textId="77777777" w:rsidR="00036D0E" w:rsidRPr="00036D0E" w:rsidRDefault="00036D0E" w:rsidP="00245317">
            <w:pPr>
              <w:spacing w:after="0" w:line="240" w:lineRule="auto"/>
              <w:jc w:val="center"/>
              <w:rPr>
                <w:rFonts w:ascii="Calibri" w:eastAsia="Times New Roman" w:hAnsi="Calibri" w:cs="Times New Roman"/>
                <w:b/>
                <w:bCs/>
                <w:color w:val="000000"/>
                <w:sz w:val="16"/>
                <w:szCs w:val="16"/>
              </w:rPr>
            </w:pPr>
            <w:r w:rsidRPr="00036D0E">
              <w:rPr>
                <w:rFonts w:ascii="Calibri" w:eastAsia="Times New Roman" w:hAnsi="Calibri" w:cs="Times New Roman"/>
                <w:b/>
                <w:bCs/>
                <w:color w:val="000000"/>
                <w:sz w:val="16"/>
                <w:szCs w:val="16"/>
              </w:rPr>
              <w:t>Location</w:t>
            </w:r>
          </w:p>
        </w:tc>
        <w:tc>
          <w:tcPr>
            <w:tcW w:w="1440" w:type="dxa"/>
            <w:tcBorders>
              <w:top w:val="single" w:sz="4" w:space="0" w:color="auto"/>
              <w:left w:val="nil"/>
              <w:bottom w:val="single" w:sz="8" w:space="0" w:color="auto"/>
              <w:right w:val="nil"/>
            </w:tcBorders>
            <w:shd w:val="clear" w:color="auto" w:fill="auto"/>
            <w:noWrap/>
            <w:vAlign w:val="bottom"/>
            <w:hideMark/>
          </w:tcPr>
          <w:p w14:paraId="2656EB1E" w14:textId="77777777" w:rsidR="00036D0E" w:rsidRPr="00036D0E" w:rsidRDefault="00036D0E" w:rsidP="00245317">
            <w:pPr>
              <w:spacing w:after="0" w:line="240" w:lineRule="auto"/>
              <w:jc w:val="center"/>
              <w:rPr>
                <w:rFonts w:ascii="Calibri" w:eastAsia="Times New Roman" w:hAnsi="Calibri" w:cs="Times New Roman"/>
                <w:b/>
                <w:bCs/>
                <w:color w:val="000000"/>
                <w:sz w:val="16"/>
                <w:szCs w:val="16"/>
              </w:rPr>
            </w:pPr>
            <w:r w:rsidRPr="00036D0E">
              <w:rPr>
                <w:rFonts w:ascii="Calibri" w:eastAsia="Times New Roman" w:hAnsi="Calibri" w:cs="Times New Roman"/>
                <w:b/>
                <w:bCs/>
                <w:color w:val="000000"/>
                <w:sz w:val="16"/>
                <w:szCs w:val="16"/>
              </w:rPr>
              <w:t>Detailed Location</w:t>
            </w:r>
          </w:p>
        </w:tc>
        <w:tc>
          <w:tcPr>
            <w:tcW w:w="1530" w:type="dxa"/>
            <w:tcBorders>
              <w:top w:val="single" w:sz="4" w:space="0" w:color="auto"/>
              <w:left w:val="nil"/>
              <w:bottom w:val="single" w:sz="8" w:space="0" w:color="auto"/>
              <w:right w:val="nil"/>
            </w:tcBorders>
            <w:shd w:val="clear" w:color="auto" w:fill="auto"/>
            <w:noWrap/>
            <w:vAlign w:val="bottom"/>
            <w:hideMark/>
          </w:tcPr>
          <w:p w14:paraId="6F86A4DA" w14:textId="77777777" w:rsidR="00036D0E" w:rsidRPr="00036D0E" w:rsidRDefault="00036D0E" w:rsidP="00245317">
            <w:pPr>
              <w:spacing w:after="0" w:line="240" w:lineRule="auto"/>
              <w:jc w:val="center"/>
              <w:rPr>
                <w:rFonts w:ascii="Calibri" w:eastAsia="Times New Roman" w:hAnsi="Calibri" w:cs="Times New Roman"/>
                <w:b/>
                <w:bCs/>
                <w:color w:val="000000"/>
                <w:sz w:val="16"/>
                <w:szCs w:val="16"/>
              </w:rPr>
            </w:pPr>
            <w:r w:rsidRPr="00036D0E">
              <w:rPr>
                <w:rFonts w:ascii="Calibri" w:eastAsia="Times New Roman" w:hAnsi="Calibri" w:cs="Times New Roman"/>
                <w:b/>
                <w:bCs/>
                <w:color w:val="000000"/>
                <w:sz w:val="16"/>
                <w:szCs w:val="16"/>
              </w:rPr>
              <w:t>Sampling Method</w:t>
            </w:r>
          </w:p>
        </w:tc>
        <w:tc>
          <w:tcPr>
            <w:tcW w:w="898" w:type="dxa"/>
            <w:tcBorders>
              <w:top w:val="single" w:sz="4" w:space="0" w:color="auto"/>
              <w:left w:val="nil"/>
              <w:bottom w:val="single" w:sz="8" w:space="0" w:color="auto"/>
              <w:right w:val="nil"/>
            </w:tcBorders>
            <w:shd w:val="clear" w:color="auto" w:fill="auto"/>
            <w:noWrap/>
            <w:vAlign w:val="bottom"/>
            <w:hideMark/>
          </w:tcPr>
          <w:p w14:paraId="1B6F3FED" w14:textId="77777777" w:rsidR="00036D0E" w:rsidRPr="00036D0E" w:rsidRDefault="00036D0E" w:rsidP="00245317">
            <w:pPr>
              <w:spacing w:after="0" w:line="240" w:lineRule="auto"/>
              <w:jc w:val="center"/>
              <w:rPr>
                <w:rFonts w:ascii="Calibri" w:eastAsia="Times New Roman" w:hAnsi="Calibri" w:cs="Times New Roman"/>
                <w:b/>
                <w:bCs/>
                <w:color w:val="000000"/>
                <w:sz w:val="16"/>
                <w:szCs w:val="16"/>
              </w:rPr>
            </w:pPr>
            <w:r w:rsidRPr="00036D0E">
              <w:rPr>
                <w:rFonts w:ascii="Calibri" w:eastAsia="Times New Roman" w:hAnsi="Calibri" w:cs="Times New Roman"/>
                <w:b/>
                <w:bCs/>
                <w:color w:val="000000"/>
                <w:sz w:val="16"/>
                <w:szCs w:val="16"/>
              </w:rPr>
              <w:t>Ots37124-12277401</w:t>
            </w:r>
          </w:p>
        </w:tc>
        <w:tc>
          <w:tcPr>
            <w:tcW w:w="902" w:type="dxa"/>
            <w:tcBorders>
              <w:top w:val="single" w:sz="4" w:space="0" w:color="auto"/>
              <w:left w:val="nil"/>
              <w:bottom w:val="single" w:sz="8" w:space="0" w:color="auto"/>
              <w:right w:val="nil"/>
            </w:tcBorders>
            <w:shd w:val="clear" w:color="auto" w:fill="auto"/>
            <w:noWrap/>
            <w:vAlign w:val="bottom"/>
            <w:hideMark/>
          </w:tcPr>
          <w:p w14:paraId="15F41CF9" w14:textId="77777777" w:rsidR="00036D0E" w:rsidRPr="00036D0E" w:rsidRDefault="00036D0E" w:rsidP="00245317">
            <w:pPr>
              <w:spacing w:after="0" w:line="240" w:lineRule="auto"/>
              <w:jc w:val="center"/>
              <w:rPr>
                <w:rFonts w:ascii="Calibri" w:eastAsia="Times New Roman" w:hAnsi="Calibri" w:cs="Times New Roman"/>
                <w:b/>
                <w:bCs/>
                <w:color w:val="000000"/>
                <w:sz w:val="16"/>
                <w:szCs w:val="16"/>
              </w:rPr>
            </w:pPr>
            <w:r w:rsidRPr="00036D0E">
              <w:rPr>
                <w:rFonts w:ascii="Calibri" w:eastAsia="Times New Roman" w:hAnsi="Calibri" w:cs="Times New Roman"/>
                <w:b/>
                <w:bCs/>
                <w:color w:val="000000"/>
                <w:sz w:val="16"/>
                <w:szCs w:val="16"/>
              </w:rPr>
              <w:t>Ots37124-12310649</w:t>
            </w:r>
          </w:p>
        </w:tc>
        <w:tc>
          <w:tcPr>
            <w:tcW w:w="2160" w:type="dxa"/>
            <w:tcBorders>
              <w:top w:val="single" w:sz="4" w:space="0" w:color="auto"/>
              <w:left w:val="nil"/>
              <w:bottom w:val="single" w:sz="8" w:space="0" w:color="auto"/>
              <w:right w:val="nil"/>
            </w:tcBorders>
            <w:shd w:val="clear" w:color="auto" w:fill="auto"/>
            <w:noWrap/>
            <w:vAlign w:val="bottom"/>
            <w:hideMark/>
          </w:tcPr>
          <w:p w14:paraId="510846EF" w14:textId="77777777" w:rsidR="00036D0E" w:rsidRPr="00036D0E" w:rsidRDefault="00036D0E" w:rsidP="00245317">
            <w:pPr>
              <w:spacing w:after="0" w:line="240" w:lineRule="auto"/>
              <w:jc w:val="center"/>
              <w:rPr>
                <w:rFonts w:ascii="Calibri" w:eastAsia="Times New Roman" w:hAnsi="Calibri" w:cs="Times New Roman"/>
                <w:b/>
                <w:bCs/>
                <w:color w:val="000000"/>
                <w:sz w:val="16"/>
                <w:szCs w:val="16"/>
              </w:rPr>
            </w:pPr>
            <w:r w:rsidRPr="00036D0E">
              <w:rPr>
                <w:rFonts w:ascii="Calibri" w:eastAsia="Times New Roman" w:hAnsi="Calibri" w:cs="Times New Roman"/>
                <w:b/>
                <w:bCs/>
                <w:color w:val="000000"/>
                <w:sz w:val="16"/>
                <w:szCs w:val="16"/>
              </w:rPr>
              <w:t>greb1l SNP1 Genotype</w:t>
            </w:r>
          </w:p>
        </w:tc>
        <w:tc>
          <w:tcPr>
            <w:tcW w:w="1710" w:type="dxa"/>
            <w:tcBorders>
              <w:top w:val="single" w:sz="4" w:space="0" w:color="auto"/>
              <w:left w:val="nil"/>
              <w:bottom w:val="single" w:sz="8" w:space="0" w:color="auto"/>
              <w:right w:val="nil"/>
            </w:tcBorders>
            <w:shd w:val="clear" w:color="auto" w:fill="auto"/>
            <w:noWrap/>
            <w:vAlign w:val="bottom"/>
            <w:hideMark/>
          </w:tcPr>
          <w:p w14:paraId="45962DCB" w14:textId="77777777" w:rsidR="00036D0E" w:rsidRPr="00036D0E" w:rsidRDefault="00036D0E" w:rsidP="00245317">
            <w:pPr>
              <w:spacing w:after="0" w:line="240" w:lineRule="auto"/>
              <w:jc w:val="center"/>
              <w:rPr>
                <w:rFonts w:ascii="Calibri" w:eastAsia="Times New Roman" w:hAnsi="Calibri" w:cs="Times New Roman"/>
                <w:b/>
                <w:bCs/>
                <w:color w:val="000000"/>
                <w:sz w:val="16"/>
                <w:szCs w:val="16"/>
              </w:rPr>
            </w:pPr>
            <w:r w:rsidRPr="00036D0E">
              <w:rPr>
                <w:rFonts w:ascii="Calibri" w:eastAsia="Times New Roman" w:hAnsi="Calibri" w:cs="Times New Roman"/>
                <w:b/>
                <w:bCs/>
                <w:color w:val="000000"/>
                <w:sz w:val="16"/>
                <w:szCs w:val="16"/>
              </w:rPr>
              <w:t>greb1l SNP2 Genotype</w:t>
            </w:r>
          </w:p>
        </w:tc>
        <w:tc>
          <w:tcPr>
            <w:tcW w:w="1530" w:type="dxa"/>
            <w:tcBorders>
              <w:top w:val="single" w:sz="4" w:space="0" w:color="auto"/>
              <w:left w:val="nil"/>
              <w:bottom w:val="single" w:sz="8" w:space="0" w:color="auto"/>
              <w:right w:val="nil"/>
            </w:tcBorders>
            <w:shd w:val="clear" w:color="auto" w:fill="auto"/>
            <w:noWrap/>
            <w:vAlign w:val="bottom"/>
            <w:hideMark/>
          </w:tcPr>
          <w:p w14:paraId="2D679EF6" w14:textId="77777777" w:rsidR="00036D0E" w:rsidRPr="00036D0E" w:rsidRDefault="00036D0E" w:rsidP="00245317">
            <w:pPr>
              <w:spacing w:after="0" w:line="240" w:lineRule="auto"/>
              <w:jc w:val="center"/>
              <w:rPr>
                <w:rFonts w:ascii="Calibri" w:eastAsia="Times New Roman" w:hAnsi="Calibri" w:cs="Times New Roman"/>
                <w:b/>
                <w:bCs/>
                <w:color w:val="000000"/>
                <w:sz w:val="16"/>
                <w:szCs w:val="16"/>
              </w:rPr>
            </w:pPr>
            <w:r w:rsidRPr="00036D0E">
              <w:rPr>
                <w:rFonts w:ascii="Calibri" w:eastAsia="Times New Roman" w:hAnsi="Calibri" w:cs="Times New Roman"/>
                <w:b/>
                <w:bCs/>
                <w:color w:val="000000"/>
                <w:sz w:val="16"/>
                <w:szCs w:val="16"/>
              </w:rPr>
              <w:t>Two SNP Genotype</w:t>
            </w:r>
          </w:p>
        </w:tc>
      </w:tr>
      <w:tr w:rsidR="009D0F10" w:rsidRPr="00036D0E" w14:paraId="05BFB597" w14:textId="77777777" w:rsidTr="009D0F10">
        <w:trPr>
          <w:cantSplit/>
          <w:trHeight w:val="20"/>
        </w:trPr>
        <w:tc>
          <w:tcPr>
            <w:tcW w:w="1563" w:type="dxa"/>
            <w:tcBorders>
              <w:top w:val="nil"/>
              <w:left w:val="nil"/>
              <w:bottom w:val="nil"/>
              <w:right w:val="nil"/>
            </w:tcBorders>
            <w:shd w:val="clear" w:color="auto" w:fill="auto"/>
            <w:noWrap/>
            <w:vAlign w:val="bottom"/>
            <w:hideMark/>
          </w:tcPr>
          <w:p w14:paraId="638EE01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OtsAC20ROGR_0001</w:t>
            </w:r>
          </w:p>
        </w:tc>
        <w:tc>
          <w:tcPr>
            <w:tcW w:w="746" w:type="dxa"/>
            <w:tcBorders>
              <w:top w:val="nil"/>
              <w:left w:val="nil"/>
              <w:bottom w:val="nil"/>
              <w:right w:val="nil"/>
            </w:tcBorders>
            <w:shd w:val="clear" w:color="auto" w:fill="auto"/>
            <w:noWrap/>
            <w:vAlign w:val="bottom"/>
            <w:hideMark/>
          </w:tcPr>
          <w:p w14:paraId="7B3815B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4/5/20</w:t>
            </w:r>
          </w:p>
        </w:tc>
        <w:tc>
          <w:tcPr>
            <w:tcW w:w="599" w:type="dxa"/>
            <w:tcBorders>
              <w:top w:val="nil"/>
              <w:left w:val="nil"/>
              <w:bottom w:val="nil"/>
              <w:right w:val="nil"/>
            </w:tcBorders>
            <w:shd w:val="clear" w:color="auto" w:fill="auto"/>
            <w:noWrap/>
            <w:vAlign w:val="bottom"/>
            <w:hideMark/>
          </w:tcPr>
          <w:p w14:paraId="31A515B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96</w:t>
            </w:r>
          </w:p>
        </w:tc>
        <w:tc>
          <w:tcPr>
            <w:tcW w:w="1142" w:type="dxa"/>
            <w:tcBorders>
              <w:top w:val="nil"/>
              <w:left w:val="nil"/>
              <w:bottom w:val="nil"/>
              <w:right w:val="nil"/>
            </w:tcBorders>
            <w:shd w:val="clear" w:color="auto" w:fill="auto"/>
            <w:noWrap/>
            <w:vAlign w:val="bottom"/>
            <w:hideMark/>
          </w:tcPr>
          <w:p w14:paraId="2540105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proofErr w:type="spellStart"/>
            <w:r w:rsidRPr="00036D0E">
              <w:rPr>
                <w:rFonts w:ascii="Calibri" w:eastAsia="Times New Roman" w:hAnsi="Calibri" w:cs="Times New Roman"/>
                <w:color w:val="000000"/>
                <w:sz w:val="16"/>
                <w:szCs w:val="16"/>
              </w:rPr>
              <w:t>Quosatana</w:t>
            </w:r>
            <w:proofErr w:type="spellEnd"/>
          </w:p>
        </w:tc>
        <w:tc>
          <w:tcPr>
            <w:tcW w:w="1440" w:type="dxa"/>
            <w:tcBorders>
              <w:top w:val="nil"/>
              <w:left w:val="nil"/>
              <w:bottom w:val="nil"/>
              <w:right w:val="nil"/>
            </w:tcBorders>
            <w:shd w:val="clear" w:color="auto" w:fill="auto"/>
            <w:noWrap/>
            <w:vAlign w:val="bottom"/>
            <w:hideMark/>
          </w:tcPr>
          <w:p w14:paraId="25BF85D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proofErr w:type="spellStart"/>
            <w:r w:rsidRPr="00036D0E">
              <w:rPr>
                <w:rFonts w:ascii="Calibri" w:eastAsia="Times New Roman" w:hAnsi="Calibri" w:cs="Times New Roman"/>
                <w:color w:val="000000"/>
                <w:sz w:val="16"/>
                <w:szCs w:val="16"/>
              </w:rPr>
              <w:t>Quosatana</w:t>
            </w:r>
            <w:proofErr w:type="spellEnd"/>
          </w:p>
        </w:tc>
        <w:tc>
          <w:tcPr>
            <w:tcW w:w="1530" w:type="dxa"/>
            <w:tcBorders>
              <w:top w:val="nil"/>
              <w:left w:val="nil"/>
              <w:bottom w:val="nil"/>
              <w:right w:val="nil"/>
            </w:tcBorders>
            <w:shd w:val="clear" w:color="auto" w:fill="auto"/>
            <w:noWrap/>
            <w:vAlign w:val="bottom"/>
            <w:hideMark/>
          </w:tcPr>
          <w:p w14:paraId="3F7D5CD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475FB3F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3D88015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25A8550D" w14:textId="0D602CF7"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45D3A385" w14:textId="33C558FC"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63351050" w14:textId="7F3B2E32"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3045583B" w14:textId="77777777" w:rsidTr="009D0F10">
        <w:trPr>
          <w:cantSplit/>
          <w:trHeight w:val="20"/>
        </w:trPr>
        <w:tc>
          <w:tcPr>
            <w:tcW w:w="1563" w:type="dxa"/>
            <w:tcBorders>
              <w:top w:val="nil"/>
              <w:left w:val="nil"/>
              <w:bottom w:val="nil"/>
              <w:right w:val="nil"/>
            </w:tcBorders>
            <w:shd w:val="clear" w:color="auto" w:fill="auto"/>
            <w:noWrap/>
            <w:vAlign w:val="bottom"/>
            <w:hideMark/>
          </w:tcPr>
          <w:p w14:paraId="26A6243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OtsAC20ROGR_0002</w:t>
            </w:r>
          </w:p>
        </w:tc>
        <w:tc>
          <w:tcPr>
            <w:tcW w:w="746" w:type="dxa"/>
            <w:tcBorders>
              <w:top w:val="nil"/>
              <w:left w:val="nil"/>
              <w:bottom w:val="nil"/>
              <w:right w:val="nil"/>
            </w:tcBorders>
            <w:shd w:val="clear" w:color="auto" w:fill="auto"/>
            <w:noWrap/>
            <w:vAlign w:val="bottom"/>
            <w:hideMark/>
          </w:tcPr>
          <w:p w14:paraId="4EC935D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4/5/20</w:t>
            </w:r>
          </w:p>
        </w:tc>
        <w:tc>
          <w:tcPr>
            <w:tcW w:w="599" w:type="dxa"/>
            <w:tcBorders>
              <w:top w:val="nil"/>
              <w:left w:val="nil"/>
              <w:bottom w:val="nil"/>
              <w:right w:val="nil"/>
            </w:tcBorders>
            <w:shd w:val="clear" w:color="auto" w:fill="auto"/>
            <w:noWrap/>
            <w:vAlign w:val="bottom"/>
            <w:hideMark/>
          </w:tcPr>
          <w:p w14:paraId="18225DD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96</w:t>
            </w:r>
          </w:p>
        </w:tc>
        <w:tc>
          <w:tcPr>
            <w:tcW w:w="1142" w:type="dxa"/>
            <w:tcBorders>
              <w:top w:val="nil"/>
              <w:left w:val="nil"/>
              <w:bottom w:val="nil"/>
              <w:right w:val="nil"/>
            </w:tcBorders>
            <w:shd w:val="clear" w:color="auto" w:fill="auto"/>
            <w:noWrap/>
            <w:vAlign w:val="bottom"/>
            <w:hideMark/>
          </w:tcPr>
          <w:p w14:paraId="7977669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proofErr w:type="spellStart"/>
            <w:r w:rsidRPr="00036D0E">
              <w:rPr>
                <w:rFonts w:ascii="Calibri" w:eastAsia="Times New Roman" w:hAnsi="Calibri" w:cs="Times New Roman"/>
                <w:color w:val="000000"/>
                <w:sz w:val="16"/>
                <w:szCs w:val="16"/>
              </w:rPr>
              <w:t>Quosatana</w:t>
            </w:r>
            <w:proofErr w:type="spellEnd"/>
          </w:p>
        </w:tc>
        <w:tc>
          <w:tcPr>
            <w:tcW w:w="1440" w:type="dxa"/>
            <w:tcBorders>
              <w:top w:val="nil"/>
              <w:left w:val="nil"/>
              <w:bottom w:val="nil"/>
              <w:right w:val="nil"/>
            </w:tcBorders>
            <w:shd w:val="clear" w:color="auto" w:fill="auto"/>
            <w:noWrap/>
            <w:vAlign w:val="bottom"/>
            <w:hideMark/>
          </w:tcPr>
          <w:p w14:paraId="74A8568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proofErr w:type="spellStart"/>
            <w:r w:rsidRPr="00036D0E">
              <w:rPr>
                <w:rFonts w:ascii="Calibri" w:eastAsia="Times New Roman" w:hAnsi="Calibri" w:cs="Times New Roman"/>
                <w:color w:val="000000"/>
                <w:sz w:val="16"/>
                <w:szCs w:val="16"/>
              </w:rPr>
              <w:t>Quosatana</w:t>
            </w:r>
            <w:proofErr w:type="spellEnd"/>
          </w:p>
        </w:tc>
        <w:tc>
          <w:tcPr>
            <w:tcW w:w="1530" w:type="dxa"/>
            <w:tcBorders>
              <w:top w:val="nil"/>
              <w:left w:val="nil"/>
              <w:bottom w:val="nil"/>
              <w:right w:val="nil"/>
            </w:tcBorders>
            <w:shd w:val="clear" w:color="auto" w:fill="auto"/>
            <w:noWrap/>
            <w:vAlign w:val="bottom"/>
            <w:hideMark/>
          </w:tcPr>
          <w:p w14:paraId="790C233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61B04C1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436447C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792372D0" w14:textId="626C05F6"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5FF8929E" w14:textId="243B8C77"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5E1D9761" w14:textId="5B249E92"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340365C1" w14:textId="77777777" w:rsidTr="009D0F10">
        <w:trPr>
          <w:cantSplit/>
          <w:trHeight w:val="20"/>
        </w:trPr>
        <w:tc>
          <w:tcPr>
            <w:tcW w:w="1563" w:type="dxa"/>
            <w:tcBorders>
              <w:top w:val="nil"/>
              <w:left w:val="nil"/>
              <w:bottom w:val="nil"/>
              <w:right w:val="nil"/>
            </w:tcBorders>
            <w:shd w:val="clear" w:color="auto" w:fill="auto"/>
            <w:noWrap/>
            <w:vAlign w:val="bottom"/>
            <w:hideMark/>
          </w:tcPr>
          <w:p w14:paraId="6F5689C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OtsAC20ROGR_0003</w:t>
            </w:r>
          </w:p>
        </w:tc>
        <w:tc>
          <w:tcPr>
            <w:tcW w:w="746" w:type="dxa"/>
            <w:tcBorders>
              <w:top w:val="nil"/>
              <w:left w:val="nil"/>
              <w:bottom w:val="nil"/>
              <w:right w:val="nil"/>
            </w:tcBorders>
            <w:shd w:val="clear" w:color="auto" w:fill="auto"/>
            <w:noWrap/>
            <w:vAlign w:val="bottom"/>
            <w:hideMark/>
          </w:tcPr>
          <w:p w14:paraId="65F16A6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4/6/20</w:t>
            </w:r>
          </w:p>
        </w:tc>
        <w:tc>
          <w:tcPr>
            <w:tcW w:w="599" w:type="dxa"/>
            <w:tcBorders>
              <w:top w:val="nil"/>
              <w:left w:val="nil"/>
              <w:bottom w:val="nil"/>
              <w:right w:val="nil"/>
            </w:tcBorders>
            <w:shd w:val="clear" w:color="auto" w:fill="auto"/>
            <w:noWrap/>
            <w:vAlign w:val="bottom"/>
            <w:hideMark/>
          </w:tcPr>
          <w:p w14:paraId="798C68E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97</w:t>
            </w:r>
          </w:p>
        </w:tc>
        <w:tc>
          <w:tcPr>
            <w:tcW w:w="1142" w:type="dxa"/>
            <w:tcBorders>
              <w:top w:val="nil"/>
              <w:left w:val="nil"/>
              <w:bottom w:val="nil"/>
              <w:right w:val="nil"/>
            </w:tcBorders>
            <w:shd w:val="clear" w:color="auto" w:fill="auto"/>
            <w:noWrap/>
            <w:vAlign w:val="bottom"/>
            <w:hideMark/>
          </w:tcPr>
          <w:p w14:paraId="1AA1648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Port</w:t>
            </w:r>
          </w:p>
        </w:tc>
        <w:tc>
          <w:tcPr>
            <w:tcW w:w="1440" w:type="dxa"/>
            <w:tcBorders>
              <w:top w:val="nil"/>
              <w:left w:val="nil"/>
              <w:bottom w:val="nil"/>
              <w:right w:val="nil"/>
            </w:tcBorders>
            <w:shd w:val="clear" w:color="auto" w:fill="auto"/>
            <w:noWrap/>
            <w:vAlign w:val="bottom"/>
            <w:hideMark/>
          </w:tcPr>
          <w:p w14:paraId="3C9B27C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Elephant Rock</w:t>
            </w:r>
          </w:p>
        </w:tc>
        <w:tc>
          <w:tcPr>
            <w:tcW w:w="1530" w:type="dxa"/>
            <w:tcBorders>
              <w:top w:val="nil"/>
              <w:left w:val="nil"/>
              <w:bottom w:val="nil"/>
              <w:right w:val="nil"/>
            </w:tcBorders>
            <w:shd w:val="clear" w:color="auto" w:fill="auto"/>
            <w:noWrap/>
            <w:vAlign w:val="bottom"/>
            <w:hideMark/>
          </w:tcPr>
          <w:p w14:paraId="2752AE4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29F3B1B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04F61CA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70B67567" w14:textId="1A8035E2"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22C2F3D8" w14:textId="69C7F69C"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2C117006" w14:textId="14F3182E"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3726D5D2" w14:textId="77777777" w:rsidTr="009D0F10">
        <w:trPr>
          <w:cantSplit/>
          <w:trHeight w:val="20"/>
        </w:trPr>
        <w:tc>
          <w:tcPr>
            <w:tcW w:w="1563" w:type="dxa"/>
            <w:tcBorders>
              <w:top w:val="nil"/>
              <w:left w:val="nil"/>
              <w:bottom w:val="nil"/>
              <w:right w:val="nil"/>
            </w:tcBorders>
            <w:shd w:val="clear" w:color="auto" w:fill="auto"/>
            <w:noWrap/>
            <w:vAlign w:val="bottom"/>
            <w:hideMark/>
          </w:tcPr>
          <w:p w14:paraId="0163733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OtsAC20ROGR_0004</w:t>
            </w:r>
          </w:p>
        </w:tc>
        <w:tc>
          <w:tcPr>
            <w:tcW w:w="746" w:type="dxa"/>
            <w:tcBorders>
              <w:top w:val="nil"/>
              <w:left w:val="nil"/>
              <w:bottom w:val="nil"/>
              <w:right w:val="nil"/>
            </w:tcBorders>
            <w:shd w:val="clear" w:color="auto" w:fill="auto"/>
            <w:noWrap/>
            <w:vAlign w:val="bottom"/>
            <w:hideMark/>
          </w:tcPr>
          <w:p w14:paraId="5F4786C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4/8/20</w:t>
            </w:r>
          </w:p>
        </w:tc>
        <w:tc>
          <w:tcPr>
            <w:tcW w:w="599" w:type="dxa"/>
            <w:tcBorders>
              <w:top w:val="nil"/>
              <w:left w:val="nil"/>
              <w:bottom w:val="nil"/>
              <w:right w:val="nil"/>
            </w:tcBorders>
            <w:shd w:val="clear" w:color="auto" w:fill="auto"/>
            <w:noWrap/>
            <w:vAlign w:val="bottom"/>
            <w:hideMark/>
          </w:tcPr>
          <w:p w14:paraId="560A67E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99</w:t>
            </w:r>
          </w:p>
        </w:tc>
        <w:tc>
          <w:tcPr>
            <w:tcW w:w="1142" w:type="dxa"/>
            <w:tcBorders>
              <w:top w:val="nil"/>
              <w:left w:val="nil"/>
              <w:bottom w:val="nil"/>
              <w:right w:val="nil"/>
            </w:tcBorders>
            <w:shd w:val="clear" w:color="auto" w:fill="auto"/>
            <w:noWrap/>
            <w:vAlign w:val="bottom"/>
            <w:hideMark/>
          </w:tcPr>
          <w:p w14:paraId="68418FB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proofErr w:type="spellStart"/>
            <w:r w:rsidRPr="00036D0E">
              <w:rPr>
                <w:rFonts w:ascii="Calibri" w:eastAsia="Times New Roman" w:hAnsi="Calibri" w:cs="Times New Roman"/>
                <w:color w:val="000000"/>
                <w:sz w:val="16"/>
                <w:szCs w:val="16"/>
              </w:rPr>
              <w:t>Quosatana</w:t>
            </w:r>
            <w:proofErr w:type="spellEnd"/>
          </w:p>
        </w:tc>
        <w:tc>
          <w:tcPr>
            <w:tcW w:w="1440" w:type="dxa"/>
            <w:tcBorders>
              <w:top w:val="nil"/>
              <w:left w:val="nil"/>
              <w:bottom w:val="nil"/>
              <w:right w:val="nil"/>
            </w:tcBorders>
            <w:shd w:val="clear" w:color="auto" w:fill="auto"/>
            <w:noWrap/>
            <w:vAlign w:val="bottom"/>
            <w:hideMark/>
          </w:tcPr>
          <w:p w14:paraId="363253A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proofErr w:type="spellStart"/>
            <w:r w:rsidRPr="00036D0E">
              <w:rPr>
                <w:rFonts w:ascii="Calibri" w:eastAsia="Times New Roman" w:hAnsi="Calibri" w:cs="Times New Roman"/>
                <w:color w:val="000000"/>
                <w:sz w:val="16"/>
                <w:szCs w:val="16"/>
              </w:rPr>
              <w:t>Quosatana</w:t>
            </w:r>
            <w:proofErr w:type="spellEnd"/>
          </w:p>
        </w:tc>
        <w:tc>
          <w:tcPr>
            <w:tcW w:w="1530" w:type="dxa"/>
            <w:tcBorders>
              <w:top w:val="nil"/>
              <w:left w:val="nil"/>
              <w:bottom w:val="nil"/>
              <w:right w:val="nil"/>
            </w:tcBorders>
            <w:shd w:val="clear" w:color="auto" w:fill="auto"/>
            <w:noWrap/>
            <w:vAlign w:val="bottom"/>
            <w:hideMark/>
          </w:tcPr>
          <w:p w14:paraId="43C07CD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4A824D6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03DF2CB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23C38EAC" w14:textId="308B4E41"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204531AE" w14:textId="71189653"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198FA7D8" w14:textId="13FBCDBA"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7466C807" w14:textId="77777777" w:rsidTr="009D0F10">
        <w:trPr>
          <w:cantSplit/>
          <w:trHeight w:val="20"/>
        </w:trPr>
        <w:tc>
          <w:tcPr>
            <w:tcW w:w="1563" w:type="dxa"/>
            <w:tcBorders>
              <w:top w:val="nil"/>
              <w:left w:val="nil"/>
              <w:bottom w:val="nil"/>
              <w:right w:val="nil"/>
            </w:tcBorders>
            <w:shd w:val="clear" w:color="auto" w:fill="auto"/>
            <w:noWrap/>
            <w:vAlign w:val="bottom"/>
            <w:hideMark/>
          </w:tcPr>
          <w:p w14:paraId="67E5B6A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OtsAC20ROGR_0005</w:t>
            </w:r>
          </w:p>
        </w:tc>
        <w:tc>
          <w:tcPr>
            <w:tcW w:w="746" w:type="dxa"/>
            <w:tcBorders>
              <w:top w:val="nil"/>
              <w:left w:val="nil"/>
              <w:bottom w:val="nil"/>
              <w:right w:val="nil"/>
            </w:tcBorders>
            <w:shd w:val="clear" w:color="auto" w:fill="auto"/>
            <w:noWrap/>
            <w:vAlign w:val="bottom"/>
            <w:hideMark/>
          </w:tcPr>
          <w:p w14:paraId="729CE49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4/8/20</w:t>
            </w:r>
          </w:p>
        </w:tc>
        <w:tc>
          <w:tcPr>
            <w:tcW w:w="599" w:type="dxa"/>
            <w:tcBorders>
              <w:top w:val="nil"/>
              <w:left w:val="nil"/>
              <w:bottom w:val="nil"/>
              <w:right w:val="nil"/>
            </w:tcBorders>
            <w:shd w:val="clear" w:color="auto" w:fill="auto"/>
            <w:noWrap/>
            <w:vAlign w:val="bottom"/>
            <w:hideMark/>
          </w:tcPr>
          <w:p w14:paraId="07F9FFA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99</w:t>
            </w:r>
          </w:p>
        </w:tc>
        <w:tc>
          <w:tcPr>
            <w:tcW w:w="1142" w:type="dxa"/>
            <w:tcBorders>
              <w:top w:val="nil"/>
              <w:left w:val="nil"/>
              <w:bottom w:val="nil"/>
              <w:right w:val="nil"/>
            </w:tcBorders>
            <w:shd w:val="clear" w:color="auto" w:fill="auto"/>
            <w:noWrap/>
            <w:vAlign w:val="bottom"/>
            <w:hideMark/>
          </w:tcPr>
          <w:p w14:paraId="1CD13CC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Mill Site</w:t>
            </w:r>
          </w:p>
        </w:tc>
        <w:tc>
          <w:tcPr>
            <w:tcW w:w="1440" w:type="dxa"/>
            <w:tcBorders>
              <w:top w:val="nil"/>
              <w:left w:val="nil"/>
              <w:bottom w:val="nil"/>
              <w:right w:val="nil"/>
            </w:tcBorders>
            <w:shd w:val="clear" w:color="auto" w:fill="auto"/>
            <w:noWrap/>
            <w:vAlign w:val="bottom"/>
            <w:hideMark/>
          </w:tcPr>
          <w:p w14:paraId="22155DF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Willows</w:t>
            </w:r>
          </w:p>
        </w:tc>
        <w:tc>
          <w:tcPr>
            <w:tcW w:w="1530" w:type="dxa"/>
            <w:tcBorders>
              <w:top w:val="nil"/>
              <w:left w:val="nil"/>
              <w:bottom w:val="nil"/>
              <w:right w:val="nil"/>
            </w:tcBorders>
            <w:shd w:val="clear" w:color="auto" w:fill="auto"/>
            <w:noWrap/>
            <w:vAlign w:val="bottom"/>
            <w:hideMark/>
          </w:tcPr>
          <w:p w14:paraId="28C34F2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67C09DB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636FCD7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532B74AD" w14:textId="09AACE86"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4527EE22" w14:textId="3952B9E2"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27E76DAA" w14:textId="02C80EA9"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6544D89D" w14:textId="77777777" w:rsidTr="009D0F10">
        <w:trPr>
          <w:cantSplit/>
          <w:trHeight w:val="20"/>
        </w:trPr>
        <w:tc>
          <w:tcPr>
            <w:tcW w:w="1563" w:type="dxa"/>
            <w:tcBorders>
              <w:top w:val="nil"/>
              <w:left w:val="nil"/>
              <w:bottom w:val="nil"/>
              <w:right w:val="nil"/>
            </w:tcBorders>
            <w:shd w:val="clear" w:color="auto" w:fill="auto"/>
            <w:noWrap/>
            <w:vAlign w:val="bottom"/>
            <w:hideMark/>
          </w:tcPr>
          <w:p w14:paraId="2614BA5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OtsAC20ROGR_0006</w:t>
            </w:r>
          </w:p>
        </w:tc>
        <w:tc>
          <w:tcPr>
            <w:tcW w:w="746" w:type="dxa"/>
            <w:tcBorders>
              <w:top w:val="nil"/>
              <w:left w:val="nil"/>
              <w:bottom w:val="nil"/>
              <w:right w:val="nil"/>
            </w:tcBorders>
            <w:shd w:val="clear" w:color="auto" w:fill="auto"/>
            <w:noWrap/>
            <w:vAlign w:val="bottom"/>
            <w:hideMark/>
          </w:tcPr>
          <w:p w14:paraId="043E6B8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4/8/20</w:t>
            </w:r>
          </w:p>
        </w:tc>
        <w:tc>
          <w:tcPr>
            <w:tcW w:w="599" w:type="dxa"/>
            <w:tcBorders>
              <w:top w:val="nil"/>
              <w:left w:val="nil"/>
              <w:bottom w:val="nil"/>
              <w:right w:val="nil"/>
            </w:tcBorders>
            <w:shd w:val="clear" w:color="auto" w:fill="auto"/>
            <w:noWrap/>
            <w:vAlign w:val="bottom"/>
            <w:hideMark/>
          </w:tcPr>
          <w:p w14:paraId="69AF3F6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99</w:t>
            </w:r>
          </w:p>
        </w:tc>
        <w:tc>
          <w:tcPr>
            <w:tcW w:w="1142" w:type="dxa"/>
            <w:tcBorders>
              <w:top w:val="nil"/>
              <w:left w:val="nil"/>
              <w:bottom w:val="nil"/>
              <w:right w:val="nil"/>
            </w:tcBorders>
            <w:shd w:val="clear" w:color="auto" w:fill="auto"/>
            <w:noWrap/>
            <w:vAlign w:val="bottom"/>
            <w:hideMark/>
          </w:tcPr>
          <w:p w14:paraId="031F4E5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Mill Site</w:t>
            </w:r>
          </w:p>
        </w:tc>
        <w:tc>
          <w:tcPr>
            <w:tcW w:w="1440" w:type="dxa"/>
            <w:tcBorders>
              <w:top w:val="nil"/>
              <w:left w:val="nil"/>
              <w:bottom w:val="nil"/>
              <w:right w:val="nil"/>
            </w:tcBorders>
            <w:shd w:val="clear" w:color="auto" w:fill="auto"/>
            <w:noWrap/>
            <w:vAlign w:val="bottom"/>
            <w:hideMark/>
          </w:tcPr>
          <w:p w14:paraId="630C70B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Willows</w:t>
            </w:r>
          </w:p>
        </w:tc>
        <w:tc>
          <w:tcPr>
            <w:tcW w:w="1530" w:type="dxa"/>
            <w:tcBorders>
              <w:top w:val="nil"/>
              <w:left w:val="nil"/>
              <w:bottom w:val="nil"/>
              <w:right w:val="nil"/>
            </w:tcBorders>
            <w:shd w:val="clear" w:color="auto" w:fill="auto"/>
            <w:noWrap/>
            <w:vAlign w:val="bottom"/>
            <w:hideMark/>
          </w:tcPr>
          <w:p w14:paraId="6F4CD68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71CFC74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4B1D93F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48C3219C" w14:textId="72B84CC0"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00ED2934" w14:textId="7FE2280C"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255266F7" w14:textId="58E415A5"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38B84925" w14:textId="77777777" w:rsidTr="009D0F10">
        <w:trPr>
          <w:cantSplit/>
          <w:trHeight w:val="20"/>
        </w:trPr>
        <w:tc>
          <w:tcPr>
            <w:tcW w:w="1563" w:type="dxa"/>
            <w:tcBorders>
              <w:top w:val="nil"/>
              <w:left w:val="nil"/>
              <w:bottom w:val="nil"/>
              <w:right w:val="nil"/>
            </w:tcBorders>
            <w:shd w:val="clear" w:color="auto" w:fill="auto"/>
            <w:noWrap/>
            <w:vAlign w:val="bottom"/>
            <w:hideMark/>
          </w:tcPr>
          <w:p w14:paraId="1D36DDE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OtsAC20ROGR_0007</w:t>
            </w:r>
          </w:p>
        </w:tc>
        <w:tc>
          <w:tcPr>
            <w:tcW w:w="746" w:type="dxa"/>
            <w:tcBorders>
              <w:top w:val="nil"/>
              <w:left w:val="nil"/>
              <w:bottom w:val="nil"/>
              <w:right w:val="nil"/>
            </w:tcBorders>
            <w:shd w:val="clear" w:color="auto" w:fill="auto"/>
            <w:noWrap/>
            <w:vAlign w:val="bottom"/>
            <w:hideMark/>
          </w:tcPr>
          <w:p w14:paraId="5CECE25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4/9/20</w:t>
            </w:r>
          </w:p>
        </w:tc>
        <w:tc>
          <w:tcPr>
            <w:tcW w:w="599" w:type="dxa"/>
            <w:tcBorders>
              <w:top w:val="nil"/>
              <w:left w:val="nil"/>
              <w:bottom w:val="nil"/>
              <w:right w:val="nil"/>
            </w:tcBorders>
            <w:shd w:val="clear" w:color="auto" w:fill="auto"/>
            <w:noWrap/>
            <w:vAlign w:val="bottom"/>
            <w:hideMark/>
          </w:tcPr>
          <w:p w14:paraId="06B4904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100</w:t>
            </w:r>
          </w:p>
        </w:tc>
        <w:tc>
          <w:tcPr>
            <w:tcW w:w="1142" w:type="dxa"/>
            <w:tcBorders>
              <w:top w:val="nil"/>
              <w:left w:val="nil"/>
              <w:bottom w:val="nil"/>
              <w:right w:val="nil"/>
            </w:tcBorders>
            <w:shd w:val="clear" w:color="auto" w:fill="auto"/>
            <w:noWrap/>
            <w:vAlign w:val="bottom"/>
            <w:hideMark/>
          </w:tcPr>
          <w:p w14:paraId="5810D29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Lobster Creek</w:t>
            </w:r>
          </w:p>
        </w:tc>
        <w:tc>
          <w:tcPr>
            <w:tcW w:w="1440" w:type="dxa"/>
            <w:tcBorders>
              <w:top w:val="nil"/>
              <w:left w:val="nil"/>
              <w:bottom w:val="nil"/>
              <w:right w:val="nil"/>
            </w:tcBorders>
            <w:shd w:val="clear" w:color="auto" w:fill="auto"/>
            <w:noWrap/>
            <w:vAlign w:val="bottom"/>
            <w:hideMark/>
          </w:tcPr>
          <w:p w14:paraId="186C6F1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Dunk</w:t>
            </w:r>
          </w:p>
        </w:tc>
        <w:tc>
          <w:tcPr>
            <w:tcW w:w="1530" w:type="dxa"/>
            <w:tcBorders>
              <w:top w:val="nil"/>
              <w:left w:val="nil"/>
              <w:bottom w:val="nil"/>
              <w:right w:val="nil"/>
            </w:tcBorders>
            <w:shd w:val="clear" w:color="auto" w:fill="auto"/>
            <w:noWrap/>
            <w:vAlign w:val="bottom"/>
            <w:hideMark/>
          </w:tcPr>
          <w:p w14:paraId="12EE4C4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5AF0020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4489902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6C6C971D" w14:textId="64B75425"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1CEE170B" w14:textId="49736A62"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74F6BCDC" w14:textId="7FF8EF5E"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549E38E0" w14:textId="77777777" w:rsidTr="009D0F10">
        <w:trPr>
          <w:cantSplit/>
          <w:trHeight w:val="20"/>
        </w:trPr>
        <w:tc>
          <w:tcPr>
            <w:tcW w:w="1563" w:type="dxa"/>
            <w:tcBorders>
              <w:top w:val="nil"/>
              <w:left w:val="nil"/>
              <w:bottom w:val="nil"/>
              <w:right w:val="nil"/>
            </w:tcBorders>
            <w:shd w:val="clear" w:color="auto" w:fill="auto"/>
            <w:noWrap/>
            <w:vAlign w:val="bottom"/>
            <w:hideMark/>
          </w:tcPr>
          <w:p w14:paraId="10DAE8C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OtsAC20ROGR_0008</w:t>
            </w:r>
          </w:p>
        </w:tc>
        <w:tc>
          <w:tcPr>
            <w:tcW w:w="746" w:type="dxa"/>
            <w:tcBorders>
              <w:top w:val="nil"/>
              <w:left w:val="nil"/>
              <w:bottom w:val="nil"/>
              <w:right w:val="nil"/>
            </w:tcBorders>
            <w:shd w:val="clear" w:color="auto" w:fill="auto"/>
            <w:noWrap/>
            <w:vAlign w:val="bottom"/>
            <w:hideMark/>
          </w:tcPr>
          <w:p w14:paraId="3921206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4/9/20</w:t>
            </w:r>
          </w:p>
        </w:tc>
        <w:tc>
          <w:tcPr>
            <w:tcW w:w="599" w:type="dxa"/>
            <w:tcBorders>
              <w:top w:val="nil"/>
              <w:left w:val="nil"/>
              <w:bottom w:val="nil"/>
              <w:right w:val="nil"/>
            </w:tcBorders>
            <w:shd w:val="clear" w:color="auto" w:fill="auto"/>
            <w:noWrap/>
            <w:vAlign w:val="bottom"/>
            <w:hideMark/>
          </w:tcPr>
          <w:p w14:paraId="46E5619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100</w:t>
            </w:r>
          </w:p>
        </w:tc>
        <w:tc>
          <w:tcPr>
            <w:tcW w:w="1142" w:type="dxa"/>
            <w:tcBorders>
              <w:top w:val="nil"/>
              <w:left w:val="nil"/>
              <w:bottom w:val="nil"/>
              <w:right w:val="nil"/>
            </w:tcBorders>
            <w:shd w:val="clear" w:color="auto" w:fill="auto"/>
            <w:noWrap/>
            <w:vAlign w:val="bottom"/>
            <w:hideMark/>
          </w:tcPr>
          <w:p w14:paraId="68DDCAF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proofErr w:type="spellStart"/>
            <w:r w:rsidRPr="00036D0E">
              <w:rPr>
                <w:rFonts w:ascii="Calibri" w:eastAsia="Times New Roman" w:hAnsi="Calibri" w:cs="Times New Roman"/>
                <w:color w:val="000000"/>
                <w:sz w:val="16"/>
                <w:szCs w:val="16"/>
              </w:rPr>
              <w:t>Quosatana</w:t>
            </w:r>
            <w:proofErr w:type="spellEnd"/>
          </w:p>
        </w:tc>
        <w:tc>
          <w:tcPr>
            <w:tcW w:w="1440" w:type="dxa"/>
            <w:tcBorders>
              <w:top w:val="nil"/>
              <w:left w:val="nil"/>
              <w:bottom w:val="nil"/>
              <w:right w:val="nil"/>
            </w:tcBorders>
            <w:shd w:val="clear" w:color="auto" w:fill="auto"/>
            <w:noWrap/>
            <w:vAlign w:val="bottom"/>
            <w:hideMark/>
          </w:tcPr>
          <w:p w14:paraId="1FBFB81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Cole Riffle</w:t>
            </w:r>
          </w:p>
        </w:tc>
        <w:tc>
          <w:tcPr>
            <w:tcW w:w="1530" w:type="dxa"/>
            <w:tcBorders>
              <w:top w:val="nil"/>
              <w:left w:val="nil"/>
              <w:bottom w:val="nil"/>
              <w:right w:val="nil"/>
            </w:tcBorders>
            <w:shd w:val="clear" w:color="auto" w:fill="auto"/>
            <w:noWrap/>
            <w:vAlign w:val="bottom"/>
            <w:hideMark/>
          </w:tcPr>
          <w:p w14:paraId="19067F8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2957663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18F81AD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012AE7C1" w14:textId="0D0AB439"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66098052" w14:textId="0839A309"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158CC640" w14:textId="25C33B21"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469B64BB" w14:textId="77777777" w:rsidTr="009D0F10">
        <w:trPr>
          <w:cantSplit/>
          <w:trHeight w:val="20"/>
        </w:trPr>
        <w:tc>
          <w:tcPr>
            <w:tcW w:w="1563" w:type="dxa"/>
            <w:tcBorders>
              <w:top w:val="nil"/>
              <w:left w:val="nil"/>
              <w:bottom w:val="nil"/>
              <w:right w:val="nil"/>
            </w:tcBorders>
            <w:shd w:val="clear" w:color="auto" w:fill="auto"/>
            <w:noWrap/>
            <w:vAlign w:val="bottom"/>
            <w:hideMark/>
          </w:tcPr>
          <w:p w14:paraId="54F8C8F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OtsAC20ROGR_0009</w:t>
            </w:r>
          </w:p>
        </w:tc>
        <w:tc>
          <w:tcPr>
            <w:tcW w:w="746" w:type="dxa"/>
            <w:tcBorders>
              <w:top w:val="nil"/>
              <w:left w:val="nil"/>
              <w:bottom w:val="nil"/>
              <w:right w:val="nil"/>
            </w:tcBorders>
            <w:shd w:val="clear" w:color="auto" w:fill="auto"/>
            <w:noWrap/>
            <w:vAlign w:val="bottom"/>
            <w:hideMark/>
          </w:tcPr>
          <w:p w14:paraId="67433CB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4/11/20</w:t>
            </w:r>
          </w:p>
        </w:tc>
        <w:tc>
          <w:tcPr>
            <w:tcW w:w="599" w:type="dxa"/>
            <w:tcBorders>
              <w:top w:val="nil"/>
              <w:left w:val="nil"/>
              <w:bottom w:val="nil"/>
              <w:right w:val="nil"/>
            </w:tcBorders>
            <w:shd w:val="clear" w:color="auto" w:fill="auto"/>
            <w:noWrap/>
            <w:vAlign w:val="bottom"/>
            <w:hideMark/>
          </w:tcPr>
          <w:p w14:paraId="197C47A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102</w:t>
            </w:r>
          </w:p>
        </w:tc>
        <w:tc>
          <w:tcPr>
            <w:tcW w:w="1142" w:type="dxa"/>
            <w:tcBorders>
              <w:top w:val="nil"/>
              <w:left w:val="nil"/>
              <w:bottom w:val="nil"/>
              <w:right w:val="nil"/>
            </w:tcBorders>
            <w:shd w:val="clear" w:color="auto" w:fill="auto"/>
            <w:noWrap/>
            <w:vAlign w:val="bottom"/>
            <w:hideMark/>
          </w:tcPr>
          <w:p w14:paraId="4FD5234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Lobster Creek</w:t>
            </w:r>
          </w:p>
        </w:tc>
        <w:tc>
          <w:tcPr>
            <w:tcW w:w="1440" w:type="dxa"/>
            <w:tcBorders>
              <w:top w:val="nil"/>
              <w:left w:val="nil"/>
              <w:bottom w:val="nil"/>
              <w:right w:val="nil"/>
            </w:tcBorders>
            <w:shd w:val="clear" w:color="auto" w:fill="auto"/>
            <w:noWrap/>
            <w:vAlign w:val="bottom"/>
            <w:hideMark/>
          </w:tcPr>
          <w:p w14:paraId="3EB7970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Shallow Riffle</w:t>
            </w:r>
          </w:p>
        </w:tc>
        <w:tc>
          <w:tcPr>
            <w:tcW w:w="1530" w:type="dxa"/>
            <w:tcBorders>
              <w:top w:val="nil"/>
              <w:left w:val="nil"/>
              <w:bottom w:val="nil"/>
              <w:right w:val="nil"/>
            </w:tcBorders>
            <w:shd w:val="clear" w:color="auto" w:fill="auto"/>
            <w:noWrap/>
            <w:vAlign w:val="bottom"/>
            <w:hideMark/>
          </w:tcPr>
          <w:p w14:paraId="242932B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5B8B948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14CD2D0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1E441073" w14:textId="5E481A9B"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3437CF24" w14:textId="7C8F1378"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5C1256DE" w14:textId="296D3976"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7F91F414" w14:textId="77777777" w:rsidTr="009D0F10">
        <w:trPr>
          <w:cantSplit/>
          <w:trHeight w:val="20"/>
        </w:trPr>
        <w:tc>
          <w:tcPr>
            <w:tcW w:w="1563" w:type="dxa"/>
            <w:tcBorders>
              <w:top w:val="nil"/>
              <w:left w:val="nil"/>
              <w:bottom w:val="nil"/>
              <w:right w:val="nil"/>
            </w:tcBorders>
            <w:shd w:val="clear" w:color="auto" w:fill="auto"/>
            <w:noWrap/>
            <w:vAlign w:val="bottom"/>
            <w:hideMark/>
          </w:tcPr>
          <w:p w14:paraId="52742AD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OtsAC20ROGR_0010</w:t>
            </w:r>
          </w:p>
        </w:tc>
        <w:tc>
          <w:tcPr>
            <w:tcW w:w="746" w:type="dxa"/>
            <w:tcBorders>
              <w:top w:val="nil"/>
              <w:left w:val="nil"/>
              <w:bottom w:val="nil"/>
              <w:right w:val="nil"/>
            </w:tcBorders>
            <w:shd w:val="clear" w:color="auto" w:fill="auto"/>
            <w:noWrap/>
            <w:vAlign w:val="bottom"/>
            <w:hideMark/>
          </w:tcPr>
          <w:p w14:paraId="4D9CF3F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4/12/20</w:t>
            </w:r>
          </w:p>
        </w:tc>
        <w:tc>
          <w:tcPr>
            <w:tcW w:w="599" w:type="dxa"/>
            <w:tcBorders>
              <w:top w:val="nil"/>
              <w:left w:val="nil"/>
              <w:bottom w:val="nil"/>
              <w:right w:val="nil"/>
            </w:tcBorders>
            <w:shd w:val="clear" w:color="auto" w:fill="auto"/>
            <w:noWrap/>
            <w:vAlign w:val="bottom"/>
            <w:hideMark/>
          </w:tcPr>
          <w:p w14:paraId="1949285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103</w:t>
            </w:r>
          </w:p>
        </w:tc>
        <w:tc>
          <w:tcPr>
            <w:tcW w:w="1142" w:type="dxa"/>
            <w:tcBorders>
              <w:top w:val="nil"/>
              <w:left w:val="nil"/>
              <w:bottom w:val="nil"/>
              <w:right w:val="nil"/>
            </w:tcBorders>
            <w:shd w:val="clear" w:color="auto" w:fill="auto"/>
            <w:noWrap/>
            <w:vAlign w:val="bottom"/>
            <w:hideMark/>
          </w:tcPr>
          <w:p w14:paraId="269DA65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Mill Site</w:t>
            </w:r>
          </w:p>
        </w:tc>
        <w:tc>
          <w:tcPr>
            <w:tcW w:w="1440" w:type="dxa"/>
            <w:tcBorders>
              <w:top w:val="nil"/>
              <w:left w:val="nil"/>
              <w:bottom w:val="nil"/>
              <w:right w:val="nil"/>
            </w:tcBorders>
            <w:shd w:val="clear" w:color="auto" w:fill="auto"/>
            <w:noWrap/>
            <w:vAlign w:val="bottom"/>
            <w:hideMark/>
          </w:tcPr>
          <w:p w14:paraId="0903207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Elephant Rock</w:t>
            </w:r>
          </w:p>
        </w:tc>
        <w:tc>
          <w:tcPr>
            <w:tcW w:w="1530" w:type="dxa"/>
            <w:tcBorders>
              <w:top w:val="nil"/>
              <w:left w:val="nil"/>
              <w:bottom w:val="nil"/>
              <w:right w:val="nil"/>
            </w:tcBorders>
            <w:shd w:val="clear" w:color="auto" w:fill="auto"/>
            <w:noWrap/>
            <w:vAlign w:val="bottom"/>
            <w:hideMark/>
          </w:tcPr>
          <w:p w14:paraId="5800317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1A75A43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2E2924C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7B759201" w14:textId="2B801A5F"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686F1FC8" w14:textId="173B760E"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0A231965" w14:textId="515E538D"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0D3DE79E" w14:textId="77777777" w:rsidTr="009D0F10">
        <w:trPr>
          <w:cantSplit/>
          <w:trHeight w:val="20"/>
        </w:trPr>
        <w:tc>
          <w:tcPr>
            <w:tcW w:w="1563" w:type="dxa"/>
            <w:tcBorders>
              <w:top w:val="nil"/>
              <w:left w:val="nil"/>
              <w:bottom w:val="nil"/>
              <w:right w:val="nil"/>
            </w:tcBorders>
            <w:shd w:val="clear" w:color="auto" w:fill="auto"/>
            <w:noWrap/>
            <w:vAlign w:val="bottom"/>
            <w:hideMark/>
          </w:tcPr>
          <w:p w14:paraId="1D4DB2E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OtsAC20ROGR_0011</w:t>
            </w:r>
          </w:p>
        </w:tc>
        <w:tc>
          <w:tcPr>
            <w:tcW w:w="746" w:type="dxa"/>
            <w:tcBorders>
              <w:top w:val="nil"/>
              <w:left w:val="nil"/>
              <w:bottom w:val="nil"/>
              <w:right w:val="nil"/>
            </w:tcBorders>
            <w:shd w:val="clear" w:color="auto" w:fill="auto"/>
            <w:noWrap/>
            <w:vAlign w:val="bottom"/>
            <w:hideMark/>
          </w:tcPr>
          <w:p w14:paraId="48D529B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4/14/20</w:t>
            </w:r>
          </w:p>
        </w:tc>
        <w:tc>
          <w:tcPr>
            <w:tcW w:w="599" w:type="dxa"/>
            <w:tcBorders>
              <w:top w:val="nil"/>
              <w:left w:val="nil"/>
              <w:bottom w:val="nil"/>
              <w:right w:val="nil"/>
            </w:tcBorders>
            <w:shd w:val="clear" w:color="auto" w:fill="auto"/>
            <w:noWrap/>
            <w:vAlign w:val="bottom"/>
            <w:hideMark/>
          </w:tcPr>
          <w:p w14:paraId="34AD937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105</w:t>
            </w:r>
          </w:p>
        </w:tc>
        <w:tc>
          <w:tcPr>
            <w:tcW w:w="1142" w:type="dxa"/>
            <w:tcBorders>
              <w:top w:val="nil"/>
              <w:left w:val="nil"/>
              <w:bottom w:val="nil"/>
              <w:right w:val="nil"/>
            </w:tcBorders>
            <w:shd w:val="clear" w:color="auto" w:fill="auto"/>
            <w:noWrap/>
            <w:vAlign w:val="bottom"/>
            <w:hideMark/>
          </w:tcPr>
          <w:p w14:paraId="01FE209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proofErr w:type="spellStart"/>
            <w:r w:rsidRPr="00036D0E">
              <w:rPr>
                <w:rFonts w:ascii="Calibri" w:eastAsia="Times New Roman" w:hAnsi="Calibri" w:cs="Times New Roman"/>
                <w:color w:val="000000"/>
                <w:sz w:val="16"/>
                <w:szCs w:val="16"/>
              </w:rPr>
              <w:t>Quosatana</w:t>
            </w:r>
            <w:proofErr w:type="spellEnd"/>
          </w:p>
        </w:tc>
        <w:tc>
          <w:tcPr>
            <w:tcW w:w="1440" w:type="dxa"/>
            <w:tcBorders>
              <w:top w:val="nil"/>
              <w:left w:val="nil"/>
              <w:bottom w:val="nil"/>
              <w:right w:val="nil"/>
            </w:tcBorders>
            <w:shd w:val="clear" w:color="auto" w:fill="auto"/>
            <w:noWrap/>
            <w:vAlign w:val="bottom"/>
            <w:hideMark/>
          </w:tcPr>
          <w:p w14:paraId="0D35A9E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Cole Riffle</w:t>
            </w:r>
          </w:p>
        </w:tc>
        <w:tc>
          <w:tcPr>
            <w:tcW w:w="1530" w:type="dxa"/>
            <w:tcBorders>
              <w:top w:val="nil"/>
              <w:left w:val="nil"/>
              <w:bottom w:val="nil"/>
              <w:right w:val="nil"/>
            </w:tcBorders>
            <w:shd w:val="clear" w:color="auto" w:fill="auto"/>
            <w:noWrap/>
            <w:vAlign w:val="bottom"/>
            <w:hideMark/>
          </w:tcPr>
          <w:p w14:paraId="5EC3193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7DAA78A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0FE4A0D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50FB8590" w14:textId="75169072"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5C3FD242" w14:textId="73F4E79B"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17720BDD" w14:textId="0B329EE9"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754BA956" w14:textId="77777777" w:rsidTr="009D0F10">
        <w:trPr>
          <w:cantSplit/>
          <w:trHeight w:val="20"/>
        </w:trPr>
        <w:tc>
          <w:tcPr>
            <w:tcW w:w="1563" w:type="dxa"/>
            <w:tcBorders>
              <w:top w:val="nil"/>
              <w:left w:val="nil"/>
              <w:bottom w:val="nil"/>
              <w:right w:val="nil"/>
            </w:tcBorders>
            <w:shd w:val="clear" w:color="auto" w:fill="auto"/>
            <w:noWrap/>
            <w:vAlign w:val="bottom"/>
            <w:hideMark/>
          </w:tcPr>
          <w:p w14:paraId="1AEB531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OtsAC20ROGR_0012</w:t>
            </w:r>
          </w:p>
        </w:tc>
        <w:tc>
          <w:tcPr>
            <w:tcW w:w="746" w:type="dxa"/>
            <w:tcBorders>
              <w:top w:val="nil"/>
              <w:left w:val="nil"/>
              <w:bottom w:val="nil"/>
              <w:right w:val="nil"/>
            </w:tcBorders>
            <w:shd w:val="clear" w:color="auto" w:fill="auto"/>
            <w:noWrap/>
            <w:vAlign w:val="bottom"/>
            <w:hideMark/>
          </w:tcPr>
          <w:p w14:paraId="50DE95A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4/14/20</w:t>
            </w:r>
          </w:p>
        </w:tc>
        <w:tc>
          <w:tcPr>
            <w:tcW w:w="599" w:type="dxa"/>
            <w:tcBorders>
              <w:top w:val="nil"/>
              <w:left w:val="nil"/>
              <w:bottom w:val="nil"/>
              <w:right w:val="nil"/>
            </w:tcBorders>
            <w:shd w:val="clear" w:color="auto" w:fill="auto"/>
            <w:noWrap/>
            <w:vAlign w:val="bottom"/>
            <w:hideMark/>
          </w:tcPr>
          <w:p w14:paraId="061F354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105</w:t>
            </w:r>
          </w:p>
        </w:tc>
        <w:tc>
          <w:tcPr>
            <w:tcW w:w="1142" w:type="dxa"/>
            <w:tcBorders>
              <w:top w:val="nil"/>
              <w:left w:val="nil"/>
              <w:bottom w:val="nil"/>
              <w:right w:val="nil"/>
            </w:tcBorders>
            <w:shd w:val="clear" w:color="auto" w:fill="auto"/>
            <w:noWrap/>
            <w:vAlign w:val="bottom"/>
            <w:hideMark/>
          </w:tcPr>
          <w:p w14:paraId="764ACA7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proofErr w:type="spellStart"/>
            <w:r w:rsidRPr="00036D0E">
              <w:rPr>
                <w:rFonts w:ascii="Calibri" w:eastAsia="Times New Roman" w:hAnsi="Calibri" w:cs="Times New Roman"/>
                <w:color w:val="000000"/>
                <w:sz w:val="16"/>
                <w:szCs w:val="16"/>
              </w:rPr>
              <w:t>Quosatana</w:t>
            </w:r>
            <w:proofErr w:type="spellEnd"/>
          </w:p>
        </w:tc>
        <w:tc>
          <w:tcPr>
            <w:tcW w:w="1440" w:type="dxa"/>
            <w:tcBorders>
              <w:top w:val="nil"/>
              <w:left w:val="nil"/>
              <w:bottom w:val="nil"/>
              <w:right w:val="nil"/>
            </w:tcBorders>
            <w:shd w:val="clear" w:color="auto" w:fill="auto"/>
            <w:noWrap/>
            <w:vAlign w:val="bottom"/>
            <w:hideMark/>
          </w:tcPr>
          <w:p w14:paraId="2E4523F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Cole Riffle</w:t>
            </w:r>
          </w:p>
        </w:tc>
        <w:tc>
          <w:tcPr>
            <w:tcW w:w="1530" w:type="dxa"/>
            <w:tcBorders>
              <w:top w:val="nil"/>
              <w:left w:val="nil"/>
              <w:bottom w:val="nil"/>
              <w:right w:val="nil"/>
            </w:tcBorders>
            <w:shd w:val="clear" w:color="auto" w:fill="auto"/>
            <w:noWrap/>
            <w:vAlign w:val="bottom"/>
            <w:hideMark/>
          </w:tcPr>
          <w:p w14:paraId="2D82CA7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0D9E5FD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0FCEC94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0B0CF919" w14:textId="163EE192"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0BBCE610" w14:textId="59EAB4B8"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68D2AD35" w14:textId="290BCD14"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16DAC88D" w14:textId="77777777" w:rsidTr="009D0F10">
        <w:trPr>
          <w:cantSplit/>
          <w:trHeight w:val="20"/>
        </w:trPr>
        <w:tc>
          <w:tcPr>
            <w:tcW w:w="1563" w:type="dxa"/>
            <w:tcBorders>
              <w:top w:val="nil"/>
              <w:left w:val="nil"/>
              <w:bottom w:val="nil"/>
              <w:right w:val="nil"/>
            </w:tcBorders>
            <w:shd w:val="clear" w:color="auto" w:fill="auto"/>
            <w:noWrap/>
            <w:vAlign w:val="bottom"/>
            <w:hideMark/>
          </w:tcPr>
          <w:p w14:paraId="72AC355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OtsAC20ROGR_0013</w:t>
            </w:r>
          </w:p>
        </w:tc>
        <w:tc>
          <w:tcPr>
            <w:tcW w:w="746" w:type="dxa"/>
            <w:tcBorders>
              <w:top w:val="nil"/>
              <w:left w:val="nil"/>
              <w:bottom w:val="nil"/>
              <w:right w:val="nil"/>
            </w:tcBorders>
            <w:shd w:val="clear" w:color="auto" w:fill="auto"/>
            <w:noWrap/>
            <w:vAlign w:val="bottom"/>
            <w:hideMark/>
          </w:tcPr>
          <w:p w14:paraId="5387101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4/15/20</w:t>
            </w:r>
          </w:p>
        </w:tc>
        <w:tc>
          <w:tcPr>
            <w:tcW w:w="599" w:type="dxa"/>
            <w:tcBorders>
              <w:top w:val="nil"/>
              <w:left w:val="nil"/>
              <w:bottom w:val="nil"/>
              <w:right w:val="nil"/>
            </w:tcBorders>
            <w:shd w:val="clear" w:color="auto" w:fill="auto"/>
            <w:noWrap/>
            <w:vAlign w:val="bottom"/>
            <w:hideMark/>
          </w:tcPr>
          <w:p w14:paraId="7F801E5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106</w:t>
            </w:r>
          </w:p>
        </w:tc>
        <w:tc>
          <w:tcPr>
            <w:tcW w:w="1142" w:type="dxa"/>
            <w:tcBorders>
              <w:top w:val="nil"/>
              <w:left w:val="nil"/>
              <w:bottom w:val="nil"/>
              <w:right w:val="nil"/>
            </w:tcBorders>
            <w:shd w:val="clear" w:color="auto" w:fill="auto"/>
            <w:noWrap/>
            <w:vAlign w:val="bottom"/>
            <w:hideMark/>
          </w:tcPr>
          <w:p w14:paraId="7118B1F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Lobster Creek</w:t>
            </w:r>
          </w:p>
        </w:tc>
        <w:tc>
          <w:tcPr>
            <w:tcW w:w="1440" w:type="dxa"/>
            <w:tcBorders>
              <w:top w:val="nil"/>
              <w:left w:val="nil"/>
              <w:bottom w:val="nil"/>
              <w:right w:val="nil"/>
            </w:tcBorders>
            <w:shd w:val="clear" w:color="auto" w:fill="auto"/>
            <w:noWrap/>
            <w:vAlign w:val="bottom"/>
            <w:hideMark/>
          </w:tcPr>
          <w:p w14:paraId="5B7134B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Lobster</w:t>
            </w:r>
          </w:p>
        </w:tc>
        <w:tc>
          <w:tcPr>
            <w:tcW w:w="1530" w:type="dxa"/>
            <w:tcBorders>
              <w:top w:val="nil"/>
              <w:left w:val="nil"/>
              <w:bottom w:val="nil"/>
              <w:right w:val="nil"/>
            </w:tcBorders>
            <w:shd w:val="clear" w:color="auto" w:fill="auto"/>
            <w:noWrap/>
            <w:vAlign w:val="bottom"/>
            <w:hideMark/>
          </w:tcPr>
          <w:p w14:paraId="2100296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1E41DF0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60155A9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2E405CC5" w14:textId="2B91DF68"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7633C136" w14:textId="7451F89D"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3A88380B" w14:textId="41A27276"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0591AF72" w14:textId="77777777" w:rsidTr="009D0F10">
        <w:trPr>
          <w:cantSplit/>
          <w:trHeight w:val="20"/>
        </w:trPr>
        <w:tc>
          <w:tcPr>
            <w:tcW w:w="1563" w:type="dxa"/>
            <w:tcBorders>
              <w:top w:val="nil"/>
              <w:left w:val="nil"/>
              <w:bottom w:val="nil"/>
              <w:right w:val="nil"/>
            </w:tcBorders>
            <w:shd w:val="clear" w:color="auto" w:fill="auto"/>
            <w:noWrap/>
            <w:vAlign w:val="bottom"/>
            <w:hideMark/>
          </w:tcPr>
          <w:p w14:paraId="624C98C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OtsAC20ROGR_0014</w:t>
            </w:r>
          </w:p>
        </w:tc>
        <w:tc>
          <w:tcPr>
            <w:tcW w:w="746" w:type="dxa"/>
            <w:tcBorders>
              <w:top w:val="nil"/>
              <w:left w:val="nil"/>
              <w:bottom w:val="nil"/>
              <w:right w:val="nil"/>
            </w:tcBorders>
            <w:shd w:val="clear" w:color="auto" w:fill="auto"/>
            <w:noWrap/>
            <w:vAlign w:val="bottom"/>
            <w:hideMark/>
          </w:tcPr>
          <w:p w14:paraId="2F8EA03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4/27/20</w:t>
            </w:r>
          </w:p>
        </w:tc>
        <w:tc>
          <w:tcPr>
            <w:tcW w:w="599" w:type="dxa"/>
            <w:tcBorders>
              <w:top w:val="nil"/>
              <w:left w:val="nil"/>
              <w:bottom w:val="nil"/>
              <w:right w:val="nil"/>
            </w:tcBorders>
            <w:shd w:val="clear" w:color="auto" w:fill="auto"/>
            <w:noWrap/>
            <w:vAlign w:val="bottom"/>
            <w:hideMark/>
          </w:tcPr>
          <w:p w14:paraId="0DA4B96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118</w:t>
            </w:r>
          </w:p>
        </w:tc>
        <w:tc>
          <w:tcPr>
            <w:tcW w:w="1142" w:type="dxa"/>
            <w:tcBorders>
              <w:top w:val="nil"/>
              <w:left w:val="nil"/>
              <w:bottom w:val="nil"/>
              <w:right w:val="nil"/>
            </w:tcBorders>
            <w:shd w:val="clear" w:color="auto" w:fill="auto"/>
            <w:noWrap/>
            <w:vAlign w:val="bottom"/>
            <w:hideMark/>
          </w:tcPr>
          <w:p w14:paraId="0369FF2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Lobster Creek</w:t>
            </w:r>
          </w:p>
        </w:tc>
        <w:tc>
          <w:tcPr>
            <w:tcW w:w="1440" w:type="dxa"/>
            <w:tcBorders>
              <w:top w:val="nil"/>
              <w:left w:val="nil"/>
              <w:bottom w:val="nil"/>
              <w:right w:val="nil"/>
            </w:tcBorders>
            <w:shd w:val="clear" w:color="auto" w:fill="auto"/>
            <w:noWrap/>
            <w:vAlign w:val="bottom"/>
            <w:hideMark/>
          </w:tcPr>
          <w:p w14:paraId="146D9D3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Dunk</w:t>
            </w:r>
          </w:p>
        </w:tc>
        <w:tc>
          <w:tcPr>
            <w:tcW w:w="1530" w:type="dxa"/>
            <w:tcBorders>
              <w:top w:val="nil"/>
              <w:left w:val="nil"/>
              <w:bottom w:val="nil"/>
              <w:right w:val="nil"/>
            </w:tcBorders>
            <w:shd w:val="clear" w:color="auto" w:fill="auto"/>
            <w:noWrap/>
            <w:vAlign w:val="bottom"/>
            <w:hideMark/>
          </w:tcPr>
          <w:p w14:paraId="4C34DCA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23011FA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7D27F34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00ABD730" w14:textId="7F591BA0"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5B6B0681" w14:textId="5E055EA5"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33E57A4D" w14:textId="79117EDD"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476A8905" w14:textId="77777777" w:rsidTr="009D0F10">
        <w:trPr>
          <w:cantSplit/>
          <w:trHeight w:val="20"/>
        </w:trPr>
        <w:tc>
          <w:tcPr>
            <w:tcW w:w="1563" w:type="dxa"/>
            <w:tcBorders>
              <w:top w:val="nil"/>
              <w:left w:val="nil"/>
              <w:bottom w:val="nil"/>
              <w:right w:val="nil"/>
            </w:tcBorders>
            <w:shd w:val="clear" w:color="auto" w:fill="auto"/>
            <w:noWrap/>
            <w:vAlign w:val="bottom"/>
            <w:hideMark/>
          </w:tcPr>
          <w:p w14:paraId="4104693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OtsAC20ROGR_0015</w:t>
            </w:r>
          </w:p>
        </w:tc>
        <w:tc>
          <w:tcPr>
            <w:tcW w:w="746" w:type="dxa"/>
            <w:tcBorders>
              <w:top w:val="nil"/>
              <w:left w:val="nil"/>
              <w:bottom w:val="nil"/>
              <w:right w:val="nil"/>
            </w:tcBorders>
            <w:shd w:val="clear" w:color="auto" w:fill="auto"/>
            <w:noWrap/>
            <w:vAlign w:val="bottom"/>
            <w:hideMark/>
          </w:tcPr>
          <w:p w14:paraId="6145B47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5/3/20</w:t>
            </w:r>
          </w:p>
        </w:tc>
        <w:tc>
          <w:tcPr>
            <w:tcW w:w="599" w:type="dxa"/>
            <w:tcBorders>
              <w:top w:val="nil"/>
              <w:left w:val="nil"/>
              <w:bottom w:val="nil"/>
              <w:right w:val="nil"/>
            </w:tcBorders>
            <w:shd w:val="clear" w:color="auto" w:fill="auto"/>
            <w:noWrap/>
            <w:vAlign w:val="bottom"/>
            <w:hideMark/>
          </w:tcPr>
          <w:p w14:paraId="4A29A76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124</w:t>
            </w:r>
          </w:p>
        </w:tc>
        <w:tc>
          <w:tcPr>
            <w:tcW w:w="1142" w:type="dxa"/>
            <w:tcBorders>
              <w:top w:val="nil"/>
              <w:left w:val="nil"/>
              <w:bottom w:val="nil"/>
              <w:right w:val="nil"/>
            </w:tcBorders>
            <w:shd w:val="clear" w:color="auto" w:fill="auto"/>
            <w:noWrap/>
            <w:vAlign w:val="bottom"/>
            <w:hideMark/>
          </w:tcPr>
          <w:p w14:paraId="3B08EB2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Lobster Creek</w:t>
            </w:r>
          </w:p>
        </w:tc>
        <w:tc>
          <w:tcPr>
            <w:tcW w:w="1440" w:type="dxa"/>
            <w:tcBorders>
              <w:top w:val="nil"/>
              <w:left w:val="nil"/>
              <w:bottom w:val="nil"/>
              <w:right w:val="nil"/>
            </w:tcBorders>
            <w:shd w:val="clear" w:color="auto" w:fill="auto"/>
            <w:noWrap/>
            <w:vAlign w:val="bottom"/>
            <w:hideMark/>
          </w:tcPr>
          <w:p w14:paraId="6031CF8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Lobster</w:t>
            </w:r>
          </w:p>
        </w:tc>
        <w:tc>
          <w:tcPr>
            <w:tcW w:w="1530" w:type="dxa"/>
            <w:tcBorders>
              <w:top w:val="nil"/>
              <w:left w:val="nil"/>
              <w:bottom w:val="nil"/>
              <w:right w:val="nil"/>
            </w:tcBorders>
            <w:shd w:val="clear" w:color="auto" w:fill="auto"/>
            <w:noWrap/>
            <w:vAlign w:val="bottom"/>
            <w:hideMark/>
          </w:tcPr>
          <w:p w14:paraId="71F2FC6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11CADD0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2E8D4F7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7E2F96B2" w14:textId="4E3BBF66"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02B52986" w14:textId="2EC66CAE"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7B069AB8" w14:textId="07AEAE84"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6854DB89" w14:textId="77777777" w:rsidTr="009D0F10">
        <w:trPr>
          <w:cantSplit/>
          <w:trHeight w:val="20"/>
        </w:trPr>
        <w:tc>
          <w:tcPr>
            <w:tcW w:w="1563" w:type="dxa"/>
            <w:tcBorders>
              <w:top w:val="nil"/>
              <w:left w:val="nil"/>
              <w:bottom w:val="nil"/>
              <w:right w:val="nil"/>
            </w:tcBorders>
            <w:shd w:val="clear" w:color="auto" w:fill="auto"/>
            <w:noWrap/>
            <w:vAlign w:val="bottom"/>
            <w:hideMark/>
          </w:tcPr>
          <w:p w14:paraId="5D175F4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OtsAC20ROGR_0016</w:t>
            </w:r>
          </w:p>
        </w:tc>
        <w:tc>
          <w:tcPr>
            <w:tcW w:w="746" w:type="dxa"/>
            <w:tcBorders>
              <w:top w:val="nil"/>
              <w:left w:val="nil"/>
              <w:bottom w:val="nil"/>
              <w:right w:val="nil"/>
            </w:tcBorders>
            <w:shd w:val="clear" w:color="auto" w:fill="auto"/>
            <w:noWrap/>
            <w:vAlign w:val="bottom"/>
            <w:hideMark/>
          </w:tcPr>
          <w:p w14:paraId="64AE23A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5/3/20</w:t>
            </w:r>
          </w:p>
        </w:tc>
        <w:tc>
          <w:tcPr>
            <w:tcW w:w="599" w:type="dxa"/>
            <w:tcBorders>
              <w:top w:val="nil"/>
              <w:left w:val="nil"/>
              <w:bottom w:val="nil"/>
              <w:right w:val="nil"/>
            </w:tcBorders>
            <w:shd w:val="clear" w:color="auto" w:fill="auto"/>
            <w:noWrap/>
            <w:vAlign w:val="bottom"/>
            <w:hideMark/>
          </w:tcPr>
          <w:p w14:paraId="079B35E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124</w:t>
            </w:r>
          </w:p>
        </w:tc>
        <w:tc>
          <w:tcPr>
            <w:tcW w:w="1142" w:type="dxa"/>
            <w:tcBorders>
              <w:top w:val="nil"/>
              <w:left w:val="nil"/>
              <w:bottom w:val="nil"/>
              <w:right w:val="nil"/>
            </w:tcBorders>
            <w:shd w:val="clear" w:color="auto" w:fill="auto"/>
            <w:noWrap/>
            <w:vAlign w:val="bottom"/>
            <w:hideMark/>
          </w:tcPr>
          <w:p w14:paraId="686FD68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Mill Site</w:t>
            </w:r>
          </w:p>
        </w:tc>
        <w:tc>
          <w:tcPr>
            <w:tcW w:w="1440" w:type="dxa"/>
            <w:tcBorders>
              <w:top w:val="nil"/>
              <w:left w:val="nil"/>
              <w:bottom w:val="nil"/>
              <w:right w:val="nil"/>
            </w:tcBorders>
            <w:shd w:val="clear" w:color="auto" w:fill="auto"/>
            <w:noWrap/>
            <w:vAlign w:val="bottom"/>
            <w:hideMark/>
          </w:tcPr>
          <w:p w14:paraId="2584E8C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Snag Patch</w:t>
            </w:r>
          </w:p>
        </w:tc>
        <w:tc>
          <w:tcPr>
            <w:tcW w:w="1530" w:type="dxa"/>
            <w:tcBorders>
              <w:top w:val="nil"/>
              <w:left w:val="nil"/>
              <w:bottom w:val="nil"/>
              <w:right w:val="nil"/>
            </w:tcBorders>
            <w:shd w:val="clear" w:color="auto" w:fill="auto"/>
            <w:noWrap/>
            <w:vAlign w:val="bottom"/>
            <w:hideMark/>
          </w:tcPr>
          <w:p w14:paraId="76E40DC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25F1C7E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478E30A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34ED1A56" w14:textId="17BD46AA"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07181A68" w14:textId="3CCC7FE4"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42B9ADFF" w14:textId="6E1FB18A"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4B760D60" w14:textId="77777777" w:rsidTr="009D0F10">
        <w:trPr>
          <w:cantSplit/>
          <w:trHeight w:val="20"/>
        </w:trPr>
        <w:tc>
          <w:tcPr>
            <w:tcW w:w="1563" w:type="dxa"/>
            <w:tcBorders>
              <w:top w:val="nil"/>
              <w:left w:val="nil"/>
              <w:bottom w:val="nil"/>
              <w:right w:val="nil"/>
            </w:tcBorders>
            <w:shd w:val="clear" w:color="auto" w:fill="auto"/>
            <w:noWrap/>
            <w:vAlign w:val="bottom"/>
            <w:hideMark/>
          </w:tcPr>
          <w:p w14:paraId="1A77170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OtsAC20ROGR_0017</w:t>
            </w:r>
          </w:p>
        </w:tc>
        <w:tc>
          <w:tcPr>
            <w:tcW w:w="746" w:type="dxa"/>
            <w:tcBorders>
              <w:top w:val="nil"/>
              <w:left w:val="nil"/>
              <w:bottom w:val="nil"/>
              <w:right w:val="nil"/>
            </w:tcBorders>
            <w:shd w:val="clear" w:color="auto" w:fill="auto"/>
            <w:noWrap/>
            <w:vAlign w:val="bottom"/>
            <w:hideMark/>
          </w:tcPr>
          <w:p w14:paraId="65BBFFF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5/5/20</w:t>
            </w:r>
          </w:p>
        </w:tc>
        <w:tc>
          <w:tcPr>
            <w:tcW w:w="599" w:type="dxa"/>
            <w:tcBorders>
              <w:top w:val="nil"/>
              <w:left w:val="nil"/>
              <w:bottom w:val="nil"/>
              <w:right w:val="nil"/>
            </w:tcBorders>
            <w:shd w:val="clear" w:color="auto" w:fill="auto"/>
            <w:noWrap/>
            <w:vAlign w:val="bottom"/>
            <w:hideMark/>
          </w:tcPr>
          <w:p w14:paraId="7858D54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126</w:t>
            </w:r>
          </w:p>
        </w:tc>
        <w:tc>
          <w:tcPr>
            <w:tcW w:w="1142" w:type="dxa"/>
            <w:tcBorders>
              <w:top w:val="nil"/>
              <w:left w:val="nil"/>
              <w:bottom w:val="nil"/>
              <w:right w:val="nil"/>
            </w:tcBorders>
            <w:shd w:val="clear" w:color="auto" w:fill="auto"/>
            <w:noWrap/>
            <w:vAlign w:val="bottom"/>
            <w:hideMark/>
          </w:tcPr>
          <w:p w14:paraId="02FA86A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Lobster Creek</w:t>
            </w:r>
          </w:p>
        </w:tc>
        <w:tc>
          <w:tcPr>
            <w:tcW w:w="1440" w:type="dxa"/>
            <w:tcBorders>
              <w:top w:val="nil"/>
              <w:left w:val="nil"/>
              <w:bottom w:val="nil"/>
              <w:right w:val="nil"/>
            </w:tcBorders>
            <w:shd w:val="clear" w:color="auto" w:fill="auto"/>
            <w:noWrap/>
            <w:vAlign w:val="bottom"/>
            <w:hideMark/>
          </w:tcPr>
          <w:p w14:paraId="600D166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Dunk</w:t>
            </w:r>
          </w:p>
        </w:tc>
        <w:tc>
          <w:tcPr>
            <w:tcW w:w="1530" w:type="dxa"/>
            <w:tcBorders>
              <w:top w:val="nil"/>
              <w:left w:val="nil"/>
              <w:bottom w:val="nil"/>
              <w:right w:val="nil"/>
            </w:tcBorders>
            <w:shd w:val="clear" w:color="auto" w:fill="auto"/>
            <w:noWrap/>
            <w:vAlign w:val="bottom"/>
            <w:hideMark/>
          </w:tcPr>
          <w:p w14:paraId="7122384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48D6D79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TA</w:t>
            </w:r>
          </w:p>
        </w:tc>
        <w:tc>
          <w:tcPr>
            <w:tcW w:w="902" w:type="dxa"/>
            <w:tcBorders>
              <w:top w:val="nil"/>
              <w:left w:val="nil"/>
              <w:bottom w:val="nil"/>
              <w:right w:val="nil"/>
            </w:tcBorders>
            <w:shd w:val="clear" w:color="auto" w:fill="auto"/>
            <w:noWrap/>
            <w:vAlign w:val="bottom"/>
            <w:hideMark/>
          </w:tcPr>
          <w:p w14:paraId="751A5C6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0F57C85E" w14:textId="5FAADB94"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710" w:type="dxa"/>
            <w:tcBorders>
              <w:top w:val="nil"/>
              <w:left w:val="nil"/>
              <w:bottom w:val="nil"/>
              <w:right w:val="nil"/>
            </w:tcBorders>
            <w:shd w:val="clear" w:color="auto" w:fill="auto"/>
            <w:noWrap/>
            <w:hideMark/>
          </w:tcPr>
          <w:p w14:paraId="35AE75D2" w14:textId="5373FF2C"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00EAD18F" w14:textId="40D3F7BE"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discordant</w:t>
            </w:r>
          </w:p>
        </w:tc>
      </w:tr>
      <w:tr w:rsidR="009D0F10" w:rsidRPr="00036D0E" w14:paraId="3339BE8C" w14:textId="77777777" w:rsidTr="009D0F10">
        <w:trPr>
          <w:cantSplit/>
          <w:trHeight w:val="20"/>
        </w:trPr>
        <w:tc>
          <w:tcPr>
            <w:tcW w:w="1563" w:type="dxa"/>
            <w:tcBorders>
              <w:top w:val="nil"/>
              <w:left w:val="nil"/>
              <w:bottom w:val="nil"/>
              <w:right w:val="nil"/>
            </w:tcBorders>
            <w:shd w:val="clear" w:color="auto" w:fill="auto"/>
            <w:noWrap/>
            <w:vAlign w:val="bottom"/>
            <w:hideMark/>
          </w:tcPr>
          <w:p w14:paraId="0AEBFF1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OtsAC20ROGR_0018</w:t>
            </w:r>
          </w:p>
        </w:tc>
        <w:tc>
          <w:tcPr>
            <w:tcW w:w="746" w:type="dxa"/>
            <w:tcBorders>
              <w:top w:val="nil"/>
              <w:left w:val="nil"/>
              <w:bottom w:val="nil"/>
              <w:right w:val="nil"/>
            </w:tcBorders>
            <w:shd w:val="clear" w:color="auto" w:fill="auto"/>
            <w:noWrap/>
            <w:vAlign w:val="bottom"/>
            <w:hideMark/>
          </w:tcPr>
          <w:p w14:paraId="1AA59A7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5/6/20</w:t>
            </w:r>
          </w:p>
        </w:tc>
        <w:tc>
          <w:tcPr>
            <w:tcW w:w="599" w:type="dxa"/>
            <w:tcBorders>
              <w:top w:val="nil"/>
              <w:left w:val="nil"/>
              <w:bottom w:val="nil"/>
              <w:right w:val="nil"/>
            </w:tcBorders>
            <w:shd w:val="clear" w:color="auto" w:fill="auto"/>
            <w:noWrap/>
            <w:vAlign w:val="bottom"/>
            <w:hideMark/>
          </w:tcPr>
          <w:p w14:paraId="5E23151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127</w:t>
            </w:r>
          </w:p>
        </w:tc>
        <w:tc>
          <w:tcPr>
            <w:tcW w:w="1142" w:type="dxa"/>
            <w:tcBorders>
              <w:top w:val="nil"/>
              <w:left w:val="nil"/>
              <w:bottom w:val="nil"/>
              <w:right w:val="nil"/>
            </w:tcBorders>
            <w:shd w:val="clear" w:color="auto" w:fill="auto"/>
            <w:noWrap/>
            <w:vAlign w:val="bottom"/>
            <w:hideMark/>
          </w:tcPr>
          <w:p w14:paraId="02ED72C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Mill Site</w:t>
            </w:r>
          </w:p>
        </w:tc>
        <w:tc>
          <w:tcPr>
            <w:tcW w:w="1440" w:type="dxa"/>
            <w:tcBorders>
              <w:top w:val="nil"/>
              <w:left w:val="nil"/>
              <w:bottom w:val="nil"/>
              <w:right w:val="nil"/>
            </w:tcBorders>
            <w:shd w:val="clear" w:color="auto" w:fill="auto"/>
            <w:noWrap/>
            <w:vAlign w:val="bottom"/>
            <w:hideMark/>
          </w:tcPr>
          <w:p w14:paraId="6A59A23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Clay Banks</w:t>
            </w:r>
          </w:p>
        </w:tc>
        <w:tc>
          <w:tcPr>
            <w:tcW w:w="1530" w:type="dxa"/>
            <w:tcBorders>
              <w:top w:val="nil"/>
              <w:left w:val="nil"/>
              <w:bottom w:val="nil"/>
              <w:right w:val="nil"/>
            </w:tcBorders>
            <w:shd w:val="clear" w:color="auto" w:fill="auto"/>
            <w:noWrap/>
            <w:vAlign w:val="bottom"/>
            <w:hideMark/>
          </w:tcPr>
          <w:p w14:paraId="0BB2363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4ED59E1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741F8DB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798D3EE8" w14:textId="4991B888"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3AB353C6" w14:textId="0728F2AC"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0CA1B8C3" w14:textId="15CF2798"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2D3EA4FF" w14:textId="77777777" w:rsidTr="009D0F10">
        <w:trPr>
          <w:cantSplit/>
          <w:trHeight w:val="20"/>
        </w:trPr>
        <w:tc>
          <w:tcPr>
            <w:tcW w:w="1563" w:type="dxa"/>
            <w:tcBorders>
              <w:top w:val="nil"/>
              <w:left w:val="nil"/>
              <w:bottom w:val="nil"/>
              <w:right w:val="nil"/>
            </w:tcBorders>
            <w:shd w:val="clear" w:color="auto" w:fill="auto"/>
            <w:noWrap/>
            <w:vAlign w:val="bottom"/>
            <w:hideMark/>
          </w:tcPr>
          <w:p w14:paraId="494FD30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OtsAC20ROGR_0019</w:t>
            </w:r>
          </w:p>
        </w:tc>
        <w:tc>
          <w:tcPr>
            <w:tcW w:w="746" w:type="dxa"/>
            <w:tcBorders>
              <w:top w:val="nil"/>
              <w:left w:val="nil"/>
              <w:bottom w:val="nil"/>
              <w:right w:val="nil"/>
            </w:tcBorders>
            <w:shd w:val="clear" w:color="auto" w:fill="auto"/>
            <w:noWrap/>
            <w:vAlign w:val="bottom"/>
            <w:hideMark/>
          </w:tcPr>
          <w:p w14:paraId="1660A3E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5/8/20</w:t>
            </w:r>
          </w:p>
        </w:tc>
        <w:tc>
          <w:tcPr>
            <w:tcW w:w="599" w:type="dxa"/>
            <w:tcBorders>
              <w:top w:val="nil"/>
              <w:left w:val="nil"/>
              <w:bottom w:val="nil"/>
              <w:right w:val="nil"/>
            </w:tcBorders>
            <w:shd w:val="clear" w:color="auto" w:fill="auto"/>
            <w:noWrap/>
            <w:vAlign w:val="bottom"/>
            <w:hideMark/>
          </w:tcPr>
          <w:p w14:paraId="147C399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129</w:t>
            </w:r>
          </w:p>
        </w:tc>
        <w:tc>
          <w:tcPr>
            <w:tcW w:w="1142" w:type="dxa"/>
            <w:tcBorders>
              <w:top w:val="nil"/>
              <w:left w:val="nil"/>
              <w:bottom w:val="nil"/>
              <w:right w:val="nil"/>
            </w:tcBorders>
            <w:shd w:val="clear" w:color="auto" w:fill="auto"/>
            <w:noWrap/>
            <w:vAlign w:val="bottom"/>
            <w:hideMark/>
          </w:tcPr>
          <w:p w14:paraId="7CB9646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Mill Site</w:t>
            </w:r>
          </w:p>
        </w:tc>
        <w:tc>
          <w:tcPr>
            <w:tcW w:w="1440" w:type="dxa"/>
            <w:tcBorders>
              <w:top w:val="nil"/>
              <w:left w:val="nil"/>
              <w:bottom w:val="nil"/>
              <w:right w:val="nil"/>
            </w:tcBorders>
            <w:shd w:val="clear" w:color="auto" w:fill="auto"/>
            <w:noWrap/>
            <w:vAlign w:val="bottom"/>
            <w:hideMark/>
          </w:tcPr>
          <w:p w14:paraId="6F4E103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226</w:t>
            </w:r>
          </w:p>
        </w:tc>
        <w:tc>
          <w:tcPr>
            <w:tcW w:w="1530" w:type="dxa"/>
            <w:tcBorders>
              <w:top w:val="nil"/>
              <w:left w:val="nil"/>
              <w:bottom w:val="nil"/>
              <w:right w:val="nil"/>
            </w:tcBorders>
            <w:shd w:val="clear" w:color="auto" w:fill="auto"/>
            <w:noWrap/>
            <w:vAlign w:val="bottom"/>
            <w:hideMark/>
          </w:tcPr>
          <w:p w14:paraId="20D0385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6F0E23E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0C84BEB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5B9481B6" w14:textId="652F9CF8"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6B411528" w14:textId="699404DE"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3AD58AE7" w14:textId="7EF4EF3F"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2706AD61" w14:textId="77777777" w:rsidTr="009D0F10">
        <w:trPr>
          <w:cantSplit/>
          <w:trHeight w:val="20"/>
        </w:trPr>
        <w:tc>
          <w:tcPr>
            <w:tcW w:w="1563" w:type="dxa"/>
            <w:tcBorders>
              <w:top w:val="nil"/>
              <w:left w:val="nil"/>
              <w:bottom w:val="nil"/>
              <w:right w:val="nil"/>
            </w:tcBorders>
            <w:shd w:val="clear" w:color="auto" w:fill="auto"/>
            <w:noWrap/>
            <w:vAlign w:val="bottom"/>
            <w:hideMark/>
          </w:tcPr>
          <w:p w14:paraId="574CA5C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OtsAC20ROGR_0020</w:t>
            </w:r>
          </w:p>
        </w:tc>
        <w:tc>
          <w:tcPr>
            <w:tcW w:w="746" w:type="dxa"/>
            <w:tcBorders>
              <w:top w:val="nil"/>
              <w:left w:val="nil"/>
              <w:bottom w:val="nil"/>
              <w:right w:val="nil"/>
            </w:tcBorders>
            <w:shd w:val="clear" w:color="auto" w:fill="auto"/>
            <w:noWrap/>
            <w:vAlign w:val="bottom"/>
            <w:hideMark/>
          </w:tcPr>
          <w:p w14:paraId="327F8BC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5/12/20</w:t>
            </w:r>
          </w:p>
        </w:tc>
        <w:tc>
          <w:tcPr>
            <w:tcW w:w="599" w:type="dxa"/>
            <w:tcBorders>
              <w:top w:val="nil"/>
              <w:left w:val="nil"/>
              <w:bottom w:val="nil"/>
              <w:right w:val="nil"/>
            </w:tcBorders>
            <w:shd w:val="clear" w:color="auto" w:fill="auto"/>
            <w:noWrap/>
            <w:vAlign w:val="bottom"/>
            <w:hideMark/>
          </w:tcPr>
          <w:p w14:paraId="6222CAC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133</w:t>
            </w:r>
          </w:p>
        </w:tc>
        <w:tc>
          <w:tcPr>
            <w:tcW w:w="1142" w:type="dxa"/>
            <w:tcBorders>
              <w:top w:val="nil"/>
              <w:left w:val="nil"/>
              <w:bottom w:val="nil"/>
              <w:right w:val="nil"/>
            </w:tcBorders>
            <w:shd w:val="clear" w:color="auto" w:fill="auto"/>
            <w:noWrap/>
            <w:vAlign w:val="bottom"/>
            <w:hideMark/>
          </w:tcPr>
          <w:p w14:paraId="6BCB156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proofErr w:type="spellStart"/>
            <w:r w:rsidRPr="00036D0E">
              <w:rPr>
                <w:rFonts w:ascii="Calibri" w:eastAsia="Times New Roman" w:hAnsi="Calibri" w:cs="Times New Roman"/>
                <w:color w:val="000000"/>
                <w:sz w:val="16"/>
                <w:szCs w:val="16"/>
              </w:rPr>
              <w:t>Quosatana</w:t>
            </w:r>
            <w:proofErr w:type="spellEnd"/>
          </w:p>
        </w:tc>
        <w:tc>
          <w:tcPr>
            <w:tcW w:w="1440" w:type="dxa"/>
            <w:tcBorders>
              <w:top w:val="nil"/>
              <w:left w:val="nil"/>
              <w:bottom w:val="nil"/>
              <w:right w:val="nil"/>
            </w:tcBorders>
            <w:shd w:val="clear" w:color="auto" w:fill="auto"/>
            <w:noWrap/>
            <w:vAlign w:val="bottom"/>
            <w:hideMark/>
          </w:tcPr>
          <w:p w14:paraId="6901F99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226</w:t>
            </w:r>
          </w:p>
        </w:tc>
        <w:tc>
          <w:tcPr>
            <w:tcW w:w="1530" w:type="dxa"/>
            <w:tcBorders>
              <w:top w:val="nil"/>
              <w:left w:val="nil"/>
              <w:bottom w:val="nil"/>
              <w:right w:val="nil"/>
            </w:tcBorders>
            <w:shd w:val="clear" w:color="auto" w:fill="auto"/>
            <w:noWrap/>
            <w:vAlign w:val="bottom"/>
            <w:hideMark/>
          </w:tcPr>
          <w:p w14:paraId="0BD0435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4FB4FAC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6D05CD1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129A67B8" w14:textId="1A35FE50"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4889A854" w14:textId="1203E836"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640B77FA" w14:textId="27612E29"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5F9CCE25" w14:textId="77777777" w:rsidTr="009D0F10">
        <w:trPr>
          <w:cantSplit/>
          <w:trHeight w:val="20"/>
        </w:trPr>
        <w:tc>
          <w:tcPr>
            <w:tcW w:w="1563" w:type="dxa"/>
            <w:tcBorders>
              <w:top w:val="nil"/>
              <w:left w:val="nil"/>
              <w:bottom w:val="nil"/>
              <w:right w:val="nil"/>
            </w:tcBorders>
            <w:shd w:val="clear" w:color="auto" w:fill="auto"/>
            <w:noWrap/>
            <w:vAlign w:val="bottom"/>
            <w:hideMark/>
          </w:tcPr>
          <w:p w14:paraId="463629D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OtsAC20ROGR_0021</w:t>
            </w:r>
          </w:p>
        </w:tc>
        <w:tc>
          <w:tcPr>
            <w:tcW w:w="746" w:type="dxa"/>
            <w:tcBorders>
              <w:top w:val="nil"/>
              <w:left w:val="nil"/>
              <w:bottom w:val="nil"/>
              <w:right w:val="nil"/>
            </w:tcBorders>
            <w:shd w:val="clear" w:color="auto" w:fill="auto"/>
            <w:noWrap/>
            <w:vAlign w:val="bottom"/>
            <w:hideMark/>
          </w:tcPr>
          <w:p w14:paraId="26F11C5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5/12/20</w:t>
            </w:r>
          </w:p>
        </w:tc>
        <w:tc>
          <w:tcPr>
            <w:tcW w:w="599" w:type="dxa"/>
            <w:tcBorders>
              <w:top w:val="nil"/>
              <w:left w:val="nil"/>
              <w:bottom w:val="nil"/>
              <w:right w:val="nil"/>
            </w:tcBorders>
            <w:shd w:val="clear" w:color="auto" w:fill="auto"/>
            <w:noWrap/>
            <w:vAlign w:val="bottom"/>
            <w:hideMark/>
          </w:tcPr>
          <w:p w14:paraId="0AD9F92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133</w:t>
            </w:r>
          </w:p>
        </w:tc>
        <w:tc>
          <w:tcPr>
            <w:tcW w:w="1142" w:type="dxa"/>
            <w:tcBorders>
              <w:top w:val="nil"/>
              <w:left w:val="nil"/>
              <w:bottom w:val="nil"/>
              <w:right w:val="nil"/>
            </w:tcBorders>
            <w:shd w:val="clear" w:color="auto" w:fill="auto"/>
            <w:noWrap/>
            <w:vAlign w:val="bottom"/>
            <w:hideMark/>
          </w:tcPr>
          <w:p w14:paraId="6737E6B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Mill Site</w:t>
            </w:r>
          </w:p>
        </w:tc>
        <w:tc>
          <w:tcPr>
            <w:tcW w:w="1440" w:type="dxa"/>
            <w:tcBorders>
              <w:top w:val="nil"/>
              <w:left w:val="nil"/>
              <w:bottom w:val="nil"/>
              <w:right w:val="nil"/>
            </w:tcBorders>
            <w:shd w:val="clear" w:color="auto" w:fill="auto"/>
            <w:noWrap/>
            <w:vAlign w:val="bottom"/>
            <w:hideMark/>
          </w:tcPr>
          <w:p w14:paraId="669AF85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Clay Banks</w:t>
            </w:r>
          </w:p>
        </w:tc>
        <w:tc>
          <w:tcPr>
            <w:tcW w:w="1530" w:type="dxa"/>
            <w:tcBorders>
              <w:top w:val="nil"/>
              <w:left w:val="nil"/>
              <w:bottom w:val="nil"/>
              <w:right w:val="nil"/>
            </w:tcBorders>
            <w:shd w:val="clear" w:color="auto" w:fill="auto"/>
            <w:noWrap/>
            <w:vAlign w:val="bottom"/>
            <w:hideMark/>
          </w:tcPr>
          <w:p w14:paraId="6236C14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69A0C0A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570C22B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079D4C22" w14:textId="3B043024"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387E72EB" w14:textId="5FEFCAE2"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660B6E8C" w14:textId="7E0E0973"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0F693B88" w14:textId="77777777" w:rsidTr="009D0F10">
        <w:trPr>
          <w:cantSplit/>
          <w:trHeight w:val="20"/>
        </w:trPr>
        <w:tc>
          <w:tcPr>
            <w:tcW w:w="1563" w:type="dxa"/>
            <w:tcBorders>
              <w:top w:val="nil"/>
              <w:left w:val="nil"/>
              <w:bottom w:val="nil"/>
              <w:right w:val="nil"/>
            </w:tcBorders>
            <w:shd w:val="clear" w:color="auto" w:fill="auto"/>
            <w:noWrap/>
            <w:vAlign w:val="bottom"/>
            <w:hideMark/>
          </w:tcPr>
          <w:p w14:paraId="1D9D40C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OtsAC20ROGR_0022</w:t>
            </w:r>
          </w:p>
        </w:tc>
        <w:tc>
          <w:tcPr>
            <w:tcW w:w="746" w:type="dxa"/>
            <w:tcBorders>
              <w:top w:val="nil"/>
              <w:left w:val="nil"/>
              <w:bottom w:val="nil"/>
              <w:right w:val="nil"/>
            </w:tcBorders>
            <w:shd w:val="clear" w:color="auto" w:fill="auto"/>
            <w:noWrap/>
            <w:vAlign w:val="bottom"/>
            <w:hideMark/>
          </w:tcPr>
          <w:p w14:paraId="34C9E16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5/13/20</w:t>
            </w:r>
          </w:p>
        </w:tc>
        <w:tc>
          <w:tcPr>
            <w:tcW w:w="599" w:type="dxa"/>
            <w:tcBorders>
              <w:top w:val="nil"/>
              <w:left w:val="nil"/>
              <w:bottom w:val="nil"/>
              <w:right w:val="nil"/>
            </w:tcBorders>
            <w:shd w:val="clear" w:color="auto" w:fill="auto"/>
            <w:noWrap/>
            <w:vAlign w:val="bottom"/>
            <w:hideMark/>
          </w:tcPr>
          <w:p w14:paraId="3FD8726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134</w:t>
            </w:r>
          </w:p>
        </w:tc>
        <w:tc>
          <w:tcPr>
            <w:tcW w:w="1142" w:type="dxa"/>
            <w:tcBorders>
              <w:top w:val="nil"/>
              <w:left w:val="nil"/>
              <w:bottom w:val="nil"/>
              <w:right w:val="nil"/>
            </w:tcBorders>
            <w:shd w:val="clear" w:color="auto" w:fill="auto"/>
            <w:noWrap/>
            <w:vAlign w:val="bottom"/>
            <w:hideMark/>
          </w:tcPr>
          <w:p w14:paraId="6DAA82C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Lobster Creek</w:t>
            </w:r>
          </w:p>
        </w:tc>
        <w:tc>
          <w:tcPr>
            <w:tcW w:w="1440" w:type="dxa"/>
            <w:tcBorders>
              <w:top w:val="nil"/>
              <w:left w:val="nil"/>
              <w:bottom w:val="nil"/>
              <w:right w:val="nil"/>
            </w:tcBorders>
            <w:shd w:val="clear" w:color="auto" w:fill="auto"/>
            <w:noWrap/>
            <w:vAlign w:val="bottom"/>
            <w:hideMark/>
          </w:tcPr>
          <w:p w14:paraId="4169166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Lobster</w:t>
            </w:r>
          </w:p>
        </w:tc>
        <w:tc>
          <w:tcPr>
            <w:tcW w:w="1530" w:type="dxa"/>
            <w:tcBorders>
              <w:top w:val="nil"/>
              <w:left w:val="nil"/>
              <w:bottom w:val="nil"/>
              <w:right w:val="nil"/>
            </w:tcBorders>
            <w:shd w:val="clear" w:color="auto" w:fill="auto"/>
            <w:noWrap/>
            <w:vAlign w:val="bottom"/>
            <w:hideMark/>
          </w:tcPr>
          <w:p w14:paraId="778DCAD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15AB1D8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609991D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7E7D13AF" w14:textId="7D2CDF47"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1F692952" w14:textId="3CBCEEB3"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2062F54D" w14:textId="16863A5B"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76E040C9" w14:textId="77777777" w:rsidTr="009D0F10">
        <w:trPr>
          <w:cantSplit/>
          <w:trHeight w:val="20"/>
        </w:trPr>
        <w:tc>
          <w:tcPr>
            <w:tcW w:w="1563" w:type="dxa"/>
            <w:tcBorders>
              <w:top w:val="nil"/>
              <w:left w:val="nil"/>
              <w:bottom w:val="nil"/>
              <w:right w:val="nil"/>
            </w:tcBorders>
            <w:shd w:val="clear" w:color="auto" w:fill="auto"/>
            <w:noWrap/>
            <w:vAlign w:val="bottom"/>
            <w:hideMark/>
          </w:tcPr>
          <w:p w14:paraId="531D787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OtsAC20ROGR_0023</w:t>
            </w:r>
          </w:p>
        </w:tc>
        <w:tc>
          <w:tcPr>
            <w:tcW w:w="746" w:type="dxa"/>
            <w:tcBorders>
              <w:top w:val="nil"/>
              <w:left w:val="nil"/>
              <w:bottom w:val="nil"/>
              <w:right w:val="nil"/>
            </w:tcBorders>
            <w:shd w:val="clear" w:color="auto" w:fill="auto"/>
            <w:noWrap/>
            <w:vAlign w:val="bottom"/>
            <w:hideMark/>
          </w:tcPr>
          <w:p w14:paraId="2CA45A6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5/13/20</w:t>
            </w:r>
          </w:p>
        </w:tc>
        <w:tc>
          <w:tcPr>
            <w:tcW w:w="599" w:type="dxa"/>
            <w:tcBorders>
              <w:top w:val="nil"/>
              <w:left w:val="nil"/>
              <w:bottom w:val="nil"/>
              <w:right w:val="nil"/>
            </w:tcBorders>
            <w:shd w:val="clear" w:color="auto" w:fill="auto"/>
            <w:noWrap/>
            <w:vAlign w:val="bottom"/>
            <w:hideMark/>
          </w:tcPr>
          <w:p w14:paraId="382E13F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134</w:t>
            </w:r>
          </w:p>
        </w:tc>
        <w:tc>
          <w:tcPr>
            <w:tcW w:w="1142" w:type="dxa"/>
            <w:tcBorders>
              <w:top w:val="nil"/>
              <w:left w:val="nil"/>
              <w:bottom w:val="nil"/>
              <w:right w:val="nil"/>
            </w:tcBorders>
            <w:shd w:val="clear" w:color="auto" w:fill="auto"/>
            <w:noWrap/>
            <w:vAlign w:val="bottom"/>
            <w:hideMark/>
          </w:tcPr>
          <w:p w14:paraId="5ABFC03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Lobster Creek</w:t>
            </w:r>
          </w:p>
        </w:tc>
        <w:tc>
          <w:tcPr>
            <w:tcW w:w="1440" w:type="dxa"/>
            <w:tcBorders>
              <w:top w:val="nil"/>
              <w:left w:val="nil"/>
              <w:bottom w:val="nil"/>
              <w:right w:val="nil"/>
            </w:tcBorders>
            <w:shd w:val="clear" w:color="auto" w:fill="auto"/>
            <w:noWrap/>
            <w:vAlign w:val="bottom"/>
            <w:hideMark/>
          </w:tcPr>
          <w:p w14:paraId="093D081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Lobster</w:t>
            </w:r>
          </w:p>
        </w:tc>
        <w:tc>
          <w:tcPr>
            <w:tcW w:w="1530" w:type="dxa"/>
            <w:tcBorders>
              <w:top w:val="nil"/>
              <w:left w:val="nil"/>
              <w:bottom w:val="nil"/>
              <w:right w:val="nil"/>
            </w:tcBorders>
            <w:shd w:val="clear" w:color="auto" w:fill="auto"/>
            <w:noWrap/>
            <w:vAlign w:val="bottom"/>
            <w:hideMark/>
          </w:tcPr>
          <w:p w14:paraId="056D4B7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4CF471D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58C010A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5B4AF449" w14:textId="6A198809"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658A81C3" w14:textId="2CEE53F0"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0DA10F9A" w14:textId="5E47E37A"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35422FA6" w14:textId="77777777" w:rsidTr="009D0F10">
        <w:trPr>
          <w:cantSplit/>
          <w:trHeight w:val="20"/>
        </w:trPr>
        <w:tc>
          <w:tcPr>
            <w:tcW w:w="1563" w:type="dxa"/>
            <w:tcBorders>
              <w:top w:val="nil"/>
              <w:left w:val="nil"/>
              <w:bottom w:val="nil"/>
              <w:right w:val="nil"/>
            </w:tcBorders>
            <w:shd w:val="clear" w:color="auto" w:fill="auto"/>
            <w:noWrap/>
            <w:vAlign w:val="bottom"/>
            <w:hideMark/>
          </w:tcPr>
          <w:p w14:paraId="142267E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OtsAC20ROGR_0024</w:t>
            </w:r>
          </w:p>
        </w:tc>
        <w:tc>
          <w:tcPr>
            <w:tcW w:w="746" w:type="dxa"/>
            <w:tcBorders>
              <w:top w:val="nil"/>
              <w:left w:val="nil"/>
              <w:bottom w:val="nil"/>
              <w:right w:val="nil"/>
            </w:tcBorders>
            <w:shd w:val="clear" w:color="auto" w:fill="auto"/>
            <w:noWrap/>
            <w:vAlign w:val="bottom"/>
            <w:hideMark/>
          </w:tcPr>
          <w:p w14:paraId="06F9507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5/14/20</w:t>
            </w:r>
          </w:p>
        </w:tc>
        <w:tc>
          <w:tcPr>
            <w:tcW w:w="599" w:type="dxa"/>
            <w:tcBorders>
              <w:top w:val="nil"/>
              <w:left w:val="nil"/>
              <w:bottom w:val="nil"/>
              <w:right w:val="nil"/>
            </w:tcBorders>
            <w:shd w:val="clear" w:color="auto" w:fill="auto"/>
            <w:noWrap/>
            <w:vAlign w:val="bottom"/>
            <w:hideMark/>
          </w:tcPr>
          <w:p w14:paraId="259040D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135</w:t>
            </w:r>
          </w:p>
        </w:tc>
        <w:tc>
          <w:tcPr>
            <w:tcW w:w="1142" w:type="dxa"/>
            <w:tcBorders>
              <w:top w:val="nil"/>
              <w:left w:val="nil"/>
              <w:bottom w:val="nil"/>
              <w:right w:val="nil"/>
            </w:tcBorders>
            <w:shd w:val="clear" w:color="auto" w:fill="auto"/>
            <w:noWrap/>
            <w:vAlign w:val="bottom"/>
            <w:hideMark/>
          </w:tcPr>
          <w:p w14:paraId="2A13612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Mill Site</w:t>
            </w:r>
          </w:p>
        </w:tc>
        <w:tc>
          <w:tcPr>
            <w:tcW w:w="1440" w:type="dxa"/>
            <w:tcBorders>
              <w:top w:val="nil"/>
              <w:left w:val="nil"/>
              <w:bottom w:val="nil"/>
              <w:right w:val="nil"/>
            </w:tcBorders>
            <w:shd w:val="clear" w:color="auto" w:fill="auto"/>
            <w:noWrap/>
            <w:vAlign w:val="bottom"/>
            <w:hideMark/>
          </w:tcPr>
          <w:p w14:paraId="4481E23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Elephant Rock</w:t>
            </w:r>
          </w:p>
        </w:tc>
        <w:tc>
          <w:tcPr>
            <w:tcW w:w="1530" w:type="dxa"/>
            <w:tcBorders>
              <w:top w:val="nil"/>
              <w:left w:val="nil"/>
              <w:bottom w:val="nil"/>
              <w:right w:val="nil"/>
            </w:tcBorders>
            <w:shd w:val="clear" w:color="auto" w:fill="auto"/>
            <w:noWrap/>
            <w:vAlign w:val="bottom"/>
            <w:hideMark/>
          </w:tcPr>
          <w:p w14:paraId="45D1214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02F6F9A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57D3AF5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6EF98CBE" w14:textId="0DD4E4C6"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76994F74" w14:textId="66B73E3B"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728A0DD9" w14:textId="5B6E43E4"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33C9DE71" w14:textId="77777777" w:rsidTr="009D0F10">
        <w:trPr>
          <w:cantSplit/>
          <w:trHeight w:val="20"/>
        </w:trPr>
        <w:tc>
          <w:tcPr>
            <w:tcW w:w="1563" w:type="dxa"/>
            <w:tcBorders>
              <w:top w:val="nil"/>
              <w:left w:val="nil"/>
              <w:bottom w:val="nil"/>
              <w:right w:val="nil"/>
            </w:tcBorders>
            <w:shd w:val="clear" w:color="auto" w:fill="auto"/>
            <w:noWrap/>
            <w:vAlign w:val="bottom"/>
            <w:hideMark/>
          </w:tcPr>
          <w:p w14:paraId="472AC9D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OtsAC20ROGR_0025</w:t>
            </w:r>
          </w:p>
        </w:tc>
        <w:tc>
          <w:tcPr>
            <w:tcW w:w="746" w:type="dxa"/>
            <w:tcBorders>
              <w:top w:val="nil"/>
              <w:left w:val="nil"/>
              <w:bottom w:val="nil"/>
              <w:right w:val="nil"/>
            </w:tcBorders>
            <w:shd w:val="clear" w:color="auto" w:fill="auto"/>
            <w:noWrap/>
            <w:vAlign w:val="bottom"/>
            <w:hideMark/>
          </w:tcPr>
          <w:p w14:paraId="4F8E5BC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5/14/20</w:t>
            </w:r>
          </w:p>
        </w:tc>
        <w:tc>
          <w:tcPr>
            <w:tcW w:w="599" w:type="dxa"/>
            <w:tcBorders>
              <w:top w:val="nil"/>
              <w:left w:val="nil"/>
              <w:bottom w:val="nil"/>
              <w:right w:val="nil"/>
            </w:tcBorders>
            <w:shd w:val="clear" w:color="auto" w:fill="auto"/>
            <w:noWrap/>
            <w:vAlign w:val="bottom"/>
            <w:hideMark/>
          </w:tcPr>
          <w:p w14:paraId="2364BCB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135</w:t>
            </w:r>
          </w:p>
        </w:tc>
        <w:tc>
          <w:tcPr>
            <w:tcW w:w="1142" w:type="dxa"/>
            <w:tcBorders>
              <w:top w:val="nil"/>
              <w:left w:val="nil"/>
              <w:bottom w:val="nil"/>
              <w:right w:val="nil"/>
            </w:tcBorders>
            <w:shd w:val="clear" w:color="auto" w:fill="auto"/>
            <w:noWrap/>
            <w:vAlign w:val="bottom"/>
            <w:hideMark/>
          </w:tcPr>
          <w:p w14:paraId="6AA95C6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Mill Site</w:t>
            </w:r>
          </w:p>
        </w:tc>
        <w:tc>
          <w:tcPr>
            <w:tcW w:w="1440" w:type="dxa"/>
            <w:tcBorders>
              <w:top w:val="nil"/>
              <w:left w:val="nil"/>
              <w:bottom w:val="nil"/>
              <w:right w:val="nil"/>
            </w:tcBorders>
            <w:shd w:val="clear" w:color="auto" w:fill="auto"/>
            <w:noWrap/>
            <w:vAlign w:val="bottom"/>
            <w:hideMark/>
          </w:tcPr>
          <w:p w14:paraId="7E4AA8A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Willows</w:t>
            </w:r>
          </w:p>
        </w:tc>
        <w:tc>
          <w:tcPr>
            <w:tcW w:w="1530" w:type="dxa"/>
            <w:tcBorders>
              <w:top w:val="nil"/>
              <w:left w:val="nil"/>
              <w:bottom w:val="nil"/>
              <w:right w:val="nil"/>
            </w:tcBorders>
            <w:shd w:val="clear" w:color="auto" w:fill="auto"/>
            <w:noWrap/>
            <w:vAlign w:val="bottom"/>
            <w:hideMark/>
          </w:tcPr>
          <w:p w14:paraId="11358C6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4E571A3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7E95739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467F555F" w14:textId="28A509B4"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1DFAF34F" w14:textId="55A61451"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3F54D05A" w14:textId="73EABC74"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73DB391B" w14:textId="77777777" w:rsidTr="009D0F10">
        <w:trPr>
          <w:cantSplit/>
          <w:trHeight w:val="20"/>
        </w:trPr>
        <w:tc>
          <w:tcPr>
            <w:tcW w:w="1563" w:type="dxa"/>
            <w:tcBorders>
              <w:top w:val="nil"/>
              <w:left w:val="nil"/>
              <w:bottom w:val="nil"/>
              <w:right w:val="nil"/>
            </w:tcBorders>
            <w:shd w:val="clear" w:color="auto" w:fill="auto"/>
            <w:noWrap/>
            <w:vAlign w:val="bottom"/>
            <w:hideMark/>
          </w:tcPr>
          <w:p w14:paraId="6267756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OtsAC20ROGR_0026</w:t>
            </w:r>
          </w:p>
        </w:tc>
        <w:tc>
          <w:tcPr>
            <w:tcW w:w="746" w:type="dxa"/>
            <w:tcBorders>
              <w:top w:val="nil"/>
              <w:left w:val="nil"/>
              <w:bottom w:val="nil"/>
              <w:right w:val="nil"/>
            </w:tcBorders>
            <w:shd w:val="clear" w:color="auto" w:fill="auto"/>
            <w:noWrap/>
            <w:vAlign w:val="bottom"/>
            <w:hideMark/>
          </w:tcPr>
          <w:p w14:paraId="3610074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5/15/20</w:t>
            </w:r>
          </w:p>
        </w:tc>
        <w:tc>
          <w:tcPr>
            <w:tcW w:w="599" w:type="dxa"/>
            <w:tcBorders>
              <w:top w:val="nil"/>
              <w:left w:val="nil"/>
              <w:bottom w:val="nil"/>
              <w:right w:val="nil"/>
            </w:tcBorders>
            <w:shd w:val="clear" w:color="auto" w:fill="auto"/>
            <w:noWrap/>
            <w:vAlign w:val="bottom"/>
            <w:hideMark/>
          </w:tcPr>
          <w:p w14:paraId="1FF2EE6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136</w:t>
            </w:r>
          </w:p>
        </w:tc>
        <w:tc>
          <w:tcPr>
            <w:tcW w:w="1142" w:type="dxa"/>
            <w:tcBorders>
              <w:top w:val="nil"/>
              <w:left w:val="nil"/>
              <w:bottom w:val="nil"/>
              <w:right w:val="nil"/>
            </w:tcBorders>
            <w:shd w:val="clear" w:color="auto" w:fill="auto"/>
            <w:noWrap/>
            <w:vAlign w:val="bottom"/>
            <w:hideMark/>
          </w:tcPr>
          <w:p w14:paraId="45AFC7B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Mill Site</w:t>
            </w:r>
          </w:p>
        </w:tc>
        <w:tc>
          <w:tcPr>
            <w:tcW w:w="1440" w:type="dxa"/>
            <w:tcBorders>
              <w:top w:val="nil"/>
              <w:left w:val="nil"/>
              <w:bottom w:val="nil"/>
              <w:right w:val="nil"/>
            </w:tcBorders>
            <w:shd w:val="clear" w:color="auto" w:fill="auto"/>
            <w:noWrap/>
            <w:vAlign w:val="bottom"/>
            <w:hideMark/>
          </w:tcPr>
          <w:p w14:paraId="038CC3F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Elephant Rock</w:t>
            </w:r>
          </w:p>
        </w:tc>
        <w:tc>
          <w:tcPr>
            <w:tcW w:w="1530" w:type="dxa"/>
            <w:tcBorders>
              <w:top w:val="nil"/>
              <w:left w:val="nil"/>
              <w:bottom w:val="nil"/>
              <w:right w:val="nil"/>
            </w:tcBorders>
            <w:shd w:val="clear" w:color="auto" w:fill="auto"/>
            <w:noWrap/>
            <w:vAlign w:val="bottom"/>
            <w:hideMark/>
          </w:tcPr>
          <w:p w14:paraId="4A45CAF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728769F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4FF8666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077DFA4E" w14:textId="0BB238C1"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06F8373D" w14:textId="314D4B97"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7B6BDBC6" w14:textId="72A0BC97"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0888BA7F" w14:textId="77777777" w:rsidTr="009D0F10">
        <w:trPr>
          <w:cantSplit/>
          <w:trHeight w:val="20"/>
        </w:trPr>
        <w:tc>
          <w:tcPr>
            <w:tcW w:w="1563" w:type="dxa"/>
            <w:tcBorders>
              <w:top w:val="nil"/>
              <w:left w:val="nil"/>
              <w:bottom w:val="nil"/>
              <w:right w:val="nil"/>
            </w:tcBorders>
            <w:shd w:val="clear" w:color="auto" w:fill="auto"/>
            <w:noWrap/>
            <w:vAlign w:val="bottom"/>
            <w:hideMark/>
          </w:tcPr>
          <w:p w14:paraId="3C2ABC8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OtsAC20ROGR_0027</w:t>
            </w:r>
          </w:p>
        </w:tc>
        <w:tc>
          <w:tcPr>
            <w:tcW w:w="746" w:type="dxa"/>
            <w:tcBorders>
              <w:top w:val="nil"/>
              <w:left w:val="nil"/>
              <w:bottom w:val="nil"/>
              <w:right w:val="nil"/>
            </w:tcBorders>
            <w:shd w:val="clear" w:color="auto" w:fill="auto"/>
            <w:noWrap/>
            <w:vAlign w:val="bottom"/>
            <w:hideMark/>
          </w:tcPr>
          <w:p w14:paraId="4E8EE99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5/16/20</w:t>
            </w:r>
          </w:p>
        </w:tc>
        <w:tc>
          <w:tcPr>
            <w:tcW w:w="599" w:type="dxa"/>
            <w:tcBorders>
              <w:top w:val="nil"/>
              <w:left w:val="nil"/>
              <w:bottom w:val="nil"/>
              <w:right w:val="nil"/>
            </w:tcBorders>
            <w:shd w:val="clear" w:color="auto" w:fill="auto"/>
            <w:noWrap/>
            <w:vAlign w:val="bottom"/>
            <w:hideMark/>
          </w:tcPr>
          <w:p w14:paraId="5BA45DA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137</w:t>
            </w:r>
          </w:p>
        </w:tc>
        <w:tc>
          <w:tcPr>
            <w:tcW w:w="1142" w:type="dxa"/>
            <w:tcBorders>
              <w:top w:val="nil"/>
              <w:left w:val="nil"/>
              <w:bottom w:val="nil"/>
              <w:right w:val="nil"/>
            </w:tcBorders>
            <w:shd w:val="clear" w:color="auto" w:fill="auto"/>
            <w:noWrap/>
            <w:vAlign w:val="bottom"/>
            <w:hideMark/>
          </w:tcPr>
          <w:p w14:paraId="4BA9F66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Mill Site</w:t>
            </w:r>
          </w:p>
        </w:tc>
        <w:tc>
          <w:tcPr>
            <w:tcW w:w="1440" w:type="dxa"/>
            <w:tcBorders>
              <w:top w:val="nil"/>
              <w:left w:val="nil"/>
              <w:bottom w:val="nil"/>
              <w:right w:val="nil"/>
            </w:tcBorders>
            <w:shd w:val="clear" w:color="auto" w:fill="auto"/>
            <w:noWrap/>
            <w:vAlign w:val="bottom"/>
            <w:hideMark/>
          </w:tcPr>
          <w:p w14:paraId="525DED3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Willows</w:t>
            </w:r>
          </w:p>
        </w:tc>
        <w:tc>
          <w:tcPr>
            <w:tcW w:w="1530" w:type="dxa"/>
            <w:tcBorders>
              <w:top w:val="nil"/>
              <w:left w:val="nil"/>
              <w:bottom w:val="nil"/>
              <w:right w:val="nil"/>
            </w:tcBorders>
            <w:shd w:val="clear" w:color="auto" w:fill="auto"/>
            <w:noWrap/>
            <w:vAlign w:val="bottom"/>
            <w:hideMark/>
          </w:tcPr>
          <w:p w14:paraId="786201C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62EA8B2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5AEA289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6423401B" w14:textId="2BA1DB57"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375F2832" w14:textId="70ECF1BB"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5895DE94" w14:textId="741BD6C1"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1B16E61F" w14:textId="77777777" w:rsidTr="009D0F10">
        <w:trPr>
          <w:cantSplit/>
          <w:trHeight w:val="20"/>
        </w:trPr>
        <w:tc>
          <w:tcPr>
            <w:tcW w:w="1563" w:type="dxa"/>
            <w:tcBorders>
              <w:top w:val="nil"/>
              <w:left w:val="nil"/>
              <w:bottom w:val="nil"/>
              <w:right w:val="nil"/>
            </w:tcBorders>
            <w:shd w:val="clear" w:color="auto" w:fill="auto"/>
            <w:noWrap/>
            <w:vAlign w:val="bottom"/>
            <w:hideMark/>
          </w:tcPr>
          <w:p w14:paraId="00674EB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OtsAC20ROGR_0028</w:t>
            </w:r>
          </w:p>
        </w:tc>
        <w:tc>
          <w:tcPr>
            <w:tcW w:w="746" w:type="dxa"/>
            <w:tcBorders>
              <w:top w:val="nil"/>
              <w:left w:val="nil"/>
              <w:bottom w:val="nil"/>
              <w:right w:val="nil"/>
            </w:tcBorders>
            <w:shd w:val="clear" w:color="auto" w:fill="auto"/>
            <w:noWrap/>
            <w:vAlign w:val="bottom"/>
            <w:hideMark/>
          </w:tcPr>
          <w:p w14:paraId="16446FC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5/17/20</w:t>
            </w:r>
          </w:p>
        </w:tc>
        <w:tc>
          <w:tcPr>
            <w:tcW w:w="599" w:type="dxa"/>
            <w:tcBorders>
              <w:top w:val="nil"/>
              <w:left w:val="nil"/>
              <w:bottom w:val="nil"/>
              <w:right w:val="nil"/>
            </w:tcBorders>
            <w:shd w:val="clear" w:color="auto" w:fill="auto"/>
            <w:noWrap/>
            <w:vAlign w:val="bottom"/>
            <w:hideMark/>
          </w:tcPr>
          <w:p w14:paraId="5A809A8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138</w:t>
            </w:r>
          </w:p>
        </w:tc>
        <w:tc>
          <w:tcPr>
            <w:tcW w:w="1142" w:type="dxa"/>
            <w:tcBorders>
              <w:top w:val="nil"/>
              <w:left w:val="nil"/>
              <w:bottom w:val="nil"/>
              <w:right w:val="nil"/>
            </w:tcBorders>
            <w:shd w:val="clear" w:color="auto" w:fill="auto"/>
            <w:noWrap/>
            <w:vAlign w:val="bottom"/>
            <w:hideMark/>
          </w:tcPr>
          <w:p w14:paraId="12B4291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Mill Site</w:t>
            </w:r>
          </w:p>
        </w:tc>
        <w:tc>
          <w:tcPr>
            <w:tcW w:w="1440" w:type="dxa"/>
            <w:tcBorders>
              <w:top w:val="nil"/>
              <w:left w:val="nil"/>
              <w:bottom w:val="nil"/>
              <w:right w:val="nil"/>
            </w:tcBorders>
            <w:shd w:val="clear" w:color="auto" w:fill="auto"/>
            <w:noWrap/>
            <w:vAlign w:val="bottom"/>
            <w:hideMark/>
          </w:tcPr>
          <w:p w14:paraId="2498A4A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226</w:t>
            </w:r>
          </w:p>
        </w:tc>
        <w:tc>
          <w:tcPr>
            <w:tcW w:w="1530" w:type="dxa"/>
            <w:tcBorders>
              <w:top w:val="nil"/>
              <w:left w:val="nil"/>
              <w:bottom w:val="nil"/>
              <w:right w:val="nil"/>
            </w:tcBorders>
            <w:shd w:val="clear" w:color="auto" w:fill="auto"/>
            <w:noWrap/>
            <w:vAlign w:val="bottom"/>
            <w:hideMark/>
          </w:tcPr>
          <w:p w14:paraId="0EF08F7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3DBC1C3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7494852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00C65649" w14:textId="14290C1C"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53E8EBE3" w14:textId="078E584B"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29AE343E" w14:textId="2C9DA53F"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7D904FF0" w14:textId="77777777" w:rsidTr="009D0F10">
        <w:trPr>
          <w:cantSplit/>
          <w:trHeight w:val="20"/>
        </w:trPr>
        <w:tc>
          <w:tcPr>
            <w:tcW w:w="1563" w:type="dxa"/>
            <w:tcBorders>
              <w:top w:val="nil"/>
              <w:left w:val="nil"/>
              <w:bottom w:val="nil"/>
              <w:right w:val="nil"/>
            </w:tcBorders>
            <w:shd w:val="clear" w:color="auto" w:fill="auto"/>
            <w:noWrap/>
            <w:vAlign w:val="bottom"/>
            <w:hideMark/>
          </w:tcPr>
          <w:p w14:paraId="5887048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OtsAC20ROGR_0029</w:t>
            </w:r>
          </w:p>
        </w:tc>
        <w:tc>
          <w:tcPr>
            <w:tcW w:w="746" w:type="dxa"/>
            <w:tcBorders>
              <w:top w:val="nil"/>
              <w:left w:val="nil"/>
              <w:bottom w:val="nil"/>
              <w:right w:val="nil"/>
            </w:tcBorders>
            <w:shd w:val="clear" w:color="auto" w:fill="auto"/>
            <w:noWrap/>
            <w:vAlign w:val="bottom"/>
            <w:hideMark/>
          </w:tcPr>
          <w:p w14:paraId="4EC6BED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5/17/20</w:t>
            </w:r>
          </w:p>
        </w:tc>
        <w:tc>
          <w:tcPr>
            <w:tcW w:w="599" w:type="dxa"/>
            <w:tcBorders>
              <w:top w:val="nil"/>
              <w:left w:val="nil"/>
              <w:bottom w:val="nil"/>
              <w:right w:val="nil"/>
            </w:tcBorders>
            <w:shd w:val="clear" w:color="auto" w:fill="auto"/>
            <w:noWrap/>
            <w:vAlign w:val="bottom"/>
            <w:hideMark/>
          </w:tcPr>
          <w:p w14:paraId="3994E0C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138</w:t>
            </w:r>
          </w:p>
        </w:tc>
        <w:tc>
          <w:tcPr>
            <w:tcW w:w="1142" w:type="dxa"/>
            <w:tcBorders>
              <w:top w:val="nil"/>
              <w:left w:val="nil"/>
              <w:bottom w:val="nil"/>
              <w:right w:val="nil"/>
            </w:tcBorders>
            <w:shd w:val="clear" w:color="auto" w:fill="auto"/>
            <w:noWrap/>
            <w:vAlign w:val="bottom"/>
            <w:hideMark/>
          </w:tcPr>
          <w:p w14:paraId="1F7F15F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Lobster Creek</w:t>
            </w:r>
          </w:p>
        </w:tc>
        <w:tc>
          <w:tcPr>
            <w:tcW w:w="1440" w:type="dxa"/>
            <w:tcBorders>
              <w:top w:val="nil"/>
              <w:left w:val="nil"/>
              <w:bottom w:val="nil"/>
              <w:right w:val="nil"/>
            </w:tcBorders>
            <w:shd w:val="clear" w:color="auto" w:fill="auto"/>
            <w:noWrap/>
            <w:vAlign w:val="bottom"/>
            <w:hideMark/>
          </w:tcPr>
          <w:p w14:paraId="697B8ED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Lobster</w:t>
            </w:r>
          </w:p>
        </w:tc>
        <w:tc>
          <w:tcPr>
            <w:tcW w:w="1530" w:type="dxa"/>
            <w:tcBorders>
              <w:top w:val="nil"/>
              <w:left w:val="nil"/>
              <w:bottom w:val="nil"/>
              <w:right w:val="nil"/>
            </w:tcBorders>
            <w:shd w:val="clear" w:color="auto" w:fill="auto"/>
            <w:noWrap/>
            <w:vAlign w:val="bottom"/>
            <w:hideMark/>
          </w:tcPr>
          <w:p w14:paraId="442462B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42ECDE2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TA</w:t>
            </w:r>
          </w:p>
        </w:tc>
        <w:tc>
          <w:tcPr>
            <w:tcW w:w="902" w:type="dxa"/>
            <w:tcBorders>
              <w:top w:val="nil"/>
              <w:left w:val="nil"/>
              <w:bottom w:val="nil"/>
              <w:right w:val="nil"/>
            </w:tcBorders>
            <w:shd w:val="clear" w:color="auto" w:fill="auto"/>
            <w:noWrap/>
            <w:vAlign w:val="bottom"/>
            <w:hideMark/>
          </w:tcPr>
          <w:p w14:paraId="1414454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AT</w:t>
            </w:r>
          </w:p>
        </w:tc>
        <w:tc>
          <w:tcPr>
            <w:tcW w:w="2160" w:type="dxa"/>
            <w:tcBorders>
              <w:top w:val="nil"/>
              <w:left w:val="nil"/>
              <w:bottom w:val="nil"/>
              <w:right w:val="nil"/>
            </w:tcBorders>
            <w:shd w:val="clear" w:color="auto" w:fill="auto"/>
            <w:noWrap/>
            <w:hideMark/>
          </w:tcPr>
          <w:p w14:paraId="68B39CD2" w14:textId="4279D26C"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710" w:type="dxa"/>
            <w:tcBorders>
              <w:top w:val="nil"/>
              <w:left w:val="nil"/>
              <w:bottom w:val="nil"/>
              <w:right w:val="nil"/>
            </w:tcBorders>
            <w:shd w:val="clear" w:color="auto" w:fill="auto"/>
            <w:noWrap/>
            <w:hideMark/>
          </w:tcPr>
          <w:p w14:paraId="4D941C2C" w14:textId="11B92790"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530" w:type="dxa"/>
            <w:tcBorders>
              <w:top w:val="nil"/>
              <w:left w:val="nil"/>
              <w:bottom w:val="nil"/>
              <w:right w:val="nil"/>
            </w:tcBorders>
            <w:shd w:val="clear" w:color="auto" w:fill="auto"/>
            <w:noWrap/>
            <w:hideMark/>
          </w:tcPr>
          <w:p w14:paraId="4609B5CD" w14:textId="43C37080"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r>
      <w:tr w:rsidR="009D0F10" w:rsidRPr="00036D0E" w14:paraId="6C8293FD" w14:textId="77777777" w:rsidTr="009D0F10">
        <w:trPr>
          <w:cantSplit/>
          <w:trHeight w:val="20"/>
        </w:trPr>
        <w:tc>
          <w:tcPr>
            <w:tcW w:w="1563" w:type="dxa"/>
            <w:tcBorders>
              <w:top w:val="nil"/>
              <w:left w:val="nil"/>
              <w:bottom w:val="nil"/>
              <w:right w:val="nil"/>
            </w:tcBorders>
            <w:shd w:val="clear" w:color="auto" w:fill="auto"/>
            <w:noWrap/>
            <w:vAlign w:val="bottom"/>
            <w:hideMark/>
          </w:tcPr>
          <w:p w14:paraId="24579B8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OtsAC20ROGR_0030</w:t>
            </w:r>
          </w:p>
        </w:tc>
        <w:tc>
          <w:tcPr>
            <w:tcW w:w="746" w:type="dxa"/>
            <w:tcBorders>
              <w:top w:val="nil"/>
              <w:left w:val="nil"/>
              <w:bottom w:val="nil"/>
              <w:right w:val="nil"/>
            </w:tcBorders>
            <w:shd w:val="clear" w:color="auto" w:fill="auto"/>
            <w:noWrap/>
            <w:vAlign w:val="bottom"/>
            <w:hideMark/>
          </w:tcPr>
          <w:p w14:paraId="4FF769A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5/17/20</w:t>
            </w:r>
          </w:p>
        </w:tc>
        <w:tc>
          <w:tcPr>
            <w:tcW w:w="599" w:type="dxa"/>
            <w:tcBorders>
              <w:top w:val="nil"/>
              <w:left w:val="nil"/>
              <w:bottom w:val="nil"/>
              <w:right w:val="nil"/>
            </w:tcBorders>
            <w:shd w:val="clear" w:color="auto" w:fill="auto"/>
            <w:noWrap/>
            <w:vAlign w:val="bottom"/>
            <w:hideMark/>
          </w:tcPr>
          <w:p w14:paraId="619E22E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138</w:t>
            </w:r>
          </w:p>
        </w:tc>
        <w:tc>
          <w:tcPr>
            <w:tcW w:w="1142" w:type="dxa"/>
            <w:tcBorders>
              <w:top w:val="nil"/>
              <w:left w:val="nil"/>
              <w:bottom w:val="nil"/>
              <w:right w:val="nil"/>
            </w:tcBorders>
            <w:shd w:val="clear" w:color="auto" w:fill="auto"/>
            <w:noWrap/>
            <w:vAlign w:val="bottom"/>
            <w:hideMark/>
          </w:tcPr>
          <w:p w14:paraId="0AAE114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Lobster Creek</w:t>
            </w:r>
          </w:p>
        </w:tc>
        <w:tc>
          <w:tcPr>
            <w:tcW w:w="1440" w:type="dxa"/>
            <w:tcBorders>
              <w:top w:val="nil"/>
              <w:left w:val="nil"/>
              <w:bottom w:val="nil"/>
              <w:right w:val="nil"/>
            </w:tcBorders>
            <w:shd w:val="clear" w:color="auto" w:fill="auto"/>
            <w:noWrap/>
            <w:vAlign w:val="bottom"/>
            <w:hideMark/>
          </w:tcPr>
          <w:p w14:paraId="52DA637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Lobster</w:t>
            </w:r>
          </w:p>
        </w:tc>
        <w:tc>
          <w:tcPr>
            <w:tcW w:w="1530" w:type="dxa"/>
            <w:tcBorders>
              <w:top w:val="nil"/>
              <w:left w:val="nil"/>
              <w:bottom w:val="nil"/>
              <w:right w:val="nil"/>
            </w:tcBorders>
            <w:shd w:val="clear" w:color="auto" w:fill="auto"/>
            <w:noWrap/>
            <w:vAlign w:val="bottom"/>
            <w:hideMark/>
          </w:tcPr>
          <w:p w14:paraId="1F273B7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3F21905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TA</w:t>
            </w:r>
          </w:p>
        </w:tc>
        <w:tc>
          <w:tcPr>
            <w:tcW w:w="902" w:type="dxa"/>
            <w:tcBorders>
              <w:top w:val="nil"/>
              <w:left w:val="nil"/>
              <w:bottom w:val="nil"/>
              <w:right w:val="nil"/>
            </w:tcBorders>
            <w:shd w:val="clear" w:color="auto" w:fill="auto"/>
            <w:noWrap/>
            <w:vAlign w:val="bottom"/>
            <w:hideMark/>
          </w:tcPr>
          <w:p w14:paraId="05AB04F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AT</w:t>
            </w:r>
          </w:p>
        </w:tc>
        <w:tc>
          <w:tcPr>
            <w:tcW w:w="2160" w:type="dxa"/>
            <w:tcBorders>
              <w:top w:val="nil"/>
              <w:left w:val="nil"/>
              <w:bottom w:val="nil"/>
              <w:right w:val="nil"/>
            </w:tcBorders>
            <w:shd w:val="clear" w:color="auto" w:fill="auto"/>
            <w:noWrap/>
            <w:hideMark/>
          </w:tcPr>
          <w:p w14:paraId="0CEB3E45" w14:textId="466E6380"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710" w:type="dxa"/>
            <w:tcBorders>
              <w:top w:val="nil"/>
              <w:left w:val="nil"/>
              <w:bottom w:val="nil"/>
              <w:right w:val="nil"/>
            </w:tcBorders>
            <w:shd w:val="clear" w:color="auto" w:fill="auto"/>
            <w:noWrap/>
            <w:hideMark/>
          </w:tcPr>
          <w:p w14:paraId="37C0A72C" w14:textId="5F030609"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530" w:type="dxa"/>
            <w:tcBorders>
              <w:top w:val="nil"/>
              <w:left w:val="nil"/>
              <w:bottom w:val="nil"/>
              <w:right w:val="nil"/>
            </w:tcBorders>
            <w:shd w:val="clear" w:color="auto" w:fill="auto"/>
            <w:noWrap/>
            <w:hideMark/>
          </w:tcPr>
          <w:p w14:paraId="74DA0F1C" w14:textId="5C176422"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r>
      <w:tr w:rsidR="009D0F10" w:rsidRPr="00036D0E" w14:paraId="0D37526D" w14:textId="77777777" w:rsidTr="009D0F10">
        <w:trPr>
          <w:cantSplit/>
          <w:trHeight w:val="20"/>
        </w:trPr>
        <w:tc>
          <w:tcPr>
            <w:tcW w:w="1563" w:type="dxa"/>
            <w:tcBorders>
              <w:top w:val="nil"/>
              <w:left w:val="nil"/>
              <w:bottom w:val="nil"/>
              <w:right w:val="nil"/>
            </w:tcBorders>
            <w:shd w:val="clear" w:color="auto" w:fill="auto"/>
            <w:noWrap/>
            <w:vAlign w:val="bottom"/>
            <w:hideMark/>
          </w:tcPr>
          <w:p w14:paraId="687443A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OtsAC20ROGR_0031</w:t>
            </w:r>
          </w:p>
        </w:tc>
        <w:tc>
          <w:tcPr>
            <w:tcW w:w="746" w:type="dxa"/>
            <w:tcBorders>
              <w:top w:val="nil"/>
              <w:left w:val="nil"/>
              <w:bottom w:val="nil"/>
              <w:right w:val="nil"/>
            </w:tcBorders>
            <w:shd w:val="clear" w:color="auto" w:fill="auto"/>
            <w:noWrap/>
            <w:vAlign w:val="bottom"/>
            <w:hideMark/>
          </w:tcPr>
          <w:p w14:paraId="4F532E8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5/19/20</w:t>
            </w:r>
          </w:p>
        </w:tc>
        <w:tc>
          <w:tcPr>
            <w:tcW w:w="599" w:type="dxa"/>
            <w:tcBorders>
              <w:top w:val="nil"/>
              <w:left w:val="nil"/>
              <w:bottom w:val="nil"/>
              <w:right w:val="nil"/>
            </w:tcBorders>
            <w:shd w:val="clear" w:color="auto" w:fill="auto"/>
            <w:noWrap/>
            <w:vAlign w:val="bottom"/>
            <w:hideMark/>
          </w:tcPr>
          <w:p w14:paraId="452E113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140</w:t>
            </w:r>
          </w:p>
        </w:tc>
        <w:tc>
          <w:tcPr>
            <w:tcW w:w="1142" w:type="dxa"/>
            <w:tcBorders>
              <w:top w:val="nil"/>
              <w:left w:val="nil"/>
              <w:bottom w:val="nil"/>
              <w:right w:val="nil"/>
            </w:tcBorders>
            <w:shd w:val="clear" w:color="auto" w:fill="auto"/>
            <w:noWrap/>
            <w:vAlign w:val="bottom"/>
            <w:hideMark/>
          </w:tcPr>
          <w:p w14:paraId="13567E9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proofErr w:type="spellStart"/>
            <w:r w:rsidRPr="00036D0E">
              <w:rPr>
                <w:rFonts w:ascii="Calibri" w:eastAsia="Times New Roman" w:hAnsi="Calibri" w:cs="Times New Roman"/>
                <w:color w:val="000000"/>
                <w:sz w:val="16"/>
                <w:szCs w:val="16"/>
              </w:rPr>
              <w:t>Quosatana</w:t>
            </w:r>
            <w:proofErr w:type="spellEnd"/>
          </w:p>
        </w:tc>
        <w:tc>
          <w:tcPr>
            <w:tcW w:w="1440" w:type="dxa"/>
            <w:tcBorders>
              <w:top w:val="nil"/>
              <w:left w:val="nil"/>
              <w:bottom w:val="nil"/>
              <w:right w:val="nil"/>
            </w:tcBorders>
            <w:shd w:val="clear" w:color="auto" w:fill="auto"/>
            <w:noWrap/>
            <w:vAlign w:val="bottom"/>
            <w:hideMark/>
          </w:tcPr>
          <w:p w14:paraId="7842142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proofErr w:type="spellStart"/>
            <w:r w:rsidRPr="00036D0E">
              <w:rPr>
                <w:rFonts w:ascii="Calibri" w:eastAsia="Times New Roman" w:hAnsi="Calibri" w:cs="Times New Roman"/>
                <w:color w:val="000000"/>
                <w:sz w:val="16"/>
                <w:szCs w:val="16"/>
              </w:rPr>
              <w:t>Quosatana</w:t>
            </w:r>
            <w:proofErr w:type="spellEnd"/>
          </w:p>
        </w:tc>
        <w:tc>
          <w:tcPr>
            <w:tcW w:w="1530" w:type="dxa"/>
            <w:tcBorders>
              <w:top w:val="nil"/>
              <w:left w:val="nil"/>
              <w:bottom w:val="nil"/>
              <w:right w:val="nil"/>
            </w:tcBorders>
            <w:shd w:val="clear" w:color="auto" w:fill="auto"/>
            <w:noWrap/>
            <w:vAlign w:val="bottom"/>
            <w:hideMark/>
          </w:tcPr>
          <w:p w14:paraId="1A0C251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5EF6AB4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3814D1A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11BBC2DF" w14:textId="4A858E29"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6B2F9843" w14:textId="52EB7128"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1BF12579" w14:textId="796EC918"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380F1BA6" w14:textId="77777777" w:rsidTr="009D0F10">
        <w:trPr>
          <w:cantSplit/>
          <w:trHeight w:val="20"/>
        </w:trPr>
        <w:tc>
          <w:tcPr>
            <w:tcW w:w="1563" w:type="dxa"/>
            <w:tcBorders>
              <w:top w:val="nil"/>
              <w:left w:val="nil"/>
              <w:bottom w:val="nil"/>
              <w:right w:val="nil"/>
            </w:tcBorders>
            <w:shd w:val="clear" w:color="auto" w:fill="auto"/>
            <w:noWrap/>
            <w:vAlign w:val="bottom"/>
            <w:hideMark/>
          </w:tcPr>
          <w:p w14:paraId="1E61CD4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OtsAC20ROGR_0032</w:t>
            </w:r>
          </w:p>
        </w:tc>
        <w:tc>
          <w:tcPr>
            <w:tcW w:w="746" w:type="dxa"/>
            <w:tcBorders>
              <w:top w:val="nil"/>
              <w:left w:val="nil"/>
              <w:bottom w:val="nil"/>
              <w:right w:val="nil"/>
            </w:tcBorders>
            <w:shd w:val="clear" w:color="auto" w:fill="auto"/>
            <w:noWrap/>
            <w:vAlign w:val="bottom"/>
            <w:hideMark/>
          </w:tcPr>
          <w:p w14:paraId="290DFB8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5/19/20</w:t>
            </w:r>
          </w:p>
        </w:tc>
        <w:tc>
          <w:tcPr>
            <w:tcW w:w="599" w:type="dxa"/>
            <w:tcBorders>
              <w:top w:val="nil"/>
              <w:left w:val="nil"/>
              <w:bottom w:val="nil"/>
              <w:right w:val="nil"/>
            </w:tcBorders>
            <w:shd w:val="clear" w:color="auto" w:fill="auto"/>
            <w:noWrap/>
            <w:vAlign w:val="bottom"/>
            <w:hideMark/>
          </w:tcPr>
          <w:p w14:paraId="1877743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140</w:t>
            </w:r>
          </w:p>
        </w:tc>
        <w:tc>
          <w:tcPr>
            <w:tcW w:w="1142" w:type="dxa"/>
            <w:tcBorders>
              <w:top w:val="nil"/>
              <w:left w:val="nil"/>
              <w:bottom w:val="nil"/>
              <w:right w:val="nil"/>
            </w:tcBorders>
            <w:shd w:val="clear" w:color="auto" w:fill="auto"/>
            <w:noWrap/>
            <w:vAlign w:val="bottom"/>
            <w:hideMark/>
          </w:tcPr>
          <w:p w14:paraId="39B2135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Port</w:t>
            </w:r>
          </w:p>
        </w:tc>
        <w:tc>
          <w:tcPr>
            <w:tcW w:w="1440" w:type="dxa"/>
            <w:tcBorders>
              <w:top w:val="nil"/>
              <w:left w:val="nil"/>
              <w:bottom w:val="nil"/>
              <w:right w:val="nil"/>
            </w:tcBorders>
            <w:shd w:val="clear" w:color="auto" w:fill="auto"/>
            <w:noWrap/>
            <w:vAlign w:val="bottom"/>
            <w:hideMark/>
          </w:tcPr>
          <w:p w14:paraId="7F9D7EC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Elephant Rock</w:t>
            </w:r>
          </w:p>
        </w:tc>
        <w:tc>
          <w:tcPr>
            <w:tcW w:w="1530" w:type="dxa"/>
            <w:tcBorders>
              <w:top w:val="nil"/>
              <w:left w:val="nil"/>
              <w:bottom w:val="nil"/>
              <w:right w:val="nil"/>
            </w:tcBorders>
            <w:shd w:val="clear" w:color="auto" w:fill="auto"/>
            <w:noWrap/>
            <w:vAlign w:val="bottom"/>
            <w:hideMark/>
          </w:tcPr>
          <w:p w14:paraId="581631C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6681494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08E537C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5C98D6D4" w14:textId="7D39FA4F"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6E767C8C" w14:textId="458CC038"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5294F886" w14:textId="5E1CC46D"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3CEBEB49" w14:textId="77777777" w:rsidTr="009D0F10">
        <w:trPr>
          <w:cantSplit/>
          <w:trHeight w:val="20"/>
        </w:trPr>
        <w:tc>
          <w:tcPr>
            <w:tcW w:w="1563" w:type="dxa"/>
            <w:tcBorders>
              <w:top w:val="nil"/>
              <w:left w:val="nil"/>
              <w:bottom w:val="nil"/>
              <w:right w:val="nil"/>
            </w:tcBorders>
            <w:shd w:val="clear" w:color="auto" w:fill="auto"/>
            <w:noWrap/>
            <w:vAlign w:val="bottom"/>
            <w:hideMark/>
          </w:tcPr>
          <w:p w14:paraId="36A4898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OtsAC20ROGR_0033</w:t>
            </w:r>
          </w:p>
        </w:tc>
        <w:tc>
          <w:tcPr>
            <w:tcW w:w="746" w:type="dxa"/>
            <w:tcBorders>
              <w:top w:val="nil"/>
              <w:left w:val="nil"/>
              <w:bottom w:val="nil"/>
              <w:right w:val="nil"/>
            </w:tcBorders>
            <w:shd w:val="clear" w:color="auto" w:fill="auto"/>
            <w:noWrap/>
            <w:vAlign w:val="bottom"/>
            <w:hideMark/>
          </w:tcPr>
          <w:p w14:paraId="613C817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5/19/20</w:t>
            </w:r>
          </w:p>
        </w:tc>
        <w:tc>
          <w:tcPr>
            <w:tcW w:w="599" w:type="dxa"/>
            <w:tcBorders>
              <w:top w:val="nil"/>
              <w:left w:val="nil"/>
              <w:bottom w:val="nil"/>
              <w:right w:val="nil"/>
            </w:tcBorders>
            <w:shd w:val="clear" w:color="auto" w:fill="auto"/>
            <w:noWrap/>
            <w:vAlign w:val="bottom"/>
            <w:hideMark/>
          </w:tcPr>
          <w:p w14:paraId="693F9D6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140</w:t>
            </w:r>
          </w:p>
        </w:tc>
        <w:tc>
          <w:tcPr>
            <w:tcW w:w="1142" w:type="dxa"/>
            <w:tcBorders>
              <w:top w:val="nil"/>
              <w:left w:val="nil"/>
              <w:bottom w:val="nil"/>
              <w:right w:val="nil"/>
            </w:tcBorders>
            <w:shd w:val="clear" w:color="auto" w:fill="auto"/>
            <w:noWrap/>
            <w:vAlign w:val="bottom"/>
            <w:hideMark/>
          </w:tcPr>
          <w:p w14:paraId="4885625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Port</w:t>
            </w:r>
          </w:p>
        </w:tc>
        <w:tc>
          <w:tcPr>
            <w:tcW w:w="1440" w:type="dxa"/>
            <w:tcBorders>
              <w:top w:val="nil"/>
              <w:left w:val="nil"/>
              <w:bottom w:val="nil"/>
              <w:right w:val="nil"/>
            </w:tcBorders>
            <w:shd w:val="clear" w:color="auto" w:fill="auto"/>
            <w:noWrap/>
            <w:vAlign w:val="bottom"/>
            <w:hideMark/>
          </w:tcPr>
          <w:p w14:paraId="401A5DC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Elephant Rock</w:t>
            </w:r>
          </w:p>
        </w:tc>
        <w:tc>
          <w:tcPr>
            <w:tcW w:w="1530" w:type="dxa"/>
            <w:tcBorders>
              <w:top w:val="nil"/>
              <w:left w:val="nil"/>
              <w:bottom w:val="nil"/>
              <w:right w:val="nil"/>
            </w:tcBorders>
            <w:shd w:val="clear" w:color="auto" w:fill="auto"/>
            <w:noWrap/>
            <w:vAlign w:val="bottom"/>
            <w:hideMark/>
          </w:tcPr>
          <w:p w14:paraId="4E8B66C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54F33DA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1290390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41E9B9AF" w14:textId="2931D7E2"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3E85421F" w14:textId="763064BB"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1946670C" w14:textId="2F1AA035"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26FAF64B" w14:textId="77777777" w:rsidTr="009D0F10">
        <w:trPr>
          <w:cantSplit/>
          <w:trHeight w:val="20"/>
        </w:trPr>
        <w:tc>
          <w:tcPr>
            <w:tcW w:w="1563" w:type="dxa"/>
            <w:tcBorders>
              <w:top w:val="nil"/>
              <w:left w:val="nil"/>
              <w:bottom w:val="nil"/>
              <w:right w:val="nil"/>
            </w:tcBorders>
            <w:shd w:val="clear" w:color="auto" w:fill="auto"/>
            <w:noWrap/>
            <w:vAlign w:val="bottom"/>
            <w:hideMark/>
          </w:tcPr>
          <w:p w14:paraId="41AE24A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OtsAC20ROGR_0034</w:t>
            </w:r>
          </w:p>
        </w:tc>
        <w:tc>
          <w:tcPr>
            <w:tcW w:w="746" w:type="dxa"/>
            <w:tcBorders>
              <w:top w:val="nil"/>
              <w:left w:val="nil"/>
              <w:bottom w:val="nil"/>
              <w:right w:val="nil"/>
            </w:tcBorders>
            <w:shd w:val="clear" w:color="auto" w:fill="auto"/>
            <w:noWrap/>
            <w:vAlign w:val="bottom"/>
            <w:hideMark/>
          </w:tcPr>
          <w:p w14:paraId="50C0683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5/19/20</w:t>
            </w:r>
          </w:p>
        </w:tc>
        <w:tc>
          <w:tcPr>
            <w:tcW w:w="599" w:type="dxa"/>
            <w:tcBorders>
              <w:top w:val="nil"/>
              <w:left w:val="nil"/>
              <w:bottom w:val="nil"/>
              <w:right w:val="nil"/>
            </w:tcBorders>
            <w:shd w:val="clear" w:color="auto" w:fill="auto"/>
            <w:noWrap/>
            <w:vAlign w:val="bottom"/>
            <w:hideMark/>
          </w:tcPr>
          <w:p w14:paraId="006BE30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140</w:t>
            </w:r>
          </w:p>
        </w:tc>
        <w:tc>
          <w:tcPr>
            <w:tcW w:w="1142" w:type="dxa"/>
            <w:tcBorders>
              <w:top w:val="nil"/>
              <w:left w:val="nil"/>
              <w:bottom w:val="nil"/>
              <w:right w:val="nil"/>
            </w:tcBorders>
            <w:shd w:val="clear" w:color="auto" w:fill="auto"/>
            <w:noWrap/>
            <w:vAlign w:val="bottom"/>
            <w:hideMark/>
          </w:tcPr>
          <w:p w14:paraId="45F02D9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Lobster Creek</w:t>
            </w:r>
          </w:p>
        </w:tc>
        <w:tc>
          <w:tcPr>
            <w:tcW w:w="1440" w:type="dxa"/>
            <w:tcBorders>
              <w:top w:val="nil"/>
              <w:left w:val="nil"/>
              <w:bottom w:val="nil"/>
              <w:right w:val="nil"/>
            </w:tcBorders>
            <w:shd w:val="clear" w:color="auto" w:fill="auto"/>
            <w:noWrap/>
            <w:vAlign w:val="bottom"/>
            <w:hideMark/>
          </w:tcPr>
          <w:p w14:paraId="2A13169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Lobster</w:t>
            </w:r>
          </w:p>
        </w:tc>
        <w:tc>
          <w:tcPr>
            <w:tcW w:w="1530" w:type="dxa"/>
            <w:tcBorders>
              <w:top w:val="nil"/>
              <w:left w:val="nil"/>
              <w:bottom w:val="nil"/>
              <w:right w:val="nil"/>
            </w:tcBorders>
            <w:shd w:val="clear" w:color="auto" w:fill="auto"/>
            <w:noWrap/>
            <w:vAlign w:val="bottom"/>
            <w:hideMark/>
          </w:tcPr>
          <w:p w14:paraId="3955638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1BD854B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TA</w:t>
            </w:r>
          </w:p>
        </w:tc>
        <w:tc>
          <w:tcPr>
            <w:tcW w:w="902" w:type="dxa"/>
            <w:tcBorders>
              <w:top w:val="nil"/>
              <w:left w:val="nil"/>
              <w:bottom w:val="nil"/>
              <w:right w:val="nil"/>
            </w:tcBorders>
            <w:shd w:val="clear" w:color="auto" w:fill="auto"/>
            <w:noWrap/>
            <w:vAlign w:val="bottom"/>
            <w:hideMark/>
          </w:tcPr>
          <w:p w14:paraId="5536B11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AT</w:t>
            </w:r>
          </w:p>
        </w:tc>
        <w:tc>
          <w:tcPr>
            <w:tcW w:w="2160" w:type="dxa"/>
            <w:tcBorders>
              <w:top w:val="nil"/>
              <w:left w:val="nil"/>
              <w:bottom w:val="nil"/>
              <w:right w:val="nil"/>
            </w:tcBorders>
            <w:shd w:val="clear" w:color="auto" w:fill="auto"/>
            <w:noWrap/>
            <w:hideMark/>
          </w:tcPr>
          <w:p w14:paraId="2E33C90C" w14:textId="0B12B18B"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710" w:type="dxa"/>
            <w:tcBorders>
              <w:top w:val="nil"/>
              <w:left w:val="nil"/>
              <w:bottom w:val="nil"/>
              <w:right w:val="nil"/>
            </w:tcBorders>
            <w:shd w:val="clear" w:color="auto" w:fill="auto"/>
            <w:noWrap/>
            <w:hideMark/>
          </w:tcPr>
          <w:p w14:paraId="13B48C1B" w14:textId="7C5CD64B"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530" w:type="dxa"/>
            <w:tcBorders>
              <w:top w:val="nil"/>
              <w:left w:val="nil"/>
              <w:bottom w:val="nil"/>
              <w:right w:val="nil"/>
            </w:tcBorders>
            <w:shd w:val="clear" w:color="auto" w:fill="auto"/>
            <w:noWrap/>
            <w:hideMark/>
          </w:tcPr>
          <w:p w14:paraId="106FAADF" w14:textId="6180C31E"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r>
      <w:tr w:rsidR="009D0F10" w:rsidRPr="00036D0E" w14:paraId="3CFB17E5" w14:textId="77777777" w:rsidTr="009D0F10">
        <w:trPr>
          <w:cantSplit/>
          <w:trHeight w:val="20"/>
        </w:trPr>
        <w:tc>
          <w:tcPr>
            <w:tcW w:w="1563" w:type="dxa"/>
            <w:tcBorders>
              <w:top w:val="nil"/>
              <w:left w:val="nil"/>
              <w:bottom w:val="nil"/>
              <w:right w:val="nil"/>
            </w:tcBorders>
            <w:shd w:val="clear" w:color="auto" w:fill="auto"/>
            <w:noWrap/>
            <w:vAlign w:val="bottom"/>
            <w:hideMark/>
          </w:tcPr>
          <w:p w14:paraId="04C7677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OtsAC20ROGR_0035</w:t>
            </w:r>
          </w:p>
        </w:tc>
        <w:tc>
          <w:tcPr>
            <w:tcW w:w="746" w:type="dxa"/>
            <w:tcBorders>
              <w:top w:val="nil"/>
              <w:left w:val="nil"/>
              <w:bottom w:val="nil"/>
              <w:right w:val="nil"/>
            </w:tcBorders>
            <w:shd w:val="clear" w:color="auto" w:fill="auto"/>
            <w:noWrap/>
            <w:vAlign w:val="bottom"/>
            <w:hideMark/>
          </w:tcPr>
          <w:p w14:paraId="70D8763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5/20/20</w:t>
            </w:r>
          </w:p>
        </w:tc>
        <w:tc>
          <w:tcPr>
            <w:tcW w:w="599" w:type="dxa"/>
            <w:tcBorders>
              <w:top w:val="nil"/>
              <w:left w:val="nil"/>
              <w:bottom w:val="nil"/>
              <w:right w:val="nil"/>
            </w:tcBorders>
            <w:shd w:val="clear" w:color="auto" w:fill="auto"/>
            <w:noWrap/>
            <w:vAlign w:val="bottom"/>
            <w:hideMark/>
          </w:tcPr>
          <w:p w14:paraId="3B3B710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141</w:t>
            </w:r>
          </w:p>
        </w:tc>
        <w:tc>
          <w:tcPr>
            <w:tcW w:w="1142" w:type="dxa"/>
            <w:tcBorders>
              <w:top w:val="nil"/>
              <w:left w:val="nil"/>
              <w:bottom w:val="nil"/>
              <w:right w:val="nil"/>
            </w:tcBorders>
            <w:shd w:val="clear" w:color="auto" w:fill="auto"/>
            <w:noWrap/>
            <w:vAlign w:val="bottom"/>
            <w:hideMark/>
          </w:tcPr>
          <w:p w14:paraId="726CB03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Lobster Creek</w:t>
            </w:r>
          </w:p>
        </w:tc>
        <w:tc>
          <w:tcPr>
            <w:tcW w:w="1440" w:type="dxa"/>
            <w:tcBorders>
              <w:top w:val="nil"/>
              <w:left w:val="nil"/>
              <w:bottom w:val="nil"/>
              <w:right w:val="nil"/>
            </w:tcBorders>
            <w:shd w:val="clear" w:color="auto" w:fill="auto"/>
            <w:noWrap/>
            <w:vAlign w:val="bottom"/>
            <w:hideMark/>
          </w:tcPr>
          <w:p w14:paraId="4EB0825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Lobster</w:t>
            </w:r>
          </w:p>
        </w:tc>
        <w:tc>
          <w:tcPr>
            <w:tcW w:w="1530" w:type="dxa"/>
            <w:tcBorders>
              <w:top w:val="nil"/>
              <w:left w:val="nil"/>
              <w:bottom w:val="nil"/>
              <w:right w:val="nil"/>
            </w:tcBorders>
            <w:shd w:val="clear" w:color="auto" w:fill="auto"/>
            <w:noWrap/>
            <w:vAlign w:val="bottom"/>
            <w:hideMark/>
          </w:tcPr>
          <w:p w14:paraId="64865B7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116ECB3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62774D5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15DF7B5F" w14:textId="1F345039"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398CA0C9" w14:textId="68980D71"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63011E7A" w14:textId="780752D4"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167240E6" w14:textId="77777777" w:rsidTr="009D0F10">
        <w:trPr>
          <w:cantSplit/>
          <w:trHeight w:val="20"/>
        </w:trPr>
        <w:tc>
          <w:tcPr>
            <w:tcW w:w="1563" w:type="dxa"/>
            <w:tcBorders>
              <w:top w:val="nil"/>
              <w:left w:val="nil"/>
              <w:bottom w:val="nil"/>
              <w:right w:val="nil"/>
            </w:tcBorders>
            <w:shd w:val="clear" w:color="auto" w:fill="auto"/>
            <w:noWrap/>
            <w:vAlign w:val="bottom"/>
            <w:hideMark/>
          </w:tcPr>
          <w:p w14:paraId="07D0836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OtsAC20ROGR_0036</w:t>
            </w:r>
          </w:p>
        </w:tc>
        <w:tc>
          <w:tcPr>
            <w:tcW w:w="746" w:type="dxa"/>
            <w:tcBorders>
              <w:top w:val="nil"/>
              <w:left w:val="nil"/>
              <w:bottom w:val="nil"/>
              <w:right w:val="nil"/>
            </w:tcBorders>
            <w:shd w:val="clear" w:color="auto" w:fill="auto"/>
            <w:noWrap/>
            <w:vAlign w:val="bottom"/>
            <w:hideMark/>
          </w:tcPr>
          <w:p w14:paraId="654E171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5/20/20</w:t>
            </w:r>
          </w:p>
        </w:tc>
        <w:tc>
          <w:tcPr>
            <w:tcW w:w="599" w:type="dxa"/>
            <w:tcBorders>
              <w:top w:val="nil"/>
              <w:left w:val="nil"/>
              <w:bottom w:val="nil"/>
              <w:right w:val="nil"/>
            </w:tcBorders>
            <w:shd w:val="clear" w:color="auto" w:fill="auto"/>
            <w:noWrap/>
            <w:vAlign w:val="bottom"/>
            <w:hideMark/>
          </w:tcPr>
          <w:p w14:paraId="7FD936F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141</w:t>
            </w:r>
          </w:p>
        </w:tc>
        <w:tc>
          <w:tcPr>
            <w:tcW w:w="1142" w:type="dxa"/>
            <w:tcBorders>
              <w:top w:val="nil"/>
              <w:left w:val="nil"/>
              <w:bottom w:val="nil"/>
              <w:right w:val="nil"/>
            </w:tcBorders>
            <w:shd w:val="clear" w:color="auto" w:fill="auto"/>
            <w:noWrap/>
            <w:vAlign w:val="bottom"/>
            <w:hideMark/>
          </w:tcPr>
          <w:p w14:paraId="4B1F22A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Port</w:t>
            </w:r>
          </w:p>
        </w:tc>
        <w:tc>
          <w:tcPr>
            <w:tcW w:w="1440" w:type="dxa"/>
            <w:tcBorders>
              <w:top w:val="nil"/>
              <w:left w:val="nil"/>
              <w:bottom w:val="nil"/>
              <w:right w:val="nil"/>
            </w:tcBorders>
            <w:shd w:val="clear" w:color="auto" w:fill="auto"/>
            <w:noWrap/>
            <w:vAlign w:val="bottom"/>
            <w:hideMark/>
          </w:tcPr>
          <w:p w14:paraId="0481816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Elephant Rock</w:t>
            </w:r>
          </w:p>
        </w:tc>
        <w:tc>
          <w:tcPr>
            <w:tcW w:w="1530" w:type="dxa"/>
            <w:tcBorders>
              <w:top w:val="nil"/>
              <w:left w:val="nil"/>
              <w:bottom w:val="nil"/>
              <w:right w:val="nil"/>
            </w:tcBorders>
            <w:shd w:val="clear" w:color="auto" w:fill="auto"/>
            <w:noWrap/>
            <w:vAlign w:val="bottom"/>
            <w:hideMark/>
          </w:tcPr>
          <w:p w14:paraId="774DA48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78AEC38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638F500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0BFE1BDA" w14:textId="721F91AD"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2E7F1E9D" w14:textId="5847CA42"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5DC62B26" w14:textId="59D3FCE6"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1EFF3CB1" w14:textId="77777777" w:rsidTr="009D0F10">
        <w:trPr>
          <w:cantSplit/>
          <w:trHeight w:val="20"/>
        </w:trPr>
        <w:tc>
          <w:tcPr>
            <w:tcW w:w="1563" w:type="dxa"/>
            <w:tcBorders>
              <w:top w:val="nil"/>
              <w:left w:val="nil"/>
              <w:bottom w:val="nil"/>
              <w:right w:val="nil"/>
            </w:tcBorders>
            <w:shd w:val="clear" w:color="auto" w:fill="auto"/>
            <w:noWrap/>
            <w:vAlign w:val="bottom"/>
            <w:hideMark/>
          </w:tcPr>
          <w:p w14:paraId="3830873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OtsAC20ROGR_0037</w:t>
            </w:r>
          </w:p>
        </w:tc>
        <w:tc>
          <w:tcPr>
            <w:tcW w:w="746" w:type="dxa"/>
            <w:tcBorders>
              <w:top w:val="nil"/>
              <w:left w:val="nil"/>
              <w:bottom w:val="nil"/>
              <w:right w:val="nil"/>
            </w:tcBorders>
            <w:shd w:val="clear" w:color="auto" w:fill="auto"/>
            <w:noWrap/>
            <w:vAlign w:val="bottom"/>
            <w:hideMark/>
          </w:tcPr>
          <w:p w14:paraId="38BFB2F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5/21/20</w:t>
            </w:r>
          </w:p>
        </w:tc>
        <w:tc>
          <w:tcPr>
            <w:tcW w:w="599" w:type="dxa"/>
            <w:tcBorders>
              <w:top w:val="nil"/>
              <w:left w:val="nil"/>
              <w:bottom w:val="nil"/>
              <w:right w:val="nil"/>
            </w:tcBorders>
            <w:shd w:val="clear" w:color="auto" w:fill="auto"/>
            <w:noWrap/>
            <w:vAlign w:val="bottom"/>
            <w:hideMark/>
          </w:tcPr>
          <w:p w14:paraId="2D41050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142</w:t>
            </w:r>
          </w:p>
        </w:tc>
        <w:tc>
          <w:tcPr>
            <w:tcW w:w="1142" w:type="dxa"/>
            <w:tcBorders>
              <w:top w:val="nil"/>
              <w:left w:val="nil"/>
              <w:bottom w:val="nil"/>
              <w:right w:val="nil"/>
            </w:tcBorders>
            <w:shd w:val="clear" w:color="auto" w:fill="auto"/>
            <w:noWrap/>
            <w:vAlign w:val="bottom"/>
            <w:hideMark/>
          </w:tcPr>
          <w:p w14:paraId="326B5EF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Lobster Creek</w:t>
            </w:r>
          </w:p>
        </w:tc>
        <w:tc>
          <w:tcPr>
            <w:tcW w:w="1440" w:type="dxa"/>
            <w:tcBorders>
              <w:top w:val="nil"/>
              <w:left w:val="nil"/>
              <w:bottom w:val="nil"/>
              <w:right w:val="nil"/>
            </w:tcBorders>
            <w:shd w:val="clear" w:color="auto" w:fill="auto"/>
            <w:noWrap/>
            <w:vAlign w:val="bottom"/>
            <w:hideMark/>
          </w:tcPr>
          <w:p w14:paraId="5C283AF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Dunk</w:t>
            </w:r>
          </w:p>
        </w:tc>
        <w:tc>
          <w:tcPr>
            <w:tcW w:w="1530" w:type="dxa"/>
            <w:tcBorders>
              <w:top w:val="nil"/>
              <w:left w:val="nil"/>
              <w:bottom w:val="nil"/>
              <w:right w:val="nil"/>
            </w:tcBorders>
            <w:shd w:val="clear" w:color="auto" w:fill="auto"/>
            <w:noWrap/>
            <w:vAlign w:val="bottom"/>
            <w:hideMark/>
          </w:tcPr>
          <w:p w14:paraId="0E6B303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4126361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71F6682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15065871" w14:textId="0D6AA1E5"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2F7BAA6A" w14:textId="54F57F7A"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3645634C" w14:textId="480EF1C8"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5B5D56B4" w14:textId="77777777" w:rsidTr="009D0F10">
        <w:trPr>
          <w:cantSplit/>
          <w:trHeight w:val="20"/>
        </w:trPr>
        <w:tc>
          <w:tcPr>
            <w:tcW w:w="1563" w:type="dxa"/>
            <w:tcBorders>
              <w:top w:val="nil"/>
              <w:left w:val="nil"/>
              <w:bottom w:val="nil"/>
              <w:right w:val="nil"/>
            </w:tcBorders>
            <w:shd w:val="clear" w:color="auto" w:fill="auto"/>
            <w:noWrap/>
            <w:vAlign w:val="bottom"/>
            <w:hideMark/>
          </w:tcPr>
          <w:p w14:paraId="40C8233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OtsAC20ROGR_0038</w:t>
            </w:r>
          </w:p>
        </w:tc>
        <w:tc>
          <w:tcPr>
            <w:tcW w:w="746" w:type="dxa"/>
            <w:tcBorders>
              <w:top w:val="nil"/>
              <w:left w:val="nil"/>
              <w:bottom w:val="nil"/>
              <w:right w:val="nil"/>
            </w:tcBorders>
            <w:shd w:val="clear" w:color="auto" w:fill="auto"/>
            <w:noWrap/>
            <w:vAlign w:val="bottom"/>
            <w:hideMark/>
          </w:tcPr>
          <w:p w14:paraId="58FC222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5/22/20</w:t>
            </w:r>
          </w:p>
        </w:tc>
        <w:tc>
          <w:tcPr>
            <w:tcW w:w="599" w:type="dxa"/>
            <w:tcBorders>
              <w:top w:val="nil"/>
              <w:left w:val="nil"/>
              <w:bottom w:val="nil"/>
              <w:right w:val="nil"/>
            </w:tcBorders>
            <w:shd w:val="clear" w:color="auto" w:fill="auto"/>
            <w:noWrap/>
            <w:vAlign w:val="bottom"/>
            <w:hideMark/>
          </w:tcPr>
          <w:p w14:paraId="5BB6902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143</w:t>
            </w:r>
          </w:p>
        </w:tc>
        <w:tc>
          <w:tcPr>
            <w:tcW w:w="1142" w:type="dxa"/>
            <w:tcBorders>
              <w:top w:val="nil"/>
              <w:left w:val="nil"/>
              <w:bottom w:val="nil"/>
              <w:right w:val="nil"/>
            </w:tcBorders>
            <w:shd w:val="clear" w:color="auto" w:fill="auto"/>
            <w:noWrap/>
            <w:vAlign w:val="bottom"/>
            <w:hideMark/>
          </w:tcPr>
          <w:p w14:paraId="05C4F02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Lobster Creek</w:t>
            </w:r>
          </w:p>
        </w:tc>
        <w:tc>
          <w:tcPr>
            <w:tcW w:w="1440" w:type="dxa"/>
            <w:tcBorders>
              <w:top w:val="nil"/>
              <w:left w:val="nil"/>
              <w:bottom w:val="nil"/>
              <w:right w:val="nil"/>
            </w:tcBorders>
            <w:shd w:val="clear" w:color="auto" w:fill="auto"/>
            <w:noWrap/>
            <w:vAlign w:val="bottom"/>
            <w:hideMark/>
          </w:tcPr>
          <w:p w14:paraId="6F3EB72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Lobster</w:t>
            </w:r>
          </w:p>
        </w:tc>
        <w:tc>
          <w:tcPr>
            <w:tcW w:w="1530" w:type="dxa"/>
            <w:tcBorders>
              <w:top w:val="nil"/>
              <w:left w:val="nil"/>
              <w:bottom w:val="nil"/>
              <w:right w:val="nil"/>
            </w:tcBorders>
            <w:shd w:val="clear" w:color="auto" w:fill="auto"/>
            <w:noWrap/>
            <w:vAlign w:val="bottom"/>
            <w:hideMark/>
          </w:tcPr>
          <w:p w14:paraId="5406287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0B4B457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61B4666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60C87F03" w14:textId="423CDD62"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06BD85E3" w14:textId="5DBD80BD"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2FC6093E" w14:textId="180E8EDB"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4FF81AC5" w14:textId="77777777" w:rsidTr="009D0F10">
        <w:trPr>
          <w:cantSplit/>
          <w:trHeight w:val="20"/>
        </w:trPr>
        <w:tc>
          <w:tcPr>
            <w:tcW w:w="1563" w:type="dxa"/>
            <w:tcBorders>
              <w:top w:val="nil"/>
              <w:left w:val="nil"/>
              <w:bottom w:val="nil"/>
              <w:right w:val="nil"/>
            </w:tcBorders>
            <w:shd w:val="clear" w:color="auto" w:fill="auto"/>
            <w:noWrap/>
            <w:vAlign w:val="bottom"/>
            <w:hideMark/>
          </w:tcPr>
          <w:p w14:paraId="26D426A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OtsAC20ROGR_0039</w:t>
            </w:r>
          </w:p>
        </w:tc>
        <w:tc>
          <w:tcPr>
            <w:tcW w:w="746" w:type="dxa"/>
            <w:tcBorders>
              <w:top w:val="nil"/>
              <w:left w:val="nil"/>
              <w:bottom w:val="nil"/>
              <w:right w:val="nil"/>
            </w:tcBorders>
            <w:shd w:val="clear" w:color="auto" w:fill="auto"/>
            <w:noWrap/>
            <w:vAlign w:val="bottom"/>
            <w:hideMark/>
          </w:tcPr>
          <w:p w14:paraId="33DBF11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5/22/20</w:t>
            </w:r>
          </w:p>
        </w:tc>
        <w:tc>
          <w:tcPr>
            <w:tcW w:w="599" w:type="dxa"/>
            <w:tcBorders>
              <w:top w:val="nil"/>
              <w:left w:val="nil"/>
              <w:bottom w:val="nil"/>
              <w:right w:val="nil"/>
            </w:tcBorders>
            <w:shd w:val="clear" w:color="auto" w:fill="auto"/>
            <w:noWrap/>
            <w:vAlign w:val="bottom"/>
            <w:hideMark/>
          </w:tcPr>
          <w:p w14:paraId="17BDEFE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143</w:t>
            </w:r>
          </w:p>
        </w:tc>
        <w:tc>
          <w:tcPr>
            <w:tcW w:w="1142" w:type="dxa"/>
            <w:tcBorders>
              <w:top w:val="nil"/>
              <w:left w:val="nil"/>
              <w:bottom w:val="nil"/>
              <w:right w:val="nil"/>
            </w:tcBorders>
            <w:shd w:val="clear" w:color="auto" w:fill="auto"/>
            <w:noWrap/>
            <w:vAlign w:val="bottom"/>
            <w:hideMark/>
          </w:tcPr>
          <w:p w14:paraId="6CAA43B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Lobster Creek</w:t>
            </w:r>
          </w:p>
        </w:tc>
        <w:tc>
          <w:tcPr>
            <w:tcW w:w="1440" w:type="dxa"/>
            <w:tcBorders>
              <w:top w:val="nil"/>
              <w:left w:val="nil"/>
              <w:bottom w:val="nil"/>
              <w:right w:val="nil"/>
            </w:tcBorders>
            <w:shd w:val="clear" w:color="auto" w:fill="auto"/>
            <w:noWrap/>
            <w:vAlign w:val="bottom"/>
            <w:hideMark/>
          </w:tcPr>
          <w:p w14:paraId="5AF5B86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Lobster</w:t>
            </w:r>
          </w:p>
        </w:tc>
        <w:tc>
          <w:tcPr>
            <w:tcW w:w="1530" w:type="dxa"/>
            <w:tcBorders>
              <w:top w:val="nil"/>
              <w:left w:val="nil"/>
              <w:bottom w:val="nil"/>
              <w:right w:val="nil"/>
            </w:tcBorders>
            <w:shd w:val="clear" w:color="auto" w:fill="auto"/>
            <w:noWrap/>
            <w:vAlign w:val="bottom"/>
            <w:hideMark/>
          </w:tcPr>
          <w:p w14:paraId="1FAFFBF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3D61330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54F0662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258B6CEA" w14:textId="5028DEFC"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70DE0DD1" w14:textId="3ECE9E55"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11C50FB4" w14:textId="7C9DB041"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7BDDB19B" w14:textId="77777777" w:rsidTr="009D0F10">
        <w:trPr>
          <w:cantSplit/>
          <w:trHeight w:val="20"/>
        </w:trPr>
        <w:tc>
          <w:tcPr>
            <w:tcW w:w="1563" w:type="dxa"/>
            <w:tcBorders>
              <w:top w:val="nil"/>
              <w:left w:val="nil"/>
              <w:bottom w:val="nil"/>
              <w:right w:val="nil"/>
            </w:tcBorders>
            <w:shd w:val="clear" w:color="auto" w:fill="auto"/>
            <w:noWrap/>
            <w:vAlign w:val="bottom"/>
            <w:hideMark/>
          </w:tcPr>
          <w:p w14:paraId="7C27E21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OtsAC20ROGR_0040</w:t>
            </w:r>
          </w:p>
        </w:tc>
        <w:tc>
          <w:tcPr>
            <w:tcW w:w="746" w:type="dxa"/>
            <w:tcBorders>
              <w:top w:val="nil"/>
              <w:left w:val="nil"/>
              <w:bottom w:val="nil"/>
              <w:right w:val="nil"/>
            </w:tcBorders>
            <w:shd w:val="clear" w:color="auto" w:fill="auto"/>
            <w:noWrap/>
            <w:vAlign w:val="bottom"/>
            <w:hideMark/>
          </w:tcPr>
          <w:p w14:paraId="211A579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5/22/20</w:t>
            </w:r>
          </w:p>
        </w:tc>
        <w:tc>
          <w:tcPr>
            <w:tcW w:w="599" w:type="dxa"/>
            <w:tcBorders>
              <w:top w:val="nil"/>
              <w:left w:val="nil"/>
              <w:bottom w:val="nil"/>
              <w:right w:val="nil"/>
            </w:tcBorders>
            <w:shd w:val="clear" w:color="auto" w:fill="auto"/>
            <w:noWrap/>
            <w:vAlign w:val="bottom"/>
            <w:hideMark/>
          </w:tcPr>
          <w:p w14:paraId="0A9FFD3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143</w:t>
            </w:r>
          </w:p>
        </w:tc>
        <w:tc>
          <w:tcPr>
            <w:tcW w:w="1142" w:type="dxa"/>
            <w:tcBorders>
              <w:top w:val="nil"/>
              <w:left w:val="nil"/>
              <w:bottom w:val="nil"/>
              <w:right w:val="nil"/>
            </w:tcBorders>
            <w:shd w:val="clear" w:color="auto" w:fill="auto"/>
            <w:noWrap/>
            <w:vAlign w:val="bottom"/>
            <w:hideMark/>
          </w:tcPr>
          <w:p w14:paraId="36C24FB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Lobster Creek</w:t>
            </w:r>
          </w:p>
        </w:tc>
        <w:tc>
          <w:tcPr>
            <w:tcW w:w="1440" w:type="dxa"/>
            <w:tcBorders>
              <w:top w:val="nil"/>
              <w:left w:val="nil"/>
              <w:bottom w:val="nil"/>
              <w:right w:val="nil"/>
            </w:tcBorders>
            <w:shd w:val="clear" w:color="auto" w:fill="auto"/>
            <w:noWrap/>
            <w:vAlign w:val="bottom"/>
            <w:hideMark/>
          </w:tcPr>
          <w:p w14:paraId="577921C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Dunk</w:t>
            </w:r>
          </w:p>
        </w:tc>
        <w:tc>
          <w:tcPr>
            <w:tcW w:w="1530" w:type="dxa"/>
            <w:tcBorders>
              <w:top w:val="nil"/>
              <w:left w:val="nil"/>
              <w:bottom w:val="nil"/>
              <w:right w:val="nil"/>
            </w:tcBorders>
            <w:shd w:val="clear" w:color="auto" w:fill="auto"/>
            <w:noWrap/>
            <w:vAlign w:val="bottom"/>
            <w:hideMark/>
          </w:tcPr>
          <w:p w14:paraId="5D11CAA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0E97353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59E157B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34EE23E7" w14:textId="63EE8BAC"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2EE41F66" w14:textId="7F6BFB0C"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009554AA" w14:textId="2C8DE1B7"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1574B40C" w14:textId="77777777" w:rsidTr="009D0F10">
        <w:trPr>
          <w:cantSplit/>
          <w:trHeight w:val="20"/>
        </w:trPr>
        <w:tc>
          <w:tcPr>
            <w:tcW w:w="1563" w:type="dxa"/>
            <w:tcBorders>
              <w:top w:val="nil"/>
              <w:left w:val="nil"/>
              <w:bottom w:val="nil"/>
              <w:right w:val="nil"/>
            </w:tcBorders>
            <w:shd w:val="clear" w:color="auto" w:fill="auto"/>
            <w:noWrap/>
            <w:vAlign w:val="bottom"/>
            <w:hideMark/>
          </w:tcPr>
          <w:p w14:paraId="02F37BD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OtsAC20ROGR_0041</w:t>
            </w:r>
          </w:p>
        </w:tc>
        <w:tc>
          <w:tcPr>
            <w:tcW w:w="746" w:type="dxa"/>
            <w:tcBorders>
              <w:top w:val="nil"/>
              <w:left w:val="nil"/>
              <w:bottom w:val="nil"/>
              <w:right w:val="nil"/>
            </w:tcBorders>
            <w:shd w:val="clear" w:color="auto" w:fill="auto"/>
            <w:noWrap/>
            <w:vAlign w:val="bottom"/>
            <w:hideMark/>
          </w:tcPr>
          <w:p w14:paraId="51E21E0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5/22/20</w:t>
            </w:r>
          </w:p>
        </w:tc>
        <w:tc>
          <w:tcPr>
            <w:tcW w:w="599" w:type="dxa"/>
            <w:tcBorders>
              <w:top w:val="nil"/>
              <w:left w:val="nil"/>
              <w:bottom w:val="nil"/>
              <w:right w:val="nil"/>
            </w:tcBorders>
            <w:shd w:val="clear" w:color="auto" w:fill="auto"/>
            <w:noWrap/>
            <w:vAlign w:val="bottom"/>
            <w:hideMark/>
          </w:tcPr>
          <w:p w14:paraId="6AA7AEB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143</w:t>
            </w:r>
          </w:p>
        </w:tc>
        <w:tc>
          <w:tcPr>
            <w:tcW w:w="1142" w:type="dxa"/>
            <w:tcBorders>
              <w:top w:val="nil"/>
              <w:left w:val="nil"/>
              <w:bottom w:val="nil"/>
              <w:right w:val="nil"/>
            </w:tcBorders>
            <w:shd w:val="clear" w:color="auto" w:fill="auto"/>
            <w:noWrap/>
            <w:vAlign w:val="bottom"/>
            <w:hideMark/>
          </w:tcPr>
          <w:p w14:paraId="3DE78D9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proofErr w:type="spellStart"/>
            <w:r w:rsidRPr="00036D0E">
              <w:rPr>
                <w:rFonts w:ascii="Calibri" w:eastAsia="Times New Roman" w:hAnsi="Calibri" w:cs="Times New Roman"/>
                <w:color w:val="000000"/>
                <w:sz w:val="16"/>
                <w:szCs w:val="16"/>
              </w:rPr>
              <w:t>Quosatana</w:t>
            </w:r>
            <w:proofErr w:type="spellEnd"/>
          </w:p>
        </w:tc>
        <w:tc>
          <w:tcPr>
            <w:tcW w:w="1440" w:type="dxa"/>
            <w:tcBorders>
              <w:top w:val="nil"/>
              <w:left w:val="nil"/>
              <w:bottom w:val="nil"/>
              <w:right w:val="nil"/>
            </w:tcBorders>
            <w:shd w:val="clear" w:color="auto" w:fill="auto"/>
            <w:noWrap/>
            <w:vAlign w:val="bottom"/>
            <w:hideMark/>
          </w:tcPr>
          <w:p w14:paraId="772F6FC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proofErr w:type="spellStart"/>
            <w:r w:rsidRPr="00036D0E">
              <w:rPr>
                <w:rFonts w:ascii="Calibri" w:eastAsia="Times New Roman" w:hAnsi="Calibri" w:cs="Times New Roman"/>
                <w:color w:val="000000"/>
                <w:sz w:val="16"/>
                <w:szCs w:val="16"/>
              </w:rPr>
              <w:t>Quosatana</w:t>
            </w:r>
            <w:proofErr w:type="spellEnd"/>
          </w:p>
        </w:tc>
        <w:tc>
          <w:tcPr>
            <w:tcW w:w="1530" w:type="dxa"/>
            <w:tcBorders>
              <w:top w:val="nil"/>
              <w:left w:val="nil"/>
              <w:bottom w:val="nil"/>
              <w:right w:val="nil"/>
            </w:tcBorders>
            <w:shd w:val="clear" w:color="auto" w:fill="auto"/>
            <w:noWrap/>
            <w:vAlign w:val="bottom"/>
            <w:hideMark/>
          </w:tcPr>
          <w:p w14:paraId="71E13A8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688E4CB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TA</w:t>
            </w:r>
          </w:p>
        </w:tc>
        <w:tc>
          <w:tcPr>
            <w:tcW w:w="902" w:type="dxa"/>
            <w:tcBorders>
              <w:top w:val="nil"/>
              <w:left w:val="nil"/>
              <w:bottom w:val="nil"/>
              <w:right w:val="nil"/>
            </w:tcBorders>
            <w:shd w:val="clear" w:color="auto" w:fill="auto"/>
            <w:noWrap/>
            <w:vAlign w:val="bottom"/>
            <w:hideMark/>
          </w:tcPr>
          <w:p w14:paraId="3620F67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AT</w:t>
            </w:r>
          </w:p>
        </w:tc>
        <w:tc>
          <w:tcPr>
            <w:tcW w:w="2160" w:type="dxa"/>
            <w:tcBorders>
              <w:top w:val="nil"/>
              <w:left w:val="nil"/>
              <w:bottom w:val="nil"/>
              <w:right w:val="nil"/>
            </w:tcBorders>
            <w:shd w:val="clear" w:color="auto" w:fill="auto"/>
            <w:noWrap/>
            <w:hideMark/>
          </w:tcPr>
          <w:p w14:paraId="299B4C95" w14:textId="0C8A3380"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710" w:type="dxa"/>
            <w:tcBorders>
              <w:top w:val="nil"/>
              <w:left w:val="nil"/>
              <w:bottom w:val="nil"/>
              <w:right w:val="nil"/>
            </w:tcBorders>
            <w:shd w:val="clear" w:color="auto" w:fill="auto"/>
            <w:noWrap/>
            <w:hideMark/>
          </w:tcPr>
          <w:p w14:paraId="45D5A973" w14:textId="1D75DA95"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530" w:type="dxa"/>
            <w:tcBorders>
              <w:top w:val="nil"/>
              <w:left w:val="nil"/>
              <w:bottom w:val="nil"/>
              <w:right w:val="nil"/>
            </w:tcBorders>
            <w:shd w:val="clear" w:color="auto" w:fill="auto"/>
            <w:noWrap/>
            <w:hideMark/>
          </w:tcPr>
          <w:p w14:paraId="30D278E5" w14:textId="757E28AA"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r>
      <w:tr w:rsidR="009D0F10" w:rsidRPr="00036D0E" w14:paraId="6FC5F415" w14:textId="77777777" w:rsidTr="009D0F10">
        <w:trPr>
          <w:cantSplit/>
          <w:trHeight w:val="20"/>
        </w:trPr>
        <w:tc>
          <w:tcPr>
            <w:tcW w:w="1563" w:type="dxa"/>
            <w:tcBorders>
              <w:top w:val="nil"/>
              <w:left w:val="nil"/>
              <w:bottom w:val="nil"/>
              <w:right w:val="nil"/>
            </w:tcBorders>
            <w:shd w:val="clear" w:color="auto" w:fill="auto"/>
            <w:noWrap/>
            <w:vAlign w:val="bottom"/>
            <w:hideMark/>
          </w:tcPr>
          <w:p w14:paraId="392BF57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OtsAC20ROGR_0042</w:t>
            </w:r>
          </w:p>
        </w:tc>
        <w:tc>
          <w:tcPr>
            <w:tcW w:w="746" w:type="dxa"/>
            <w:tcBorders>
              <w:top w:val="nil"/>
              <w:left w:val="nil"/>
              <w:bottom w:val="nil"/>
              <w:right w:val="nil"/>
            </w:tcBorders>
            <w:shd w:val="clear" w:color="auto" w:fill="auto"/>
            <w:noWrap/>
            <w:vAlign w:val="bottom"/>
            <w:hideMark/>
          </w:tcPr>
          <w:p w14:paraId="6673DC0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5/22/20</w:t>
            </w:r>
          </w:p>
        </w:tc>
        <w:tc>
          <w:tcPr>
            <w:tcW w:w="599" w:type="dxa"/>
            <w:tcBorders>
              <w:top w:val="nil"/>
              <w:left w:val="nil"/>
              <w:bottom w:val="nil"/>
              <w:right w:val="nil"/>
            </w:tcBorders>
            <w:shd w:val="clear" w:color="auto" w:fill="auto"/>
            <w:noWrap/>
            <w:vAlign w:val="bottom"/>
            <w:hideMark/>
          </w:tcPr>
          <w:p w14:paraId="05CCA23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143</w:t>
            </w:r>
          </w:p>
        </w:tc>
        <w:tc>
          <w:tcPr>
            <w:tcW w:w="1142" w:type="dxa"/>
            <w:tcBorders>
              <w:top w:val="nil"/>
              <w:left w:val="nil"/>
              <w:bottom w:val="nil"/>
              <w:right w:val="nil"/>
            </w:tcBorders>
            <w:shd w:val="clear" w:color="auto" w:fill="auto"/>
            <w:noWrap/>
            <w:vAlign w:val="bottom"/>
            <w:hideMark/>
          </w:tcPr>
          <w:p w14:paraId="16777E6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Mill Site</w:t>
            </w:r>
          </w:p>
        </w:tc>
        <w:tc>
          <w:tcPr>
            <w:tcW w:w="1440" w:type="dxa"/>
            <w:tcBorders>
              <w:top w:val="nil"/>
              <w:left w:val="nil"/>
              <w:bottom w:val="nil"/>
              <w:right w:val="nil"/>
            </w:tcBorders>
            <w:shd w:val="clear" w:color="auto" w:fill="auto"/>
            <w:noWrap/>
            <w:vAlign w:val="bottom"/>
            <w:hideMark/>
          </w:tcPr>
          <w:p w14:paraId="013A1E2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Elephant Rock</w:t>
            </w:r>
          </w:p>
        </w:tc>
        <w:tc>
          <w:tcPr>
            <w:tcW w:w="1530" w:type="dxa"/>
            <w:tcBorders>
              <w:top w:val="nil"/>
              <w:left w:val="nil"/>
              <w:bottom w:val="nil"/>
              <w:right w:val="nil"/>
            </w:tcBorders>
            <w:shd w:val="clear" w:color="auto" w:fill="auto"/>
            <w:noWrap/>
            <w:vAlign w:val="bottom"/>
            <w:hideMark/>
          </w:tcPr>
          <w:p w14:paraId="2DA2752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4C748C7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2E3CB06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6947CCAF" w14:textId="688659D2"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0284460C" w14:textId="39BBA9CE"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277FE020" w14:textId="6ADA9108"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55E44480" w14:textId="77777777" w:rsidTr="009D0F10">
        <w:trPr>
          <w:cantSplit/>
          <w:trHeight w:val="20"/>
        </w:trPr>
        <w:tc>
          <w:tcPr>
            <w:tcW w:w="1563" w:type="dxa"/>
            <w:tcBorders>
              <w:top w:val="nil"/>
              <w:left w:val="nil"/>
              <w:bottom w:val="nil"/>
              <w:right w:val="nil"/>
            </w:tcBorders>
            <w:shd w:val="clear" w:color="auto" w:fill="auto"/>
            <w:noWrap/>
            <w:vAlign w:val="bottom"/>
            <w:hideMark/>
          </w:tcPr>
          <w:p w14:paraId="1831ACE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OtsAC20ROGR_0043</w:t>
            </w:r>
          </w:p>
        </w:tc>
        <w:tc>
          <w:tcPr>
            <w:tcW w:w="746" w:type="dxa"/>
            <w:tcBorders>
              <w:top w:val="nil"/>
              <w:left w:val="nil"/>
              <w:bottom w:val="nil"/>
              <w:right w:val="nil"/>
            </w:tcBorders>
            <w:shd w:val="clear" w:color="auto" w:fill="auto"/>
            <w:noWrap/>
            <w:vAlign w:val="bottom"/>
            <w:hideMark/>
          </w:tcPr>
          <w:p w14:paraId="44C3340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5/22/20</w:t>
            </w:r>
          </w:p>
        </w:tc>
        <w:tc>
          <w:tcPr>
            <w:tcW w:w="599" w:type="dxa"/>
            <w:tcBorders>
              <w:top w:val="nil"/>
              <w:left w:val="nil"/>
              <w:bottom w:val="nil"/>
              <w:right w:val="nil"/>
            </w:tcBorders>
            <w:shd w:val="clear" w:color="auto" w:fill="auto"/>
            <w:noWrap/>
            <w:vAlign w:val="bottom"/>
            <w:hideMark/>
          </w:tcPr>
          <w:p w14:paraId="0FB07C3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143</w:t>
            </w:r>
          </w:p>
        </w:tc>
        <w:tc>
          <w:tcPr>
            <w:tcW w:w="1142" w:type="dxa"/>
            <w:tcBorders>
              <w:top w:val="nil"/>
              <w:left w:val="nil"/>
              <w:bottom w:val="nil"/>
              <w:right w:val="nil"/>
            </w:tcBorders>
            <w:shd w:val="clear" w:color="auto" w:fill="auto"/>
            <w:noWrap/>
            <w:vAlign w:val="bottom"/>
            <w:hideMark/>
          </w:tcPr>
          <w:p w14:paraId="0099106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Lobster Creek</w:t>
            </w:r>
          </w:p>
        </w:tc>
        <w:tc>
          <w:tcPr>
            <w:tcW w:w="1440" w:type="dxa"/>
            <w:tcBorders>
              <w:top w:val="nil"/>
              <w:left w:val="nil"/>
              <w:bottom w:val="nil"/>
              <w:right w:val="nil"/>
            </w:tcBorders>
            <w:shd w:val="clear" w:color="auto" w:fill="auto"/>
            <w:noWrap/>
            <w:vAlign w:val="bottom"/>
            <w:hideMark/>
          </w:tcPr>
          <w:p w14:paraId="0B165C5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Lobster</w:t>
            </w:r>
          </w:p>
        </w:tc>
        <w:tc>
          <w:tcPr>
            <w:tcW w:w="1530" w:type="dxa"/>
            <w:tcBorders>
              <w:top w:val="nil"/>
              <w:left w:val="nil"/>
              <w:bottom w:val="nil"/>
              <w:right w:val="nil"/>
            </w:tcBorders>
            <w:shd w:val="clear" w:color="auto" w:fill="auto"/>
            <w:noWrap/>
            <w:vAlign w:val="bottom"/>
            <w:hideMark/>
          </w:tcPr>
          <w:p w14:paraId="73E230A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477260D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09F9B6E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4BEA887F" w14:textId="796C46D5"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7F833C09" w14:textId="26074F4B"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68A3258B" w14:textId="3500458F"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3F078789" w14:textId="77777777" w:rsidTr="009D0F10">
        <w:trPr>
          <w:cantSplit/>
          <w:trHeight w:val="20"/>
        </w:trPr>
        <w:tc>
          <w:tcPr>
            <w:tcW w:w="1563" w:type="dxa"/>
            <w:tcBorders>
              <w:top w:val="nil"/>
              <w:left w:val="nil"/>
              <w:bottom w:val="nil"/>
              <w:right w:val="nil"/>
            </w:tcBorders>
            <w:shd w:val="clear" w:color="auto" w:fill="auto"/>
            <w:noWrap/>
            <w:vAlign w:val="bottom"/>
            <w:hideMark/>
          </w:tcPr>
          <w:p w14:paraId="3124B7C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OtsAC20ROGR_0044</w:t>
            </w:r>
          </w:p>
        </w:tc>
        <w:tc>
          <w:tcPr>
            <w:tcW w:w="746" w:type="dxa"/>
            <w:tcBorders>
              <w:top w:val="nil"/>
              <w:left w:val="nil"/>
              <w:bottom w:val="nil"/>
              <w:right w:val="nil"/>
            </w:tcBorders>
            <w:shd w:val="clear" w:color="auto" w:fill="auto"/>
            <w:noWrap/>
            <w:vAlign w:val="bottom"/>
            <w:hideMark/>
          </w:tcPr>
          <w:p w14:paraId="68AACF2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5/22/20</w:t>
            </w:r>
          </w:p>
        </w:tc>
        <w:tc>
          <w:tcPr>
            <w:tcW w:w="599" w:type="dxa"/>
            <w:tcBorders>
              <w:top w:val="nil"/>
              <w:left w:val="nil"/>
              <w:bottom w:val="nil"/>
              <w:right w:val="nil"/>
            </w:tcBorders>
            <w:shd w:val="clear" w:color="auto" w:fill="auto"/>
            <w:noWrap/>
            <w:vAlign w:val="bottom"/>
            <w:hideMark/>
          </w:tcPr>
          <w:p w14:paraId="7BDA6CD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143</w:t>
            </w:r>
          </w:p>
        </w:tc>
        <w:tc>
          <w:tcPr>
            <w:tcW w:w="1142" w:type="dxa"/>
            <w:tcBorders>
              <w:top w:val="nil"/>
              <w:left w:val="nil"/>
              <w:bottom w:val="nil"/>
              <w:right w:val="nil"/>
            </w:tcBorders>
            <w:shd w:val="clear" w:color="auto" w:fill="auto"/>
            <w:noWrap/>
            <w:vAlign w:val="bottom"/>
            <w:hideMark/>
          </w:tcPr>
          <w:p w14:paraId="058EC4E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Lobster Creek</w:t>
            </w:r>
          </w:p>
        </w:tc>
        <w:tc>
          <w:tcPr>
            <w:tcW w:w="1440" w:type="dxa"/>
            <w:tcBorders>
              <w:top w:val="nil"/>
              <w:left w:val="nil"/>
              <w:bottom w:val="nil"/>
              <w:right w:val="nil"/>
            </w:tcBorders>
            <w:shd w:val="clear" w:color="auto" w:fill="auto"/>
            <w:noWrap/>
            <w:vAlign w:val="bottom"/>
            <w:hideMark/>
          </w:tcPr>
          <w:p w14:paraId="5125C14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Lobster</w:t>
            </w:r>
          </w:p>
        </w:tc>
        <w:tc>
          <w:tcPr>
            <w:tcW w:w="1530" w:type="dxa"/>
            <w:tcBorders>
              <w:top w:val="nil"/>
              <w:left w:val="nil"/>
              <w:bottom w:val="nil"/>
              <w:right w:val="nil"/>
            </w:tcBorders>
            <w:shd w:val="clear" w:color="auto" w:fill="auto"/>
            <w:noWrap/>
            <w:vAlign w:val="bottom"/>
            <w:hideMark/>
          </w:tcPr>
          <w:p w14:paraId="3075242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18F7BD3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7322956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10CBB4D8" w14:textId="55399E1F"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71E57D23" w14:textId="5EA78DEF"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0BFE8A2D" w14:textId="7170EBFB"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45340B7D" w14:textId="77777777" w:rsidTr="009D0F10">
        <w:trPr>
          <w:cantSplit/>
          <w:trHeight w:val="20"/>
        </w:trPr>
        <w:tc>
          <w:tcPr>
            <w:tcW w:w="1563" w:type="dxa"/>
            <w:tcBorders>
              <w:top w:val="nil"/>
              <w:left w:val="nil"/>
              <w:bottom w:val="nil"/>
              <w:right w:val="nil"/>
            </w:tcBorders>
            <w:shd w:val="clear" w:color="auto" w:fill="auto"/>
            <w:noWrap/>
            <w:vAlign w:val="bottom"/>
            <w:hideMark/>
          </w:tcPr>
          <w:p w14:paraId="1EE76C8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OtsAC20ROGR_0045</w:t>
            </w:r>
          </w:p>
        </w:tc>
        <w:tc>
          <w:tcPr>
            <w:tcW w:w="746" w:type="dxa"/>
            <w:tcBorders>
              <w:top w:val="nil"/>
              <w:left w:val="nil"/>
              <w:bottom w:val="nil"/>
              <w:right w:val="nil"/>
            </w:tcBorders>
            <w:shd w:val="clear" w:color="auto" w:fill="auto"/>
            <w:noWrap/>
            <w:vAlign w:val="bottom"/>
            <w:hideMark/>
          </w:tcPr>
          <w:p w14:paraId="2F3B8E7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5/24/20</w:t>
            </w:r>
          </w:p>
        </w:tc>
        <w:tc>
          <w:tcPr>
            <w:tcW w:w="599" w:type="dxa"/>
            <w:tcBorders>
              <w:top w:val="nil"/>
              <w:left w:val="nil"/>
              <w:bottom w:val="nil"/>
              <w:right w:val="nil"/>
            </w:tcBorders>
            <w:shd w:val="clear" w:color="auto" w:fill="auto"/>
            <w:noWrap/>
            <w:vAlign w:val="bottom"/>
            <w:hideMark/>
          </w:tcPr>
          <w:p w14:paraId="1AD5957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145</w:t>
            </w:r>
          </w:p>
        </w:tc>
        <w:tc>
          <w:tcPr>
            <w:tcW w:w="1142" w:type="dxa"/>
            <w:tcBorders>
              <w:top w:val="nil"/>
              <w:left w:val="nil"/>
              <w:bottom w:val="nil"/>
              <w:right w:val="nil"/>
            </w:tcBorders>
            <w:shd w:val="clear" w:color="auto" w:fill="auto"/>
            <w:noWrap/>
            <w:vAlign w:val="bottom"/>
            <w:hideMark/>
          </w:tcPr>
          <w:p w14:paraId="0ED3EA7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Mill Site</w:t>
            </w:r>
          </w:p>
        </w:tc>
        <w:tc>
          <w:tcPr>
            <w:tcW w:w="1440" w:type="dxa"/>
            <w:tcBorders>
              <w:top w:val="nil"/>
              <w:left w:val="nil"/>
              <w:bottom w:val="nil"/>
              <w:right w:val="nil"/>
            </w:tcBorders>
            <w:shd w:val="clear" w:color="auto" w:fill="auto"/>
            <w:noWrap/>
            <w:vAlign w:val="bottom"/>
            <w:hideMark/>
          </w:tcPr>
          <w:p w14:paraId="72D5E6A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Willows</w:t>
            </w:r>
          </w:p>
        </w:tc>
        <w:tc>
          <w:tcPr>
            <w:tcW w:w="1530" w:type="dxa"/>
            <w:tcBorders>
              <w:top w:val="nil"/>
              <w:left w:val="nil"/>
              <w:bottom w:val="nil"/>
              <w:right w:val="nil"/>
            </w:tcBorders>
            <w:shd w:val="clear" w:color="auto" w:fill="auto"/>
            <w:noWrap/>
            <w:vAlign w:val="bottom"/>
            <w:hideMark/>
          </w:tcPr>
          <w:p w14:paraId="12FFCE8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7AA2A36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4C636D2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1D5F36A1" w14:textId="4298636F"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68BF8093" w14:textId="7EF06CC7"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15B46930" w14:textId="11FC3FAA"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4F02A432" w14:textId="77777777" w:rsidTr="009D0F10">
        <w:trPr>
          <w:cantSplit/>
          <w:trHeight w:val="20"/>
        </w:trPr>
        <w:tc>
          <w:tcPr>
            <w:tcW w:w="1563" w:type="dxa"/>
            <w:tcBorders>
              <w:top w:val="nil"/>
              <w:left w:val="nil"/>
              <w:bottom w:val="nil"/>
              <w:right w:val="nil"/>
            </w:tcBorders>
            <w:shd w:val="clear" w:color="auto" w:fill="auto"/>
            <w:noWrap/>
            <w:vAlign w:val="bottom"/>
            <w:hideMark/>
          </w:tcPr>
          <w:p w14:paraId="78A984F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OtsAC20ROGR_0046</w:t>
            </w:r>
          </w:p>
        </w:tc>
        <w:tc>
          <w:tcPr>
            <w:tcW w:w="746" w:type="dxa"/>
            <w:tcBorders>
              <w:top w:val="nil"/>
              <w:left w:val="nil"/>
              <w:bottom w:val="nil"/>
              <w:right w:val="nil"/>
            </w:tcBorders>
            <w:shd w:val="clear" w:color="auto" w:fill="auto"/>
            <w:noWrap/>
            <w:vAlign w:val="bottom"/>
            <w:hideMark/>
          </w:tcPr>
          <w:p w14:paraId="1A5EC74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5/26/20</w:t>
            </w:r>
          </w:p>
        </w:tc>
        <w:tc>
          <w:tcPr>
            <w:tcW w:w="599" w:type="dxa"/>
            <w:tcBorders>
              <w:top w:val="nil"/>
              <w:left w:val="nil"/>
              <w:bottom w:val="nil"/>
              <w:right w:val="nil"/>
            </w:tcBorders>
            <w:shd w:val="clear" w:color="auto" w:fill="auto"/>
            <w:noWrap/>
            <w:vAlign w:val="bottom"/>
            <w:hideMark/>
          </w:tcPr>
          <w:p w14:paraId="4110D19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147</w:t>
            </w:r>
          </w:p>
        </w:tc>
        <w:tc>
          <w:tcPr>
            <w:tcW w:w="1142" w:type="dxa"/>
            <w:tcBorders>
              <w:top w:val="nil"/>
              <w:left w:val="nil"/>
              <w:bottom w:val="nil"/>
              <w:right w:val="nil"/>
            </w:tcBorders>
            <w:shd w:val="clear" w:color="auto" w:fill="auto"/>
            <w:noWrap/>
            <w:vAlign w:val="bottom"/>
            <w:hideMark/>
          </w:tcPr>
          <w:p w14:paraId="3D44F73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proofErr w:type="spellStart"/>
            <w:r w:rsidRPr="00036D0E">
              <w:rPr>
                <w:rFonts w:ascii="Calibri" w:eastAsia="Times New Roman" w:hAnsi="Calibri" w:cs="Times New Roman"/>
                <w:color w:val="000000"/>
                <w:sz w:val="16"/>
                <w:szCs w:val="16"/>
              </w:rPr>
              <w:t>Quosatana</w:t>
            </w:r>
            <w:proofErr w:type="spellEnd"/>
          </w:p>
        </w:tc>
        <w:tc>
          <w:tcPr>
            <w:tcW w:w="1440" w:type="dxa"/>
            <w:tcBorders>
              <w:top w:val="nil"/>
              <w:left w:val="nil"/>
              <w:bottom w:val="nil"/>
              <w:right w:val="nil"/>
            </w:tcBorders>
            <w:shd w:val="clear" w:color="auto" w:fill="auto"/>
            <w:noWrap/>
            <w:vAlign w:val="bottom"/>
            <w:hideMark/>
          </w:tcPr>
          <w:p w14:paraId="19CD4B7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proofErr w:type="spellStart"/>
            <w:r w:rsidRPr="00036D0E">
              <w:rPr>
                <w:rFonts w:ascii="Calibri" w:eastAsia="Times New Roman" w:hAnsi="Calibri" w:cs="Times New Roman"/>
                <w:color w:val="000000"/>
                <w:sz w:val="16"/>
                <w:szCs w:val="16"/>
              </w:rPr>
              <w:t>Quosatana</w:t>
            </w:r>
            <w:proofErr w:type="spellEnd"/>
          </w:p>
        </w:tc>
        <w:tc>
          <w:tcPr>
            <w:tcW w:w="1530" w:type="dxa"/>
            <w:tcBorders>
              <w:top w:val="nil"/>
              <w:left w:val="nil"/>
              <w:bottom w:val="nil"/>
              <w:right w:val="nil"/>
            </w:tcBorders>
            <w:shd w:val="clear" w:color="auto" w:fill="auto"/>
            <w:noWrap/>
            <w:vAlign w:val="bottom"/>
            <w:hideMark/>
          </w:tcPr>
          <w:p w14:paraId="73D483B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3ACF11B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TA</w:t>
            </w:r>
          </w:p>
        </w:tc>
        <w:tc>
          <w:tcPr>
            <w:tcW w:w="902" w:type="dxa"/>
            <w:tcBorders>
              <w:top w:val="nil"/>
              <w:left w:val="nil"/>
              <w:bottom w:val="nil"/>
              <w:right w:val="nil"/>
            </w:tcBorders>
            <w:shd w:val="clear" w:color="auto" w:fill="auto"/>
            <w:noWrap/>
            <w:vAlign w:val="bottom"/>
            <w:hideMark/>
          </w:tcPr>
          <w:p w14:paraId="34E7D03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AT</w:t>
            </w:r>
          </w:p>
        </w:tc>
        <w:tc>
          <w:tcPr>
            <w:tcW w:w="2160" w:type="dxa"/>
            <w:tcBorders>
              <w:top w:val="nil"/>
              <w:left w:val="nil"/>
              <w:bottom w:val="nil"/>
              <w:right w:val="nil"/>
            </w:tcBorders>
            <w:shd w:val="clear" w:color="auto" w:fill="auto"/>
            <w:noWrap/>
            <w:hideMark/>
          </w:tcPr>
          <w:p w14:paraId="3C2C4219" w14:textId="7EC7ED3B"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710" w:type="dxa"/>
            <w:tcBorders>
              <w:top w:val="nil"/>
              <w:left w:val="nil"/>
              <w:bottom w:val="nil"/>
              <w:right w:val="nil"/>
            </w:tcBorders>
            <w:shd w:val="clear" w:color="auto" w:fill="auto"/>
            <w:noWrap/>
            <w:hideMark/>
          </w:tcPr>
          <w:p w14:paraId="08F08AAF" w14:textId="27079984"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530" w:type="dxa"/>
            <w:tcBorders>
              <w:top w:val="nil"/>
              <w:left w:val="nil"/>
              <w:bottom w:val="nil"/>
              <w:right w:val="nil"/>
            </w:tcBorders>
            <w:shd w:val="clear" w:color="auto" w:fill="auto"/>
            <w:noWrap/>
            <w:hideMark/>
          </w:tcPr>
          <w:p w14:paraId="0F0507A3" w14:textId="3065BA24"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r>
      <w:tr w:rsidR="009D0F10" w:rsidRPr="00036D0E" w14:paraId="0288FD64" w14:textId="77777777" w:rsidTr="009D0F10">
        <w:trPr>
          <w:cantSplit/>
          <w:trHeight w:val="20"/>
        </w:trPr>
        <w:tc>
          <w:tcPr>
            <w:tcW w:w="1563" w:type="dxa"/>
            <w:tcBorders>
              <w:top w:val="nil"/>
              <w:left w:val="nil"/>
              <w:bottom w:val="nil"/>
              <w:right w:val="nil"/>
            </w:tcBorders>
            <w:shd w:val="clear" w:color="auto" w:fill="auto"/>
            <w:noWrap/>
            <w:vAlign w:val="bottom"/>
            <w:hideMark/>
          </w:tcPr>
          <w:p w14:paraId="336203E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OtsAC20ROGR_0047</w:t>
            </w:r>
          </w:p>
        </w:tc>
        <w:tc>
          <w:tcPr>
            <w:tcW w:w="746" w:type="dxa"/>
            <w:tcBorders>
              <w:top w:val="nil"/>
              <w:left w:val="nil"/>
              <w:bottom w:val="nil"/>
              <w:right w:val="nil"/>
            </w:tcBorders>
            <w:shd w:val="clear" w:color="auto" w:fill="auto"/>
            <w:noWrap/>
            <w:vAlign w:val="bottom"/>
            <w:hideMark/>
          </w:tcPr>
          <w:p w14:paraId="523CAAC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5/26/20</w:t>
            </w:r>
          </w:p>
        </w:tc>
        <w:tc>
          <w:tcPr>
            <w:tcW w:w="599" w:type="dxa"/>
            <w:tcBorders>
              <w:top w:val="nil"/>
              <w:left w:val="nil"/>
              <w:bottom w:val="nil"/>
              <w:right w:val="nil"/>
            </w:tcBorders>
            <w:shd w:val="clear" w:color="auto" w:fill="auto"/>
            <w:noWrap/>
            <w:vAlign w:val="bottom"/>
            <w:hideMark/>
          </w:tcPr>
          <w:p w14:paraId="7C7089C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147</w:t>
            </w:r>
          </w:p>
        </w:tc>
        <w:tc>
          <w:tcPr>
            <w:tcW w:w="1142" w:type="dxa"/>
            <w:tcBorders>
              <w:top w:val="nil"/>
              <w:left w:val="nil"/>
              <w:bottom w:val="nil"/>
              <w:right w:val="nil"/>
            </w:tcBorders>
            <w:shd w:val="clear" w:color="auto" w:fill="auto"/>
            <w:noWrap/>
            <w:vAlign w:val="bottom"/>
            <w:hideMark/>
          </w:tcPr>
          <w:p w14:paraId="0462904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Mill Site</w:t>
            </w:r>
          </w:p>
        </w:tc>
        <w:tc>
          <w:tcPr>
            <w:tcW w:w="1440" w:type="dxa"/>
            <w:tcBorders>
              <w:top w:val="nil"/>
              <w:left w:val="nil"/>
              <w:bottom w:val="nil"/>
              <w:right w:val="nil"/>
            </w:tcBorders>
            <w:shd w:val="clear" w:color="auto" w:fill="auto"/>
            <w:noWrap/>
            <w:vAlign w:val="bottom"/>
            <w:hideMark/>
          </w:tcPr>
          <w:p w14:paraId="5446C14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Clay Banks</w:t>
            </w:r>
          </w:p>
        </w:tc>
        <w:tc>
          <w:tcPr>
            <w:tcW w:w="1530" w:type="dxa"/>
            <w:tcBorders>
              <w:top w:val="nil"/>
              <w:left w:val="nil"/>
              <w:bottom w:val="nil"/>
              <w:right w:val="nil"/>
            </w:tcBorders>
            <w:shd w:val="clear" w:color="auto" w:fill="auto"/>
            <w:noWrap/>
            <w:vAlign w:val="bottom"/>
            <w:hideMark/>
          </w:tcPr>
          <w:p w14:paraId="39726CF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75CABF8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7E21A32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6B7D39ED" w14:textId="06B6F33A"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3E2437CD" w14:textId="43AE0151"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0E7D934F" w14:textId="7F37B559"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2E0CC1FA" w14:textId="77777777" w:rsidTr="009D0F10">
        <w:trPr>
          <w:cantSplit/>
          <w:trHeight w:val="20"/>
        </w:trPr>
        <w:tc>
          <w:tcPr>
            <w:tcW w:w="1563" w:type="dxa"/>
            <w:tcBorders>
              <w:top w:val="nil"/>
              <w:left w:val="nil"/>
              <w:bottom w:val="nil"/>
              <w:right w:val="nil"/>
            </w:tcBorders>
            <w:shd w:val="clear" w:color="auto" w:fill="auto"/>
            <w:noWrap/>
            <w:vAlign w:val="bottom"/>
            <w:hideMark/>
          </w:tcPr>
          <w:p w14:paraId="5C6DA7F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OtsAC20ROGR_0048</w:t>
            </w:r>
          </w:p>
        </w:tc>
        <w:tc>
          <w:tcPr>
            <w:tcW w:w="746" w:type="dxa"/>
            <w:tcBorders>
              <w:top w:val="nil"/>
              <w:left w:val="nil"/>
              <w:bottom w:val="nil"/>
              <w:right w:val="nil"/>
            </w:tcBorders>
            <w:shd w:val="clear" w:color="auto" w:fill="auto"/>
            <w:noWrap/>
            <w:vAlign w:val="bottom"/>
            <w:hideMark/>
          </w:tcPr>
          <w:p w14:paraId="75D08E6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6/2/20</w:t>
            </w:r>
          </w:p>
        </w:tc>
        <w:tc>
          <w:tcPr>
            <w:tcW w:w="599" w:type="dxa"/>
            <w:tcBorders>
              <w:top w:val="nil"/>
              <w:left w:val="nil"/>
              <w:bottom w:val="nil"/>
              <w:right w:val="nil"/>
            </w:tcBorders>
            <w:shd w:val="clear" w:color="auto" w:fill="auto"/>
            <w:noWrap/>
            <w:vAlign w:val="bottom"/>
            <w:hideMark/>
          </w:tcPr>
          <w:p w14:paraId="5CF3418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154</w:t>
            </w:r>
          </w:p>
        </w:tc>
        <w:tc>
          <w:tcPr>
            <w:tcW w:w="1142" w:type="dxa"/>
            <w:tcBorders>
              <w:top w:val="nil"/>
              <w:left w:val="nil"/>
              <w:bottom w:val="nil"/>
              <w:right w:val="nil"/>
            </w:tcBorders>
            <w:shd w:val="clear" w:color="auto" w:fill="auto"/>
            <w:noWrap/>
            <w:vAlign w:val="bottom"/>
            <w:hideMark/>
          </w:tcPr>
          <w:p w14:paraId="7B25E90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Lobster Creek</w:t>
            </w:r>
          </w:p>
        </w:tc>
        <w:tc>
          <w:tcPr>
            <w:tcW w:w="1440" w:type="dxa"/>
            <w:tcBorders>
              <w:top w:val="nil"/>
              <w:left w:val="nil"/>
              <w:bottom w:val="nil"/>
              <w:right w:val="nil"/>
            </w:tcBorders>
            <w:shd w:val="clear" w:color="auto" w:fill="auto"/>
            <w:noWrap/>
            <w:vAlign w:val="bottom"/>
            <w:hideMark/>
          </w:tcPr>
          <w:p w14:paraId="78699D9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Lobster</w:t>
            </w:r>
          </w:p>
        </w:tc>
        <w:tc>
          <w:tcPr>
            <w:tcW w:w="1530" w:type="dxa"/>
            <w:tcBorders>
              <w:top w:val="nil"/>
              <w:left w:val="nil"/>
              <w:bottom w:val="nil"/>
              <w:right w:val="nil"/>
            </w:tcBorders>
            <w:shd w:val="clear" w:color="auto" w:fill="auto"/>
            <w:noWrap/>
            <w:vAlign w:val="bottom"/>
            <w:hideMark/>
          </w:tcPr>
          <w:p w14:paraId="06CF810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61949A1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1CE7597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725F00AA" w14:textId="6D053B5F"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41A977F0" w14:textId="7632A4BE"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1D6B0789" w14:textId="2E9FB40F"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112BAC12" w14:textId="77777777" w:rsidTr="009D0F10">
        <w:trPr>
          <w:cantSplit/>
          <w:trHeight w:val="20"/>
        </w:trPr>
        <w:tc>
          <w:tcPr>
            <w:tcW w:w="1563" w:type="dxa"/>
            <w:tcBorders>
              <w:top w:val="nil"/>
              <w:left w:val="nil"/>
              <w:bottom w:val="nil"/>
              <w:right w:val="nil"/>
            </w:tcBorders>
            <w:shd w:val="clear" w:color="auto" w:fill="auto"/>
            <w:noWrap/>
            <w:vAlign w:val="bottom"/>
            <w:hideMark/>
          </w:tcPr>
          <w:p w14:paraId="3A7A57E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lastRenderedPageBreak/>
              <w:t>OtsAC20ROGR_0049</w:t>
            </w:r>
          </w:p>
        </w:tc>
        <w:tc>
          <w:tcPr>
            <w:tcW w:w="746" w:type="dxa"/>
            <w:tcBorders>
              <w:top w:val="nil"/>
              <w:left w:val="nil"/>
              <w:bottom w:val="nil"/>
              <w:right w:val="nil"/>
            </w:tcBorders>
            <w:shd w:val="clear" w:color="auto" w:fill="auto"/>
            <w:noWrap/>
            <w:vAlign w:val="bottom"/>
            <w:hideMark/>
          </w:tcPr>
          <w:p w14:paraId="028C239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6/2/20</w:t>
            </w:r>
          </w:p>
        </w:tc>
        <w:tc>
          <w:tcPr>
            <w:tcW w:w="599" w:type="dxa"/>
            <w:tcBorders>
              <w:top w:val="nil"/>
              <w:left w:val="nil"/>
              <w:bottom w:val="nil"/>
              <w:right w:val="nil"/>
            </w:tcBorders>
            <w:shd w:val="clear" w:color="auto" w:fill="auto"/>
            <w:noWrap/>
            <w:vAlign w:val="bottom"/>
            <w:hideMark/>
          </w:tcPr>
          <w:p w14:paraId="553D774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154</w:t>
            </w:r>
          </w:p>
        </w:tc>
        <w:tc>
          <w:tcPr>
            <w:tcW w:w="1142" w:type="dxa"/>
            <w:tcBorders>
              <w:top w:val="nil"/>
              <w:left w:val="nil"/>
              <w:bottom w:val="nil"/>
              <w:right w:val="nil"/>
            </w:tcBorders>
            <w:shd w:val="clear" w:color="auto" w:fill="auto"/>
            <w:noWrap/>
            <w:vAlign w:val="bottom"/>
            <w:hideMark/>
          </w:tcPr>
          <w:p w14:paraId="32158D1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Lobster Creek</w:t>
            </w:r>
          </w:p>
        </w:tc>
        <w:tc>
          <w:tcPr>
            <w:tcW w:w="1440" w:type="dxa"/>
            <w:tcBorders>
              <w:top w:val="nil"/>
              <w:left w:val="nil"/>
              <w:bottom w:val="nil"/>
              <w:right w:val="nil"/>
            </w:tcBorders>
            <w:shd w:val="clear" w:color="auto" w:fill="auto"/>
            <w:noWrap/>
            <w:vAlign w:val="bottom"/>
            <w:hideMark/>
          </w:tcPr>
          <w:p w14:paraId="7FD2F2A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Lobster</w:t>
            </w:r>
          </w:p>
        </w:tc>
        <w:tc>
          <w:tcPr>
            <w:tcW w:w="1530" w:type="dxa"/>
            <w:tcBorders>
              <w:top w:val="nil"/>
              <w:left w:val="nil"/>
              <w:bottom w:val="nil"/>
              <w:right w:val="nil"/>
            </w:tcBorders>
            <w:shd w:val="clear" w:color="auto" w:fill="auto"/>
            <w:noWrap/>
            <w:vAlign w:val="bottom"/>
            <w:hideMark/>
          </w:tcPr>
          <w:p w14:paraId="5AB443E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509D5D7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40177DB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603DB283" w14:textId="7AFD03C9"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39F622CF" w14:textId="79FE5174"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32A22329" w14:textId="6EBA70DA"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3252D9BF" w14:textId="77777777" w:rsidTr="009D0F10">
        <w:trPr>
          <w:cantSplit/>
          <w:trHeight w:val="20"/>
        </w:trPr>
        <w:tc>
          <w:tcPr>
            <w:tcW w:w="1563" w:type="dxa"/>
            <w:tcBorders>
              <w:top w:val="nil"/>
              <w:left w:val="nil"/>
              <w:bottom w:val="nil"/>
              <w:right w:val="nil"/>
            </w:tcBorders>
            <w:shd w:val="clear" w:color="auto" w:fill="auto"/>
            <w:noWrap/>
            <w:vAlign w:val="bottom"/>
            <w:hideMark/>
          </w:tcPr>
          <w:p w14:paraId="5374EFA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OtsAC20ROGR_0050</w:t>
            </w:r>
          </w:p>
        </w:tc>
        <w:tc>
          <w:tcPr>
            <w:tcW w:w="746" w:type="dxa"/>
            <w:tcBorders>
              <w:top w:val="nil"/>
              <w:left w:val="nil"/>
              <w:bottom w:val="nil"/>
              <w:right w:val="nil"/>
            </w:tcBorders>
            <w:shd w:val="clear" w:color="auto" w:fill="auto"/>
            <w:noWrap/>
            <w:vAlign w:val="bottom"/>
            <w:hideMark/>
          </w:tcPr>
          <w:p w14:paraId="481AAD9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6/4/20</w:t>
            </w:r>
          </w:p>
        </w:tc>
        <w:tc>
          <w:tcPr>
            <w:tcW w:w="599" w:type="dxa"/>
            <w:tcBorders>
              <w:top w:val="nil"/>
              <w:left w:val="nil"/>
              <w:bottom w:val="nil"/>
              <w:right w:val="nil"/>
            </w:tcBorders>
            <w:shd w:val="clear" w:color="auto" w:fill="auto"/>
            <w:noWrap/>
            <w:vAlign w:val="bottom"/>
            <w:hideMark/>
          </w:tcPr>
          <w:p w14:paraId="42823E1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156</w:t>
            </w:r>
          </w:p>
        </w:tc>
        <w:tc>
          <w:tcPr>
            <w:tcW w:w="1142" w:type="dxa"/>
            <w:tcBorders>
              <w:top w:val="nil"/>
              <w:left w:val="nil"/>
              <w:bottom w:val="nil"/>
              <w:right w:val="nil"/>
            </w:tcBorders>
            <w:shd w:val="clear" w:color="auto" w:fill="auto"/>
            <w:noWrap/>
            <w:vAlign w:val="bottom"/>
            <w:hideMark/>
          </w:tcPr>
          <w:p w14:paraId="1995CA9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Lobster Creek</w:t>
            </w:r>
          </w:p>
        </w:tc>
        <w:tc>
          <w:tcPr>
            <w:tcW w:w="1440" w:type="dxa"/>
            <w:tcBorders>
              <w:top w:val="nil"/>
              <w:left w:val="nil"/>
              <w:bottom w:val="nil"/>
              <w:right w:val="nil"/>
            </w:tcBorders>
            <w:shd w:val="clear" w:color="auto" w:fill="auto"/>
            <w:noWrap/>
            <w:vAlign w:val="bottom"/>
            <w:hideMark/>
          </w:tcPr>
          <w:p w14:paraId="22898D1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Lobster</w:t>
            </w:r>
          </w:p>
        </w:tc>
        <w:tc>
          <w:tcPr>
            <w:tcW w:w="1530" w:type="dxa"/>
            <w:tcBorders>
              <w:top w:val="nil"/>
              <w:left w:val="nil"/>
              <w:bottom w:val="nil"/>
              <w:right w:val="nil"/>
            </w:tcBorders>
            <w:shd w:val="clear" w:color="auto" w:fill="auto"/>
            <w:noWrap/>
            <w:vAlign w:val="bottom"/>
            <w:hideMark/>
          </w:tcPr>
          <w:p w14:paraId="11F7B3A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66B4F6B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TA</w:t>
            </w:r>
          </w:p>
        </w:tc>
        <w:tc>
          <w:tcPr>
            <w:tcW w:w="902" w:type="dxa"/>
            <w:tcBorders>
              <w:top w:val="nil"/>
              <w:left w:val="nil"/>
              <w:bottom w:val="nil"/>
              <w:right w:val="nil"/>
            </w:tcBorders>
            <w:shd w:val="clear" w:color="auto" w:fill="auto"/>
            <w:noWrap/>
            <w:vAlign w:val="bottom"/>
            <w:hideMark/>
          </w:tcPr>
          <w:p w14:paraId="476AE3B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AT</w:t>
            </w:r>
          </w:p>
        </w:tc>
        <w:tc>
          <w:tcPr>
            <w:tcW w:w="2160" w:type="dxa"/>
            <w:tcBorders>
              <w:top w:val="nil"/>
              <w:left w:val="nil"/>
              <w:bottom w:val="nil"/>
              <w:right w:val="nil"/>
            </w:tcBorders>
            <w:shd w:val="clear" w:color="auto" w:fill="auto"/>
            <w:noWrap/>
            <w:hideMark/>
          </w:tcPr>
          <w:p w14:paraId="6AAFA824" w14:textId="6535E03F"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710" w:type="dxa"/>
            <w:tcBorders>
              <w:top w:val="nil"/>
              <w:left w:val="nil"/>
              <w:bottom w:val="nil"/>
              <w:right w:val="nil"/>
            </w:tcBorders>
            <w:shd w:val="clear" w:color="auto" w:fill="auto"/>
            <w:noWrap/>
            <w:hideMark/>
          </w:tcPr>
          <w:p w14:paraId="6FD26F27" w14:textId="244B60C3"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530" w:type="dxa"/>
            <w:tcBorders>
              <w:top w:val="nil"/>
              <w:left w:val="nil"/>
              <w:bottom w:val="nil"/>
              <w:right w:val="nil"/>
            </w:tcBorders>
            <w:shd w:val="clear" w:color="auto" w:fill="auto"/>
            <w:noWrap/>
            <w:hideMark/>
          </w:tcPr>
          <w:p w14:paraId="76FF1198" w14:textId="79473BA0"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r>
      <w:tr w:rsidR="009D0F10" w:rsidRPr="00036D0E" w14:paraId="7C812409" w14:textId="77777777" w:rsidTr="009D0F10">
        <w:trPr>
          <w:cantSplit/>
          <w:trHeight w:val="20"/>
        </w:trPr>
        <w:tc>
          <w:tcPr>
            <w:tcW w:w="1563" w:type="dxa"/>
            <w:tcBorders>
              <w:top w:val="nil"/>
              <w:left w:val="nil"/>
              <w:bottom w:val="nil"/>
              <w:right w:val="nil"/>
            </w:tcBorders>
            <w:shd w:val="clear" w:color="auto" w:fill="auto"/>
            <w:noWrap/>
            <w:vAlign w:val="bottom"/>
            <w:hideMark/>
          </w:tcPr>
          <w:p w14:paraId="2F78530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OtsAC20ROGR_0051</w:t>
            </w:r>
          </w:p>
        </w:tc>
        <w:tc>
          <w:tcPr>
            <w:tcW w:w="746" w:type="dxa"/>
            <w:tcBorders>
              <w:top w:val="nil"/>
              <w:left w:val="nil"/>
              <w:bottom w:val="nil"/>
              <w:right w:val="nil"/>
            </w:tcBorders>
            <w:shd w:val="clear" w:color="auto" w:fill="auto"/>
            <w:noWrap/>
            <w:vAlign w:val="bottom"/>
            <w:hideMark/>
          </w:tcPr>
          <w:p w14:paraId="3615D07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6/7/20</w:t>
            </w:r>
          </w:p>
        </w:tc>
        <w:tc>
          <w:tcPr>
            <w:tcW w:w="599" w:type="dxa"/>
            <w:tcBorders>
              <w:top w:val="nil"/>
              <w:left w:val="nil"/>
              <w:bottom w:val="nil"/>
              <w:right w:val="nil"/>
            </w:tcBorders>
            <w:shd w:val="clear" w:color="auto" w:fill="auto"/>
            <w:noWrap/>
            <w:vAlign w:val="bottom"/>
            <w:hideMark/>
          </w:tcPr>
          <w:p w14:paraId="7DEB436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159</w:t>
            </w:r>
          </w:p>
        </w:tc>
        <w:tc>
          <w:tcPr>
            <w:tcW w:w="1142" w:type="dxa"/>
            <w:tcBorders>
              <w:top w:val="nil"/>
              <w:left w:val="nil"/>
              <w:bottom w:val="nil"/>
              <w:right w:val="nil"/>
            </w:tcBorders>
            <w:shd w:val="clear" w:color="auto" w:fill="auto"/>
            <w:noWrap/>
            <w:vAlign w:val="bottom"/>
            <w:hideMark/>
          </w:tcPr>
          <w:p w14:paraId="45861FB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proofErr w:type="spellStart"/>
            <w:r w:rsidRPr="00036D0E">
              <w:rPr>
                <w:rFonts w:ascii="Calibri" w:eastAsia="Times New Roman" w:hAnsi="Calibri" w:cs="Times New Roman"/>
                <w:color w:val="000000"/>
                <w:sz w:val="16"/>
                <w:szCs w:val="16"/>
              </w:rPr>
              <w:t>Quosatana</w:t>
            </w:r>
            <w:proofErr w:type="spellEnd"/>
          </w:p>
        </w:tc>
        <w:tc>
          <w:tcPr>
            <w:tcW w:w="1440" w:type="dxa"/>
            <w:tcBorders>
              <w:top w:val="nil"/>
              <w:left w:val="nil"/>
              <w:bottom w:val="nil"/>
              <w:right w:val="nil"/>
            </w:tcBorders>
            <w:shd w:val="clear" w:color="auto" w:fill="auto"/>
            <w:noWrap/>
            <w:vAlign w:val="bottom"/>
            <w:hideMark/>
          </w:tcPr>
          <w:p w14:paraId="457B59A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proofErr w:type="spellStart"/>
            <w:r w:rsidRPr="00036D0E">
              <w:rPr>
                <w:rFonts w:ascii="Calibri" w:eastAsia="Times New Roman" w:hAnsi="Calibri" w:cs="Times New Roman"/>
                <w:color w:val="000000"/>
                <w:sz w:val="16"/>
                <w:szCs w:val="16"/>
              </w:rPr>
              <w:t>Quosatana</w:t>
            </w:r>
            <w:proofErr w:type="spellEnd"/>
          </w:p>
        </w:tc>
        <w:tc>
          <w:tcPr>
            <w:tcW w:w="1530" w:type="dxa"/>
            <w:tcBorders>
              <w:top w:val="nil"/>
              <w:left w:val="nil"/>
              <w:bottom w:val="nil"/>
              <w:right w:val="nil"/>
            </w:tcBorders>
            <w:shd w:val="clear" w:color="auto" w:fill="auto"/>
            <w:noWrap/>
            <w:vAlign w:val="bottom"/>
            <w:hideMark/>
          </w:tcPr>
          <w:p w14:paraId="282BB2B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2F73D5C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09DDB93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AT</w:t>
            </w:r>
          </w:p>
        </w:tc>
        <w:tc>
          <w:tcPr>
            <w:tcW w:w="2160" w:type="dxa"/>
            <w:tcBorders>
              <w:top w:val="nil"/>
              <w:left w:val="nil"/>
              <w:bottom w:val="nil"/>
              <w:right w:val="nil"/>
            </w:tcBorders>
            <w:shd w:val="clear" w:color="auto" w:fill="auto"/>
            <w:noWrap/>
            <w:hideMark/>
          </w:tcPr>
          <w:p w14:paraId="1A1859F7" w14:textId="4A0682EB"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3340156C" w14:textId="06B7645B"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530" w:type="dxa"/>
            <w:tcBorders>
              <w:top w:val="nil"/>
              <w:left w:val="nil"/>
              <w:bottom w:val="nil"/>
              <w:right w:val="nil"/>
            </w:tcBorders>
            <w:shd w:val="clear" w:color="auto" w:fill="auto"/>
            <w:noWrap/>
            <w:hideMark/>
          </w:tcPr>
          <w:p w14:paraId="3C82AF05" w14:textId="2502C787"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discordant</w:t>
            </w:r>
          </w:p>
        </w:tc>
      </w:tr>
      <w:tr w:rsidR="009D0F10" w:rsidRPr="00036D0E" w14:paraId="700673EF" w14:textId="77777777" w:rsidTr="009D0F10">
        <w:trPr>
          <w:cantSplit/>
          <w:trHeight w:val="20"/>
        </w:trPr>
        <w:tc>
          <w:tcPr>
            <w:tcW w:w="1563" w:type="dxa"/>
            <w:tcBorders>
              <w:top w:val="nil"/>
              <w:left w:val="nil"/>
              <w:bottom w:val="nil"/>
              <w:right w:val="nil"/>
            </w:tcBorders>
            <w:shd w:val="clear" w:color="auto" w:fill="auto"/>
            <w:noWrap/>
            <w:vAlign w:val="bottom"/>
            <w:hideMark/>
          </w:tcPr>
          <w:p w14:paraId="0150699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OtsAC20ROGR_0052</w:t>
            </w:r>
          </w:p>
        </w:tc>
        <w:tc>
          <w:tcPr>
            <w:tcW w:w="746" w:type="dxa"/>
            <w:tcBorders>
              <w:top w:val="nil"/>
              <w:left w:val="nil"/>
              <w:bottom w:val="nil"/>
              <w:right w:val="nil"/>
            </w:tcBorders>
            <w:shd w:val="clear" w:color="auto" w:fill="auto"/>
            <w:noWrap/>
            <w:vAlign w:val="bottom"/>
            <w:hideMark/>
          </w:tcPr>
          <w:p w14:paraId="04EF136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6/9/20</w:t>
            </w:r>
          </w:p>
        </w:tc>
        <w:tc>
          <w:tcPr>
            <w:tcW w:w="599" w:type="dxa"/>
            <w:tcBorders>
              <w:top w:val="nil"/>
              <w:left w:val="nil"/>
              <w:bottom w:val="nil"/>
              <w:right w:val="nil"/>
            </w:tcBorders>
            <w:shd w:val="clear" w:color="auto" w:fill="auto"/>
            <w:noWrap/>
            <w:vAlign w:val="bottom"/>
            <w:hideMark/>
          </w:tcPr>
          <w:p w14:paraId="62C9336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161</w:t>
            </w:r>
          </w:p>
        </w:tc>
        <w:tc>
          <w:tcPr>
            <w:tcW w:w="1142" w:type="dxa"/>
            <w:tcBorders>
              <w:top w:val="nil"/>
              <w:left w:val="nil"/>
              <w:bottom w:val="nil"/>
              <w:right w:val="nil"/>
            </w:tcBorders>
            <w:shd w:val="clear" w:color="auto" w:fill="auto"/>
            <w:noWrap/>
            <w:vAlign w:val="bottom"/>
            <w:hideMark/>
          </w:tcPr>
          <w:p w14:paraId="5BC711C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Lobster Creek</w:t>
            </w:r>
          </w:p>
        </w:tc>
        <w:tc>
          <w:tcPr>
            <w:tcW w:w="1440" w:type="dxa"/>
            <w:tcBorders>
              <w:top w:val="nil"/>
              <w:left w:val="nil"/>
              <w:bottom w:val="nil"/>
              <w:right w:val="nil"/>
            </w:tcBorders>
            <w:shd w:val="clear" w:color="auto" w:fill="auto"/>
            <w:noWrap/>
            <w:vAlign w:val="bottom"/>
            <w:hideMark/>
          </w:tcPr>
          <w:p w14:paraId="7F02FCA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Dunk</w:t>
            </w:r>
          </w:p>
        </w:tc>
        <w:tc>
          <w:tcPr>
            <w:tcW w:w="1530" w:type="dxa"/>
            <w:tcBorders>
              <w:top w:val="nil"/>
              <w:left w:val="nil"/>
              <w:bottom w:val="nil"/>
              <w:right w:val="nil"/>
            </w:tcBorders>
            <w:shd w:val="clear" w:color="auto" w:fill="auto"/>
            <w:noWrap/>
            <w:vAlign w:val="bottom"/>
            <w:hideMark/>
          </w:tcPr>
          <w:p w14:paraId="30A467D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2E2F973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72C8EE1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21631C1C" w14:textId="7113D780"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723A2EB8" w14:textId="111B713F"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3D1F2CCC" w14:textId="3F508219"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5B7C8CAF" w14:textId="77777777" w:rsidTr="009D0F10">
        <w:trPr>
          <w:cantSplit/>
          <w:trHeight w:val="20"/>
        </w:trPr>
        <w:tc>
          <w:tcPr>
            <w:tcW w:w="1563" w:type="dxa"/>
            <w:tcBorders>
              <w:top w:val="nil"/>
              <w:left w:val="nil"/>
              <w:bottom w:val="nil"/>
              <w:right w:val="nil"/>
            </w:tcBorders>
            <w:shd w:val="clear" w:color="auto" w:fill="auto"/>
            <w:noWrap/>
            <w:vAlign w:val="bottom"/>
            <w:hideMark/>
          </w:tcPr>
          <w:p w14:paraId="429A924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OtsAC20ROGR_0053</w:t>
            </w:r>
          </w:p>
        </w:tc>
        <w:tc>
          <w:tcPr>
            <w:tcW w:w="746" w:type="dxa"/>
            <w:tcBorders>
              <w:top w:val="nil"/>
              <w:left w:val="nil"/>
              <w:bottom w:val="nil"/>
              <w:right w:val="nil"/>
            </w:tcBorders>
            <w:shd w:val="clear" w:color="auto" w:fill="auto"/>
            <w:noWrap/>
            <w:vAlign w:val="bottom"/>
            <w:hideMark/>
          </w:tcPr>
          <w:p w14:paraId="3EE9C05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6/10/20</w:t>
            </w:r>
          </w:p>
        </w:tc>
        <w:tc>
          <w:tcPr>
            <w:tcW w:w="599" w:type="dxa"/>
            <w:tcBorders>
              <w:top w:val="nil"/>
              <w:left w:val="nil"/>
              <w:bottom w:val="nil"/>
              <w:right w:val="nil"/>
            </w:tcBorders>
            <w:shd w:val="clear" w:color="auto" w:fill="auto"/>
            <w:noWrap/>
            <w:vAlign w:val="bottom"/>
            <w:hideMark/>
          </w:tcPr>
          <w:p w14:paraId="2883FB8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162</w:t>
            </w:r>
          </w:p>
        </w:tc>
        <w:tc>
          <w:tcPr>
            <w:tcW w:w="1142" w:type="dxa"/>
            <w:tcBorders>
              <w:top w:val="nil"/>
              <w:left w:val="nil"/>
              <w:bottom w:val="nil"/>
              <w:right w:val="nil"/>
            </w:tcBorders>
            <w:shd w:val="clear" w:color="auto" w:fill="auto"/>
            <w:noWrap/>
            <w:vAlign w:val="bottom"/>
            <w:hideMark/>
          </w:tcPr>
          <w:p w14:paraId="6A555FE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Mill Site</w:t>
            </w:r>
          </w:p>
        </w:tc>
        <w:tc>
          <w:tcPr>
            <w:tcW w:w="1440" w:type="dxa"/>
            <w:tcBorders>
              <w:top w:val="nil"/>
              <w:left w:val="nil"/>
              <w:bottom w:val="nil"/>
              <w:right w:val="nil"/>
            </w:tcBorders>
            <w:shd w:val="clear" w:color="auto" w:fill="auto"/>
            <w:noWrap/>
            <w:vAlign w:val="bottom"/>
            <w:hideMark/>
          </w:tcPr>
          <w:p w14:paraId="684D166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Upper Rogue</w:t>
            </w:r>
          </w:p>
        </w:tc>
        <w:tc>
          <w:tcPr>
            <w:tcW w:w="1530" w:type="dxa"/>
            <w:tcBorders>
              <w:top w:val="nil"/>
              <w:left w:val="nil"/>
              <w:bottom w:val="nil"/>
              <w:right w:val="nil"/>
            </w:tcBorders>
            <w:shd w:val="clear" w:color="auto" w:fill="auto"/>
            <w:noWrap/>
            <w:vAlign w:val="bottom"/>
            <w:hideMark/>
          </w:tcPr>
          <w:p w14:paraId="7061666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63A34AD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TA</w:t>
            </w:r>
          </w:p>
        </w:tc>
        <w:tc>
          <w:tcPr>
            <w:tcW w:w="902" w:type="dxa"/>
            <w:tcBorders>
              <w:top w:val="nil"/>
              <w:left w:val="nil"/>
              <w:bottom w:val="nil"/>
              <w:right w:val="nil"/>
            </w:tcBorders>
            <w:shd w:val="clear" w:color="auto" w:fill="auto"/>
            <w:noWrap/>
            <w:vAlign w:val="bottom"/>
            <w:hideMark/>
          </w:tcPr>
          <w:p w14:paraId="0A7B4C5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AT</w:t>
            </w:r>
          </w:p>
        </w:tc>
        <w:tc>
          <w:tcPr>
            <w:tcW w:w="2160" w:type="dxa"/>
            <w:tcBorders>
              <w:top w:val="nil"/>
              <w:left w:val="nil"/>
              <w:bottom w:val="nil"/>
              <w:right w:val="nil"/>
            </w:tcBorders>
            <w:shd w:val="clear" w:color="auto" w:fill="auto"/>
            <w:noWrap/>
            <w:hideMark/>
          </w:tcPr>
          <w:p w14:paraId="372D43FB" w14:textId="0BC94FF8"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710" w:type="dxa"/>
            <w:tcBorders>
              <w:top w:val="nil"/>
              <w:left w:val="nil"/>
              <w:bottom w:val="nil"/>
              <w:right w:val="nil"/>
            </w:tcBorders>
            <w:shd w:val="clear" w:color="auto" w:fill="auto"/>
            <w:noWrap/>
            <w:hideMark/>
          </w:tcPr>
          <w:p w14:paraId="5E95D6DD" w14:textId="35479903"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530" w:type="dxa"/>
            <w:tcBorders>
              <w:top w:val="nil"/>
              <w:left w:val="nil"/>
              <w:bottom w:val="nil"/>
              <w:right w:val="nil"/>
            </w:tcBorders>
            <w:shd w:val="clear" w:color="auto" w:fill="auto"/>
            <w:noWrap/>
            <w:hideMark/>
          </w:tcPr>
          <w:p w14:paraId="3560BE98" w14:textId="40149DA9"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r>
      <w:tr w:rsidR="009D0F10" w:rsidRPr="00036D0E" w14:paraId="48301FC6" w14:textId="77777777" w:rsidTr="009D0F10">
        <w:trPr>
          <w:cantSplit/>
          <w:trHeight w:val="20"/>
        </w:trPr>
        <w:tc>
          <w:tcPr>
            <w:tcW w:w="1563" w:type="dxa"/>
            <w:tcBorders>
              <w:top w:val="nil"/>
              <w:left w:val="nil"/>
              <w:bottom w:val="nil"/>
              <w:right w:val="nil"/>
            </w:tcBorders>
            <w:shd w:val="clear" w:color="auto" w:fill="auto"/>
            <w:noWrap/>
            <w:vAlign w:val="bottom"/>
            <w:hideMark/>
          </w:tcPr>
          <w:p w14:paraId="542DE9A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OtsAC20ROGR_0054</w:t>
            </w:r>
          </w:p>
        </w:tc>
        <w:tc>
          <w:tcPr>
            <w:tcW w:w="746" w:type="dxa"/>
            <w:tcBorders>
              <w:top w:val="nil"/>
              <w:left w:val="nil"/>
              <w:bottom w:val="nil"/>
              <w:right w:val="nil"/>
            </w:tcBorders>
            <w:shd w:val="clear" w:color="auto" w:fill="auto"/>
            <w:noWrap/>
            <w:vAlign w:val="bottom"/>
            <w:hideMark/>
          </w:tcPr>
          <w:p w14:paraId="0069312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6/10/20</w:t>
            </w:r>
          </w:p>
        </w:tc>
        <w:tc>
          <w:tcPr>
            <w:tcW w:w="599" w:type="dxa"/>
            <w:tcBorders>
              <w:top w:val="nil"/>
              <w:left w:val="nil"/>
              <w:bottom w:val="nil"/>
              <w:right w:val="nil"/>
            </w:tcBorders>
            <w:shd w:val="clear" w:color="auto" w:fill="auto"/>
            <w:noWrap/>
            <w:vAlign w:val="bottom"/>
            <w:hideMark/>
          </w:tcPr>
          <w:p w14:paraId="5E8EEF8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162</w:t>
            </w:r>
          </w:p>
        </w:tc>
        <w:tc>
          <w:tcPr>
            <w:tcW w:w="1142" w:type="dxa"/>
            <w:tcBorders>
              <w:top w:val="nil"/>
              <w:left w:val="nil"/>
              <w:bottom w:val="nil"/>
              <w:right w:val="nil"/>
            </w:tcBorders>
            <w:shd w:val="clear" w:color="auto" w:fill="auto"/>
            <w:noWrap/>
            <w:vAlign w:val="bottom"/>
            <w:hideMark/>
          </w:tcPr>
          <w:p w14:paraId="2C87990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proofErr w:type="spellStart"/>
            <w:r w:rsidRPr="00036D0E">
              <w:rPr>
                <w:rFonts w:ascii="Calibri" w:eastAsia="Times New Roman" w:hAnsi="Calibri" w:cs="Times New Roman"/>
                <w:color w:val="000000"/>
                <w:sz w:val="16"/>
                <w:szCs w:val="16"/>
              </w:rPr>
              <w:t>Quosatana</w:t>
            </w:r>
            <w:proofErr w:type="spellEnd"/>
          </w:p>
        </w:tc>
        <w:tc>
          <w:tcPr>
            <w:tcW w:w="1440" w:type="dxa"/>
            <w:tcBorders>
              <w:top w:val="nil"/>
              <w:left w:val="nil"/>
              <w:bottom w:val="nil"/>
              <w:right w:val="nil"/>
            </w:tcBorders>
            <w:shd w:val="clear" w:color="auto" w:fill="auto"/>
            <w:noWrap/>
            <w:vAlign w:val="bottom"/>
            <w:hideMark/>
          </w:tcPr>
          <w:p w14:paraId="6907B13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proofErr w:type="spellStart"/>
            <w:r w:rsidRPr="00036D0E">
              <w:rPr>
                <w:rFonts w:ascii="Calibri" w:eastAsia="Times New Roman" w:hAnsi="Calibri" w:cs="Times New Roman"/>
                <w:color w:val="000000"/>
                <w:sz w:val="16"/>
                <w:szCs w:val="16"/>
              </w:rPr>
              <w:t>Quosatana</w:t>
            </w:r>
            <w:proofErr w:type="spellEnd"/>
          </w:p>
        </w:tc>
        <w:tc>
          <w:tcPr>
            <w:tcW w:w="1530" w:type="dxa"/>
            <w:tcBorders>
              <w:top w:val="nil"/>
              <w:left w:val="nil"/>
              <w:bottom w:val="nil"/>
              <w:right w:val="nil"/>
            </w:tcBorders>
            <w:shd w:val="clear" w:color="auto" w:fill="auto"/>
            <w:noWrap/>
            <w:vAlign w:val="bottom"/>
            <w:hideMark/>
          </w:tcPr>
          <w:p w14:paraId="6726398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407928B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031BAAF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577A2E80" w14:textId="4C479E27"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0556D8DF" w14:textId="5C44A07C"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6FCA8A7F" w14:textId="1E0BD3D3"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4D7AD364" w14:textId="77777777" w:rsidTr="009D0F10">
        <w:trPr>
          <w:cantSplit/>
          <w:trHeight w:val="20"/>
        </w:trPr>
        <w:tc>
          <w:tcPr>
            <w:tcW w:w="1563" w:type="dxa"/>
            <w:tcBorders>
              <w:top w:val="nil"/>
              <w:left w:val="nil"/>
              <w:bottom w:val="nil"/>
              <w:right w:val="nil"/>
            </w:tcBorders>
            <w:shd w:val="clear" w:color="auto" w:fill="auto"/>
            <w:noWrap/>
            <w:vAlign w:val="bottom"/>
            <w:hideMark/>
          </w:tcPr>
          <w:p w14:paraId="793FCFA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OtsAC20ROGR_0055</w:t>
            </w:r>
          </w:p>
        </w:tc>
        <w:tc>
          <w:tcPr>
            <w:tcW w:w="746" w:type="dxa"/>
            <w:tcBorders>
              <w:top w:val="nil"/>
              <w:left w:val="nil"/>
              <w:bottom w:val="nil"/>
              <w:right w:val="nil"/>
            </w:tcBorders>
            <w:shd w:val="clear" w:color="auto" w:fill="auto"/>
            <w:noWrap/>
            <w:vAlign w:val="bottom"/>
            <w:hideMark/>
          </w:tcPr>
          <w:p w14:paraId="200E735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6/10/20</w:t>
            </w:r>
          </w:p>
        </w:tc>
        <w:tc>
          <w:tcPr>
            <w:tcW w:w="599" w:type="dxa"/>
            <w:tcBorders>
              <w:top w:val="nil"/>
              <w:left w:val="nil"/>
              <w:bottom w:val="nil"/>
              <w:right w:val="nil"/>
            </w:tcBorders>
            <w:shd w:val="clear" w:color="auto" w:fill="auto"/>
            <w:noWrap/>
            <w:vAlign w:val="bottom"/>
            <w:hideMark/>
          </w:tcPr>
          <w:p w14:paraId="656BAEA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162</w:t>
            </w:r>
          </w:p>
        </w:tc>
        <w:tc>
          <w:tcPr>
            <w:tcW w:w="1142" w:type="dxa"/>
            <w:tcBorders>
              <w:top w:val="nil"/>
              <w:left w:val="nil"/>
              <w:bottom w:val="nil"/>
              <w:right w:val="nil"/>
            </w:tcBorders>
            <w:shd w:val="clear" w:color="auto" w:fill="auto"/>
            <w:noWrap/>
            <w:vAlign w:val="bottom"/>
            <w:hideMark/>
          </w:tcPr>
          <w:p w14:paraId="6F17A1D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proofErr w:type="spellStart"/>
            <w:r w:rsidRPr="00036D0E">
              <w:rPr>
                <w:rFonts w:ascii="Calibri" w:eastAsia="Times New Roman" w:hAnsi="Calibri" w:cs="Times New Roman"/>
                <w:color w:val="000000"/>
                <w:sz w:val="16"/>
                <w:szCs w:val="16"/>
              </w:rPr>
              <w:t>Quosatana</w:t>
            </w:r>
            <w:proofErr w:type="spellEnd"/>
          </w:p>
        </w:tc>
        <w:tc>
          <w:tcPr>
            <w:tcW w:w="1440" w:type="dxa"/>
            <w:tcBorders>
              <w:top w:val="nil"/>
              <w:left w:val="nil"/>
              <w:bottom w:val="nil"/>
              <w:right w:val="nil"/>
            </w:tcBorders>
            <w:shd w:val="clear" w:color="auto" w:fill="auto"/>
            <w:noWrap/>
            <w:vAlign w:val="bottom"/>
            <w:hideMark/>
          </w:tcPr>
          <w:p w14:paraId="78A8B44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proofErr w:type="spellStart"/>
            <w:r w:rsidRPr="00036D0E">
              <w:rPr>
                <w:rFonts w:ascii="Calibri" w:eastAsia="Times New Roman" w:hAnsi="Calibri" w:cs="Times New Roman"/>
                <w:color w:val="000000"/>
                <w:sz w:val="16"/>
                <w:szCs w:val="16"/>
              </w:rPr>
              <w:t>Quosatana</w:t>
            </w:r>
            <w:proofErr w:type="spellEnd"/>
          </w:p>
        </w:tc>
        <w:tc>
          <w:tcPr>
            <w:tcW w:w="1530" w:type="dxa"/>
            <w:tcBorders>
              <w:top w:val="nil"/>
              <w:left w:val="nil"/>
              <w:bottom w:val="nil"/>
              <w:right w:val="nil"/>
            </w:tcBorders>
            <w:shd w:val="clear" w:color="auto" w:fill="auto"/>
            <w:noWrap/>
            <w:vAlign w:val="bottom"/>
            <w:hideMark/>
          </w:tcPr>
          <w:p w14:paraId="7B182B4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6940506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TA</w:t>
            </w:r>
          </w:p>
        </w:tc>
        <w:tc>
          <w:tcPr>
            <w:tcW w:w="902" w:type="dxa"/>
            <w:tcBorders>
              <w:top w:val="nil"/>
              <w:left w:val="nil"/>
              <w:bottom w:val="nil"/>
              <w:right w:val="nil"/>
            </w:tcBorders>
            <w:shd w:val="clear" w:color="auto" w:fill="auto"/>
            <w:noWrap/>
            <w:vAlign w:val="bottom"/>
            <w:hideMark/>
          </w:tcPr>
          <w:p w14:paraId="6358652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AT</w:t>
            </w:r>
          </w:p>
        </w:tc>
        <w:tc>
          <w:tcPr>
            <w:tcW w:w="2160" w:type="dxa"/>
            <w:tcBorders>
              <w:top w:val="nil"/>
              <w:left w:val="nil"/>
              <w:bottom w:val="nil"/>
              <w:right w:val="nil"/>
            </w:tcBorders>
            <w:shd w:val="clear" w:color="auto" w:fill="auto"/>
            <w:noWrap/>
            <w:hideMark/>
          </w:tcPr>
          <w:p w14:paraId="512CEFFE" w14:textId="51F64427"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710" w:type="dxa"/>
            <w:tcBorders>
              <w:top w:val="nil"/>
              <w:left w:val="nil"/>
              <w:bottom w:val="nil"/>
              <w:right w:val="nil"/>
            </w:tcBorders>
            <w:shd w:val="clear" w:color="auto" w:fill="auto"/>
            <w:noWrap/>
            <w:hideMark/>
          </w:tcPr>
          <w:p w14:paraId="43FFBBEA" w14:textId="1FFB1392"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530" w:type="dxa"/>
            <w:tcBorders>
              <w:top w:val="nil"/>
              <w:left w:val="nil"/>
              <w:bottom w:val="nil"/>
              <w:right w:val="nil"/>
            </w:tcBorders>
            <w:shd w:val="clear" w:color="auto" w:fill="auto"/>
            <w:noWrap/>
            <w:hideMark/>
          </w:tcPr>
          <w:p w14:paraId="44D8D547" w14:textId="40EDB050"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r>
      <w:tr w:rsidR="009D0F10" w:rsidRPr="00036D0E" w14:paraId="326932FD" w14:textId="77777777" w:rsidTr="009D0F10">
        <w:trPr>
          <w:cantSplit/>
          <w:trHeight w:val="20"/>
        </w:trPr>
        <w:tc>
          <w:tcPr>
            <w:tcW w:w="1563" w:type="dxa"/>
            <w:tcBorders>
              <w:top w:val="nil"/>
              <w:left w:val="nil"/>
              <w:bottom w:val="nil"/>
              <w:right w:val="nil"/>
            </w:tcBorders>
            <w:shd w:val="clear" w:color="auto" w:fill="auto"/>
            <w:noWrap/>
            <w:vAlign w:val="bottom"/>
            <w:hideMark/>
          </w:tcPr>
          <w:p w14:paraId="7C0C91E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OtsAC20ROGR_0056</w:t>
            </w:r>
          </w:p>
        </w:tc>
        <w:tc>
          <w:tcPr>
            <w:tcW w:w="746" w:type="dxa"/>
            <w:tcBorders>
              <w:top w:val="nil"/>
              <w:left w:val="nil"/>
              <w:bottom w:val="nil"/>
              <w:right w:val="nil"/>
            </w:tcBorders>
            <w:shd w:val="clear" w:color="auto" w:fill="auto"/>
            <w:noWrap/>
            <w:vAlign w:val="bottom"/>
            <w:hideMark/>
          </w:tcPr>
          <w:p w14:paraId="0946E87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6/10/20</w:t>
            </w:r>
          </w:p>
        </w:tc>
        <w:tc>
          <w:tcPr>
            <w:tcW w:w="599" w:type="dxa"/>
            <w:tcBorders>
              <w:top w:val="nil"/>
              <w:left w:val="nil"/>
              <w:bottom w:val="nil"/>
              <w:right w:val="nil"/>
            </w:tcBorders>
            <w:shd w:val="clear" w:color="auto" w:fill="auto"/>
            <w:noWrap/>
            <w:vAlign w:val="bottom"/>
            <w:hideMark/>
          </w:tcPr>
          <w:p w14:paraId="0051266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162</w:t>
            </w:r>
          </w:p>
        </w:tc>
        <w:tc>
          <w:tcPr>
            <w:tcW w:w="1142" w:type="dxa"/>
            <w:tcBorders>
              <w:top w:val="nil"/>
              <w:left w:val="nil"/>
              <w:bottom w:val="nil"/>
              <w:right w:val="nil"/>
            </w:tcBorders>
            <w:shd w:val="clear" w:color="auto" w:fill="auto"/>
            <w:noWrap/>
            <w:vAlign w:val="bottom"/>
            <w:hideMark/>
          </w:tcPr>
          <w:p w14:paraId="443BED7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Lobster Creek</w:t>
            </w:r>
          </w:p>
        </w:tc>
        <w:tc>
          <w:tcPr>
            <w:tcW w:w="1440" w:type="dxa"/>
            <w:tcBorders>
              <w:top w:val="nil"/>
              <w:left w:val="nil"/>
              <w:bottom w:val="nil"/>
              <w:right w:val="nil"/>
            </w:tcBorders>
            <w:shd w:val="clear" w:color="auto" w:fill="auto"/>
            <w:noWrap/>
            <w:vAlign w:val="bottom"/>
            <w:hideMark/>
          </w:tcPr>
          <w:p w14:paraId="4A123EE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Lobster</w:t>
            </w:r>
          </w:p>
        </w:tc>
        <w:tc>
          <w:tcPr>
            <w:tcW w:w="1530" w:type="dxa"/>
            <w:tcBorders>
              <w:top w:val="nil"/>
              <w:left w:val="nil"/>
              <w:bottom w:val="nil"/>
              <w:right w:val="nil"/>
            </w:tcBorders>
            <w:shd w:val="clear" w:color="auto" w:fill="auto"/>
            <w:noWrap/>
            <w:vAlign w:val="bottom"/>
            <w:hideMark/>
          </w:tcPr>
          <w:p w14:paraId="39042D7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7051DAC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TA</w:t>
            </w:r>
          </w:p>
        </w:tc>
        <w:tc>
          <w:tcPr>
            <w:tcW w:w="902" w:type="dxa"/>
            <w:tcBorders>
              <w:top w:val="nil"/>
              <w:left w:val="nil"/>
              <w:bottom w:val="nil"/>
              <w:right w:val="nil"/>
            </w:tcBorders>
            <w:shd w:val="clear" w:color="auto" w:fill="auto"/>
            <w:noWrap/>
            <w:vAlign w:val="bottom"/>
            <w:hideMark/>
          </w:tcPr>
          <w:p w14:paraId="0F42808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AT</w:t>
            </w:r>
          </w:p>
        </w:tc>
        <w:tc>
          <w:tcPr>
            <w:tcW w:w="2160" w:type="dxa"/>
            <w:tcBorders>
              <w:top w:val="nil"/>
              <w:left w:val="nil"/>
              <w:bottom w:val="nil"/>
              <w:right w:val="nil"/>
            </w:tcBorders>
            <w:shd w:val="clear" w:color="auto" w:fill="auto"/>
            <w:noWrap/>
            <w:hideMark/>
          </w:tcPr>
          <w:p w14:paraId="054A51B5" w14:textId="675D6B0A"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710" w:type="dxa"/>
            <w:tcBorders>
              <w:top w:val="nil"/>
              <w:left w:val="nil"/>
              <w:bottom w:val="nil"/>
              <w:right w:val="nil"/>
            </w:tcBorders>
            <w:shd w:val="clear" w:color="auto" w:fill="auto"/>
            <w:noWrap/>
            <w:hideMark/>
          </w:tcPr>
          <w:p w14:paraId="0F2D2DE0" w14:textId="06D4C0C5"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530" w:type="dxa"/>
            <w:tcBorders>
              <w:top w:val="nil"/>
              <w:left w:val="nil"/>
              <w:bottom w:val="nil"/>
              <w:right w:val="nil"/>
            </w:tcBorders>
            <w:shd w:val="clear" w:color="auto" w:fill="auto"/>
            <w:noWrap/>
            <w:hideMark/>
          </w:tcPr>
          <w:p w14:paraId="5345A8CA" w14:textId="6C722EFE"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r>
      <w:tr w:rsidR="009D0F10" w:rsidRPr="00036D0E" w14:paraId="4633976E" w14:textId="77777777" w:rsidTr="009D0F10">
        <w:trPr>
          <w:cantSplit/>
          <w:trHeight w:val="20"/>
        </w:trPr>
        <w:tc>
          <w:tcPr>
            <w:tcW w:w="1563" w:type="dxa"/>
            <w:tcBorders>
              <w:top w:val="nil"/>
              <w:left w:val="nil"/>
              <w:bottom w:val="nil"/>
              <w:right w:val="nil"/>
            </w:tcBorders>
            <w:shd w:val="clear" w:color="auto" w:fill="auto"/>
            <w:noWrap/>
            <w:vAlign w:val="bottom"/>
            <w:hideMark/>
          </w:tcPr>
          <w:p w14:paraId="08D5D31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OtsAC20ROGR_0057</w:t>
            </w:r>
          </w:p>
        </w:tc>
        <w:tc>
          <w:tcPr>
            <w:tcW w:w="746" w:type="dxa"/>
            <w:tcBorders>
              <w:top w:val="nil"/>
              <w:left w:val="nil"/>
              <w:bottom w:val="nil"/>
              <w:right w:val="nil"/>
            </w:tcBorders>
            <w:shd w:val="clear" w:color="auto" w:fill="auto"/>
            <w:noWrap/>
            <w:vAlign w:val="bottom"/>
            <w:hideMark/>
          </w:tcPr>
          <w:p w14:paraId="0E0F5E7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6/10/20</w:t>
            </w:r>
          </w:p>
        </w:tc>
        <w:tc>
          <w:tcPr>
            <w:tcW w:w="599" w:type="dxa"/>
            <w:tcBorders>
              <w:top w:val="nil"/>
              <w:left w:val="nil"/>
              <w:bottom w:val="nil"/>
              <w:right w:val="nil"/>
            </w:tcBorders>
            <w:shd w:val="clear" w:color="auto" w:fill="auto"/>
            <w:noWrap/>
            <w:vAlign w:val="bottom"/>
            <w:hideMark/>
          </w:tcPr>
          <w:p w14:paraId="7EA7B78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162</w:t>
            </w:r>
          </w:p>
        </w:tc>
        <w:tc>
          <w:tcPr>
            <w:tcW w:w="1142" w:type="dxa"/>
            <w:tcBorders>
              <w:top w:val="nil"/>
              <w:left w:val="nil"/>
              <w:bottom w:val="nil"/>
              <w:right w:val="nil"/>
            </w:tcBorders>
            <w:shd w:val="clear" w:color="auto" w:fill="auto"/>
            <w:noWrap/>
            <w:vAlign w:val="bottom"/>
            <w:hideMark/>
          </w:tcPr>
          <w:p w14:paraId="0339582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Lobster Creek</w:t>
            </w:r>
          </w:p>
        </w:tc>
        <w:tc>
          <w:tcPr>
            <w:tcW w:w="1440" w:type="dxa"/>
            <w:tcBorders>
              <w:top w:val="nil"/>
              <w:left w:val="nil"/>
              <w:bottom w:val="nil"/>
              <w:right w:val="nil"/>
            </w:tcBorders>
            <w:shd w:val="clear" w:color="auto" w:fill="auto"/>
            <w:noWrap/>
            <w:vAlign w:val="bottom"/>
            <w:hideMark/>
          </w:tcPr>
          <w:p w14:paraId="49F8291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Lobster</w:t>
            </w:r>
          </w:p>
        </w:tc>
        <w:tc>
          <w:tcPr>
            <w:tcW w:w="1530" w:type="dxa"/>
            <w:tcBorders>
              <w:top w:val="nil"/>
              <w:left w:val="nil"/>
              <w:bottom w:val="nil"/>
              <w:right w:val="nil"/>
            </w:tcBorders>
            <w:shd w:val="clear" w:color="auto" w:fill="auto"/>
            <w:noWrap/>
            <w:vAlign w:val="bottom"/>
            <w:hideMark/>
          </w:tcPr>
          <w:p w14:paraId="504D051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35C8200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TA</w:t>
            </w:r>
          </w:p>
        </w:tc>
        <w:tc>
          <w:tcPr>
            <w:tcW w:w="902" w:type="dxa"/>
            <w:tcBorders>
              <w:top w:val="nil"/>
              <w:left w:val="nil"/>
              <w:bottom w:val="nil"/>
              <w:right w:val="nil"/>
            </w:tcBorders>
            <w:shd w:val="clear" w:color="auto" w:fill="auto"/>
            <w:noWrap/>
            <w:vAlign w:val="bottom"/>
            <w:hideMark/>
          </w:tcPr>
          <w:p w14:paraId="5980EDD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AT</w:t>
            </w:r>
          </w:p>
        </w:tc>
        <w:tc>
          <w:tcPr>
            <w:tcW w:w="2160" w:type="dxa"/>
            <w:tcBorders>
              <w:top w:val="nil"/>
              <w:left w:val="nil"/>
              <w:bottom w:val="nil"/>
              <w:right w:val="nil"/>
            </w:tcBorders>
            <w:shd w:val="clear" w:color="auto" w:fill="auto"/>
            <w:noWrap/>
            <w:hideMark/>
          </w:tcPr>
          <w:p w14:paraId="4230B695" w14:textId="54350D3D"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710" w:type="dxa"/>
            <w:tcBorders>
              <w:top w:val="nil"/>
              <w:left w:val="nil"/>
              <w:bottom w:val="nil"/>
              <w:right w:val="nil"/>
            </w:tcBorders>
            <w:shd w:val="clear" w:color="auto" w:fill="auto"/>
            <w:noWrap/>
            <w:hideMark/>
          </w:tcPr>
          <w:p w14:paraId="61D9406D" w14:textId="33B02DA2"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530" w:type="dxa"/>
            <w:tcBorders>
              <w:top w:val="nil"/>
              <w:left w:val="nil"/>
              <w:bottom w:val="nil"/>
              <w:right w:val="nil"/>
            </w:tcBorders>
            <w:shd w:val="clear" w:color="auto" w:fill="auto"/>
            <w:noWrap/>
            <w:hideMark/>
          </w:tcPr>
          <w:p w14:paraId="66898EAE" w14:textId="3520FF44"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r>
      <w:tr w:rsidR="009D0F10" w:rsidRPr="00036D0E" w14:paraId="7BACBD4B" w14:textId="77777777" w:rsidTr="009D0F10">
        <w:trPr>
          <w:cantSplit/>
          <w:trHeight w:val="20"/>
        </w:trPr>
        <w:tc>
          <w:tcPr>
            <w:tcW w:w="1563" w:type="dxa"/>
            <w:tcBorders>
              <w:top w:val="nil"/>
              <w:left w:val="nil"/>
              <w:bottom w:val="nil"/>
              <w:right w:val="nil"/>
            </w:tcBorders>
            <w:shd w:val="clear" w:color="auto" w:fill="auto"/>
            <w:noWrap/>
            <w:vAlign w:val="bottom"/>
            <w:hideMark/>
          </w:tcPr>
          <w:p w14:paraId="4445383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OtsAC20ROGR_0058</w:t>
            </w:r>
          </w:p>
        </w:tc>
        <w:tc>
          <w:tcPr>
            <w:tcW w:w="746" w:type="dxa"/>
            <w:tcBorders>
              <w:top w:val="nil"/>
              <w:left w:val="nil"/>
              <w:bottom w:val="nil"/>
              <w:right w:val="nil"/>
            </w:tcBorders>
            <w:shd w:val="clear" w:color="auto" w:fill="auto"/>
            <w:noWrap/>
            <w:vAlign w:val="bottom"/>
            <w:hideMark/>
          </w:tcPr>
          <w:p w14:paraId="2E8A8D5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6/10/20</w:t>
            </w:r>
          </w:p>
        </w:tc>
        <w:tc>
          <w:tcPr>
            <w:tcW w:w="599" w:type="dxa"/>
            <w:tcBorders>
              <w:top w:val="nil"/>
              <w:left w:val="nil"/>
              <w:bottom w:val="nil"/>
              <w:right w:val="nil"/>
            </w:tcBorders>
            <w:shd w:val="clear" w:color="auto" w:fill="auto"/>
            <w:noWrap/>
            <w:vAlign w:val="bottom"/>
            <w:hideMark/>
          </w:tcPr>
          <w:p w14:paraId="145D2A0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162</w:t>
            </w:r>
          </w:p>
        </w:tc>
        <w:tc>
          <w:tcPr>
            <w:tcW w:w="1142" w:type="dxa"/>
            <w:tcBorders>
              <w:top w:val="nil"/>
              <w:left w:val="nil"/>
              <w:bottom w:val="nil"/>
              <w:right w:val="nil"/>
            </w:tcBorders>
            <w:shd w:val="clear" w:color="auto" w:fill="auto"/>
            <w:noWrap/>
            <w:vAlign w:val="bottom"/>
            <w:hideMark/>
          </w:tcPr>
          <w:p w14:paraId="55215BA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Lobster Creek</w:t>
            </w:r>
          </w:p>
        </w:tc>
        <w:tc>
          <w:tcPr>
            <w:tcW w:w="1440" w:type="dxa"/>
            <w:tcBorders>
              <w:top w:val="nil"/>
              <w:left w:val="nil"/>
              <w:bottom w:val="nil"/>
              <w:right w:val="nil"/>
            </w:tcBorders>
            <w:shd w:val="clear" w:color="auto" w:fill="auto"/>
            <w:noWrap/>
            <w:vAlign w:val="bottom"/>
            <w:hideMark/>
          </w:tcPr>
          <w:p w14:paraId="7BC6EA9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Lobster</w:t>
            </w:r>
          </w:p>
        </w:tc>
        <w:tc>
          <w:tcPr>
            <w:tcW w:w="1530" w:type="dxa"/>
            <w:tcBorders>
              <w:top w:val="nil"/>
              <w:left w:val="nil"/>
              <w:bottom w:val="nil"/>
              <w:right w:val="nil"/>
            </w:tcBorders>
            <w:shd w:val="clear" w:color="auto" w:fill="auto"/>
            <w:noWrap/>
            <w:vAlign w:val="bottom"/>
            <w:hideMark/>
          </w:tcPr>
          <w:p w14:paraId="19228E8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5DC2ABA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TA</w:t>
            </w:r>
          </w:p>
        </w:tc>
        <w:tc>
          <w:tcPr>
            <w:tcW w:w="902" w:type="dxa"/>
            <w:tcBorders>
              <w:top w:val="nil"/>
              <w:left w:val="nil"/>
              <w:bottom w:val="nil"/>
              <w:right w:val="nil"/>
            </w:tcBorders>
            <w:shd w:val="clear" w:color="auto" w:fill="auto"/>
            <w:noWrap/>
            <w:vAlign w:val="bottom"/>
            <w:hideMark/>
          </w:tcPr>
          <w:p w14:paraId="103F307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AT</w:t>
            </w:r>
          </w:p>
        </w:tc>
        <w:tc>
          <w:tcPr>
            <w:tcW w:w="2160" w:type="dxa"/>
            <w:tcBorders>
              <w:top w:val="nil"/>
              <w:left w:val="nil"/>
              <w:bottom w:val="nil"/>
              <w:right w:val="nil"/>
            </w:tcBorders>
            <w:shd w:val="clear" w:color="auto" w:fill="auto"/>
            <w:noWrap/>
            <w:hideMark/>
          </w:tcPr>
          <w:p w14:paraId="6333B539" w14:textId="2FDD198D"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710" w:type="dxa"/>
            <w:tcBorders>
              <w:top w:val="nil"/>
              <w:left w:val="nil"/>
              <w:bottom w:val="nil"/>
              <w:right w:val="nil"/>
            </w:tcBorders>
            <w:shd w:val="clear" w:color="auto" w:fill="auto"/>
            <w:noWrap/>
            <w:hideMark/>
          </w:tcPr>
          <w:p w14:paraId="51BC440B" w14:textId="78274DF3"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530" w:type="dxa"/>
            <w:tcBorders>
              <w:top w:val="nil"/>
              <w:left w:val="nil"/>
              <w:bottom w:val="nil"/>
              <w:right w:val="nil"/>
            </w:tcBorders>
            <w:shd w:val="clear" w:color="auto" w:fill="auto"/>
            <w:noWrap/>
            <w:hideMark/>
          </w:tcPr>
          <w:p w14:paraId="3E8B28E5" w14:textId="1BD461DA"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r>
      <w:tr w:rsidR="009D0F10" w:rsidRPr="00036D0E" w14:paraId="754F76AD" w14:textId="77777777" w:rsidTr="009D0F10">
        <w:trPr>
          <w:cantSplit/>
          <w:trHeight w:val="20"/>
        </w:trPr>
        <w:tc>
          <w:tcPr>
            <w:tcW w:w="1563" w:type="dxa"/>
            <w:tcBorders>
              <w:top w:val="nil"/>
              <w:left w:val="nil"/>
              <w:bottom w:val="nil"/>
              <w:right w:val="nil"/>
            </w:tcBorders>
            <w:shd w:val="clear" w:color="auto" w:fill="auto"/>
            <w:noWrap/>
            <w:vAlign w:val="bottom"/>
            <w:hideMark/>
          </w:tcPr>
          <w:p w14:paraId="2CE6D9D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OtsAC20ROGR_0059</w:t>
            </w:r>
          </w:p>
        </w:tc>
        <w:tc>
          <w:tcPr>
            <w:tcW w:w="746" w:type="dxa"/>
            <w:tcBorders>
              <w:top w:val="nil"/>
              <w:left w:val="nil"/>
              <w:bottom w:val="nil"/>
              <w:right w:val="nil"/>
            </w:tcBorders>
            <w:shd w:val="clear" w:color="auto" w:fill="auto"/>
            <w:noWrap/>
            <w:vAlign w:val="bottom"/>
            <w:hideMark/>
          </w:tcPr>
          <w:p w14:paraId="2F40B14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6/13/20</w:t>
            </w:r>
          </w:p>
        </w:tc>
        <w:tc>
          <w:tcPr>
            <w:tcW w:w="599" w:type="dxa"/>
            <w:tcBorders>
              <w:top w:val="nil"/>
              <w:left w:val="nil"/>
              <w:bottom w:val="nil"/>
              <w:right w:val="nil"/>
            </w:tcBorders>
            <w:shd w:val="clear" w:color="auto" w:fill="auto"/>
            <w:noWrap/>
            <w:vAlign w:val="bottom"/>
            <w:hideMark/>
          </w:tcPr>
          <w:p w14:paraId="5FDCC66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165</w:t>
            </w:r>
          </w:p>
        </w:tc>
        <w:tc>
          <w:tcPr>
            <w:tcW w:w="1142" w:type="dxa"/>
            <w:tcBorders>
              <w:top w:val="nil"/>
              <w:left w:val="nil"/>
              <w:bottom w:val="nil"/>
              <w:right w:val="nil"/>
            </w:tcBorders>
            <w:shd w:val="clear" w:color="auto" w:fill="auto"/>
            <w:noWrap/>
            <w:vAlign w:val="bottom"/>
            <w:hideMark/>
          </w:tcPr>
          <w:p w14:paraId="33B45BA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proofErr w:type="spellStart"/>
            <w:r w:rsidRPr="00036D0E">
              <w:rPr>
                <w:rFonts w:ascii="Calibri" w:eastAsia="Times New Roman" w:hAnsi="Calibri" w:cs="Times New Roman"/>
                <w:color w:val="000000"/>
                <w:sz w:val="16"/>
                <w:szCs w:val="16"/>
              </w:rPr>
              <w:t>Quosatana</w:t>
            </w:r>
            <w:proofErr w:type="spellEnd"/>
          </w:p>
        </w:tc>
        <w:tc>
          <w:tcPr>
            <w:tcW w:w="1440" w:type="dxa"/>
            <w:tcBorders>
              <w:top w:val="nil"/>
              <w:left w:val="nil"/>
              <w:bottom w:val="nil"/>
              <w:right w:val="nil"/>
            </w:tcBorders>
            <w:shd w:val="clear" w:color="auto" w:fill="auto"/>
            <w:noWrap/>
            <w:vAlign w:val="bottom"/>
            <w:hideMark/>
          </w:tcPr>
          <w:p w14:paraId="292DB1C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proofErr w:type="spellStart"/>
            <w:r w:rsidRPr="00036D0E">
              <w:rPr>
                <w:rFonts w:ascii="Calibri" w:eastAsia="Times New Roman" w:hAnsi="Calibri" w:cs="Times New Roman"/>
                <w:color w:val="000000"/>
                <w:sz w:val="16"/>
                <w:szCs w:val="16"/>
              </w:rPr>
              <w:t>Quosatana</w:t>
            </w:r>
            <w:proofErr w:type="spellEnd"/>
          </w:p>
        </w:tc>
        <w:tc>
          <w:tcPr>
            <w:tcW w:w="1530" w:type="dxa"/>
            <w:tcBorders>
              <w:top w:val="nil"/>
              <w:left w:val="nil"/>
              <w:bottom w:val="nil"/>
              <w:right w:val="nil"/>
            </w:tcBorders>
            <w:shd w:val="clear" w:color="auto" w:fill="auto"/>
            <w:noWrap/>
            <w:vAlign w:val="bottom"/>
            <w:hideMark/>
          </w:tcPr>
          <w:p w14:paraId="590AB08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0A24227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2749D6E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56C699A3" w14:textId="3D45EC63"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1C00D8C2" w14:textId="5DE97FEE"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67885C72" w14:textId="13087CE0"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161B7568" w14:textId="77777777" w:rsidTr="009D0F10">
        <w:trPr>
          <w:cantSplit/>
          <w:trHeight w:val="20"/>
        </w:trPr>
        <w:tc>
          <w:tcPr>
            <w:tcW w:w="1563" w:type="dxa"/>
            <w:tcBorders>
              <w:top w:val="nil"/>
              <w:left w:val="nil"/>
              <w:bottom w:val="nil"/>
              <w:right w:val="nil"/>
            </w:tcBorders>
            <w:shd w:val="clear" w:color="auto" w:fill="auto"/>
            <w:noWrap/>
            <w:vAlign w:val="bottom"/>
            <w:hideMark/>
          </w:tcPr>
          <w:p w14:paraId="0488AEF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OtsAC20ROGR_0060</w:t>
            </w:r>
          </w:p>
        </w:tc>
        <w:tc>
          <w:tcPr>
            <w:tcW w:w="746" w:type="dxa"/>
            <w:tcBorders>
              <w:top w:val="nil"/>
              <w:left w:val="nil"/>
              <w:bottom w:val="nil"/>
              <w:right w:val="nil"/>
            </w:tcBorders>
            <w:shd w:val="clear" w:color="auto" w:fill="auto"/>
            <w:noWrap/>
            <w:vAlign w:val="bottom"/>
            <w:hideMark/>
          </w:tcPr>
          <w:p w14:paraId="0AAC93E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6/14/20</w:t>
            </w:r>
          </w:p>
        </w:tc>
        <w:tc>
          <w:tcPr>
            <w:tcW w:w="599" w:type="dxa"/>
            <w:tcBorders>
              <w:top w:val="nil"/>
              <w:left w:val="nil"/>
              <w:bottom w:val="nil"/>
              <w:right w:val="nil"/>
            </w:tcBorders>
            <w:shd w:val="clear" w:color="auto" w:fill="auto"/>
            <w:noWrap/>
            <w:vAlign w:val="bottom"/>
            <w:hideMark/>
          </w:tcPr>
          <w:p w14:paraId="19B2761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166</w:t>
            </w:r>
          </w:p>
        </w:tc>
        <w:tc>
          <w:tcPr>
            <w:tcW w:w="1142" w:type="dxa"/>
            <w:tcBorders>
              <w:top w:val="nil"/>
              <w:left w:val="nil"/>
              <w:bottom w:val="nil"/>
              <w:right w:val="nil"/>
            </w:tcBorders>
            <w:shd w:val="clear" w:color="auto" w:fill="auto"/>
            <w:noWrap/>
            <w:vAlign w:val="bottom"/>
            <w:hideMark/>
          </w:tcPr>
          <w:p w14:paraId="6E68DED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proofErr w:type="spellStart"/>
            <w:r w:rsidRPr="00036D0E">
              <w:rPr>
                <w:rFonts w:ascii="Calibri" w:eastAsia="Times New Roman" w:hAnsi="Calibri" w:cs="Times New Roman"/>
                <w:color w:val="000000"/>
                <w:sz w:val="16"/>
                <w:szCs w:val="16"/>
              </w:rPr>
              <w:t>Quosatana</w:t>
            </w:r>
            <w:proofErr w:type="spellEnd"/>
          </w:p>
        </w:tc>
        <w:tc>
          <w:tcPr>
            <w:tcW w:w="1440" w:type="dxa"/>
            <w:tcBorders>
              <w:top w:val="nil"/>
              <w:left w:val="nil"/>
              <w:bottom w:val="nil"/>
              <w:right w:val="nil"/>
            </w:tcBorders>
            <w:shd w:val="clear" w:color="auto" w:fill="auto"/>
            <w:noWrap/>
            <w:vAlign w:val="bottom"/>
            <w:hideMark/>
          </w:tcPr>
          <w:p w14:paraId="4838D3F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proofErr w:type="spellStart"/>
            <w:r w:rsidRPr="00036D0E">
              <w:rPr>
                <w:rFonts w:ascii="Calibri" w:eastAsia="Times New Roman" w:hAnsi="Calibri" w:cs="Times New Roman"/>
                <w:color w:val="000000"/>
                <w:sz w:val="16"/>
                <w:szCs w:val="16"/>
              </w:rPr>
              <w:t>Quosatana</w:t>
            </w:r>
            <w:proofErr w:type="spellEnd"/>
          </w:p>
        </w:tc>
        <w:tc>
          <w:tcPr>
            <w:tcW w:w="1530" w:type="dxa"/>
            <w:tcBorders>
              <w:top w:val="nil"/>
              <w:left w:val="nil"/>
              <w:bottom w:val="nil"/>
              <w:right w:val="nil"/>
            </w:tcBorders>
            <w:shd w:val="clear" w:color="auto" w:fill="auto"/>
            <w:noWrap/>
            <w:vAlign w:val="bottom"/>
            <w:hideMark/>
          </w:tcPr>
          <w:p w14:paraId="47277A2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5084F29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TA</w:t>
            </w:r>
          </w:p>
        </w:tc>
        <w:tc>
          <w:tcPr>
            <w:tcW w:w="902" w:type="dxa"/>
            <w:tcBorders>
              <w:top w:val="nil"/>
              <w:left w:val="nil"/>
              <w:bottom w:val="nil"/>
              <w:right w:val="nil"/>
            </w:tcBorders>
            <w:shd w:val="clear" w:color="auto" w:fill="auto"/>
            <w:noWrap/>
            <w:vAlign w:val="bottom"/>
            <w:hideMark/>
          </w:tcPr>
          <w:p w14:paraId="175B8A5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AT</w:t>
            </w:r>
          </w:p>
        </w:tc>
        <w:tc>
          <w:tcPr>
            <w:tcW w:w="2160" w:type="dxa"/>
            <w:tcBorders>
              <w:top w:val="nil"/>
              <w:left w:val="nil"/>
              <w:bottom w:val="nil"/>
              <w:right w:val="nil"/>
            </w:tcBorders>
            <w:shd w:val="clear" w:color="auto" w:fill="auto"/>
            <w:noWrap/>
            <w:hideMark/>
          </w:tcPr>
          <w:p w14:paraId="2DD5D16A" w14:textId="13F5D99A"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710" w:type="dxa"/>
            <w:tcBorders>
              <w:top w:val="nil"/>
              <w:left w:val="nil"/>
              <w:bottom w:val="nil"/>
              <w:right w:val="nil"/>
            </w:tcBorders>
            <w:shd w:val="clear" w:color="auto" w:fill="auto"/>
            <w:noWrap/>
            <w:hideMark/>
          </w:tcPr>
          <w:p w14:paraId="7ECFABBE" w14:textId="5AC8CE12"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530" w:type="dxa"/>
            <w:tcBorders>
              <w:top w:val="nil"/>
              <w:left w:val="nil"/>
              <w:bottom w:val="nil"/>
              <w:right w:val="nil"/>
            </w:tcBorders>
            <w:shd w:val="clear" w:color="auto" w:fill="auto"/>
            <w:noWrap/>
            <w:hideMark/>
          </w:tcPr>
          <w:p w14:paraId="7FFC88DD" w14:textId="7806D7E2"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r>
      <w:tr w:rsidR="009D0F10" w:rsidRPr="00036D0E" w14:paraId="4DAC919F" w14:textId="77777777" w:rsidTr="009D0F10">
        <w:trPr>
          <w:cantSplit/>
          <w:trHeight w:val="20"/>
        </w:trPr>
        <w:tc>
          <w:tcPr>
            <w:tcW w:w="1563" w:type="dxa"/>
            <w:tcBorders>
              <w:top w:val="nil"/>
              <w:left w:val="nil"/>
              <w:bottom w:val="nil"/>
              <w:right w:val="nil"/>
            </w:tcBorders>
            <w:shd w:val="clear" w:color="auto" w:fill="auto"/>
            <w:noWrap/>
            <w:vAlign w:val="bottom"/>
            <w:hideMark/>
          </w:tcPr>
          <w:p w14:paraId="3673D8A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OtsAC20ROGR_0061</w:t>
            </w:r>
          </w:p>
        </w:tc>
        <w:tc>
          <w:tcPr>
            <w:tcW w:w="746" w:type="dxa"/>
            <w:tcBorders>
              <w:top w:val="nil"/>
              <w:left w:val="nil"/>
              <w:bottom w:val="nil"/>
              <w:right w:val="nil"/>
            </w:tcBorders>
            <w:shd w:val="clear" w:color="auto" w:fill="auto"/>
            <w:noWrap/>
            <w:vAlign w:val="bottom"/>
            <w:hideMark/>
          </w:tcPr>
          <w:p w14:paraId="154AFED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6/14/20</w:t>
            </w:r>
          </w:p>
        </w:tc>
        <w:tc>
          <w:tcPr>
            <w:tcW w:w="599" w:type="dxa"/>
            <w:tcBorders>
              <w:top w:val="nil"/>
              <w:left w:val="nil"/>
              <w:bottom w:val="nil"/>
              <w:right w:val="nil"/>
            </w:tcBorders>
            <w:shd w:val="clear" w:color="auto" w:fill="auto"/>
            <w:noWrap/>
            <w:vAlign w:val="bottom"/>
            <w:hideMark/>
          </w:tcPr>
          <w:p w14:paraId="791E7FB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166</w:t>
            </w:r>
          </w:p>
        </w:tc>
        <w:tc>
          <w:tcPr>
            <w:tcW w:w="1142" w:type="dxa"/>
            <w:tcBorders>
              <w:top w:val="nil"/>
              <w:left w:val="nil"/>
              <w:bottom w:val="nil"/>
              <w:right w:val="nil"/>
            </w:tcBorders>
            <w:shd w:val="clear" w:color="auto" w:fill="auto"/>
            <w:noWrap/>
            <w:vAlign w:val="bottom"/>
            <w:hideMark/>
          </w:tcPr>
          <w:p w14:paraId="2215E5D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proofErr w:type="spellStart"/>
            <w:r w:rsidRPr="00036D0E">
              <w:rPr>
                <w:rFonts w:ascii="Calibri" w:eastAsia="Times New Roman" w:hAnsi="Calibri" w:cs="Times New Roman"/>
                <w:color w:val="000000"/>
                <w:sz w:val="16"/>
                <w:szCs w:val="16"/>
              </w:rPr>
              <w:t>Quosatana</w:t>
            </w:r>
            <w:proofErr w:type="spellEnd"/>
          </w:p>
        </w:tc>
        <w:tc>
          <w:tcPr>
            <w:tcW w:w="1440" w:type="dxa"/>
            <w:tcBorders>
              <w:top w:val="nil"/>
              <w:left w:val="nil"/>
              <w:bottom w:val="nil"/>
              <w:right w:val="nil"/>
            </w:tcBorders>
            <w:shd w:val="clear" w:color="auto" w:fill="auto"/>
            <w:noWrap/>
            <w:vAlign w:val="bottom"/>
            <w:hideMark/>
          </w:tcPr>
          <w:p w14:paraId="3D1E836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proofErr w:type="spellStart"/>
            <w:r w:rsidRPr="00036D0E">
              <w:rPr>
                <w:rFonts w:ascii="Calibri" w:eastAsia="Times New Roman" w:hAnsi="Calibri" w:cs="Times New Roman"/>
                <w:color w:val="000000"/>
                <w:sz w:val="16"/>
                <w:szCs w:val="16"/>
              </w:rPr>
              <w:t>Quosatana</w:t>
            </w:r>
            <w:proofErr w:type="spellEnd"/>
          </w:p>
        </w:tc>
        <w:tc>
          <w:tcPr>
            <w:tcW w:w="1530" w:type="dxa"/>
            <w:tcBorders>
              <w:top w:val="nil"/>
              <w:left w:val="nil"/>
              <w:bottom w:val="nil"/>
              <w:right w:val="nil"/>
            </w:tcBorders>
            <w:shd w:val="clear" w:color="auto" w:fill="auto"/>
            <w:noWrap/>
            <w:vAlign w:val="bottom"/>
            <w:hideMark/>
          </w:tcPr>
          <w:p w14:paraId="56A4DA2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0D51865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0B9BD40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7423011D" w14:textId="2010BAFC"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7DEEA22E" w14:textId="471F15BD"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46D0A73C" w14:textId="0AFB53DF"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4D1BE9C0" w14:textId="77777777" w:rsidTr="009D0F10">
        <w:trPr>
          <w:cantSplit/>
          <w:trHeight w:val="20"/>
        </w:trPr>
        <w:tc>
          <w:tcPr>
            <w:tcW w:w="1563" w:type="dxa"/>
            <w:tcBorders>
              <w:top w:val="nil"/>
              <w:left w:val="nil"/>
              <w:bottom w:val="nil"/>
              <w:right w:val="nil"/>
            </w:tcBorders>
            <w:shd w:val="clear" w:color="auto" w:fill="auto"/>
            <w:noWrap/>
            <w:vAlign w:val="bottom"/>
            <w:hideMark/>
          </w:tcPr>
          <w:p w14:paraId="705B5F0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OtsAC20ROGR_0062</w:t>
            </w:r>
          </w:p>
        </w:tc>
        <w:tc>
          <w:tcPr>
            <w:tcW w:w="746" w:type="dxa"/>
            <w:tcBorders>
              <w:top w:val="nil"/>
              <w:left w:val="nil"/>
              <w:bottom w:val="nil"/>
              <w:right w:val="nil"/>
            </w:tcBorders>
            <w:shd w:val="clear" w:color="auto" w:fill="auto"/>
            <w:noWrap/>
            <w:vAlign w:val="bottom"/>
            <w:hideMark/>
          </w:tcPr>
          <w:p w14:paraId="7C592FF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6/17/20</w:t>
            </w:r>
          </w:p>
        </w:tc>
        <w:tc>
          <w:tcPr>
            <w:tcW w:w="599" w:type="dxa"/>
            <w:tcBorders>
              <w:top w:val="nil"/>
              <w:left w:val="nil"/>
              <w:bottom w:val="nil"/>
              <w:right w:val="nil"/>
            </w:tcBorders>
            <w:shd w:val="clear" w:color="auto" w:fill="auto"/>
            <w:noWrap/>
            <w:vAlign w:val="bottom"/>
            <w:hideMark/>
          </w:tcPr>
          <w:p w14:paraId="0492C96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169</w:t>
            </w:r>
          </w:p>
        </w:tc>
        <w:tc>
          <w:tcPr>
            <w:tcW w:w="1142" w:type="dxa"/>
            <w:tcBorders>
              <w:top w:val="nil"/>
              <w:left w:val="nil"/>
              <w:bottom w:val="nil"/>
              <w:right w:val="nil"/>
            </w:tcBorders>
            <w:shd w:val="clear" w:color="auto" w:fill="auto"/>
            <w:noWrap/>
            <w:vAlign w:val="bottom"/>
            <w:hideMark/>
          </w:tcPr>
          <w:p w14:paraId="0E45AC8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proofErr w:type="spellStart"/>
            <w:r w:rsidRPr="00036D0E">
              <w:rPr>
                <w:rFonts w:ascii="Calibri" w:eastAsia="Times New Roman" w:hAnsi="Calibri" w:cs="Times New Roman"/>
                <w:color w:val="000000"/>
                <w:sz w:val="16"/>
                <w:szCs w:val="16"/>
              </w:rPr>
              <w:t>Quosatana</w:t>
            </w:r>
            <w:proofErr w:type="spellEnd"/>
          </w:p>
        </w:tc>
        <w:tc>
          <w:tcPr>
            <w:tcW w:w="1440" w:type="dxa"/>
            <w:tcBorders>
              <w:top w:val="nil"/>
              <w:left w:val="nil"/>
              <w:bottom w:val="nil"/>
              <w:right w:val="nil"/>
            </w:tcBorders>
            <w:shd w:val="clear" w:color="auto" w:fill="auto"/>
            <w:noWrap/>
            <w:vAlign w:val="bottom"/>
            <w:hideMark/>
          </w:tcPr>
          <w:p w14:paraId="21F828F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proofErr w:type="spellStart"/>
            <w:r w:rsidRPr="00036D0E">
              <w:rPr>
                <w:rFonts w:ascii="Calibri" w:eastAsia="Times New Roman" w:hAnsi="Calibri" w:cs="Times New Roman"/>
                <w:color w:val="000000"/>
                <w:sz w:val="16"/>
                <w:szCs w:val="16"/>
              </w:rPr>
              <w:t>Quosatana</w:t>
            </w:r>
            <w:proofErr w:type="spellEnd"/>
          </w:p>
        </w:tc>
        <w:tc>
          <w:tcPr>
            <w:tcW w:w="1530" w:type="dxa"/>
            <w:tcBorders>
              <w:top w:val="nil"/>
              <w:left w:val="nil"/>
              <w:bottom w:val="nil"/>
              <w:right w:val="nil"/>
            </w:tcBorders>
            <w:shd w:val="clear" w:color="auto" w:fill="auto"/>
            <w:noWrap/>
            <w:vAlign w:val="bottom"/>
            <w:hideMark/>
          </w:tcPr>
          <w:p w14:paraId="4848132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101371F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550816C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325EA869" w14:textId="6F4B1769"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746F8EFF" w14:textId="32A1EBAB"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76CDB815" w14:textId="4FD33AC1"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06382351" w14:textId="77777777" w:rsidTr="009D0F10">
        <w:trPr>
          <w:cantSplit/>
          <w:trHeight w:val="20"/>
        </w:trPr>
        <w:tc>
          <w:tcPr>
            <w:tcW w:w="1563" w:type="dxa"/>
            <w:tcBorders>
              <w:top w:val="nil"/>
              <w:left w:val="nil"/>
              <w:bottom w:val="nil"/>
              <w:right w:val="nil"/>
            </w:tcBorders>
            <w:shd w:val="clear" w:color="auto" w:fill="auto"/>
            <w:noWrap/>
            <w:vAlign w:val="bottom"/>
            <w:hideMark/>
          </w:tcPr>
          <w:p w14:paraId="42E348C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OtsAC20ROGR_0063</w:t>
            </w:r>
          </w:p>
        </w:tc>
        <w:tc>
          <w:tcPr>
            <w:tcW w:w="746" w:type="dxa"/>
            <w:tcBorders>
              <w:top w:val="nil"/>
              <w:left w:val="nil"/>
              <w:bottom w:val="nil"/>
              <w:right w:val="nil"/>
            </w:tcBorders>
            <w:shd w:val="clear" w:color="auto" w:fill="auto"/>
            <w:noWrap/>
            <w:vAlign w:val="bottom"/>
            <w:hideMark/>
          </w:tcPr>
          <w:p w14:paraId="246C1F4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6/17/20</w:t>
            </w:r>
          </w:p>
        </w:tc>
        <w:tc>
          <w:tcPr>
            <w:tcW w:w="599" w:type="dxa"/>
            <w:tcBorders>
              <w:top w:val="nil"/>
              <w:left w:val="nil"/>
              <w:bottom w:val="nil"/>
              <w:right w:val="nil"/>
            </w:tcBorders>
            <w:shd w:val="clear" w:color="auto" w:fill="auto"/>
            <w:noWrap/>
            <w:vAlign w:val="bottom"/>
            <w:hideMark/>
          </w:tcPr>
          <w:p w14:paraId="62F90C4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169</w:t>
            </w:r>
          </w:p>
        </w:tc>
        <w:tc>
          <w:tcPr>
            <w:tcW w:w="1142" w:type="dxa"/>
            <w:tcBorders>
              <w:top w:val="nil"/>
              <w:left w:val="nil"/>
              <w:bottom w:val="nil"/>
              <w:right w:val="nil"/>
            </w:tcBorders>
            <w:shd w:val="clear" w:color="auto" w:fill="auto"/>
            <w:noWrap/>
            <w:vAlign w:val="bottom"/>
            <w:hideMark/>
          </w:tcPr>
          <w:p w14:paraId="075A15E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proofErr w:type="spellStart"/>
            <w:r w:rsidRPr="00036D0E">
              <w:rPr>
                <w:rFonts w:ascii="Calibri" w:eastAsia="Times New Roman" w:hAnsi="Calibri" w:cs="Times New Roman"/>
                <w:color w:val="000000"/>
                <w:sz w:val="16"/>
                <w:szCs w:val="16"/>
              </w:rPr>
              <w:t>Quosatana</w:t>
            </w:r>
            <w:proofErr w:type="spellEnd"/>
          </w:p>
        </w:tc>
        <w:tc>
          <w:tcPr>
            <w:tcW w:w="1440" w:type="dxa"/>
            <w:tcBorders>
              <w:top w:val="nil"/>
              <w:left w:val="nil"/>
              <w:bottom w:val="nil"/>
              <w:right w:val="nil"/>
            </w:tcBorders>
            <w:shd w:val="clear" w:color="auto" w:fill="auto"/>
            <w:noWrap/>
            <w:vAlign w:val="bottom"/>
            <w:hideMark/>
          </w:tcPr>
          <w:p w14:paraId="26072BA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proofErr w:type="spellStart"/>
            <w:r w:rsidRPr="00036D0E">
              <w:rPr>
                <w:rFonts w:ascii="Calibri" w:eastAsia="Times New Roman" w:hAnsi="Calibri" w:cs="Times New Roman"/>
                <w:color w:val="000000"/>
                <w:sz w:val="16"/>
                <w:szCs w:val="16"/>
              </w:rPr>
              <w:t>Quosatana</w:t>
            </w:r>
            <w:proofErr w:type="spellEnd"/>
          </w:p>
        </w:tc>
        <w:tc>
          <w:tcPr>
            <w:tcW w:w="1530" w:type="dxa"/>
            <w:tcBorders>
              <w:top w:val="nil"/>
              <w:left w:val="nil"/>
              <w:bottom w:val="nil"/>
              <w:right w:val="nil"/>
            </w:tcBorders>
            <w:shd w:val="clear" w:color="auto" w:fill="auto"/>
            <w:noWrap/>
            <w:vAlign w:val="bottom"/>
            <w:hideMark/>
          </w:tcPr>
          <w:p w14:paraId="7C21FB8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3EBC73A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TA</w:t>
            </w:r>
          </w:p>
        </w:tc>
        <w:tc>
          <w:tcPr>
            <w:tcW w:w="902" w:type="dxa"/>
            <w:tcBorders>
              <w:top w:val="nil"/>
              <w:left w:val="nil"/>
              <w:bottom w:val="nil"/>
              <w:right w:val="nil"/>
            </w:tcBorders>
            <w:shd w:val="clear" w:color="auto" w:fill="auto"/>
            <w:noWrap/>
            <w:vAlign w:val="bottom"/>
            <w:hideMark/>
          </w:tcPr>
          <w:p w14:paraId="5EAD3A8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AT</w:t>
            </w:r>
          </w:p>
        </w:tc>
        <w:tc>
          <w:tcPr>
            <w:tcW w:w="2160" w:type="dxa"/>
            <w:tcBorders>
              <w:top w:val="nil"/>
              <w:left w:val="nil"/>
              <w:bottom w:val="nil"/>
              <w:right w:val="nil"/>
            </w:tcBorders>
            <w:shd w:val="clear" w:color="auto" w:fill="auto"/>
            <w:noWrap/>
            <w:hideMark/>
          </w:tcPr>
          <w:p w14:paraId="36AC73F0" w14:textId="10076BAC"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710" w:type="dxa"/>
            <w:tcBorders>
              <w:top w:val="nil"/>
              <w:left w:val="nil"/>
              <w:bottom w:val="nil"/>
              <w:right w:val="nil"/>
            </w:tcBorders>
            <w:shd w:val="clear" w:color="auto" w:fill="auto"/>
            <w:noWrap/>
            <w:hideMark/>
          </w:tcPr>
          <w:p w14:paraId="10E89EEC" w14:textId="12752CBC"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530" w:type="dxa"/>
            <w:tcBorders>
              <w:top w:val="nil"/>
              <w:left w:val="nil"/>
              <w:bottom w:val="nil"/>
              <w:right w:val="nil"/>
            </w:tcBorders>
            <w:shd w:val="clear" w:color="auto" w:fill="auto"/>
            <w:noWrap/>
            <w:hideMark/>
          </w:tcPr>
          <w:p w14:paraId="47258A51" w14:textId="5BF55F7B"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r>
      <w:tr w:rsidR="009D0F10" w:rsidRPr="00036D0E" w14:paraId="3EE84148" w14:textId="77777777" w:rsidTr="009D0F10">
        <w:trPr>
          <w:cantSplit/>
          <w:trHeight w:val="20"/>
        </w:trPr>
        <w:tc>
          <w:tcPr>
            <w:tcW w:w="1563" w:type="dxa"/>
            <w:tcBorders>
              <w:top w:val="nil"/>
              <w:left w:val="nil"/>
              <w:bottom w:val="nil"/>
              <w:right w:val="nil"/>
            </w:tcBorders>
            <w:shd w:val="clear" w:color="auto" w:fill="auto"/>
            <w:noWrap/>
            <w:vAlign w:val="bottom"/>
            <w:hideMark/>
          </w:tcPr>
          <w:p w14:paraId="32AF7E6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OtsAC20ROGR_0064</w:t>
            </w:r>
          </w:p>
        </w:tc>
        <w:tc>
          <w:tcPr>
            <w:tcW w:w="746" w:type="dxa"/>
            <w:tcBorders>
              <w:top w:val="nil"/>
              <w:left w:val="nil"/>
              <w:bottom w:val="nil"/>
              <w:right w:val="nil"/>
            </w:tcBorders>
            <w:shd w:val="clear" w:color="auto" w:fill="auto"/>
            <w:noWrap/>
            <w:vAlign w:val="bottom"/>
            <w:hideMark/>
          </w:tcPr>
          <w:p w14:paraId="1190A35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6/17/20</w:t>
            </w:r>
          </w:p>
        </w:tc>
        <w:tc>
          <w:tcPr>
            <w:tcW w:w="599" w:type="dxa"/>
            <w:tcBorders>
              <w:top w:val="nil"/>
              <w:left w:val="nil"/>
              <w:bottom w:val="nil"/>
              <w:right w:val="nil"/>
            </w:tcBorders>
            <w:shd w:val="clear" w:color="auto" w:fill="auto"/>
            <w:noWrap/>
            <w:vAlign w:val="bottom"/>
            <w:hideMark/>
          </w:tcPr>
          <w:p w14:paraId="74D7E2E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169</w:t>
            </w:r>
          </w:p>
        </w:tc>
        <w:tc>
          <w:tcPr>
            <w:tcW w:w="1142" w:type="dxa"/>
            <w:tcBorders>
              <w:top w:val="nil"/>
              <w:left w:val="nil"/>
              <w:bottom w:val="nil"/>
              <w:right w:val="nil"/>
            </w:tcBorders>
            <w:shd w:val="clear" w:color="auto" w:fill="auto"/>
            <w:noWrap/>
            <w:vAlign w:val="bottom"/>
            <w:hideMark/>
          </w:tcPr>
          <w:p w14:paraId="19279F2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proofErr w:type="spellStart"/>
            <w:r w:rsidRPr="00036D0E">
              <w:rPr>
                <w:rFonts w:ascii="Calibri" w:eastAsia="Times New Roman" w:hAnsi="Calibri" w:cs="Times New Roman"/>
                <w:color w:val="000000"/>
                <w:sz w:val="16"/>
                <w:szCs w:val="16"/>
              </w:rPr>
              <w:t>Quosatana</w:t>
            </w:r>
            <w:proofErr w:type="spellEnd"/>
          </w:p>
        </w:tc>
        <w:tc>
          <w:tcPr>
            <w:tcW w:w="1440" w:type="dxa"/>
            <w:tcBorders>
              <w:top w:val="nil"/>
              <w:left w:val="nil"/>
              <w:bottom w:val="nil"/>
              <w:right w:val="nil"/>
            </w:tcBorders>
            <w:shd w:val="clear" w:color="auto" w:fill="auto"/>
            <w:noWrap/>
            <w:vAlign w:val="bottom"/>
            <w:hideMark/>
          </w:tcPr>
          <w:p w14:paraId="2010F3F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proofErr w:type="spellStart"/>
            <w:r w:rsidRPr="00036D0E">
              <w:rPr>
                <w:rFonts w:ascii="Calibri" w:eastAsia="Times New Roman" w:hAnsi="Calibri" w:cs="Times New Roman"/>
                <w:color w:val="000000"/>
                <w:sz w:val="16"/>
                <w:szCs w:val="16"/>
              </w:rPr>
              <w:t>Quosatana</w:t>
            </w:r>
            <w:proofErr w:type="spellEnd"/>
          </w:p>
        </w:tc>
        <w:tc>
          <w:tcPr>
            <w:tcW w:w="1530" w:type="dxa"/>
            <w:tcBorders>
              <w:top w:val="nil"/>
              <w:left w:val="nil"/>
              <w:bottom w:val="nil"/>
              <w:right w:val="nil"/>
            </w:tcBorders>
            <w:shd w:val="clear" w:color="auto" w:fill="auto"/>
            <w:noWrap/>
            <w:vAlign w:val="bottom"/>
            <w:hideMark/>
          </w:tcPr>
          <w:p w14:paraId="456CBE1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77C59DB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7340977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0FFFF213" w14:textId="59D578DD"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68F672C8" w14:textId="78016AB5"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519E3F1E" w14:textId="46D71019"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352BD5B2" w14:textId="77777777" w:rsidTr="009D0F10">
        <w:trPr>
          <w:cantSplit/>
          <w:trHeight w:val="20"/>
        </w:trPr>
        <w:tc>
          <w:tcPr>
            <w:tcW w:w="1563" w:type="dxa"/>
            <w:tcBorders>
              <w:top w:val="nil"/>
              <w:left w:val="nil"/>
              <w:bottom w:val="nil"/>
              <w:right w:val="nil"/>
            </w:tcBorders>
            <w:shd w:val="clear" w:color="auto" w:fill="auto"/>
            <w:noWrap/>
            <w:vAlign w:val="bottom"/>
            <w:hideMark/>
          </w:tcPr>
          <w:p w14:paraId="6F1D49C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OtsAC20ROGR_0065</w:t>
            </w:r>
          </w:p>
        </w:tc>
        <w:tc>
          <w:tcPr>
            <w:tcW w:w="746" w:type="dxa"/>
            <w:tcBorders>
              <w:top w:val="nil"/>
              <w:left w:val="nil"/>
              <w:bottom w:val="nil"/>
              <w:right w:val="nil"/>
            </w:tcBorders>
            <w:shd w:val="clear" w:color="auto" w:fill="auto"/>
            <w:noWrap/>
            <w:vAlign w:val="bottom"/>
            <w:hideMark/>
          </w:tcPr>
          <w:p w14:paraId="51A3992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6/19/20</w:t>
            </w:r>
          </w:p>
        </w:tc>
        <w:tc>
          <w:tcPr>
            <w:tcW w:w="599" w:type="dxa"/>
            <w:tcBorders>
              <w:top w:val="nil"/>
              <w:left w:val="nil"/>
              <w:bottom w:val="nil"/>
              <w:right w:val="nil"/>
            </w:tcBorders>
            <w:shd w:val="clear" w:color="auto" w:fill="auto"/>
            <w:noWrap/>
            <w:vAlign w:val="bottom"/>
            <w:hideMark/>
          </w:tcPr>
          <w:p w14:paraId="0C383D6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171</w:t>
            </w:r>
          </w:p>
        </w:tc>
        <w:tc>
          <w:tcPr>
            <w:tcW w:w="1142" w:type="dxa"/>
            <w:tcBorders>
              <w:top w:val="nil"/>
              <w:left w:val="nil"/>
              <w:bottom w:val="nil"/>
              <w:right w:val="nil"/>
            </w:tcBorders>
            <w:shd w:val="clear" w:color="auto" w:fill="auto"/>
            <w:noWrap/>
            <w:vAlign w:val="bottom"/>
            <w:hideMark/>
          </w:tcPr>
          <w:p w14:paraId="6497402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proofErr w:type="spellStart"/>
            <w:r w:rsidRPr="00036D0E">
              <w:rPr>
                <w:rFonts w:ascii="Calibri" w:eastAsia="Times New Roman" w:hAnsi="Calibri" w:cs="Times New Roman"/>
                <w:color w:val="000000"/>
                <w:sz w:val="16"/>
                <w:szCs w:val="16"/>
              </w:rPr>
              <w:t>Quosatana</w:t>
            </w:r>
            <w:proofErr w:type="spellEnd"/>
          </w:p>
        </w:tc>
        <w:tc>
          <w:tcPr>
            <w:tcW w:w="1440" w:type="dxa"/>
            <w:tcBorders>
              <w:top w:val="nil"/>
              <w:left w:val="nil"/>
              <w:bottom w:val="nil"/>
              <w:right w:val="nil"/>
            </w:tcBorders>
            <w:shd w:val="clear" w:color="auto" w:fill="auto"/>
            <w:noWrap/>
            <w:vAlign w:val="bottom"/>
            <w:hideMark/>
          </w:tcPr>
          <w:p w14:paraId="1985CFF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proofErr w:type="spellStart"/>
            <w:r w:rsidRPr="00036D0E">
              <w:rPr>
                <w:rFonts w:ascii="Calibri" w:eastAsia="Times New Roman" w:hAnsi="Calibri" w:cs="Times New Roman"/>
                <w:color w:val="000000"/>
                <w:sz w:val="16"/>
                <w:szCs w:val="16"/>
              </w:rPr>
              <w:t>Quosatana</w:t>
            </w:r>
            <w:proofErr w:type="spellEnd"/>
          </w:p>
        </w:tc>
        <w:tc>
          <w:tcPr>
            <w:tcW w:w="1530" w:type="dxa"/>
            <w:tcBorders>
              <w:top w:val="nil"/>
              <w:left w:val="nil"/>
              <w:bottom w:val="nil"/>
              <w:right w:val="nil"/>
            </w:tcBorders>
            <w:shd w:val="clear" w:color="auto" w:fill="auto"/>
            <w:noWrap/>
            <w:vAlign w:val="bottom"/>
            <w:hideMark/>
          </w:tcPr>
          <w:p w14:paraId="3D87495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0A153A9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TA</w:t>
            </w:r>
          </w:p>
        </w:tc>
        <w:tc>
          <w:tcPr>
            <w:tcW w:w="902" w:type="dxa"/>
            <w:tcBorders>
              <w:top w:val="nil"/>
              <w:left w:val="nil"/>
              <w:bottom w:val="nil"/>
              <w:right w:val="nil"/>
            </w:tcBorders>
            <w:shd w:val="clear" w:color="auto" w:fill="auto"/>
            <w:noWrap/>
            <w:vAlign w:val="bottom"/>
            <w:hideMark/>
          </w:tcPr>
          <w:p w14:paraId="6B757E3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AT</w:t>
            </w:r>
          </w:p>
        </w:tc>
        <w:tc>
          <w:tcPr>
            <w:tcW w:w="2160" w:type="dxa"/>
            <w:tcBorders>
              <w:top w:val="nil"/>
              <w:left w:val="nil"/>
              <w:bottom w:val="nil"/>
              <w:right w:val="nil"/>
            </w:tcBorders>
            <w:shd w:val="clear" w:color="auto" w:fill="auto"/>
            <w:noWrap/>
            <w:hideMark/>
          </w:tcPr>
          <w:p w14:paraId="1578934C" w14:textId="3B17270E"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710" w:type="dxa"/>
            <w:tcBorders>
              <w:top w:val="nil"/>
              <w:left w:val="nil"/>
              <w:bottom w:val="nil"/>
              <w:right w:val="nil"/>
            </w:tcBorders>
            <w:shd w:val="clear" w:color="auto" w:fill="auto"/>
            <w:noWrap/>
            <w:hideMark/>
          </w:tcPr>
          <w:p w14:paraId="4DB799CF" w14:textId="3D6EBFAD"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530" w:type="dxa"/>
            <w:tcBorders>
              <w:top w:val="nil"/>
              <w:left w:val="nil"/>
              <w:bottom w:val="nil"/>
              <w:right w:val="nil"/>
            </w:tcBorders>
            <w:shd w:val="clear" w:color="auto" w:fill="auto"/>
            <w:noWrap/>
            <w:hideMark/>
          </w:tcPr>
          <w:p w14:paraId="179473D1" w14:textId="3819DED0"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r>
      <w:tr w:rsidR="009D0F10" w:rsidRPr="00036D0E" w14:paraId="5236A15D" w14:textId="77777777" w:rsidTr="009D0F10">
        <w:trPr>
          <w:cantSplit/>
          <w:trHeight w:val="20"/>
        </w:trPr>
        <w:tc>
          <w:tcPr>
            <w:tcW w:w="1563" w:type="dxa"/>
            <w:tcBorders>
              <w:top w:val="nil"/>
              <w:left w:val="nil"/>
              <w:bottom w:val="nil"/>
              <w:right w:val="nil"/>
            </w:tcBorders>
            <w:shd w:val="clear" w:color="auto" w:fill="auto"/>
            <w:noWrap/>
            <w:vAlign w:val="bottom"/>
            <w:hideMark/>
          </w:tcPr>
          <w:p w14:paraId="6DB1CD0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OtsAC20ROGR_0066</w:t>
            </w:r>
          </w:p>
        </w:tc>
        <w:tc>
          <w:tcPr>
            <w:tcW w:w="746" w:type="dxa"/>
            <w:tcBorders>
              <w:top w:val="nil"/>
              <w:left w:val="nil"/>
              <w:bottom w:val="nil"/>
              <w:right w:val="nil"/>
            </w:tcBorders>
            <w:shd w:val="clear" w:color="auto" w:fill="auto"/>
            <w:noWrap/>
            <w:vAlign w:val="bottom"/>
            <w:hideMark/>
          </w:tcPr>
          <w:p w14:paraId="59145F3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6/19/20</w:t>
            </w:r>
          </w:p>
        </w:tc>
        <w:tc>
          <w:tcPr>
            <w:tcW w:w="599" w:type="dxa"/>
            <w:tcBorders>
              <w:top w:val="nil"/>
              <w:left w:val="nil"/>
              <w:bottom w:val="nil"/>
              <w:right w:val="nil"/>
            </w:tcBorders>
            <w:shd w:val="clear" w:color="auto" w:fill="auto"/>
            <w:noWrap/>
            <w:vAlign w:val="bottom"/>
            <w:hideMark/>
          </w:tcPr>
          <w:p w14:paraId="7D948AD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171</w:t>
            </w:r>
          </w:p>
        </w:tc>
        <w:tc>
          <w:tcPr>
            <w:tcW w:w="1142" w:type="dxa"/>
            <w:tcBorders>
              <w:top w:val="nil"/>
              <w:left w:val="nil"/>
              <w:bottom w:val="nil"/>
              <w:right w:val="nil"/>
            </w:tcBorders>
            <w:shd w:val="clear" w:color="auto" w:fill="auto"/>
            <w:noWrap/>
            <w:vAlign w:val="bottom"/>
            <w:hideMark/>
          </w:tcPr>
          <w:p w14:paraId="469ED16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proofErr w:type="spellStart"/>
            <w:r w:rsidRPr="00036D0E">
              <w:rPr>
                <w:rFonts w:ascii="Calibri" w:eastAsia="Times New Roman" w:hAnsi="Calibri" w:cs="Times New Roman"/>
                <w:color w:val="000000"/>
                <w:sz w:val="16"/>
                <w:szCs w:val="16"/>
              </w:rPr>
              <w:t>Quosatana</w:t>
            </w:r>
            <w:proofErr w:type="spellEnd"/>
          </w:p>
        </w:tc>
        <w:tc>
          <w:tcPr>
            <w:tcW w:w="1440" w:type="dxa"/>
            <w:tcBorders>
              <w:top w:val="nil"/>
              <w:left w:val="nil"/>
              <w:bottom w:val="nil"/>
              <w:right w:val="nil"/>
            </w:tcBorders>
            <w:shd w:val="clear" w:color="auto" w:fill="auto"/>
            <w:noWrap/>
            <w:vAlign w:val="bottom"/>
            <w:hideMark/>
          </w:tcPr>
          <w:p w14:paraId="55D4A6A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proofErr w:type="spellStart"/>
            <w:r w:rsidRPr="00036D0E">
              <w:rPr>
                <w:rFonts w:ascii="Calibri" w:eastAsia="Times New Roman" w:hAnsi="Calibri" w:cs="Times New Roman"/>
                <w:color w:val="000000"/>
                <w:sz w:val="16"/>
                <w:szCs w:val="16"/>
              </w:rPr>
              <w:t>Quosatana</w:t>
            </w:r>
            <w:proofErr w:type="spellEnd"/>
          </w:p>
        </w:tc>
        <w:tc>
          <w:tcPr>
            <w:tcW w:w="1530" w:type="dxa"/>
            <w:tcBorders>
              <w:top w:val="nil"/>
              <w:left w:val="nil"/>
              <w:bottom w:val="nil"/>
              <w:right w:val="nil"/>
            </w:tcBorders>
            <w:shd w:val="clear" w:color="auto" w:fill="auto"/>
            <w:noWrap/>
            <w:vAlign w:val="bottom"/>
            <w:hideMark/>
          </w:tcPr>
          <w:p w14:paraId="5A0A11A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4F5454B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TA</w:t>
            </w:r>
          </w:p>
        </w:tc>
        <w:tc>
          <w:tcPr>
            <w:tcW w:w="902" w:type="dxa"/>
            <w:tcBorders>
              <w:top w:val="nil"/>
              <w:left w:val="nil"/>
              <w:bottom w:val="nil"/>
              <w:right w:val="nil"/>
            </w:tcBorders>
            <w:shd w:val="clear" w:color="auto" w:fill="auto"/>
            <w:noWrap/>
            <w:vAlign w:val="bottom"/>
            <w:hideMark/>
          </w:tcPr>
          <w:p w14:paraId="7141CB0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AT</w:t>
            </w:r>
          </w:p>
        </w:tc>
        <w:tc>
          <w:tcPr>
            <w:tcW w:w="2160" w:type="dxa"/>
            <w:tcBorders>
              <w:top w:val="nil"/>
              <w:left w:val="nil"/>
              <w:bottom w:val="nil"/>
              <w:right w:val="nil"/>
            </w:tcBorders>
            <w:shd w:val="clear" w:color="auto" w:fill="auto"/>
            <w:noWrap/>
            <w:hideMark/>
          </w:tcPr>
          <w:p w14:paraId="04171614" w14:textId="4A46DD81"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710" w:type="dxa"/>
            <w:tcBorders>
              <w:top w:val="nil"/>
              <w:left w:val="nil"/>
              <w:bottom w:val="nil"/>
              <w:right w:val="nil"/>
            </w:tcBorders>
            <w:shd w:val="clear" w:color="auto" w:fill="auto"/>
            <w:noWrap/>
            <w:hideMark/>
          </w:tcPr>
          <w:p w14:paraId="04B6AFD9" w14:textId="418D50AB"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530" w:type="dxa"/>
            <w:tcBorders>
              <w:top w:val="nil"/>
              <w:left w:val="nil"/>
              <w:bottom w:val="nil"/>
              <w:right w:val="nil"/>
            </w:tcBorders>
            <w:shd w:val="clear" w:color="auto" w:fill="auto"/>
            <w:noWrap/>
            <w:hideMark/>
          </w:tcPr>
          <w:p w14:paraId="6F84BC3F" w14:textId="28FA817E"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r>
      <w:tr w:rsidR="009D0F10" w:rsidRPr="00036D0E" w14:paraId="52EAA39E" w14:textId="77777777" w:rsidTr="009D0F10">
        <w:trPr>
          <w:cantSplit/>
          <w:trHeight w:val="20"/>
        </w:trPr>
        <w:tc>
          <w:tcPr>
            <w:tcW w:w="1563" w:type="dxa"/>
            <w:tcBorders>
              <w:top w:val="nil"/>
              <w:left w:val="nil"/>
              <w:bottom w:val="nil"/>
              <w:right w:val="nil"/>
            </w:tcBorders>
            <w:shd w:val="clear" w:color="auto" w:fill="auto"/>
            <w:noWrap/>
            <w:vAlign w:val="bottom"/>
            <w:hideMark/>
          </w:tcPr>
          <w:p w14:paraId="14D95CF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OtsAC20ROGR_0067</w:t>
            </w:r>
          </w:p>
        </w:tc>
        <w:tc>
          <w:tcPr>
            <w:tcW w:w="746" w:type="dxa"/>
            <w:tcBorders>
              <w:top w:val="nil"/>
              <w:left w:val="nil"/>
              <w:bottom w:val="nil"/>
              <w:right w:val="nil"/>
            </w:tcBorders>
            <w:shd w:val="clear" w:color="auto" w:fill="auto"/>
            <w:noWrap/>
            <w:vAlign w:val="bottom"/>
            <w:hideMark/>
          </w:tcPr>
          <w:p w14:paraId="71CFD34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6/20/20</w:t>
            </w:r>
          </w:p>
        </w:tc>
        <w:tc>
          <w:tcPr>
            <w:tcW w:w="599" w:type="dxa"/>
            <w:tcBorders>
              <w:top w:val="nil"/>
              <w:left w:val="nil"/>
              <w:bottom w:val="nil"/>
              <w:right w:val="nil"/>
            </w:tcBorders>
            <w:shd w:val="clear" w:color="auto" w:fill="auto"/>
            <w:noWrap/>
            <w:vAlign w:val="bottom"/>
            <w:hideMark/>
          </w:tcPr>
          <w:p w14:paraId="4CE863E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172</w:t>
            </w:r>
          </w:p>
        </w:tc>
        <w:tc>
          <w:tcPr>
            <w:tcW w:w="1142" w:type="dxa"/>
            <w:tcBorders>
              <w:top w:val="nil"/>
              <w:left w:val="nil"/>
              <w:bottom w:val="nil"/>
              <w:right w:val="nil"/>
            </w:tcBorders>
            <w:shd w:val="clear" w:color="auto" w:fill="auto"/>
            <w:noWrap/>
            <w:vAlign w:val="bottom"/>
            <w:hideMark/>
          </w:tcPr>
          <w:p w14:paraId="0A4DF93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proofErr w:type="spellStart"/>
            <w:r w:rsidRPr="00036D0E">
              <w:rPr>
                <w:rFonts w:ascii="Calibri" w:eastAsia="Times New Roman" w:hAnsi="Calibri" w:cs="Times New Roman"/>
                <w:color w:val="000000"/>
                <w:sz w:val="16"/>
                <w:szCs w:val="16"/>
              </w:rPr>
              <w:t>Quosatana</w:t>
            </w:r>
            <w:proofErr w:type="spellEnd"/>
          </w:p>
        </w:tc>
        <w:tc>
          <w:tcPr>
            <w:tcW w:w="1440" w:type="dxa"/>
            <w:tcBorders>
              <w:top w:val="nil"/>
              <w:left w:val="nil"/>
              <w:bottom w:val="nil"/>
              <w:right w:val="nil"/>
            </w:tcBorders>
            <w:shd w:val="clear" w:color="auto" w:fill="auto"/>
            <w:noWrap/>
            <w:vAlign w:val="bottom"/>
            <w:hideMark/>
          </w:tcPr>
          <w:p w14:paraId="6C5EEB2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proofErr w:type="spellStart"/>
            <w:r w:rsidRPr="00036D0E">
              <w:rPr>
                <w:rFonts w:ascii="Calibri" w:eastAsia="Times New Roman" w:hAnsi="Calibri" w:cs="Times New Roman"/>
                <w:color w:val="000000"/>
                <w:sz w:val="16"/>
                <w:szCs w:val="16"/>
              </w:rPr>
              <w:t>Quosatana</w:t>
            </w:r>
            <w:proofErr w:type="spellEnd"/>
          </w:p>
        </w:tc>
        <w:tc>
          <w:tcPr>
            <w:tcW w:w="1530" w:type="dxa"/>
            <w:tcBorders>
              <w:top w:val="nil"/>
              <w:left w:val="nil"/>
              <w:bottom w:val="nil"/>
              <w:right w:val="nil"/>
            </w:tcBorders>
            <w:shd w:val="clear" w:color="auto" w:fill="auto"/>
            <w:noWrap/>
            <w:vAlign w:val="bottom"/>
            <w:hideMark/>
          </w:tcPr>
          <w:p w14:paraId="1070232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3900EC2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TA</w:t>
            </w:r>
          </w:p>
        </w:tc>
        <w:tc>
          <w:tcPr>
            <w:tcW w:w="902" w:type="dxa"/>
            <w:tcBorders>
              <w:top w:val="nil"/>
              <w:left w:val="nil"/>
              <w:bottom w:val="nil"/>
              <w:right w:val="nil"/>
            </w:tcBorders>
            <w:shd w:val="clear" w:color="auto" w:fill="auto"/>
            <w:noWrap/>
            <w:vAlign w:val="bottom"/>
            <w:hideMark/>
          </w:tcPr>
          <w:p w14:paraId="73715AD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AT</w:t>
            </w:r>
          </w:p>
        </w:tc>
        <w:tc>
          <w:tcPr>
            <w:tcW w:w="2160" w:type="dxa"/>
            <w:tcBorders>
              <w:top w:val="nil"/>
              <w:left w:val="nil"/>
              <w:bottom w:val="nil"/>
              <w:right w:val="nil"/>
            </w:tcBorders>
            <w:shd w:val="clear" w:color="auto" w:fill="auto"/>
            <w:noWrap/>
            <w:hideMark/>
          </w:tcPr>
          <w:p w14:paraId="5EB75B99" w14:textId="03858852"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710" w:type="dxa"/>
            <w:tcBorders>
              <w:top w:val="nil"/>
              <w:left w:val="nil"/>
              <w:bottom w:val="nil"/>
              <w:right w:val="nil"/>
            </w:tcBorders>
            <w:shd w:val="clear" w:color="auto" w:fill="auto"/>
            <w:noWrap/>
            <w:hideMark/>
          </w:tcPr>
          <w:p w14:paraId="3B41E6E8" w14:textId="7B012779"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530" w:type="dxa"/>
            <w:tcBorders>
              <w:top w:val="nil"/>
              <w:left w:val="nil"/>
              <w:bottom w:val="nil"/>
              <w:right w:val="nil"/>
            </w:tcBorders>
            <w:shd w:val="clear" w:color="auto" w:fill="auto"/>
            <w:noWrap/>
            <w:hideMark/>
          </w:tcPr>
          <w:p w14:paraId="6A442274" w14:textId="1BBC28A9"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r>
      <w:tr w:rsidR="009D0F10" w:rsidRPr="00036D0E" w14:paraId="0D29DE08" w14:textId="77777777" w:rsidTr="009D0F10">
        <w:trPr>
          <w:cantSplit/>
          <w:trHeight w:val="20"/>
        </w:trPr>
        <w:tc>
          <w:tcPr>
            <w:tcW w:w="1563" w:type="dxa"/>
            <w:tcBorders>
              <w:top w:val="nil"/>
              <w:left w:val="nil"/>
              <w:bottom w:val="nil"/>
              <w:right w:val="nil"/>
            </w:tcBorders>
            <w:shd w:val="clear" w:color="auto" w:fill="auto"/>
            <w:noWrap/>
            <w:vAlign w:val="bottom"/>
            <w:hideMark/>
          </w:tcPr>
          <w:p w14:paraId="0E93B85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OtsAC20ROGR_0068</w:t>
            </w:r>
          </w:p>
        </w:tc>
        <w:tc>
          <w:tcPr>
            <w:tcW w:w="746" w:type="dxa"/>
            <w:tcBorders>
              <w:top w:val="nil"/>
              <w:left w:val="nil"/>
              <w:bottom w:val="nil"/>
              <w:right w:val="nil"/>
            </w:tcBorders>
            <w:shd w:val="clear" w:color="auto" w:fill="auto"/>
            <w:noWrap/>
            <w:vAlign w:val="bottom"/>
            <w:hideMark/>
          </w:tcPr>
          <w:p w14:paraId="5412E60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7/8/20</w:t>
            </w:r>
          </w:p>
        </w:tc>
        <w:tc>
          <w:tcPr>
            <w:tcW w:w="599" w:type="dxa"/>
            <w:tcBorders>
              <w:top w:val="nil"/>
              <w:left w:val="nil"/>
              <w:bottom w:val="nil"/>
              <w:right w:val="nil"/>
            </w:tcBorders>
            <w:shd w:val="clear" w:color="auto" w:fill="auto"/>
            <w:noWrap/>
            <w:vAlign w:val="bottom"/>
            <w:hideMark/>
          </w:tcPr>
          <w:p w14:paraId="7410466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190</w:t>
            </w:r>
          </w:p>
        </w:tc>
        <w:tc>
          <w:tcPr>
            <w:tcW w:w="1142" w:type="dxa"/>
            <w:tcBorders>
              <w:top w:val="nil"/>
              <w:left w:val="nil"/>
              <w:bottom w:val="nil"/>
              <w:right w:val="nil"/>
            </w:tcBorders>
            <w:shd w:val="clear" w:color="auto" w:fill="auto"/>
            <w:noWrap/>
            <w:vAlign w:val="bottom"/>
            <w:hideMark/>
          </w:tcPr>
          <w:p w14:paraId="2F69DAC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Rogue Bay</w:t>
            </w:r>
          </w:p>
        </w:tc>
        <w:tc>
          <w:tcPr>
            <w:tcW w:w="1440" w:type="dxa"/>
            <w:tcBorders>
              <w:top w:val="nil"/>
              <w:left w:val="nil"/>
              <w:bottom w:val="nil"/>
              <w:right w:val="nil"/>
            </w:tcBorders>
            <w:shd w:val="clear" w:color="auto" w:fill="auto"/>
            <w:noWrap/>
            <w:vAlign w:val="bottom"/>
            <w:hideMark/>
          </w:tcPr>
          <w:p w14:paraId="0AFAB36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Rogue Bay</w:t>
            </w:r>
          </w:p>
        </w:tc>
        <w:tc>
          <w:tcPr>
            <w:tcW w:w="1530" w:type="dxa"/>
            <w:tcBorders>
              <w:top w:val="nil"/>
              <w:left w:val="nil"/>
              <w:bottom w:val="nil"/>
              <w:right w:val="nil"/>
            </w:tcBorders>
            <w:shd w:val="clear" w:color="auto" w:fill="auto"/>
            <w:noWrap/>
            <w:vAlign w:val="bottom"/>
            <w:hideMark/>
          </w:tcPr>
          <w:p w14:paraId="4EC219B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cleaning station</w:t>
            </w:r>
          </w:p>
        </w:tc>
        <w:tc>
          <w:tcPr>
            <w:tcW w:w="898" w:type="dxa"/>
            <w:tcBorders>
              <w:top w:val="nil"/>
              <w:left w:val="nil"/>
              <w:bottom w:val="nil"/>
              <w:right w:val="nil"/>
            </w:tcBorders>
            <w:shd w:val="clear" w:color="auto" w:fill="auto"/>
            <w:noWrap/>
            <w:vAlign w:val="bottom"/>
            <w:hideMark/>
          </w:tcPr>
          <w:p w14:paraId="076249E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TA</w:t>
            </w:r>
          </w:p>
        </w:tc>
        <w:tc>
          <w:tcPr>
            <w:tcW w:w="902" w:type="dxa"/>
            <w:tcBorders>
              <w:top w:val="nil"/>
              <w:left w:val="nil"/>
              <w:bottom w:val="nil"/>
              <w:right w:val="nil"/>
            </w:tcBorders>
            <w:shd w:val="clear" w:color="auto" w:fill="auto"/>
            <w:noWrap/>
            <w:vAlign w:val="bottom"/>
            <w:hideMark/>
          </w:tcPr>
          <w:p w14:paraId="60B98EB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AT</w:t>
            </w:r>
          </w:p>
        </w:tc>
        <w:tc>
          <w:tcPr>
            <w:tcW w:w="2160" w:type="dxa"/>
            <w:tcBorders>
              <w:top w:val="nil"/>
              <w:left w:val="nil"/>
              <w:bottom w:val="nil"/>
              <w:right w:val="nil"/>
            </w:tcBorders>
            <w:shd w:val="clear" w:color="auto" w:fill="auto"/>
            <w:noWrap/>
            <w:hideMark/>
          </w:tcPr>
          <w:p w14:paraId="49A3CE21" w14:textId="2747FA1D"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710" w:type="dxa"/>
            <w:tcBorders>
              <w:top w:val="nil"/>
              <w:left w:val="nil"/>
              <w:bottom w:val="nil"/>
              <w:right w:val="nil"/>
            </w:tcBorders>
            <w:shd w:val="clear" w:color="auto" w:fill="auto"/>
            <w:noWrap/>
            <w:hideMark/>
          </w:tcPr>
          <w:p w14:paraId="2C2799D0" w14:textId="7C6EC47A"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530" w:type="dxa"/>
            <w:tcBorders>
              <w:top w:val="nil"/>
              <w:left w:val="nil"/>
              <w:bottom w:val="nil"/>
              <w:right w:val="nil"/>
            </w:tcBorders>
            <w:shd w:val="clear" w:color="auto" w:fill="auto"/>
            <w:noWrap/>
            <w:hideMark/>
          </w:tcPr>
          <w:p w14:paraId="06448187" w14:textId="50F3A5C0"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r>
      <w:tr w:rsidR="009D0F10" w:rsidRPr="00036D0E" w14:paraId="063C390B" w14:textId="77777777" w:rsidTr="009D0F10">
        <w:trPr>
          <w:cantSplit/>
          <w:trHeight w:val="20"/>
        </w:trPr>
        <w:tc>
          <w:tcPr>
            <w:tcW w:w="1563" w:type="dxa"/>
            <w:tcBorders>
              <w:top w:val="nil"/>
              <w:left w:val="nil"/>
              <w:bottom w:val="nil"/>
              <w:right w:val="nil"/>
            </w:tcBorders>
            <w:shd w:val="clear" w:color="auto" w:fill="auto"/>
            <w:noWrap/>
            <w:vAlign w:val="bottom"/>
            <w:hideMark/>
          </w:tcPr>
          <w:p w14:paraId="1A377F0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OtsAC20ROGR_0069</w:t>
            </w:r>
          </w:p>
        </w:tc>
        <w:tc>
          <w:tcPr>
            <w:tcW w:w="746" w:type="dxa"/>
            <w:tcBorders>
              <w:top w:val="nil"/>
              <w:left w:val="nil"/>
              <w:bottom w:val="nil"/>
              <w:right w:val="nil"/>
            </w:tcBorders>
            <w:shd w:val="clear" w:color="auto" w:fill="auto"/>
            <w:noWrap/>
            <w:vAlign w:val="bottom"/>
            <w:hideMark/>
          </w:tcPr>
          <w:p w14:paraId="5E11B44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7/16/20</w:t>
            </w:r>
          </w:p>
        </w:tc>
        <w:tc>
          <w:tcPr>
            <w:tcW w:w="599" w:type="dxa"/>
            <w:tcBorders>
              <w:top w:val="nil"/>
              <w:left w:val="nil"/>
              <w:bottom w:val="nil"/>
              <w:right w:val="nil"/>
            </w:tcBorders>
            <w:shd w:val="clear" w:color="auto" w:fill="auto"/>
            <w:noWrap/>
            <w:vAlign w:val="bottom"/>
            <w:hideMark/>
          </w:tcPr>
          <w:p w14:paraId="683E7F4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198</w:t>
            </w:r>
          </w:p>
        </w:tc>
        <w:tc>
          <w:tcPr>
            <w:tcW w:w="1142" w:type="dxa"/>
            <w:tcBorders>
              <w:top w:val="nil"/>
              <w:left w:val="nil"/>
              <w:bottom w:val="nil"/>
              <w:right w:val="nil"/>
            </w:tcBorders>
            <w:shd w:val="clear" w:color="auto" w:fill="auto"/>
            <w:noWrap/>
            <w:vAlign w:val="bottom"/>
            <w:hideMark/>
          </w:tcPr>
          <w:p w14:paraId="40A5C56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Rogue Bay</w:t>
            </w:r>
          </w:p>
        </w:tc>
        <w:tc>
          <w:tcPr>
            <w:tcW w:w="1440" w:type="dxa"/>
            <w:tcBorders>
              <w:top w:val="nil"/>
              <w:left w:val="nil"/>
              <w:bottom w:val="nil"/>
              <w:right w:val="nil"/>
            </w:tcBorders>
            <w:shd w:val="clear" w:color="auto" w:fill="auto"/>
            <w:noWrap/>
            <w:vAlign w:val="bottom"/>
            <w:hideMark/>
          </w:tcPr>
          <w:p w14:paraId="3293990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Rogue Bay</w:t>
            </w:r>
          </w:p>
        </w:tc>
        <w:tc>
          <w:tcPr>
            <w:tcW w:w="1530" w:type="dxa"/>
            <w:tcBorders>
              <w:top w:val="nil"/>
              <w:left w:val="nil"/>
              <w:bottom w:val="nil"/>
              <w:right w:val="nil"/>
            </w:tcBorders>
            <w:shd w:val="clear" w:color="auto" w:fill="auto"/>
            <w:noWrap/>
            <w:vAlign w:val="bottom"/>
            <w:hideMark/>
          </w:tcPr>
          <w:p w14:paraId="63625E6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cleaning station</w:t>
            </w:r>
          </w:p>
        </w:tc>
        <w:tc>
          <w:tcPr>
            <w:tcW w:w="898" w:type="dxa"/>
            <w:tcBorders>
              <w:top w:val="nil"/>
              <w:left w:val="nil"/>
              <w:bottom w:val="nil"/>
              <w:right w:val="nil"/>
            </w:tcBorders>
            <w:shd w:val="clear" w:color="auto" w:fill="auto"/>
            <w:noWrap/>
            <w:vAlign w:val="bottom"/>
            <w:hideMark/>
          </w:tcPr>
          <w:p w14:paraId="4FCBC25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TA</w:t>
            </w:r>
          </w:p>
        </w:tc>
        <w:tc>
          <w:tcPr>
            <w:tcW w:w="902" w:type="dxa"/>
            <w:tcBorders>
              <w:top w:val="nil"/>
              <w:left w:val="nil"/>
              <w:bottom w:val="nil"/>
              <w:right w:val="nil"/>
            </w:tcBorders>
            <w:shd w:val="clear" w:color="auto" w:fill="auto"/>
            <w:noWrap/>
            <w:vAlign w:val="bottom"/>
            <w:hideMark/>
          </w:tcPr>
          <w:p w14:paraId="56EAB32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AT</w:t>
            </w:r>
          </w:p>
        </w:tc>
        <w:tc>
          <w:tcPr>
            <w:tcW w:w="2160" w:type="dxa"/>
            <w:tcBorders>
              <w:top w:val="nil"/>
              <w:left w:val="nil"/>
              <w:bottom w:val="nil"/>
              <w:right w:val="nil"/>
            </w:tcBorders>
            <w:shd w:val="clear" w:color="auto" w:fill="auto"/>
            <w:noWrap/>
            <w:hideMark/>
          </w:tcPr>
          <w:p w14:paraId="04E6F60C" w14:textId="35AB77FB"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710" w:type="dxa"/>
            <w:tcBorders>
              <w:top w:val="nil"/>
              <w:left w:val="nil"/>
              <w:bottom w:val="nil"/>
              <w:right w:val="nil"/>
            </w:tcBorders>
            <w:shd w:val="clear" w:color="auto" w:fill="auto"/>
            <w:noWrap/>
            <w:hideMark/>
          </w:tcPr>
          <w:p w14:paraId="2B79E3E8" w14:textId="7B801942"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530" w:type="dxa"/>
            <w:tcBorders>
              <w:top w:val="nil"/>
              <w:left w:val="nil"/>
              <w:bottom w:val="nil"/>
              <w:right w:val="nil"/>
            </w:tcBorders>
            <w:shd w:val="clear" w:color="auto" w:fill="auto"/>
            <w:noWrap/>
            <w:hideMark/>
          </w:tcPr>
          <w:p w14:paraId="7E2901EF" w14:textId="0600B105"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r>
      <w:tr w:rsidR="009D0F10" w:rsidRPr="00036D0E" w14:paraId="3BEAF496" w14:textId="77777777" w:rsidTr="009D0F10">
        <w:trPr>
          <w:cantSplit/>
          <w:trHeight w:val="20"/>
        </w:trPr>
        <w:tc>
          <w:tcPr>
            <w:tcW w:w="1563" w:type="dxa"/>
            <w:tcBorders>
              <w:top w:val="nil"/>
              <w:left w:val="nil"/>
              <w:bottom w:val="nil"/>
              <w:right w:val="nil"/>
            </w:tcBorders>
            <w:shd w:val="clear" w:color="auto" w:fill="auto"/>
            <w:noWrap/>
            <w:vAlign w:val="bottom"/>
            <w:hideMark/>
          </w:tcPr>
          <w:p w14:paraId="4F65215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OtsAC20ROGR_0070</w:t>
            </w:r>
          </w:p>
        </w:tc>
        <w:tc>
          <w:tcPr>
            <w:tcW w:w="746" w:type="dxa"/>
            <w:tcBorders>
              <w:top w:val="nil"/>
              <w:left w:val="nil"/>
              <w:bottom w:val="nil"/>
              <w:right w:val="nil"/>
            </w:tcBorders>
            <w:shd w:val="clear" w:color="auto" w:fill="auto"/>
            <w:noWrap/>
            <w:vAlign w:val="bottom"/>
            <w:hideMark/>
          </w:tcPr>
          <w:p w14:paraId="75BD690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7/16/20</w:t>
            </w:r>
          </w:p>
        </w:tc>
        <w:tc>
          <w:tcPr>
            <w:tcW w:w="599" w:type="dxa"/>
            <w:tcBorders>
              <w:top w:val="nil"/>
              <w:left w:val="nil"/>
              <w:bottom w:val="nil"/>
              <w:right w:val="nil"/>
            </w:tcBorders>
            <w:shd w:val="clear" w:color="auto" w:fill="auto"/>
            <w:noWrap/>
            <w:vAlign w:val="bottom"/>
            <w:hideMark/>
          </w:tcPr>
          <w:p w14:paraId="7E737B5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198</w:t>
            </w:r>
          </w:p>
        </w:tc>
        <w:tc>
          <w:tcPr>
            <w:tcW w:w="1142" w:type="dxa"/>
            <w:tcBorders>
              <w:top w:val="nil"/>
              <w:left w:val="nil"/>
              <w:bottom w:val="nil"/>
              <w:right w:val="nil"/>
            </w:tcBorders>
            <w:shd w:val="clear" w:color="auto" w:fill="auto"/>
            <w:noWrap/>
            <w:vAlign w:val="bottom"/>
            <w:hideMark/>
          </w:tcPr>
          <w:p w14:paraId="2F4EFF2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Rogue Bay</w:t>
            </w:r>
          </w:p>
        </w:tc>
        <w:tc>
          <w:tcPr>
            <w:tcW w:w="1440" w:type="dxa"/>
            <w:tcBorders>
              <w:top w:val="nil"/>
              <w:left w:val="nil"/>
              <w:bottom w:val="nil"/>
              <w:right w:val="nil"/>
            </w:tcBorders>
            <w:shd w:val="clear" w:color="auto" w:fill="auto"/>
            <w:noWrap/>
            <w:vAlign w:val="bottom"/>
            <w:hideMark/>
          </w:tcPr>
          <w:p w14:paraId="049EAF6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Rogue Bay</w:t>
            </w:r>
          </w:p>
        </w:tc>
        <w:tc>
          <w:tcPr>
            <w:tcW w:w="1530" w:type="dxa"/>
            <w:tcBorders>
              <w:top w:val="nil"/>
              <w:left w:val="nil"/>
              <w:bottom w:val="nil"/>
              <w:right w:val="nil"/>
            </w:tcBorders>
            <w:shd w:val="clear" w:color="auto" w:fill="auto"/>
            <w:noWrap/>
            <w:vAlign w:val="bottom"/>
            <w:hideMark/>
          </w:tcPr>
          <w:p w14:paraId="56BC5D3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cleaning station</w:t>
            </w:r>
          </w:p>
        </w:tc>
        <w:tc>
          <w:tcPr>
            <w:tcW w:w="898" w:type="dxa"/>
            <w:tcBorders>
              <w:top w:val="nil"/>
              <w:left w:val="nil"/>
              <w:bottom w:val="nil"/>
              <w:right w:val="nil"/>
            </w:tcBorders>
            <w:shd w:val="clear" w:color="auto" w:fill="auto"/>
            <w:noWrap/>
            <w:vAlign w:val="bottom"/>
            <w:hideMark/>
          </w:tcPr>
          <w:p w14:paraId="1350A31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TA</w:t>
            </w:r>
          </w:p>
        </w:tc>
        <w:tc>
          <w:tcPr>
            <w:tcW w:w="902" w:type="dxa"/>
            <w:tcBorders>
              <w:top w:val="nil"/>
              <w:left w:val="nil"/>
              <w:bottom w:val="nil"/>
              <w:right w:val="nil"/>
            </w:tcBorders>
            <w:shd w:val="clear" w:color="auto" w:fill="auto"/>
            <w:noWrap/>
            <w:vAlign w:val="bottom"/>
            <w:hideMark/>
          </w:tcPr>
          <w:p w14:paraId="178D148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AT</w:t>
            </w:r>
          </w:p>
        </w:tc>
        <w:tc>
          <w:tcPr>
            <w:tcW w:w="2160" w:type="dxa"/>
            <w:tcBorders>
              <w:top w:val="nil"/>
              <w:left w:val="nil"/>
              <w:bottom w:val="nil"/>
              <w:right w:val="nil"/>
            </w:tcBorders>
            <w:shd w:val="clear" w:color="auto" w:fill="auto"/>
            <w:noWrap/>
            <w:hideMark/>
          </w:tcPr>
          <w:p w14:paraId="1A5945DA" w14:textId="37B4BE5D"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710" w:type="dxa"/>
            <w:tcBorders>
              <w:top w:val="nil"/>
              <w:left w:val="nil"/>
              <w:bottom w:val="nil"/>
              <w:right w:val="nil"/>
            </w:tcBorders>
            <w:shd w:val="clear" w:color="auto" w:fill="auto"/>
            <w:noWrap/>
            <w:hideMark/>
          </w:tcPr>
          <w:p w14:paraId="6DD9889F" w14:textId="5E43AF04"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530" w:type="dxa"/>
            <w:tcBorders>
              <w:top w:val="nil"/>
              <w:left w:val="nil"/>
              <w:bottom w:val="nil"/>
              <w:right w:val="nil"/>
            </w:tcBorders>
            <w:shd w:val="clear" w:color="auto" w:fill="auto"/>
            <w:noWrap/>
            <w:hideMark/>
          </w:tcPr>
          <w:p w14:paraId="4D5B2017" w14:textId="7F778276"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r>
      <w:tr w:rsidR="009D0F10" w:rsidRPr="00036D0E" w14:paraId="3D2EAD85" w14:textId="77777777" w:rsidTr="009D0F10">
        <w:trPr>
          <w:cantSplit/>
          <w:trHeight w:val="20"/>
        </w:trPr>
        <w:tc>
          <w:tcPr>
            <w:tcW w:w="1563" w:type="dxa"/>
            <w:tcBorders>
              <w:top w:val="nil"/>
              <w:left w:val="nil"/>
              <w:bottom w:val="nil"/>
              <w:right w:val="nil"/>
            </w:tcBorders>
            <w:shd w:val="clear" w:color="auto" w:fill="auto"/>
            <w:noWrap/>
            <w:vAlign w:val="bottom"/>
            <w:hideMark/>
          </w:tcPr>
          <w:p w14:paraId="3FB5FD5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OtsAC20ROGR_0071</w:t>
            </w:r>
          </w:p>
        </w:tc>
        <w:tc>
          <w:tcPr>
            <w:tcW w:w="746" w:type="dxa"/>
            <w:tcBorders>
              <w:top w:val="nil"/>
              <w:left w:val="nil"/>
              <w:bottom w:val="nil"/>
              <w:right w:val="nil"/>
            </w:tcBorders>
            <w:shd w:val="clear" w:color="auto" w:fill="auto"/>
            <w:noWrap/>
            <w:vAlign w:val="bottom"/>
            <w:hideMark/>
          </w:tcPr>
          <w:p w14:paraId="43C53DE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7/16/20</w:t>
            </w:r>
          </w:p>
        </w:tc>
        <w:tc>
          <w:tcPr>
            <w:tcW w:w="599" w:type="dxa"/>
            <w:tcBorders>
              <w:top w:val="nil"/>
              <w:left w:val="nil"/>
              <w:bottom w:val="nil"/>
              <w:right w:val="nil"/>
            </w:tcBorders>
            <w:shd w:val="clear" w:color="auto" w:fill="auto"/>
            <w:noWrap/>
            <w:vAlign w:val="bottom"/>
            <w:hideMark/>
          </w:tcPr>
          <w:p w14:paraId="00E3FF4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198</w:t>
            </w:r>
          </w:p>
        </w:tc>
        <w:tc>
          <w:tcPr>
            <w:tcW w:w="1142" w:type="dxa"/>
            <w:tcBorders>
              <w:top w:val="nil"/>
              <w:left w:val="nil"/>
              <w:bottom w:val="nil"/>
              <w:right w:val="nil"/>
            </w:tcBorders>
            <w:shd w:val="clear" w:color="auto" w:fill="auto"/>
            <w:noWrap/>
            <w:vAlign w:val="bottom"/>
            <w:hideMark/>
          </w:tcPr>
          <w:p w14:paraId="45C57AD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Rogue Bay</w:t>
            </w:r>
          </w:p>
        </w:tc>
        <w:tc>
          <w:tcPr>
            <w:tcW w:w="1440" w:type="dxa"/>
            <w:tcBorders>
              <w:top w:val="nil"/>
              <w:left w:val="nil"/>
              <w:bottom w:val="nil"/>
              <w:right w:val="nil"/>
            </w:tcBorders>
            <w:shd w:val="clear" w:color="auto" w:fill="auto"/>
            <w:noWrap/>
            <w:vAlign w:val="bottom"/>
            <w:hideMark/>
          </w:tcPr>
          <w:p w14:paraId="44069CD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Rogue Bay</w:t>
            </w:r>
          </w:p>
        </w:tc>
        <w:tc>
          <w:tcPr>
            <w:tcW w:w="1530" w:type="dxa"/>
            <w:tcBorders>
              <w:top w:val="nil"/>
              <w:left w:val="nil"/>
              <w:bottom w:val="nil"/>
              <w:right w:val="nil"/>
            </w:tcBorders>
            <w:shd w:val="clear" w:color="auto" w:fill="auto"/>
            <w:noWrap/>
            <w:vAlign w:val="bottom"/>
            <w:hideMark/>
          </w:tcPr>
          <w:p w14:paraId="4CBAD5E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cleaning station</w:t>
            </w:r>
          </w:p>
        </w:tc>
        <w:tc>
          <w:tcPr>
            <w:tcW w:w="898" w:type="dxa"/>
            <w:tcBorders>
              <w:top w:val="nil"/>
              <w:left w:val="nil"/>
              <w:bottom w:val="nil"/>
              <w:right w:val="nil"/>
            </w:tcBorders>
            <w:shd w:val="clear" w:color="auto" w:fill="auto"/>
            <w:noWrap/>
            <w:vAlign w:val="bottom"/>
            <w:hideMark/>
          </w:tcPr>
          <w:p w14:paraId="36AC6F1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TA</w:t>
            </w:r>
          </w:p>
        </w:tc>
        <w:tc>
          <w:tcPr>
            <w:tcW w:w="902" w:type="dxa"/>
            <w:tcBorders>
              <w:top w:val="nil"/>
              <w:left w:val="nil"/>
              <w:bottom w:val="nil"/>
              <w:right w:val="nil"/>
            </w:tcBorders>
            <w:shd w:val="clear" w:color="auto" w:fill="auto"/>
            <w:noWrap/>
            <w:vAlign w:val="bottom"/>
            <w:hideMark/>
          </w:tcPr>
          <w:p w14:paraId="102F528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AT</w:t>
            </w:r>
          </w:p>
        </w:tc>
        <w:tc>
          <w:tcPr>
            <w:tcW w:w="2160" w:type="dxa"/>
            <w:tcBorders>
              <w:top w:val="nil"/>
              <w:left w:val="nil"/>
              <w:bottom w:val="nil"/>
              <w:right w:val="nil"/>
            </w:tcBorders>
            <w:shd w:val="clear" w:color="auto" w:fill="auto"/>
            <w:noWrap/>
            <w:hideMark/>
          </w:tcPr>
          <w:p w14:paraId="027CBD5D" w14:textId="4DBC8ECA"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710" w:type="dxa"/>
            <w:tcBorders>
              <w:top w:val="nil"/>
              <w:left w:val="nil"/>
              <w:bottom w:val="nil"/>
              <w:right w:val="nil"/>
            </w:tcBorders>
            <w:shd w:val="clear" w:color="auto" w:fill="auto"/>
            <w:noWrap/>
            <w:hideMark/>
          </w:tcPr>
          <w:p w14:paraId="0679497E" w14:textId="1215680B"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530" w:type="dxa"/>
            <w:tcBorders>
              <w:top w:val="nil"/>
              <w:left w:val="nil"/>
              <w:bottom w:val="nil"/>
              <w:right w:val="nil"/>
            </w:tcBorders>
            <w:shd w:val="clear" w:color="auto" w:fill="auto"/>
            <w:noWrap/>
            <w:hideMark/>
          </w:tcPr>
          <w:p w14:paraId="76051CCC" w14:textId="2AA5FF2C"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r>
      <w:tr w:rsidR="009D0F10" w:rsidRPr="00036D0E" w14:paraId="4AE64DE8" w14:textId="77777777" w:rsidTr="009D0F10">
        <w:trPr>
          <w:cantSplit/>
          <w:trHeight w:val="20"/>
        </w:trPr>
        <w:tc>
          <w:tcPr>
            <w:tcW w:w="1563" w:type="dxa"/>
            <w:tcBorders>
              <w:top w:val="nil"/>
              <w:left w:val="nil"/>
              <w:bottom w:val="nil"/>
              <w:right w:val="nil"/>
            </w:tcBorders>
            <w:shd w:val="clear" w:color="auto" w:fill="auto"/>
            <w:noWrap/>
            <w:vAlign w:val="bottom"/>
            <w:hideMark/>
          </w:tcPr>
          <w:p w14:paraId="42C395C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OtsAC20ROGR_0073</w:t>
            </w:r>
          </w:p>
        </w:tc>
        <w:tc>
          <w:tcPr>
            <w:tcW w:w="746" w:type="dxa"/>
            <w:tcBorders>
              <w:top w:val="nil"/>
              <w:left w:val="nil"/>
              <w:bottom w:val="nil"/>
              <w:right w:val="nil"/>
            </w:tcBorders>
            <w:shd w:val="clear" w:color="auto" w:fill="auto"/>
            <w:noWrap/>
            <w:vAlign w:val="bottom"/>
            <w:hideMark/>
          </w:tcPr>
          <w:p w14:paraId="645560D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7/16/20</w:t>
            </w:r>
          </w:p>
        </w:tc>
        <w:tc>
          <w:tcPr>
            <w:tcW w:w="599" w:type="dxa"/>
            <w:tcBorders>
              <w:top w:val="nil"/>
              <w:left w:val="nil"/>
              <w:bottom w:val="nil"/>
              <w:right w:val="nil"/>
            </w:tcBorders>
            <w:shd w:val="clear" w:color="auto" w:fill="auto"/>
            <w:noWrap/>
            <w:vAlign w:val="bottom"/>
            <w:hideMark/>
          </w:tcPr>
          <w:p w14:paraId="3A71BDE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198</w:t>
            </w:r>
          </w:p>
        </w:tc>
        <w:tc>
          <w:tcPr>
            <w:tcW w:w="1142" w:type="dxa"/>
            <w:tcBorders>
              <w:top w:val="nil"/>
              <w:left w:val="nil"/>
              <w:bottom w:val="nil"/>
              <w:right w:val="nil"/>
            </w:tcBorders>
            <w:shd w:val="clear" w:color="auto" w:fill="auto"/>
            <w:noWrap/>
            <w:vAlign w:val="bottom"/>
            <w:hideMark/>
          </w:tcPr>
          <w:p w14:paraId="388F029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Rogue Bay</w:t>
            </w:r>
          </w:p>
        </w:tc>
        <w:tc>
          <w:tcPr>
            <w:tcW w:w="1440" w:type="dxa"/>
            <w:tcBorders>
              <w:top w:val="nil"/>
              <w:left w:val="nil"/>
              <w:bottom w:val="nil"/>
              <w:right w:val="nil"/>
            </w:tcBorders>
            <w:shd w:val="clear" w:color="auto" w:fill="auto"/>
            <w:noWrap/>
            <w:vAlign w:val="bottom"/>
            <w:hideMark/>
          </w:tcPr>
          <w:p w14:paraId="6162184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Rogue Bay</w:t>
            </w:r>
          </w:p>
        </w:tc>
        <w:tc>
          <w:tcPr>
            <w:tcW w:w="1530" w:type="dxa"/>
            <w:tcBorders>
              <w:top w:val="nil"/>
              <w:left w:val="nil"/>
              <w:bottom w:val="nil"/>
              <w:right w:val="nil"/>
            </w:tcBorders>
            <w:shd w:val="clear" w:color="auto" w:fill="auto"/>
            <w:noWrap/>
            <w:vAlign w:val="bottom"/>
            <w:hideMark/>
          </w:tcPr>
          <w:p w14:paraId="0B49CD4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cleaning station</w:t>
            </w:r>
          </w:p>
        </w:tc>
        <w:tc>
          <w:tcPr>
            <w:tcW w:w="898" w:type="dxa"/>
            <w:tcBorders>
              <w:top w:val="nil"/>
              <w:left w:val="nil"/>
              <w:bottom w:val="nil"/>
              <w:right w:val="nil"/>
            </w:tcBorders>
            <w:shd w:val="clear" w:color="auto" w:fill="auto"/>
            <w:noWrap/>
            <w:vAlign w:val="bottom"/>
            <w:hideMark/>
          </w:tcPr>
          <w:p w14:paraId="29542DA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TA</w:t>
            </w:r>
          </w:p>
        </w:tc>
        <w:tc>
          <w:tcPr>
            <w:tcW w:w="902" w:type="dxa"/>
            <w:tcBorders>
              <w:top w:val="nil"/>
              <w:left w:val="nil"/>
              <w:bottom w:val="nil"/>
              <w:right w:val="nil"/>
            </w:tcBorders>
            <w:shd w:val="clear" w:color="auto" w:fill="auto"/>
            <w:noWrap/>
            <w:vAlign w:val="bottom"/>
            <w:hideMark/>
          </w:tcPr>
          <w:p w14:paraId="1D69116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AT</w:t>
            </w:r>
          </w:p>
        </w:tc>
        <w:tc>
          <w:tcPr>
            <w:tcW w:w="2160" w:type="dxa"/>
            <w:tcBorders>
              <w:top w:val="nil"/>
              <w:left w:val="nil"/>
              <w:bottom w:val="nil"/>
              <w:right w:val="nil"/>
            </w:tcBorders>
            <w:shd w:val="clear" w:color="auto" w:fill="auto"/>
            <w:noWrap/>
            <w:hideMark/>
          </w:tcPr>
          <w:p w14:paraId="62CC6D4F" w14:textId="1BA6B657"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710" w:type="dxa"/>
            <w:tcBorders>
              <w:top w:val="nil"/>
              <w:left w:val="nil"/>
              <w:bottom w:val="nil"/>
              <w:right w:val="nil"/>
            </w:tcBorders>
            <w:shd w:val="clear" w:color="auto" w:fill="auto"/>
            <w:noWrap/>
            <w:hideMark/>
          </w:tcPr>
          <w:p w14:paraId="578A5CF2" w14:textId="5B1C1664"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530" w:type="dxa"/>
            <w:tcBorders>
              <w:top w:val="nil"/>
              <w:left w:val="nil"/>
              <w:bottom w:val="nil"/>
              <w:right w:val="nil"/>
            </w:tcBorders>
            <w:shd w:val="clear" w:color="auto" w:fill="auto"/>
            <w:noWrap/>
            <w:hideMark/>
          </w:tcPr>
          <w:p w14:paraId="721C834E" w14:textId="49B473F3"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r>
      <w:tr w:rsidR="009D0F10" w:rsidRPr="00036D0E" w14:paraId="167FA3B6" w14:textId="77777777" w:rsidTr="009D0F10">
        <w:trPr>
          <w:cantSplit/>
          <w:trHeight w:val="20"/>
        </w:trPr>
        <w:tc>
          <w:tcPr>
            <w:tcW w:w="1563" w:type="dxa"/>
            <w:tcBorders>
              <w:top w:val="nil"/>
              <w:left w:val="nil"/>
              <w:bottom w:val="nil"/>
              <w:right w:val="nil"/>
            </w:tcBorders>
            <w:shd w:val="clear" w:color="auto" w:fill="auto"/>
            <w:noWrap/>
            <w:vAlign w:val="bottom"/>
            <w:hideMark/>
          </w:tcPr>
          <w:p w14:paraId="00479FD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OtsAC20ROGR_0075</w:t>
            </w:r>
          </w:p>
        </w:tc>
        <w:tc>
          <w:tcPr>
            <w:tcW w:w="746" w:type="dxa"/>
            <w:tcBorders>
              <w:top w:val="nil"/>
              <w:left w:val="nil"/>
              <w:bottom w:val="nil"/>
              <w:right w:val="nil"/>
            </w:tcBorders>
            <w:shd w:val="clear" w:color="auto" w:fill="auto"/>
            <w:noWrap/>
            <w:vAlign w:val="bottom"/>
            <w:hideMark/>
          </w:tcPr>
          <w:p w14:paraId="56CAC2E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7/19/20</w:t>
            </w:r>
          </w:p>
        </w:tc>
        <w:tc>
          <w:tcPr>
            <w:tcW w:w="599" w:type="dxa"/>
            <w:tcBorders>
              <w:top w:val="nil"/>
              <w:left w:val="nil"/>
              <w:bottom w:val="nil"/>
              <w:right w:val="nil"/>
            </w:tcBorders>
            <w:shd w:val="clear" w:color="auto" w:fill="auto"/>
            <w:noWrap/>
            <w:vAlign w:val="bottom"/>
            <w:hideMark/>
          </w:tcPr>
          <w:p w14:paraId="3BA5128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201</w:t>
            </w:r>
          </w:p>
        </w:tc>
        <w:tc>
          <w:tcPr>
            <w:tcW w:w="1142" w:type="dxa"/>
            <w:tcBorders>
              <w:top w:val="nil"/>
              <w:left w:val="nil"/>
              <w:bottom w:val="nil"/>
              <w:right w:val="nil"/>
            </w:tcBorders>
            <w:shd w:val="clear" w:color="auto" w:fill="auto"/>
            <w:noWrap/>
            <w:vAlign w:val="bottom"/>
            <w:hideMark/>
          </w:tcPr>
          <w:p w14:paraId="46C4CD1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Rogue Bay</w:t>
            </w:r>
          </w:p>
        </w:tc>
        <w:tc>
          <w:tcPr>
            <w:tcW w:w="1440" w:type="dxa"/>
            <w:tcBorders>
              <w:top w:val="nil"/>
              <w:left w:val="nil"/>
              <w:bottom w:val="nil"/>
              <w:right w:val="nil"/>
            </w:tcBorders>
            <w:shd w:val="clear" w:color="auto" w:fill="auto"/>
            <w:noWrap/>
            <w:vAlign w:val="bottom"/>
            <w:hideMark/>
          </w:tcPr>
          <w:p w14:paraId="06FDA5F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Rogue Bay</w:t>
            </w:r>
          </w:p>
        </w:tc>
        <w:tc>
          <w:tcPr>
            <w:tcW w:w="1530" w:type="dxa"/>
            <w:tcBorders>
              <w:top w:val="nil"/>
              <w:left w:val="nil"/>
              <w:bottom w:val="nil"/>
              <w:right w:val="nil"/>
            </w:tcBorders>
            <w:shd w:val="clear" w:color="auto" w:fill="auto"/>
            <w:noWrap/>
            <w:vAlign w:val="bottom"/>
            <w:hideMark/>
          </w:tcPr>
          <w:p w14:paraId="4BD55CD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cleaning station</w:t>
            </w:r>
          </w:p>
        </w:tc>
        <w:tc>
          <w:tcPr>
            <w:tcW w:w="898" w:type="dxa"/>
            <w:tcBorders>
              <w:top w:val="nil"/>
              <w:left w:val="nil"/>
              <w:bottom w:val="nil"/>
              <w:right w:val="nil"/>
            </w:tcBorders>
            <w:shd w:val="clear" w:color="auto" w:fill="auto"/>
            <w:noWrap/>
            <w:vAlign w:val="bottom"/>
            <w:hideMark/>
          </w:tcPr>
          <w:p w14:paraId="5358331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79AE05D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24244582" w14:textId="329B58F0"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1E8B4BB1" w14:textId="4FD6B6AB"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60E3995E" w14:textId="2F590468"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11982F05" w14:textId="77777777" w:rsidTr="009D0F10">
        <w:trPr>
          <w:cantSplit/>
          <w:trHeight w:val="20"/>
        </w:trPr>
        <w:tc>
          <w:tcPr>
            <w:tcW w:w="1563" w:type="dxa"/>
            <w:tcBorders>
              <w:top w:val="nil"/>
              <w:left w:val="nil"/>
              <w:bottom w:val="nil"/>
              <w:right w:val="nil"/>
            </w:tcBorders>
            <w:shd w:val="clear" w:color="auto" w:fill="auto"/>
            <w:noWrap/>
            <w:vAlign w:val="bottom"/>
            <w:hideMark/>
          </w:tcPr>
          <w:p w14:paraId="39B83A8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OtsAC20ROGR_0076</w:t>
            </w:r>
          </w:p>
        </w:tc>
        <w:tc>
          <w:tcPr>
            <w:tcW w:w="746" w:type="dxa"/>
            <w:tcBorders>
              <w:top w:val="nil"/>
              <w:left w:val="nil"/>
              <w:bottom w:val="nil"/>
              <w:right w:val="nil"/>
            </w:tcBorders>
            <w:shd w:val="clear" w:color="auto" w:fill="auto"/>
            <w:noWrap/>
            <w:vAlign w:val="bottom"/>
            <w:hideMark/>
          </w:tcPr>
          <w:p w14:paraId="6BAB57B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7/19/20</w:t>
            </w:r>
          </w:p>
        </w:tc>
        <w:tc>
          <w:tcPr>
            <w:tcW w:w="599" w:type="dxa"/>
            <w:tcBorders>
              <w:top w:val="nil"/>
              <w:left w:val="nil"/>
              <w:bottom w:val="nil"/>
              <w:right w:val="nil"/>
            </w:tcBorders>
            <w:shd w:val="clear" w:color="auto" w:fill="auto"/>
            <w:noWrap/>
            <w:vAlign w:val="bottom"/>
            <w:hideMark/>
          </w:tcPr>
          <w:p w14:paraId="274FEFA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201</w:t>
            </w:r>
          </w:p>
        </w:tc>
        <w:tc>
          <w:tcPr>
            <w:tcW w:w="1142" w:type="dxa"/>
            <w:tcBorders>
              <w:top w:val="nil"/>
              <w:left w:val="nil"/>
              <w:bottom w:val="nil"/>
              <w:right w:val="nil"/>
            </w:tcBorders>
            <w:shd w:val="clear" w:color="auto" w:fill="auto"/>
            <w:noWrap/>
            <w:vAlign w:val="bottom"/>
            <w:hideMark/>
          </w:tcPr>
          <w:p w14:paraId="40AA99B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Rogue Bay</w:t>
            </w:r>
          </w:p>
        </w:tc>
        <w:tc>
          <w:tcPr>
            <w:tcW w:w="1440" w:type="dxa"/>
            <w:tcBorders>
              <w:top w:val="nil"/>
              <w:left w:val="nil"/>
              <w:bottom w:val="nil"/>
              <w:right w:val="nil"/>
            </w:tcBorders>
            <w:shd w:val="clear" w:color="auto" w:fill="auto"/>
            <w:noWrap/>
            <w:vAlign w:val="bottom"/>
            <w:hideMark/>
          </w:tcPr>
          <w:p w14:paraId="6BD6C69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Rogue Bay</w:t>
            </w:r>
          </w:p>
        </w:tc>
        <w:tc>
          <w:tcPr>
            <w:tcW w:w="1530" w:type="dxa"/>
            <w:tcBorders>
              <w:top w:val="nil"/>
              <w:left w:val="nil"/>
              <w:bottom w:val="nil"/>
              <w:right w:val="nil"/>
            </w:tcBorders>
            <w:shd w:val="clear" w:color="auto" w:fill="auto"/>
            <w:noWrap/>
            <w:vAlign w:val="bottom"/>
            <w:hideMark/>
          </w:tcPr>
          <w:p w14:paraId="298E281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cleaning station</w:t>
            </w:r>
          </w:p>
        </w:tc>
        <w:tc>
          <w:tcPr>
            <w:tcW w:w="898" w:type="dxa"/>
            <w:tcBorders>
              <w:top w:val="nil"/>
              <w:left w:val="nil"/>
              <w:bottom w:val="nil"/>
              <w:right w:val="nil"/>
            </w:tcBorders>
            <w:shd w:val="clear" w:color="auto" w:fill="auto"/>
            <w:noWrap/>
            <w:vAlign w:val="bottom"/>
            <w:hideMark/>
          </w:tcPr>
          <w:p w14:paraId="4DA3BC1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TA</w:t>
            </w:r>
          </w:p>
        </w:tc>
        <w:tc>
          <w:tcPr>
            <w:tcW w:w="902" w:type="dxa"/>
            <w:tcBorders>
              <w:top w:val="nil"/>
              <w:left w:val="nil"/>
              <w:bottom w:val="nil"/>
              <w:right w:val="nil"/>
            </w:tcBorders>
            <w:shd w:val="clear" w:color="auto" w:fill="auto"/>
            <w:noWrap/>
            <w:vAlign w:val="bottom"/>
            <w:hideMark/>
          </w:tcPr>
          <w:p w14:paraId="1D74774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AT</w:t>
            </w:r>
          </w:p>
        </w:tc>
        <w:tc>
          <w:tcPr>
            <w:tcW w:w="2160" w:type="dxa"/>
            <w:tcBorders>
              <w:top w:val="nil"/>
              <w:left w:val="nil"/>
              <w:bottom w:val="nil"/>
              <w:right w:val="nil"/>
            </w:tcBorders>
            <w:shd w:val="clear" w:color="auto" w:fill="auto"/>
            <w:noWrap/>
            <w:hideMark/>
          </w:tcPr>
          <w:p w14:paraId="180FE6D6" w14:textId="0C3E6E49"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710" w:type="dxa"/>
            <w:tcBorders>
              <w:top w:val="nil"/>
              <w:left w:val="nil"/>
              <w:bottom w:val="nil"/>
              <w:right w:val="nil"/>
            </w:tcBorders>
            <w:shd w:val="clear" w:color="auto" w:fill="auto"/>
            <w:noWrap/>
            <w:hideMark/>
          </w:tcPr>
          <w:p w14:paraId="35175AA3" w14:textId="3A21A9B9"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530" w:type="dxa"/>
            <w:tcBorders>
              <w:top w:val="nil"/>
              <w:left w:val="nil"/>
              <w:bottom w:val="nil"/>
              <w:right w:val="nil"/>
            </w:tcBorders>
            <w:shd w:val="clear" w:color="auto" w:fill="auto"/>
            <w:noWrap/>
            <w:hideMark/>
          </w:tcPr>
          <w:p w14:paraId="5BFCF036" w14:textId="158B621E"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r>
      <w:tr w:rsidR="009D0F10" w:rsidRPr="00036D0E" w14:paraId="35FE6358" w14:textId="77777777" w:rsidTr="009D0F10">
        <w:trPr>
          <w:cantSplit/>
          <w:trHeight w:val="20"/>
        </w:trPr>
        <w:tc>
          <w:tcPr>
            <w:tcW w:w="1563" w:type="dxa"/>
            <w:tcBorders>
              <w:top w:val="nil"/>
              <w:left w:val="nil"/>
              <w:bottom w:val="nil"/>
              <w:right w:val="nil"/>
            </w:tcBorders>
            <w:shd w:val="clear" w:color="auto" w:fill="auto"/>
            <w:noWrap/>
            <w:vAlign w:val="bottom"/>
            <w:hideMark/>
          </w:tcPr>
          <w:p w14:paraId="16509FC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OtsAC20ROGR_0077</w:t>
            </w:r>
          </w:p>
        </w:tc>
        <w:tc>
          <w:tcPr>
            <w:tcW w:w="746" w:type="dxa"/>
            <w:tcBorders>
              <w:top w:val="nil"/>
              <w:left w:val="nil"/>
              <w:bottom w:val="nil"/>
              <w:right w:val="nil"/>
            </w:tcBorders>
            <w:shd w:val="clear" w:color="auto" w:fill="auto"/>
            <w:noWrap/>
            <w:vAlign w:val="bottom"/>
            <w:hideMark/>
          </w:tcPr>
          <w:p w14:paraId="2E0E10F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7/19/20</w:t>
            </w:r>
          </w:p>
        </w:tc>
        <w:tc>
          <w:tcPr>
            <w:tcW w:w="599" w:type="dxa"/>
            <w:tcBorders>
              <w:top w:val="nil"/>
              <w:left w:val="nil"/>
              <w:bottom w:val="nil"/>
              <w:right w:val="nil"/>
            </w:tcBorders>
            <w:shd w:val="clear" w:color="auto" w:fill="auto"/>
            <w:noWrap/>
            <w:vAlign w:val="bottom"/>
            <w:hideMark/>
          </w:tcPr>
          <w:p w14:paraId="6CACFF9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201</w:t>
            </w:r>
          </w:p>
        </w:tc>
        <w:tc>
          <w:tcPr>
            <w:tcW w:w="1142" w:type="dxa"/>
            <w:tcBorders>
              <w:top w:val="nil"/>
              <w:left w:val="nil"/>
              <w:bottom w:val="nil"/>
              <w:right w:val="nil"/>
            </w:tcBorders>
            <w:shd w:val="clear" w:color="auto" w:fill="auto"/>
            <w:noWrap/>
            <w:vAlign w:val="bottom"/>
            <w:hideMark/>
          </w:tcPr>
          <w:p w14:paraId="43D5F80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Rogue Bay</w:t>
            </w:r>
          </w:p>
        </w:tc>
        <w:tc>
          <w:tcPr>
            <w:tcW w:w="1440" w:type="dxa"/>
            <w:tcBorders>
              <w:top w:val="nil"/>
              <w:left w:val="nil"/>
              <w:bottom w:val="nil"/>
              <w:right w:val="nil"/>
            </w:tcBorders>
            <w:shd w:val="clear" w:color="auto" w:fill="auto"/>
            <w:noWrap/>
            <w:vAlign w:val="bottom"/>
            <w:hideMark/>
          </w:tcPr>
          <w:p w14:paraId="0298286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Rogue Bay</w:t>
            </w:r>
          </w:p>
        </w:tc>
        <w:tc>
          <w:tcPr>
            <w:tcW w:w="1530" w:type="dxa"/>
            <w:tcBorders>
              <w:top w:val="nil"/>
              <w:left w:val="nil"/>
              <w:bottom w:val="nil"/>
              <w:right w:val="nil"/>
            </w:tcBorders>
            <w:shd w:val="clear" w:color="auto" w:fill="auto"/>
            <w:noWrap/>
            <w:vAlign w:val="bottom"/>
            <w:hideMark/>
          </w:tcPr>
          <w:p w14:paraId="225238A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cleaning station</w:t>
            </w:r>
          </w:p>
        </w:tc>
        <w:tc>
          <w:tcPr>
            <w:tcW w:w="898" w:type="dxa"/>
            <w:tcBorders>
              <w:top w:val="nil"/>
              <w:left w:val="nil"/>
              <w:bottom w:val="nil"/>
              <w:right w:val="nil"/>
            </w:tcBorders>
            <w:shd w:val="clear" w:color="auto" w:fill="auto"/>
            <w:noWrap/>
            <w:vAlign w:val="bottom"/>
            <w:hideMark/>
          </w:tcPr>
          <w:p w14:paraId="47534A1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TA</w:t>
            </w:r>
          </w:p>
        </w:tc>
        <w:tc>
          <w:tcPr>
            <w:tcW w:w="902" w:type="dxa"/>
            <w:tcBorders>
              <w:top w:val="nil"/>
              <w:left w:val="nil"/>
              <w:bottom w:val="nil"/>
              <w:right w:val="nil"/>
            </w:tcBorders>
            <w:shd w:val="clear" w:color="auto" w:fill="auto"/>
            <w:noWrap/>
            <w:vAlign w:val="bottom"/>
            <w:hideMark/>
          </w:tcPr>
          <w:p w14:paraId="614E176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AT</w:t>
            </w:r>
          </w:p>
        </w:tc>
        <w:tc>
          <w:tcPr>
            <w:tcW w:w="2160" w:type="dxa"/>
            <w:tcBorders>
              <w:top w:val="nil"/>
              <w:left w:val="nil"/>
              <w:bottom w:val="nil"/>
              <w:right w:val="nil"/>
            </w:tcBorders>
            <w:shd w:val="clear" w:color="auto" w:fill="auto"/>
            <w:noWrap/>
            <w:hideMark/>
          </w:tcPr>
          <w:p w14:paraId="0BE52D28" w14:textId="701FB30F"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710" w:type="dxa"/>
            <w:tcBorders>
              <w:top w:val="nil"/>
              <w:left w:val="nil"/>
              <w:bottom w:val="nil"/>
              <w:right w:val="nil"/>
            </w:tcBorders>
            <w:shd w:val="clear" w:color="auto" w:fill="auto"/>
            <w:noWrap/>
            <w:hideMark/>
          </w:tcPr>
          <w:p w14:paraId="7201FD5E" w14:textId="2D2EA7C8"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530" w:type="dxa"/>
            <w:tcBorders>
              <w:top w:val="nil"/>
              <w:left w:val="nil"/>
              <w:bottom w:val="nil"/>
              <w:right w:val="nil"/>
            </w:tcBorders>
            <w:shd w:val="clear" w:color="auto" w:fill="auto"/>
            <w:noWrap/>
            <w:hideMark/>
          </w:tcPr>
          <w:p w14:paraId="5161F4EF" w14:textId="581CAA70"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r>
      <w:tr w:rsidR="009D0F10" w:rsidRPr="00036D0E" w14:paraId="2CDF4EA1" w14:textId="77777777" w:rsidTr="009D0F10">
        <w:trPr>
          <w:cantSplit/>
          <w:trHeight w:val="20"/>
        </w:trPr>
        <w:tc>
          <w:tcPr>
            <w:tcW w:w="1563" w:type="dxa"/>
            <w:tcBorders>
              <w:top w:val="nil"/>
              <w:left w:val="nil"/>
              <w:bottom w:val="nil"/>
              <w:right w:val="nil"/>
            </w:tcBorders>
            <w:shd w:val="clear" w:color="auto" w:fill="auto"/>
            <w:noWrap/>
            <w:vAlign w:val="bottom"/>
            <w:hideMark/>
          </w:tcPr>
          <w:p w14:paraId="7B35FDB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OtsAC20ROGR_0078</w:t>
            </w:r>
          </w:p>
        </w:tc>
        <w:tc>
          <w:tcPr>
            <w:tcW w:w="746" w:type="dxa"/>
            <w:tcBorders>
              <w:top w:val="nil"/>
              <w:left w:val="nil"/>
              <w:bottom w:val="nil"/>
              <w:right w:val="nil"/>
            </w:tcBorders>
            <w:shd w:val="clear" w:color="auto" w:fill="auto"/>
            <w:noWrap/>
            <w:vAlign w:val="bottom"/>
            <w:hideMark/>
          </w:tcPr>
          <w:p w14:paraId="6153FC2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7/19/20</w:t>
            </w:r>
          </w:p>
        </w:tc>
        <w:tc>
          <w:tcPr>
            <w:tcW w:w="599" w:type="dxa"/>
            <w:tcBorders>
              <w:top w:val="nil"/>
              <w:left w:val="nil"/>
              <w:bottom w:val="nil"/>
              <w:right w:val="nil"/>
            </w:tcBorders>
            <w:shd w:val="clear" w:color="auto" w:fill="auto"/>
            <w:noWrap/>
            <w:vAlign w:val="bottom"/>
            <w:hideMark/>
          </w:tcPr>
          <w:p w14:paraId="6DFE0CF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201</w:t>
            </w:r>
          </w:p>
        </w:tc>
        <w:tc>
          <w:tcPr>
            <w:tcW w:w="1142" w:type="dxa"/>
            <w:tcBorders>
              <w:top w:val="nil"/>
              <w:left w:val="nil"/>
              <w:bottom w:val="nil"/>
              <w:right w:val="nil"/>
            </w:tcBorders>
            <w:shd w:val="clear" w:color="auto" w:fill="auto"/>
            <w:noWrap/>
            <w:vAlign w:val="bottom"/>
            <w:hideMark/>
          </w:tcPr>
          <w:p w14:paraId="4643FF3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Rogue Bay</w:t>
            </w:r>
          </w:p>
        </w:tc>
        <w:tc>
          <w:tcPr>
            <w:tcW w:w="1440" w:type="dxa"/>
            <w:tcBorders>
              <w:top w:val="nil"/>
              <w:left w:val="nil"/>
              <w:bottom w:val="nil"/>
              <w:right w:val="nil"/>
            </w:tcBorders>
            <w:shd w:val="clear" w:color="auto" w:fill="auto"/>
            <w:noWrap/>
            <w:vAlign w:val="bottom"/>
            <w:hideMark/>
          </w:tcPr>
          <w:p w14:paraId="39A22C7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Rogue Bay</w:t>
            </w:r>
          </w:p>
        </w:tc>
        <w:tc>
          <w:tcPr>
            <w:tcW w:w="1530" w:type="dxa"/>
            <w:tcBorders>
              <w:top w:val="nil"/>
              <w:left w:val="nil"/>
              <w:bottom w:val="nil"/>
              <w:right w:val="nil"/>
            </w:tcBorders>
            <w:shd w:val="clear" w:color="auto" w:fill="auto"/>
            <w:noWrap/>
            <w:vAlign w:val="bottom"/>
            <w:hideMark/>
          </w:tcPr>
          <w:p w14:paraId="1D9051A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cleaning station</w:t>
            </w:r>
          </w:p>
        </w:tc>
        <w:tc>
          <w:tcPr>
            <w:tcW w:w="898" w:type="dxa"/>
            <w:tcBorders>
              <w:top w:val="nil"/>
              <w:left w:val="nil"/>
              <w:bottom w:val="nil"/>
              <w:right w:val="nil"/>
            </w:tcBorders>
            <w:shd w:val="clear" w:color="auto" w:fill="auto"/>
            <w:noWrap/>
            <w:vAlign w:val="bottom"/>
            <w:hideMark/>
          </w:tcPr>
          <w:p w14:paraId="449A5D7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TA</w:t>
            </w:r>
          </w:p>
        </w:tc>
        <w:tc>
          <w:tcPr>
            <w:tcW w:w="902" w:type="dxa"/>
            <w:tcBorders>
              <w:top w:val="nil"/>
              <w:left w:val="nil"/>
              <w:bottom w:val="nil"/>
              <w:right w:val="nil"/>
            </w:tcBorders>
            <w:shd w:val="clear" w:color="auto" w:fill="auto"/>
            <w:noWrap/>
            <w:vAlign w:val="bottom"/>
            <w:hideMark/>
          </w:tcPr>
          <w:p w14:paraId="7101B07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AT</w:t>
            </w:r>
          </w:p>
        </w:tc>
        <w:tc>
          <w:tcPr>
            <w:tcW w:w="2160" w:type="dxa"/>
            <w:tcBorders>
              <w:top w:val="nil"/>
              <w:left w:val="nil"/>
              <w:bottom w:val="nil"/>
              <w:right w:val="nil"/>
            </w:tcBorders>
            <w:shd w:val="clear" w:color="auto" w:fill="auto"/>
            <w:noWrap/>
            <w:hideMark/>
          </w:tcPr>
          <w:p w14:paraId="68DAE10D" w14:textId="0AD74AFE"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710" w:type="dxa"/>
            <w:tcBorders>
              <w:top w:val="nil"/>
              <w:left w:val="nil"/>
              <w:bottom w:val="nil"/>
              <w:right w:val="nil"/>
            </w:tcBorders>
            <w:shd w:val="clear" w:color="auto" w:fill="auto"/>
            <w:noWrap/>
            <w:hideMark/>
          </w:tcPr>
          <w:p w14:paraId="2FF88F42" w14:textId="2FE14C4E"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530" w:type="dxa"/>
            <w:tcBorders>
              <w:top w:val="nil"/>
              <w:left w:val="nil"/>
              <w:bottom w:val="nil"/>
              <w:right w:val="nil"/>
            </w:tcBorders>
            <w:shd w:val="clear" w:color="auto" w:fill="auto"/>
            <w:noWrap/>
            <w:hideMark/>
          </w:tcPr>
          <w:p w14:paraId="6D9CA127" w14:textId="33F120A8"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r>
      <w:tr w:rsidR="009D0F10" w:rsidRPr="00036D0E" w14:paraId="106E1D0D" w14:textId="77777777" w:rsidTr="009D0F10">
        <w:trPr>
          <w:cantSplit/>
          <w:trHeight w:val="20"/>
        </w:trPr>
        <w:tc>
          <w:tcPr>
            <w:tcW w:w="1563" w:type="dxa"/>
            <w:tcBorders>
              <w:top w:val="nil"/>
              <w:left w:val="nil"/>
              <w:bottom w:val="nil"/>
              <w:right w:val="nil"/>
            </w:tcBorders>
            <w:shd w:val="clear" w:color="auto" w:fill="auto"/>
            <w:noWrap/>
            <w:vAlign w:val="bottom"/>
            <w:hideMark/>
          </w:tcPr>
          <w:p w14:paraId="0DD83AE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OtsAC20ROGR_0079</w:t>
            </w:r>
          </w:p>
        </w:tc>
        <w:tc>
          <w:tcPr>
            <w:tcW w:w="746" w:type="dxa"/>
            <w:tcBorders>
              <w:top w:val="nil"/>
              <w:left w:val="nil"/>
              <w:bottom w:val="nil"/>
              <w:right w:val="nil"/>
            </w:tcBorders>
            <w:shd w:val="clear" w:color="auto" w:fill="auto"/>
            <w:noWrap/>
            <w:vAlign w:val="bottom"/>
            <w:hideMark/>
          </w:tcPr>
          <w:p w14:paraId="3B585D2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7/19/20</w:t>
            </w:r>
          </w:p>
        </w:tc>
        <w:tc>
          <w:tcPr>
            <w:tcW w:w="599" w:type="dxa"/>
            <w:tcBorders>
              <w:top w:val="nil"/>
              <w:left w:val="nil"/>
              <w:bottom w:val="nil"/>
              <w:right w:val="nil"/>
            </w:tcBorders>
            <w:shd w:val="clear" w:color="auto" w:fill="auto"/>
            <w:noWrap/>
            <w:vAlign w:val="bottom"/>
            <w:hideMark/>
          </w:tcPr>
          <w:p w14:paraId="47FB561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201</w:t>
            </w:r>
          </w:p>
        </w:tc>
        <w:tc>
          <w:tcPr>
            <w:tcW w:w="1142" w:type="dxa"/>
            <w:tcBorders>
              <w:top w:val="nil"/>
              <w:left w:val="nil"/>
              <w:bottom w:val="nil"/>
              <w:right w:val="nil"/>
            </w:tcBorders>
            <w:shd w:val="clear" w:color="auto" w:fill="auto"/>
            <w:noWrap/>
            <w:vAlign w:val="bottom"/>
            <w:hideMark/>
          </w:tcPr>
          <w:p w14:paraId="1022D34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Rogue Bay</w:t>
            </w:r>
          </w:p>
        </w:tc>
        <w:tc>
          <w:tcPr>
            <w:tcW w:w="1440" w:type="dxa"/>
            <w:tcBorders>
              <w:top w:val="nil"/>
              <w:left w:val="nil"/>
              <w:bottom w:val="nil"/>
              <w:right w:val="nil"/>
            </w:tcBorders>
            <w:shd w:val="clear" w:color="auto" w:fill="auto"/>
            <w:noWrap/>
            <w:vAlign w:val="bottom"/>
            <w:hideMark/>
          </w:tcPr>
          <w:p w14:paraId="230F13B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Rogue Bay</w:t>
            </w:r>
          </w:p>
        </w:tc>
        <w:tc>
          <w:tcPr>
            <w:tcW w:w="1530" w:type="dxa"/>
            <w:tcBorders>
              <w:top w:val="nil"/>
              <w:left w:val="nil"/>
              <w:bottom w:val="nil"/>
              <w:right w:val="nil"/>
            </w:tcBorders>
            <w:shd w:val="clear" w:color="auto" w:fill="auto"/>
            <w:noWrap/>
            <w:vAlign w:val="bottom"/>
            <w:hideMark/>
          </w:tcPr>
          <w:p w14:paraId="1475438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cleaning station</w:t>
            </w:r>
          </w:p>
        </w:tc>
        <w:tc>
          <w:tcPr>
            <w:tcW w:w="898" w:type="dxa"/>
            <w:tcBorders>
              <w:top w:val="nil"/>
              <w:left w:val="nil"/>
              <w:bottom w:val="nil"/>
              <w:right w:val="nil"/>
            </w:tcBorders>
            <w:shd w:val="clear" w:color="auto" w:fill="auto"/>
            <w:noWrap/>
            <w:vAlign w:val="bottom"/>
            <w:hideMark/>
          </w:tcPr>
          <w:p w14:paraId="71AC744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7FF5804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08476F3A" w14:textId="459BBB4F"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3782BD8B" w14:textId="44BBE9B7"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2DAE3D30" w14:textId="7D8807A2"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5B3B03B9" w14:textId="77777777" w:rsidTr="009D0F10">
        <w:trPr>
          <w:cantSplit/>
          <w:trHeight w:val="20"/>
        </w:trPr>
        <w:tc>
          <w:tcPr>
            <w:tcW w:w="1563" w:type="dxa"/>
            <w:tcBorders>
              <w:top w:val="nil"/>
              <w:left w:val="nil"/>
              <w:bottom w:val="nil"/>
              <w:right w:val="nil"/>
            </w:tcBorders>
            <w:shd w:val="clear" w:color="auto" w:fill="auto"/>
            <w:noWrap/>
            <w:vAlign w:val="bottom"/>
            <w:hideMark/>
          </w:tcPr>
          <w:p w14:paraId="6B5D418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OtsAC20ROGR_0080</w:t>
            </w:r>
          </w:p>
        </w:tc>
        <w:tc>
          <w:tcPr>
            <w:tcW w:w="746" w:type="dxa"/>
            <w:tcBorders>
              <w:top w:val="nil"/>
              <w:left w:val="nil"/>
              <w:bottom w:val="nil"/>
              <w:right w:val="nil"/>
            </w:tcBorders>
            <w:shd w:val="clear" w:color="auto" w:fill="auto"/>
            <w:noWrap/>
            <w:vAlign w:val="bottom"/>
            <w:hideMark/>
          </w:tcPr>
          <w:p w14:paraId="73A8C98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7/21/20</w:t>
            </w:r>
          </w:p>
        </w:tc>
        <w:tc>
          <w:tcPr>
            <w:tcW w:w="599" w:type="dxa"/>
            <w:tcBorders>
              <w:top w:val="nil"/>
              <w:left w:val="nil"/>
              <w:bottom w:val="nil"/>
              <w:right w:val="nil"/>
            </w:tcBorders>
            <w:shd w:val="clear" w:color="auto" w:fill="auto"/>
            <w:noWrap/>
            <w:vAlign w:val="bottom"/>
            <w:hideMark/>
          </w:tcPr>
          <w:p w14:paraId="2D479A3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203</w:t>
            </w:r>
          </w:p>
        </w:tc>
        <w:tc>
          <w:tcPr>
            <w:tcW w:w="1142" w:type="dxa"/>
            <w:tcBorders>
              <w:top w:val="nil"/>
              <w:left w:val="nil"/>
              <w:bottom w:val="nil"/>
              <w:right w:val="nil"/>
            </w:tcBorders>
            <w:shd w:val="clear" w:color="auto" w:fill="auto"/>
            <w:noWrap/>
            <w:vAlign w:val="bottom"/>
            <w:hideMark/>
          </w:tcPr>
          <w:p w14:paraId="2EF3A13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537CC38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7464DD6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5C8E21A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TA</w:t>
            </w:r>
          </w:p>
        </w:tc>
        <w:tc>
          <w:tcPr>
            <w:tcW w:w="902" w:type="dxa"/>
            <w:tcBorders>
              <w:top w:val="nil"/>
              <w:left w:val="nil"/>
              <w:bottom w:val="nil"/>
              <w:right w:val="nil"/>
            </w:tcBorders>
            <w:shd w:val="clear" w:color="auto" w:fill="auto"/>
            <w:noWrap/>
            <w:vAlign w:val="bottom"/>
            <w:hideMark/>
          </w:tcPr>
          <w:p w14:paraId="53AD620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AT</w:t>
            </w:r>
          </w:p>
        </w:tc>
        <w:tc>
          <w:tcPr>
            <w:tcW w:w="2160" w:type="dxa"/>
            <w:tcBorders>
              <w:top w:val="nil"/>
              <w:left w:val="nil"/>
              <w:bottom w:val="nil"/>
              <w:right w:val="nil"/>
            </w:tcBorders>
            <w:shd w:val="clear" w:color="auto" w:fill="auto"/>
            <w:noWrap/>
            <w:hideMark/>
          </w:tcPr>
          <w:p w14:paraId="3D966B07" w14:textId="33C08FFE"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710" w:type="dxa"/>
            <w:tcBorders>
              <w:top w:val="nil"/>
              <w:left w:val="nil"/>
              <w:bottom w:val="nil"/>
              <w:right w:val="nil"/>
            </w:tcBorders>
            <w:shd w:val="clear" w:color="auto" w:fill="auto"/>
            <w:noWrap/>
            <w:hideMark/>
          </w:tcPr>
          <w:p w14:paraId="4E94C621" w14:textId="067FE530"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530" w:type="dxa"/>
            <w:tcBorders>
              <w:top w:val="nil"/>
              <w:left w:val="nil"/>
              <w:bottom w:val="nil"/>
              <w:right w:val="nil"/>
            </w:tcBorders>
            <w:shd w:val="clear" w:color="auto" w:fill="auto"/>
            <w:noWrap/>
            <w:hideMark/>
          </w:tcPr>
          <w:p w14:paraId="3C81D0FB" w14:textId="464A88DA"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r>
      <w:tr w:rsidR="009D0F10" w:rsidRPr="00036D0E" w14:paraId="63620CF1" w14:textId="77777777" w:rsidTr="009D0F10">
        <w:trPr>
          <w:cantSplit/>
          <w:trHeight w:val="20"/>
        </w:trPr>
        <w:tc>
          <w:tcPr>
            <w:tcW w:w="1563" w:type="dxa"/>
            <w:tcBorders>
              <w:top w:val="nil"/>
              <w:left w:val="nil"/>
              <w:bottom w:val="nil"/>
              <w:right w:val="nil"/>
            </w:tcBorders>
            <w:shd w:val="clear" w:color="auto" w:fill="auto"/>
            <w:noWrap/>
            <w:vAlign w:val="bottom"/>
            <w:hideMark/>
          </w:tcPr>
          <w:p w14:paraId="020AC88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OtsAC20ROGR_0081</w:t>
            </w:r>
          </w:p>
        </w:tc>
        <w:tc>
          <w:tcPr>
            <w:tcW w:w="746" w:type="dxa"/>
            <w:tcBorders>
              <w:top w:val="nil"/>
              <w:left w:val="nil"/>
              <w:bottom w:val="nil"/>
              <w:right w:val="nil"/>
            </w:tcBorders>
            <w:shd w:val="clear" w:color="auto" w:fill="auto"/>
            <w:noWrap/>
            <w:vAlign w:val="bottom"/>
            <w:hideMark/>
          </w:tcPr>
          <w:p w14:paraId="72BC4B6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7/21/20</w:t>
            </w:r>
          </w:p>
        </w:tc>
        <w:tc>
          <w:tcPr>
            <w:tcW w:w="599" w:type="dxa"/>
            <w:tcBorders>
              <w:top w:val="nil"/>
              <w:left w:val="nil"/>
              <w:bottom w:val="nil"/>
              <w:right w:val="nil"/>
            </w:tcBorders>
            <w:shd w:val="clear" w:color="auto" w:fill="auto"/>
            <w:noWrap/>
            <w:vAlign w:val="bottom"/>
            <w:hideMark/>
          </w:tcPr>
          <w:p w14:paraId="3CA545C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203</w:t>
            </w:r>
          </w:p>
        </w:tc>
        <w:tc>
          <w:tcPr>
            <w:tcW w:w="1142" w:type="dxa"/>
            <w:tcBorders>
              <w:top w:val="nil"/>
              <w:left w:val="nil"/>
              <w:bottom w:val="nil"/>
              <w:right w:val="nil"/>
            </w:tcBorders>
            <w:shd w:val="clear" w:color="auto" w:fill="auto"/>
            <w:noWrap/>
            <w:vAlign w:val="bottom"/>
            <w:hideMark/>
          </w:tcPr>
          <w:p w14:paraId="2B73877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0A1FB5D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7D8FF75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171160B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10B8DDB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AT</w:t>
            </w:r>
          </w:p>
        </w:tc>
        <w:tc>
          <w:tcPr>
            <w:tcW w:w="2160" w:type="dxa"/>
            <w:tcBorders>
              <w:top w:val="nil"/>
              <w:left w:val="nil"/>
              <w:bottom w:val="nil"/>
              <w:right w:val="nil"/>
            </w:tcBorders>
            <w:shd w:val="clear" w:color="auto" w:fill="auto"/>
            <w:noWrap/>
            <w:hideMark/>
          </w:tcPr>
          <w:p w14:paraId="1F1FACE0" w14:textId="6CEBB0CC"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1D37C19A" w14:textId="481A42DC"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530" w:type="dxa"/>
            <w:tcBorders>
              <w:top w:val="nil"/>
              <w:left w:val="nil"/>
              <w:bottom w:val="nil"/>
              <w:right w:val="nil"/>
            </w:tcBorders>
            <w:shd w:val="clear" w:color="auto" w:fill="auto"/>
            <w:noWrap/>
            <w:hideMark/>
          </w:tcPr>
          <w:p w14:paraId="7F0AFB92" w14:textId="067D1A62"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discordant</w:t>
            </w:r>
          </w:p>
        </w:tc>
      </w:tr>
      <w:tr w:rsidR="009D0F10" w:rsidRPr="00036D0E" w14:paraId="4D421024" w14:textId="77777777" w:rsidTr="009D0F10">
        <w:trPr>
          <w:cantSplit/>
          <w:trHeight w:val="20"/>
        </w:trPr>
        <w:tc>
          <w:tcPr>
            <w:tcW w:w="1563" w:type="dxa"/>
            <w:tcBorders>
              <w:top w:val="nil"/>
              <w:left w:val="nil"/>
              <w:bottom w:val="nil"/>
              <w:right w:val="nil"/>
            </w:tcBorders>
            <w:shd w:val="clear" w:color="auto" w:fill="auto"/>
            <w:noWrap/>
            <w:vAlign w:val="bottom"/>
            <w:hideMark/>
          </w:tcPr>
          <w:p w14:paraId="439771F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OtsAC20ROGR_0082</w:t>
            </w:r>
          </w:p>
        </w:tc>
        <w:tc>
          <w:tcPr>
            <w:tcW w:w="746" w:type="dxa"/>
            <w:tcBorders>
              <w:top w:val="nil"/>
              <w:left w:val="nil"/>
              <w:bottom w:val="nil"/>
              <w:right w:val="nil"/>
            </w:tcBorders>
            <w:shd w:val="clear" w:color="auto" w:fill="auto"/>
            <w:noWrap/>
            <w:vAlign w:val="bottom"/>
            <w:hideMark/>
          </w:tcPr>
          <w:p w14:paraId="23FBC03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7/29/20</w:t>
            </w:r>
          </w:p>
        </w:tc>
        <w:tc>
          <w:tcPr>
            <w:tcW w:w="599" w:type="dxa"/>
            <w:tcBorders>
              <w:top w:val="nil"/>
              <w:left w:val="nil"/>
              <w:bottom w:val="nil"/>
              <w:right w:val="nil"/>
            </w:tcBorders>
            <w:shd w:val="clear" w:color="auto" w:fill="auto"/>
            <w:noWrap/>
            <w:vAlign w:val="bottom"/>
            <w:hideMark/>
          </w:tcPr>
          <w:p w14:paraId="0C0A9DC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211</w:t>
            </w:r>
          </w:p>
        </w:tc>
        <w:tc>
          <w:tcPr>
            <w:tcW w:w="1142" w:type="dxa"/>
            <w:tcBorders>
              <w:top w:val="nil"/>
              <w:left w:val="nil"/>
              <w:bottom w:val="nil"/>
              <w:right w:val="nil"/>
            </w:tcBorders>
            <w:shd w:val="clear" w:color="auto" w:fill="auto"/>
            <w:noWrap/>
            <w:vAlign w:val="bottom"/>
            <w:hideMark/>
          </w:tcPr>
          <w:p w14:paraId="0E53CF4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4043DDE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06A43A6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6561AC0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TA</w:t>
            </w:r>
          </w:p>
        </w:tc>
        <w:tc>
          <w:tcPr>
            <w:tcW w:w="902" w:type="dxa"/>
            <w:tcBorders>
              <w:top w:val="nil"/>
              <w:left w:val="nil"/>
              <w:bottom w:val="nil"/>
              <w:right w:val="nil"/>
            </w:tcBorders>
            <w:shd w:val="clear" w:color="auto" w:fill="auto"/>
            <w:noWrap/>
            <w:vAlign w:val="bottom"/>
            <w:hideMark/>
          </w:tcPr>
          <w:p w14:paraId="6F11793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AT</w:t>
            </w:r>
          </w:p>
        </w:tc>
        <w:tc>
          <w:tcPr>
            <w:tcW w:w="2160" w:type="dxa"/>
            <w:tcBorders>
              <w:top w:val="nil"/>
              <w:left w:val="nil"/>
              <w:bottom w:val="nil"/>
              <w:right w:val="nil"/>
            </w:tcBorders>
            <w:shd w:val="clear" w:color="auto" w:fill="auto"/>
            <w:noWrap/>
            <w:hideMark/>
          </w:tcPr>
          <w:p w14:paraId="0C64D3D5" w14:textId="618A3621"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710" w:type="dxa"/>
            <w:tcBorders>
              <w:top w:val="nil"/>
              <w:left w:val="nil"/>
              <w:bottom w:val="nil"/>
              <w:right w:val="nil"/>
            </w:tcBorders>
            <w:shd w:val="clear" w:color="auto" w:fill="auto"/>
            <w:noWrap/>
            <w:hideMark/>
          </w:tcPr>
          <w:p w14:paraId="131F4E8D" w14:textId="03496097"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530" w:type="dxa"/>
            <w:tcBorders>
              <w:top w:val="nil"/>
              <w:left w:val="nil"/>
              <w:bottom w:val="nil"/>
              <w:right w:val="nil"/>
            </w:tcBorders>
            <w:shd w:val="clear" w:color="auto" w:fill="auto"/>
            <w:noWrap/>
            <w:hideMark/>
          </w:tcPr>
          <w:p w14:paraId="3315253B" w14:textId="154B1969"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r>
      <w:tr w:rsidR="009D0F10" w:rsidRPr="00036D0E" w14:paraId="227EE9ED" w14:textId="77777777" w:rsidTr="009D0F10">
        <w:trPr>
          <w:cantSplit/>
          <w:trHeight w:val="20"/>
        </w:trPr>
        <w:tc>
          <w:tcPr>
            <w:tcW w:w="1563" w:type="dxa"/>
            <w:tcBorders>
              <w:top w:val="nil"/>
              <w:left w:val="nil"/>
              <w:bottom w:val="nil"/>
              <w:right w:val="nil"/>
            </w:tcBorders>
            <w:shd w:val="clear" w:color="auto" w:fill="auto"/>
            <w:noWrap/>
            <w:vAlign w:val="bottom"/>
            <w:hideMark/>
          </w:tcPr>
          <w:p w14:paraId="7A72086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OtsAC20ROGR_0083</w:t>
            </w:r>
          </w:p>
        </w:tc>
        <w:tc>
          <w:tcPr>
            <w:tcW w:w="746" w:type="dxa"/>
            <w:tcBorders>
              <w:top w:val="nil"/>
              <w:left w:val="nil"/>
              <w:bottom w:val="nil"/>
              <w:right w:val="nil"/>
            </w:tcBorders>
            <w:shd w:val="clear" w:color="auto" w:fill="auto"/>
            <w:noWrap/>
            <w:vAlign w:val="bottom"/>
            <w:hideMark/>
          </w:tcPr>
          <w:p w14:paraId="03B90A4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7/31/20</w:t>
            </w:r>
          </w:p>
        </w:tc>
        <w:tc>
          <w:tcPr>
            <w:tcW w:w="599" w:type="dxa"/>
            <w:tcBorders>
              <w:top w:val="nil"/>
              <w:left w:val="nil"/>
              <w:bottom w:val="nil"/>
              <w:right w:val="nil"/>
            </w:tcBorders>
            <w:shd w:val="clear" w:color="auto" w:fill="auto"/>
            <w:noWrap/>
            <w:vAlign w:val="bottom"/>
            <w:hideMark/>
          </w:tcPr>
          <w:p w14:paraId="6CCCC5F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213</w:t>
            </w:r>
          </w:p>
        </w:tc>
        <w:tc>
          <w:tcPr>
            <w:tcW w:w="1142" w:type="dxa"/>
            <w:tcBorders>
              <w:top w:val="nil"/>
              <w:left w:val="nil"/>
              <w:bottom w:val="nil"/>
              <w:right w:val="nil"/>
            </w:tcBorders>
            <w:shd w:val="clear" w:color="auto" w:fill="auto"/>
            <w:noWrap/>
            <w:vAlign w:val="bottom"/>
            <w:hideMark/>
          </w:tcPr>
          <w:p w14:paraId="06D3BC6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03F0427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3333ABA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604CCAE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TA</w:t>
            </w:r>
          </w:p>
        </w:tc>
        <w:tc>
          <w:tcPr>
            <w:tcW w:w="902" w:type="dxa"/>
            <w:tcBorders>
              <w:top w:val="nil"/>
              <w:left w:val="nil"/>
              <w:bottom w:val="nil"/>
              <w:right w:val="nil"/>
            </w:tcBorders>
            <w:shd w:val="clear" w:color="auto" w:fill="auto"/>
            <w:noWrap/>
            <w:vAlign w:val="bottom"/>
            <w:hideMark/>
          </w:tcPr>
          <w:p w14:paraId="7D110AA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AT</w:t>
            </w:r>
          </w:p>
        </w:tc>
        <w:tc>
          <w:tcPr>
            <w:tcW w:w="2160" w:type="dxa"/>
            <w:tcBorders>
              <w:top w:val="nil"/>
              <w:left w:val="nil"/>
              <w:bottom w:val="nil"/>
              <w:right w:val="nil"/>
            </w:tcBorders>
            <w:shd w:val="clear" w:color="auto" w:fill="auto"/>
            <w:noWrap/>
            <w:hideMark/>
          </w:tcPr>
          <w:p w14:paraId="11D3C4B4" w14:textId="7EFC86CF"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710" w:type="dxa"/>
            <w:tcBorders>
              <w:top w:val="nil"/>
              <w:left w:val="nil"/>
              <w:bottom w:val="nil"/>
              <w:right w:val="nil"/>
            </w:tcBorders>
            <w:shd w:val="clear" w:color="auto" w:fill="auto"/>
            <w:noWrap/>
            <w:hideMark/>
          </w:tcPr>
          <w:p w14:paraId="042DDAE0" w14:textId="1D4DE7B9"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530" w:type="dxa"/>
            <w:tcBorders>
              <w:top w:val="nil"/>
              <w:left w:val="nil"/>
              <w:bottom w:val="nil"/>
              <w:right w:val="nil"/>
            </w:tcBorders>
            <w:shd w:val="clear" w:color="auto" w:fill="auto"/>
            <w:noWrap/>
            <w:hideMark/>
          </w:tcPr>
          <w:p w14:paraId="6E3280AA" w14:textId="59C42D07"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r>
      <w:tr w:rsidR="009D0F10" w:rsidRPr="00036D0E" w14:paraId="4B4F69EE" w14:textId="77777777" w:rsidTr="009D0F10">
        <w:trPr>
          <w:cantSplit/>
          <w:trHeight w:val="20"/>
        </w:trPr>
        <w:tc>
          <w:tcPr>
            <w:tcW w:w="1563" w:type="dxa"/>
            <w:tcBorders>
              <w:top w:val="nil"/>
              <w:left w:val="nil"/>
              <w:bottom w:val="nil"/>
              <w:right w:val="nil"/>
            </w:tcBorders>
            <w:shd w:val="clear" w:color="auto" w:fill="auto"/>
            <w:noWrap/>
            <w:vAlign w:val="bottom"/>
            <w:hideMark/>
          </w:tcPr>
          <w:p w14:paraId="79E0FFC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OtsAC20ROGR_0084</w:t>
            </w:r>
          </w:p>
        </w:tc>
        <w:tc>
          <w:tcPr>
            <w:tcW w:w="746" w:type="dxa"/>
            <w:tcBorders>
              <w:top w:val="nil"/>
              <w:left w:val="nil"/>
              <w:bottom w:val="nil"/>
              <w:right w:val="nil"/>
            </w:tcBorders>
            <w:shd w:val="clear" w:color="auto" w:fill="auto"/>
            <w:noWrap/>
            <w:vAlign w:val="bottom"/>
            <w:hideMark/>
          </w:tcPr>
          <w:p w14:paraId="47C1C84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7/31/20</w:t>
            </w:r>
          </w:p>
        </w:tc>
        <w:tc>
          <w:tcPr>
            <w:tcW w:w="599" w:type="dxa"/>
            <w:tcBorders>
              <w:top w:val="nil"/>
              <w:left w:val="nil"/>
              <w:bottom w:val="nil"/>
              <w:right w:val="nil"/>
            </w:tcBorders>
            <w:shd w:val="clear" w:color="auto" w:fill="auto"/>
            <w:noWrap/>
            <w:vAlign w:val="bottom"/>
            <w:hideMark/>
          </w:tcPr>
          <w:p w14:paraId="702DABE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213</w:t>
            </w:r>
          </w:p>
        </w:tc>
        <w:tc>
          <w:tcPr>
            <w:tcW w:w="1142" w:type="dxa"/>
            <w:tcBorders>
              <w:top w:val="nil"/>
              <w:left w:val="nil"/>
              <w:bottom w:val="nil"/>
              <w:right w:val="nil"/>
            </w:tcBorders>
            <w:shd w:val="clear" w:color="auto" w:fill="auto"/>
            <w:noWrap/>
            <w:vAlign w:val="bottom"/>
            <w:hideMark/>
          </w:tcPr>
          <w:p w14:paraId="2328A1C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68D2EF4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7F32B2D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57049EF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TA</w:t>
            </w:r>
          </w:p>
        </w:tc>
        <w:tc>
          <w:tcPr>
            <w:tcW w:w="902" w:type="dxa"/>
            <w:tcBorders>
              <w:top w:val="nil"/>
              <w:left w:val="nil"/>
              <w:bottom w:val="nil"/>
              <w:right w:val="nil"/>
            </w:tcBorders>
            <w:shd w:val="clear" w:color="auto" w:fill="auto"/>
            <w:noWrap/>
            <w:vAlign w:val="bottom"/>
            <w:hideMark/>
          </w:tcPr>
          <w:p w14:paraId="6753BCC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AT</w:t>
            </w:r>
          </w:p>
        </w:tc>
        <w:tc>
          <w:tcPr>
            <w:tcW w:w="2160" w:type="dxa"/>
            <w:tcBorders>
              <w:top w:val="nil"/>
              <w:left w:val="nil"/>
              <w:bottom w:val="nil"/>
              <w:right w:val="nil"/>
            </w:tcBorders>
            <w:shd w:val="clear" w:color="auto" w:fill="auto"/>
            <w:noWrap/>
            <w:hideMark/>
          </w:tcPr>
          <w:p w14:paraId="127EF877" w14:textId="62C8C18E"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710" w:type="dxa"/>
            <w:tcBorders>
              <w:top w:val="nil"/>
              <w:left w:val="nil"/>
              <w:bottom w:val="nil"/>
              <w:right w:val="nil"/>
            </w:tcBorders>
            <w:shd w:val="clear" w:color="auto" w:fill="auto"/>
            <w:noWrap/>
            <w:hideMark/>
          </w:tcPr>
          <w:p w14:paraId="2C0EA79A" w14:textId="50BB9CC6"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530" w:type="dxa"/>
            <w:tcBorders>
              <w:top w:val="nil"/>
              <w:left w:val="nil"/>
              <w:bottom w:val="nil"/>
              <w:right w:val="nil"/>
            </w:tcBorders>
            <w:shd w:val="clear" w:color="auto" w:fill="auto"/>
            <w:noWrap/>
            <w:hideMark/>
          </w:tcPr>
          <w:p w14:paraId="49408587" w14:textId="112217C5"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r>
      <w:tr w:rsidR="009D0F10" w:rsidRPr="00036D0E" w14:paraId="38BB1CF7" w14:textId="77777777" w:rsidTr="009D0F10">
        <w:trPr>
          <w:cantSplit/>
          <w:trHeight w:val="20"/>
        </w:trPr>
        <w:tc>
          <w:tcPr>
            <w:tcW w:w="1563" w:type="dxa"/>
            <w:tcBorders>
              <w:top w:val="nil"/>
              <w:left w:val="nil"/>
              <w:bottom w:val="nil"/>
              <w:right w:val="nil"/>
            </w:tcBorders>
            <w:shd w:val="clear" w:color="auto" w:fill="auto"/>
            <w:noWrap/>
            <w:vAlign w:val="bottom"/>
            <w:hideMark/>
          </w:tcPr>
          <w:p w14:paraId="409F99C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OtsAC20ROGR_0085</w:t>
            </w:r>
          </w:p>
        </w:tc>
        <w:tc>
          <w:tcPr>
            <w:tcW w:w="746" w:type="dxa"/>
            <w:tcBorders>
              <w:top w:val="nil"/>
              <w:left w:val="nil"/>
              <w:bottom w:val="nil"/>
              <w:right w:val="nil"/>
            </w:tcBorders>
            <w:shd w:val="clear" w:color="auto" w:fill="auto"/>
            <w:noWrap/>
            <w:vAlign w:val="bottom"/>
            <w:hideMark/>
          </w:tcPr>
          <w:p w14:paraId="45DBBB6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8/7/20</w:t>
            </w:r>
          </w:p>
        </w:tc>
        <w:tc>
          <w:tcPr>
            <w:tcW w:w="599" w:type="dxa"/>
            <w:tcBorders>
              <w:top w:val="nil"/>
              <w:left w:val="nil"/>
              <w:bottom w:val="nil"/>
              <w:right w:val="nil"/>
            </w:tcBorders>
            <w:shd w:val="clear" w:color="auto" w:fill="auto"/>
            <w:noWrap/>
            <w:vAlign w:val="bottom"/>
            <w:hideMark/>
          </w:tcPr>
          <w:p w14:paraId="19B1B3F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220</w:t>
            </w:r>
          </w:p>
        </w:tc>
        <w:tc>
          <w:tcPr>
            <w:tcW w:w="1142" w:type="dxa"/>
            <w:tcBorders>
              <w:top w:val="nil"/>
              <w:left w:val="nil"/>
              <w:bottom w:val="nil"/>
              <w:right w:val="nil"/>
            </w:tcBorders>
            <w:shd w:val="clear" w:color="auto" w:fill="auto"/>
            <w:noWrap/>
            <w:vAlign w:val="bottom"/>
            <w:hideMark/>
          </w:tcPr>
          <w:p w14:paraId="5151D82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4BDD5C2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062623A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0032C0C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TA</w:t>
            </w:r>
          </w:p>
        </w:tc>
        <w:tc>
          <w:tcPr>
            <w:tcW w:w="902" w:type="dxa"/>
            <w:tcBorders>
              <w:top w:val="nil"/>
              <w:left w:val="nil"/>
              <w:bottom w:val="nil"/>
              <w:right w:val="nil"/>
            </w:tcBorders>
            <w:shd w:val="clear" w:color="auto" w:fill="auto"/>
            <w:noWrap/>
            <w:vAlign w:val="bottom"/>
            <w:hideMark/>
          </w:tcPr>
          <w:p w14:paraId="361B00A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AT</w:t>
            </w:r>
          </w:p>
        </w:tc>
        <w:tc>
          <w:tcPr>
            <w:tcW w:w="2160" w:type="dxa"/>
            <w:tcBorders>
              <w:top w:val="nil"/>
              <w:left w:val="nil"/>
              <w:bottom w:val="nil"/>
              <w:right w:val="nil"/>
            </w:tcBorders>
            <w:shd w:val="clear" w:color="auto" w:fill="auto"/>
            <w:noWrap/>
            <w:hideMark/>
          </w:tcPr>
          <w:p w14:paraId="44F465B3" w14:textId="06CDCDD5"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710" w:type="dxa"/>
            <w:tcBorders>
              <w:top w:val="nil"/>
              <w:left w:val="nil"/>
              <w:bottom w:val="nil"/>
              <w:right w:val="nil"/>
            </w:tcBorders>
            <w:shd w:val="clear" w:color="auto" w:fill="auto"/>
            <w:noWrap/>
            <w:hideMark/>
          </w:tcPr>
          <w:p w14:paraId="6EEE6F3F" w14:textId="579D3D83"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530" w:type="dxa"/>
            <w:tcBorders>
              <w:top w:val="nil"/>
              <w:left w:val="nil"/>
              <w:bottom w:val="nil"/>
              <w:right w:val="nil"/>
            </w:tcBorders>
            <w:shd w:val="clear" w:color="auto" w:fill="auto"/>
            <w:noWrap/>
            <w:hideMark/>
          </w:tcPr>
          <w:p w14:paraId="4C2EC151" w14:textId="2A930E2E"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r>
      <w:tr w:rsidR="009D0F10" w:rsidRPr="00036D0E" w14:paraId="44E03458" w14:textId="77777777" w:rsidTr="009D0F10">
        <w:trPr>
          <w:cantSplit/>
          <w:trHeight w:val="20"/>
        </w:trPr>
        <w:tc>
          <w:tcPr>
            <w:tcW w:w="1563" w:type="dxa"/>
            <w:tcBorders>
              <w:top w:val="nil"/>
              <w:left w:val="nil"/>
              <w:bottom w:val="nil"/>
              <w:right w:val="nil"/>
            </w:tcBorders>
            <w:shd w:val="clear" w:color="auto" w:fill="auto"/>
            <w:noWrap/>
            <w:vAlign w:val="bottom"/>
            <w:hideMark/>
          </w:tcPr>
          <w:p w14:paraId="7D52EFB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OtsAC20ROGR_0086</w:t>
            </w:r>
          </w:p>
        </w:tc>
        <w:tc>
          <w:tcPr>
            <w:tcW w:w="746" w:type="dxa"/>
            <w:tcBorders>
              <w:top w:val="nil"/>
              <w:left w:val="nil"/>
              <w:bottom w:val="nil"/>
              <w:right w:val="nil"/>
            </w:tcBorders>
            <w:shd w:val="clear" w:color="auto" w:fill="auto"/>
            <w:noWrap/>
            <w:vAlign w:val="bottom"/>
            <w:hideMark/>
          </w:tcPr>
          <w:p w14:paraId="71C3445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8/12/20</w:t>
            </w:r>
          </w:p>
        </w:tc>
        <w:tc>
          <w:tcPr>
            <w:tcW w:w="599" w:type="dxa"/>
            <w:tcBorders>
              <w:top w:val="nil"/>
              <w:left w:val="nil"/>
              <w:bottom w:val="nil"/>
              <w:right w:val="nil"/>
            </w:tcBorders>
            <w:shd w:val="clear" w:color="auto" w:fill="auto"/>
            <w:noWrap/>
            <w:vAlign w:val="bottom"/>
            <w:hideMark/>
          </w:tcPr>
          <w:p w14:paraId="6B21264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225</w:t>
            </w:r>
          </w:p>
        </w:tc>
        <w:tc>
          <w:tcPr>
            <w:tcW w:w="1142" w:type="dxa"/>
            <w:tcBorders>
              <w:top w:val="nil"/>
              <w:left w:val="nil"/>
              <w:bottom w:val="nil"/>
              <w:right w:val="nil"/>
            </w:tcBorders>
            <w:shd w:val="clear" w:color="auto" w:fill="auto"/>
            <w:noWrap/>
            <w:vAlign w:val="bottom"/>
            <w:hideMark/>
          </w:tcPr>
          <w:p w14:paraId="71C7457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04BFE86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5144787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4ACF138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052DCE4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494F73A0" w14:textId="4CE6FE14"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0813A84E" w14:textId="3A029CEB"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752C7061" w14:textId="781C16E3"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7607C655" w14:textId="77777777" w:rsidTr="009D0F10">
        <w:trPr>
          <w:cantSplit/>
          <w:trHeight w:val="20"/>
        </w:trPr>
        <w:tc>
          <w:tcPr>
            <w:tcW w:w="1563" w:type="dxa"/>
            <w:tcBorders>
              <w:top w:val="nil"/>
              <w:left w:val="nil"/>
              <w:bottom w:val="nil"/>
              <w:right w:val="nil"/>
            </w:tcBorders>
            <w:shd w:val="clear" w:color="auto" w:fill="auto"/>
            <w:noWrap/>
            <w:vAlign w:val="bottom"/>
            <w:hideMark/>
          </w:tcPr>
          <w:p w14:paraId="6844FE9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OtsAC20ROGR_0087</w:t>
            </w:r>
          </w:p>
        </w:tc>
        <w:tc>
          <w:tcPr>
            <w:tcW w:w="746" w:type="dxa"/>
            <w:tcBorders>
              <w:top w:val="nil"/>
              <w:left w:val="nil"/>
              <w:bottom w:val="nil"/>
              <w:right w:val="nil"/>
            </w:tcBorders>
            <w:shd w:val="clear" w:color="auto" w:fill="auto"/>
            <w:noWrap/>
            <w:vAlign w:val="bottom"/>
            <w:hideMark/>
          </w:tcPr>
          <w:p w14:paraId="39E7D2E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8/12/20</w:t>
            </w:r>
          </w:p>
        </w:tc>
        <w:tc>
          <w:tcPr>
            <w:tcW w:w="599" w:type="dxa"/>
            <w:tcBorders>
              <w:top w:val="nil"/>
              <w:left w:val="nil"/>
              <w:bottom w:val="nil"/>
              <w:right w:val="nil"/>
            </w:tcBorders>
            <w:shd w:val="clear" w:color="auto" w:fill="auto"/>
            <w:noWrap/>
            <w:vAlign w:val="bottom"/>
            <w:hideMark/>
          </w:tcPr>
          <w:p w14:paraId="0D92BEE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225</w:t>
            </w:r>
          </w:p>
        </w:tc>
        <w:tc>
          <w:tcPr>
            <w:tcW w:w="1142" w:type="dxa"/>
            <w:tcBorders>
              <w:top w:val="nil"/>
              <w:left w:val="nil"/>
              <w:bottom w:val="nil"/>
              <w:right w:val="nil"/>
            </w:tcBorders>
            <w:shd w:val="clear" w:color="auto" w:fill="auto"/>
            <w:noWrap/>
            <w:vAlign w:val="bottom"/>
            <w:hideMark/>
          </w:tcPr>
          <w:p w14:paraId="51B2C61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5265305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0EFCACB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0E79941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6931DF2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394B0E52" w14:textId="669A746B"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0F71453F" w14:textId="66B5A541"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077A331E" w14:textId="2962E256"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43F97299" w14:textId="77777777" w:rsidTr="009D0F10">
        <w:trPr>
          <w:cantSplit/>
          <w:trHeight w:val="20"/>
        </w:trPr>
        <w:tc>
          <w:tcPr>
            <w:tcW w:w="1563" w:type="dxa"/>
            <w:tcBorders>
              <w:top w:val="nil"/>
              <w:left w:val="nil"/>
              <w:bottom w:val="nil"/>
              <w:right w:val="nil"/>
            </w:tcBorders>
            <w:shd w:val="clear" w:color="auto" w:fill="auto"/>
            <w:noWrap/>
            <w:vAlign w:val="bottom"/>
            <w:hideMark/>
          </w:tcPr>
          <w:p w14:paraId="2350B32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OtsAC20ROGR_0088</w:t>
            </w:r>
          </w:p>
        </w:tc>
        <w:tc>
          <w:tcPr>
            <w:tcW w:w="746" w:type="dxa"/>
            <w:tcBorders>
              <w:top w:val="nil"/>
              <w:left w:val="nil"/>
              <w:bottom w:val="nil"/>
              <w:right w:val="nil"/>
            </w:tcBorders>
            <w:shd w:val="clear" w:color="auto" w:fill="auto"/>
            <w:noWrap/>
            <w:vAlign w:val="bottom"/>
            <w:hideMark/>
          </w:tcPr>
          <w:p w14:paraId="69F6886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8/14/20</w:t>
            </w:r>
          </w:p>
        </w:tc>
        <w:tc>
          <w:tcPr>
            <w:tcW w:w="599" w:type="dxa"/>
            <w:tcBorders>
              <w:top w:val="nil"/>
              <w:left w:val="nil"/>
              <w:bottom w:val="nil"/>
              <w:right w:val="nil"/>
            </w:tcBorders>
            <w:shd w:val="clear" w:color="auto" w:fill="auto"/>
            <w:noWrap/>
            <w:vAlign w:val="bottom"/>
            <w:hideMark/>
          </w:tcPr>
          <w:p w14:paraId="31DBED6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227</w:t>
            </w:r>
          </w:p>
        </w:tc>
        <w:tc>
          <w:tcPr>
            <w:tcW w:w="1142" w:type="dxa"/>
            <w:tcBorders>
              <w:top w:val="nil"/>
              <w:left w:val="nil"/>
              <w:bottom w:val="nil"/>
              <w:right w:val="nil"/>
            </w:tcBorders>
            <w:shd w:val="clear" w:color="auto" w:fill="auto"/>
            <w:noWrap/>
            <w:vAlign w:val="bottom"/>
            <w:hideMark/>
          </w:tcPr>
          <w:p w14:paraId="5D303AC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1E4C99E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7BB8D4B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7CC520E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318B652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4BB37389" w14:textId="61F53DCF"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3E6432B9" w14:textId="7AD5F4F6"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24FAC8E3" w14:textId="550C3CEC"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6CA1D6DA" w14:textId="77777777" w:rsidTr="009D0F10">
        <w:trPr>
          <w:cantSplit/>
          <w:trHeight w:val="20"/>
        </w:trPr>
        <w:tc>
          <w:tcPr>
            <w:tcW w:w="1563" w:type="dxa"/>
            <w:tcBorders>
              <w:top w:val="nil"/>
              <w:left w:val="nil"/>
              <w:bottom w:val="nil"/>
              <w:right w:val="nil"/>
            </w:tcBorders>
            <w:shd w:val="clear" w:color="auto" w:fill="auto"/>
            <w:noWrap/>
            <w:vAlign w:val="bottom"/>
            <w:hideMark/>
          </w:tcPr>
          <w:p w14:paraId="53AE320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OtsAC20ROGR_0089</w:t>
            </w:r>
          </w:p>
        </w:tc>
        <w:tc>
          <w:tcPr>
            <w:tcW w:w="746" w:type="dxa"/>
            <w:tcBorders>
              <w:top w:val="nil"/>
              <w:left w:val="nil"/>
              <w:bottom w:val="nil"/>
              <w:right w:val="nil"/>
            </w:tcBorders>
            <w:shd w:val="clear" w:color="auto" w:fill="auto"/>
            <w:noWrap/>
            <w:vAlign w:val="bottom"/>
            <w:hideMark/>
          </w:tcPr>
          <w:p w14:paraId="5CC1CCD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8/14/20</w:t>
            </w:r>
          </w:p>
        </w:tc>
        <w:tc>
          <w:tcPr>
            <w:tcW w:w="599" w:type="dxa"/>
            <w:tcBorders>
              <w:top w:val="nil"/>
              <w:left w:val="nil"/>
              <w:bottom w:val="nil"/>
              <w:right w:val="nil"/>
            </w:tcBorders>
            <w:shd w:val="clear" w:color="auto" w:fill="auto"/>
            <w:noWrap/>
            <w:vAlign w:val="bottom"/>
            <w:hideMark/>
          </w:tcPr>
          <w:p w14:paraId="11DD65C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227</w:t>
            </w:r>
          </w:p>
        </w:tc>
        <w:tc>
          <w:tcPr>
            <w:tcW w:w="1142" w:type="dxa"/>
            <w:tcBorders>
              <w:top w:val="nil"/>
              <w:left w:val="nil"/>
              <w:bottom w:val="nil"/>
              <w:right w:val="nil"/>
            </w:tcBorders>
            <w:shd w:val="clear" w:color="auto" w:fill="auto"/>
            <w:noWrap/>
            <w:vAlign w:val="bottom"/>
            <w:hideMark/>
          </w:tcPr>
          <w:p w14:paraId="7597145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3FF3D6D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08851D5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75C27CE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413E608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110A7802" w14:textId="37E2E2A0"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59AAB174" w14:textId="6DD3BA8E"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046688FC" w14:textId="5F366670"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31A24CCE" w14:textId="77777777" w:rsidTr="009D0F10">
        <w:trPr>
          <w:cantSplit/>
          <w:trHeight w:val="20"/>
        </w:trPr>
        <w:tc>
          <w:tcPr>
            <w:tcW w:w="1563" w:type="dxa"/>
            <w:tcBorders>
              <w:top w:val="nil"/>
              <w:left w:val="nil"/>
              <w:bottom w:val="nil"/>
              <w:right w:val="nil"/>
            </w:tcBorders>
            <w:shd w:val="clear" w:color="auto" w:fill="auto"/>
            <w:noWrap/>
            <w:vAlign w:val="bottom"/>
            <w:hideMark/>
          </w:tcPr>
          <w:p w14:paraId="17BC68F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OtsAC20ROGR_0090</w:t>
            </w:r>
          </w:p>
        </w:tc>
        <w:tc>
          <w:tcPr>
            <w:tcW w:w="746" w:type="dxa"/>
            <w:tcBorders>
              <w:top w:val="nil"/>
              <w:left w:val="nil"/>
              <w:bottom w:val="nil"/>
              <w:right w:val="nil"/>
            </w:tcBorders>
            <w:shd w:val="clear" w:color="auto" w:fill="auto"/>
            <w:noWrap/>
            <w:vAlign w:val="bottom"/>
            <w:hideMark/>
          </w:tcPr>
          <w:p w14:paraId="3213009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8/14/20</w:t>
            </w:r>
          </w:p>
        </w:tc>
        <w:tc>
          <w:tcPr>
            <w:tcW w:w="599" w:type="dxa"/>
            <w:tcBorders>
              <w:top w:val="nil"/>
              <w:left w:val="nil"/>
              <w:bottom w:val="nil"/>
              <w:right w:val="nil"/>
            </w:tcBorders>
            <w:shd w:val="clear" w:color="auto" w:fill="auto"/>
            <w:noWrap/>
            <w:vAlign w:val="bottom"/>
            <w:hideMark/>
          </w:tcPr>
          <w:p w14:paraId="1E0A007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227</w:t>
            </w:r>
          </w:p>
        </w:tc>
        <w:tc>
          <w:tcPr>
            <w:tcW w:w="1142" w:type="dxa"/>
            <w:tcBorders>
              <w:top w:val="nil"/>
              <w:left w:val="nil"/>
              <w:bottom w:val="nil"/>
              <w:right w:val="nil"/>
            </w:tcBorders>
            <w:shd w:val="clear" w:color="auto" w:fill="auto"/>
            <w:noWrap/>
            <w:vAlign w:val="bottom"/>
            <w:hideMark/>
          </w:tcPr>
          <w:p w14:paraId="00C1834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1AD5A8F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11BFB65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02C400B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345B3B8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2B07E5EE" w14:textId="62845F3A"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690CA48D" w14:textId="1C6A9478"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2511A98D" w14:textId="722C1CA7"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2A15A449" w14:textId="77777777" w:rsidTr="009D0F10">
        <w:trPr>
          <w:cantSplit/>
          <w:trHeight w:val="20"/>
        </w:trPr>
        <w:tc>
          <w:tcPr>
            <w:tcW w:w="1563" w:type="dxa"/>
            <w:tcBorders>
              <w:top w:val="nil"/>
              <w:left w:val="nil"/>
              <w:bottom w:val="nil"/>
              <w:right w:val="nil"/>
            </w:tcBorders>
            <w:shd w:val="clear" w:color="auto" w:fill="auto"/>
            <w:noWrap/>
            <w:vAlign w:val="bottom"/>
            <w:hideMark/>
          </w:tcPr>
          <w:p w14:paraId="3A6958B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OtsAC20ROGR_0091</w:t>
            </w:r>
          </w:p>
        </w:tc>
        <w:tc>
          <w:tcPr>
            <w:tcW w:w="746" w:type="dxa"/>
            <w:tcBorders>
              <w:top w:val="nil"/>
              <w:left w:val="nil"/>
              <w:bottom w:val="nil"/>
              <w:right w:val="nil"/>
            </w:tcBorders>
            <w:shd w:val="clear" w:color="auto" w:fill="auto"/>
            <w:noWrap/>
            <w:vAlign w:val="bottom"/>
            <w:hideMark/>
          </w:tcPr>
          <w:p w14:paraId="767D7B8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8/14/20</w:t>
            </w:r>
          </w:p>
        </w:tc>
        <w:tc>
          <w:tcPr>
            <w:tcW w:w="599" w:type="dxa"/>
            <w:tcBorders>
              <w:top w:val="nil"/>
              <w:left w:val="nil"/>
              <w:bottom w:val="nil"/>
              <w:right w:val="nil"/>
            </w:tcBorders>
            <w:shd w:val="clear" w:color="auto" w:fill="auto"/>
            <w:noWrap/>
            <w:vAlign w:val="bottom"/>
            <w:hideMark/>
          </w:tcPr>
          <w:p w14:paraId="46F917C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227</w:t>
            </w:r>
          </w:p>
        </w:tc>
        <w:tc>
          <w:tcPr>
            <w:tcW w:w="1142" w:type="dxa"/>
            <w:tcBorders>
              <w:top w:val="nil"/>
              <w:left w:val="nil"/>
              <w:bottom w:val="nil"/>
              <w:right w:val="nil"/>
            </w:tcBorders>
            <w:shd w:val="clear" w:color="auto" w:fill="auto"/>
            <w:noWrap/>
            <w:vAlign w:val="bottom"/>
            <w:hideMark/>
          </w:tcPr>
          <w:p w14:paraId="5D12F60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3B7458B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797CEC0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4876B5A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0D24D3D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58DEB937" w14:textId="32425406"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737446F9" w14:textId="124E34E2"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4ED3B00C" w14:textId="4B0E2F91"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2207CF2E" w14:textId="77777777" w:rsidTr="009D0F10">
        <w:trPr>
          <w:cantSplit/>
          <w:trHeight w:val="20"/>
        </w:trPr>
        <w:tc>
          <w:tcPr>
            <w:tcW w:w="1563" w:type="dxa"/>
            <w:tcBorders>
              <w:top w:val="nil"/>
              <w:left w:val="nil"/>
              <w:bottom w:val="nil"/>
              <w:right w:val="nil"/>
            </w:tcBorders>
            <w:shd w:val="clear" w:color="auto" w:fill="auto"/>
            <w:noWrap/>
            <w:vAlign w:val="bottom"/>
            <w:hideMark/>
          </w:tcPr>
          <w:p w14:paraId="1B4C5BE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OtsAC20ROGR_0092</w:t>
            </w:r>
          </w:p>
        </w:tc>
        <w:tc>
          <w:tcPr>
            <w:tcW w:w="746" w:type="dxa"/>
            <w:tcBorders>
              <w:top w:val="nil"/>
              <w:left w:val="nil"/>
              <w:bottom w:val="nil"/>
              <w:right w:val="nil"/>
            </w:tcBorders>
            <w:shd w:val="clear" w:color="auto" w:fill="auto"/>
            <w:noWrap/>
            <w:vAlign w:val="bottom"/>
            <w:hideMark/>
          </w:tcPr>
          <w:p w14:paraId="5B6DE55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8/14/20</w:t>
            </w:r>
          </w:p>
        </w:tc>
        <w:tc>
          <w:tcPr>
            <w:tcW w:w="599" w:type="dxa"/>
            <w:tcBorders>
              <w:top w:val="nil"/>
              <w:left w:val="nil"/>
              <w:bottom w:val="nil"/>
              <w:right w:val="nil"/>
            </w:tcBorders>
            <w:shd w:val="clear" w:color="auto" w:fill="auto"/>
            <w:noWrap/>
            <w:vAlign w:val="bottom"/>
            <w:hideMark/>
          </w:tcPr>
          <w:p w14:paraId="2204E8B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227</w:t>
            </w:r>
          </w:p>
        </w:tc>
        <w:tc>
          <w:tcPr>
            <w:tcW w:w="1142" w:type="dxa"/>
            <w:tcBorders>
              <w:top w:val="nil"/>
              <w:left w:val="nil"/>
              <w:bottom w:val="nil"/>
              <w:right w:val="nil"/>
            </w:tcBorders>
            <w:shd w:val="clear" w:color="auto" w:fill="auto"/>
            <w:noWrap/>
            <w:vAlign w:val="bottom"/>
            <w:hideMark/>
          </w:tcPr>
          <w:p w14:paraId="31609CB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626898A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61B4404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5B123A2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TA</w:t>
            </w:r>
          </w:p>
        </w:tc>
        <w:tc>
          <w:tcPr>
            <w:tcW w:w="902" w:type="dxa"/>
            <w:tcBorders>
              <w:top w:val="nil"/>
              <w:left w:val="nil"/>
              <w:bottom w:val="nil"/>
              <w:right w:val="nil"/>
            </w:tcBorders>
            <w:shd w:val="clear" w:color="auto" w:fill="auto"/>
            <w:noWrap/>
            <w:vAlign w:val="bottom"/>
            <w:hideMark/>
          </w:tcPr>
          <w:p w14:paraId="654D047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AT</w:t>
            </w:r>
          </w:p>
        </w:tc>
        <w:tc>
          <w:tcPr>
            <w:tcW w:w="2160" w:type="dxa"/>
            <w:tcBorders>
              <w:top w:val="nil"/>
              <w:left w:val="nil"/>
              <w:bottom w:val="nil"/>
              <w:right w:val="nil"/>
            </w:tcBorders>
            <w:shd w:val="clear" w:color="auto" w:fill="auto"/>
            <w:noWrap/>
            <w:hideMark/>
          </w:tcPr>
          <w:p w14:paraId="56B21CF4" w14:textId="13B17FC5"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710" w:type="dxa"/>
            <w:tcBorders>
              <w:top w:val="nil"/>
              <w:left w:val="nil"/>
              <w:bottom w:val="nil"/>
              <w:right w:val="nil"/>
            </w:tcBorders>
            <w:shd w:val="clear" w:color="auto" w:fill="auto"/>
            <w:noWrap/>
            <w:hideMark/>
          </w:tcPr>
          <w:p w14:paraId="0A0DABEA" w14:textId="0222CAD7"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530" w:type="dxa"/>
            <w:tcBorders>
              <w:top w:val="nil"/>
              <w:left w:val="nil"/>
              <w:bottom w:val="nil"/>
              <w:right w:val="nil"/>
            </w:tcBorders>
            <w:shd w:val="clear" w:color="auto" w:fill="auto"/>
            <w:noWrap/>
            <w:hideMark/>
          </w:tcPr>
          <w:p w14:paraId="4988D95E" w14:textId="39DFC6C0"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r>
      <w:tr w:rsidR="009D0F10" w:rsidRPr="00036D0E" w14:paraId="08BBD5E4" w14:textId="77777777" w:rsidTr="009D0F10">
        <w:trPr>
          <w:cantSplit/>
          <w:trHeight w:val="20"/>
        </w:trPr>
        <w:tc>
          <w:tcPr>
            <w:tcW w:w="1563" w:type="dxa"/>
            <w:tcBorders>
              <w:top w:val="nil"/>
              <w:left w:val="nil"/>
              <w:bottom w:val="nil"/>
              <w:right w:val="nil"/>
            </w:tcBorders>
            <w:shd w:val="clear" w:color="auto" w:fill="auto"/>
            <w:noWrap/>
            <w:vAlign w:val="bottom"/>
            <w:hideMark/>
          </w:tcPr>
          <w:p w14:paraId="20A3DDF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OtsAC20ROGR_0093</w:t>
            </w:r>
          </w:p>
        </w:tc>
        <w:tc>
          <w:tcPr>
            <w:tcW w:w="746" w:type="dxa"/>
            <w:tcBorders>
              <w:top w:val="nil"/>
              <w:left w:val="nil"/>
              <w:bottom w:val="nil"/>
              <w:right w:val="nil"/>
            </w:tcBorders>
            <w:shd w:val="clear" w:color="auto" w:fill="auto"/>
            <w:noWrap/>
            <w:vAlign w:val="bottom"/>
            <w:hideMark/>
          </w:tcPr>
          <w:p w14:paraId="498841A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8/19/20</w:t>
            </w:r>
          </w:p>
        </w:tc>
        <w:tc>
          <w:tcPr>
            <w:tcW w:w="599" w:type="dxa"/>
            <w:tcBorders>
              <w:top w:val="nil"/>
              <w:left w:val="nil"/>
              <w:bottom w:val="nil"/>
              <w:right w:val="nil"/>
            </w:tcBorders>
            <w:shd w:val="clear" w:color="auto" w:fill="auto"/>
            <w:noWrap/>
            <w:vAlign w:val="bottom"/>
            <w:hideMark/>
          </w:tcPr>
          <w:p w14:paraId="0B4B581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232</w:t>
            </w:r>
          </w:p>
        </w:tc>
        <w:tc>
          <w:tcPr>
            <w:tcW w:w="1142" w:type="dxa"/>
            <w:tcBorders>
              <w:top w:val="nil"/>
              <w:left w:val="nil"/>
              <w:bottom w:val="nil"/>
              <w:right w:val="nil"/>
            </w:tcBorders>
            <w:shd w:val="clear" w:color="auto" w:fill="auto"/>
            <w:noWrap/>
            <w:vAlign w:val="bottom"/>
            <w:hideMark/>
          </w:tcPr>
          <w:p w14:paraId="6480566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2A80AA8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2519E9F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6E3146B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7372340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7F435CF0" w14:textId="047A8984"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56516663" w14:textId="77CC0D0E"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0BD1BFE8" w14:textId="15A32C6D"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07BBD6DC" w14:textId="77777777" w:rsidTr="009D0F10">
        <w:trPr>
          <w:cantSplit/>
          <w:trHeight w:val="20"/>
        </w:trPr>
        <w:tc>
          <w:tcPr>
            <w:tcW w:w="1563" w:type="dxa"/>
            <w:tcBorders>
              <w:top w:val="nil"/>
              <w:left w:val="nil"/>
              <w:bottom w:val="nil"/>
              <w:right w:val="nil"/>
            </w:tcBorders>
            <w:shd w:val="clear" w:color="auto" w:fill="auto"/>
            <w:noWrap/>
            <w:vAlign w:val="bottom"/>
            <w:hideMark/>
          </w:tcPr>
          <w:p w14:paraId="29093E8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OtsAC20ROGR_0094</w:t>
            </w:r>
          </w:p>
        </w:tc>
        <w:tc>
          <w:tcPr>
            <w:tcW w:w="746" w:type="dxa"/>
            <w:tcBorders>
              <w:top w:val="nil"/>
              <w:left w:val="nil"/>
              <w:bottom w:val="nil"/>
              <w:right w:val="nil"/>
            </w:tcBorders>
            <w:shd w:val="clear" w:color="auto" w:fill="auto"/>
            <w:noWrap/>
            <w:vAlign w:val="bottom"/>
            <w:hideMark/>
          </w:tcPr>
          <w:p w14:paraId="62B1A64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8/21/20</w:t>
            </w:r>
          </w:p>
        </w:tc>
        <w:tc>
          <w:tcPr>
            <w:tcW w:w="599" w:type="dxa"/>
            <w:tcBorders>
              <w:top w:val="nil"/>
              <w:left w:val="nil"/>
              <w:bottom w:val="nil"/>
              <w:right w:val="nil"/>
            </w:tcBorders>
            <w:shd w:val="clear" w:color="auto" w:fill="auto"/>
            <w:noWrap/>
            <w:vAlign w:val="bottom"/>
            <w:hideMark/>
          </w:tcPr>
          <w:p w14:paraId="5445B43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234</w:t>
            </w:r>
          </w:p>
        </w:tc>
        <w:tc>
          <w:tcPr>
            <w:tcW w:w="1142" w:type="dxa"/>
            <w:tcBorders>
              <w:top w:val="nil"/>
              <w:left w:val="nil"/>
              <w:bottom w:val="nil"/>
              <w:right w:val="nil"/>
            </w:tcBorders>
            <w:shd w:val="clear" w:color="auto" w:fill="auto"/>
            <w:noWrap/>
            <w:vAlign w:val="bottom"/>
            <w:hideMark/>
          </w:tcPr>
          <w:p w14:paraId="111F461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77D0F5A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266E3B2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6DE0155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489EAF9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0AC26AA7" w14:textId="0C9F9AAC"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5F8250BF" w14:textId="537F5E64"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2560A58D" w14:textId="4F4C6FF0"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73EABD66" w14:textId="77777777" w:rsidTr="009D0F10">
        <w:trPr>
          <w:cantSplit/>
          <w:trHeight w:val="20"/>
        </w:trPr>
        <w:tc>
          <w:tcPr>
            <w:tcW w:w="1563" w:type="dxa"/>
            <w:tcBorders>
              <w:top w:val="nil"/>
              <w:left w:val="nil"/>
              <w:bottom w:val="nil"/>
              <w:right w:val="nil"/>
            </w:tcBorders>
            <w:shd w:val="clear" w:color="auto" w:fill="auto"/>
            <w:noWrap/>
            <w:vAlign w:val="bottom"/>
            <w:hideMark/>
          </w:tcPr>
          <w:p w14:paraId="4C2E781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OtsAC20ROGR_0095</w:t>
            </w:r>
          </w:p>
        </w:tc>
        <w:tc>
          <w:tcPr>
            <w:tcW w:w="746" w:type="dxa"/>
            <w:tcBorders>
              <w:top w:val="nil"/>
              <w:left w:val="nil"/>
              <w:bottom w:val="nil"/>
              <w:right w:val="nil"/>
            </w:tcBorders>
            <w:shd w:val="clear" w:color="auto" w:fill="auto"/>
            <w:noWrap/>
            <w:vAlign w:val="bottom"/>
            <w:hideMark/>
          </w:tcPr>
          <w:p w14:paraId="2DC1A66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8/26/20</w:t>
            </w:r>
          </w:p>
        </w:tc>
        <w:tc>
          <w:tcPr>
            <w:tcW w:w="599" w:type="dxa"/>
            <w:tcBorders>
              <w:top w:val="nil"/>
              <w:left w:val="nil"/>
              <w:bottom w:val="nil"/>
              <w:right w:val="nil"/>
            </w:tcBorders>
            <w:shd w:val="clear" w:color="auto" w:fill="auto"/>
            <w:noWrap/>
            <w:vAlign w:val="bottom"/>
            <w:hideMark/>
          </w:tcPr>
          <w:p w14:paraId="7918AE8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239</w:t>
            </w:r>
          </w:p>
        </w:tc>
        <w:tc>
          <w:tcPr>
            <w:tcW w:w="1142" w:type="dxa"/>
            <w:tcBorders>
              <w:top w:val="nil"/>
              <w:left w:val="nil"/>
              <w:bottom w:val="nil"/>
              <w:right w:val="nil"/>
            </w:tcBorders>
            <w:shd w:val="clear" w:color="auto" w:fill="auto"/>
            <w:noWrap/>
            <w:vAlign w:val="bottom"/>
            <w:hideMark/>
          </w:tcPr>
          <w:p w14:paraId="42EC625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0185494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7159AA1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17DF517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6D45BD5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277C99E7" w14:textId="3FCB2F6D"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722905DC" w14:textId="7373AE47"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2AD2CC0C" w14:textId="53EEA143"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2EE57ABD" w14:textId="77777777" w:rsidTr="009D0F10">
        <w:trPr>
          <w:cantSplit/>
          <w:trHeight w:val="20"/>
        </w:trPr>
        <w:tc>
          <w:tcPr>
            <w:tcW w:w="1563" w:type="dxa"/>
            <w:tcBorders>
              <w:top w:val="nil"/>
              <w:left w:val="nil"/>
              <w:bottom w:val="nil"/>
              <w:right w:val="nil"/>
            </w:tcBorders>
            <w:shd w:val="clear" w:color="auto" w:fill="auto"/>
            <w:noWrap/>
            <w:vAlign w:val="bottom"/>
            <w:hideMark/>
          </w:tcPr>
          <w:p w14:paraId="0F70F87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OtsAC20ROGR_0096</w:t>
            </w:r>
          </w:p>
        </w:tc>
        <w:tc>
          <w:tcPr>
            <w:tcW w:w="746" w:type="dxa"/>
            <w:tcBorders>
              <w:top w:val="nil"/>
              <w:left w:val="nil"/>
              <w:bottom w:val="nil"/>
              <w:right w:val="nil"/>
            </w:tcBorders>
            <w:shd w:val="clear" w:color="auto" w:fill="auto"/>
            <w:noWrap/>
            <w:vAlign w:val="bottom"/>
            <w:hideMark/>
          </w:tcPr>
          <w:p w14:paraId="7BF9351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8/26/20</w:t>
            </w:r>
          </w:p>
        </w:tc>
        <w:tc>
          <w:tcPr>
            <w:tcW w:w="599" w:type="dxa"/>
            <w:tcBorders>
              <w:top w:val="nil"/>
              <w:left w:val="nil"/>
              <w:bottom w:val="nil"/>
              <w:right w:val="nil"/>
            </w:tcBorders>
            <w:shd w:val="clear" w:color="auto" w:fill="auto"/>
            <w:noWrap/>
            <w:vAlign w:val="bottom"/>
            <w:hideMark/>
          </w:tcPr>
          <w:p w14:paraId="2275915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239</w:t>
            </w:r>
          </w:p>
        </w:tc>
        <w:tc>
          <w:tcPr>
            <w:tcW w:w="1142" w:type="dxa"/>
            <w:tcBorders>
              <w:top w:val="nil"/>
              <w:left w:val="nil"/>
              <w:bottom w:val="nil"/>
              <w:right w:val="nil"/>
            </w:tcBorders>
            <w:shd w:val="clear" w:color="auto" w:fill="auto"/>
            <w:noWrap/>
            <w:vAlign w:val="bottom"/>
            <w:hideMark/>
          </w:tcPr>
          <w:p w14:paraId="13565BA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7306D85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68A6E7D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6619C3C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05798A5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22BD9AB4" w14:textId="0CB7B964"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5EE4B678" w14:textId="39510A41"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0738F396" w14:textId="18CE1CA9"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630CC31F" w14:textId="77777777" w:rsidTr="009D0F10">
        <w:trPr>
          <w:cantSplit/>
          <w:trHeight w:val="20"/>
        </w:trPr>
        <w:tc>
          <w:tcPr>
            <w:tcW w:w="1563" w:type="dxa"/>
            <w:tcBorders>
              <w:top w:val="nil"/>
              <w:left w:val="nil"/>
              <w:bottom w:val="nil"/>
              <w:right w:val="nil"/>
            </w:tcBorders>
            <w:shd w:val="clear" w:color="auto" w:fill="auto"/>
            <w:noWrap/>
            <w:vAlign w:val="bottom"/>
            <w:hideMark/>
          </w:tcPr>
          <w:p w14:paraId="34A275C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OtsAC20ROGR_0097</w:t>
            </w:r>
          </w:p>
        </w:tc>
        <w:tc>
          <w:tcPr>
            <w:tcW w:w="746" w:type="dxa"/>
            <w:tcBorders>
              <w:top w:val="nil"/>
              <w:left w:val="nil"/>
              <w:bottom w:val="nil"/>
              <w:right w:val="nil"/>
            </w:tcBorders>
            <w:shd w:val="clear" w:color="auto" w:fill="auto"/>
            <w:noWrap/>
            <w:vAlign w:val="bottom"/>
            <w:hideMark/>
          </w:tcPr>
          <w:p w14:paraId="578E552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8/26/20</w:t>
            </w:r>
          </w:p>
        </w:tc>
        <w:tc>
          <w:tcPr>
            <w:tcW w:w="599" w:type="dxa"/>
            <w:tcBorders>
              <w:top w:val="nil"/>
              <w:left w:val="nil"/>
              <w:bottom w:val="nil"/>
              <w:right w:val="nil"/>
            </w:tcBorders>
            <w:shd w:val="clear" w:color="auto" w:fill="auto"/>
            <w:noWrap/>
            <w:vAlign w:val="bottom"/>
            <w:hideMark/>
          </w:tcPr>
          <w:p w14:paraId="0A66640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239</w:t>
            </w:r>
          </w:p>
        </w:tc>
        <w:tc>
          <w:tcPr>
            <w:tcW w:w="1142" w:type="dxa"/>
            <w:tcBorders>
              <w:top w:val="nil"/>
              <w:left w:val="nil"/>
              <w:bottom w:val="nil"/>
              <w:right w:val="nil"/>
            </w:tcBorders>
            <w:shd w:val="clear" w:color="auto" w:fill="auto"/>
            <w:noWrap/>
            <w:vAlign w:val="bottom"/>
            <w:hideMark/>
          </w:tcPr>
          <w:p w14:paraId="15195C9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09017E6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195AC05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499250D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0D33B2D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13603261" w14:textId="24C16DEE"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6C797207" w14:textId="25EDE69A"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0A1858A1" w14:textId="4FB02EB1"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5C84E1BF" w14:textId="77777777" w:rsidTr="009D0F10">
        <w:trPr>
          <w:cantSplit/>
          <w:trHeight w:val="20"/>
        </w:trPr>
        <w:tc>
          <w:tcPr>
            <w:tcW w:w="1563" w:type="dxa"/>
            <w:tcBorders>
              <w:top w:val="nil"/>
              <w:left w:val="nil"/>
              <w:bottom w:val="nil"/>
              <w:right w:val="nil"/>
            </w:tcBorders>
            <w:shd w:val="clear" w:color="auto" w:fill="auto"/>
            <w:noWrap/>
            <w:vAlign w:val="bottom"/>
            <w:hideMark/>
          </w:tcPr>
          <w:p w14:paraId="7BA663A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OtsAC20ROGR_0098</w:t>
            </w:r>
          </w:p>
        </w:tc>
        <w:tc>
          <w:tcPr>
            <w:tcW w:w="746" w:type="dxa"/>
            <w:tcBorders>
              <w:top w:val="nil"/>
              <w:left w:val="nil"/>
              <w:bottom w:val="nil"/>
              <w:right w:val="nil"/>
            </w:tcBorders>
            <w:shd w:val="clear" w:color="auto" w:fill="auto"/>
            <w:noWrap/>
            <w:vAlign w:val="bottom"/>
            <w:hideMark/>
          </w:tcPr>
          <w:p w14:paraId="394A3DB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8/26/20</w:t>
            </w:r>
          </w:p>
        </w:tc>
        <w:tc>
          <w:tcPr>
            <w:tcW w:w="599" w:type="dxa"/>
            <w:tcBorders>
              <w:top w:val="nil"/>
              <w:left w:val="nil"/>
              <w:bottom w:val="nil"/>
              <w:right w:val="nil"/>
            </w:tcBorders>
            <w:shd w:val="clear" w:color="auto" w:fill="auto"/>
            <w:noWrap/>
            <w:vAlign w:val="bottom"/>
            <w:hideMark/>
          </w:tcPr>
          <w:p w14:paraId="702E379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239</w:t>
            </w:r>
          </w:p>
        </w:tc>
        <w:tc>
          <w:tcPr>
            <w:tcW w:w="1142" w:type="dxa"/>
            <w:tcBorders>
              <w:top w:val="nil"/>
              <w:left w:val="nil"/>
              <w:bottom w:val="nil"/>
              <w:right w:val="nil"/>
            </w:tcBorders>
            <w:shd w:val="clear" w:color="auto" w:fill="auto"/>
            <w:noWrap/>
            <w:vAlign w:val="bottom"/>
            <w:hideMark/>
          </w:tcPr>
          <w:p w14:paraId="3816CEA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5E03BFC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50E0211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416217E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6B3B69E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615BC313" w14:textId="487F5701"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1857943C" w14:textId="36A1D8F1"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72DE7D96" w14:textId="475700D0"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6EC464AC" w14:textId="77777777" w:rsidTr="009D0F10">
        <w:trPr>
          <w:cantSplit/>
          <w:trHeight w:val="20"/>
        </w:trPr>
        <w:tc>
          <w:tcPr>
            <w:tcW w:w="1563" w:type="dxa"/>
            <w:tcBorders>
              <w:top w:val="nil"/>
              <w:left w:val="nil"/>
              <w:bottom w:val="nil"/>
              <w:right w:val="nil"/>
            </w:tcBorders>
            <w:shd w:val="clear" w:color="auto" w:fill="auto"/>
            <w:noWrap/>
            <w:vAlign w:val="bottom"/>
            <w:hideMark/>
          </w:tcPr>
          <w:p w14:paraId="70D538C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lastRenderedPageBreak/>
              <w:t>OtsAC20ROGR_0099</w:t>
            </w:r>
          </w:p>
        </w:tc>
        <w:tc>
          <w:tcPr>
            <w:tcW w:w="746" w:type="dxa"/>
            <w:tcBorders>
              <w:top w:val="nil"/>
              <w:left w:val="nil"/>
              <w:bottom w:val="nil"/>
              <w:right w:val="nil"/>
            </w:tcBorders>
            <w:shd w:val="clear" w:color="auto" w:fill="auto"/>
            <w:noWrap/>
            <w:vAlign w:val="bottom"/>
            <w:hideMark/>
          </w:tcPr>
          <w:p w14:paraId="3EEFDC5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8/26/20</w:t>
            </w:r>
          </w:p>
        </w:tc>
        <w:tc>
          <w:tcPr>
            <w:tcW w:w="599" w:type="dxa"/>
            <w:tcBorders>
              <w:top w:val="nil"/>
              <w:left w:val="nil"/>
              <w:bottom w:val="nil"/>
              <w:right w:val="nil"/>
            </w:tcBorders>
            <w:shd w:val="clear" w:color="auto" w:fill="auto"/>
            <w:noWrap/>
            <w:vAlign w:val="bottom"/>
            <w:hideMark/>
          </w:tcPr>
          <w:p w14:paraId="12E502B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239</w:t>
            </w:r>
          </w:p>
        </w:tc>
        <w:tc>
          <w:tcPr>
            <w:tcW w:w="1142" w:type="dxa"/>
            <w:tcBorders>
              <w:top w:val="nil"/>
              <w:left w:val="nil"/>
              <w:bottom w:val="nil"/>
              <w:right w:val="nil"/>
            </w:tcBorders>
            <w:shd w:val="clear" w:color="auto" w:fill="auto"/>
            <w:noWrap/>
            <w:vAlign w:val="bottom"/>
            <w:hideMark/>
          </w:tcPr>
          <w:p w14:paraId="76A541A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3CD3849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1992A39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299AD90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3484E77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69AFA43A" w14:textId="438876AC"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123C3E88" w14:textId="0465F958"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2C37ABBE" w14:textId="4EDDA1EE"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508672C5" w14:textId="77777777" w:rsidTr="009D0F10">
        <w:trPr>
          <w:cantSplit/>
          <w:trHeight w:val="20"/>
        </w:trPr>
        <w:tc>
          <w:tcPr>
            <w:tcW w:w="1563" w:type="dxa"/>
            <w:tcBorders>
              <w:top w:val="nil"/>
              <w:left w:val="nil"/>
              <w:bottom w:val="nil"/>
              <w:right w:val="nil"/>
            </w:tcBorders>
            <w:shd w:val="clear" w:color="auto" w:fill="auto"/>
            <w:noWrap/>
            <w:vAlign w:val="bottom"/>
            <w:hideMark/>
          </w:tcPr>
          <w:p w14:paraId="7F5713B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OtsAC20ROGR_0100</w:t>
            </w:r>
          </w:p>
        </w:tc>
        <w:tc>
          <w:tcPr>
            <w:tcW w:w="746" w:type="dxa"/>
            <w:tcBorders>
              <w:top w:val="nil"/>
              <w:left w:val="nil"/>
              <w:bottom w:val="nil"/>
              <w:right w:val="nil"/>
            </w:tcBorders>
            <w:shd w:val="clear" w:color="auto" w:fill="auto"/>
            <w:noWrap/>
            <w:vAlign w:val="bottom"/>
            <w:hideMark/>
          </w:tcPr>
          <w:p w14:paraId="4A9C4FC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8/26/20</w:t>
            </w:r>
          </w:p>
        </w:tc>
        <w:tc>
          <w:tcPr>
            <w:tcW w:w="599" w:type="dxa"/>
            <w:tcBorders>
              <w:top w:val="nil"/>
              <w:left w:val="nil"/>
              <w:bottom w:val="nil"/>
              <w:right w:val="nil"/>
            </w:tcBorders>
            <w:shd w:val="clear" w:color="auto" w:fill="auto"/>
            <w:noWrap/>
            <w:vAlign w:val="bottom"/>
            <w:hideMark/>
          </w:tcPr>
          <w:p w14:paraId="69ADB90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239</w:t>
            </w:r>
          </w:p>
        </w:tc>
        <w:tc>
          <w:tcPr>
            <w:tcW w:w="1142" w:type="dxa"/>
            <w:tcBorders>
              <w:top w:val="nil"/>
              <w:left w:val="nil"/>
              <w:bottom w:val="nil"/>
              <w:right w:val="nil"/>
            </w:tcBorders>
            <w:shd w:val="clear" w:color="auto" w:fill="auto"/>
            <w:noWrap/>
            <w:vAlign w:val="bottom"/>
            <w:hideMark/>
          </w:tcPr>
          <w:p w14:paraId="48A0D1D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5C9EB55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4FA09A9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5F57324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2F2F9F3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50FBABEA" w14:textId="5C36215D"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61FF0CEB" w14:textId="6D52CE99"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109F7634" w14:textId="7720C085"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18CB8940" w14:textId="77777777" w:rsidTr="009D0F10">
        <w:trPr>
          <w:cantSplit/>
          <w:trHeight w:val="20"/>
        </w:trPr>
        <w:tc>
          <w:tcPr>
            <w:tcW w:w="1563" w:type="dxa"/>
            <w:tcBorders>
              <w:top w:val="nil"/>
              <w:left w:val="nil"/>
              <w:bottom w:val="nil"/>
              <w:right w:val="nil"/>
            </w:tcBorders>
            <w:shd w:val="clear" w:color="auto" w:fill="auto"/>
            <w:noWrap/>
            <w:vAlign w:val="bottom"/>
            <w:hideMark/>
          </w:tcPr>
          <w:p w14:paraId="50EDCD2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OtsAC20ROGR_0101</w:t>
            </w:r>
          </w:p>
        </w:tc>
        <w:tc>
          <w:tcPr>
            <w:tcW w:w="746" w:type="dxa"/>
            <w:tcBorders>
              <w:top w:val="nil"/>
              <w:left w:val="nil"/>
              <w:bottom w:val="nil"/>
              <w:right w:val="nil"/>
            </w:tcBorders>
            <w:shd w:val="clear" w:color="auto" w:fill="auto"/>
            <w:noWrap/>
            <w:vAlign w:val="bottom"/>
            <w:hideMark/>
          </w:tcPr>
          <w:p w14:paraId="4DE425F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8/26/20</w:t>
            </w:r>
          </w:p>
        </w:tc>
        <w:tc>
          <w:tcPr>
            <w:tcW w:w="599" w:type="dxa"/>
            <w:tcBorders>
              <w:top w:val="nil"/>
              <w:left w:val="nil"/>
              <w:bottom w:val="nil"/>
              <w:right w:val="nil"/>
            </w:tcBorders>
            <w:shd w:val="clear" w:color="auto" w:fill="auto"/>
            <w:noWrap/>
            <w:vAlign w:val="bottom"/>
            <w:hideMark/>
          </w:tcPr>
          <w:p w14:paraId="4492261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239</w:t>
            </w:r>
          </w:p>
        </w:tc>
        <w:tc>
          <w:tcPr>
            <w:tcW w:w="1142" w:type="dxa"/>
            <w:tcBorders>
              <w:top w:val="nil"/>
              <w:left w:val="nil"/>
              <w:bottom w:val="nil"/>
              <w:right w:val="nil"/>
            </w:tcBorders>
            <w:shd w:val="clear" w:color="auto" w:fill="auto"/>
            <w:noWrap/>
            <w:vAlign w:val="bottom"/>
            <w:hideMark/>
          </w:tcPr>
          <w:p w14:paraId="35CB14C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4AE8A50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5A10DB9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53C5BB2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63A8911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54D310B9" w14:textId="50C50BEC"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40355C3A" w14:textId="3BDF2000"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5A2000CC" w14:textId="706B867A"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219FA625" w14:textId="77777777" w:rsidTr="009D0F10">
        <w:trPr>
          <w:cantSplit/>
          <w:trHeight w:val="20"/>
        </w:trPr>
        <w:tc>
          <w:tcPr>
            <w:tcW w:w="1563" w:type="dxa"/>
            <w:tcBorders>
              <w:top w:val="nil"/>
              <w:left w:val="nil"/>
              <w:bottom w:val="nil"/>
              <w:right w:val="nil"/>
            </w:tcBorders>
            <w:shd w:val="clear" w:color="auto" w:fill="auto"/>
            <w:noWrap/>
            <w:vAlign w:val="bottom"/>
            <w:hideMark/>
          </w:tcPr>
          <w:p w14:paraId="535D086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OtsAC20ROGR_0102</w:t>
            </w:r>
          </w:p>
        </w:tc>
        <w:tc>
          <w:tcPr>
            <w:tcW w:w="746" w:type="dxa"/>
            <w:tcBorders>
              <w:top w:val="nil"/>
              <w:left w:val="nil"/>
              <w:bottom w:val="nil"/>
              <w:right w:val="nil"/>
            </w:tcBorders>
            <w:shd w:val="clear" w:color="auto" w:fill="auto"/>
            <w:noWrap/>
            <w:vAlign w:val="bottom"/>
            <w:hideMark/>
          </w:tcPr>
          <w:p w14:paraId="331770E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8/26/20</w:t>
            </w:r>
          </w:p>
        </w:tc>
        <w:tc>
          <w:tcPr>
            <w:tcW w:w="599" w:type="dxa"/>
            <w:tcBorders>
              <w:top w:val="nil"/>
              <w:left w:val="nil"/>
              <w:bottom w:val="nil"/>
              <w:right w:val="nil"/>
            </w:tcBorders>
            <w:shd w:val="clear" w:color="auto" w:fill="auto"/>
            <w:noWrap/>
            <w:vAlign w:val="bottom"/>
            <w:hideMark/>
          </w:tcPr>
          <w:p w14:paraId="2553AEA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239</w:t>
            </w:r>
          </w:p>
        </w:tc>
        <w:tc>
          <w:tcPr>
            <w:tcW w:w="1142" w:type="dxa"/>
            <w:tcBorders>
              <w:top w:val="nil"/>
              <w:left w:val="nil"/>
              <w:bottom w:val="nil"/>
              <w:right w:val="nil"/>
            </w:tcBorders>
            <w:shd w:val="clear" w:color="auto" w:fill="auto"/>
            <w:noWrap/>
            <w:vAlign w:val="bottom"/>
            <w:hideMark/>
          </w:tcPr>
          <w:p w14:paraId="165F265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5B4F896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15567F5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3261224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536CAB3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0AF0A038" w14:textId="3A5A467F"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4C3F2BE8" w14:textId="611822DD"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2E843986" w14:textId="39453FED"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4A71CB29" w14:textId="77777777" w:rsidTr="009D0F10">
        <w:trPr>
          <w:cantSplit/>
          <w:trHeight w:val="20"/>
        </w:trPr>
        <w:tc>
          <w:tcPr>
            <w:tcW w:w="1563" w:type="dxa"/>
            <w:tcBorders>
              <w:top w:val="nil"/>
              <w:left w:val="nil"/>
              <w:bottom w:val="nil"/>
              <w:right w:val="nil"/>
            </w:tcBorders>
            <w:shd w:val="clear" w:color="auto" w:fill="auto"/>
            <w:noWrap/>
            <w:vAlign w:val="bottom"/>
            <w:hideMark/>
          </w:tcPr>
          <w:p w14:paraId="04B5927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OtsAC20ROGR_0103</w:t>
            </w:r>
          </w:p>
        </w:tc>
        <w:tc>
          <w:tcPr>
            <w:tcW w:w="746" w:type="dxa"/>
            <w:tcBorders>
              <w:top w:val="nil"/>
              <w:left w:val="nil"/>
              <w:bottom w:val="nil"/>
              <w:right w:val="nil"/>
            </w:tcBorders>
            <w:shd w:val="clear" w:color="auto" w:fill="auto"/>
            <w:noWrap/>
            <w:vAlign w:val="bottom"/>
            <w:hideMark/>
          </w:tcPr>
          <w:p w14:paraId="44C09B7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8/26/20</w:t>
            </w:r>
          </w:p>
        </w:tc>
        <w:tc>
          <w:tcPr>
            <w:tcW w:w="599" w:type="dxa"/>
            <w:tcBorders>
              <w:top w:val="nil"/>
              <w:left w:val="nil"/>
              <w:bottom w:val="nil"/>
              <w:right w:val="nil"/>
            </w:tcBorders>
            <w:shd w:val="clear" w:color="auto" w:fill="auto"/>
            <w:noWrap/>
            <w:vAlign w:val="bottom"/>
            <w:hideMark/>
          </w:tcPr>
          <w:p w14:paraId="2C194C4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239</w:t>
            </w:r>
          </w:p>
        </w:tc>
        <w:tc>
          <w:tcPr>
            <w:tcW w:w="1142" w:type="dxa"/>
            <w:tcBorders>
              <w:top w:val="nil"/>
              <w:left w:val="nil"/>
              <w:bottom w:val="nil"/>
              <w:right w:val="nil"/>
            </w:tcBorders>
            <w:shd w:val="clear" w:color="auto" w:fill="auto"/>
            <w:noWrap/>
            <w:vAlign w:val="bottom"/>
            <w:hideMark/>
          </w:tcPr>
          <w:p w14:paraId="6190C33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099D28D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6D3555A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322346A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0E593E1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10AEF921" w14:textId="40AE91A7"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2398307F" w14:textId="71EEB27F"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208932E2" w14:textId="32088DA1"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0D7AA2DA" w14:textId="77777777" w:rsidTr="009D0F10">
        <w:trPr>
          <w:cantSplit/>
          <w:trHeight w:val="20"/>
        </w:trPr>
        <w:tc>
          <w:tcPr>
            <w:tcW w:w="1563" w:type="dxa"/>
            <w:tcBorders>
              <w:top w:val="nil"/>
              <w:left w:val="nil"/>
              <w:bottom w:val="nil"/>
              <w:right w:val="nil"/>
            </w:tcBorders>
            <w:shd w:val="clear" w:color="auto" w:fill="auto"/>
            <w:noWrap/>
            <w:vAlign w:val="bottom"/>
            <w:hideMark/>
          </w:tcPr>
          <w:p w14:paraId="0A8BD38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OtsAC20ROGR_0104</w:t>
            </w:r>
          </w:p>
        </w:tc>
        <w:tc>
          <w:tcPr>
            <w:tcW w:w="746" w:type="dxa"/>
            <w:tcBorders>
              <w:top w:val="nil"/>
              <w:left w:val="nil"/>
              <w:bottom w:val="nil"/>
              <w:right w:val="nil"/>
            </w:tcBorders>
            <w:shd w:val="clear" w:color="auto" w:fill="auto"/>
            <w:noWrap/>
            <w:vAlign w:val="bottom"/>
            <w:hideMark/>
          </w:tcPr>
          <w:p w14:paraId="313F215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8/26/20</w:t>
            </w:r>
          </w:p>
        </w:tc>
        <w:tc>
          <w:tcPr>
            <w:tcW w:w="599" w:type="dxa"/>
            <w:tcBorders>
              <w:top w:val="nil"/>
              <w:left w:val="nil"/>
              <w:bottom w:val="nil"/>
              <w:right w:val="nil"/>
            </w:tcBorders>
            <w:shd w:val="clear" w:color="auto" w:fill="auto"/>
            <w:noWrap/>
            <w:vAlign w:val="bottom"/>
            <w:hideMark/>
          </w:tcPr>
          <w:p w14:paraId="5DEEAFA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239</w:t>
            </w:r>
          </w:p>
        </w:tc>
        <w:tc>
          <w:tcPr>
            <w:tcW w:w="1142" w:type="dxa"/>
            <w:tcBorders>
              <w:top w:val="nil"/>
              <w:left w:val="nil"/>
              <w:bottom w:val="nil"/>
              <w:right w:val="nil"/>
            </w:tcBorders>
            <w:shd w:val="clear" w:color="auto" w:fill="auto"/>
            <w:noWrap/>
            <w:vAlign w:val="bottom"/>
            <w:hideMark/>
          </w:tcPr>
          <w:p w14:paraId="28D5FB4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3415A99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3E16B9D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08E3BC8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23C5527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63F8EED3" w14:textId="40B8EC15"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5FEF07D1" w14:textId="3D91611C"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700BBDBB" w14:textId="7F816F85"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78C9A2CD" w14:textId="77777777" w:rsidTr="009D0F10">
        <w:trPr>
          <w:cantSplit/>
          <w:trHeight w:val="20"/>
        </w:trPr>
        <w:tc>
          <w:tcPr>
            <w:tcW w:w="1563" w:type="dxa"/>
            <w:tcBorders>
              <w:top w:val="nil"/>
              <w:left w:val="nil"/>
              <w:bottom w:val="nil"/>
              <w:right w:val="nil"/>
            </w:tcBorders>
            <w:shd w:val="clear" w:color="auto" w:fill="auto"/>
            <w:noWrap/>
            <w:vAlign w:val="bottom"/>
            <w:hideMark/>
          </w:tcPr>
          <w:p w14:paraId="34C638A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OtsAC20ROGR_0105</w:t>
            </w:r>
          </w:p>
        </w:tc>
        <w:tc>
          <w:tcPr>
            <w:tcW w:w="746" w:type="dxa"/>
            <w:tcBorders>
              <w:top w:val="nil"/>
              <w:left w:val="nil"/>
              <w:bottom w:val="nil"/>
              <w:right w:val="nil"/>
            </w:tcBorders>
            <w:shd w:val="clear" w:color="auto" w:fill="auto"/>
            <w:noWrap/>
            <w:vAlign w:val="bottom"/>
            <w:hideMark/>
          </w:tcPr>
          <w:p w14:paraId="3378F02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8/26/20</w:t>
            </w:r>
          </w:p>
        </w:tc>
        <w:tc>
          <w:tcPr>
            <w:tcW w:w="599" w:type="dxa"/>
            <w:tcBorders>
              <w:top w:val="nil"/>
              <w:left w:val="nil"/>
              <w:bottom w:val="nil"/>
              <w:right w:val="nil"/>
            </w:tcBorders>
            <w:shd w:val="clear" w:color="auto" w:fill="auto"/>
            <w:noWrap/>
            <w:vAlign w:val="bottom"/>
            <w:hideMark/>
          </w:tcPr>
          <w:p w14:paraId="41A207E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239</w:t>
            </w:r>
          </w:p>
        </w:tc>
        <w:tc>
          <w:tcPr>
            <w:tcW w:w="1142" w:type="dxa"/>
            <w:tcBorders>
              <w:top w:val="nil"/>
              <w:left w:val="nil"/>
              <w:bottom w:val="nil"/>
              <w:right w:val="nil"/>
            </w:tcBorders>
            <w:shd w:val="clear" w:color="auto" w:fill="auto"/>
            <w:noWrap/>
            <w:vAlign w:val="bottom"/>
            <w:hideMark/>
          </w:tcPr>
          <w:p w14:paraId="0016B6F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0275C72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7B64BC3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62965EB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3DBBC81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67F772F1" w14:textId="58098586"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1B0172ED" w14:textId="3EA4D9FE"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21A2ACBD" w14:textId="5590BFDC"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3E648375" w14:textId="77777777" w:rsidTr="009D0F10">
        <w:trPr>
          <w:cantSplit/>
          <w:trHeight w:val="20"/>
        </w:trPr>
        <w:tc>
          <w:tcPr>
            <w:tcW w:w="1563" w:type="dxa"/>
            <w:tcBorders>
              <w:top w:val="nil"/>
              <w:left w:val="nil"/>
              <w:bottom w:val="nil"/>
              <w:right w:val="nil"/>
            </w:tcBorders>
            <w:shd w:val="clear" w:color="auto" w:fill="auto"/>
            <w:noWrap/>
            <w:vAlign w:val="bottom"/>
            <w:hideMark/>
          </w:tcPr>
          <w:p w14:paraId="6A77920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OtsAC20ROGR_0106</w:t>
            </w:r>
          </w:p>
        </w:tc>
        <w:tc>
          <w:tcPr>
            <w:tcW w:w="746" w:type="dxa"/>
            <w:tcBorders>
              <w:top w:val="nil"/>
              <w:left w:val="nil"/>
              <w:bottom w:val="nil"/>
              <w:right w:val="nil"/>
            </w:tcBorders>
            <w:shd w:val="clear" w:color="auto" w:fill="auto"/>
            <w:noWrap/>
            <w:vAlign w:val="bottom"/>
            <w:hideMark/>
          </w:tcPr>
          <w:p w14:paraId="0828E9D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8/26/20</w:t>
            </w:r>
          </w:p>
        </w:tc>
        <w:tc>
          <w:tcPr>
            <w:tcW w:w="599" w:type="dxa"/>
            <w:tcBorders>
              <w:top w:val="nil"/>
              <w:left w:val="nil"/>
              <w:bottom w:val="nil"/>
              <w:right w:val="nil"/>
            </w:tcBorders>
            <w:shd w:val="clear" w:color="auto" w:fill="auto"/>
            <w:noWrap/>
            <w:vAlign w:val="bottom"/>
            <w:hideMark/>
          </w:tcPr>
          <w:p w14:paraId="249F766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239</w:t>
            </w:r>
          </w:p>
        </w:tc>
        <w:tc>
          <w:tcPr>
            <w:tcW w:w="1142" w:type="dxa"/>
            <w:tcBorders>
              <w:top w:val="nil"/>
              <w:left w:val="nil"/>
              <w:bottom w:val="nil"/>
              <w:right w:val="nil"/>
            </w:tcBorders>
            <w:shd w:val="clear" w:color="auto" w:fill="auto"/>
            <w:noWrap/>
            <w:vAlign w:val="bottom"/>
            <w:hideMark/>
          </w:tcPr>
          <w:p w14:paraId="148F42F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5707B70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5E051FB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059FAF9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TA</w:t>
            </w:r>
          </w:p>
        </w:tc>
        <w:tc>
          <w:tcPr>
            <w:tcW w:w="902" w:type="dxa"/>
            <w:tcBorders>
              <w:top w:val="nil"/>
              <w:left w:val="nil"/>
              <w:bottom w:val="nil"/>
              <w:right w:val="nil"/>
            </w:tcBorders>
            <w:shd w:val="clear" w:color="auto" w:fill="auto"/>
            <w:noWrap/>
            <w:vAlign w:val="bottom"/>
            <w:hideMark/>
          </w:tcPr>
          <w:p w14:paraId="5A1F049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AT</w:t>
            </w:r>
          </w:p>
        </w:tc>
        <w:tc>
          <w:tcPr>
            <w:tcW w:w="2160" w:type="dxa"/>
            <w:tcBorders>
              <w:top w:val="nil"/>
              <w:left w:val="nil"/>
              <w:bottom w:val="nil"/>
              <w:right w:val="nil"/>
            </w:tcBorders>
            <w:shd w:val="clear" w:color="auto" w:fill="auto"/>
            <w:noWrap/>
            <w:hideMark/>
          </w:tcPr>
          <w:p w14:paraId="730040E3" w14:textId="56D6B37B"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710" w:type="dxa"/>
            <w:tcBorders>
              <w:top w:val="nil"/>
              <w:left w:val="nil"/>
              <w:bottom w:val="nil"/>
              <w:right w:val="nil"/>
            </w:tcBorders>
            <w:shd w:val="clear" w:color="auto" w:fill="auto"/>
            <w:noWrap/>
            <w:hideMark/>
          </w:tcPr>
          <w:p w14:paraId="6BC64677" w14:textId="5AFE15C9"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530" w:type="dxa"/>
            <w:tcBorders>
              <w:top w:val="nil"/>
              <w:left w:val="nil"/>
              <w:bottom w:val="nil"/>
              <w:right w:val="nil"/>
            </w:tcBorders>
            <w:shd w:val="clear" w:color="auto" w:fill="auto"/>
            <w:noWrap/>
            <w:hideMark/>
          </w:tcPr>
          <w:p w14:paraId="308A22C4" w14:textId="0F2BA0FB"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r>
      <w:tr w:rsidR="009D0F10" w:rsidRPr="00036D0E" w14:paraId="59129905" w14:textId="77777777" w:rsidTr="009D0F10">
        <w:trPr>
          <w:cantSplit/>
          <w:trHeight w:val="20"/>
        </w:trPr>
        <w:tc>
          <w:tcPr>
            <w:tcW w:w="1563" w:type="dxa"/>
            <w:tcBorders>
              <w:top w:val="nil"/>
              <w:left w:val="nil"/>
              <w:bottom w:val="nil"/>
              <w:right w:val="nil"/>
            </w:tcBorders>
            <w:shd w:val="clear" w:color="auto" w:fill="auto"/>
            <w:noWrap/>
            <w:vAlign w:val="bottom"/>
            <w:hideMark/>
          </w:tcPr>
          <w:p w14:paraId="3113F99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OtsAC20ROGR_0107</w:t>
            </w:r>
          </w:p>
        </w:tc>
        <w:tc>
          <w:tcPr>
            <w:tcW w:w="746" w:type="dxa"/>
            <w:tcBorders>
              <w:top w:val="nil"/>
              <w:left w:val="nil"/>
              <w:bottom w:val="nil"/>
              <w:right w:val="nil"/>
            </w:tcBorders>
            <w:shd w:val="clear" w:color="auto" w:fill="auto"/>
            <w:noWrap/>
            <w:vAlign w:val="bottom"/>
            <w:hideMark/>
          </w:tcPr>
          <w:p w14:paraId="665A164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8/26/20</w:t>
            </w:r>
          </w:p>
        </w:tc>
        <w:tc>
          <w:tcPr>
            <w:tcW w:w="599" w:type="dxa"/>
            <w:tcBorders>
              <w:top w:val="nil"/>
              <w:left w:val="nil"/>
              <w:bottom w:val="nil"/>
              <w:right w:val="nil"/>
            </w:tcBorders>
            <w:shd w:val="clear" w:color="auto" w:fill="auto"/>
            <w:noWrap/>
            <w:vAlign w:val="bottom"/>
            <w:hideMark/>
          </w:tcPr>
          <w:p w14:paraId="291488A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239</w:t>
            </w:r>
          </w:p>
        </w:tc>
        <w:tc>
          <w:tcPr>
            <w:tcW w:w="1142" w:type="dxa"/>
            <w:tcBorders>
              <w:top w:val="nil"/>
              <w:left w:val="nil"/>
              <w:bottom w:val="nil"/>
              <w:right w:val="nil"/>
            </w:tcBorders>
            <w:shd w:val="clear" w:color="auto" w:fill="auto"/>
            <w:noWrap/>
            <w:vAlign w:val="bottom"/>
            <w:hideMark/>
          </w:tcPr>
          <w:p w14:paraId="13CACAE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65D7CDA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22F9343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4D54224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2FB4D06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46AB8629" w14:textId="74E9DB54"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3D46BA12" w14:textId="14C7CF41"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5D5D22F2" w14:textId="0ECB5FD9"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7027CC4E" w14:textId="77777777" w:rsidTr="009D0F10">
        <w:trPr>
          <w:cantSplit/>
          <w:trHeight w:val="20"/>
        </w:trPr>
        <w:tc>
          <w:tcPr>
            <w:tcW w:w="1563" w:type="dxa"/>
            <w:tcBorders>
              <w:top w:val="nil"/>
              <w:left w:val="nil"/>
              <w:bottom w:val="nil"/>
              <w:right w:val="nil"/>
            </w:tcBorders>
            <w:shd w:val="clear" w:color="auto" w:fill="auto"/>
            <w:noWrap/>
            <w:vAlign w:val="bottom"/>
            <w:hideMark/>
          </w:tcPr>
          <w:p w14:paraId="39853F5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OtsAC20ROGR_0108</w:t>
            </w:r>
          </w:p>
        </w:tc>
        <w:tc>
          <w:tcPr>
            <w:tcW w:w="746" w:type="dxa"/>
            <w:tcBorders>
              <w:top w:val="nil"/>
              <w:left w:val="nil"/>
              <w:bottom w:val="nil"/>
              <w:right w:val="nil"/>
            </w:tcBorders>
            <w:shd w:val="clear" w:color="auto" w:fill="auto"/>
            <w:noWrap/>
            <w:vAlign w:val="bottom"/>
            <w:hideMark/>
          </w:tcPr>
          <w:p w14:paraId="47DCB7D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8/26/20</w:t>
            </w:r>
          </w:p>
        </w:tc>
        <w:tc>
          <w:tcPr>
            <w:tcW w:w="599" w:type="dxa"/>
            <w:tcBorders>
              <w:top w:val="nil"/>
              <w:left w:val="nil"/>
              <w:bottom w:val="nil"/>
              <w:right w:val="nil"/>
            </w:tcBorders>
            <w:shd w:val="clear" w:color="auto" w:fill="auto"/>
            <w:noWrap/>
            <w:vAlign w:val="bottom"/>
            <w:hideMark/>
          </w:tcPr>
          <w:p w14:paraId="7986746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239</w:t>
            </w:r>
          </w:p>
        </w:tc>
        <w:tc>
          <w:tcPr>
            <w:tcW w:w="1142" w:type="dxa"/>
            <w:tcBorders>
              <w:top w:val="nil"/>
              <w:left w:val="nil"/>
              <w:bottom w:val="nil"/>
              <w:right w:val="nil"/>
            </w:tcBorders>
            <w:shd w:val="clear" w:color="auto" w:fill="auto"/>
            <w:noWrap/>
            <w:vAlign w:val="bottom"/>
            <w:hideMark/>
          </w:tcPr>
          <w:p w14:paraId="362C421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5AF0993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5B32AE8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425EE2F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4D36CB3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4A1FE05D" w14:textId="5413FDF7"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43EF3DA1" w14:textId="6E37A1CD"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4C1C2E44" w14:textId="2DF20CEA"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04368857" w14:textId="77777777" w:rsidTr="009D0F10">
        <w:trPr>
          <w:cantSplit/>
          <w:trHeight w:val="20"/>
        </w:trPr>
        <w:tc>
          <w:tcPr>
            <w:tcW w:w="1563" w:type="dxa"/>
            <w:tcBorders>
              <w:top w:val="nil"/>
              <w:left w:val="nil"/>
              <w:bottom w:val="nil"/>
              <w:right w:val="nil"/>
            </w:tcBorders>
            <w:shd w:val="clear" w:color="auto" w:fill="auto"/>
            <w:noWrap/>
            <w:vAlign w:val="bottom"/>
            <w:hideMark/>
          </w:tcPr>
          <w:p w14:paraId="41D5B1D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OtsAC20ROGR_0109</w:t>
            </w:r>
          </w:p>
        </w:tc>
        <w:tc>
          <w:tcPr>
            <w:tcW w:w="746" w:type="dxa"/>
            <w:tcBorders>
              <w:top w:val="nil"/>
              <w:left w:val="nil"/>
              <w:bottom w:val="nil"/>
              <w:right w:val="nil"/>
            </w:tcBorders>
            <w:shd w:val="clear" w:color="auto" w:fill="auto"/>
            <w:noWrap/>
            <w:vAlign w:val="bottom"/>
            <w:hideMark/>
          </w:tcPr>
          <w:p w14:paraId="3E1549E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8/26/20</w:t>
            </w:r>
          </w:p>
        </w:tc>
        <w:tc>
          <w:tcPr>
            <w:tcW w:w="599" w:type="dxa"/>
            <w:tcBorders>
              <w:top w:val="nil"/>
              <w:left w:val="nil"/>
              <w:bottom w:val="nil"/>
              <w:right w:val="nil"/>
            </w:tcBorders>
            <w:shd w:val="clear" w:color="auto" w:fill="auto"/>
            <w:noWrap/>
            <w:vAlign w:val="bottom"/>
            <w:hideMark/>
          </w:tcPr>
          <w:p w14:paraId="51C1A60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239</w:t>
            </w:r>
          </w:p>
        </w:tc>
        <w:tc>
          <w:tcPr>
            <w:tcW w:w="1142" w:type="dxa"/>
            <w:tcBorders>
              <w:top w:val="nil"/>
              <w:left w:val="nil"/>
              <w:bottom w:val="nil"/>
              <w:right w:val="nil"/>
            </w:tcBorders>
            <w:shd w:val="clear" w:color="auto" w:fill="auto"/>
            <w:noWrap/>
            <w:vAlign w:val="bottom"/>
            <w:hideMark/>
          </w:tcPr>
          <w:p w14:paraId="0D0AEC0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770CA23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3AB7757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2B212DB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TA</w:t>
            </w:r>
          </w:p>
        </w:tc>
        <w:tc>
          <w:tcPr>
            <w:tcW w:w="902" w:type="dxa"/>
            <w:tcBorders>
              <w:top w:val="nil"/>
              <w:left w:val="nil"/>
              <w:bottom w:val="nil"/>
              <w:right w:val="nil"/>
            </w:tcBorders>
            <w:shd w:val="clear" w:color="auto" w:fill="auto"/>
            <w:noWrap/>
            <w:vAlign w:val="bottom"/>
            <w:hideMark/>
          </w:tcPr>
          <w:p w14:paraId="32E3B22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AT</w:t>
            </w:r>
          </w:p>
        </w:tc>
        <w:tc>
          <w:tcPr>
            <w:tcW w:w="2160" w:type="dxa"/>
            <w:tcBorders>
              <w:top w:val="nil"/>
              <w:left w:val="nil"/>
              <w:bottom w:val="nil"/>
              <w:right w:val="nil"/>
            </w:tcBorders>
            <w:shd w:val="clear" w:color="auto" w:fill="auto"/>
            <w:noWrap/>
            <w:hideMark/>
          </w:tcPr>
          <w:p w14:paraId="64355E00" w14:textId="507578CF"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710" w:type="dxa"/>
            <w:tcBorders>
              <w:top w:val="nil"/>
              <w:left w:val="nil"/>
              <w:bottom w:val="nil"/>
              <w:right w:val="nil"/>
            </w:tcBorders>
            <w:shd w:val="clear" w:color="auto" w:fill="auto"/>
            <w:noWrap/>
            <w:hideMark/>
          </w:tcPr>
          <w:p w14:paraId="6E6400D0" w14:textId="6A13F600"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530" w:type="dxa"/>
            <w:tcBorders>
              <w:top w:val="nil"/>
              <w:left w:val="nil"/>
              <w:bottom w:val="nil"/>
              <w:right w:val="nil"/>
            </w:tcBorders>
            <w:shd w:val="clear" w:color="auto" w:fill="auto"/>
            <w:noWrap/>
            <w:hideMark/>
          </w:tcPr>
          <w:p w14:paraId="0D800B19" w14:textId="6D59DF96"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r>
      <w:tr w:rsidR="009D0F10" w:rsidRPr="00036D0E" w14:paraId="12BF2257" w14:textId="77777777" w:rsidTr="009D0F10">
        <w:trPr>
          <w:cantSplit/>
          <w:trHeight w:val="20"/>
        </w:trPr>
        <w:tc>
          <w:tcPr>
            <w:tcW w:w="1563" w:type="dxa"/>
            <w:tcBorders>
              <w:top w:val="nil"/>
              <w:left w:val="nil"/>
              <w:bottom w:val="nil"/>
              <w:right w:val="nil"/>
            </w:tcBorders>
            <w:shd w:val="clear" w:color="auto" w:fill="auto"/>
            <w:noWrap/>
            <w:vAlign w:val="bottom"/>
            <w:hideMark/>
          </w:tcPr>
          <w:p w14:paraId="3B19254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OtsAC20ROGR_0110</w:t>
            </w:r>
          </w:p>
        </w:tc>
        <w:tc>
          <w:tcPr>
            <w:tcW w:w="746" w:type="dxa"/>
            <w:tcBorders>
              <w:top w:val="nil"/>
              <w:left w:val="nil"/>
              <w:bottom w:val="nil"/>
              <w:right w:val="nil"/>
            </w:tcBorders>
            <w:shd w:val="clear" w:color="auto" w:fill="auto"/>
            <w:noWrap/>
            <w:vAlign w:val="bottom"/>
            <w:hideMark/>
          </w:tcPr>
          <w:p w14:paraId="4EB907E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8/26/20</w:t>
            </w:r>
          </w:p>
        </w:tc>
        <w:tc>
          <w:tcPr>
            <w:tcW w:w="599" w:type="dxa"/>
            <w:tcBorders>
              <w:top w:val="nil"/>
              <w:left w:val="nil"/>
              <w:bottom w:val="nil"/>
              <w:right w:val="nil"/>
            </w:tcBorders>
            <w:shd w:val="clear" w:color="auto" w:fill="auto"/>
            <w:noWrap/>
            <w:vAlign w:val="bottom"/>
            <w:hideMark/>
          </w:tcPr>
          <w:p w14:paraId="2B71690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239</w:t>
            </w:r>
          </w:p>
        </w:tc>
        <w:tc>
          <w:tcPr>
            <w:tcW w:w="1142" w:type="dxa"/>
            <w:tcBorders>
              <w:top w:val="nil"/>
              <w:left w:val="nil"/>
              <w:bottom w:val="nil"/>
              <w:right w:val="nil"/>
            </w:tcBorders>
            <w:shd w:val="clear" w:color="auto" w:fill="auto"/>
            <w:noWrap/>
            <w:vAlign w:val="bottom"/>
            <w:hideMark/>
          </w:tcPr>
          <w:p w14:paraId="38D74D9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36C98DF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6D577E2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508FF7C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3E20B9E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08888007" w14:textId="4E93E747"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77A44D5A" w14:textId="2EE65DFF"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75387A77" w14:textId="55977CE7"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2B2801B8" w14:textId="77777777" w:rsidTr="009D0F10">
        <w:trPr>
          <w:cantSplit/>
          <w:trHeight w:val="20"/>
        </w:trPr>
        <w:tc>
          <w:tcPr>
            <w:tcW w:w="1563" w:type="dxa"/>
            <w:tcBorders>
              <w:top w:val="nil"/>
              <w:left w:val="nil"/>
              <w:bottom w:val="nil"/>
              <w:right w:val="nil"/>
            </w:tcBorders>
            <w:shd w:val="clear" w:color="auto" w:fill="auto"/>
            <w:noWrap/>
            <w:vAlign w:val="bottom"/>
            <w:hideMark/>
          </w:tcPr>
          <w:p w14:paraId="499527D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OtsAC20ROGR_0111</w:t>
            </w:r>
          </w:p>
        </w:tc>
        <w:tc>
          <w:tcPr>
            <w:tcW w:w="746" w:type="dxa"/>
            <w:tcBorders>
              <w:top w:val="nil"/>
              <w:left w:val="nil"/>
              <w:bottom w:val="nil"/>
              <w:right w:val="nil"/>
            </w:tcBorders>
            <w:shd w:val="clear" w:color="auto" w:fill="auto"/>
            <w:noWrap/>
            <w:vAlign w:val="bottom"/>
            <w:hideMark/>
          </w:tcPr>
          <w:p w14:paraId="7A27355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8/26/20</w:t>
            </w:r>
          </w:p>
        </w:tc>
        <w:tc>
          <w:tcPr>
            <w:tcW w:w="599" w:type="dxa"/>
            <w:tcBorders>
              <w:top w:val="nil"/>
              <w:left w:val="nil"/>
              <w:bottom w:val="nil"/>
              <w:right w:val="nil"/>
            </w:tcBorders>
            <w:shd w:val="clear" w:color="auto" w:fill="auto"/>
            <w:noWrap/>
            <w:vAlign w:val="bottom"/>
            <w:hideMark/>
          </w:tcPr>
          <w:p w14:paraId="4D35D4D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239</w:t>
            </w:r>
          </w:p>
        </w:tc>
        <w:tc>
          <w:tcPr>
            <w:tcW w:w="1142" w:type="dxa"/>
            <w:tcBorders>
              <w:top w:val="nil"/>
              <w:left w:val="nil"/>
              <w:bottom w:val="nil"/>
              <w:right w:val="nil"/>
            </w:tcBorders>
            <w:shd w:val="clear" w:color="auto" w:fill="auto"/>
            <w:noWrap/>
            <w:vAlign w:val="bottom"/>
            <w:hideMark/>
          </w:tcPr>
          <w:p w14:paraId="2534448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6134EC5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465CB46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6D80CC1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0122B34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2B445654" w14:textId="16439301"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77B09C72" w14:textId="63E81B29"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4D6EB524" w14:textId="39D1DEB6"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2A57F700" w14:textId="77777777" w:rsidTr="009D0F10">
        <w:trPr>
          <w:cantSplit/>
          <w:trHeight w:val="20"/>
        </w:trPr>
        <w:tc>
          <w:tcPr>
            <w:tcW w:w="1563" w:type="dxa"/>
            <w:tcBorders>
              <w:top w:val="nil"/>
              <w:left w:val="nil"/>
              <w:bottom w:val="nil"/>
              <w:right w:val="nil"/>
            </w:tcBorders>
            <w:shd w:val="clear" w:color="auto" w:fill="auto"/>
            <w:noWrap/>
            <w:vAlign w:val="bottom"/>
            <w:hideMark/>
          </w:tcPr>
          <w:p w14:paraId="38D6A8F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OtsAC20ROGR_0112</w:t>
            </w:r>
          </w:p>
        </w:tc>
        <w:tc>
          <w:tcPr>
            <w:tcW w:w="746" w:type="dxa"/>
            <w:tcBorders>
              <w:top w:val="nil"/>
              <w:left w:val="nil"/>
              <w:bottom w:val="nil"/>
              <w:right w:val="nil"/>
            </w:tcBorders>
            <w:shd w:val="clear" w:color="auto" w:fill="auto"/>
            <w:noWrap/>
            <w:vAlign w:val="bottom"/>
            <w:hideMark/>
          </w:tcPr>
          <w:p w14:paraId="1E1BE8C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8/26/20</w:t>
            </w:r>
          </w:p>
        </w:tc>
        <w:tc>
          <w:tcPr>
            <w:tcW w:w="599" w:type="dxa"/>
            <w:tcBorders>
              <w:top w:val="nil"/>
              <w:left w:val="nil"/>
              <w:bottom w:val="nil"/>
              <w:right w:val="nil"/>
            </w:tcBorders>
            <w:shd w:val="clear" w:color="auto" w:fill="auto"/>
            <w:noWrap/>
            <w:vAlign w:val="bottom"/>
            <w:hideMark/>
          </w:tcPr>
          <w:p w14:paraId="2FBD580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239</w:t>
            </w:r>
          </w:p>
        </w:tc>
        <w:tc>
          <w:tcPr>
            <w:tcW w:w="1142" w:type="dxa"/>
            <w:tcBorders>
              <w:top w:val="nil"/>
              <w:left w:val="nil"/>
              <w:bottom w:val="nil"/>
              <w:right w:val="nil"/>
            </w:tcBorders>
            <w:shd w:val="clear" w:color="auto" w:fill="auto"/>
            <w:noWrap/>
            <w:vAlign w:val="bottom"/>
            <w:hideMark/>
          </w:tcPr>
          <w:p w14:paraId="0DE7FB6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17A4BB5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25B2F9E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5E29E6D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08898A5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1F8DFDD6" w14:textId="678A6879"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254FAB5F" w14:textId="252A2C5B"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7C6E30ED" w14:textId="037EE762"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59DC39C0" w14:textId="77777777" w:rsidTr="009D0F10">
        <w:trPr>
          <w:cantSplit/>
          <w:trHeight w:val="20"/>
        </w:trPr>
        <w:tc>
          <w:tcPr>
            <w:tcW w:w="1563" w:type="dxa"/>
            <w:tcBorders>
              <w:top w:val="nil"/>
              <w:left w:val="nil"/>
              <w:bottom w:val="nil"/>
              <w:right w:val="nil"/>
            </w:tcBorders>
            <w:shd w:val="clear" w:color="auto" w:fill="auto"/>
            <w:noWrap/>
            <w:vAlign w:val="bottom"/>
            <w:hideMark/>
          </w:tcPr>
          <w:p w14:paraId="0BAB7B1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OtsAC20ROGR_0113</w:t>
            </w:r>
          </w:p>
        </w:tc>
        <w:tc>
          <w:tcPr>
            <w:tcW w:w="746" w:type="dxa"/>
            <w:tcBorders>
              <w:top w:val="nil"/>
              <w:left w:val="nil"/>
              <w:bottom w:val="nil"/>
              <w:right w:val="nil"/>
            </w:tcBorders>
            <w:shd w:val="clear" w:color="auto" w:fill="auto"/>
            <w:noWrap/>
            <w:vAlign w:val="bottom"/>
            <w:hideMark/>
          </w:tcPr>
          <w:p w14:paraId="4C9CFA4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8/26/20</w:t>
            </w:r>
          </w:p>
        </w:tc>
        <w:tc>
          <w:tcPr>
            <w:tcW w:w="599" w:type="dxa"/>
            <w:tcBorders>
              <w:top w:val="nil"/>
              <w:left w:val="nil"/>
              <w:bottom w:val="nil"/>
              <w:right w:val="nil"/>
            </w:tcBorders>
            <w:shd w:val="clear" w:color="auto" w:fill="auto"/>
            <w:noWrap/>
            <w:vAlign w:val="bottom"/>
            <w:hideMark/>
          </w:tcPr>
          <w:p w14:paraId="3D39DA4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239</w:t>
            </w:r>
          </w:p>
        </w:tc>
        <w:tc>
          <w:tcPr>
            <w:tcW w:w="1142" w:type="dxa"/>
            <w:tcBorders>
              <w:top w:val="nil"/>
              <w:left w:val="nil"/>
              <w:bottom w:val="nil"/>
              <w:right w:val="nil"/>
            </w:tcBorders>
            <w:shd w:val="clear" w:color="auto" w:fill="auto"/>
            <w:noWrap/>
            <w:vAlign w:val="bottom"/>
            <w:hideMark/>
          </w:tcPr>
          <w:p w14:paraId="6F78560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7689EC4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243ABC4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7C56EC0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2DAAA84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0705B76F" w14:textId="4B08DC47"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015ACD6F" w14:textId="05F5B08A"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1387BFF8" w14:textId="4A3CCDF5"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55AE7F14" w14:textId="77777777" w:rsidTr="009D0F10">
        <w:trPr>
          <w:cantSplit/>
          <w:trHeight w:val="20"/>
        </w:trPr>
        <w:tc>
          <w:tcPr>
            <w:tcW w:w="1563" w:type="dxa"/>
            <w:tcBorders>
              <w:top w:val="nil"/>
              <w:left w:val="nil"/>
              <w:bottom w:val="nil"/>
              <w:right w:val="nil"/>
            </w:tcBorders>
            <w:shd w:val="clear" w:color="auto" w:fill="auto"/>
            <w:noWrap/>
            <w:vAlign w:val="bottom"/>
            <w:hideMark/>
          </w:tcPr>
          <w:p w14:paraId="70A069F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OtsAC20ROGR_0114</w:t>
            </w:r>
          </w:p>
        </w:tc>
        <w:tc>
          <w:tcPr>
            <w:tcW w:w="746" w:type="dxa"/>
            <w:tcBorders>
              <w:top w:val="nil"/>
              <w:left w:val="nil"/>
              <w:bottom w:val="nil"/>
              <w:right w:val="nil"/>
            </w:tcBorders>
            <w:shd w:val="clear" w:color="auto" w:fill="auto"/>
            <w:noWrap/>
            <w:vAlign w:val="bottom"/>
            <w:hideMark/>
          </w:tcPr>
          <w:p w14:paraId="550EA1A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8/26/20</w:t>
            </w:r>
          </w:p>
        </w:tc>
        <w:tc>
          <w:tcPr>
            <w:tcW w:w="599" w:type="dxa"/>
            <w:tcBorders>
              <w:top w:val="nil"/>
              <w:left w:val="nil"/>
              <w:bottom w:val="nil"/>
              <w:right w:val="nil"/>
            </w:tcBorders>
            <w:shd w:val="clear" w:color="auto" w:fill="auto"/>
            <w:noWrap/>
            <w:vAlign w:val="bottom"/>
            <w:hideMark/>
          </w:tcPr>
          <w:p w14:paraId="2D5BFA4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239</w:t>
            </w:r>
          </w:p>
        </w:tc>
        <w:tc>
          <w:tcPr>
            <w:tcW w:w="1142" w:type="dxa"/>
            <w:tcBorders>
              <w:top w:val="nil"/>
              <w:left w:val="nil"/>
              <w:bottom w:val="nil"/>
              <w:right w:val="nil"/>
            </w:tcBorders>
            <w:shd w:val="clear" w:color="auto" w:fill="auto"/>
            <w:noWrap/>
            <w:vAlign w:val="bottom"/>
            <w:hideMark/>
          </w:tcPr>
          <w:p w14:paraId="3C9E412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1E354AB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7D7FD2A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2BC2174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5003F64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430CDD4F" w14:textId="785F4CBB"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5F930AC5" w14:textId="21D48A27"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27111710" w14:textId="2174628C"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31768AB8" w14:textId="77777777" w:rsidTr="009D0F10">
        <w:trPr>
          <w:cantSplit/>
          <w:trHeight w:val="20"/>
        </w:trPr>
        <w:tc>
          <w:tcPr>
            <w:tcW w:w="1563" w:type="dxa"/>
            <w:tcBorders>
              <w:top w:val="nil"/>
              <w:left w:val="nil"/>
              <w:bottom w:val="nil"/>
              <w:right w:val="nil"/>
            </w:tcBorders>
            <w:shd w:val="clear" w:color="auto" w:fill="auto"/>
            <w:noWrap/>
            <w:vAlign w:val="bottom"/>
            <w:hideMark/>
          </w:tcPr>
          <w:p w14:paraId="224DF9E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OtsAC20ROGR_0115</w:t>
            </w:r>
          </w:p>
        </w:tc>
        <w:tc>
          <w:tcPr>
            <w:tcW w:w="746" w:type="dxa"/>
            <w:tcBorders>
              <w:top w:val="nil"/>
              <w:left w:val="nil"/>
              <w:bottom w:val="nil"/>
              <w:right w:val="nil"/>
            </w:tcBorders>
            <w:shd w:val="clear" w:color="auto" w:fill="auto"/>
            <w:noWrap/>
            <w:vAlign w:val="bottom"/>
            <w:hideMark/>
          </w:tcPr>
          <w:p w14:paraId="247A0D3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8/26/20</w:t>
            </w:r>
          </w:p>
        </w:tc>
        <w:tc>
          <w:tcPr>
            <w:tcW w:w="599" w:type="dxa"/>
            <w:tcBorders>
              <w:top w:val="nil"/>
              <w:left w:val="nil"/>
              <w:bottom w:val="nil"/>
              <w:right w:val="nil"/>
            </w:tcBorders>
            <w:shd w:val="clear" w:color="auto" w:fill="auto"/>
            <w:noWrap/>
            <w:vAlign w:val="bottom"/>
            <w:hideMark/>
          </w:tcPr>
          <w:p w14:paraId="795A6E3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239</w:t>
            </w:r>
          </w:p>
        </w:tc>
        <w:tc>
          <w:tcPr>
            <w:tcW w:w="1142" w:type="dxa"/>
            <w:tcBorders>
              <w:top w:val="nil"/>
              <w:left w:val="nil"/>
              <w:bottom w:val="nil"/>
              <w:right w:val="nil"/>
            </w:tcBorders>
            <w:shd w:val="clear" w:color="auto" w:fill="auto"/>
            <w:noWrap/>
            <w:vAlign w:val="bottom"/>
            <w:hideMark/>
          </w:tcPr>
          <w:p w14:paraId="1D442A4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5B15981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6679799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5D3A3C4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1E27EA0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7C4AE8A2" w14:textId="46774ACF"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60CB8EFA" w14:textId="1818B1AB"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7C38FE09" w14:textId="61EFAB86"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143FC882" w14:textId="77777777" w:rsidTr="009D0F10">
        <w:trPr>
          <w:cantSplit/>
          <w:trHeight w:val="20"/>
        </w:trPr>
        <w:tc>
          <w:tcPr>
            <w:tcW w:w="1563" w:type="dxa"/>
            <w:tcBorders>
              <w:top w:val="nil"/>
              <w:left w:val="nil"/>
              <w:bottom w:val="nil"/>
              <w:right w:val="nil"/>
            </w:tcBorders>
            <w:shd w:val="clear" w:color="auto" w:fill="auto"/>
            <w:noWrap/>
            <w:vAlign w:val="bottom"/>
            <w:hideMark/>
          </w:tcPr>
          <w:p w14:paraId="2BB47A9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OtsAC20ROGR_0116</w:t>
            </w:r>
          </w:p>
        </w:tc>
        <w:tc>
          <w:tcPr>
            <w:tcW w:w="746" w:type="dxa"/>
            <w:tcBorders>
              <w:top w:val="nil"/>
              <w:left w:val="nil"/>
              <w:bottom w:val="nil"/>
              <w:right w:val="nil"/>
            </w:tcBorders>
            <w:shd w:val="clear" w:color="auto" w:fill="auto"/>
            <w:noWrap/>
            <w:vAlign w:val="bottom"/>
            <w:hideMark/>
          </w:tcPr>
          <w:p w14:paraId="45D043E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8/26/20</w:t>
            </w:r>
          </w:p>
        </w:tc>
        <w:tc>
          <w:tcPr>
            <w:tcW w:w="599" w:type="dxa"/>
            <w:tcBorders>
              <w:top w:val="nil"/>
              <w:left w:val="nil"/>
              <w:bottom w:val="nil"/>
              <w:right w:val="nil"/>
            </w:tcBorders>
            <w:shd w:val="clear" w:color="auto" w:fill="auto"/>
            <w:noWrap/>
            <w:vAlign w:val="bottom"/>
            <w:hideMark/>
          </w:tcPr>
          <w:p w14:paraId="61C9EC9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239</w:t>
            </w:r>
          </w:p>
        </w:tc>
        <w:tc>
          <w:tcPr>
            <w:tcW w:w="1142" w:type="dxa"/>
            <w:tcBorders>
              <w:top w:val="nil"/>
              <w:left w:val="nil"/>
              <w:bottom w:val="nil"/>
              <w:right w:val="nil"/>
            </w:tcBorders>
            <w:shd w:val="clear" w:color="auto" w:fill="auto"/>
            <w:noWrap/>
            <w:vAlign w:val="bottom"/>
            <w:hideMark/>
          </w:tcPr>
          <w:p w14:paraId="1A85C6A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1923BDA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0B30861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5F94FDF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71DEDB5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0D9296AB" w14:textId="44F437B2"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4BAAD8CA" w14:textId="4F3B893A"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744B9FD6" w14:textId="03BEC234"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3410EA98" w14:textId="77777777" w:rsidTr="009D0F10">
        <w:trPr>
          <w:cantSplit/>
          <w:trHeight w:val="20"/>
        </w:trPr>
        <w:tc>
          <w:tcPr>
            <w:tcW w:w="1563" w:type="dxa"/>
            <w:tcBorders>
              <w:top w:val="nil"/>
              <w:left w:val="nil"/>
              <w:bottom w:val="nil"/>
              <w:right w:val="nil"/>
            </w:tcBorders>
            <w:shd w:val="clear" w:color="auto" w:fill="auto"/>
            <w:noWrap/>
            <w:vAlign w:val="bottom"/>
            <w:hideMark/>
          </w:tcPr>
          <w:p w14:paraId="6DFBEF2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OtsAC20ROGR_0117</w:t>
            </w:r>
          </w:p>
        </w:tc>
        <w:tc>
          <w:tcPr>
            <w:tcW w:w="746" w:type="dxa"/>
            <w:tcBorders>
              <w:top w:val="nil"/>
              <w:left w:val="nil"/>
              <w:bottom w:val="nil"/>
              <w:right w:val="nil"/>
            </w:tcBorders>
            <w:shd w:val="clear" w:color="auto" w:fill="auto"/>
            <w:noWrap/>
            <w:vAlign w:val="bottom"/>
            <w:hideMark/>
          </w:tcPr>
          <w:p w14:paraId="75119EE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8/26/20</w:t>
            </w:r>
          </w:p>
        </w:tc>
        <w:tc>
          <w:tcPr>
            <w:tcW w:w="599" w:type="dxa"/>
            <w:tcBorders>
              <w:top w:val="nil"/>
              <w:left w:val="nil"/>
              <w:bottom w:val="nil"/>
              <w:right w:val="nil"/>
            </w:tcBorders>
            <w:shd w:val="clear" w:color="auto" w:fill="auto"/>
            <w:noWrap/>
            <w:vAlign w:val="bottom"/>
            <w:hideMark/>
          </w:tcPr>
          <w:p w14:paraId="4009DC8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239</w:t>
            </w:r>
          </w:p>
        </w:tc>
        <w:tc>
          <w:tcPr>
            <w:tcW w:w="1142" w:type="dxa"/>
            <w:tcBorders>
              <w:top w:val="nil"/>
              <w:left w:val="nil"/>
              <w:bottom w:val="nil"/>
              <w:right w:val="nil"/>
            </w:tcBorders>
            <w:shd w:val="clear" w:color="auto" w:fill="auto"/>
            <w:noWrap/>
            <w:vAlign w:val="bottom"/>
            <w:hideMark/>
          </w:tcPr>
          <w:p w14:paraId="555F2F4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3FA625D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6405870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431A426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TA</w:t>
            </w:r>
          </w:p>
        </w:tc>
        <w:tc>
          <w:tcPr>
            <w:tcW w:w="902" w:type="dxa"/>
            <w:tcBorders>
              <w:top w:val="nil"/>
              <w:left w:val="nil"/>
              <w:bottom w:val="nil"/>
              <w:right w:val="nil"/>
            </w:tcBorders>
            <w:shd w:val="clear" w:color="auto" w:fill="auto"/>
            <w:noWrap/>
            <w:vAlign w:val="bottom"/>
            <w:hideMark/>
          </w:tcPr>
          <w:p w14:paraId="6171627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AT</w:t>
            </w:r>
          </w:p>
        </w:tc>
        <w:tc>
          <w:tcPr>
            <w:tcW w:w="2160" w:type="dxa"/>
            <w:tcBorders>
              <w:top w:val="nil"/>
              <w:left w:val="nil"/>
              <w:bottom w:val="nil"/>
              <w:right w:val="nil"/>
            </w:tcBorders>
            <w:shd w:val="clear" w:color="auto" w:fill="auto"/>
            <w:noWrap/>
            <w:hideMark/>
          </w:tcPr>
          <w:p w14:paraId="55DB90A0" w14:textId="7E5E158B"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710" w:type="dxa"/>
            <w:tcBorders>
              <w:top w:val="nil"/>
              <w:left w:val="nil"/>
              <w:bottom w:val="nil"/>
              <w:right w:val="nil"/>
            </w:tcBorders>
            <w:shd w:val="clear" w:color="auto" w:fill="auto"/>
            <w:noWrap/>
            <w:hideMark/>
          </w:tcPr>
          <w:p w14:paraId="63482DB4" w14:textId="547CE372"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530" w:type="dxa"/>
            <w:tcBorders>
              <w:top w:val="nil"/>
              <w:left w:val="nil"/>
              <w:bottom w:val="nil"/>
              <w:right w:val="nil"/>
            </w:tcBorders>
            <w:shd w:val="clear" w:color="auto" w:fill="auto"/>
            <w:noWrap/>
            <w:hideMark/>
          </w:tcPr>
          <w:p w14:paraId="630E3B97" w14:textId="4E744D82"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r>
      <w:tr w:rsidR="009D0F10" w:rsidRPr="00036D0E" w14:paraId="5BF06B6F" w14:textId="77777777" w:rsidTr="009D0F10">
        <w:trPr>
          <w:cantSplit/>
          <w:trHeight w:val="20"/>
        </w:trPr>
        <w:tc>
          <w:tcPr>
            <w:tcW w:w="1563" w:type="dxa"/>
            <w:tcBorders>
              <w:top w:val="nil"/>
              <w:left w:val="nil"/>
              <w:bottom w:val="nil"/>
              <w:right w:val="nil"/>
            </w:tcBorders>
            <w:shd w:val="clear" w:color="auto" w:fill="auto"/>
            <w:noWrap/>
            <w:vAlign w:val="bottom"/>
            <w:hideMark/>
          </w:tcPr>
          <w:p w14:paraId="0804A1C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OtsAC20ROGR_0118</w:t>
            </w:r>
          </w:p>
        </w:tc>
        <w:tc>
          <w:tcPr>
            <w:tcW w:w="746" w:type="dxa"/>
            <w:tcBorders>
              <w:top w:val="nil"/>
              <w:left w:val="nil"/>
              <w:bottom w:val="nil"/>
              <w:right w:val="nil"/>
            </w:tcBorders>
            <w:shd w:val="clear" w:color="auto" w:fill="auto"/>
            <w:noWrap/>
            <w:vAlign w:val="bottom"/>
            <w:hideMark/>
          </w:tcPr>
          <w:p w14:paraId="34BF6A5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8/26/20</w:t>
            </w:r>
          </w:p>
        </w:tc>
        <w:tc>
          <w:tcPr>
            <w:tcW w:w="599" w:type="dxa"/>
            <w:tcBorders>
              <w:top w:val="nil"/>
              <w:left w:val="nil"/>
              <w:bottom w:val="nil"/>
              <w:right w:val="nil"/>
            </w:tcBorders>
            <w:shd w:val="clear" w:color="auto" w:fill="auto"/>
            <w:noWrap/>
            <w:vAlign w:val="bottom"/>
            <w:hideMark/>
          </w:tcPr>
          <w:p w14:paraId="2E5E9E8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239</w:t>
            </w:r>
          </w:p>
        </w:tc>
        <w:tc>
          <w:tcPr>
            <w:tcW w:w="1142" w:type="dxa"/>
            <w:tcBorders>
              <w:top w:val="nil"/>
              <w:left w:val="nil"/>
              <w:bottom w:val="nil"/>
              <w:right w:val="nil"/>
            </w:tcBorders>
            <w:shd w:val="clear" w:color="auto" w:fill="auto"/>
            <w:noWrap/>
            <w:vAlign w:val="bottom"/>
            <w:hideMark/>
          </w:tcPr>
          <w:p w14:paraId="7EF3CF7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6A6A29A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05CD7CA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373321D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TA</w:t>
            </w:r>
          </w:p>
        </w:tc>
        <w:tc>
          <w:tcPr>
            <w:tcW w:w="902" w:type="dxa"/>
            <w:tcBorders>
              <w:top w:val="nil"/>
              <w:left w:val="nil"/>
              <w:bottom w:val="nil"/>
              <w:right w:val="nil"/>
            </w:tcBorders>
            <w:shd w:val="clear" w:color="auto" w:fill="auto"/>
            <w:noWrap/>
            <w:vAlign w:val="bottom"/>
            <w:hideMark/>
          </w:tcPr>
          <w:p w14:paraId="3FA586B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4C2E56B3" w14:textId="2AE93B9C"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710" w:type="dxa"/>
            <w:tcBorders>
              <w:top w:val="nil"/>
              <w:left w:val="nil"/>
              <w:bottom w:val="nil"/>
              <w:right w:val="nil"/>
            </w:tcBorders>
            <w:shd w:val="clear" w:color="auto" w:fill="auto"/>
            <w:noWrap/>
            <w:hideMark/>
          </w:tcPr>
          <w:p w14:paraId="28C0F5A8" w14:textId="3B523DC4"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0D9D05B3" w14:textId="0C45085C"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discordant</w:t>
            </w:r>
          </w:p>
        </w:tc>
      </w:tr>
      <w:tr w:rsidR="009D0F10" w:rsidRPr="00036D0E" w14:paraId="482A4129" w14:textId="77777777" w:rsidTr="009D0F10">
        <w:trPr>
          <w:cantSplit/>
          <w:trHeight w:val="20"/>
        </w:trPr>
        <w:tc>
          <w:tcPr>
            <w:tcW w:w="1563" w:type="dxa"/>
            <w:tcBorders>
              <w:top w:val="nil"/>
              <w:left w:val="nil"/>
              <w:bottom w:val="nil"/>
              <w:right w:val="nil"/>
            </w:tcBorders>
            <w:shd w:val="clear" w:color="auto" w:fill="auto"/>
            <w:noWrap/>
            <w:vAlign w:val="bottom"/>
            <w:hideMark/>
          </w:tcPr>
          <w:p w14:paraId="31565F2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OtsAC20ROGR_0119</w:t>
            </w:r>
          </w:p>
        </w:tc>
        <w:tc>
          <w:tcPr>
            <w:tcW w:w="746" w:type="dxa"/>
            <w:tcBorders>
              <w:top w:val="nil"/>
              <w:left w:val="nil"/>
              <w:bottom w:val="nil"/>
              <w:right w:val="nil"/>
            </w:tcBorders>
            <w:shd w:val="clear" w:color="auto" w:fill="auto"/>
            <w:noWrap/>
            <w:vAlign w:val="bottom"/>
            <w:hideMark/>
          </w:tcPr>
          <w:p w14:paraId="598C851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8/28/20</w:t>
            </w:r>
          </w:p>
        </w:tc>
        <w:tc>
          <w:tcPr>
            <w:tcW w:w="599" w:type="dxa"/>
            <w:tcBorders>
              <w:top w:val="nil"/>
              <w:left w:val="nil"/>
              <w:bottom w:val="nil"/>
              <w:right w:val="nil"/>
            </w:tcBorders>
            <w:shd w:val="clear" w:color="auto" w:fill="auto"/>
            <w:noWrap/>
            <w:vAlign w:val="bottom"/>
            <w:hideMark/>
          </w:tcPr>
          <w:p w14:paraId="7EDA0F0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241</w:t>
            </w:r>
          </w:p>
        </w:tc>
        <w:tc>
          <w:tcPr>
            <w:tcW w:w="1142" w:type="dxa"/>
            <w:tcBorders>
              <w:top w:val="nil"/>
              <w:left w:val="nil"/>
              <w:bottom w:val="nil"/>
              <w:right w:val="nil"/>
            </w:tcBorders>
            <w:shd w:val="clear" w:color="auto" w:fill="auto"/>
            <w:noWrap/>
            <w:vAlign w:val="bottom"/>
            <w:hideMark/>
          </w:tcPr>
          <w:p w14:paraId="0E806E2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700F389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12FBECC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65B8416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68B2BAF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2BBBF47E" w14:textId="74C74C69"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649F6049" w14:textId="402B9E87"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513DBA8B" w14:textId="5660A9A9"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11A1728C" w14:textId="77777777" w:rsidTr="009D0F10">
        <w:trPr>
          <w:cantSplit/>
          <w:trHeight w:val="20"/>
        </w:trPr>
        <w:tc>
          <w:tcPr>
            <w:tcW w:w="1563" w:type="dxa"/>
            <w:tcBorders>
              <w:top w:val="nil"/>
              <w:left w:val="nil"/>
              <w:bottom w:val="nil"/>
              <w:right w:val="nil"/>
            </w:tcBorders>
            <w:shd w:val="clear" w:color="auto" w:fill="auto"/>
            <w:noWrap/>
            <w:vAlign w:val="bottom"/>
            <w:hideMark/>
          </w:tcPr>
          <w:p w14:paraId="1812937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OtsAC20ROGR_0120</w:t>
            </w:r>
          </w:p>
        </w:tc>
        <w:tc>
          <w:tcPr>
            <w:tcW w:w="746" w:type="dxa"/>
            <w:tcBorders>
              <w:top w:val="nil"/>
              <w:left w:val="nil"/>
              <w:bottom w:val="nil"/>
              <w:right w:val="nil"/>
            </w:tcBorders>
            <w:shd w:val="clear" w:color="auto" w:fill="auto"/>
            <w:noWrap/>
            <w:vAlign w:val="bottom"/>
            <w:hideMark/>
          </w:tcPr>
          <w:p w14:paraId="1BB11B3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8/28/20</w:t>
            </w:r>
          </w:p>
        </w:tc>
        <w:tc>
          <w:tcPr>
            <w:tcW w:w="599" w:type="dxa"/>
            <w:tcBorders>
              <w:top w:val="nil"/>
              <w:left w:val="nil"/>
              <w:bottom w:val="nil"/>
              <w:right w:val="nil"/>
            </w:tcBorders>
            <w:shd w:val="clear" w:color="auto" w:fill="auto"/>
            <w:noWrap/>
            <w:vAlign w:val="bottom"/>
            <w:hideMark/>
          </w:tcPr>
          <w:p w14:paraId="746D1F8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241</w:t>
            </w:r>
          </w:p>
        </w:tc>
        <w:tc>
          <w:tcPr>
            <w:tcW w:w="1142" w:type="dxa"/>
            <w:tcBorders>
              <w:top w:val="nil"/>
              <w:left w:val="nil"/>
              <w:bottom w:val="nil"/>
              <w:right w:val="nil"/>
            </w:tcBorders>
            <w:shd w:val="clear" w:color="auto" w:fill="auto"/>
            <w:noWrap/>
            <w:vAlign w:val="bottom"/>
            <w:hideMark/>
          </w:tcPr>
          <w:p w14:paraId="195EAFF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60918CB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4AD1321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567B406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51624AB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42D846A3" w14:textId="6B6815A5"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7E1AA8FD" w14:textId="6432BF16"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5FD1E094" w14:textId="7CA79F6A"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7A554510" w14:textId="77777777" w:rsidTr="009D0F10">
        <w:trPr>
          <w:cantSplit/>
          <w:trHeight w:val="20"/>
        </w:trPr>
        <w:tc>
          <w:tcPr>
            <w:tcW w:w="1563" w:type="dxa"/>
            <w:tcBorders>
              <w:top w:val="nil"/>
              <w:left w:val="nil"/>
              <w:bottom w:val="nil"/>
              <w:right w:val="nil"/>
            </w:tcBorders>
            <w:shd w:val="clear" w:color="auto" w:fill="auto"/>
            <w:noWrap/>
            <w:vAlign w:val="bottom"/>
            <w:hideMark/>
          </w:tcPr>
          <w:p w14:paraId="79B4241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OtsAC20ROGR_0121</w:t>
            </w:r>
          </w:p>
        </w:tc>
        <w:tc>
          <w:tcPr>
            <w:tcW w:w="746" w:type="dxa"/>
            <w:tcBorders>
              <w:top w:val="nil"/>
              <w:left w:val="nil"/>
              <w:bottom w:val="nil"/>
              <w:right w:val="nil"/>
            </w:tcBorders>
            <w:shd w:val="clear" w:color="auto" w:fill="auto"/>
            <w:noWrap/>
            <w:vAlign w:val="bottom"/>
            <w:hideMark/>
          </w:tcPr>
          <w:p w14:paraId="0ED9B89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8/28/20</w:t>
            </w:r>
          </w:p>
        </w:tc>
        <w:tc>
          <w:tcPr>
            <w:tcW w:w="599" w:type="dxa"/>
            <w:tcBorders>
              <w:top w:val="nil"/>
              <w:left w:val="nil"/>
              <w:bottom w:val="nil"/>
              <w:right w:val="nil"/>
            </w:tcBorders>
            <w:shd w:val="clear" w:color="auto" w:fill="auto"/>
            <w:noWrap/>
            <w:vAlign w:val="bottom"/>
            <w:hideMark/>
          </w:tcPr>
          <w:p w14:paraId="518C174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241</w:t>
            </w:r>
          </w:p>
        </w:tc>
        <w:tc>
          <w:tcPr>
            <w:tcW w:w="1142" w:type="dxa"/>
            <w:tcBorders>
              <w:top w:val="nil"/>
              <w:left w:val="nil"/>
              <w:bottom w:val="nil"/>
              <w:right w:val="nil"/>
            </w:tcBorders>
            <w:shd w:val="clear" w:color="auto" w:fill="auto"/>
            <w:noWrap/>
            <w:vAlign w:val="bottom"/>
            <w:hideMark/>
          </w:tcPr>
          <w:p w14:paraId="0666F4F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36D145B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156CFD2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1137F84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2B3C064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38CA50ED" w14:textId="7DA17AC3"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448F5A3B" w14:textId="1E401C1F"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4A8563DF" w14:textId="00E08649"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205E8FCD" w14:textId="77777777" w:rsidTr="009D0F10">
        <w:trPr>
          <w:cantSplit/>
          <w:trHeight w:val="20"/>
        </w:trPr>
        <w:tc>
          <w:tcPr>
            <w:tcW w:w="1563" w:type="dxa"/>
            <w:tcBorders>
              <w:top w:val="nil"/>
              <w:left w:val="nil"/>
              <w:bottom w:val="nil"/>
              <w:right w:val="nil"/>
            </w:tcBorders>
            <w:shd w:val="clear" w:color="auto" w:fill="auto"/>
            <w:noWrap/>
            <w:vAlign w:val="bottom"/>
            <w:hideMark/>
          </w:tcPr>
          <w:p w14:paraId="34477BF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OtsAC20ROGR_0122</w:t>
            </w:r>
          </w:p>
        </w:tc>
        <w:tc>
          <w:tcPr>
            <w:tcW w:w="746" w:type="dxa"/>
            <w:tcBorders>
              <w:top w:val="nil"/>
              <w:left w:val="nil"/>
              <w:bottom w:val="nil"/>
              <w:right w:val="nil"/>
            </w:tcBorders>
            <w:shd w:val="clear" w:color="auto" w:fill="auto"/>
            <w:noWrap/>
            <w:vAlign w:val="bottom"/>
            <w:hideMark/>
          </w:tcPr>
          <w:p w14:paraId="356B5DA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8/28/20</w:t>
            </w:r>
          </w:p>
        </w:tc>
        <w:tc>
          <w:tcPr>
            <w:tcW w:w="599" w:type="dxa"/>
            <w:tcBorders>
              <w:top w:val="nil"/>
              <w:left w:val="nil"/>
              <w:bottom w:val="nil"/>
              <w:right w:val="nil"/>
            </w:tcBorders>
            <w:shd w:val="clear" w:color="auto" w:fill="auto"/>
            <w:noWrap/>
            <w:vAlign w:val="bottom"/>
            <w:hideMark/>
          </w:tcPr>
          <w:p w14:paraId="72F51FA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241</w:t>
            </w:r>
          </w:p>
        </w:tc>
        <w:tc>
          <w:tcPr>
            <w:tcW w:w="1142" w:type="dxa"/>
            <w:tcBorders>
              <w:top w:val="nil"/>
              <w:left w:val="nil"/>
              <w:bottom w:val="nil"/>
              <w:right w:val="nil"/>
            </w:tcBorders>
            <w:shd w:val="clear" w:color="auto" w:fill="auto"/>
            <w:noWrap/>
            <w:vAlign w:val="bottom"/>
            <w:hideMark/>
          </w:tcPr>
          <w:p w14:paraId="40CCC5F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0AD2EB9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58A50AC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4E9B1EA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TA</w:t>
            </w:r>
          </w:p>
        </w:tc>
        <w:tc>
          <w:tcPr>
            <w:tcW w:w="902" w:type="dxa"/>
            <w:tcBorders>
              <w:top w:val="nil"/>
              <w:left w:val="nil"/>
              <w:bottom w:val="nil"/>
              <w:right w:val="nil"/>
            </w:tcBorders>
            <w:shd w:val="clear" w:color="auto" w:fill="auto"/>
            <w:noWrap/>
            <w:vAlign w:val="bottom"/>
            <w:hideMark/>
          </w:tcPr>
          <w:p w14:paraId="2FF2D20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AT</w:t>
            </w:r>
          </w:p>
        </w:tc>
        <w:tc>
          <w:tcPr>
            <w:tcW w:w="2160" w:type="dxa"/>
            <w:tcBorders>
              <w:top w:val="nil"/>
              <w:left w:val="nil"/>
              <w:bottom w:val="nil"/>
              <w:right w:val="nil"/>
            </w:tcBorders>
            <w:shd w:val="clear" w:color="auto" w:fill="auto"/>
            <w:noWrap/>
            <w:hideMark/>
          </w:tcPr>
          <w:p w14:paraId="116FC0E4" w14:textId="6496B9C3"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710" w:type="dxa"/>
            <w:tcBorders>
              <w:top w:val="nil"/>
              <w:left w:val="nil"/>
              <w:bottom w:val="nil"/>
              <w:right w:val="nil"/>
            </w:tcBorders>
            <w:shd w:val="clear" w:color="auto" w:fill="auto"/>
            <w:noWrap/>
            <w:hideMark/>
          </w:tcPr>
          <w:p w14:paraId="0747B1B7" w14:textId="025D94FD"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530" w:type="dxa"/>
            <w:tcBorders>
              <w:top w:val="nil"/>
              <w:left w:val="nil"/>
              <w:bottom w:val="nil"/>
              <w:right w:val="nil"/>
            </w:tcBorders>
            <w:shd w:val="clear" w:color="auto" w:fill="auto"/>
            <w:noWrap/>
            <w:hideMark/>
          </w:tcPr>
          <w:p w14:paraId="64796683" w14:textId="5B7EBC2D"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r>
      <w:tr w:rsidR="009D0F10" w:rsidRPr="00036D0E" w14:paraId="00FD5A23" w14:textId="77777777" w:rsidTr="009D0F10">
        <w:trPr>
          <w:cantSplit/>
          <w:trHeight w:val="20"/>
        </w:trPr>
        <w:tc>
          <w:tcPr>
            <w:tcW w:w="1563" w:type="dxa"/>
            <w:tcBorders>
              <w:top w:val="nil"/>
              <w:left w:val="nil"/>
              <w:bottom w:val="nil"/>
              <w:right w:val="nil"/>
            </w:tcBorders>
            <w:shd w:val="clear" w:color="auto" w:fill="auto"/>
            <w:noWrap/>
            <w:vAlign w:val="bottom"/>
            <w:hideMark/>
          </w:tcPr>
          <w:p w14:paraId="66BF67A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OtsAC20ROGR_0123</w:t>
            </w:r>
          </w:p>
        </w:tc>
        <w:tc>
          <w:tcPr>
            <w:tcW w:w="746" w:type="dxa"/>
            <w:tcBorders>
              <w:top w:val="nil"/>
              <w:left w:val="nil"/>
              <w:bottom w:val="nil"/>
              <w:right w:val="nil"/>
            </w:tcBorders>
            <w:shd w:val="clear" w:color="auto" w:fill="auto"/>
            <w:noWrap/>
            <w:vAlign w:val="bottom"/>
            <w:hideMark/>
          </w:tcPr>
          <w:p w14:paraId="57F7D2F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8/31/20</w:t>
            </w:r>
          </w:p>
        </w:tc>
        <w:tc>
          <w:tcPr>
            <w:tcW w:w="599" w:type="dxa"/>
            <w:tcBorders>
              <w:top w:val="nil"/>
              <w:left w:val="nil"/>
              <w:bottom w:val="nil"/>
              <w:right w:val="nil"/>
            </w:tcBorders>
            <w:shd w:val="clear" w:color="auto" w:fill="auto"/>
            <w:noWrap/>
            <w:vAlign w:val="bottom"/>
            <w:hideMark/>
          </w:tcPr>
          <w:p w14:paraId="59647BF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244</w:t>
            </w:r>
          </w:p>
        </w:tc>
        <w:tc>
          <w:tcPr>
            <w:tcW w:w="1142" w:type="dxa"/>
            <w:tcBorders>
              <w:top w:val="nil"/>
              <w:left w:val="nil"/>
              <w:bottom w:val="nil"/>
              <w:right w:val="nil"/>
            </w:tcBorders>
            <w:shd w:val="clear" w:color="auto" w:fill="auto"/>
            <w:noWrap/>
            <w:vAlign w:val="bottom"/>
            <w:hideMark/>
          </w:tcPr>
          <w:p w14:paraId="7EF545D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22862EE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10C1A13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6F51AFC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2BD0B95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0161F414" w14:textId="05DBEDEE"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25DD57B8" w14:textId="764A6EEE"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377AE704" w14:textId="1B6003F4"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7E77AD2E" w14:textId="77777777" w:rsidTr="009D0F10">
        <w:trPr>
          <w:cantSplit/>
          <w:trHeight w:val="20"/>
        </w:trPr>
        <w:tc>
          <w:tcPr>
            <w:tcW w:w="1563" w:type="dxa"/>
            <w:tcBorders>
              <w:top w:val="nil"/>
              <w:left w:val="nil"/>
              <w:bottom w:val="nil"/>
              <w:right w:val="nil"/>
            </w:tcBorders>
            <w:shd w:val="clear" w:color="auto" w:fill="auto"/>
            <w:noWrap/>
            <w:vAlign w:val="bottom"/>
            <w:hideMark/>
          </w:tcPr>
          <w:p w14:paraId="1277AC1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OtsAC20ROGR_0124</w:t>
            </w:r>
          </w:p>
        </w:tc>
        <w:tc>
          <w:tcPr>
            <w:tcW w:w="746" w:type="dxa"/>
            <w:tcBorders>
              <w:top w:val="nil"/>
              <w:left w:val="nil"/>
              <w:bottom w:val="nil"/>
              <w:right w:val="nil"/>
            </w:tcBorders>
            <w:shd w:val="clear" w:color="auto" w:fill="auto"/>
            <w:noWrap/>
            <w:vAlign w:val="bottom"/>
            <w:hideMark/>
          </w:tcPr>
          <w:p w14:paraId="14108FE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8/31/20</w:t>
            </w:r>
          </w:p>
        </w:tc>
        <w:tc>
          <w:tcPr>
            <w:tcW w:w="599" w:type="dxa"/>
            <w:tcBorders>
              <w:top w:val="nil"/>
              <w:left w:val="nil"/>
              <w:bottom w:val="nil"/>
              <w:right w:val="nil"/>
            </w:tcBorders>
            <w:shd w:val="clear" w:color="auto" w:fill="auto"/>
            <w:noWrap/>
            <w:vAlign w:val="bottom"/>
            <w:hideMark/>
          </w:tcPr>
          <w:p w14:paraId="5A6D1E5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244</w:t>
            </w:r>
          </w:p>
        </w:tc>
        <w:tc>
          <w:tcPr>
            <w:tcW w:w="1142" w:type="dxa"/>
            <w:tcBorders>
              <w:top w:val="nil"/>
              <w:left w:val="nil"/>
              <w:bottom w:val="nil"/>
              <w:right w:val="nil"/>
            </w:tcBorders>
            <w:shd w:val="clear" w:color="auto" w:fill="auto"/>
            <w:noWrap/>
            <w:vAlign w:val="bottom"/>
            <w:hideMark/>
          </w:tcPr>
          <w:p w14:paraId="2732D9F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64E1E5B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4935EA9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3476095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2F50F79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50374368" w14:textId="69BC7EAA"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7321C7AB" w14:textId="59C2A49B"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71F5D19F" w14:textId="5B010BFE"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428D8E66" w14:textId="77777777" w:rsidTr="009D0F10">
        <w:trPr>
          <w:cantSplit/>
          <w:trHeight w:val="20"/>
        </w:trPr>
        <w:tc>
          <w:tcPr>
            <w:tcW w:w="1563" w:type="dxa"/>
            <w:tcBorders>
              <w:top w:val="nil"/>
              <w:left w:val="nil"/>
              <w:bottom w:val="nil"/>
              <w:right w:val="nil"/>
            </w:tcBorders>
            <w:shd w:val="clear" w:color="auto" w:fill="auto"/>
            <w:noWrap/>
            <w:vAlign w:val="bottom"/>
            <w:hideMark/>
          </w:tcPr>
          <w:p w14:paraId="503BB79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OtsAC20ROGR_0125</w:t>
            </w:r>
          </w:p>
        </w:tc>
        <w:tc>
          <w:tcPr>
            <w:tcW w:w="746" w:type="dxa"/>
            <w:tcBorders>
              <w:top w:val="nil"/>
              <w:left w:val="nil"/>
              <w:bottom w:val="nil"/>
              <w:right w:val="nil"/>
            </w:tcBorders>
            <w:shd w:val="clear" w:color="auto" w:fill="auto"/>
            <w:noWrap/>
            <w:vAlign w:val="bottom"/>
            <w:hideMark/>
          </w:tcPr>
          <w:p w14:paraId="1E00169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8/31/20</w:t>
            </w:r>
          </w:p>
        </w:tc>
        <w:tc>
          <w:tcPr>
            <w:tcW w:w="599" w:type="dxa"/>
            <w:tcBorders>
              <w:top w:val="nil"/>
              <w:left w:val="nil"/>
              <w:bottom w:val="nil"/>
              <w:right w:val="nil"/>
            </w:tcBorders>
            <w:shd w:val="clear" w:color="auto" w:fill="auto"/>
            <w:noWrap/>
            <w:vAlign w:val="bottom"/>
            <w:hideMark/>
          </w:tcPr>
          <w:p w14:paraId="04708CA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244</w:t>
            </w:r>
          </w:p>
        </w:tc>
        <w:tc>
          <w:tcPr>
            <w:tcW w:w="1142" w:type="dxa"/>
            <w:tcBorders>
              <w:top w:val="nil"/>
              <w:left w:val="nil"/>
              <w:bottom w:val="nil"/>
              <w:right w:val="nil"/>
            </w:tcBorders>
            <w:shd w:val="clear" w:color="auto" w:fill="auto"/>
            <w:noWrap/>
            <w:vAlign w:val="bottom"/>
            <w:hideMark/>
          </w:tcPr>
          <w:p w14:paraId="6CD0DA0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234925F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484181D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141FEA0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2761FA3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74C8EA7E" w14:textId="7BA3F387"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5AD8CDCC" w14:textId="500B7CA2"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4A5BE5D9" w14:textId="52EE68B8"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5A28B03F" w14:textId="77777777" w:rsidTr="009D0F10">
        <w:trPr>
          <w:cantSplit/>
          <w:trHeight w:val="20"/>
        </w:trPr>
        <w:tc>
          <w:tcPr>
            <w:tcW w:w="1563" w:type="dxa"/>
            <w:tcBorders>
              <w:top w:val="nil"/>
              <w:left w:val="nil"/>
              <w:bottom w:val="nil"/>
              <w:right w:val="nil"/>
            </w:tcBorders>
            <w:shd w:val="clear" w:color="auto" w:fill="auto"/>
            <w:noWrap/>
            <w:vAlign w:val="bottom"/>
            <w:hideMark/>
          </w:tcPr>
          <w:p w14:paraId="4B9CAD5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OtsAC20ROGR_0126</w:t>
            </w:r>
          </w:p>
        </w:tc>
        <w:tc>
          <w:tcPr>
            <w:tcW w:w="746" w:type="dxa"/>
            <w:tcBorders>
              <w:top w:val="nil"/>
              <w:left w:val="nil"/>
              <w:bottom w:val="nil"/>
              <w:right w:val="nil"/>
            </w:tcBorders>
            <w:shd w:val="clear" w:color="auto" w:fill="auto"/>
            <w:noWrap/>
            <w:vAlign w:val="bottom"/>
            <w:hideMark/>
          </w:tcPr>
          <w:p w14:paraId="54B34EC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8/31/20</w:t>
            </w:r>
          </w:p>
        </w:tc>
        <w:tc>
          <w:tcPr>
            <w:tcW w:w="599" w:type="dxa"/>
            <w:tcBorders>
              <w:top w:val="nil"/>
              <w:left w:val="nil"/>
              <w:bottom w:val="nil"/>
              <w:right w:val="nil"/>
            </w:tcBorders>
            <w:shd w:val="clear" w:color="auto" w:fill="auto"/>
            <w:noWrap/>
            <w:vAlign w:val="bottom"/>
            <w:hideMark/>
          </w:tcPr>
          <w:p w14:paraId="7DE2168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244</w:t>
            </w:r>
          </w:p>
        </w:tc>
        <w:tc>
          <w:tcPr>
            <w:tcW w:w="1142" w:type="dxa"/>
            <w:tcBorders>
              <w:top w:val="nil"/>
              <w:left w:val="nil"/>
              <w:bottom w:val="nil"/>
              <w:right w:val="nil"/>
            </w:tcBorders>
            <w:shd w:val="clear" w:color="auto" w:fill="auto"/>
            <w:noWrap/>
            <w:vAlign w:val="bottom"/>
            <w:hideMark/>
          </w:tcPr>
          <w:p w14:paraId="658680D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7409D5F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3862CD2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416562C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698A5D2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7C258A18" w14:textId="3487A4B3"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472FB97F" w14:textId="18AB0DBB"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0CEC23DE" w14:textId="60BF3B3C"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2F17D762" w14:textId="77777777" w:rsidTr="009D0F10">
        <w:trPr>
          <w:cantSplit/>
          <w:trHeight w:val="20"/>
        </w:trPr>
        <w:tc>
          <w:tcPr>
            <w:tcW w:w="1563" w:type="dxa"/>
            <w:tcBorders>
              <w:top w:val="nil"/>
              <w:left w:val="nil"/>
              <w:bottom w:val="nil"/>
              <w:right w:val="nil"/>
            </w:tcBorders>
            <w:shd w:val="clear" w:color="auto" w:fill="auto"/>
            <w:noWrap/>
            <w:vAlign w:val="bottom"/>
            <w:hideMark/>
          </w:tcPr>
          <w:p w14:paraId="65FE4E5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OtsAC20ROGR_0127</w:t>
            </w:r>
          </w:p>
        </w:tc>
        <w:tc>
          <w:tcPr>
            <w:tcW w:w="746" w:type="dxa"/>
            <w:tcBorders>
              <w:top w:val="nil"/>
              <w:left w:val="nil"/>
              <w:bottom w:val="nil"/>
              <w:right w:val="nil"/>
            </w:tcBorders>
            <w:shd w:val="clear" w:color="auto" w:fill="auto"/>
            <w:noWrap/>
            <w:vAlign w:val="bottom"/>
            <w:hideMark/>
          </w:tcPr>
          <w:p w14:paraId="6810E15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8/31/20</w:t>
            </w:r>
          </w:p>
        </w:tc>
        <w:tc>
          <w:tcPr>
            <w:tcW w:w="599" w:type="dxa"/>
            <w:tcBorders>
              <w:top w:val="nil"/>
              <w:left w:val="nil"/>
              <w:bottom w:val="nil"/>
              <w:right w:val="nil"/>
            </w:tcBorders>
            <w:shd w:val="clear" w:color="auto" w:fill="auto"/>
            <w:noWrap/>
            <w:vAlign w:val="bottom"/>
            <w:hideMark/>
          </w:tcPr>
          <w:p w14:paraId="6AA25A4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244</w:t>
            </w:r>
          </w:p>
        </w:tc>
        <w:tc>
          <w:tcPr>
            <w:tcW w:w="1142" w:type="dxa"/>
            <w:tcBorders>
              <w:top w:val="nil"/>
              <w:left w:val="nil"/>
              <w:bottom w:val="nil"/>
              <w:right w:val="nil"/>
            </w:tcBorders>
            <w:shd w:val="clear" w:color="auto" w:fill="auto"/>
            <w:noWrap/>
            <w:vAlign w:val="bottom"/>
            <w:hideMark/>
          </w:tcPr>
          <w:p w14:paraId="716DC65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1B5F813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39ED64C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633F6CB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133BC86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778422A2" w14:textId="5B229C55"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23318D6D" w14:textId="406F0EBD"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3F0B49B7" w14:textId="1B7881EF"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267E5CF1" w14:textId="77777777" w:rsidTr="009D0F10">
        <w:trPr>
          <w:cantSplit/>
          <w:trHeight w:val="20"/>
        </w:trPr>
        <w:tc>
          <w:tcPr>
            <w:tcW w:w="1563" w:type="dxa"/>
            <w:tcBorders>
              <w:top w:val="nil"/>
              <w:left w:val="nil"/>
              <w:bottom w:val="nil"/>
              <w:right w:val="nil"/>
            </w:tcBorders>
            <w:shd w:val="clear" w:color="auto" w:fill="auto"/>
            <w:noWrap/>
            <w:vAlign w:val="bottom"/>
            <w:hideMark/>
          </w:tcPr>
          <w:p w14:paraId="40AEA5A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OtsAC20ROGR_0128</w:t>
            </w:r>
          </w:p>
        </w:tc>
        <w:tc>
          <w:tcPr>
            <w:tcW w:w="746" w:type="dxa"/>
            <w:tcBorders>
              <w:top w:val="nil"/>
              <w:left w:val="nil"/>
              <w:bottom w:val="nil"/>
              <w:right w:val="nil"/>
            </w:tcBorders>
            <w:shd w:val="clear" w:color="auto" w:fill="auto"/>
            <w:noWrap/>
            <w:vAlign w:val="bottom"/>
            <w:hideMark/>
          </w:tcPr>
          <w:p w14:paraId="071552A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8/31/20</w:t>
            </w:r>
          </w:p>
        </w:tc>
        <w:tc>
          <w:tcPr>
            <w:tcW w:w="599" w:type="dxa"/>
            <w:tcBorders>
              <w:top w:val="nil"/>
              <w:left w:val="nil"/>
              <w:bottom w:val="nil"/>
              <w:right w:val="nil"/>
            </w:tcBorders>
            <w:shd w:val="clear" w:color="auto" w:fill="auto"/>
            <w:noWrap/>
            <w:vAlign w:val="bottom"/>
            <w:hideMark/>
          </w:tcPr>
          <w:p w14:paraId="5810B4D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244</w:t>
            </w:r>
          </w:p>
        </w:tc>
        <w:tc>
          <w:tcPr>
            <w:tcW w:w="1142" w:type="dxa"/>
            <w:tcBorders>
              <w:top w:val="nil"/>
              <w:left w:val="nil"/>
              <w:bottom w:val="nil"/>
              <w:right w:val="nil"/>
            </w:tcBorders>
            <w:shd w:val="clear" w:color="auto" w:fill="auto"/>
            <w:noWrap/>
            <w:vAlign w:val="bottom"/>
            <w:hideMark/>
          </w:tcPr>
          <w:p w14:paraId="13F6BD0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7BBF7BD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7BFF5C1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0E7DE9E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0F83184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334697E9" w14:textId="79AE7BAC"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363E89C1" w14:textId="59073757"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18378F3A" w14:textId="0EB32AA2"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399948E0" w14:textId="77777777" w:rsidTr="009D0F10">
        <w:trPr>
          <w:cantSplit/>
          <w:trHeight w:val="20"/>
        </w:trPr>
        <w:tc>
          <w:tcPr>
            <w:tcW w:w="1563" w:type="dxa"/>
            <w:tcBorders>
              <w:top w:val="nil"/>
              <w:left w:val="nil"/>
              <w:bottom w:val="nil"/>
              <w:right w:val="nil"/>
            </w:tcBorders>
            <w:shd w:val="clear" w:color="auto" w:fill="auto"/>
            <w:noWrap/>
            <w:vAlign w:val="bottom"/>
            <w:hideMark/>
          </w:tcPr>
          <w:p w14:paraId="58C05E3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OtsAC20ROGR_0129</w:t>
            </w:r>
          </w:p>
        </w:tc>
        <w:tc>
          <w:tcPr>
            <w:tcW w:w="746" w:type="dxa"/>
            <w:tcBorders>
              <w:top w:val="nil"/>
              <w:left w:val="nil"/>
              <w:bottom w:val="nil"/>
              <w:right w:val="nil"/>
            </w:tcBorders>
            <w:shd w:val="clear" w:color="auto" w:fill="auto"/>
            <w:noWrap/>
            <w:vAlign w:val="bottom"/>
            <w:hideMark/>
          </w:tcPr>
          <w:p w14:paraId="66EB6DE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8/31/20</w:t>
            </w:r>
          </w:p>
        </w:tc>
        <w:tc>
          <w:tcPr>
            <w:tcW w:w="599" w:type="dxa"/>
            <w:tcBorders>
              <w:top w:val="nil"/>
              <w:left w:val="nil"/>
              <w:bottom w:val="nil"/>
              <w:right w:val="nil"/>
            </w:tcBorders>
            <w:shd w:val="clear" w:color="auto" w:fill="auto"/>
            <w:noWrap/>
            <w:vAlign w:val="bottom"/>
            <w:hideMark/>
          </w:tcPr>
          <w:p w14:paraId="70E4DFE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244</w:t>
            </w:r>
          </w:p>
        </w:tc>
        <w:tc>
          <w:tcPr>
            <w:tcW w:w="1142" w:type="dxa"/>
            <w:tcBorders>
              <w:top w:val="nil"/>
              <w:left w:val="nil"/>
              <w:bottom w:val="nil"/>
              <w:right w:val="nil"/>
            </w:tcBorders>
            <w:shd w:val="clear" w:color="auto" w:fill="auto"/>
            <w:noWrap/>
            <w:vAlign w:val="bottom"/>
            <w:hideMark/>
          </w:tcPr>
          <w:p w14:paraId="176FAE9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3288A2F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3EE03FE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3C009C3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7E76E51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32408DA3" w14:textId="1B0497AF"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718662AE" w14:textId="01D293C5"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4B849D74" w14:textId="505B704C"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60F6F8FA" w14:textId="77777777" w:rsidTr="009D0F10">
        <w:trPr>
          <w:cantSplit/>
          <w:trHeight w:val="20"/>
        </w:trPr>
        <w:tc>
          <w:tcPr>
            <w:tcW w:w="1563" w:type="dxa"/>
            <w:tcBorders>
              <w:top w:val="nil"/>
              <w:left w:val="nil"/>
              <w:bottom w:val="nil"/>
              <w:right w:val="nil"/>
            </w:tcBorders>
            <w:shd w:val="clear" w:color="auto" w:fill="auto"/>
            <w:noWrap/>
            <w:vAlign w:val="bottom"/>
            <w:hideMark/>
          </w:tcPr>
          <w:p w14:paraId="488D9C2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OtsAC20ROGR_0130</w:t>
            </w:r>
          </w:p>
        </w:tc>
        <w:tc>
          <w:tcPr>
            <w:tcW w:w="746" w:type="dxa"/>
            <w:tcBorders>
              <w:top w:val="nil"/>
              <w:left w:val="nil"/>
              <w:bottom w:val="nil"/>
              <w:right w:val="nil"/>
            </w:tcBorders>
            <w:shd w:val="clear" w:color="auto" w:fill="auto"/>
            <w:noWrap/>
            <w:vAlign w:val="bottom"/>
            <w:hideMark/>
          </w:tcPr>
          <w:p w14:paraId="7BAB874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8/31/20</w:t>
            </w:r>
          </w:p>
        </w:tc>
        <w:tc>
          <w:tcPr>
            <w:tcW w:w="599" w:type="dxa"/>
            <w:tcBorders>
              <w:top w:val="nil"/>
              <w:left w:val="nil"/>
              <w:bottom w:val="nil"/>
              <w:right w:val="nil"/>
            </w:tcBorders>
            <w:shd w:val="clear" w:color="auto" w:fill="auto"/>
            <w:noWrap/>
            <w:vAlign w:val="bottom"/>
            <w:hideMark/>
          </w:tcPr>
          <w:p w14:paraId="7E70F70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244</w:t>
            </w:r>
          </w:p>
        </w:tc>
        <w:tc>
          <w:tcPr>
            <w:tcW w:w="1142" w:type="dxa"/>
            <w:tcBorders>
              <w:top w:val="nil"/>
              <w:left w:val="nil"/>
              <w:bottom w:val="nil"/>
              <w:right w:val="nil"/>
            </w:tcBorders>
            <w:shd w:val="clear" w:color="auto" w:fill="auto"/>
            <w:noWrap/>
            <w:vAlign w:val="bottom"/>
            <w:hideMark/>
          </w:tcPr>
          <w:p w14:paraId="4EC25BC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1148BC9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2E779CA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3DC1D4E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5010EBF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34396B53" w14:textId="3820EBA9"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19D72E04" w14:textId="5356555F"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6F0D0147" w14:textId="0E8E5714"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18301AF2" w14:textId="77777777" w:rsidTr="009D0F10">
        <w:trPr>
          <w:cantSplit/>
          <w:trHeight w:val="20"/>
        </w:trPr>
        <w:tc>
          <w:tcPr>
            <w:tcW w:w="1563" w:type="dxa"/>
            <w:tcBorders>
              <w:top w:val="nil"/>
              <w:left w:val="nil"/>
              <w:bottom w:val="nil"/>
              <w:right w:val="nil"/>
            </w:tcBorders>
            <w:shd w:val="clear" w:color="auto" w:fill="auto"/>
            <w:noWrap/>
            <w:vAlign w:val="bottom"/>
            <w:hideMark/>
          </w:tcPr>
          <w:p w14:paraId="7DBA762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OtsAC20ROGR_0131</w:t>
            </w:r>
          </w:p>
        </w:tc>
        <w:tc>
          <w:tcPr>
            <w:tcW w:w="746" w:type="dxa"/>
            <w:tcBorders>
              <w:top w:val="nil"/>
              <w:left w:val="nil"/>
              <w:bottom w:val="nil"/>
              <w:right w:val="nil"/>
            </w:tcBorders>
            <w:shd w:val="clear" w:color="auto" w:fill="auto"/>
            <w:noWrap/>
            <w:vAlign w:val="bottom"/>
            <w:hideMark/>
          </w:tcPr>
          <w:p w14:paraId="755355C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8/31/20</w:t>
            </w:r>
          </w:p>
        </w:tc>
        <w:tc>
          <w:tcPr>
            <w:tcW w:w="599" w:type="dxa"/>
            <w:tcBorders>
              <w:top w:val="nil"/>
              <w:left w:val="nil"/>
              <w:bottom w:val="nil"/>
              <w:right w:val="nil"/>
            </w:tcBorders>
            <w:shd w:val="clear" w:color="auto" w:fill="auto"/>
            <w:noWrap/>
            <w:vAlign w:val="bottom"/>
            <w:hideMark/>
          </w:tcPr>
          <w:p w14:paraId="190EF30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244</w:t>
            </w:r>
          </w:p>
        </w:tc>
        <w:tc>
          <w:tcPr>
            <w:tcW w:w="1142" w:type="dxa"/>
            <w:tcBorders>
              <w:top w:val="nil"/>
              <w:left w:val="nil"/>
              <w:bottom w:val="nil"/>
              <w:right w:val="nil"/>
            </w:tcBorders>
            <w:shd w:val="clear" w:color="auto" w:fill="auto"/>
            <w:noWrap/>
            <w:vAlign w:val="bottom"/>
            <w:hideMark/>
          </w:tcPr>
          <w:p w14:paraId="6D8E733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0CE6E1B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106F0B1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0F086B3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5106B16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08D025F1" w14:textId="336E2ADE"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344C5582" w14:textId="5C2C573E"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6F793696" w14:textId="3F94A3F1"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3956CB2E" w14:textId="77777777" w:rsidTr="009D0F10">
        <w:trPr>
          <w:cantSplit/>
          <w:trHeight w:val="20"/>
        </w:trPr>
        <w:tc>
          <w:tcPr>
            <w:tcW w:w="1563" w:type="dxa"/>
            <w:tcBorders>
              <w:top w:val="nil"/>
              <w:left w:val="nil"/>
              <w:bottom w:val="nil"/>
              <w:right w:val="nil"/>
            </w:tcBorders>
            <w:shd w:val="clear" w:color="auto" w:fill="auto"/>
            <w:noWrap/>
            <w:vAlign w:val="bottom"/>
            <w:hideMark/>
          </w:tcPr>
          <w:p w14:paraId="0886728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OtsAC20ROGR_0132</w:t>
            </w:r>
          </w:p>
        </w:tc>
        <w:tc>
          <w:tcPr>
            <w:tcW w:w="746" w:type="dxa"/>
            <w:tcBorders>
              <w:top w:val="nil"/>
              <w:left w:val="nil"/>
              <w:bottom w:val="nil"/>
              <w:right w:val="nil"/>
            </w:tcBorders>
            <w:shd w:val="clear" w:color="auto" w:fill="auto"/>
            <w:noWrap/>
            <w:vAlign w:val="bottom"/>
            <w:hideMark/>
          </w:tcPr>
          <w:p w14:paraId="28E4A33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8/31/20</w:t>
            </w:r>
          </w:p>
        </w:tc>
        <w:tc>
          <w:tcPr>
            <w:tcW w:w="599" w:type="dxa"/>
            <w:tcBorders>
              <w:top w:val="nil"/>
              <w:left w:val="nil"/>
              <w:bottom w:val="nil"/>
              <w:right w:val="nil"/>
            </w:tcBorders>
            <w:shd w:val="clear" w:color="auto" w:fill="auto"/>
            <w:noWrap/>
            <w:vAlign w:val="bottom"/>
            <w:hideMark/>
          </w:tcPr>
          <w:p w14:paraId="6656970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244</w:t>
            </w:r>
          </w:p>
        </w:tc>
        <w:tc>
          <w:tcPr>
            <w:tcW w:w="1142" w:type="dxa"/>
            <w:tcBorders>
              <w:top w:val="nil"/>
              <w:left w:val="nil"/>
              <w:bottom w:val="nil"/>
              <w:right w:val="nil"/>
            </w:tcBorders>
            <w:shd w:val="clear" w:color="auto" w:fill="auto"/>
            <w:noWrap/>
            <w:vAlign w:val="bottom"/>
            <w:hideMark/>
          </w:tcPr>
          <w:p w14:paraId="22EDA34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119E385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7DE4D92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4F6C25D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02F5174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0F8BCF86" w14:textId="0310E13B"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01A50667" w14:textId="636375BB"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32F342CF" w14:textId="4B75BF06"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630DA7D0" w14:textId="77777777" w:rsidTr="009D0F10">
        <w:trPr>
          <w:cantSplit/>
          <w:trHeight w:val="20"/>
        </w:trPr>
        <w:tc>
          <w:tcPr>
            <w:tcW w:w="1563" w:type="dxa"/>
            <w:tcBorders>
              <w:top w:val="nil"/>
              <w:left w:val="nil"/>
              <w:bottom w:val="nil"/>
              <w:right w:val="nil"/>
            </w:tcBorders>
            <w:shd w:val="clear" w:color="auto" w:fill="auto"/>
            <w:noWrap/>
            <w:vAlign w:val="bottom"/>
            <w:hideMark/>
          </w:tcPr>
          <w:p w14:paraId="51BD69B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OtsAC20ROGR_0133</w:t>
            </w:r>
          </w:p>
        </w:tc>
        <w:tc>
          <w:tcPr>
            <w:tcW w:w="746" w:type="dxa"/>
            <w:tcBorders>
              <w:top w:val="nil"/>
              <w:left w:val="nil"/>
              <w:bottom w:val="nil"/>
              <w:right w:val="nil"/>
            </w:tcBorders>
            <w:shd w:val="clear" w:color="auto" w:fill="auto"/>
            <w:noWrap/>
            <w:vAlign w:val="bottom"/>
            <w:hideMark/>
          </w:tcPr>
          <w:p w14:paraId="6A8E0E2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8/31/20</w:t>
            </w:r>
          </w:p>
        </w:tc>
        <w:tc>
          <w:tcPr>
            <w:tcW w:w="599" w:type="dxa"/>
            <w:tcBorders>
              <w:top w:val="nil"/>
              <w:left w:val="nil"/>
              <w:bottom w:val="nil"/>
              <w:right w:val="nil"/>
            </w:tcBorders>
            <w:shd w:val="clear" w:color="auto" w:fill="auto"/>
            <w:noWrap/>
            <w:vAlign w:val="bottom"/>
            <w:hideMark/>
          </w:tcPr>
          <w:p w14:paraId="66C1416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244</w:t>
            </w:r>
          </w:p>
        </w:tc>
        <w:tc>
          <w:tcPr>
            <w:tcW w:w="1142" w:type="dxa"/>
            <w:tcBorders>
              <w:top w:val="nil"/>
              <w:left w:val="nil"/>
              <w:bottom w:val="nil"/>
              <w:right w:val="nil"/>
            </w:tcBorders>
            <w:shd w:val="clear" w:color="auto" w:fill="auto"/>
            <w:noWrap/>
            <w:vAlign w:val="bottom"/>
            <w:hideMark/>
          </w:tcPr>
          <w:p w14:paraId="1EF82EA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32232CD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0A7B077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2CDA739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539232E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2AB71B0A" w14:textId="28FF3D1C"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4D9509AD" w14:textId="18D02449"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69A110C8" w14:textId="78EFACCD"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56842874" w14:textId="77777777" w:rsidTr="009D0F10">
        <w:trPr>
          <w:cantSplit/>
          <w:trHeight w:val="20"/>
        </w:trPr>
        <w:tc>
          <w:tcPr>
            <w:tcW w:w="1563" w:type="dxa"/>
            <w:tcBorders>
              <w:top w:val="nil"/>
              <w:left w:val="nil"/>
              <w:bottom w:val="nil"/>
              <w:right w:val="nil"/>
            </w:tcBorders>
            <w:shd w:val="clear" w:color="auto" w:fill="auto"/>
            <w:noWrap/>
            <w:vAlign w:val="bottom"/>
            <w:hideMark/>
          </w:tcPr>
          <w:p w14:paraId="1DEBCAA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OtsAC20ROGR_0134</w:t>
            </w:r>
          </w:p>
        </w:tc>
        <w:tc>
          <w:tcPr>
            <w:tcW w:w="746" w:type="dxa"/>
            <w:tcBorders>
              <w:top w:val="nil"/>
              <w:left w:val="nil"/>
              <w:bottom w:val="nil"/>
              <w:right w:val="nil"/>
            </w:tcBorders>
            <w:shd w:val="clear" w:color="auto" w:fill="auto"/>
            <w:noWrap/>
            <w:vAlign w:val="bottom"/>
            <w:hideMark/>
          </w:tcPr>
          <w:p w14:paraId="79C943D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8/31/20</w:t>
            </w:r>
          </w:p>
        </w:tc>
        <w:tc>
          <w:tcPr>
            <w:tcW w:w="599" w:type="dxa"/>
            <w:tcBorders>
              <w:top w:val="nil"/>
              <w:left w:val="nil"/>
              <w:bottom w:val="nil"/>
              <w:right w:val="nil"/>
            </w:tcBorders>
            <w:shd w:val="clear" w:color="auto" w:fill="auto"/>
            <w:noWrap/>
            <w:vAlign w:val="bottom"/>
            <w:hideMark/>
          </w:tcPr>
          <w:p w14:paraId="393BDE7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244</w:t>
            </w:r>
          </w:p>
        </w:tc>
        <w:tc>
          <w:tcPr>
            <w:tcW w:w="1142" w:type="dxa"/>
            <w:tcBorders>
              <w:top w:val="nil"/>
              <w:left w:val="nil"/>
              <w:bottom w:val="nil"/>
              <w:right w:val="nil"/>
            </w:tcBorders>
            <w:shd w:val="clear" w:color="auto" w:fill="auto"/>
            <w:noWrap/>
            <w:vAlign w:val="bottom"/>
            <w:hideMark/>
          </w:tcPr>
          <w:p w14:paraId="48D2CCA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5A0216C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1D31CB8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1A58F89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6244B14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00530D5A" w14:textId="33378EF0"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0D33ED85" w14:textId="665B73B0"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1C2BC729" w14:textId="7D8E362E"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31E709E2" w14:textId="77777777" w:rsidTr="009D0F10">
        <w:trPr>
          <w:cantSplit/>
          <w:trHeight w:val="20"/>
        </w:trPr>
        <w:tc>
          <w:tcPr>
            <w:tcW w:w="1563" w:type="dxa"/>
            <w:tcBorders>
              <w:top w:val="nil"/>
              <w:left w:val="nil"/>
              <w:bottom w:val="nil"/>
              <w:right w:val="nil"/>
            </w:tcBorders>
            <w:shd w:val="clear" w:color="auto" w:fill="auto"/>
            <w:noWrap/>
            <w:vAlign w:val="bottom"/>
            <w:hideMark/>
          </w:tcPr>
          <w:p w14:paraId="2710E06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OtsAC20ROGR_0135</w:t>
            </w:r>
          </w:p>
        </w:tc>
        <w:tc>
          <w:tcPr>
            <w:tcW w:w="746" w:type="dxa"/>
            <w:tcBorders>
              <w:top w:val="nil"/>
              <w:left w:val="nil"/>
              <w:bottom w:val="nil"/>
              <w:right w:val="nil"/>
            </w:tcBorders>
            <w:shd w:val="clear" w:color="auto" w:fill="auto"/>
            <w:noWrap/>
            <w:vAlign w:val="bottom"/>
            <w:hideMark/>
          </w:tcPr>
          <w:p w14:paraId="4D7E24D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8/31/20</w:t>
            </w:r>
          </w:p>
        </w:tc>
        <w:tc>
          <w:tcPr>
            <w:tcW w:w="599" w:type="dxa"/>
            <w:tcBorders>
              <w:top w:val="nil"/>
              <w:left w:val="nil"/>
              <w:bottom w:val="nil"/>
              <w:right w:val="nil"/>
            </w:tcBorders>
            <w:shd w:val="clear" w:color="auto" w:fill="auto"/>
            <w:noWrap/>
            <w:vAlign w:val="bottom"/>
            <w:hideMark/>
          </w:tcPr>
          <w:p w14:paraId="7B57256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244</w:t>
            </w:r>
          </w:p>
        </w:tc>
        <w:tc>
          <w:tcPr>
            <w:tcW w:w="1142" w:type="dxa"/>
            <w:tcBorders>
              <w:top w:val="nil"/>
              <w:left w:val="nil"/>
              <w:bottom w:val="nil"/>
              <w:right w:val="nil"/>
            </w:tcBorders>
            <w:shd w:val="clear" w:color="auto" w:fill="auto"/>
            <w:noWrap/>
            <w:vAlign w:val="bottom"/>
            <w:hideMark/>
          </w:tcPr>
          <w:p w14:paraId="5942416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5DD3B86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1E5612C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671BEB9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352A8EC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3CB4FAC1" w14:textId="418E9F57"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0604A55E" w14:textId="3269C002"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7B48C629" w14:textId="47559CE1"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542B6DF8" w14:textId="77777777" w:rsidTr="009D0F10">
        <w:trPr>
          <w:cantSplit/>
          <w:trHeight w:val="20"/>
        </w:trPr>
        <w:tc>
          <w:tcPr>
            <w:tcW w:w="1563" w:type="dxa"/>
            <w:tcBorders>
              <w:top w:val="nil"/>
              <w:left w:val="nil"/>
              <w:bottom w:val="nil"/>
              <w:right w:val="nil"/>
            </w:tcBorders>
            <w:shd w:val="clear" w:color="auto" w:fill="auto"/>
            <w:noWrap/>
            <w:vAlign w:val="bottom"/>
            <w:hideMark/>
          </w:tcPr>
          <w:p w14:paraId="0772E7A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OtsAC20ROGR_0136</w:t>
            </w:r>
          </w:p>
        </w:tc>
        <w:tc>
          <w:tcPr>
            <w:tcW w:w="746" w:type="dxa"/>
            <w:tcBorders>
              <w:top w:val="nil"/>
              <w:left w:val="nil"/>
              <w:bottom w:val="nil"/>
              <w:right w:val="nil"/>
            </w:tcBorders>
            <w:shd w:val="clear" w:color="auto" w:fill="auto"/>
            <w:noWrap/>
            <w:vAlign w:val="bottom"/>
            <w:hideMark/>
          </w:tcPr>
          <w:p w14:paraId="5E2E1FF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8/31/20</w:t>
            </w:r>
          </w:p>
        </w:tc>
        <w:tc>
          <w:tcPr>
            <w:tcW w:w="599" w:type="dxa"/>
            <w:tcBorders>
              <w:top w:val="nil"/>
              <w:left w:val="nil"/>
              <w:bottom w:val="nil"/>
              <w:right w:val="nil"/>
            </w:tcBorders>
            <w:shd w:val="clear" w:color="auto" w:fill="auto"/>
            <w:noWrap/>
            <w:vAlign w:val="bottom"/>
            <w:hideMark/>
          </w:tcPr>
          <w:p w14:paraId="2A8C9A2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244</w:t>
            </w:r>
          </w:p>
        </w:tc>
        <w:tc>
          <w:tcPr>
            <w:tcW w:w="1142" w:type="dxa"/>
            <w:tcBorders>
              <w:top w:val="nil"/>
              <w:left w:val="nil"/>
              <w:bottom w:val="nil"/>
              <w:right w:val="nil"/>
            </w:tcBorders>
            <w:shd w:val="clear" w:color="auto" w:fill="auto"/>
            <w:noWrap/>
            <w:vAlign w:val="bottom"/>
            <w:hideMark/>
          </w:tcPr>
          <w:p w14:paraId="6F027AB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4D2AD9A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7FECE2C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3DC43FC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2CCFE00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3DD3515A" w14:textId="7D115E4A"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6EE4C27C" w14:textId="2E151D3A"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5905F240" w14:textId="07937BD6"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327A38F3" w14:textId="77777777" w:rsidTr="009D0F10">
        <w:trPr>
          <w:cantSplit/>
          <w:trHeight w:val="20"/>
        </w:trPr>
        <w:tc>
          <w:tcPr>
            <w:tcW w:w="1563" w:type="dxa"/>
            <w:tcBorders>
              <w:top w:val="nil"/>
              <w:left w:val="nil"/>
              <w:bottom w:val="nil"/>
              <w:right w:val="nil"/>
            </w:tcBorders>
            <w:shd w:val="clear" w:color="auto" w:fill="auto"/>
            <w:noWrap/>
            <w:vAlign w:val="bottom"/>
            <w:hideMark/>
          </w:tcPr>
          <w:p w14:paraId="2126B27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OtsAC20ROGR_0137</w:t>
            </w:r>
          </w:p>
        </w:tc>
        <w:tc>
          <w:tcPr>
            <w:tcW w:w="746" w:type="dxa"/>
            <w:tcBorders>
              <w:top w:val="nil"/>
              <w:left w:val="nil"/>
              <w:bottom w:val="nil"/>
              <w:right w:val="nil"/>
            </w:tcBorders>
            <w:shd w:val="clear" w:color="auto" w:fill="auto"/>
            <w:noWrap/>
            <w:vAlign w:val="bottom"/>
            <w:hideMark/>
          </w:tcPr>
          <w:p w14:paraId="6498496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9/2/20</w:t>
            </w:r>
          </w:p>
        </w:tc>
        <w:tc>
          <w:tcPr>
            <w:tcW w:w="599" w:type="dxa"/>
            <w:tcBorders>
              <w:top w:val="nil"/>
              <w:left w:val="nil"/>
              <w:bottom w:val="nil"/>
              <w:right w:val="nil"/>
            </w:tcBorders>
            <w:shd w:val="clear" w:color="auto" w:fill="auto"/>
            <w:noWrap/>
            <w:vAlign w:val="bottom"/>
            <w:hideMark/>
          </w:tcPr>
          <w:p w14:paraId="4143EE2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246</w:t>
            </w:r>
          </w:p>
        </w:tc>
        <w:tc>
          <w:tcPr>
            <w:tcW w:w="1142" w:type="dxa"/>
            <w:tcBorders>
              <w:top w:val="nil"/>
              <w:left w:val="nil"/>
              <w:bottom w:val="nil"/>
              <w:right w:val="nil"/>
            </w:tcBorders>
            <w:shd w:val="clear" w:color="auto" w:fill="auto"/>
            <w:noWrap/>
            <w:vAlign w:val="bottom"/>
            <w:hideMark/>
          </w:tcPr>
          <w:p w14:paraId="6613EE7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25B009B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6D71C46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4088F7E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619BAAF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2BF9BEB6" w14:textId="38CF9E6A"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271619D2" w14:textId="7B0A99CC"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15E94EA1" w14:textId="0575CA1C"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574C9B37" w14:textId="77777777" w:rsidTr="009D0F10">
        <w:trPr>
          <w:cantSplit/>
          <w:trHeight w:val="20"/>
        </w:trPr>
        <w:tc>
          <w:tcPr>
            <w:tcW w:w="1563" w:type="dxa"/>
            <w:tcBorders>
              <w:top w:val="nil"/>
              <w:left w:val="nil"/>
              <w:bottom w:val="nil"/>
              <w:right w:val="nil"/>
            </w:tcBorders>
            <w:shd w:val="clear" w:color="auto" w:fill="auto"/>
            <w:noWrap/>
            <w:vAlign w:val="bottom"/>
            <w:hideMark/>
          </w:tcPr>
          <w:p w14:paraId="15E7A08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OtsAC20ROGR_0138</w:t>
            </w:r>
          </w:p>
        </w:tc>
        <w:tc>
          <w:tcPr>
            <w:tcW w:w="746" w:type="dxa"/>
            <w:tcBorders>
              <w:top w:val="nil"/>
              <w:left w:val="nil"/>
              <w:bottom w:val="nil"/>
              <w:right w:val="nil"/>
            </w:tcBorders>
            <w:shd w:val="clear" w:color="auto" w:fill="auto"/>
            <w:noWrap/>
            <w:vAlign w:val="bottom"/>
            <w:hideMark/>
          </w:tcPr>
          <w:p w14:paraId="720694F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9/2/20</w:t>
            </w:r>
          </w:p>
        </w:tc>
        <w:tc>
          <w:tcPr>
            <w:tcW w:w="599" w:type="dxa"/>
            <w:tcBorders>
              <w:top w:val="nil"/>
              <w:left w:val="nil"/>
              <w:bottom w:val="nil"/>
              <w:right w:val="nil"/>
            </w:tcBorders>
            <w:shd w:val="clear" w:color="auto" w:fill="auto"/>
            <w:noWrap/>
            <w:vAlign w:val="bottom"/>
            <w:hideMark/>
          </w:tcPr>
          <w:p w14:paraId="018CADF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246</w:t>
            </w:r>
          </w:p>
        </w:tc>
        <w:tc>
          <w:tcPr>
            <w:tcW w:w="1142" w:type="dxa"/>
            <w:tcBorders>
              <w:top w:val="nil"/>
              <w:left w:val="nil"/>
              <w:bottom w:val="nil"/>
              <w:right w:val="nil"/>
            </w:tcBorders>
            <w:shd w:val="clear" w:color="auto" w:fill="auto"/>
            <w:noWrap/>
            <w:vAlign w:val="bottom"/>
            <w:hideMark/>
          </w:tcPr>
          <w:p w14:paraId="0CFB342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1C0C77F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2562FBC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61612C6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67F2968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60865086" w14:textId="66327081"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1BCC1274" w14:textId="482A0339"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7EECA396" w14:textId="0BC9BAD1"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214D2DBF" w14:textId="77777777" w:rsidTr="009D0F10">
        <w:trPr>
          <w:cantSplit/>
          <w:trHeight w:val="20"/>
        </w:trPr>
        <w:tc>
          <w:tcPr>
            <w:tcW w:w="1563" w:type="dxa"/>
            <w:tcBorders>
              <w:top w:val="nil"/>
              <w:left w:val="nil"/>
              <w:bottom w:val="nil"/>
              <w:right w:val="nil"/>
            </w:tcBorders>
            <w:shd w:val="clear" w:color="auto" w:fill="auto"/>
            <w:noWrap/>
            <w:vAlign w:val="bottom"/>
            <w:hideMark/>
          </w:tcPr>
          <w:p w14:paraId="30EB723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OtsAC20ROGR_0139</w:t>
            </w:r>
          </w:p>
        </w:tc>
        <w:tc>
          <w:tcPr>
            <w:tcW w:w="746" w:type="dxa"/>
            <w:tcBorders>
              <w:top w:val="nil"/>
              <w:left w:val="nil"/>
              <w:bottom w:val="nil"/>
              <w:right w:val="nil"/>
            </w:tcBorders>
            <w:shd w:val="clear" w:color="auto" w:fill="auto"/>
            <w:noWrap/>
            <w:vAlign w:val="bottom"/>
            <w:hideMark/>
          </w:tcPr>
          <w:p w14:paraId="5389444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9/2/20</w:t>
            </w:r>
          </w:p>
        </w:tc>
        <w:tc>
          <w:tcPr>
            <w:tcW w:w="599" w:type="dxa"/>
            <w:tcBorders>
              <w:top w:val="nil"/>
              <w:left w:val="nil"/>
              <w:bottom w:val="nil"/>
              <w:right w:val="nil"/>
            </w:tcBorders>
            <w:shd w:val="clear" w:color="auto" w:fill="auto"/>
            <w:noWrap/>
            <w:vAlign w:val="bottom"/>
            <w:hideMark/>
          </w:tcPr>
          <w:p w14:paraId="540E312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246</w:t>
            </w:r>
          </w:p>
        </w:tc>
        <w:tc>
          <w:tcPr>
            <w:tcW w:w="1142" w:type="dxa"/>
            <w:tcBorders>
              <w:top w:val="nil"/>
              <w:left w:val="nil"/>
              <w:bottom w:val="nil"/>
              <w:right w:val="nil"/>
            </w:tcBorders>
            <w:shd w:val="clear" w:color="auto" w:fill="auto"/>
            <w:noWrap/>
            <w:vAlign w:val="bottom"/>
            <w:hideMark/>
          </w:tcPr>
          <w:p w14:paraId="3F7FEC8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29A19E3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3840173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0DC6CA3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1E4916F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75020FC3" w14:textId="777648A2"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6B23A17A" w14:textId="53C344F1"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50F6A60D" w14:textId="6D2A696F"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476886B6" w14:textId="77777777" w:rsidTr="009D0F10">
        <w:trPr>
          <w:cantSplit/>
          <w:trHeight w:val="20"/>
        </w:trPr>
        <w:tc>
          <w:tcPr>
            <w:tcW w:w="1563" w:type="dxa"/>
            <w:tcBorders>
              <w:top w:val="nil"/>
              <w:left w:val="nil"/>
              <w:bottom w:val="nil"/>
              <w:right w:val="nil"/>
            </w:tcBorders>
            <w:shd w:val="clear" w:color="auto" w:fill="auto"/>
            <w:noWrap/>
            <w:vAlign w:val="bottom"/>
            <w:hideMark/>
          </w:tcPr>
          <w:p w14:paraId="28E0B6E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OtsAC20ROGR_0140</w:t>
            </w:r>
          </w:p>
        </w:tc>
        <w:tc>
          <w:tcPr>
            <w:tcW w:w="746" w:type="dxa"/>
            <w:tcBorders>
              <w:top w:val="nil"/>
              <w:left w:val="nil"/>
              <w:bottom w:val="nil"/>
              <w:right w:val="nil"/>
            </w:tcBorders>
            <w:shd w:val="clear" w:color="auto" w:fill="auto"/>
            <w:noWrap/>
            <w:vAlign w:val="bottom"/>
            <w:hideMark/>
          </w:tcPr>
          <w:p w14:paraId="4FD49BF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9/2/20</w:t>
            </w:r>
          </w:p>
        </w:tc>
        <w:tc>
          <w:tcPr>
            <w:tcW w:w="599" w:type="dxa"/>
            <w:tcBorders>
              <w:top w:val="nil"/>
              <w:left w:val="nil"/>
              <w:bottom w:val="nil"/>
              <w:right w:val="nil"/>
            </w:tcBorders>
            <w:shd w:val="clear" w:color="auto" w:fill="auto"/>
            <w:noWrap/>
            <w:vAlign w:val="bottom"/>
            <w:hideMark/>
          </w:tcPr>
          <w:p w14:paraId="2A6F745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246</w:t>
            </w:r>
          </w:p>
        </w:tc>
        <w:tc>
          <w:tcPr>
            <w:tcW w:w="1142" w:type="dxa"/>
            <w:tcBorders>
              <w:top w:val="nil"/>
              <w:left w:val="nil"/>
              <w:bottom w:val="nil"/>
              <w:right w:val="nil"/>
            </w:tcBorders>
            <w:shd w:val="clear" w:color="auto" w:fill="auto"/>
            <w:noWrap/>
            <w:vAlign w:val="bottom"/>
            <w:hideMark/>
          </w:tcPr>
          <w:p w14:paraId="10CE4CB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5562345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337FC7D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4822B78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76E7C53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348646B2" w14:textId="3494DC51"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1E52E1A0" w14:textId="7881EFDA"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6CA66B1F" w14:textId="1C50DA77"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20146E7F" w14:textId="77777777" w:rsidTr="009D0F10">
        <w:trPr>
          <w:cantSplit/>
          <w:trHeight w:val="20"/>
        </w:trPr>
        <w:tc>
          <w:tcPr>
            <w:tcW w:w="1563" w:type="dxa"/>
            <w:tcBorders>
              <w:top w:val="nil"/>
              <w:left w:val="nil"/>
              <w:bottom w:val="nil"/>
              <w:right w:val="nil"/>
            </w:tcBorders>
            <w:shd w:val="clear" w:color="auto" w:fill="auto"/>
            <w:noWrap/>
            <w:vAlign w:val="bottom"/>
            <w:hideMark/>
          </w:tcPr>
          <w:p w14:paraId="1004D71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OtsAC20ROGR_0141</w:t>
            </w:r>
          </w:p>
        </w:tc>
        <w:tc>
          <w:tcPr>
            <w:tcW w:w="746" w:type="dxa"/>
            <w:tcBorders>
              <w:top w:val="nil"/>
              <w:left w:val="nil"/>
              <w:bottom w:val="nil"/>
              <w:right w:val="nil"/>
            </w:tcBorders>
            <w:shd w:val="clear" w:color="auto" w:fill="auto"/>
            <w:noWrap/>
            <w:vAlign w:val="bottom"/>
            <w:hideMark/>
          </w:tcPr>
          <w:p w14:paraId="24BCB1E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9/4/20</w:t>
            </w:r>
          </w:p>
        </w:tc>
        <w:tc>
          <w:tcPr>
            <w:tcW w:w="599" w:type="dxa"/>
            <w:tcBorders>
              <w:top w:val="nil"/>
              <w:left w:val="nil"/>
              <w:bottom w:val="nil"/>
              <w:right w:val="nil"/>
            </w:tcBorders>
            <w:shd w:val="clear" w:color="auto" w:fill="auto"/>
            <w:noWrap/>
            <w:vAlign w:val="bottom"/>
            <w:hideMark/>
          </w:tcPr>
          <w:p w14:paraId="760199E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248</w:t>
            </w:r>
          </w:p>
        </w:tc>
        <w:tc>
          <w:tcPr>
            <w:tcW w:w="1142" w:type="dxa"/>
            <w:tcBorders>
              <w:top w:val="nil"/>
              <w:left w:val="nil"/>
              <w:bottom w:val="nil"/>
              <w:right w:val="nil"/>
            </w:tcBorders>
            <w:shd w:val="clear" w:color="auto" w:fill="auto"/>
            <w:noWrap/>
            <w:vAlign w:val="bottom"/>
            <w:hideMark/>
          </w:tcPr>
          <w:p w14:paraId="3679E22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7CE4A9E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6B562F2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645B9BF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297A765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5A1AE93B" w14:textId="11F60B3F"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55725F6A" w14:textId="3038DF0E"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1FC33D53" w14:textId="5EC39A13"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0BDB9D67" w14:textId="77777777" w:rsidTr="009D0F10">
        <w:trPr>
          <w:cantSplit/>
          <w:trHeight w:val="20"/>
        </w:trPr>
        <w:tc>
          <w:tcPr>
            <w:tcW w:w="1563" w:type="dxa"/>
            <w:tcBorders>
              <w:top w:val="nil"/>
              <w:left w:val="nil"/>
              <w:bottom w:val="nil"/>
              <w:right w:val="nil"/>
            </w:tcBorders>
            <w:shd w:val="clear" w:color="auto" w:fill="auto"/>
            <w:noWrap/>
            <w:vAlign w:val="bottom"/>
            <w:hideMark/>
          </w:tcPr>
          <w:p w14:paraId="4ADFD3B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OtsAC20ROGR_0142</w:t>
            </w:r>
          </w:p>
        </w:tc>
        <w:tc>
          <w:tcPr>
            <w:tcW w:w="746" w:type="dxa"/>
            <w:tcBorders>
              <w:top w:val="nil"/>
              <w:left w:val="nil"/>
              <w:bottom w:val="nil"/>
              <w:right w:val="nil"/>
            </w:tcBorders>
            <w:shd w:val="clear" w:color="auto" w:fill="auto"/>
            <w:noWrap/>
            <w:vAlign w:val="bottom"/>
            <w:hideMark/>
          </w:tcPr>
          <w:p w14:paraId="07C98AD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9/4/20</w:t>
            </w:r>
          </w:p>
        </w:tc>
        <w:tc>
          <w:tcPr>
            <w:tcW w:w="599" w:type="dxa"/>
            <w:tcBorders>
              <w:top w:val="nil"/>
              <w:left w:val="nil"/>
              <w:bottom w:val="nil"/>
              <w:right w:val="nil"/>
            </w:tcBorders>
            <w:shd w:val="clear" w:color="auto" w:fill="auto"/>
            <w:noWrap/>
            <w:vAlign w:val="bottom"/>
            <w:hideMark/>
          </w:tcPr>
          <w:p w14:paraId="59E11E6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248</w:t>
            </w:r>
          </w:p>
        </w:tc>
        <w:tc>
          <w:tcPr>
            <w:tcW w:w="1142" w:type="dxa"/>
            <w:tcBorders>
              <w:top w:val="nil"/>
              <w:left w:val="nil"/>
              <w:bottom w:val="nil"/>
              <w:right w:val="nil"/>
            </w:tcBorders>
            <w:shd w:val="clear" w:color="auto" w:fill="auto"/>
            <w:noWrap/>
            <w:vAlign w:val="bottom"/>
            <w:hideMark/>
          </w:tcPr>
          <w:p w14:paraId="2C57E7E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436943C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385999C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606D76D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62758A4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52475E2C" w14:textId="7C5DA9DF"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16F4B2A7" w14:textId="3F5F541B"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44765D07" w14:textId="4262E89F"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708FB7CB" w14:textId="77777777" w:rsidTr="009D0F10">
        <w:trPr>
          <w:cantSplit/>
          <w:trHeight w:val="20"/>
        </w:trPr>
        <w:tc>
          <w:tcPr>
            <w:tcW w:w="1563" w:type="dxa"/>
            <w:tcBorders>
              <w:top w:val="nil"/>
              <w:left w:val="nil"/>
              <w:bottom w:val="nil"/>
              <w:right w:val="nil"/>
            </w:tcBorders>
            <w:shd w:val="clear" w:color="auto" w:fill="auto"/>
            <w:noWrap/>
            <w:vAlign w:val="bottom"/>
            <w:hideMark/>
          </w:tcPr>
          <w:p w14:paraId="0332335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OtsAC20ROGR_0143</w:t>
            </w:r>
          </w:p>
        </w:tc>
        <w:tc>
          <w:tcPr>
            <w:tcW w:w="746" w:type="dxa"/>
            <w:tcBorders>
              <w:top w:val="nil"/>
              <w:left w:val="nil"/>
              <w:bottom w:val="nil"/>
              <w:right w:val="nil"/>
            </w:tcBorders>
            <w:shd w:val="clear" w:color="auto" w:fill="auto"/>
            <w:noWrap/>
            <w:vAlign w:val="bottom"/>
            <w:hideMark/>
          </w:tcPr>
          <w:p w14:paraId="37E7551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9/4/20</w:t>
            </w:r>
          </w:p>
        </w:tc>
        <w:tc>
          <w:tcPr>
            <w:tcW w:w="599" w:type="dxa"/>
            <w:tcBorders>
              <w:top w:val="nil"/>
              <w:left w:val="nil"/>
              <w:bottom w:val="nil"/>
              <w:right w:val="nil"/>
            </w:tcBorders>
            <w:shd w:val="clear" w:color="auto" w:fill="auto"/>
            <w:noWrap/>
            <w:vAlign w:val="bottom"/>
            <w:hideMark/>
          </w:tcPr>
          <w:p w14:paraId="40B707D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248</w:t>
            </w:r>
          </w:p>
        </w:tc>
        <w:tc>
          <w:tcPr>
            <w:tcW w:w="1142" w:type="dxa"/>
            <w:tcBorders>
              <w:top w:val="nil"/>
              <w:left w:val="nil"/>
              <w:bottom w:val="nil"/>
              <w:right w:val="nil"/>
            </w:tcBorders>
            <w:shd w:val="clear" w:color="auto" w:fill="auto"/>
            <w:noWrap/>
            <w:vAlign w:val="bottom"/>
            <w:hideMark/>
          </w:tcPr>
          <w:p w14:paraId="48B51A2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66B9097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63ADA02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16E6DF2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320B97D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01CDB1B6" w14:textId="2673C25A"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4B273DFA" w14:textId="3E60AE4D"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3B8175C4" w14:textId="3BD10C7D"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79D7BAB7" w14:textId="77777777" w:rsidTr="009D0F10">
        <w:trPr>
          <w:cantSplit/>
          <w:trHeight w:val="20"/>
        </w:trPr>
        <w:tc>
          <w:tcPr>
            <w:tcW w:w="1563" w:type="dxa"/>
            <w:tcBorders>
              <w:top w:val="nil"/>
              <w:left w:val="nil"/>
              <w:bottom w:val="nil"/>
              <w:right w:val="nil"/>
            </w:tcBorders>
            <w:shd w:val="clear" w:color="auto" w:fill="auto"/>
            <w:noWrap/>
            <w:vAlign w:val="bottom"/>
            <w:hideMark/>
          </w:tcPr>
          <w:p w14:paraId="548ACD8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OtsAC20ROGR_0144</w:t>
            </w:r>
          </w:p>
        </w:tc>
        <w:tc>
          <w:tcPr>
            <w:tcW w:w="746" w:type="dxa"/>
            <w:tcBorders>
              <w:top w:val="nil"/>
              <w:left w:val="nil"/>
              <w:bottom w:val="nil"/>
              <w:right w:val="nil"/>
            </w:tcBorders>
            <w:shd w:val="clear" w:color="auto" w:fill="auto"/>
            <w:noWrap/>
            <w:vAlign w:val="bottom"/>
            <w:hideMark/>
          </w:tcPr>
          <w:p w14:paraId="6BFC55C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9/4/20</w:t>
            </w:r>
          </w:p>
        </w:tc>
        <w:tc>
          <w:tcPr>
            <w:tcW w:w="599" w:type="dxa"/>
            <w:tcBorders>
              <w:top w:val="nil"/>
              <w:left w:val="nil"/>
              <w:bottom w:val="nil"/>
              <w:right w:val="nil"/>
            </w:tcBorders>
            <w:shd w:val="clear" w:color="auto" w:fill="auto"/>
            <w:noWrap/>
            <w:vAlign w:val="bottom"/>
            <w:hideMark/>
          </w:tcPr>
          <w:p w14:paraId="4A740FB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248</w:t>
            </w:r>
          </w:p>
        </w:tc>
        <w:tc>
          <w:tcPr>
            <w:tcW w:w="1142" w:type="dxa"/>
            <w:tcBorders>
              <w:top w:val="nil"/>
              <w:left w:val="nil"/>
              <w:bottom w:val="nil"/>
              <w:right w:val="nil"/>
            </w:tcBorders>
            <w:shd w:val="clear" w:color="auto" w:fill="auto"/>
            <w:noWrap/>
            <w:vAlign w:val="bottom"/>
            <w:hideMark/>
          </w:tcPr>
          <w:p w14:paraId="618C61C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618F2DB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4CDA727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7366320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3299CE2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518643AC" w14:textId="657E2380"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26DEFC58" w14:textId="25570C90"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53839429" w14:textId="17ECDC15"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3815AD98" w14:textId="77777777" w:rsidTr="009D0F10">
        <w:trPr>
          <w:cantSplit/>
          <w:trHeight w:val="20"/>
        </w:trPr>
        <w:tc>
          <w:tcPr>
            <w:tcW w:w="1563" w:type="dxa"/>
            <w:tcBorders>
              <w:top w:val="nil"/>
              <w:left w:val="nil"/>
              <w:bottom w:val="nil"/>
              <w:right w:val="nil"/>
            </w:tcBorders>
            <w:shd w:val="clear" w:color="auto" w:fill="auto"/>
            <w:noWrap/>
            <w:vAlign w:val="bottom"/>
            <w:hideMark/>
          </w:tcPr>
          <w:p w14:paraId="6422E5C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OtsAC20ROGR_0145</w:t>
            </w:r>
          </w:p>
        </w:tc>
        <w:tc>
          <w:tcPr>
            <w:tcW w:w="746" w:type="dxa"/>
            <w:tcBorders>
              <w:top w:val="nil"/>
              <w:left w:val="nil"/>
              <w:bottom w:val="nil"/>
              <w:right w:val="nil"/>
            </w:tcBorders>
            <w:shd w:val="clear" w:color="auto" w:fill="auto"/>
            <w:noWrap/>
            <w:vAlign w:val="bottom"/>
            <w:hideMark/>
          </w:tcPr>
          <w:p w14:paraId="29D6FC4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9/4/20</w:t>
            </w:r>
          </w:p>
        </w:tc>
        <w:tc>
          <w:tcPr>
            <w:tcW w:w="599" w:type="dxa"/>
            <w:tcBorders>
              <w:top w:val="nil"/>
              <w:left w:val="nil"/>
              <w:bottom w:val="nil"/>
              <w:right w:val="nil"/>
            </w:tcBorders>
            <w:shd w:val="clear" w:color="auto" w:fill="auto"/>
            <w:noWrap/>
            <w:vAlign w:val="bottom"/>
            <w:hideMark/>
          </w:tcPr>
          <w:p w14:paraId="3798437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248</w:t>
            </w:r>
          </w:p>
        </w:tc>
        <w:tc>
          <w:tcPr>
            <w:tcW w:w="1142" w:type="dxa"/>
            <w:tcBorders>
              <w:top w:val="nil"/>
              <w:left w:val="nil"/>
              <w:bottom w:val="nil"/>
              <w:right w:val="nil"/>
            </w:tcBorders>
            <w:shd w:val="clear" w:color="auto" w:fill="auto"/>
            <w:noWrap/>
            <w:vAlign w:val="bottom"/>
            <w:hideMark/>
          </w:tcPr>
          <w:p w14:paraId="6760539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7573A64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70BE537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5094270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5EAA706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4BA68A4A" w14:textId="15C0CABC"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4F140A2E" w14:textId="28E622E1"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4ED7639F" w14:textId="4595277E"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7BA3BBF0" w14:textId="77777777" w:rsidTr="009D0F10">
        <w:trPr>
          <w:cantSplit/>
          <w:trHeight w:val="20"/>
        </w:trPr>
        <w:tc>
          <w:tcPr>
            <w:tcW w:w="1563" w:type="dxa"/>
            <w:tcBorders>
              <w:top w:val="nil"/>
              <w:left w:val="nil"/>
              <w:bottom w:val="nil"/>
              <w:right w:val="nil"/>
            </w:tcBorders>
            <w:shd w:val="clear" w:color="auto" w:fill="auto"/>
            <w:noWrap/>
            <w:vAlign w:val="bottom"/>
            <w:hideMark/>
          </w:tcPr>
          <w:p w14:paraId="32B16A1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OtsAC20ROGR_0146</w:t>
            </w:r>
          </w:p>
        </w:tc>
        <w:tc>
          <w:tcPr>
            <w:tcW w:w="746" w:type="dxa"/>
            <w:tcBorders>
              <w:top w:val="nil"/>
              <w:left w:val="nil"/>
              <w:bottom w:val="nil"/>
              <w:right w:val="nil"/>
            </w:tcBorders>
            <w:shd w:val="clear" w:color="auto" w:fill="auto"/>
            <w:noWrap/>
            <w:vAlign w:val="bottom"/>
            <w:hideMark/>
          </w:tcPr>
          <w:p w14:paraId="5B401EA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9/4/20</w:t>
            </w:r>
          </w:p>
        </w:tc>
        <w:tc>
          <w:tcPr>
            <w:tcW w:w="599" w:type="dxa"/>
            <w:tcBorders>
              <w:top w:val="nil"/>
              <w:left w:val="nil"/>
              <w:bottom w:val="nil"/>
              <w:right w:val="nil"/>
            </w:tcBorders>
            <w:shd w:val="clear" w:color="auto" w:fill="auto"/>
            <w:noWrap/>
            <w:vAlign w:val="bottom"/>
            <w:hideMark/>
          </w:tcPr>
          <w:p w14:paraId="45E55AF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248</w:t>
            </w:r>
          </w:p>
        </w:tc>
        <w:tc>
          <w:tcPr>
            <w:tcW w:w="1142" w:type="dxa"/>
            <w:tcBorders>
              <w:top w:val="nil"/>
              <w:left w:val="nil"/>
              <w:bottom w:val="nil"/>
              <w:right w:val="nil"/>
            </w:tcBorders>
            <w:shd w:val="clear" w:color="auto" w:fill="auto"/>
            <w:noWrap/>
            <w:vAlign w:val="bottom"/>
            <w:hideMark/>
          </w:tcPr>
          <w:p w14:paraId="0ADE9AB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18E1CC5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29694DD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47DB42D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419EF10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0990FCED" w14:textId="017F874D"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1A43B4BD" w14:textId="191C7193"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327989AF" w14:textId="248A2014"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4B454E6D" w14:textId="77777777" w:rsidTr="009D0F10">
        <w:trPr>
          <w:cantSplit/>
          <w:trHeight w:val="20"/>
        </w:trPr>
        <w:tc>
          <w:tcPr>
            <w:tcW w:w="1563" w:type="dxa"/>
            <w:tcBorders>
              <w:top w:val="nil"/>
              <w:left w:val="nil"/>
              <w:bottom w:val="nil"/>
              <w:right w:val="nil"/>
            </w:tcBorders>
            <w:shd w:val="clear" w:color="auto" w:fill="auto"/>
            <w:noWrap/>
            <w:vAlign w:val="bottom"/>
            <w:hideMark/>
          </w:tcPr>
          <w:p w14:paraId="536DDD5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lastRenderedPageBreak/>
              <w:t>OtsAC20ROGR_0147</w:t>
            </w:r>
          </w:p>
        </w:tc>
        <w:tc>
          <w:tcPr>
            <w:tcW w:w="746" w:type="dxa"/>
            <w:tcBorders>
              <w:top w:val="nil"/>
              <w:left w:val="nil"/>
              <w:bottom w:val="nil"/>
              <w:right w:val="nil"/>
            </w:tcBorders>
            <w:shd w:val="clear" w:color="auto" w:fill="auto"/>
            <w:noWrap/>
            <w:vAlign w:val="bottom"/>
            <w:hideMark/>
          </w:tcPr>
          <w:p w14:paraId="38D08BC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9/4/20</w:t>
            </w:r>
          </w:p>
        </w:tc>
        <w:tc>
          <w:tcPr>
            <w:tcW w:w="599" w:type="dxa"/>
            <w:tcBorders>
              <w:top w:val="nil"/>
              <w:left w:val="nil"/>
              <w:bottom w:val="nil"/>
              <w:right w:val="nil"/>
            </w:tcBorders>
            <w:shd w:val="clear" w:color="auto" w:fill="auto"/>
            <w:noWrap/>
            <w:vAlign w:val="bottom"/>
            <w:hideMark/>
          </w:tcPr>
          <w:p w14:paraId="338FF85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248</w:t>
            </w:r>
          </w:p>
        </w:tc>
        <w:tc>
          <w:tcPr>
            <w:tcW w:w="1142" w:type="dxa"/>
            <w:tcBorders>
              <w:top w:val="nil"/>
              <w:left w:val="nil"/>
              <w:bottom w:val="nil"/>
              <w:right w:val="nil"/>
            </w:tcBorders>
            <w:shd w:val="clear" w:color="auto" w:fill="auto"/>
            <w:noWrap/>
            <w:vAlign w:val="bottom"/>
            <w:hideMark/>
          </w:tcPr>
          <w:p w14:paraId="3537C6C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37D2771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202FBEA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62B17B2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4DCDB43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6787C59F" w14:textId="537AD9B9"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5EB55993" w14:textId="234D25C6"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6E3A3D0F" w14:textId="0EF0443E"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248F4755" w14:textId="77777777" w:rsidTr="009D0F10">
        <w:trPr>
          <w:cantSplit/>
          <w:trHeight w:val="20"/>
        </w:trPr>
        <w:tc>
          <w:tcPr>
            <w:tcW w:w="1563" w:type="dxa"/>
            <w:tcBorders>
              <w:top w:val="nil"/>
              <w:left w:val="nil"/>
              <w:bottom w:val="nil"/>
              <w:right w:val="nil"/>
            </w:tcBorders>
            <w:shd w:val="clear" w:color="auto" w:fill="auto"/>
            <w:noWrap/>
            <w:vAlign w:val="bottom"/>
            <w:hideMark/>
          </w:tcPr>
          <w:p w14:paraId="3CDE8DA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OtsAC20ROGR_0148</w:t>
            </w:r>
          </w:p>
        </w:tc>
        <w:tc>
          <w:tcPr>
            <w:tcW w:w="746" w:type="dxa"/>
            <w:tcBorders>
              <w:top w:val="nil"/>
              <w:left w:val="nil"/>
              <w:bottom w:val="nil"/>
              <w:right w:val="nil"/>
            </w:tcBorders>
            <w:shd w:val="clear" w:color="auto" w:fill="auto"/>
            <w:noWrap/>
            <w:vAlign w:val="bottom"/>
            <w:hideMark/>
          </w:tcPr>
          <w:p w14:paraId="40EE1D2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9/4/20</w:t>
            </w:r>
          </w:p>
        </w:tc>
        <w:tc>
          <w:tcPr>
            <w:tcW w:w="599" w:type="dxa"/>
            <w:tcBorders>
              <w:top w:val="nil"/>
              <w:left w:val="nil"/>
              <w:bottom w:val="nil"/>
              <w:right w:val="nil"/>
            </w:tcBorders>
            <w:shd w:val="clear" w:color="auto" w:fill="auto"/>
            <w:noWrap/>
            <w:vAlign w:val="bottom"/>
            <w:hideMark/>
          </w:tcPr>
          <w:p w14:paraId="09E081C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248</w:t>
            </w:r>
          </w:p>
        </w:tc>
        <w:tc>
          <w:tcPr>
            <w:tcW w:w="1142" w:type="dxa"/>
            <w:tcBorders>
              <w:top w:val="nil"/>
              <w:left w:val="nil"/>
              <w:bottom w:val="nil"/>
              <w:right w:val="nil"/>
            </w:tcBorders>
            <w:shd w:val="clear" w:color="auto" w:fill="auto"/>
            <w:noWrap/>
            <w:vAlign w:val="bottom"/>
            <w:hideMark/>
          </w:tcPr>
          <w:p w14:paraId="04DFCD1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18CBD9B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5F6C7D6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6013A12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6C1AFD2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626DED9F" w14:textId="112C9DEE"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2E41D8BC" w14:textId="3A1EC43D"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2F247452" w14:textId="47DC9B3A"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160C618B" w14:textId="77777777" w:rsidTr="009D0F10">
        <w:trPr>
          <w:cantSplit/>
          <w:trHeight w:val="20"/>
        </w:trPr>
        <w:tc>
          <w:tcPr>
            <w:tcW w:w="1563" w:type="dxa"/>
            <w:tcBorders>
              <w:top w:val="nil"/>
              <w:left w:val="nil"/>
              <w:bottom w:val="nil"/>
              <w:right w:val="nil"/>
            </w:tcBorders>
            <w:shd w:val="clear" w:color="auto" w:fill="auto"/>
            <w:noWrap/>
            <w:vAlign w:val="bottom"/>
            <w:hideMark/>
          </w:tcPr>
          <w:p w14:paraId="27B03DA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OtsAC20ROGR_0149</w:t>
            </w:r>
          </w:p>
        </w:tc>
        <w:tc>
          <w:tcPr>
            <w:tcW w:w="746" w:type="dxa"/>
            <w:tcBorders>
              <w:top w:val="nil"/>
              <w:left w:val="nil"/>
              <w:bottom w:val="nil"/>
              <w:right w:val="nil"/>
            </w:tcBorders>
            <w:shd w:val="clear" w:color="auto" w:fill="auto"/>
            <w:noWrap/>
            <w:vAlign w:val="bottom"/>
            <w:hideMark/>
          </w:tcPr>
          <w:p w14:paraId="2F3AFFB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9/4/20</w:t>
            </w:r>
          </w:p>
        </w:tc>
        <w:tc>
          <w:tcPr>
            <w:tcW w:w="599" w:type="dxa"/>
            <w:tcBorders>
              <w:top w:val="nil"/>
              <w:left w:val="nil"/>
              <w:bottom w:val="nil"/>
              <w:right w:val="nil"/>
            </w:tcBorders>
            <w:shd w:val="clear" w:color="auto" w:fill="auto"/>
            <w:noWrap/>
            <w:vAlign w:val="bottom"/>
            <w:hideMark/>
          </w:tcPr>
          <w:p w14:paraId="057128F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248</w:t>
            </w:r>
          </w:p>
        </w:tc>
        <w:tc>
          <w:tcPr>
            <w:tcW w:w="1142" w:type="dxa"/>
            <w:tcBorders>
              <w:top w:val="nil"/>
              <w:left w:val="nil"/>
              <w:bottom w:val="nil"/>
              <w:right w:val="nil"/>
            </w:tcBorders>
            <w:shd w:val="clear" w:color="auto" w:fill="auto"/>
            <w:noWrap/>
            <w:vAlign w:val="bottom"/>
            <w:hideMark/>
          </w:tcPr>
          <w:p w14:paraId="613C32A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5D70756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3E55D65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7E0D08E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551C117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30D7B477" w14:textId="1548C421"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5E32FAB7" w14:textId="3A0979D5"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64C9353D" w14:textId="77E8762A"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71D85A35" w14:textId="77777777" w:rsidTr="009D0F10">
        <w:trPr>
          <w:cantSplit/>
          <w:trHeight w:val="20"/>
        </w:trPr>
        <w:tc>
          <w:tcPr>
            <w:tcW w:w="1563" w:type="dxa"/>
            <w:tcBorders>
              <w:top w:val="nil"/>
              <w:left w:val="nil"/>
              <w:bottom w:val="nil"/>
              <w:right w:val="nil"/>
            </w:tcBorders>
            <w:shd w:val="clear" w:color="auto" w:fill="auto"/>
            <w:noWrap/>
            <w:vAlign w:val="bottom"/>
            <w:hideMark/>
          </w:tcPr>
          <w:p w14:paraId="7406D90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OtsAC20ROGR_0150</w:t>
            </w:r>
          </w:p>
        </w:tc>
        <w:tc>
          <w:tcPr>
            <w:tcW w:w="746" w:type="dxa"/>
            <w:tcBorders>
              <w:top w:val="nil"/>
              <w:left w:val="nil"/>
              <w:bottom w:val="nil"/>
              <w:right w:val="nil"/>
            </w:tcBorders>
            <w:shd w:val="clear" w:color="auto" w:fill="auto"/>
            <w:noWrap/>
            <w:vAlign w:val="bottom"/>
            <w:hideMark/>
          </w:tcPr>
          <w:p w14:paraId="45C1B37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9/4/20</w:t>
            </w:r>
          </w:p>
        </w:tc>
        <w:tc>
          <w:tcPr>
            <w:tcW w:w="599" w:type="dxa"/>
            <w:tcBorders>
              <w:top w:val="nil"/>
              <w:left w:val="nil"/>
              <w:bottom w:val="nil"/>
              <w:right w:val="nil"/>
            </w:tcBorders>
            <w:shd w:val="clear" w:color="auto" w:fill="auto"/>
            <w:noWrap/>
            <w:vAlign w:val="bottom"/>
            <w:hideMark/>
          </w:tcPr>
          <w:p w14:paraId="330EE43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248</w:t>
            </w:r>
          </w:p>
        </w:tc>
        <w:tc>
          <w:tcPr>
            <w:tcW w:w="1142" w:type="dxa"/>
            <w:tcBorders>
              <w:top w:val="nil"/>
              <w:left w:val="nil"/>
              <w:bottom w:val="nil"/>
              <w:right w:val="nil"/>
            </w:tcBorders>
            <w:shd w:val="clear" w:color="auto" w:fill="auto"/>
            <w:noWrap/>
            <w:vAlign w:val="bottom"/>
            <w:hideMark/>
          </w:tcPr>
          <w:p w14:paraId="5D56528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53A997A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2C2BD6D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28DE6CB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77FCBA0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3579CF26" w14:textId="1DD6DAC1"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1D0CC397" w14:textId="5A56F5D4"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0DB84915" w14:textId="0599CAC3"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55DE385A" w14:textId="77777777" w:rsidTr="009D0F10">
        <w:trPr>
          <w:cantSplit/>
          <w:trHeight w:val="20"/>
        </w:trPr>
        <w:tc>
          <w:tcPr>
            <w:tcW w:w="1563" w:type="dxa"/>
            <w:tcBorders>
              <w:top w:val="nil"/>
              <w:left w:val="nil"/>
              <w:bottom w:val="nil"/>
              <w:right w:val="nil"/>
            </w:tcBorders>
            <w:shd w:val="clear" w:color="auto" w:fill="auto"/>
            <w:noWrap/>
            <w:vAlign w:val="bottom"/>
            <w:hideMark/>
          </w:tcPr>
          <w:p w14:paraId="14098A3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OtsAC20ROGR_0151</w:t>
            </w:r>
          </w:p>
        </w:tc>
        <w:tc>
          <w:tcPr>
            <w:tcW w:w="746" w:type="dxa"/>
            <w:tcBorders>
              <w:top w:val="nil"/>
              <w:left w:val="nil"/>
              <w:bottom w:val="nil"/>
              <w:right w:val="nil"/>
            </w:tcBorders>
            <w:shd w:val="clear" w:color="auto" w:fill="auto"/>
            <w:noWrap/>
            <w:vAlign w:val="bottom"/>
            <w:hideMark/>
          </w:tcPr>
          <w:p w14:paraId="4D07DCE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9/4/20</w:t>
            </w:r>
          </w:p>
        </w:tc>
        <w:tc>
          <w:tcPr>
            <w:tcW w:w="599" w:type="dxa"/>
            <w:tcBorders>
              <w:top w:val="nil"/>
              <w:left w:val="nil"/>
              <w:bottom w:val="nil"/>
              <w:right w:val="nil"/>
            </w:tcBorders>
            <w:shd w:val="clear" w:color="auto" w:fill="auto"/>
            <w:noWrap/>
            <w:vAlign w:val="bottom"/>
            <w:hideMark/>
          </w:tcPr>
          <w:p w14:paraId="41B29F5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248</w:t>
            </w:r>
          </w:p>
        </w:tc>
        <w:tc>
          <w:tcPr>
            <w:tcW w:w="1142" w:type="dxa"/>
            <w:tcBorders>
              <w:top w:val="nil"/>
              <w:left w:val="nil"/>
              <w:bottom w:val="nil"/>
              <w:right w:val="nil"/>
            </w:tcBorders>
            <w:shd w:val="clear" w:color="auto" w:fill="auto"/>
            <w:noWrap/>
            <w:vAlign w:val="bottom"/>
            <w:hideMark/>
          </w:tcPr>
          <w:p w14:paraId="7C97145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4AF3F14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0B7BCF9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27D7A06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TA</w:t>
            </w:r>
          </w:p>
        </w:tc>
        <w:tc>
          <w:tcPr>
            <w:tcW w:w="902" w:type="dxa"/>
            <w:tcBorders>
              <w:top w:val="nil"/>
              <w:left w:val="nil"/>
              <w:bottom w:val="nil"/>
              <w:right w:val="nil"/>
            </w:tcBorders>
            <w:shd w:val="clear" w:color="auto" w:fill="auto"/>
            <w:noWrap/>
            <w:vAlign w:val="bottom"/>
            <w:hideMark/>
          </w:tcPr>
          <w:p w14:paraId="16328E3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AT</w:t>
            </w:r>
          </w:p>
        </w:tc>
        <w:tc>
          <w:tcPr>
            <w:tcW w:w="2160" w:type="dxa"/>
            <w:tcBorders>
              <w:top w:val="nil"/>
              <w:left w:val="nil"/>
              <w:bottom w:val="nil"/>
              <w:right w:val="nil"/>
            </w:tcBorders>
            <w:shd w:val="clear" w:color="auto" w:fill="auto"/>
            <w:noWrap/>
            <w:hideMark/>
          </w:tcPr>
          <w:p w14:paraId="2C8720FC" w14:textId="56CA7BC8"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710" w:type="dxa"/>
            <w:tcBorders>
              <w:top w:val="nil"/>
              <w:left w:val="nil"/>
              <w:bottom w:val="nil"/>
              <w:right w:val="nil"/>
            </w:tcBorders>
            <w:shd w:val="clear" w:color="auto" w:fill="auto"/>
            <w:noWrap/>
            <w:hideMark/>
          </w:tcPr>
          <w:p w14:paraId="57093C30" w14:textId="3AC380E6"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530" w:type="dxa"/>
            <w:tcBorders>
              <w:top w:val="nil"/>
              <w:left w:val="nil"/>
              <w:bottom w:val="nil"/>
              <w:right w:val="nil"/>
            </w:tcBorders>
            <w:shd w:val="clear" w:color="auto" w:fill="auto"/>
            <w:noWrap/>
            <w:hideMark/>
          </w:tcPr>
          <w:p w14:paraId="1856D2B5" w14:textId="76AE8B43"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r>
      <w:tr w:rsidR="009D0F10" w:rsidRPr="00036D0E" w14:paraId="6CD3FC09" w14:textId="77777777" w:rsidTr="009D0F10">
        <w:trPr>
          <w:cantSplit/>
          <w:trHeight w:val="20"/>
        </w:trPr>
        <w:tc>
          <w:tcPr>
            <w:tcW w:w="1563" w:type="dxa"/>
            <w:tcBorders>
              <w:top w:val="nil"/>
              <w:left w:val="nil"/>
              <w:bottom w:val="nil"/>
              <w:right w:val="nil"/>
            </w:tcBorders>
            <w:shd w:val="clear" w:color="auto" w:fill="auto"/>
            <w:noWrap/>
            <w:vAlign w:val="bottom"/>
            <w:hideMark/>
          </w:tcPr>
          <w:p w14:paraId="4924C34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OtsAC20ROGR_0152</w:t>
            </w:r>
          </w:p>
        </w:tc>
        <w:tc>
          <w:tcPr>
            <w:tcW w:w="746" w:type="dxa"/>
            <w:tcBorders>
              <w:top w:val="nil"/>
              <w:left w:val="nil"/>
              <w:bottom w:val="nil"/>
              <w:right w:val="nil"/>
            </w:tcBorders>
            <w:shd w:val="clear" w:color="auto" w:fill="auto"/>
            <w:noWrap/>
            <w:vAlign w:val="bottom"/>
            <w:hideMark/>
          </w:tcPr>
          <w:p w14:paraId="2264CB9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9/4/20</w:t>
            </w:r>
          </w:p>
        </w:tc>
        <w:tc>
          <w:tcPr>
            <w:tcW w:w="599" w:type="dxa"/>
            <w:tcBorders>
              <w:top w:val="nil"/>
              <w:left w:val="nil"/>
              <w:bottom w:val="nil"/>
              <w:right w:val="nil"/>
            </w:tcBorders>
            <w:shd w:val="clear" w:color="auto" w:fill="auto"/>
            <w:noWrap/>
            <w:vAlign w:val="bottom"/>
            <w:hideMark/>
          </w:tcPr>
          <w:p w14:paraId="0FE44F2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248</w:t>
            </w:r>
          </w:p>
        </w:tc>
        <w:tc>
          <w:tcPr>
            <w:tcW w:w="1142" w:type="dxa"/>
            <w:tcBorders>
              <w:top w:val="nil"/>
              <w:left w:val="nil"/>
              <w:bottom w:val="nil"/>
              <w:right w:val="nil"/>
            </w:tcBorders>
            <w:shd w:val="clear" w:color="auto" w:fill="auto"/>
            <w:noWrap/>
            <w:vAlign w:val="bottom"/>
            <w:hideMark/>
          </w:tcPr>
          <w:p w14:paraId="44BD747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3328F4C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45428AE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24D84E6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1944E15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0285C696" w14:textId="1D7B78B2"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61202542" w14:textId="2820581F"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29423ABC" w14:textId="0EFA07CA"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5C95446A" w14:textId="77777777" w:rsidTr="009D0F10">
        <w:trPr>
          <w:cantSplit/>
          <w:trHeight w:val="20"/>
        </w:trPr>
        <w:tc>
          <w:tcPr>
            <w:tcW w:w="1563" w:type="dxa"/>
            <w:tcBorders>
              <w:top w:val="nil"/>
              <w:left w:val="nil"/>
              <w:bottom w:val="nil"/>
              <w:right w:val="nil"/>
            </w:tcBorders>
            <w:shd w:val="clear" w:color="auto" w:fill="auto"/>
            <w:noWrap/>
            <w:vAlign w:val="bottom"/>
            <w:hideMark/>
          </w:tcPr>
          <w:p w14:paraId="1B78D8E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OtsAC20ROGR_0153</w:t>
            </w:r>
          </w:p>
        </w:tc>
        <w:tc>
          <w:tcPr>
            <w:tcW w:w="746" w:type="dxa"/>
            <w:tcBorders>
              <w:top w:val="nil"/>
              <w:left w:val="nil"/>
              <w:bottom w:val="nil"/>
              <w:right w:val="nil"/>
            </w:tcBorders>
            <w:shd w:val="clear" w:color="auto" w:fill="auto"/>
            <w:noWrap/>
            <w:vAlign w:val="bottom"/>
            <w:hideMark/>
          </w:tcPr>
          <w:p w14:paraId="06253A6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9/4/20</w:t>
            </w:r>
          </w:p>
        </w:tc>
        <w:tc>
          <w:tcPr>
            <w:tcW w:w="599" w:type="dxa"/>
            <w:tcBorders>
              <w:top w:val="nil"/>
              <w:left w:val="nil"/>
              <w:bottom w:val="nil"/>
              <w:right w:val="nil"/>
            </w:tcBorders>
            <w:shd w:val="clear" w:color="auto" w:fill="auto"/>
            <w:noWrap/>
            <w:vAlign w:val="bottom"/>
            <w:hideMark/>
          </w:tcPr>
          <w:p w14:paraId="5D3F701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248</w:t>
            </w:r>
          </w:p>
        </w:tc>
        <w:tc>
          <w:tcPr>
            <w:tcW w:w="1142" w:type="dxa"/>
            <w:tcBorders>
              <w:top w:val="nil"/>
              <w:left w:val="nil"/>
              <w:bottom w:val="nil"/>
              <w:right w:val="nil"/>
            </w:tcBorders>
            <w:shd w:val="clear" w:color="auto" w:fill="auto"/>
            <w:noWrap/>
            <w:vAlign w:val="bottom"/>
            <w:hideMark/>
          </w:tcPr>
          <w:p w14:paraId="65BD06C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1FBA4FB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4990311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3BB8EA0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3FF69C6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72DB0C68" w14:textId="705BBAD4"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5877EEB0" w14:textId="53C02A2E"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0C0CA7FD" w14:textId="5673523F"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41B16762" w14:textId="77777777" w:rsidTr="009D0F10">
        <w:trPr>
          <w:cantSplit/>
          <w:trHeight w:val="20"/>
        </w:trPr>
        <w:tc>
          <w:tcPr>
            <w:tcW w:w="1563" w:type="dxa"/>
            <w:tcBorders>
              <w:top w:val="nil"/>
              <w:left w:val="nil"/>
              <w:bottom w:val="nil"/>
              <w:right w:val="nil"/>
            </w:tcBorders>
            <w:shd w:val="clear" w:color="auto" w:fill="auto"/>
            <w:noWrap/>
            <w:vAlign w:val="bottom"/>
            <w:hideMark/>
          </w:tcPr>
          <w:p w14:paraId="656E767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OtsAC20ROGR_0154</w:t>
            </w:r>
          </w:p>
        </w:tc>
        <w:tc>
          <w:tcPr>
            <w:tcW w:w="746" w:type="dxa"/>
            <w:tcBorders>
              <w:top w:val="nil"/>
              <w:left w:val="nil"/>
              <w:bottom w:val="nil"/>
              <w:right w:val="nil"/>
            </w:tcBorders>
            <w:shd w:val="clear" w:color="auto" w:fill="auto"/>
            <w:noWrap/>
            <w:vAlign w:val="bottom"/>
            <w:hideMark/>
          </w:tcPr>
          <w:p w14:paraId="59C48D6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9/4/20</w:t>
            </w:r>
          </w:p>
        </w:tc>
        <w:tc>
          <w:tcPr>
            <w:tcW w:w="599" w:type="dxa"/>
            <w:tcBorders>
              <w:top w:val="nil"/>
              <w:left w:val="nil"/>
              <w:bottom w:val="nil"/>
              <w:right w:val="nil"/>
            </w:tcBorders>
            <w:shd w:val="clear" w:color="auto" w:fill="auto"/>
            <w:noWrap/>
            <w:vAlign w:val="bottom"/>
            <w:hideMark/>
          </w:tcPr>
          <w:p w14:paraId="647162C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248</w:t>
            </w:r>
          </w:p>
        </w:tc>
        <w:tc>
          <w:tcPr>
            <w:tcW w:w="1142" w:type="dxa"/>
            <w:tcBorders>
              <w:top w:val="nil"/>
              <w:left w:val="nil"/>
              <w:bottom w:val="nil"/>
              <w:right w:val="nil"/>
            </w:tcBorders>
            <w:shd w:val="clear" w:color="auto" w:fill="auto"/>
            <w:noWrap/>
            <w:vAlign w:val="bottom"/>
            <w:hideMark/>
          </w:tcPr>
          <w:p w14:paraId="6CE7A5F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0DD6D29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055AC1C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05C9BD7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2776A94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0E497006" w14:textId="75EAF75D"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325B5E7D" w14:textId="4B4C5212"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76449FBF" w14:textId="66751C96"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0C5FFAA7" w14:textId="77777777" w:rsidTr="009D0F10">
        <w:trPr>
          <w:cantSplit/>
          <w:trHeight w:val="20"/>
        </w:trPr>
        <w:tc>
          <w:tcPr>
            <w:tcW w:w="1563" w:type="dxa"/>
            <w:tcBorders>
              <w:top w:val="nil"/>
              <w:left w:val="nil"/>
              <w:bottom w:val="nil"/>
              <w:right w:val="nil"/>
            </w:tcBorders>
            <w:shd w:val="clear" w:color="auto" w:fill="auto"/>
            <w:noWrap/>
            <w:vAlign w:val="bottom"/>
            <w:hideMark/>
          </w:tcPr>
          <w:p w14:paraId="4DD8045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OtsAC20ROGR_0155</w:t>
            </w:r>
          </w:p>
        </w:tc>
        <w:tc>
          <w:tcPr>
            <w:tcW w:w="746" w:type="dxa"/>
            <w:tcBorders>
              <w:top w:val="nil"/>
              <w:left w:val="nil"/>
              <w:bottom w:val="nil"/>
              <w:right w:val="nil"/>
            </w:tcBorders>
            <w:shd w:val="clear" w:color="auto" w:fill="auto"/>
            <w:noWrap/>
            <w:vAlign w:val="bottom"/>
            <w:hideMark/>
          </w:tcPr>
          <w:p w14:paraId="732AC94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9/9/20</w:t>
            </w:r>
          </w:p>
        </w:tc>
        <w:tc>
          <w:tcPr>
            <w:tcW w:w="599" w:type="dxa"/>
            <w:tcBorders>
              <w:top w:val="nil"/>
              <w:left w:val="nil"/>
              <w:bottom w:val="nil"/>
              <w:right w:val="nil"/>
            </w:tcBorders>
            <w:shd w:val="clear" w:color="auto" w:fill="auto"/>
            <w:noWrap/>
            <w:vAlign w:val="bottom"/>
            <w:hideMark/>
          </w:tcPr>
          <w:p w14:paraId="4B79976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253</w:t>
            </w:r>
          </w:p>
        </w:tc>
        <w:tc>
          <w:tcPr>
            <w:tcW w:w="1142" w:type="dxa"/>
            <w:tcBorders>
              <w:top w:val="nil"/>
              <w:left w:val="nil"/>
              <w:bottom w:val="nil"/>
              <w:right w:val="nil"/>
            </w:tcBorders>
            <w:shd w:val="clear" w:color="auto" w:fill="auto"/>
            <w:noWrap/>
            <w:vAlign w:val="bottom"/>
            <w:hideMark/>
          </w:tcPr>
          <w:p w14:paraId="12B2B4D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6CD1900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3E900FA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37B6284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6235049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26FED16E" w14:textId="03AF4FE8"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18B52D00" w14:textId="47556551"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798C09C6" w14:textId="10A40065"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511D6498" w14:textId="77777777" w:rsidTr="009D0F10">
        <w:trPr>
          <w:cantSplit/>
          <w:trHeight w:val="20"/>
        </w:trPr>
        <w:tc>
          <w:tcPr>
            <w:tcW w:w="1563" w:type="dxa"/>
            <w:tcBorders>
              <w:top w:val="nil"/>
              <w:left w:val="nil"/>
              <w:bottom w:val="nil"/>
              <w:right w:val="nil"/>
            </w:tcBorders>
            <w:shd w:val="clear" w:color="auto" w:fill="auto"/>
            <w:noWrap/>
            <w:vAlign w:val="bottom"/>
            <w:hideMark/>
          </w:tcPr>
          <w:p w14:paraId="591F86B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OtsAC20ROGR_0156</w:t>
            </w:r>
          </w:p>
        </w:tc>
        <w:tc>
          <w:tcPr>
            <w:tcW w:w="746" w:type="dxa"/>
            <w:tcBorders>
              <w:top w:val="nil"/>
              <w:left w:val="nil"/>
              <w:bottom w:val="nil"/>
              <w:right w:val="nil"/>
            </w:tcBorders>
            <w:shd w:val="clear" w:color="auto" w:fill="auto"/>
            <w:noWrap/>
            <w:vAlign w:val="bottom"/>
            <w:hideMark/>
          </w:tcPr>
          <w:p w14:paraId="2981426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9/9/20</w:t>
            </w:r>
          </w:p>
        </w:tc>
        <w:tc>
          <w:tcPr>
            <w:tcW w:w="599" w:type="dxa"/>
            <w:tcBorders>
              <w:top w:val="nil"/>
              <w:left w:val="nil"/>
              <w:bottom w:val="nil"/>
              <w:right w:val="nil"/>
            </w:tcBorders>
            <w:shd w:val="clear" w:color="auto" w:fill="auto"/>
            <w:noWrap/>
            <w:vAlign w:val="bottom"/>
            <w:hideMark/>
          </w:tcPr>
          <w:p w14:paraId="5EDE1EC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253</w:t>
            </w:r>
          </w:p>
        </w:tc>
        <w:tc>
          <w:tcPr>
            <w:tcW w:w="1142" w:type="dxa"/>
            <w:tcBorders>
              <w:top w:val="nil"/>
              <w:left w:val="nil"/>
              <w:bottom w:val="nil"/>
              <w:right w:val="nil"/>
            </w:tcBorders>
            <w:shd w:val="clear" w:color="auto" w:fill="auto"/>
            <w:noWrap/>
            <w:vAlign w:val="bottom"/>
            <w:hideMark/>
          </w:tcPr>
          <w:p w14:paraId="0A5051B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465C095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53DF0DF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2F28BCB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48DD74F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72DD7E3F" w14:textId="3E72565B"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36413883" w14:textId="7F5CC57F"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7F21DCB7" w14:textId="2EDE343C"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17B99947" w14:textId="77777777" w:rsidTr="009D0F10">
        <w:trPr>
          <w:cantSplit/>
          <w:trHeight w:val="20"/>
        </w:trPr>
        <w:tc>
          <w:tcPr>
            <w:tcW w:w="1563" w:type="dxa"/>
            <w:tcBorders>
              <w:top w:val="nil"/>
              <w:left w:val="nil"/>
              <w:bottom w:val="nil"/>
              <w:right w:val="nil"/>
            </w:tcBorders>
            <w:shd w:val="clear" w:color="auto" w:fill="auto"/>
            <w:noWrap/>
            <w:vAlign w:val="bottom"/>
            <w:hideMark/>
          </w:tcPr>
          <w:p w14:paraId="6FA90ED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OtsAC20ROGR_0157</w:t>
            </w:r>
          </w:p>
        </w:tc>
        <w:tc>
          <w:tcPr>
            <w:tcW w:w="746" w:type="dxa"/>
            <w:tcBorders>
              <w:top w:val="nil"/>
              <w:left w:val="nil"/>
              <w:bottom w:val="nil"/>
              <w:right w:val="nil"/>
            </w:tcBorders>
            <w:shd w:val="clear" w:color="auto" w:fill="auto"/>
            <w:noWrap/>
            <w:vAlign w:val="bottom"/>
            <w:hideMark/>
          </w:tcPr>
          <w:p w14:paraId="43AAE5A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9/11/20</w:t>
            </w:r>
          </w:p>
        </w:tc>
        <w:tc>
          <w:tcPr>
            <w:tcW w:w="599" w:type="dxa"/>
            <w:tcBorders>
              <w:top w:val="nil"/>
              <w:left w:val="nil"/>
              <w:bottom w:val="nil"/>
              <w:right w:val="nil"/>
            </w:tcBorders>
            <w:shd w:val="clear" w:color="auto" w:fill="auto"/>
            <w:noWrap/>
            <w:vAlign w:val="bottom"/>
            <w:hideMark/>
          </w:tcPr>
          <w:p w14:paraId="0E38533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255</w:t>
            </w:r>
          </w:p>
        </w:tc>
        <w:tc>
          <w:tcPr>
            <w:tcW w:w="1142" w:type="dxa"/>
            <w:tcBorders>
              <w:top w:val="nil"/>
              <w:left w:val="nil"/>
              <w:bottom w:val="nil"/>
              <w:right w:val="nil"/>
            </w:tcBorders>
            <w:shd w:val="clear" w:color="auto" w:fill="auto"/>
            <w:noWrap/>
            <w:vAlign w:val="bottom"/>
            <w:hideMark/>
          </w:tcPr>
          <w:p w14:paraId="21DC426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19EBA3A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7FF2601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105E0A9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02C8CC1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6C49B57D" w14:textId="515B361B"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62C46C47" w14:textId="7609CEB8"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247AD7E8" w14:textId="1C721702"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43BA675B" w14:textId="77777777" w:rsidTr="009D0F10">
        <w:trPr>
          <w:cantSplit/>
          <w:trHeight w:val="20"/>
        </w:trPr>
        <w:tc>
          <w:tcPr>
            <w:tcW w:w="1563" w:type="dxa"/>
            <w:tcBorders>
              <w:top w:val="nil"/>
              <w:left w:val="nil"/>
              <w:bottom w:val="nil"/>
              <w:right w:val="nil"/>
            </w:tcBorders>
            <w:shd w:val="clear" w:color="auto" w:fill="auto"/>
            <w:noWrap/>
            <w:vAlign w:val="bottom"/>
            <w:hideMark/>
          </w:tcPr>
          <w:p w14:paraId="463A02E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OtsAC20ROGR_0158</w:t>
            </w:r>
          </w:p>
        </w:tc>
        <w:tc>
          <w:tcPr>
            <w:tcW w:w="746" w:type="dxa"/>
            <w:tcBorders>
              <w:top w:val="nil"/>
              <w:left w:val="nil"/>
              <w:bottom w:val="nil"/>
              <w:right w:val="nil"/>
            </w:tcBorders>
            <w:shd w:val="clear" w:color="auto" w:fill="auto"/>
            <w:noWrap/>
            <w:vAlign w:val="bottom"/>
            <w:hideMark/>
          </w:tcPr>
          <w:p w14:paraId="3A8DFDA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9/11/20</w:t>
            </w:r>
          </w:p>
        </w:tc>
        <w:tc>
          <w:tcPr>
            <w:tcW w:w="599" w:type="dxa"/>
            <w:tcBorders>
              <w:top w:val="nil"/>
              <w:left w:val="nil"/>
              <w:bottom w:val="nil"/>
              <w:right w:val="nil"/>
            </w:tcBorders>
            <w:shd w:val="clear" w:color="auto" w:fill="auto"/>
            <w:noWrap/>
            <w:vAlign w:val="bottom"/>
            <w:hideMark/>
          </w:tcPr>
          <w:p w14:paraId="7449EB0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255</w:t>
            </w:r>
          </w:p>
        </w:tc>
        <w:tc>
          <w:tcPr>
            <w:tcW w:w="1142" w:type="dxa"/>
            <w:tcBorders>
              <w:top w:val="nil"/>
              <w:left w:val="nil"/>
              <w:bottom w:val="nil"/>
              <w:right w:val="nil"/>
            </w:tcBorders>
            <w:shd w:val="clear" w:color="auto" w:fill="auto"/>
            <w:noWrap/>
            <w:vAlign w:val="bottom"/>
            <w:hideMark/>
          </w:tcPr>
          <w:p w14:paraId="52CA5E2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388C079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6F0D0A5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6253AD6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3F30795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41AB395F" w14:textId="165CAB91"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60C4D1A5" w14:textId="20D8A39E"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79AB8280" w14:textId="38B79425"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013D658D" w14:textId="77777777" w:rsidTr="009D0F10">
        <w:trPr>
          <w:cantSplit/>
          <w:trHeight w:val="20"/>
        </w:trPr>
        <w:tc>
          <w:tcPr>
            <w:tcW w:w="1563" w:type="dxa"/>
            <w:tcBorders>
              <w:top w:val="nil"/>
              <w:left w:val="nil"/>
              <w:bottom w:val="nil"/>
              <w:right w:val="nil"/>
            </w:tcBorders>
            <w:shd w:val="clear" w:color="auto" w:fill="auto"/>
            <w:noWrap/>
            <w:vAlign w:val="bottom"/>
            <w:hideMark/>
          </w:tcPr>
          <w:p w14:paraId="611BD57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OtsAC20ROGR_0159</w:t>
            </w:r>
          </w:p>
        </w:tc>
        <w:tc>
          <w:tcPr>
            <w:tcW w:w="746" w:type="dxa"/>
            <w:tcBorders>
              <w:top w:val="nil"/>
              <w:left w:val="nil"/>
              <w:bottom w:val="nil"/>
              <w:right w:val="nil"/>
            </w:tcBorders>
            <w:shd w:val="clear" w:color="auto" w:fill="auto"/>
            <w:noWrap/>
            <w:vAlign w:val="bottom"/>
            <w:hideMark/>
          </w:tcPr>
          <w:p w14:paraId="03D9140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9/11/20</w:t>
            </w:r>
          </w:p>
        </w:tc>
        <w:tc>
          <w:tcPr>
            <w:tcW w:w="599" w:type="dxa"/>
            <w:tcBorders>
              <w:top w:val="nil"/>
              <w:left w:val="nil"/>
              <w:bottom w:val="nil"/>
              <w:right w:val="nil"/>
            </w:tcBorders>
            <w:shd w:val="clear" w:color="auto" w:fill="auto"/>
            <w:noWrap/>
            <w:vAlign w:val="bottom"/>
            <w:hideMark/>
          </w:tcPr>
          <w:p w14:paraId="39E2AD5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255</w:t>
            </w:r>
          </w:p>
        </w:tc>
        <w:tc>
          <w:tcPr>
            <w:tcW w:w="1142" w:type="dxa"/>
            <w:tcBorders>
              <w:top w:val="nil"/>
              <w:left w:val="nil"/>
              <w:bottom w:val="nil"/>
              <w:right w:val="nil"/>
            </w:tcBorders>
            <w:shd w:val="clear" w:color="auto" w:fill="auto"/>
            <w:noWrap/>
            <w:vAlign w:val="bottom"/>
            <w:hideMark/>
          </w:tcPr>
          <w:p w14:paraId="4821613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439B36B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348E41F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5084E7B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15BA023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1BF2D9CF" w14:textId="2939B4AC"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4E9AA307" w14:textId="7772BD10"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1D6D32AA" w14:textId="3A6E9DF1"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7EF03256" w14:textId="77777777" w:rsidTr="009D0F10">
        <w:trPr>
          <w:cantSplit/>
          <w:trHeight w:val="20"/>
        </w:trPr>
        <w:tc>
          <w:tcPr>
            <w:tcW w:w="1563" w:type="dxa"/>
            <w:tcBorders>
              <w:top w:val="nil"/>
              <w:left w:val="nil"/>
              <w:bottom w:val="nil"/>
              <w:right w:val="nil"/>
            </w:tcBorders>
            <w:shd w:val="clear" w:color="auto" w:fill="auto"/>
            <w:noWrap/>
            <w:vAlign w:val="bottom"/>
            <w:hideMark/>
          </w:tcPr>
          <w:p w14:paraId="2B6D71C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OtsAC20ROGR_0160</w:t>
            </w:r>
          </w:p>
        </w:tc>
        <w:tc>
          <w:tcPr>
            <w:tcW w:w="746" w:type="dxa"/>
            <w:tcBorders>
              <w:top w:val="nil"/>
              <w:left w:val="nil"/>
              <w:bottom w:val="nil"/>
              <w:right w:val="nil"/>
            </w:tcBorders>
            <w:shd w:val="clear" w:color="auto" w:fill="auto"/>
            <w:noWrap/>
            <w:vAlign w:val="bottom"/>
            <w:hideMark/>
          </w:tcPr>
          <w:p w14:paraId="20B2581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9/11/20</w:t>
            </w:r>
          </w:p>
        </w:tc>
        <w:tc>
          <w:tcPr>
            <w:tcW w:w="599" w:type="dxa"/>
            <w:tcBorders>
              <w:top w:val="nil"/>
              <w:left w:val="nil"/>
              <w:bottom w:val="nil"/>
              <w:right w:val="nil"/>
            </w:tcBorders>
            <w:shd w:val="clear" w:color="auto" w:fill="auto"/>
            <w:noWrap/>
            <w:vAlign w:val="bottom"/>
            <w:hideMark/>
          </w:tcPr>
          <w:p w14:paraId="74EAB20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255</w:t>
            </w:r>
          </w:p>
        </w:tc>
        <w:tc>
          <w:tcPr>
            <w:tcW w:w="1142" w:type="dxa"/>
            <w:tcBorders>
              <w:top w:val="nil"/>
              <w:left w:val="nil"/>
              <w:bottom w:val="nil"/>
              <w:right w:val="nil"/>
            </w:tcBorders>
            <w:shd w:val="clear" w:color="auto" w:fill="auto"/>
            <w:noWrap/>
            <w:vAlign w:val="bottom"/>
            <w:hideMark/>
          </w:tcPr>
          <w:p w14:paraId="6ABB964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398230F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529C31A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4D2A35B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675BFAC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4EB0BF2B" w14:textId="6E0FB0F9"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6DA2BFC4" w14:textId="4072290A"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17A3B8AB" w14:textId="0A137264"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7C895CCB" w14:textId="77777777" w:rsidTr="009D0F10">
        <w:trPr>
          <w:cantSplit/>
          <w:trHeight w:val="20"/>
        </w:trPr>
        <w:tc>
          <w:tcPr>
            <w:tcW w:w="1563" w:type="dxa"/>
            <w:tcBorders>
              <w:top w:val="nil"/>
              <w:left w:val="nil"/>
              <w:bottom w:val="nil"/>
              <w:right w:val="nil"/>
            </w:tcBorders>
            <w:shd w:val="clear" w:color="auto" w:fill="auto"/>
            <w:noWrap/>
            <w:vAlign w:val="bottom"/>
            <w:hideMark/>
          </w:tcPr>
          <w:p w14:paraId="5FC8129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OtsAC20ROGR_0161</w:t>
            </w:r>
          </w:p>
        </w:tc>
        <w:tc>
          <w:tcPr>
            <w:tcW w:w="746" w:type="dxa"/>
            <w:tcBorders>
              <w:top w:val="nil"/>
              <w:left w:val="nil"/>
              <w:bottom w:val="nil"/>
              <w:right w:val="nil"/>
            </w:tcBorders>
            <w:shd w:val="clear" w:color="auto" w:fill="auto"/>
            <w:noWrap/>
            <w:vAlign w:val="bottom"/>
            <w:hideMark/>
          </w:tcPr>
          <w:p w14:paraId="197EF72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9/11/20</w:t>
            </w:r>
          </w:p>
        </w:tc>
        <w:tc>
          <w:tcPr>
            <w:tcW w:w="599" w:type="dxa"/>
            <w:tcBorders>
              <w:top w:val="nil"/>
              <w:left w:val="nil"/>
              <w:bottom w:val="nil"/>
              <w:right w:val="nil"/>
            </w:tcBorders>
            <w:shd w:val="clear" w:color="auto" w:fill="auto"/>
            <w:noWrap/>
            <w:vAlign w:val="bottom"/>
            <w:hideMark/>
          </w:tcPr>
          <w:p w14:paraId="36DCCFD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255</w:t>
            </w:r>
          </w:p>
        </w:tc>
        <w:tc>
          <w:tcPr>
            <w:tcW w:w="1142" w:type="dxa"/>
            <w:tcBorders>
              <w:top w:val="nil"/>
              <w:left w:val="nil"/>
              <w:bottom w:val="nil"/>
              <w:right w:val="nil"/>
            </w:tcBorders>
            <w:shd w:val="clear" w:color="auto" w:fill="auto"/>
            <w:noWrap/>
            <w:vAlign w:val="bottom"/>
            <w:hideMark/>
          </w:tcPr>
          <w:p w14:paraId="501E2CD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30AA333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0C7C281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121AC30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27B9117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01DF592D" w14:textId="6280470F"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706CB224" w14:textId="3304EA31"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14FB0206" w14:textId="34D7FDD7"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6C863BD4" w14:textId="77777777" w:rsidTr="009D0F10">
        <w:trPr>
          <w:cantSplit/>
          <w:trHeight w:val="20"/>
        </w:trPr>
        <w:tc>
          <w:tcPr>
            <w:tcW w:w="1563" w:type="dxa"/>
            <w:tcBorders>
              <w:top w:val="nil"/>
              <w:left w:val="nil"/>
              <w:bottom w:val="nil"/>
              <w:right w:val="nil"/>
            </w:tcBorders>
            <w:shd w:val="clear" w:color="auto" w:fill="auto"/>
            <w:noWrap/>
            <w:vAlign w:val="bottom"/>
            <w:hideMark/>
          </w:tcPr>
          <w:p w14:paraId="3CB9D5E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OtsAC20ROGR_0162</w:t>
            </w:r>
          </w:p>
        </w:tc>
        <w:tc>
          <w:tcPr>
            <w:tcW w:w="746" w:type="dxa"/>
            <w:tcBorders>
              <w:top w:val="nil"/>
              <w:left w:val="nil"/>
              <w:bottom w:val="nil"/>
              <w:right w:val="nil"/>
            </w:tcBorders>
            <w:shd w:val="clear" w:color="auto" w:fill="auto"/>
            <w:noWrap/>
            <w:vAlign w:val="bottom"/>
            <w:hideMark/>
          </w:tcPr>
          <w:p w14:paraId="4050BA7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9/11/20</w:t>
            </w:r>
          </w:p>
        </w:tc>
        <w:tc>
          <w:tcPr>
            <w:tcW w:w="599" w:type="dxa"/>
            <w:tcBorders>
              <w:top w:val="nil"/>
              <w:left w:val="nil"/>
              <w:bottom w:val="nil"/>
              <w:right w:val="nil"/>
            </w:tcBorders>
            <w:shd w:val="clear" w:color="auto" w:fill="auto"/>
            <w:noWrap/>
            <w:vAlign w:val="bottom"/>
            <w:hideMark/>
          </w:tcPr>
          <w:p w14:paraId="740D569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255</w:t>
            </w:r>
          </w:p>
        </w:tc>
        <w:tc>
          <w:tcPr>
            <w:tcW w:w="1142" w:type="dxa"/>
            <w:tcBorders>
              <w:top w:val="nil"/>
              <w:left w:val="nil"/>
              <w:bottom w:val="nil"/>
              <w:right w:val="nil"/>
            </w:tcBorders>
            <w:shd w:val="clear" w:color="auto" w:fill="auto"/>
            <w:noWrap/>
            <w:vAlign w:val="bottom"/>
            <w:hideMark/>
          </w:tcPr>
          <w:p w14:paraId="3EC0D5D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06D9AA3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6763265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61C3B4B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2BF7F49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62703713" w14:textId="5F24C23A"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05FDC067" w14:textId="3A41A88F"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72CAE37E" w14:textId="191D2852"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2E534CC4" w14:textId="77777777" w:rsidTr="009D0F10">
        <w:trPr>
          <w:cantSplit/>
          <w:trHeight w:val="20"/>
        </w:trPr>
        <w:tc>
          <w:tcPr>
            <w:tcW w:w="1563" w:type="dxa"/>
            <w:tcBorders>
              <w:top w:val="nil"/>
              <w:left w:val="nil"/>
              <w:bottom w:val="nil"/>
              <w:right w:val="nil"/>
            </w:tcBorders>
            <w:shd w:val="clear" w:color="auto" w:fill="auto"/>
            <w:noWrap/>
            <w:vAlign w:val="bottom"/>
            <w:hideMark/>
          </w:tcPr>
          <w:p w14:paraId="74B212F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OtsAC20ROGR_0163</w:t>
            </w:r>
          </w:p>
        </w:tc>
        <w:tc>
          <w:tcPr>
            <w:tcW w:w="746" w:type="dxa"/>
            <w:tcBorders>
              <w:top w:val="nil"/>
              <w:left w:val="nil"/>
              <w:bottom w:val="nil"/>
              <w:right w:val="nil"/>
            </w:tcBorders>
            <w:shd w:val="clear" w:color="auto" w:fill="auto"/>
            <w:noWrap/>
            <w:vAlign w:val="bottom"/>
            <w:hideMark/>
          </w:tcPr>
          <w:p w14:paraId="6E8DD38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9/11/20</w:t>
            </w:r>
          </w:p>
        </w:tc>
        <w:tc>
          <w:tcPr>
            <w:tcW w:w="599" w:type="dxa"/>
            <w:tcBorders>
              <w:top w:val="nil"/>
              <w:left w:val="nil"/>
              <w:bottom w:val="nil"/>
              <w:right w:val="nil"/>
            </w:tcBorders>
            <w:shd w:val="clear" w:color="auto" w:fill="auto"/>
            <w:noWrap/>
            <w:vAlign w:val="bottom"/>
            <w:hideMark/>
          </w:tcPr>
          <w:p w14:paraId="51F81D5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255</w:t>
            </w:r>
          </w:p>
        </w:tc>
        <w:tc>
          <w:tcPr>
            <w:tcW w:w="1142" w:type="dxa"/>
            <w:tcBorders>
              <w:top w:val="nil"/>
              <w:left w:val="nil"/>
              <w:bottom w:val="nil"/>
              <w:right w:val="nil"/>
            </w:tcBorders>
            <w:shd w:val="clear" w:color="auto" w:fill="auto"/>
            <w:noWrap/>
            <w:vAlign w:val="bottom"/>
            <w:hideMark/>
          </w:tcPr>
          <w:p w14:paraId="368A308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6E738A8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6196F3D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7715C7A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199A8E7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59576748" w14:textId="3FDD4B19"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09221405" w14:textId="618D02E7"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7B66B5A4" w14:textId="3B9DFEF8"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437F09C3" w14:textId="77777777" w:rsidTr="009D0F10">
        <w:trPr>
          <w:cantSplit/>
          <w:trHeight w:val="20"/>
        </w:trPr>
        <w:tc>
          <w:tcPr>
            <w:tcW w:w="1563" w:type="dxa"/>
            <w:tcBorders>
              <w:top w:val="nil"/>
              <w:left w:val="nil"/>
              <w:bottom w:val="nil"/>
              <w:right w:val="nil"/>
            </w:tcBorders>
            <w:shd w:val="clear" w:color="auto" w:fill="auto"/>
            <w:noWrap/>
            <w:vAlign w:val="bottom"/>
            <w:hideMark/>
          </w:tcPr>
          <w:p w14:paraId="4CB4BC2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OtsAC20ROGR_0164</w:t>
            </w:r>
          </w:p>
        </w:tc>
        <w:tc>
          <w:tcPr>
            <w:tcW w:w="746" w:type="dxa"/>
            <w:tcBorders>
              <w:top w:val="nil"/>
              <w:left w:val="nil"/>
              <w:bottom w:val="nil"/>
              <w:right w:val="nil"/>
            </w:tcBorders>
            <w:shd w:val="clear" w:color="auto" w:fill="auto"/>
            <w:noWrap/>
            <w:vAlign w:val="bottom"/>
            <w:hideMark/>
          </w:tcPr>
          <w:p w14:paraId="4CA3839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9/11/20</w:t>
            </w:r>
          </w:p>
        </w:tc>
        <w:tc>
          <w:tcPr>
            <w:tcW w:w="599" w:type="dxa"/>
            <w:tcBorders>
              <w:top w:val="nil"/>
              <w:left w:val="nil"/>
              <w:bottom w:val="nil"/>
              <w:right w:val="nil"/>
            </w:tcBorders>
            <w:shd w:val="clear" w:color="auto" w:fill="auto"/>
            <w:noWrap/>
            <w:vAlign w:val="bottom"/>
            <w:hideMark/>
          </w:tcPr>
          <w:p w14:paraId="37FC9DD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255</w:t>
            </w:r>
          </w:p>
        </w:tc>
        <w:tc>
          <w:tcPr>
            <w:tcW w:w="1142" w:type="dxa"/>
            <w:tcBorders>
              <w:top w:val="nil"/>
              <w:left w:val="nil"/>
              <w:bottom w:val="nil"/>
              <w:right w:val="nil"/>
            </w:tcBorders>
            <w:shd w:val="clear" w:color="auto" w:fill="auto"/>
            <w:noWrap/>
            <w:vAlign w:val="bottom"/>
            <w:hideMark/>
          </w:tcPr>
          <w:p w14:paraId="713EF97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17F65B2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61147F5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6A6572E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50F633B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102B53AB" w14:textId="602C12CD"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69358C94" w14:textId="701785B5"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465EF237" w14:textId="07B6BC60"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4CD7AB87" w14:textId="77777777" w:rsidTr="009D0F10">
        <w:trPr>
          <w:cantSplit/>
          <w:trHeight w:val="20"/>
        </w:trPr>
        <w:tc>
          <w:tcPr>
            <w:tcW w:w="1563" w:type="dxa"/>
            <w:tcBorders>
              <w:top w:val="nil"/>
              <w:left w:val="nil"/>
              <w:bottom w:val="nil"/>
              <w:right w:val="nil"/>
            </w:tcBorders>
            <w:shd w:val="clear" w:color="auto" w:fill="auto"/>
            <w:noWrap/>
            <w:vAlign w:val="bottom"/>
            <w:hideMark/>
          </w:tcPr>
          <w:p w14:paraId="7BA6594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OtsAC20ROGR_0165</w:t>
            </w:r>
          </w:p>
        </w:tc>
        <w:tc>
          <w:tcPr>
            <w:tcW w:w="746" w:type="dxa"/>
            <w:tcBorders>
              <w:top w:val="nil"/>
              <w:left w:val="nil"/>
              <w:bottom w:val="nil"/>
              <w:right w:val="nil"/>
            </w:tcBorders>
            <w:shd w:val="clear" w:color="auto" w:fill="auto"/>
            <w:noWrap/>
            <w:vAlign w:val="bottom"/>
            <w:hideMark/>
          </w:tcPr>
          <w:p w14:paraId="37BADD2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9/11/20</w:t>
            </w:r>
          </w:p>
        </w:tc>
        <w:tc>
          <w:tcPr>
            <w:tcW w:w="599" w:type="dxa"/>
            <w:tcBorders>
              <w:top w:val="nil"/>
              <w:left w:val="nil"/>
              <w:bottom w:val="nil"/>
              <w:right w:val="nil"/>
            </w:tcBorders>
            <w:shd w:val="clear" w:color="auto" w:fill="auto"/>
            <w:noWrap/>
            <w:vAlign w:val="bottom"/>
            <w:hideMark/>
          </w:tcPr>
          <w:p w14:paraId="16C38A4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255</w:t>
            </w:r>
          </w:p>
        </w:tc>
        <w:tc>
          <w:tcPr>
            <w:tcW w:w="1142" w:type="dxa"/>
            <w:tcBorders>
              <w:top w:val="nil"/>
              <w:left w:val="nil"/>
              <w:bottom w:val="nil"/>
              <w:right w:val="nil"/>
            </w:tcBorders>
            <w:shd w:val="clear" w:color="auto" w:fill="auto"/>
            <w:noWrap/>
            <w:vAlign w:val="bottom"/>
            <w:hideMark/>
          </w:tcPr>
          <w:p w14:paraId="669C562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16A0FA6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38B2B65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3B0992D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795382F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13D452C4" w14:textId="35807C99"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5377E79E" w14:textId="294CF9D0"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39FD7E00" w14:textId="06F7E2D1"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5594BC00" w14:textId="77777777" w:rsidTr="009D0F10">
        <w:trPr>
          <w:cantSplit/>
          <w:trHeight w:val="20"/>
        </w:trPr>
        <w:tc>
          <w:tcPr>
            <w:tcW w:w="1563" w:type="dxa"/>
            <w:tcBorders>
              <w:top w:val="nil"/>
              <w:left w:val="nil"/>
              <w:bottom w:val="nil"/>
              <w:right w:val="nil"/>
            </w:tcBorders>
            <w:shd w:val="clear" w:color="auto" w:fill="auto"/>
            <w:noWrap/>
            <w:vAlign w:val="bottom"/>
            <w:hideMark/>
          </w:tcPr>
          <w:p w14:paraId="08DC389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OtsAC20ROGR_0166</w:t>
            </w:r>
          </w:p>
        </w:tc>
        <w:tc>
          <w:tcPr>
            <w:tcW w:w="746" w:type="dxa"/>
            <w:tcBorders>
              <w:top w:val="nil"/>
              <w:left w:val="nil"/>
              <w:bottom w:val="nil"/>
              <w:right w:val="nil"/>
            </w:tcBorders>
            <w:shd w:val="clear" w:color="auto" w:fill="auto"/>
            <w:noWrap/>
            <w:vAlign w:val="bottom"/>
            <w:hideMark/>
          </w:tcPr>
          <w:p w14:paraId="03744EA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9/11/20</w:t>
            </w:r>
          </w:p>
        </w:tc>
        <w:tc>
          <w:tcPr>
            <w:tcW w:w="599" w:type="dxa"/>
            <w:tcBorders>
              <w:top w:val="nil"/>
              <w:left w:val="nil"/>
              <w:bottom w:val="nil"/>
              <w:right w:val="nil"/>
            </w:tcBorders>
            <w:shd w:val="clear" w:color="auto" w:fill="auto"/>
            <w:noWrap/>
            <w:vAlign w:val="bottom"/>
            <w:hideMark/>
          </w:tcPr>
          <w:p w14:paraId="1FF9326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255</w:t>
            </w:r>
          </w:p>
        </w:tc>
        <w:tc>
          <w:tcPr>
            <w:tcW w:w="1142" w:type="dxa"/>
            <w:tcBorders>
              <w:top w:val="nil"/>
              <w:left w:val="nil"/>
              <w:bottom w:val="nil"/>
              <w:right w:val="nil"/>
            </w:tcBorders>
            <w:shd w:val="clear" w:color="auto" w:fill="auto"/>
            <w:noWrap/>
            <w:vAlign w:val="bottom"/>
            <w:hideMark/>
          </w:tcPr>
          <w:p w14:paraId="36108BC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33CF987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3E186C5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4A01030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23DEBB1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32BCA2D2" w14:textId="192D7CCB"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09BF2BFB" w14:textId="408759C1"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0606FFEC" w14:textId="2AEC1BE6"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65F6FEE6" w14:textId="77777777" w:rsidTr="009D0F10">
        <w:trPr>
          <w:cantSplit/>
          <w:trHeight w:val="20"/>
        </w:trPr>
        <w:tc>
          <w:tcPr>
            <w:tcW w:w="1563" w:type="dxa"/>
            <w:tcBorders>
              <w:top w:val="nil"/>
              <w:left w:val="nil"/>
              <w:bottom w:val="nil"/>
              <w:right w:val="nil"/>
            </w:tcBorders>
            <w:shd w:val="clear" w:color="auto" w:fill="auto"/>
            <w:noWrap/>
            <w:vAlign w:val="bottom"/>
            <w:hideMark/>
          </w:tcPr>
          <w:p w14:paraId="45FD3FD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OtsAC20ROGR_0167</w:t>
            </w:r>
          </w:p>
        </w:tc>
        <w:tc>
          <w:tcPr>
            <w:tcW w:w="746" w:type="dxa"/>
            <w:tcBorders>
              <w:top w:val="nil"/>
              <w:left w:val="nil"/>
              <w:bottom w:val="nil"/>
              <w:right w:val="nil"/>
            </w:tcBorders>
            <w:shd w:val="clear" w:color="auto" w:fill="auto"/>
            <w:noWrap/>
            <w:vAlign w:val="bottom"/>
            <w:hideMark/>
          </w:tcPr>
          <w:p w14:paraId="1F86EDE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9/11/20</w:t>
            </w:r>
          </w:p>
        </w:tc>
        <w:tc>
          <w:tcPr>
            <w:tcW w:w="599" w:type="dxa"/>
            <w:tcBorders>
              <w:top w:val="nil"/>
              <w:left w:val="nil"/>
              <w:bottom w:val="nil"/>
              <w:right w:val="nil"/>
            </w:tcBorders>
            <w:shd w:val="clear" w:color="auto" w:fill="auto"/>
            <w:noWrap/>
            <w:vAlign w:val="bottom"/>
            <w:hideMark/>
          </w:tcPr>
          <w:p w14:paraId="166185B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255</w:t>
            </w:r>
          </w:p>
        </w:tc>
        <w:tc>
          <w:tcPr>
            <w:tcW w:w="1142" w:type="dxa"/>
            <w:tcBorders>
              <w:top w:val="nil"/>
              <w:left w:val="nil"/>
              <w:bottom w:val="nil"/>
              <w:right w:val="nil"/>
            </w:tcBorders>
            <w:shd w:val="clear" w:color="auto" w:fill="auto"/>
            <w:noWrap/>
            <w:vAlign w:val="bottom"/>
            <w:hideMark/>
          </w:tcPr>
          <w:p w14:paraId="3654A72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689DA14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0240919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021DDFD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4F21055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40D78B7C" w14:textId="271611B9"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280EE9EB" w14:textId="24E3A78C"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5F3095FD" w14:textId="1AE7CAC0"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4A5FBA77" w14:textId="77777777" w:rsidTr="009D0F10">
        <w:trPr>
          <w:cantSplit/>
          <w:trHeight w:val="20"/>
        </w:trPr>
        <w:tc>
          <w:tcPr>
            <w:tcW w:w="1563" w:type="dxa"/>
            <w:tcBorders>
              <w:top w:val="nil"/>
              <w:left w:val="nil"/>
              <w:bottom w:val="nil"/>
              <w:right w:val="nil"/>
            </w:tcBorders>
            <w:shd w:val="clear" w:color="auto" w:fill="auto"/>
            <w:noWrap/>
            <w:vAlign w:val="bottom"/>
            <w:hideMark/>
          </w:tcPr>
          <w:p w14:paraId="4F9D9E4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OtsAC20ROGR_0168</w:t>
            </w:r>
          </w:p>
        </w:tc>
        <w:tc>
          <w:tcPr>
            <w:tcW w:w="746" w:type="dxa"/>
            <w:tcBorders>
              <w:top w:val="nil"/>
              <w:left w:val="nil"/>
              <w:bottom w:val="nil"/>
              <w:right w:val="nil"/>
            </w:tcBorders>
            <w:shd w:val="clear" w:color="auto" w:fill="auto"/>
            <w:noWrap/>
            <w:vAlign w:val="bottom"/>
            <w:hideMark/>
          </w:tcPr>
          <w:p w14:paraId="6CCE437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9/11/20</w:t>
            </w:r>
          </w:p>
        </w:tc>
        <w:tc>
          <w:tcPr>
            <w:tcW w:w="599" w:type="dxa"/>
            <w:tcBorders>
              <w:top w:val="nil"/>
              <w:left w:val="nil"/>
              <w:bottom w:val="nil"/>
              <w:right w:val="nil"/>
            </w:tcBorders>
            <w:shd w:val="clear" w:color="auto" w:fill="auto"/>
            <w:noWrap/>
            <w:vAlign w:val="bottom"/>
            <w:hideMark/>
          </w:tcPr>
          <w:p w14:paraId="3FFF0A1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255</w:t>
            </w:r>
          </w:p>
        </w:tc>
        <w:tc>
          <w:tcPr>
            <w:tcW w:w="1142" w:type="dxa"/>
            <w:tcBorders>
              <w:top w:val="nil"/>
              <w:left w:val="nil"/>
              <w:bottom w:val="nil"/>
              <w:right w:val="nil"/>
            </w:tcBorders>
            <w:shd w:val="clear" w:color="auto" w:fill="auto"/>
            <w:noWrap/>
            <w:vAlign w:val="bottom"/>
            <w:hideMark/>
          </w:tcPr>
          <w:p w14:paraId="3633EB4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00D6D0F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4C1BBEC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5F733F8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6358CB7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6081D776" w14:textId="17CEAB26"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7033BE27" w14:textId="0935CE14"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0C12DAC7" w14:textId="6A58B5CC"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614C4CE1" w14:textId="77777777" w:rsidTr="009D0F10">
        <w:trPr>
          <w:cantSplit/>
          <w:trHeight w:val="20"/>
        </w:trPr>
        <w:tc>
          <w:tcPr>
            <w:tcW w:w="1563" w:type="dxa"/>
            <w:tcBorders>
              <w:top w:val="nil"/>
              <w:left w:val="nil"/>
              <w:bottom w:val="nil"/>
              <w:right w:val="nil"/>
            </w:tcBorders>
            <w:shd w:val="clear" w:color="auto" w:fill="auto"/>
            <w:noWrap/>
            <w:vAlign w:val="bottom"/>
            <w:hideMark/>
          </w:tcPr>
          <w:p w14:paraId="55814D9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OtsAC20ROGR_0169</w:t>
            </w:r>
          </w:p>
        </w:tc>
        <w:tc>
          <w:tcPr>
            <w:tcW w:w="746" w:type="dxa"/>
            <w:tcBorders>
              <w:top w:val="nil"/>
              <w:left w:val="nil"/>
              <w:bottom w:val="nil"/>
              <w:right w:val="nil"/>
            </w:tcBorders>
            <w:shd w:val="clear" w:color="auto" w:fill="auto"/>
            <w:noWrap/>
            <w:vAlign w:val="bottom"/>
            <w:hideMark/>
          </w:tcPr>
          <w:p w14:paraId="5C8A2B9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9/11/20</w:t>
            </w:r>
          </w:p>
        </w:tc>
        <w:tc>
          <w:tcPr>
            <w:tcW w:w="599" w:type="dxa"/>
            <w:tcBorders>
              <w:top w:val="nil"/>
              <w:left w:val="nil"/>
              <w:bottom w:val="nil"/>
              <w:right w:val="nil"/>
            </w:tcBorders>
            <w:shd w:val="clear" w:color="auto" w:fill="auto"/>
            <w:noWrap/>
            <w:vAlign w:val="bottom"/>
            <w:hideMark/>
          </w:tcPr>
          <w:p w14:paraId="3BB801B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255</w:t>
            </w:r>
          </w:p>
        </w:tc>
        <w:tc>
          <w:tcPr>
            <w:tcW w:w="1142" w:type="dxa"/>
            <w:tcBorders>
              <w:top w:val="nil"/>
              <w:left w:val="nil"/>
              <w:bottom w:val="nil"/>
              <w:right w:val="nil"/>
            </w:tcBorders>
            <w:shd w:val="clear" w:color="auto" w:fill="auto"/>
            <w:noWrap/>
            <w:vAlign w:val="bottom"/>
            <w:hideMark/>
          </w:tcPr>
          <w:p w14:paraId="1D27E2D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1E352B0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78C0100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7B345CC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22D8E00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7517C90E" w14:textId="7767922F"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2C890DBB" w14:textId="0DEF6FA2"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20E08B4A" w14:textId="7BA3C08A"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77BF6377" w14:textId="77777777" w:rsidTr="009D0F10">
        <w:trPr>
          <w:cantSplit/>
          <w:trHeight w:val="20"/>
        </w:trPr>
        <w:tc>
          <w:tcPr>
            <w:tcW w:w="1563" w:type="dxa"/>
            <w:tcBorders>
              <w:top w:val="nil"/>
              <w:left w:val="nil"/>
              <w:bottom w:val="nil"/>
              <w:right w:val="nil"/>
            </w:tcBorders>
            <w:shd w:val="clear" w:color="auto" w:fill="auto"/>
            <w:noWrap/>
            <w:vAlign w:val="bottom"/>
            <w:hideMark/>
          </w:tcPr>
          <w:p w14:paraId="472E3A0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OtsAC20ROGR_0170</w:t>
            </w:r>
          </w:p>
        </w:tc>
        <w:tc>
          <w:tcPr>
            <w:tcW w:w="746" w:type="dxa"/>
            <w:tcBorders>
              <w:top w:val="nil"/>
              <w:left w:val="nil"/>
              <w:bottom w:val="nil"/>
              <w:right w:val="nil"/>
            </w:tcBorders>
            <w:shd w:val="clear" w:color="auto" w:fill="auto"/>
            <w:noWrap/>
            <w:vAlign w:val="bottom"/>
            <w:hideMark/>
          </w:tcPr>
          <w:p w14:paraId="537482F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9/11/20</w:t>
            </w:r>
          </w:p>
        </w:tc>
        <w:tc>
          <w:tcPr>
            <w:tcW w:w="599" w:type="dxa"/>
            <w:tcBorders>
              <w:top w:val="nil"/>
              <w:left w:val="nil"/>
              <w:bottom w:val="nil"/>
              <w:right w:val="nil"/>
            </w:tcBorders>
            <w:shd w:val="clear" w:color="auto" w:fill="auto"/>
            <w:noWrap/>
            <w:vAlign w:val="bottom"/>
            <w:hideMark/>
          </w:tcPr>
          <w:p w14:paraId="37D143E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255</w:t>
            </w:r>
          </w:p>
        </w:tc>
        <w:tc>
          <w:tcPr>
            <w:tcW w:w="1142" w:type="dxa"/>
            <w:tcBorders>
              <w:top w:val="nil"/>
              <w:left w:val="nil"/>
              <w:bottom w:val="nil"/>
              <w:right w:val="nil"/>
            </w:tcBorders>
            <w:shd w:val="clear" w:color="auto" w:fill="auto"/>
            <w:noWrap/>
            <w:vAlign w:val="bottom"/>
            <w:hideMark/>
          </w:tcPr>
          <w:p w14:paraId="7227C12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7A29B7C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2D7C399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11B9354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093E018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2ACE0B09" w14:textId="2B53EF68"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3D8A346F" w14:textId="77A35E15"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7A0A49D5" w14:textId="000580A7"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2DF20567" w14:textId="77777777" w:rsidTr="009D0F10">
        <w:trPr>
          <w:cantSplit/>
          <w:trHeight w:val="20"/>
        </w:trPr>
        <w:tc>
          <w:tcPr>
            <w:tcW w:w="1563" w:type="dxa"/>
            <w:tcBorders>
              <w:top w:val="nil"/>
              <w:left w:val="nil"/>
              <w:bottom w:val="nil"/>
              <w:right w:val="nil"/>
            </w:tcBorders>
            <w:shd w:val="clear" w:color="auto" w:fill="auto"/>
            <w:noWrap/>
            <w:vAlign w:val="bottom"/>
            <w:hideMark/>
          </w:tcPr>
          <w:p w14:paraId="0457CC7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OtsAC20ROGR_0171</w:t>
            </w:r>
          </w:p>
        </w:tc>
        <w:tc>
          <w:tcPr>
            <w:tcW w:w="746" w:type="dxa"/>
            <w:tcBorders>
              <w:top w:val="nil"/>
              <w:left w:val="nil"/>
              <w:bottom w:val="nil"/>
              <w:right w:val="nil"/>
            </w:tcBorders>
            <w:shd w:val="clear" w:color="auto" w:fill="auto"/>
            <w:noWrap/>
            <w:vAlign w:val="bottom"/>
            <w:hideMark/>
          </w:tcPr>
          <w:p w14:paraId="374A901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9/11/20</w:t>
            </w:r>
          </w:p>
        </w:tc>
        <w:tc>
          <w:tcPr>
            <w:tcW w:w="599" w:type="dxa"/>
            <w:tcBorders>
              <w:top w:val="nil"/>
              <w:left w:val="nil"/>
              <w:bottom w:val="nil"/>
              <w:right w:val="nil"/>
            </w:tcBorders>
            <w:shd w:val="clear" w:color="auto" w:fill="auto"/>
            <w:noWrap/>
            <w:vAlign w:val="bottom"/>
            <w:hideMark/>
          </w:tcPr>
          <w:p w14:paraId="4285E2E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255</w:t>
            </w:r>
          </w:p>
        </w:tc>
        <w:tc>
          <w:tcPr>
            <w:tcW w:w="1142" w:type="dxa"/>
            <w:tcBorders>
              <w:top w:val="nil"/>
              <w:left w:val="nil"/>
              <w:bottom w:val="nil"/>
              <w:right w:val="nil"/>
            </w:tcBorders>
            <w:shd w:val="clear" w:color="auto" w:fill="auto"/>
            <w:noWrap/>
            <w:vAlign w:val="bottom"/>
            <w:hideMark/>
          </w:tcPr>
          <w:p w14:paraId="255E5BA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2FEF2E8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05D8932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609171F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46CEF3A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0C66AB29" w14:textId="27707561"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59C0F4AC" w14:textId="4D3966BF"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5A774DD7" w14:textId="404FED27"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0E5E3B9C" w14:textId="77777777" w:rsidTr="009D0F10">
        <w:trPr>
          <w:cantSplit/>
          <w:trHeight w:val="20"/>
        </w:trPr>
        <w:tc>
          <w:tcPr>
            <w:tcW w:w="1563" w:type="dxa"/>
            <w:tcBorders>
              <w:top w:val="nil"/>
              <w:left w:val="nil"/>
              <w:bottom w:val="nil"/>
              <w:right w:val="nil"/>
            </w:tcBorders>
            <w:shd w:val="clear" w:color="auto" w:fill="auto"/>
            <w:noWrap/>
            <w:vAlign w:val="bottom"/>
            <w:hideMark/>
          </w:tcPr>
          <w:p w14:paraId="38C6012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OtsAC20ROGR_0172</w:t>
            </w:r>
          </w:p>
        </w:tc>
        <w:tc>
          <w:tcPr>
            <w:tcW w:w="746" w:type="dxa"/>
            <w:tcBorders>
              <w:top w:val="nil"/>
              <w:left w:val="nil"/>
              <w:bottom w:val="nil"/>
              <w:right w:val="nil"/>
            </w:tcBorders>
            <w:shd w:val="clear" w:color="auto" w:fill="auto"/>
            <w:noWrap/>
            <w:vAlign w:val="bottom"/>
            <w:hideMark/>
          </w:tcPr>
          <w:p w14:paraId="1F2732F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9/11/20</w:t>
            </w:r>
          </w:p>
        </w:tc>
        <w:tc>
          <w:tcPr>
            <w:tcW w:w="599" w:type="dxa"/>
            <w:tcBorders>
              <w:top w:val="nil"/>
              <w:left w:val="nil"/>
              <w:bottom w:val="nil"/>
              <w:right w:val="nil"/>
            </w:tcBorders>
            <w:shd w:val="clear" w:color="auto" w:fill="auto"/>
            <w:noWrap/>
            <w:vAlign w:val="bottom"/>
            <w:hideMark/>
          </w:tcPr>
          <w:p w14:paraId="3DDB535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255</w:t>
            </w:r>
          </w:p>
        </w:tc>
        <w:tc>
          <w:tcPr>
            <w:tcW w:w="1142" w:type="dxa"/>
            <w:tcBorders>
              <w:top w:val="nil"/>
              <w:left w:val="nil"/>
              <w:bottom w:val="nil"/>
              <w:right w:val="nil"/>
            </w:tcBorders>
            <w:shd w:val="clear" w:color="auto" w:fill="auto"/>
            <w:noWrap/>
            <w:vAlign w:val="bottom"/>
            <w:hideMark/>
          </w:tcPr>
          <w:p w14:paraId="22185AF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1B6677F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45152E7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58A3C4F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1DC7699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062A41AA" w14:textId="0A8522D5"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1E25C3A4" w14:textId="07589A20"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29CF3CDA" w14:textId="205763CA"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3EB3CB3F" w14:textId="77777777" w:rsidTr="009D0F10">
        <w:trPr>
          <w:cantSplit/>
          <w:trHeight w:val="20"/>
        </w:trPr>
        <w:tc>
          <w:tcPr>
            <w:tcW w:w="1563" w:type="dxa"/>
            <w:tcBorders>
              <w:top w:val="nil"/>
              <w:left w:val="nil"/>
              <w:bottom w:val="nil"/>
              <w:right w:val="nil"/>
            </w:tcBorders>
            <w:shd w:val="clear" w:color="auto" w:fill="auto"/>
            <w:noWrap/>
            <w:vAlign w:val="bottom"/>
            <w:hideMark/>
          </w:tcPr>
          <w:p w14:paraId="50217CE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OtsAC20ROGR_0173</w:t>
            </w:r>
          </w:p>
        </w:tc>
        <w:tc>
          <w:tcPr>
            <w:tcW w:w="746" w:type="dxa"/>
            <w:tcBorders>
              <w:top w:val="nil"/>
              <w:left w:val="nil"/>
              <w:bottom w:val="nil"/>
              <w:right w:val="nil"/>
            </w:tcBorders>
            <w:shd w:val="clear" w:color="auto" w:fill="auto"/>
            <w:noWrap/>
            <w:vAlign w:val="bottom"/>
            <w:hideMark/>
          </w:tcPr>
          <w:p w14:paraId="2FC2853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9/11/20</w:t>
            </w:r>
          </w:p>
        </w:tc>
        <w:tc>
          <w:tcPr>
            <w:tcW w:w="599" w:type="dxa"/>
            <w:tcBorders>
              <w:top w:val="nil"/>
              <w:left w:val="nil"/>
              <w:bottom w:val="nil"/>
              <w:right w:val="nil"/>
            </w:tcBorders>
            <w:shd w:val="clear" w:color="auto" w:fill="auto"/>
            <w:noWrap/>
            <w:vAlign w:val="bottom"/>
            <w:hideMark/>
          </w:tcPr>
          <w:p w14:paraId="547D3EC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255</w:t>
            </w:r>
          </w:p>
        </w:tc>
        <w:tc>
          <w:tcPr>
            <w:tcW w:w="1142" w:type="dxa"/>
            <w:tcBorders>
              <w:top w:val="nil"/>
              <w:left w:val="nil"/>
              <w:bottom w:val="nil"/>
              <w:right w:val="nil"/>
            </w:tcBorders>
            <w:shd w:val="clear" w:color="auto" w:fill="auto"/>
            <w:noWrap/>
            <w:vAlign w:val="bottom"/>
            <w:hideMark/>
          </w:tcPr>
          <w:p w14:paraId="63DE7A8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690ED71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795E95F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3CAB6A2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1713990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65E38DD8" w14:textId="211113CD"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65C5768D" w14:textId="2E3618B0"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6361EC51" w14:textId="67905950"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4A984635" w14:textId="77777777" w:rsidTr="009D0F10">
        <w:trPr>
          <w:cantSplit/>
          <w:trHeight w:val="20"/>
        </w:trPr>
        <w:tc>
          <w:tcPr>
            <w:tcW w:w="1563" w:type="dxa"/>
            <w:tcBorders>
              <w:top w:val="nil"/>
              <w:left w:val="nil"/>
              <w:bottom w:val="nil"/>
              <w:right w:val="nil"/>
            </w:tcBorders>
            <w:shd w:val="clear" w:color="auto" w:fill="auto"/>
            <w:noWrap/>
            <w:vAlign w:val="bottom"/>
            <w:hideMark/>
          </w:tcPr>
          <w:p w14:paraId="1289185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OtsAC20ROGR_0174</w:t>
            </w:r>
          </w:p>
        </w:tc>
        <w:tc>
          <w:tcPr>
            <w:tcW w:w="746" w:type="dxa"/>
            <w:tcBorders>
              <w:top w:val="nil"/>
              <w:left w:val="nil"/>
              <w:bottom w:val="nil"/>
              <w:right w:val="nil"/>
            </w:tcBorders>
            <w:shd w:val="clear" w:color="auto" w:fill="auto"/>
            <w:noWrap/>
            <w:vAlign w:val="bottom"/>
            <w:hideMark/>
          </w:tcPr>
          <w:p w14:paraId="30777D0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9/11/20</w:t>
            </w:r>
          </w:p>
        </w:tc>
        <w:tc>
          <w:tcPr>
            <w:tcW w:w="599" w:type="dxa"/>
            <w:tcBorders>
              <w:top w:val="nil"/>
              <w:left w:val="nil"/>
              <w:bottom w:val="nil"/>
              <w:right w:val="nil"/>
            </w:tcBorders>
            <w:shd w:val="clear" w:color="auto" w:fill="auto"/>
            <w:noWrap/>
            <w:vAlign w:val="bottom"/>
            <w:hideMark/>
          </w:tcPr>
          <w:p w14:paraId="73042A9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255</w:t>
            </w:r>
          </w:p>
        </w:tc>
        <w:tc>
          <w:tcPr>
            <w:tcW w:w="1142" w:type="dxa"/>
            <w:tcBorders>
              <w:top w:val="nil"/>
              <w:left w:val="nil"/>
              <w:bottom w:val="nil"/>
              <w:right w:val="nil"/>
            </w:tcBorders>
            <w:shd w:val="clear" w:color="auto" w:fill="auto"/>
            <w:noWrap/>
            <w:vAlign w:val="bottom"/>
            <w:hideMark/>
          </w:tcPr>
          <w:p w14:paraId="01E2D3C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75E3229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25B264D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47D2FA7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03E0C00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60341AAB" w14:textId="6EEF6CF6"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49F0068F" w14:textId="541C03E8"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18388022" w14:textId="01BC7B4D"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143167A8" w14:textId="77777777" w:rsidTr="009D0F10">
        <w:trPr>
          <w:cantSplit/>
          <w:trHeight w:val="20"/>
        </w:trPr>
        <w:tc>
          <w:tcPr>
            <w:tcW w:w="1563" w:type="dxa"/>
            <w:tcBorders>
              <w:top w:val="nil"/>
              <w:left w:val="nil"/>
              <w:bottom w:val="nil"/>
              <w:right w:val="nil"/>
            </w:tcBorders>
            <w:shd w:val="clear" w:color="auto" w:fill="auto"/>
            <w:noWrap/>
            <w:vAlign w:val="bottom"/>
            <w:hideMark/>
          </w:tcPr>
          <w:p w14:paraId="4ECA3F6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OtsAC20ROGR_0175</w:t>
            </w:r>
          </w:p>
        </w:tc>
        <w:tc>
          <w:tcPr>
            <w:tcW w:w="746" w:type="dxa"/>
            <w:tcBorders>
              <w:top w:val="nil"/>
              <w:left w:val="nil"/>
              <w:bottom w:val="nil"/>
              <w:right w:val="nil"/>
            </w:tcBorders>
            <w:shd w:val="clear" w:color="auto" w:fill="auto"/>
            <w:noWrap/>
            <w:vAlign w:val="bottom"/>
            <w:hideMark/>
          </w:tcPr>
          <w:p w14:paraId="3FEE948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9/11/20</w:t>
            </w:r>
          </w:p>
        </w:tc>
        <w:tc>
          <w:tcPr>
            <w:tcW w:w="599" w:type="dxa"/>
            <w:tcBorders>
              <w:top w:val="nil"/>
              <w:left w:val="nil"/>
              <w:bottom w:val="nil"/>
              <w:right w:val="nil"/>
            </w:tcBorders>
            <w:shd w:val="clear" w:color="auto" w:fill="auto"/>
            <w:noWrap/>
            <w:vAlign w:val="bottom"/>
            <w:hideMark/>
          </w:tcPr>
          <w:p w14:paraId="3EC4D78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255</w:t>
            </w:r>
          </w:p>
        </w:tc>
        <w:tc>
          <w:tcPr>
            <w:tcW w:w="1142" w:type="dxa"/>
            <w:tcBorders>
              <w:top w:val="nil"/>
              <w:left w:val="nil"/>
              <w:bottom w:val="nil"/>
              <w:right w:val="nil"/>
            </w:tcBorders>
            <w:shd w:val="clear" w:color="auto" w:fill="auto"/>
            <w:noWrap/>
            <w:vAlign w:val="bottom"/>
            <w:hideMark/>
          </w:tcPr>
          <w:p w14:paraId="208D6A1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6C2C3E4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785E645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583D28B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3D4FC1B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37C80730" w14:textId="5383D7EF"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0FC897A1" w14:textId="09DE1370"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1D6DB124" w14:textId="35363833"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042A2E08" w14:textId="77777777" w:rsidTr="009D0F10">
        <w:trPr>
          <w:cantSplit/>
          <w:trHeight w:val="20"/>
        </w:trPr>
        <w:tc>
          <w:tcPr>
            <w:tcW w:w="1563" w:type="dxa"/>
            <w:tcBorders>
              <w:top w:val="nil"/>
              <w:left w:val="nil"/>
              <w:bottom w:val="nil"/>
              <w:right w:val="nil"/>
            </w:tcBorders>
            <w:shd w:val="clear" w:color="auto" w:fill="auto"/>
            <w:noWrap/>
            <w:vAlign w:val="bottom"/>
            <w:hideMark/>
          </w:tcPr>
          <w:p w14:paraId="466246A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OtsAC20ROGR_0176</w:t>
            </w:r>
          </w:p>
        </w:tc>
        <w:tc>
          <w:tcPr>
            <w:tcW w:w="746" w:type="dxa"/>
            <w:tcBorders>
              <w:top w:val="nil"/>
              <w:left w:val="nil"/>
              <w:bottom w:val="nil"/>
              <w:right w:val="nil"/>
            </w:tcBorders>
            <w:shd w:val="clear" w:color="auto" w:fill="auto"/>
            <w:noWrap/>
            <w:vAlign w:val="bottom"/>
            <w:hideMark/>
          </w:tcPr>
          <w:p w14:paraId="433CB44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9/11/20</w:t>
            </w:r>
          </w:p>
        </w:tc>
        <w:tc>
          <w:tcPr>
            <w:tcW w:w="599" w:type="dxa"/>
            <w:tcBorders>
              <w:top w:val="nil"/>
              <w:left w:val="nil"/>
              <w:bottom w:val="nil"/>
              <w:right w:val="nil"/>
            </w:tcBorders>
            <w:shd w:val="clear" w:color="auto" w:fill="auto"/>
            <w:noWrap/>
            <w:vAlign w:val="bottom"/>
            <w:hideMark/>
          </w:tcPr>
          <w:p w14:paraId="0ADDED0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255</w:t>
            </w:r>
          </w:p>
        </w:tc>
        <w:tc>
          <w:tcPr>
            <w:tcW w:w="1142" w:type="dxa"/>
            <w:tcBorders>
              <w:top w:val="nil"/>
              <w:left w:val="nil"/>
              <w:bottom w:val="nil"/>
              <w:right w:val="nil"/>
            </w:tcBorders>
            <w:shd w:val="clear" w:color="auto" w:fill="auto"/>
            <w:noWrap/>
            <w:vAlign w:val="bottom"/>
            <w:hideMark/>
          </w:tcPr>
          <w:p w14:paraId="7EDBE7F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555E92D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2834579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7B10FDA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55DF68D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76C638CD" w14:textId="107BA4BB"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2D7E06DC" w14:textId="1D56DAD9"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56D9FF76" w14:textId="01AB0B56"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13460D6A" w14:textId="77777777" w:rsidTr="009D0F10">
        <w:trPr>
          <w:cantSplit/>
          <w:trHeight w:val="20"/>
        </w:trPr>
        <w:tc>
          <w:tcPr>
            <w:tcW w:w="1563" w:type="dxa"/>
            <w:tcBorders>
              <w:top w:val="nil"/>
              <w:left w:val="nil"/>
              <w:bottom w:val="nil"/>
              <w:right w:val="nil"/>
            </w:tcBorders>
            <w:shd w:val="clear" w:color="auto" w:fill="auto"/>
            <w:noWrap/>
            <w:vAlign w:val="bottom"/>
            <w:hideMark/>
          </w:tcPr>
          <w:p w14:paraId="6134AC6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OtsAC20ROGR_0177</w:t>
            </w:r>
          </w:p>
        </w:tc>
        <w:tc>
          <w:tcPr>
            <w:tcW w:w="746" w:type="dxa"/>
            <w:tcBorders>
              <w:top w:val="nil"/>
              <w:left w:val="nil"/>
              <w:bottom w:val="nil"/>
              <w:right w:val="nil"/>
            </w:tcBorders>
            <w:shd w:val="clear" w:color="auto" w:fill="auto"/>
            <w:noWrap/>
            <w:vAlign w:val="bottom"/>
            <w:hideMark/>
          </w:tcPr>
          <w:p w14:paraId="3CC7519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9/14/20</w:t>
            </w:r>
          </w:p>
        </w:tc>
        <w:tc>
          <w:tcPr>
            <w:tcW w:w="599" w:type="dxa"/>
            <w:tcBorders>
              <w:top w:val="nil"/>
              <w:left w:val="nil"/>
              <w:bottom w:val="nil"/>
              <w:right w:val="nil"/>
            </w:tcBorders>
            <w:shd w:val="clear" w:color="auto" w:fill="auto"/>
            <w:noWrap/>
            <w:vAlign w:val="bottom"/>
            <w:hideMark/>
          </w:tcPr>
          <w:p w14:paraId="4592346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258</w:t>
            </w:r>
          </w:p>
        </w:tc>
        <w:tc>
          <w:tcPr>
            <w:tcW w:w="1142" w:type="dxa"/>
            <w:tcBorders>
              <w:top w:val="nil"/>
              <w:left w:val="nil"/>
              <w:bottom w:val="nil"/>
              <w:right w:val="nil"/>
            </w:tcBorders>
            <w:shd w:val="clear" w:color="auto" w:fill="auto"/>
            <w:noWrap/>
            <w:vAlign w:val="bottom"/>
            <w:hideMark/>
          </w:tcPr>
          <w:p w14:paraId="14F1E4E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1EE771A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3000A1B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23488ED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319DCCF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0DCDE6CC" w14:textId="0C5337D0"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2F1BCE44" w14:textId="243195FC"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58C4DC58" w14:textId="304E728D"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4AFCAB79" w14:textId="77777777" w:rsidTr="009D0F10">
        <w:trPr>
          <w:cantSplit/>
          <w:trHeight w:val="20"/>
        </w:trPr>
        <w:tc>
          <w:tcPr>
            <w:tcW w:w="1563" w:type="dxa"/>
            <w:tcBorders>
              <w:top w:val="nil"/>
              <w:left w:val="nil"/>
              <w:bottom w:val="nil"/>
              <w:right w:val="nil"/>
            </w:tcBorders>
            <w:shd w:val="clear" w:color="auto" w:fill="auto"/>
            <w:noWrap/>
            <w:vAlign w:val="bottom"/>
            <w:hideMark/>
          </w:tcPr>
          <w:p w14:paraId="017D4F2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OtsAC20ROGR_0178</w:t>
            </w:r>
          </w:p>
        </w:tc>
        <w:tc>
          <w:tcPr>
            <w:tcW w:w="746" w:type="dxa"/>
            <w:tcBorders>
              <w:top w:val="nil"/>
              <w:left w:val="nil"/>
              <w:bottom w:val="nil"/>
              <w:right w:val="nil"/>
            </w:tcBorders>
            <w:shd w:val="clear" w:color="auto" w:fill="auto"/>
            <w:noWrap/>
            <w:vAlign w:val="bottom"/>
            <w:hideMark/>
          </w:tcPr>
          <w:p w14:paraId="3F51AAF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9/14/20</w:t>
            </w:r>
          </w:p>
        </w:tc>
        <w:tc>
          <w:tcPr>
            <w:tcW w:w="599" w:type="dxa"/>
            <w:tcBorders>
              <w:top w:val="nil"/>
              <w:left w:val="nil"/>
              <w:bottom w:val="nil"/>
              <w:right w:val="nil"/>
            </w:tcBorders>
            <w:shd w:val="clear" w:color="auto" w:fill="auto"/>
            <w:noWrap/>
            <w:vAlign w:val="bottom"/>
            <w:hideMark/>
          </w:tcPr>
          <w:p w14:paraId="3B18708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258</w:t>
            </w:r>
          </w:p>
        </w:tc>
        <w:tc>
          <w:tcPr>
            <w:tcW w:w="1142" w:type="dxa"/>
            <w:tcBorders>
              <w:top w:val="nil"/>
              <w:left w:val="nil"/>
              <w:bottom w:val="nil"/>
              <w:right w:val="nil"/>
            </w:tcBorders>
            <w:shd w:val="clear" w:color="auto" w:fill="auto"/>
            <w:noWrap/>
            <w:vAlign w:val="bottom"/>
            <w:hideMark/>
          </w:tcPr>
          <w:p w14:paraId="33A1526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4EE2A96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6888F36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68EDEE2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0AD77D6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07F1D932" w14:textId="67D263D4"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6425F64E" w14:textId="4ECFFC36"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1F66EF72" w14:textId="01BBAD74"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0B29DD27" w14:textId="77777777" w:rsidTr="009D0F10">
        <w:trPr>
          <w:cantSplit/>
          <w:trHeight w:val="20"/>
        </w:trPr>
        <w:tc>
          <w:tcPr>
            <w:tcW w:w="1563" w:type="dxa"/>
            <w:tcBorders>
              <w:top w:val="nil"/>
              <w:left w:val="nil"/>
              <w:bottom w:val="nil"/>
              <w:right w:val="nil"/>
            </w:tcBorders>
            <w:shd w:val="clear" w:color="auto" w:fill="auto"/>
            <w:noWrap/>
            <w:vAlign w:val="bottom"/>
            <w:hideMark/>
          </w:tcPr>
          <w:p w14:paraId="5A4B309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OtsAC20ROGR_0179</w:t>
            </w:r>
          </w:p>
        </w:tc>
        <w:tc>
          <w:tcPr>
            <w:tcW w:w="746" w:type="dxa"/>
            <w:tcBorders>
              <w:top w:val="nil"/>
              <w:left w:val="nil"/>
              <w:bottom w:val="nil"/>
              <w:right w:val="nil"/>
            </w:tcBorders>
            <w:shd w:val="clear" w:color="auto" w:fill="auto"/>
            <w:noWrap/>
            <w:vAlign w:val="bottom"/>
            <w:hideMark/>
          </w:tcPr>
          <w:p w14:paraId="1194502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9/14/20</w:t>
            </w:r>
          </w:p>
        </w:tc>
        <w:tc>
          <w:tcPr>
            <w:tcW w:w="599" w:type="dxa"/>
            <w:tcBorders>
              <w:top w:val="nil"/>
              <w:left w:val="nil"/>
              <w:bottom w:val="nil"/>
              <w:right w:val="nil"/>
            </w:tcBorders>
            <w:shd w:val="clear" w:color="auto" w:fill="auto"/>
            <w:noWrap/>
            <w:vAlign w:val="bottom"/>
            <w:hideMark/>
          </w:tcPr>
          <w:p w14:paraId="01D3913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258</w:t>
            </w:r>
          </w:p>
        </w:tc>
        <w:tc>
          <w:tcPr>
            <w:tcW w:w="1142" w:type="dxa"/>
            <w:tcBorders>
              <w:top w:val="nil"/>
              <w:left w:val="nil"/>
              <w:bottom w:val="nil"/>
              <w:right w:val="nil"/>
            </w:tcBorders>
            <w:shd w:val="clear" w:color="auto" w:fill="auto"/>
            <w:noWrap/>
            <w:vAlign w:val="bottom"/>
            <w:hideMark/>
          </w:tcPr>
          <w:p w14:paraId="2C774C9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77C2139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6B77B8A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6AF34B6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12A0E14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40EF0416" w14:textId="69EDB8F3"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2C7C88AD" w14:textId="453566E6"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40940FAB" w14:textId="60E63C55"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591C7526" w14:textId="77777777" w:rsidTr="009D0F10">
        <w:trPr>
          <w:cantSplit/>
          <w:trHeight w:val="20"/>
        </w:trPr>
        <w:tc>
          <w:tcPr>
            <w:tcW w:w="1563" w:type="dxa"/>
            <w:tcBorders>
              <w:top w:val="nil"/>
              <w:left w:val="nil"/>
              <w:bottom w:val="nil"/>
              <w:right w:val="nil"/>
            </w:tcBorders>
            <w:shd w:val="clear" w:color="auto" w:fill="auto"/>
            <w:noWrap/>
            <w:vAlign w:val="bottom"/>
            <w:hideMark/>
          </w:tcPr>
          <w:p w14:paraId="6015E65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OtsAC20ROGR_0180</w:t>
            </w:r>
          </w:p>
        </w:tc>
        <w:tc>
          <w:tcPr>
            <w:tcW w:w="746" w:type="dxa"/>
            <w:tcBorders>
              <w:top w:val="nil"/>
              <w:left w:val="nil"/>
              <w:bottom w:val="nil"/>
              <w:right w:val="nil"/>
            </w:tcBorders>
            <w:shd w:val="clear" w:color="auto" w:fill="auto"/>
            <w:noWrap/>
            <w:vAlign w:val="bottom"/>
            <w:hideMark/>
          </w:tcPr>
          <w:p w14:paraId="4331F11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9/14/20</w:t>
            </w:r>
          </w:p>
        </w:tc>
        <w:tc>
          <w:tcPr>
            <w:tcW w:w="599" w:type="dxa"/>
            <w:tcBorders>
              <w:top w:val="nil"/>
              <w:left w:val="nil"/>
              <w:bottom w:val="nil"/>
              <w:right w:val="nil"/>
            </w:tcBorders>
            <w:shd w:val="clear" w:color="auto" w:fill="auto"/>
            <w:noWrap/>
            <w:vAlign w:val="bottom"/>
            <w:hideMark/>
          </w:tcPr>
          <w:p w14:paraId="6DFAF19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258</w:t>
            </w:r>
          </w:p>
        </w:tc>
        <w:tc>
          <w:tcPr>
            <w:tcW w:w="1142" w:type="dxa"/>
            <w:tcBorders>
              <w:top w:val="nil"/>
              <w:left w:val="nil"/>
              <w:bottom w:val="nil"/>
              <w:right w:val="nil"/>
            </w:tcBorders>
            <w:shd w:val="clear" w:color="auto" w:fill="auto"/>
            <w:noWrap/>
            <w:vAlign w:val="bottom"/>
            <w:hideMark/>
          </w:tcPr>
          <w:p w14:paraId="4F143AA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561BD77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0526ABA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379500D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6A4CF3C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2531907C" w14:textId="15DF7AF4"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7980A170" w14:textId="7E2CF0D2"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56BE2EF6" w14:textId="642DA8E5"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0493213E" w14:textId="77777777" w:rsidTr="009D0F10">
        <w:trPr>
          <w:cantSplit/>
          <w:trHeight w:val="20"/>
        </w:trPr>
        <w:tc>
          <w:tcPr>
            <w:tcW w:w="1563" w:type="dxa"/>
            <w:tcBorders>
              <w:top w:val="nil"/>
              <w:left w:val="nil"/>
              <w:bottom w:val="nil"/>
              <w:right w:val="nil"/>
            </w:tcBorders>
            <w:shd w:val="clear" w:color="auto" w:fill="auto"/>
            <w:noWrap/>
            <w:vAlign w:val="bottom"/>
            <w:hideMark/>
          </w:tcPr>
          <w:p w14:paraId="33C70E3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OtsAC20ROGR_0181</w:t>
            </w:r>
          </w:p>
        </w:tc>
        <w:tc>
          <w:tcPr>
            <w:tcW w:w="746" w:type="dxa"/>
            <w:tcBorders>
              <w:top w:val="nil"/>
              <w:left w:val="nil"/>
              <w:bottom w:val="nil"/>
              <w:right w:val="nil"/>
            </w:tcBorders>
            <w:shd w:val="clear" w:color="auto" w:fill="auto"/>
            <w:noWrap/>
            <w:vAlign w:val="bottom"/>
            <w:hideMark/>
          </w:tcPr>
          <w:p w14:paraId="767944E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9/14/20</w:t>
            </w:r>
          </w:p>
        </w:tc>
        <w:tc>
          <w:tcPr>
            <w:tcW w:w="599" w:type="dxa"/>
            <w:tcBorders>
              <w:top w:val="nil"/>
              <w:left w:val="nil"/>
              <w:bottom w:val="nil"/>
              <w:right w:val="nil"/>
            </w:tcBorders>
            <w:shd w:val="clear" w:color="auto" w:fill="auto"/>
            <w:noWrap/>
            <w:vAlign w:val="bottom"/>
            <w:hideMark/>
          </w:tcPr>
          <w:p w14:paraId="2554FB2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258</w:t>
            </w:r>
          </w:p>
        </w:tc>
        <w:tc>
          <w:tcPr>
            <w:tcW w:w="1142" w:type="dxa"/>
            <w:tcBorders>
              <w:top w:val="nil"/>
              <w:left w:val="nil"/>
              <w:bottom w:val="nil"/>
              <w:right w:val="nil"/>
            </w:tcBorders>
            <w:shd w:val="clear" w:color="auto" w:fill="auto"/>
            <w:noWrap/>
            <w:vAlign w:val="bottom"/>
            <w:hideMark/>
          </w:tcPr>
          <w:p w14:paraId="4832F73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66436EE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4402269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218EB80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7B36001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61AD4FC2" w14:textId="347B7D27"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50D9BFAF" w14:textId="5731F38C"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4C9B803A" w14:textId="236DF24A"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78A4F4B0" w14:textId="77777777" w:rsidTr="009D0F10">
        <w:trPr>
          <w:cantSplit/>
          <w:trHeight w:val="20"/>
        </w:trPr>
        <w:tc>
          <w:tcPr>
            <w:tcW w:w="1563" w:type="dxa"/>
            <w:tcBorders>
              <w:top w:val="nil"/>
              <w:left w:val="nil"/>
              <w:bottom w:val="nil"/>
              <w:right w:val="nil"/>
            </w:tcBorders>
            <w:shd w:val="clear" w:color="auto" w:fill="auto"/>
            <w:noWrap/>
            <w:vAlign w:val="bottom"/>
            <w:hideMark/>
          </w:tcPr>
          <w:p w14:paraId="1B6EF7C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OtsAC20ROGR_0182</w:t>
            </w:r>
          </w:p>
        </w:tc>
        <w:tc>
          <w:tcPr>
            <w:tcW w:w="746" w:type="dxa"/>
            <w:tcBorders>
              <w:top w:val="nil"/>
              <w:left w:val="nil"/>
              <w:bottom w:val="nil"/>
              <w:right w:val="nil"/>
            </w:tcBorders>
            <w:shd w:val="clear" w:color="auto" w:fill="auto"/>
            <w:noWrap/>
            <w:vAlign w:val="bottom"/>
            <w:hideMark/>
          </w:tcPr>
          <w:p w14:paraId="0B24663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9/14/20</w:t>
            </w:r>
          </w:p>
        </w:tc>
        <w:tc>
          <w:tcPr>
            <w:tcW w:w="599" w:type="dxa"/>
            <w:tcBorders>
              <w:top w:val="nil"/>
              <w:left w:val="nil"/>
              <w:bottom w:val="nil"/>
              <w:right w:val="nil"/>
            </w:tcBorders>
            <w:shd w:val="clear" w:color="auto" w:fill="auto"/>
            <w:noWrap/>
            <w:vAlign w:val="bottom"/>
            <w:hideMark/>
          </w:tcPr>
          <w:p w14:paraId="0E72D69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258</w:t>
            </w:r>
          </w:p>
        </w:tc>
        <w:tc>
          <w:tcPr>
            <w:tcW w:w="1142" w:type="dxa"/>
            <w:tcBorders>
              <w:top w:val="nil"/>
              <w:left w:val="nil"/>
              <w:bottom w:val="nil"/>
              <w:right w:val="nil"/>
            </w:tcBorders>
            <w:shd w:val="clear" w:color="auto" w:fill="auto"/>
            <w:noWrap/>
            <w:vAlign w:val="bottom"/>
            <w:hideMark/>
          </w:tcPr>
          <w:p w14:paraId="669EA9E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6FE80CD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3441170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401D44A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3DE0989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6C4A7002" w14:textId="089D9DBB"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7EB7DB6F" w14:textId="499975B6"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6E6A21F0" w14:textId="4CF1EC0A"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613CA13E" w14:textId="77777777" w:rsidTr="009D0F10">
        <w:trPr>
          <w:cantSplit/>
          <w:trHeight w:val="20"/>
        </w:trPr>
        <w:tc>
          <w:tcPr>
            <w:tcW w:w="1563" w:type="dxa"/>
            <w:tcBorders>
              <w:top w:val="nil"/>
              <w:left w:val="nil"/>
              <w:bottom w:val="nil"/>
              <w:right w:val="nil"/>
            </w:tcBorders>
            <w:shd w:val="clear" w:color="auto" w:fill="auto"/>
            <w:noWrap/>
            <w:vAlign w:val="bottom"/>
            <w:hideMark/>
          </w:tcPr>
          <w:p w14:paraId="6B4BF18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OtsAC20ROGR_0183</w:t>
            </w:r>
          </w:p>
        </w:tc>
        <w:tc>
          <w:tcPr>
            <w:tcW w:w="746" w:type="dxa"/>
            <w:tcBorders>
              <w:top w:val="nil"/>
              <w:left w:val="nil"/>
              <w:bottom w:val="nil"/>
              <w:right w:val="nil"/>
            </w:tcBorders>
            <w:shd w:val="clear" w:color="auto" w:fill="auto"/>
            <w:noWrap/>
            <w:vAlign w:val="bottom"/>
            <w:hideMark/>
          </w:tcPr>
          <w:p w14:paraId="5B7ECAE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9/14/20</w:t>
            </w:r>
          </w:p>
        </w:tc>
        <w:tc>
          <w:tcPr>
            <w:tcW w:w="599" w:type="dxa"/>
            <w:tcBorders>
              <w:top w:val="nil"/>
              <w:left w:val="nil"/>
              <w:bottom w:val="nil"/>
              <w:right w:val="nil"/>
            </w:tcBorders>
            <w:shd w:val="clear" w:color="auto" w:fill="auto"/>
            <w:noWrap/>
            <w:vAlign w:val="bottom"/>
            <w:hideMark/>
          </w:tcPr>
          <w:p w14:paraId="2A3AAC3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258</w:t>
            </w:r>
          </w:p>
        </w:tc>
        <w:tc>
          <w:tcPr>
            <w:tcW w:w="1142" w:type="dxa"/>
            <w:tcBorders>
              <w:top w:val="nil"/>
              <w:left w:val="nil"/>
              <w:bottom w:val="nil"/>
              <w:right w:val="nil"/>
            </w:tcBorders>
            <w:shd w:val="clear" w:color="auto" w:fill="auto"/>
            <w:noWrap/>
            <w:vAlign w:val="bottom"/>
            <w:hideMark/>
          </w:tcPr>
          <w:p w14:paraId="27ED07C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4B5042A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611A911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533DA3B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7EBF1E7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05018E49" w14:textId="2877A31D"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27BC3726" w14:textId="342ED7FF"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7A9C8238" w14:textId="05D30CEA"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7FE8F8B5" w14:textId="77777777" w:rsidTr="009D0F10">
        <w:trPr>
          <w:cantSplit/>
          <w:trHeight w:val="20"/>
        </w:trPr>
        <w:tc>
          <w:tcPr>
            <w:tcW w:w="1563" w:type="dxa"/>
            <w:tcBorders>
              <w:top w:val="nil"/>
              <w:left w:val="nil"/>
              <w:bottom w:val="nil"/>
              <w:right w:val="nil"/>
            </w:tcBorders>
            <w:shd w:val="clear" w:color="auto" w:fill="auto"/>
            <w:noWrap/>
            <w:vAlign w:val="bottom"/>
            <w:hideMark/>
          </w:tcPr>
          <w:p w14:paraId="6E02ADF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OtsAC20ROGR_0184</w:t>
            </w:r>
          </w:p>
        </w:tc>
        <w:tc>
          <w:tcPr>
            <w:tcW w:w="746" w:type="dxa"/>
            <w:tcBorders>
              <w:top w:val="nil"/>
              <w:left w:val="nil"/>
              <w:bottom w:val="nil"/>
              <w:right w:val="nil"/>
            </w:tcBorders>
            <w:shd w:val="clear" w:color="auto" w:fill="auto"/>
            <w:noWrap/>
            <w:vAlign w:val="bottom"/>
            <w:hideMark/>
          </w:tcPr>
          <w:p w14:paraId="77D828B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9/14/20</w:t>
            </w:r>
          </w:p>
        </w:tc>
        <w:tc>
          <w:tcPr>
            <w:tcW w:w="599" w:type="dxa"/>
            <w:tcBorders>
              <w:top w:val="nil"/>
              <w:left w:val="nil"/>
              <w:bottom w:val="nil"/>
              <w:right w:val="nil"/>
            </w:tcBorders>
            <w:shd w:val="clear" w:color="auto" w:fill="auto"/>
            <w:noWrap/>
            <w:vAlign w:val="bottom"/>
            <w:hideMark/>
          </w:tcPr>
          <w:p w14:paraId="3A9F65A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258</w:t>
            </w:r>
          </w:p>
        </w:tc>
        <w:tc>
          <w:tcPr>
            <w:tcW w:w="1142" w:type="dxa"/>
            <w:tcBorders>
              <w:top w:val="nil"/>
              <w:left w:val="nil"/>
              <w:bottom w:val="nil"/>
              <w:right w:val="nil"/>
            </w:tcBorders>
            <w:shd w:val="clear" w:color="auto" w:fill="auto"/>
            <w:noWrap/>
            <w:vAlign w:val="bottom"/>
            <w:hideMark/>
          </w:tcPr>
          <w:p w14:paraId="100C6C4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47A3804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667C96A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54AD733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1D29F54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6DB44929" w14:textId="667025C1"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3867A0F5" w14:textId="05668D5D"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7A96A29A" w14:textId="0CA55E42"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73FAEAEC" w14:textId="77777777" w:rsidTr="009D0F10">
        <w:trPr>
          <w:cantSplit/>
          <w:trHeight w:val="20"/>
        </w:trPr>
        <w:tc>
          <w:tcPr>
            <w:tcW w:w="1563" w:type="dxa"/>
            <w:tcBorders>
              <w:top w:val="nil"/>
              <w:left w:val="nil"/>
              <w:bottom w:val="nil"/>
              <w:right w:val="nil"/>
            </w:tcBorders>
            <w:shd w:val="clear" w:color="auto" w:fill="auto"/>
            <w:noWrap/>
            <w:vAlign w:val="bottom"/>
            <w:hideMark/>
          </w:tcPr>
          <w:p w14:paraId="279A473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OtsAC20ROGR_0185</w:t>
            </w:r>
          </w:p>
        </w:tc>
        <w:tc>
          <w:tcPr>
            <w:tcW w:w="746" w:type="dxa"/>
            <w:tcBorders>
              <w:top w:val="nil"/>
              <w:left w:val="nil"/>
              <w:bottom w:val="nil"/>
              <w:right w:val="nil"/>
            </w:tcBorders>
            <w:shd w:val="clear" w:color="auto" w:fill="auto"/>
            <w:noWrap/>
            <w:vAlign w:val="bottom"/>
            <w:hideMark/>
          </w:tcPr>
          <w:p w14:paraId="64ABE95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9/16/20</w:t>
            </w:r>
          </w:p>
        </w:tc>
        <w:tc>
          <w:tcPr>
            <w:tcW w:w="599" w:type="dxa"/>
            <w:tcBorders>
              <w:top w:val="nil"/>
              <w:left w:val="nil"/>
              <w:bottom w:val="nil"/>
              <w:right w:val="nil"/>
            </w:tcBorders>
            <w:shd w:val="clear" w:color="auto" w:fill="auto"/>
            <w:noWrap/>
            <w:vAlign w:val="bottom"/>
            <w:hideMark/>
          </w:tcPr>
          <w:p w14:paraId="32249EC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260</w:t>
            </w:r>
          </w:p>
        </w:tc>
        <w:tc>
          <w:tcPr>
            <w:tcW w:w="1142" w:type="dxa"/>
            <w:tcBorders>
              <w:top w:val="nil"/>
              <w:left w:val="nil"/>
              <w:bottom w:val="nil"/>
              <w:right w:val="nil"/>
            </w:tcBorders>
            <w:shd w:val="clear" w:color="auto" w:fill="auto"/>
            <w:noWrap/>
            <w:vAlign w:val="bottom"/>
            <w:hideMark/>
          </w:tcPr>
          <w:p w14:paraId="41ED0EA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3E57803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3DDDD71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0291F19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33EDEBF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49827930" w14:textId="75A5FE08"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2D700D17" w14:textId="75531F32"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3EB2FF5A" w14:textId="193906F8"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3AFF7BE1" w14:textId="77777777" w:rsidTr="009D0F10">
        <w:trPr>
          <w:cantSplit/>
          <w:trHeight w:val="20"/>
        </w:trPr>
        <w:tc>
          <w:tcPr>
            <w:tcW w:w="1563" w:type="dxa"/>
            <w:tcBorders>
              <w:top w:val="nil"/>
              <w:left w:val="nil"/>
              <w:bottom w:val="nil"/>
              <w:right w:val="nil"/>
            </w:tcBorders>
            <w:shd w:val="clear" w:color="auto" w:fill="auto"/>
            <w:noWrap/>
            <w:vAlign w:val="bottom"/>
            <w:hideMark/>
          </w:tcPr>
          <w:p w14:paraId="7C1347A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OtsAC20ROGR_0186</w:t>
            </w:r>
          </w:p>
        </w:tc>
        <w:tc>
          <w:tcPr>
            <w:tcW w:w="746" w:type="dxa"/>
            <w:tcBorders>
              <w:top w:val="nil"/>
              <w:left w:val="nil"/>
              <w:bottom w:val="nil"/>
              <w:right w:val="nil"/>
            </w:tcBorders>
            <w:shd w:val="clear" w:color="auto" w:fill="auto"/>
            <w:noWrap/>
            <w:vAlign w:val="bottom"/>
            <w:hideMark/>
          </w:tcPr>
          <w:p w14:paraId="0AB0F5D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9/16/20</w:t>
            </w:r>
          </w:p>
        </w:tc>
        <w:tc>
          <w:tcPr>
            <w:tcW w:w="599" w:type="dxa"/>
            <w:tcBorders>
              <w:top w:val="nil"/>
              <w:left w:val="nil"/>
              <w:bottom w:val="nil"/>
              <w:right w:val="nil"/>
            </w:tcBorders>
            <w:shd w:val="clear" w:color="auto" w:fill="auto"/>
            <w:noWrap/>
            <w:vAlign w:val="bottom"/>
            <w:hideMark/>
          </w:tcPr>
          <w:p w14:paraId="41D3EBA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260</w:t>
            </w:r>
          </w:p>
        </w:tc>
        <w:tc>
          <w:tcPr>
            <w:tcW w:w="1142" w:type="dxa"/>
            <w:tcBorders>
              <w:top w:val="nil"/>
              <w:left w:val="nil"/>
              <w:bottom w:val="nil"/>
              <w:right w:val="nil"/>
            </w:tcBorders>
            <w:shd w:val="clear" w:color="auto" w:fill="auto"/>
            <w:noWrap/>
            <w:vAlign w:val="bottom"/>
            <w:hideMark/>
          </w:tcPr>
          <w:p w14:paraId="7A05635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3BC1582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0360802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28212EC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1C0CADF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2D7A8126" w14:textId="439DD915"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4FB94CEB" w14:textId="5790A9E5"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12C8C378" w14:textId="1F25FD81"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7386D999" w14:textId="77777777" w:rsidTr="009D0F10">
        <w:trPr>
          <w:cantSplit/>
          <w:trHeight w:val="20"/>
        </w:trPr>
        <w:tc>
          <w:tcPr>
            <w:tcW w:w="1563" w:type="dxa"/>
            <w:tcBorders>
              <w:top w:val="nil"/>
              <w:left w:val="nil"/>
              <w:bottom w:val="nil"/>
              <w:right w:val="nil"/>
            </w:tcBorders>
            <w:shd w:val="clear" w:color="auto" w:fill="auto"/>
            <w:noWrap/>
            <w:vAlign w:val="bottom"/>
            <w:hideMark/>
          </w:tcPr>
          <w:p w14:paraId="764043C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OtsAC20ROGR_0187</w:t>
            </w:r>
          </w:p>
        </w:tc>
        <w:tc>
          <w:tcPr>
            <w:tcW w:w="746" w:type="dxa"/>
            <w:tcBorders>
              <w:top w:val="nil"/>
              <w:left w:val="nil"/>
              <w:bottom w:val="nil"/>
              <w:right w:val="nil"/>
            </w:tcBorders>
            <w:shd w:val="clear" w:color="auto" w:fill="auto"/>
            <w:noWrap/>
            <w:vAlign w:val="bottom"/>
            <w:hideMark/>
          </w:tcPr>
          <w:p w14:paraId="1A75D9E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9/16/20</w:t>
            </w:r>
          </w:p>
        </w:tc>
        <w:tc>
          <w:tcPr>
            <w:tcW w:w="599" w:type="dxa"/>
            <w:tcBorders>
              <w:top w:val="nil"/>
              <w:left w:val="nil"/>
              <w:bottom w:val="nil"/>
              <w:right w:val="nil"/>
            </w:tcBorders>
            <w:shd w:val="clear" w:color="auto" w:fill="auto"/>
            <w:noWrap/>
            <w:vAlign w:val="bottom"/>
            <w:hideMark/>
          </w:tcPr>
          <w:p w14:paraId="36344E7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260</w:t>
            </w:r>
          </w:p>
        </w:tc>
        <w:tc>
          <w:tcPr>
            <w:tcW w:w="1142" w:type="dxa"/>
            <w:tcBorders>
              <w:top w:val="nil"/>
              <w:left w:val="nil"/>
              <w:bottom w:val="nil"/>
              <w:right w:val="nil"/>
            </w:tcBorders>
            <w:shd w:val="clear" w:color="auto" w:fill="auto"/>
            <w:noWrap/>
            <w:vAlign w:val="bottom"/>
            <w:hideMark/>
          </w:tcPr>
          <w:p w14:paraId="0FB2771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4C8F2A4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2B55FB3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1C92B4B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432B742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75139AF6" w14:textId="7CD6ADC3"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0C2CC250" w14:textId="52F12404"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2C271CC1" w14:textId="71FBAE26"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60FB89A2" w14:textId="77777777" w:rsidTr="009D0F10">
        <w:trPr>
          <w:cantSplit/>
          <w:trHeight w:val="20"/>
        </w:trPr>
        <w:tc>
          <w:tcPr>
            <w:tcW w:w="1563" w:type="dxa"/>
            <w:tcBorders>
              <w:top w:val="nil"/>
              <w:left w:val="nil"/>
              <w:bottom w:val="nil"/>
              <w:right w:val="nil"/>
            </w:tcBorders>
            <w:shd w:val="clear" w:color="auto" w:fill="auto"/>
            <w:noWrap/>
            <w:vAlign w:val="bottom"/>
            <w:hideMark/>
          </w:tcPr>
          <w:p w14:paraId="1756B95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OtsAC20ROGR_0188</w:t>
            </w:r>
          </w:p>
        </w:tc>
        <w:tc>
          <w:tcPr>
            <w:tcW w:w="746" w:type="dxa"/>
            <w:tcBorders>
              <w:top w:val="nil"/>
              <w:left w:val="nil"/>
              <w:bottom w:val="nil"/>
              <w:right w:val="nil"/>
            </w:tcBorders>
            <w:shd w:val="clear" w:color="auto" w:fill="auto"/>
            <w:noWrap/>
            <w:vAlign w:val="bottom"/>
            <w:hideMark/>
          </w:tcPr>
          <w:p w14:paraId="75113B0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9/16/20</w:t>
            </w:r>
          </w:p>
        </w:tc>
        <w:tc>
          <w:tcPr>
            <w:tcW w:w="599" w:type="dxa"/>
            <w:tcBorders>
              <w:top w:val="nil"/>
              <w:left w:val="nil"/>
              <w:bottom w:val="nil"/>
              <w:right w:val="nil"/>
            </w:tcBorders>
            <w:shd w:val="clear" w:color="auto" w:fill="auto"/>
            <w:noWrap/>
            <w:vAlign w:val="bottom"/>
            <w:hideMark/>
          </w:tcPr>
          <w:p w14:paraId="3113A35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260</w:t>
            </w:r>
          </w:p>
        </w:tc>
        <w:tc>
          <w:tcPr>
            <w:tcW w:w="1142" w:type="dxa"/>
            <w:tcBorders>
              <w:top w:val="nil"/>
              <w:left w:val="nil"/>
              <w:bottom w:val="nil"/>
              <w:right w:val="nil"/>
            </w:tcBorders>
            <w:shd w:val="clear" w:color="auto" w:fill="auto"/>
            <w:noWrap/>
            <w:vAlign w:val="bottom"/>
            <w:hideMark/>
          </w:tcPr>
          <w:p w14:paraId="596E01D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6C4A838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01A3CE4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042C0D6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290AB29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1A72E49F" w14:textId="52CEFA84"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44B96910" w14:textId="289B11ED"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18005CF9" w14:textId="33B8E390"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00770CE6" w14:textId="77777777" w:rsidTr="009D0F10">
        <w:trPr>
          <w:cantSplit/>
          <w:trHeight w:val="20"/>
        </w:trPr>
        <w:tc>
          <w:tcPr>
            <w:tcW w:w="1563" w:type="dxa"/>
            <w:tcBorders>
              <w:top w:val="nil"/>
              <w:left w:val="nil"/>
              <w:bottom w:val="nil"/>
              <w:right w:val="nil"/>
            </w:tcBorders>
            <w:shd w:val="clear" w:color="auto" w:fill="auto"/>
            <w:noWrap/>
            <w:vAlign w:val="bottom"/>
            <w:hideMark/>
          </w:tcPr>
          <w:p w14:paraId="2CDBE92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OtsAC20ROGR_0189</w:t>
            </w:r>
          </w:p>
        </w:tc>
        <w:tc>
          <w:tcPr>
            <w:tcW w:w="746" w:type="dxa"/>
            <w:tcBorders>
              <w:top w:val="nil"/>
              <w:left w:val="nil"/>
              <w:bottom w:val="nil"/>
              <w:right w:val="nil"/>
            </w:tcBorders>
            <w:shd w:val="clear" w:color="auto" w:fill="auto"/>
            <w:noWrap/>
            <w:vAlign w:val="bottom"/>
            <w:hideMark/>
          </w:tcPr>
          <w:p w14:paraId="0B8BC30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9/16/20</w:t>
            </w:r>
          </w:p>
        </w:tc>
        <w:tc>
          <w:tcPr>
            <w:tcW w:w="599" w:type="dxa"/>
            <w:tcBorders>
              <w:top w:val="nil"/>
              <w:left w:val="nil"/>
              <w:bottom w:val="nil"/>
              <w:right w:val="nil"/>
            </w:tcBorders>
            <w:shd w:val="clear" w:color="auto" w:fill="auto"/>
            <w:noWrap/>
            <w:vAlign w:val="bottom"/>
            <w:hideMark/>
          </w:tcPr>
          <w:p w14:paraId="0BC598D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260</w:t>
            </w:r>
          </w:p>
        </w:tc>
        <w:tc>
          <w:tcPr>
            <w:tcW w:w="1142" w:type="dxa"/>
            <w:tcBorders>
              <w:top w:val="nil"/>
              <w:left w:val="nil"/>
              <w:bottom w:val="nil"/>
              <w:right w:val="nil"/>
            </w:tcBorders>
            <w:shd w:val="clear" w:color="auto" w:fill="auto"/>
            <w:noWrap/>
            <w:vAlign w:val="bottom"/>
            <w:hideMark/>
          </w:tcPr>
          <w:p w14:paraId="3684696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10CBBE2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734B9B9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369BCDA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122CB67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5860BB4F" w14:textId="08D29B90"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11FEBBDD" w14:textId="1CE7EA10"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7479D1EB" w14:textId="32109EC8"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02D18C10" w14:textId="77777777" w:rsidTr="009D0F10">
        <w:trPr>
          <w:cantSplit/>
          <w:trHeight w:val="20"/>
        </w:trPr>
        <w:tc>
          <w:tcPr>
            <w:tcW w:w="1563" w:type="dxa"/>
            <w:tcBorders>
              <w:top w:val="nil"/>
              <w:left w:val="nil"/>
              <w:bottom w:val="nil"/>
              <w:right w:val="nil"/>
            </w:tcBorders>
            <w:shd w:val="clear" w:color="auto" w:fill="auto"/>
            <w:noWrap/>
            <w:vAlign w:val="bottom"/>
            <w:hideMark/>
          </w:tcPr>
          <w:p w14:paraId="7236960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OtsAC20ROGR_0190</w:t>
            </w:r>
          </w:p>
        </w:tc>
        <w:tc>
          <w:tcPr>
            <w:tcW w:w="746" w:type="dxa"/>
            <w:tcBorders>
              <w:top w:val="nil"/>
              <w:left w:val="nil"/>
              <w:bottom w:val="nil"/>
              <w:right w:val="nil"/>
            </w:tcBorders>
            <w:shd w:val="clear" w:color="auto" w:fill="auto"/>
            <w:noWrap/>
            <w:vAlign w:val="bottom"/>
            <w:hideMark/>
          </w:tcPr>
          <w:p w14:paraId="3325F5B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9/16/20</w:t>
            </w:r>
          </w:p>
        </w:tc>
        <w:tc>
          <w:tcPr>
            <w:tcW w:w="599" w:type="dxa"/>
            <w:tcBorders>
              <w:top w:val="nil"/>
              <w:left w:val="nil"/>
              <w:bottom w:val="nil"/>
              <w:right w:val="nil"/>
            </w:tcBorders>
            <w:shd w:val="clear" w:color="auto" w:fill="auto"/>
            <w:noWrap/>
            <w:vAlign w:val="bottom"/>
            <w:hideMark/>
          </w:tcPr>
          <w:p w14:paraId="52503FD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260</w:t>
            </w:r>
          </w:p>
        </w:tc>
        <w:tc>
          <w:tcPr>
            <w:tcW w:w="1142" w:type="dxa"/>
            <w:tcBorders>
              <w:top w:val="nil"/>
              <w:left w:val="nil"/>
              <w:bottom w:val="nil"/>
              <w:right w:val="nil"/>
            </w:tcBorders>
            <w:shd w:val="clear" w:color="auto" w:fill="auto"/>
            <w:noWrap/>
            <w:vAlign w:val="bottom"/>
            <w:hideMark/>
          </w:tcPr>
          <w:p w14:paraId="6BAD736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7830B93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003D5C0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4CFF45B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78215B0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32AE584A" w14:textId="49921D0F"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657DD7A3" w14:textId="75574C70"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27C6705E" w14:textId="2726C9B8"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4A898604" w14:textId="77777777" w:rsidTr="009D0F10">
        <w:trPr>
          <w:cantSplit/>
          <w:trHeight w:val="20"/>
        </w:trPr>
        <w:tc>
          <w:tcPr>
            <w:tcW w:w="1563" w:type="dxa"/>
            <w:tcBorders>
              <w:top w:val="nil"/>
              <w:left w:val="nil"/>
              <w:bottom w:val="nil"/>
              <w:right w:val="nil"/>
            </w:tcBorders>
            <w:shd w:val="clear" w:color="auto" w:fill="auto"/>
            <w:noWrap/>
            <w:vAlign w:val="bottom"/>
            <w:hideMark/>
          </w:tcPr>
          <w:p w14:paraId="3BF6E0F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OtsAC20ROGR_0191</w:t>
            </w:r>
          </w:p>
        </w:tc>
        <w:tc>
          <w:tcPr>
            <w:tcW w:w="746" w:type="dxa"/>
            <w:tcBorders>
              <w:top w:val="nil"/>
              <w:left w:val="nil"/>
              <w:bottom w:val="nil"/>
              <w:right w:val="nil"/>
            </w:tcBorders>
            <w:shd w:val="clear" w:color="auto" w:fill="auto"/>
            <w:noWrap/>
            <w:vAlign w:val="bottom"/>
            <w:hideMark/>
          </w:tcPr>
          <w:p w14:paraId="0921EC9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9/16/20</w:t>
            </w:r>
          </w:p>
        </w:tc>
        <w:tc>
          <w:tcPr>
            <w:tcW w:w="599" w:type="dxa"/>
            <w:tcBorders>
              <w:top w:val="nil"/>
              <w:left w:val="nil"/>
              <w:bottom w:val="nil"/>
              <w:right w:val="nil"/>
            </w:tcBorders>
            <w:shd w:val="clear" w:color="auto" w:fill="auto"/>
            <w:noWrap/>
            <w:vAlign w:val="bottom"/>
            <w:hideMark/>
          </w:tcPr>
          <w:p w14:paraId="757EC49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260</w:t>
            </w:r>
          </w:p>
        </w:tc>
        <w:tc>
          <w:tcPr>
            <w:tcW w:w="1142" w:type="dxa"/>
            <w:tcBorders>
              <w:top w:val="nil"/>
              <w:left w:val="nil"/>
              <w:bottom w:val="nil"/>
              <w:right w:val="nil"/>
            </w:tcBorders>
            <w:shd w:val="clear" w:color="auto" w:fill="auto"/>
            <w:noWrap/>
            <w:vAlign w:val="bottom"/>
            <w:hideMark/>
          </w:tcPr>
          <w:p w14:paraId="1B49676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6A10558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0FAEBD1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3D99F8E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56EE509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0F96A42C" w14:textId="4F583C83"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2124F45E" w14:textId="7FCFD553"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21BF7F76" w14:textId="6D761840"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49BC0685" w14:textId="77777777" w:rsidTr="009D0F10">
        <w:trPr>
          <w:cantSplit/>
          <w:trHeight w:val="20"/>
        </w:trPr>
        <w:tc>
          <w:tcPr>
            <w:tcW w:w="1563" w:type="dxa"/>
            <w:tcBorders>
              <w:top w:val="nil"/>
              <w:left w:val="nil"/>
              <w:bottom w:val="nil"/>
              <w:right w:val="nil"/>
            </w:tcBorders>
            <w:shd w:val="clear" w:color="auto" w:fill="auto"/>
            <w:noWrap/>
            <w:vAlign w:val="bottom"/>
            <w:hideMark/>
          </w:tcPr>
          <w:p w14:paraId="18E7317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OtsAC20ROGR_0192</w:t>
            </w:r>
          </w:p>
        </w:tc>
        <w:tc>
          <w:tcPr>
            <w:tcW w:w="746" w:type="dxa"/>
            <w:tcBorders>
              <w:top w:val="nil"/>
              <w:left w:val="nil"/>
              <w:bottom w:val="nil"/>
              <w:right w:val="nil"/>
            </w:tcBorders>
            <w:shd w:val="clear" w:color="auto" w:fill="auto"/>
            <w:noWrap/>
            <w:vAlign w:val="bottom"/>
            <w:hideMark/>
          </w:tcPr>
          <w:p w14:paraId="7861EFF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9/16/20</w:t>
            </w:r>
          </w:p>
        </w:tc>
        <w:tc>
          <w:tcPr>
            <w:tcW w:w="599" w:type="dxa"/>
            <w:tcBorders>
              <w:top w:val="nil"/>
              <w:left w:val="nil"/>
              <w:bottom w:val="nil"/>
              <w:right w:val="nil"/>
            </w:tcBorders>
            <w:shd w:val="clear" w:color="auto" w:fill="auto"/>
            <w:noWrap/>
            <w:vAlign w:val="bottom"/>
            <w:hideMark/>
          </w:tcPr>
          <w:p w14:paraId="6040682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260</w:t>
            </w:r>
          </w:p>
        </w:tc>
        <w:tc>
          <w:tcPr>
            <w:tcW w:w="1142" w:type="dxa"/>
            <w:tcBorders>
              <w:top w:val="nil"/>
              <w:left w:val="nil"/>
              <w:bottom w:val="nil"/>
              <w:right w:val="nil"/>
            </w:tcBorders>
            <w:shd w:val="clear" w:color="auto" w:fill="auto"/>
            <w:noWrap/>
            <w:vAlign w:val="bottom"/>
            <w:hideMark/>
          </w:tcPr>
          <w:p w14:paraId="21E825F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6204418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5851B91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5237AA2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3C86CC5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1A5923D5" w14:textId="55CF0B3B"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68C06523" w14:textId="1954E5F5"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37F4E9D9" w14:textId="4172D939"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6BEBF6EB" w14:textId="77777777" w:rsidTr="009D0F10">
        <w:trPr>
          <w:cantSplit/>
          <w:trHeight w:val="20"/>
        </w:trPr>
        <w:tc>
          <w:tcPr>
            <w:tcW w:w="1563" w:type="dxa"/>
            <w:tcBorders>
              <w:top w:val="nil"/>
              <w:left w:val="nil"/>
              <w:bottom w:val="nil"/>
              <w:right w:val="nil"/>
            </w:tcBorders>
            <w:shd w:val="clear" w:color="auto" w:fill="auto"/>
            <w:noWrap/>
            <w:vAlign w:val="bottom"/>
            <w:hideMark/>
          </w:tcPr>
          <w:p w14:paraId="4D52EA3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OtsAC20ROGR_0193</w:t>
            </w:r>
          </w:p>
        </w:tc>
        <w:tc>
          <w:tcPr>
            <w:tcW w:w="746" w:type="dxa"/>
            <w:tcBorders>
              <w:top w:val="nil"/>
              <w:left w:val="nil"/>
              <w:bottom w:val="nil"/>
              <w:right w:val="nil"/>
            </w:tcBorders>
            <w:shd w:val="clear" w:color="auto" w:fill="auto"/>
            <w:noWrap/>
            <w:vAlign w:val="bottom"/>
            <w:hideMark/>
          </w:tcPr>
          <w:p w14:paraId="00F122C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9/16/20</w:t>
            </w:r>
          </w:p>
        </w:tc>
        <w:tc>
          <w:tcPr>
            <w:tcW w:w="599" w:type="dxa"/>
            <w:tcBorders>
              <w:top w:val="nil"/>
              <w:left w:val="nil"/>
              <w:bottom w:val="nil"/>
              <w:right w:val="nil"/>
            </w:tcBorders>
            <w:shd w:val="clear" w:color="auto" w:fill="auto"/>
            <w:noWrap/>
            <w:vAlign w:val="bottom"/>
            <w:hideMark/>
          </w:tcPr>
          <w:p w14:paraId="3DCF95A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260</w:t>
            </w:r>
          </w:p>
        </w:tc>
        <w:tc>
          <w:tcPr>
            <w:tcW w:w="1142" w:type="dxa"/>
            <w:tcBorders>
              <w:top w:val="nil"/>
              <w:left w:val="nil"/>
              <w:bottom w:val="nil"/>
              <w:right w:val="nil"/>
            </w:tcBorders>
            <w:shd w:val="clear" w:color="auto" w:fill="auto"/>
            <w:noWrap/>
            <w:vAlign w:val="bottom"/>
            <w:hideMark/>
          </w:tcPr>
          <w:p w14:paraId="5FAD7A2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1D33A52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6153762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59E782D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21943EF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4F3F512E" w14:textId="34A1B034"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4B1A434D" w14:textId="018DB682"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4994C8E6" w14:textId="60371114"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27D24620" w14:textId="77777777" w:rsidTr="009D0F10">
        <w:trPr>
          <w:cantSplit/>
          <w:trHeight w:val="20"/>
        </w:trPr>
        <w:tc>
          <w:tcPr>
            <w:tcW w:w="1563" w:type="dxa"/>
            <w:tcBorders>
              <w:top w:val="nil"/>
              <w:left w:val="nil"/>
              <w:bottom w:val="nil"/>
              <w:right w:val="nil"/>
            </w:tcBorders>
            <w:shd w:val="clear" w:color="auto" w:fill="auto"/>
            <w:noWrap/>
            <w:vAlign w:val="bottom"/>
            <w:hideMark/>
          </w:tcPr>
          <w:p w14:paraId="566C8DA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OtsAC20ROGR_0194</w:t>
            </w:r>
          </w:p>
        </w:tc>
        <w:tc>
          <w:tcPr>
            <w:tcW w:w="746" w:type="dxa"/>
            <w:tcBorders>
              <w:top w:val="nil"/>
              <w:left w:val="nil"/>
              <w:bottom w:val="nil"/>
              <w:right w:val="nil"/>
            </w:tcBorders>
            <w:shd w:val="clear" w:color="auto" w:fill="auto"/>
            <w:noWrap/>
            <w:vAlign w:val="bottom"/>
            <w:hideMark/>
          </w:tcPr>
          <w:p w14:paraId="1D8247D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9/16/20</w:t>
            </w:r>
          </w:p>
        </w:tc>
        <w:tc>
          <w:tcPr>
            <w:tcW w:w="599" w:type="dxa"/>
            <w:tcBorders>
              <w:top w:val="nil"/>
              <w:left w:val="nil"/>
              <w:bottom w:val="nil"/>
              <w:right w:val="nil"/>
            </w:tcBorders>
            <w:shd w:val="clear" w:color="auto" w:fill="auto"/>
            <w:noWrap/>
            <w:vAlign w:val="bottom"/>
            <w:hideMark/>
          </w:tcPr>
          <w:p w14:paraId="2A0B8BC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260</w:t>
            </w:r>
          </w:p>
        </w:tc>
        <w:tc>
          <w:tcPr>
            <w:tcW w:w="1142" w:type="dxa"/>
            <w:tcBorders>
              <w:top w:val="nil"/>
              <w:left w:val="nil"/>
              <w:bottom w:val="nil"/>
              <w:right w:val="nil"/>
            </w:tcBorders>
            <w:shd w:val="clear" w:color="auto" w:fill="auto"/>
            <w:noWrap/>
            <w:vAlign w:val="bottom"/>
            <w:hideMark/>
          </w:tcPr>
          <w:p w14:paraId="17FD33D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67BBB3C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26ED856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0122C62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2E17F5C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683C643A" w14:textId="2BF8D9C6"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6FDDEC5B" w14:textId="6CCFE1CF"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2FC15B24" w14:textId="46B762FF"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4AF3F2BC" w14:textId="77777777" w:rsidTr="009D0F10">
        <w:trPr>
          <w:cantSplit/>
          <w:trHeight w:val="20"/>
        </w:trPr>
        <w:tc>
          <w:tcPr>
            <w:tcW w:w="1563" w:type="dxa"/>
            <w:tcBorders>
              <w:top w:val="nil"/>
              <w:left w:val="nil"/>
              <w:bottom w:val="nil"/>
              <w:right w:val="nil"/>
            </w:tcBorders>
            <w:shd w:val="clear" w:color="auto" w:fill="auto"/>
            <w:noWrap/>
            <w:vAlign w:val="bottom"/>
            <w:hideMark/>
          </w:tcPr>
          <w:p w14:paraId="48D90F7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lastRenderedPageBreak/>
              <w:t>OtsAC20ROGR_0195</w:t>
            </w:r>
          </w:p>
        </w:tc>
        <w:tc>
          <w:tcPr>
            <w:tcW w:w="746" w:type="dxa"/>
            <w:tcBorders>
              <w:top w:val="nil"/>
              <w:left w:val="nil"/>
              <w:bottom w:val="nil"/>
              <w:right w:val="nil"/>
            </w:tcBorders>
            <w:shd w:val="clear" w:color="auto" w:fill="auto"/>
            <w:noWrap/>
            <w:vAlign w:val="bottom"/>
            <w:hideMark/>
          </w:tcPr>
          <w:p w14:paraId="4A3434C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9/16/20</w:t>
            </w:r>
          </w:p>
        </w:tc>
        <w:tc>
          <w:tcPr>
            <w:tcW w:w="599" w:type="dxa"/>
            <w:tcBorders>
              <w:top w:val="nil"/>
              <w:left w:val="nil"/>
              <w:bottom w:val="nil"/>
              <w:right w:val="nil"/>
            </w:tcBorders>
            <w:shd w:val="clear" w:color="auto" w:fill="auto"/>
            <w:noWrap/>
            <w:vAlign w:val="bottom"/>
            <w:hideMark/>
          </w:tcPr>
          <w:p w14:paraId="4FD8C41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260</w:t>
            </w:r>
          </w:p>
        </w:tc>
        <w:tc>
          <w:tcPr>
            <w:tcW w:w="1142" w:type="dxa"/>
            <w:tcBorders>
              <w:top w:val="nil"/>
              <w:left w:val="nil"/>
              <w:bottom w:val="nil"/>
              <w:right w:val="nil"/>
            </w:tcBorders>
            <w:shd w:val="clear" w:color="auto" w:fill="auto"/>
            <w:noWrap/>
            <w:vAlign w:val="bottom"/>
            <w:hideMark/>
          </w:tcPr>
          <w:p w14:paraId="49E7FA2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63757D4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2D54842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1E5DD6A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1101B23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091FD6FC" w14:textId="19DD4AEC"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25872896" w14:textId="07183AC0"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4D2CCE52" w14:textId="5EEADF99"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2B6E0EEE" w14:textId="77777777" w:rsidTr="009D0F10">
        <w:trPr>
          <w:cantSplit/>
          <w:trHeight w:val="20"/>
        </w:trPr>
        <w:tc>
          <w:tcPr>
            <w:tcW w:w="1563" w:type="dxa"/>
            <w:tcBorders>
              <w:top w:val="nil"/>
              <w:left w:val="nil"/>
              <w:bottom w:val="nil"/>
              <w:right w:val="nil"/>
            </w:tcBorders>
            <w:shd w:val="clear" w:color="auto" w:fill="auto"/>
            <w:noWrap/>
            <w:vAlign w:val="bottom"/>
            <w:hideMark/>
          </w:tcPr>
          <w:p w14:paraId="0BB3F31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OtsAC20ROGR_0196</w:t>
            </w:r>
          </w:p>
        </w:tc>
        <w:tc>
          <w:tcPr>
            <w:tcW w:w="746" w:type="dxa"/>
            <w:tcBorders>
              <w:top w:val="nil"/>
              <w:left w:val="nil"/>
              <w:bottom w:val="nil"/>
              <w:right w:val="nil"/>
            </w:tcBorders>
            <w:shd w:val="clear" w:color="auto" w:fill="auto"/>
            <w:noWrap/>
            <w:vAlign w:val="bottom"/>
            <w:hideMark/>
          </w:tcPr>
          <w:p w14:paraId="11805B5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9/16/20</w:t>
            </w:r>
          </w:p>
        </w:tc>
        <w:tc>
          <w:tcPr>
            <w:tcW w:w="599" w:type="dxa"/>
            <w:tcBorders>
              <w:top w:val="nil"/>
              <w:left w:val="nil"/>
              <w:bottom w:val="nil"/>
              <w:right w:val="nil"/>
            </w:tcBorders>
            <w:shd w:val="clear" w:color="auto" w:fill="auto"/>
            <w:noWrap/>
            <w:vAlign w:val="bottom"/>
            <w:hideMark/>
          </w:tcPr>
          <w:p w14:paraId="043D111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260</w:t>
            </w:r>
          </w:p>
        </w:tc>
        <w:tc>
          <w:tcPr>
            <w:tcW w:w="1142" w:type="dxa"/>
            <w:tcBorders>
              <w:top w:val="nil"/>
              <w:left w:val="nil"/>
              <w:bottom w:val="nil"/>
              <w:right w:val="nil"/>
            </w:tcBorders>
            <w:shd w:val="clear" w:color="auto" w:fill="auto"/>
            <w:noWrap/>
            <w:vAlign w:val="bottom"/>
            <w:hideMark/>
          </w:tcPr>
          <w:p w14:paraId="35C57C3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743A3FA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79A92AC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69DA31C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72B3E53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7A6D9E4F" w14:textId="184FF944"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5A5F3E66" w14:textId="43267100"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12E9B915" w14:textId="4116D2DD"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4D55E000" w14:textId="77777777" w:rsidTr="009D0F10">
        <w:trPr>
          <w:cantSplit/>
          <w:trHeight w:val="20"/>
        </w:trPr>
        <w:tc>
          <w:tcPr>
            <w:tcW w:w="1563" w:type="dxa"/>
            <w:tcBorders>
              <w:top w:val="nil"/>
              <w:left w:val="nil"/>
              <w:bottom w:val="nil"/>
              <w:right w:val="nil"/>
            </w:tcBorders>
            <w:shd w:val="clear" w:color="auto" w:fill="auto"/>
            <w:noWrap/>
            <w:vAlign w:val="bottom"/>
            <w:hideMark/>
          </w:tcPr>
          <w:p w14:paraId="383F920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OtsAC20ROGR_0197</w:t>
            </w:r>
          </w:p>
        </w:tc>
        <w:tc>
          <w:tcPr>
            <w:tcW w:w="746" w:type="dxa"/>
            <w:tcBorders>
              <w:top w:val="nil"/>
              <w:left w:val="nil"/>
              <w:bottom w:val="nil"/>
              <w:right w:val="nil"/>
            </w:tcBorders>
            <w:shd w:val="clear" w:color="auto" w:fill="auto"/>
            <w:noWrap/>
            <w:vAlign w:val="bottom"/>
            <w:hideMark/>
          </w:tcPr>
          <w:p w14:paraId="79D31BD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9/16/20</w:t>
            </w:r>
          </w:p>
        </w:tc>
        <w:tc>
          <w:tcPr>
            <w:tcW w:w="599" w:type="dxa"/>
            <w:tcBorders>
              <w:top w:val="nil"/>
              <w:left w:val="nil"/>
              <w:bottom w:val="nil"/>
              <w:right w:val="nil"/>
            </w:tcBorders>
            <w:shd w:val="clear" w:color="auto" w:fill="auto"/>
            <w:noWrap/>
            <w:vAlign w:val="bottom"/>
            <w:hideMark/>
          </w:tcPr>
          <w:p w14:paraId="32E10C5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260</w:t>
            </w:r>
          </w:p>
        </w:tc>
        <w:tc>
          <w:tcPr>
            <w:tcW w:w="1142" w:type="dxa"/>
            <w:tcBorders>
              <w:top w:val="nil"/>
              <w:left w:val="nil"/>
              <w:bottom w:val="nil"/>
              <w:right w:val="nil"/>
            </w:tcBorders>
            <w:shd w:val="clear" w:color="auto" w:fill="auto"/>
            <w:noWrap/>
            <w:vAlign w:val="bottom"/>
            <w:hideMark/>
          </w:tcPr>
          <w:p w14:paraId="7EA3F0D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725C97D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653A049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7DD028C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35B9D63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355B5671" w14:textId="6EFF9D80"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0C1006D2" w14:textId="3E1C7C91"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5DE24AA1" w14:textId="69D68B02"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3259CA5B" w14:textId="77777777" w:rsidTr="009D0F10">
        <w:trPr>
          <w:cantSplit/>
          <w:trHeight w:val="20"/>
        </w:trPr>
        <w:tc>
          <w:tcPr>
            <w:tcW w:w="1563" w:type="dxa"/>
            <w:tcBorders>
              <w:top w:val="nil"/>
              <w:left w:val="nil"/>
              <w:bottom w:val="nil"/>
              <w:right w:val="nil"/>
            </w:tcBorders>
            <w:shd w:val="clear" w:color="auto" w:fill="auto"/>
            <w:noWrap/>
            <w:vAlign w:val="bottom"/>
            <w:hideMark/>
          </w:tcPr>
          <w:p w14:paraId="727F2DD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OtsAC20ROGR_0198</w:t>
            </w:r>
          </w:p>
        </w:tc>
        <w:tc>
          <w:tcPr>
            <w:tcW w:w="746" w:type="dxa"/>
            <w:tcBorders>
              <w:top w:val="nil"/>
              <w:left w:val="nil"/>
              <w:bottom w:val="nil"/>
              <w:right w:val="nil"/>
            </w:tcBorders>
            <w:shd w:val="clear" w:color="auto" w:fill="auto"/>
            <w:noWrap/>
            <w:vAlign w:val="bottom"/>
            <w:hideMark/>
          </w:tcPr>
          <w:p w14:paraId="140ED37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9/16/20</w:t>
            </w:r>
          </w:p>
        </w:tc>
        <w:tc>
          <w:tcPr>
            <w:tcW w:w="599" w:type="dxa"/>
            <w:tcBorders>
              <w:top w:val="nil"/>
              <w:left w:val="nil"/>
              <w:bottom w:val="nil"/>
              <w:right w:val="nil"/>
            </w:tcBorders>
            <w:shd w:val="clear" w:color="auto" w:fill="auto"/>
            <w:noWrap/>
            <w:vAlign w:val="bottom"/>
            <w:hideMark/>
          </w:tcPr>
          <w:p w14:paraId="17D3835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260</w:t>
            </w:r>
          </w:p>
        </w:tc>
        <w:tc>
          <w:tcPr>
            <w:tcW w:w="1142" w:type="dxa"/>
            <w:tcBorders>
              <w:top w:val="nil"/>
              <w:left w:val="nil"/>
              <w:bottom w:val="nil"/>
              <w:right w:val="nil"/>
            </w:tcBorders>
            <w:shd w:val="clear" w:color="auto" w:fill="auto"/>
            <w:noWrap/>
            <w:vAlign w:val="bottom"/>
            <w:hideMark/>
          </w:tcPr>
          <w:p w14:paraId="2861F41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50DE40F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796F346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3A3AF44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02B9B73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29B74D2B" w14:textId="1A81E518"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78183254" w14:textId="6DD407A2"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534FAAD7" w14:textId="7C1068B1"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1C083467" w14:textId="77777777" w:rsidTr="009D0F10">
        <w:trPr>
          <w:cantSplit/>
          <w:trHeight w:val="20"/>
        </w:trPr>
        <w:tc>
          <w:tcPr>
            <w:tcW w:w="1563" w:type="dxa"/>
            <w:tcBorders>
              <w:top w:val="nil"/>
              <w:left w:val="nil"/>
              <w:bottom w:val="nil"/>
              <w:right w:val="nil"/>
            </w:tcBorders>
            <w:shd w:val="clear" w:color="auto" w:fill="auto"/>
            <w:noWrap/>
            <w:vAlign w:val="bottom"/>
            <w:hideMark/>
          </w:tcPr>
          <w:p w14:paraId="39B4CD2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OtsAC20ROGR_0199</w:t>
            </w:r>
          </w:p>
        </w:tc>
        <w:tc>
          <w:tcPr>
            <w:tcW w:w="746" w:type="dxa"/>
            <w:tcBorders>
              <w:top w:val="nil"/>
              <w:left w:val="nil"/>
              <w:bottom w:val="nil"/>
              <w:right w:val="nil"/>
            </w:tcBorders>
            <w:shd w:val="clear" w:color="auto" w:fill="auto"/>
            <w:noWrap/>
            <w:vAlign w:val="bottom"/>
            <w:hideMark/>
          </w:tcPr>
          <w:p w14:paraId="682EADE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9/16/20</w:t>
            </w:r>
          </w:p>
        </w:tc>
        <w:tc>
          <w:tcPr>
            <w:tcW w:w="599" w:type="dxa"/>
            <w:tcBorders>
              <w:top w:val="nil"/>
              <w:left w:val="nil"/>
              <w:bottom w:val="nil"/>
              <w:right w:val="nil"/>
            </w:tcBorders>
            <w:shd w:val="clear" w:color="auto" w:fill="auto"/>
            <w:noWrap/>
            <w:vAlign w:val="bottom"/>
            <w:hideMark/>
          </w:tcPr>
          <w:p w14:paraId="61D1555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260</w:t>
            </w:r>
          </w:p>
        </w:tc>
        <w:tc>
          <w:tcPr>
            <w:tcW w:w="1142" w:type="dxa"/>
            <w:tcBorders>
              <w:top w:val="nil"/>
              <w:left w:val="nil"/>
              <w:bottom w:val="nil"/>
              <w:right w:val="nil"/>
            </w:tcBorders>
            <w:shd w:val="clear" w:color="auto" w:fill="auto"/>
            <w:noWrap/>
            <w:vAlign w:val="bottom"/>
            <w:hideMark/>
          </w:tcPr>
          <w:p w14:paraId="36C5060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3F85700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7D27471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66DFC81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320C598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1ED244FD" w14:textId="72D30A93"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03AD6E50" w14:textId="14AC2044"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2F6DA2B8" w14:textId="068BCFB0"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7DABF32D" w14:textId="77777777" w:rsidTr="009D0F10">
        <w:trPr>
          <w:cantSplit/>
          <w:trHeight w:val="20"/>
        </w:trPr>
        <w:tc>
          <w:tcPr>
            <w:tcW w:w="1563" w:type="dxa"/>
            <w:tcBorders>
              <w:top w:val="nil"/>
              <w:left w:val="nil"/>
              <w:bottom w:val="nil"/>
              <w:right w:val="nil"/>
            </w:tcBorders>
            <w:shd w:val="clear" w:color="auto" w:fill="auto"/>
            <w:noWrap/>
            <w:vAlign w:val="bottom"/>
            <w:hideMark/>
          </w:tcPr>
          <w:p w14:paraId="01CF18C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OtsAC20ROGR_0200</w:t>
            </w:r>
          </w:p>
        </w:tc>
        <w:tc>
          <w:tcPr>
            <w:tcW w:w="746" w:type="dxa"/>
            <w:tcBorders>
              <w:top w:val="nil"/>
              <w:left w:val="nil"/>
              <w:bottom w:val="nil"/>
              <w:right w:val="nil"/>
            </w:tcBorders>
            <w:shd w:val="clear" w:color="auto" w:fill="auto"/>
            <w:noWrap/>
            <w:vAlign w:val="bottom"/>
            <w:hideMark/>
          </w:tcPr>
          <w:p w14:paraId="00F751F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9/16/20</w:t>
            </w:r>
          </w:p>
        </w:tc>
        <w:tc>
          <w:tcPr>
            <w:tcW w:w="599" w:type="dxa"/>
            <w:tcBorders>
              <w:top w:val="nil"/>
              <w:left w:val="nil"/>
              <w:bottom w:val="nil"/>
              <w:right w:val="nil"/>
            </w:tcBorders>
            <w:shd w:val="clear" w:color="auto" w:fill="auto"/>
            <w:noWrap/>
            <w:vAlign w:val="bottom"/>
            <w:hideMark/>
          </w:tcPr>
          <w:p w14:paraId="2B0FE38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260</w:t>
            </w:r>
          </w:p>
        </w:tc>
        <w:tc>
          <w:tcPr>
            <w:tcW w:w="1142" w:type="dxa"/>
            <w:tcBorders>
              <w:top w:val="nil"/>
              <w:left w:val="nil"/>
              <w:bottom w:val="nil"/>
              <w:right w:val="nil"/>
            </w:tcBorders>
            <w:shd w:val="clear" w:color="auto" w:fill="auto"/>
            <w:noWrap/>
            <w:vAlign w:val="bottom"/>
            <w:hideMark/>
          </w:tcPr>
          <w:p w14:paraId="1B993D8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60DA62A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3506C95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6066E0B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65C81C6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48F69DA5" w14:textId="13FAE830"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380A90F1" w14:textId="6CD1646D"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08674AC4" w14:textId="6DF88554"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560DD1F4" w14:textId="77777777" w:rsidTr="009D0F10">
        <w:trPr>
          <w:cantSplit/>
          <w:trHeight w:val="20"/>
        </w:trPr>
        <w:tc>
          <w:tcPr>
            <w:tcW w:w="1563" w:type="dxa"/>
            <w:tcBorders>
              <w:top w:val="nil"/>
              <w:left w:val="nil"/>
              <w:bottom w:val="nil"/>
              <w:right w:val="nil"/>
            </w:tcBorders>
            <w:shd w:val="clear" w:color="auto" w:fill="auto"/>
            <w:noWrap/>
            <w:vAlign w:val="bottom"/>
            <w:hideMark/>
          </w:tcPr>
          <w:p w14:paraId="489D0B7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OtsAC20ROGR_0201</w:t>
            </w:r>
          </w:p>
        </w:tc>
        <w:tc>
          <w:tcPr>
            <w:tcW w:w="746" w:type="dxa"/>
            <w:tcBorders>
              <w:top w:val="nil"/>
              <w:left w:val="nil"/>
              <w:bottom w:val="nil"/>
              <w:right w:val="nil"/>
            </w:tcBorders>
            <w:shd w:val="clear" w:color="auto" w:fill="auto"/>
            <w:noWrap/>
            <w:vAlign w:val="bottom"/>
            <w:hideMark/>
          </w:tcPr>
          <w:p w14:paraId="4BCDD9D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9/16/20</w:t>
            </w:r>
          </w:p>
        </w:tc>
        <w:tc>
          <w:tcPr>
            <w:tcW w:w="599" w:type="dxa"/>
            <w:tcBorders>
              <w:top w:val="nil"/>
              <w:left w:val="nil"/>
              <w:bottom w:val="nil"/>
              <w:right w:val="nil"/>
            </w:tcBorders>
            <w:shd w:val="clear" w:color="auto" w:fill="auto"/>
            <w:noWrap/>
            <w:vAlign w:val="bottom"/>
            <w:hideMark/>
          </w:tcPr>
          <w:p w14:paraId="332A6EB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260</w:t>
            </w:r>
          </w:p>
        </w:tc>
        <w:tc>
          <w:tcPr>
            <w:tcW w:w="1142" w:type="dxa"/>
            <w:tcBorders>
              <w:top w:val="nil"/>
              <w:left w:val="nil"/>
              <w:bottom w:val="nil"/>
              <w:right w:val="nil"/>
            </w:tcBorders>
            <w:shd w:val="clear" w:color="auto" w:fill="auto"/>
            <w:noWrap/>
            <w:vAlign w:val="bottom"/>
            <w:hideMark/>
          </w:tcPr>
          <w:p w14:paraId="7DE5132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581CA85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5E73F8E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221FF50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3F08023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31497DFA" w14:textId="4D066FCB"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6B72A7AD" w14:textId="73BFE5A4"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2897791B" w14:textId="72485674"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55E2C048" w14:textId="77777777" w:rsidTr="009D0F10">
        <w:trPr>
          <w:cantSplit/>
          <w:trHeight w:val="20"/>
        </w:trPr>
        <w:tc>
          <w:tcPr>
            <w:tcW w:w="1563" w:type="dxa"/>
            <w:tcBorders>
              <w:top w:val="nil"/>
              <w:left w:val="nil"/>
              <w:bottom w:val="nil"/>
              <w:right w:val="nil"/>
            </w:tcBorders>
            <w:shd w:val="clear" w:color="auto" w:fill="auto"/>
            <w:noWrap/>
            <w:vAlign w:val="bottom"/>
            <w:hideMark/>
          </w:tcPr>
          <w:p w14:paraId="6B3C72F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OtsAC20ROGR_0202</w:t>
            </w:r>
          </w:p>
        </w:tc>
        <w:tc>
          <w:tcPr>
            <w:tcW w:w="746" w:type="dxa"/>
            <w:tcBorders>
              <w:top w:val="nil"/>
              <w:left w:val="nil"/>
              <w:bottom w:val="nil"/>
              <w:right w:val="nil"/>
            </w:tcBorders>
            <w:shd w:val="clear" w:color="auto" w:fill="auto"/>
            <w:noWrap/>
            <w:vAlign w:val="bottom"/>
            <w:hideMark/>
          </w:tcPr>
          <w:p w14:paraId="0913CBE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9/16/20</w:t>
            </w:r>
          </w:p>
        </w:tc>
        <w:tc>
          <w:tcPr>
            <w:tcW w:w="599" w:type="dxa"/>
            <w:tcBorders>
              <w:top w:val="nil"/>
              <w:left w:val="nil"/>
              <w:bottom w:val="nil"/>
              <w:right w:val="nil"/>
            </w:tcBorders>
            <w:shd w:val="clear" w:color="auto" w:fill="auto"/>
            <w:noWrap/>
            <w:vAlign w:val="bottom"/>
            <w:hideMark/>
          </w:tcPr>
          <w:p w14:paraId="5781D96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260</w:t>
            </w:r>
          </w:p>
        </w:tc>
        <w:tc>
          <w:tcPr>
            <w:tcW w:w="1142" w:type="dxa"/>
            <w:tcBorders>
              <w:top w:val="nil"/>
              <w:left w:val="nil"/>
              <w:bottom w:val="nil"/>
              <w:right w:val="nil"/>
            </w:tcBorders>
            <w:shd w:val="clear" w:color="auto" w:fill="auto"/>
            <w:noWrap/>
            <w:vAlign w:val="bottom"/>
            <w:hideMark/>
          </w:tcPr>
          <w:p w14:paraId="2B7DE34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1785616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72F780B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1C12D35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1941794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7FD5A09B" w14:textId="44D677AF"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417F4D06" w14:textId="6EBE3CEE"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4BBABC9D" w14:textId="5C3B0637"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33CBF2FD" w14:textId="77777777" w:rsidTr="009D0F10">
        <w:trPr>
          <w:cantSplit/>
          <w:trHeight w:val="20"/>
        </w:trPr>
        <w:tc>
          <w:tcPr>
            <w:tcW w:w="1563" w:type="dxa"/>
            <w:tcBorders>
              <w:top w:val="nil"/>
              <w:left w:val="nil"/>
              <w:bottom w:val="nil"/>
              <w:right w:val="nil"/>
            </w:tcBorders>
            <w:shd w:val="clear" w:color="auto" w:fill="auto"/>
            <w:noWrap/>
            <w:vAlign w:val="bottom"/>
            <w:hideMark/>
          </w:tcPr>
          <w:p w14:paraId="76F75D8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OtsAC20ROGR_0203</w:t>
            </w:r>
          </w:p>
        </w:tc>
        <w:tc>
          <w:tcPr>
            <w:tcW w:w="746" w:type="dxa"/>
            <w:tcBorders>
              <w:top w:val="nil"/>
              <w:left w:val="nil"/>
              <w:bottom w:val="nil"/>
              <w:right w:val="nil"/>
            </w:tcBorders>
            <w:shd w:val="clear" w:color="auto" w:fill="auto"/>
            <w:noWrap/>
            <w:vAlign w:val="bottom"/>
            <w:hideMark/>
          </w:tcPr>
          <w:p w14:paraId="0ACCCA6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9/16/20</w:t>
            </w:r>
          </w:p>
        </w:tc>
        <w:tc>
          <w:tcPr>
            <w:tcW w:w="599" w:type="dxa"/>
            <w:tcBorders>
              <w:top w:val="nil"/>
              <w:left w:val="nil"/>
              <w:bottom w:val="nil"/>
              <w:right w:val="nil"/>
            </w:tcBorders>
            <w:shd w:val="clear" w:color="auto" w:fill="auto"/>
            <w:noWrap/>
            <w:vAlign w:val="bottom"/>
            <w:hideMark/>
          </w:tcPr>
          <w:p w14:paraId="6D7EC07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260</w:t>
            </w:r>
          </w:p>
        </w:tc>
        <w:tc>
          <w:tcPr>
            <w:tcW w:w="1142" w:type="dxa"/>
            <w:tcBorders>
              <w:top w:val="nil"/>
              <w:left w:val="nil"/>
              <w:bottom w:val="nil"/>
              <w:right w:val="nil"/>
            </w:tcBorders>
            <w:shd w:val="clear" w:color="auto" w:fill="auto"/>
            <w:noWrap/>
            <w:vAlign w:val="bottom"/>
            <w:hideMark/>
          </w:tcPr>
          <w:p w14:paraId="32AB762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76E0314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11D011D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764A42C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19F15B1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5B401FDA" w14:textId="0B1F39CD"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4612C543" w14:textId="3B917A87"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592677BA" w14:textId="10592A94"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50765084" w14:textId="77777777" w:rsidTr="009D0F10">
        <w:trPr>
          <w:cantSplit/>
          <w:trHeight w:val="20"/>
        </w:trPr>
        <w:tc>
          <w:tcPr>
            <w:tcW w:w="1563" w:type="dxa"/>
            <w:tcBorders>
              <w:top w:val="nil"/>
              <w:left w:val="nil"/>
              <w:bottom w:val="nil"/>
              <w:right w:val="nil"/>
            </w:tcBorders>
            <w:shd w:val="clear" w:color="auto" w:fill="auto"/>
            <w:noWrap/>
            <w:vAlign w:val="bottom"/>
            <w:hideMark/>
          </w:tcPr>
          <w:p w14:paraId="3235944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OtsAC20ROGR_0204</w:t>
            </w:r>
          </w:p>
        </w:tc>
        <w:tc>
          <w:tcPr>
            <w:tcW w:w="746" w:type="dxa"/>
            <w:tcBorders>
              <w:top w:val="nil"/>
              <w:left w:val="nil"/>
              <w:bottom w:val="nil"/>
              <w:right w:val="nil"/>
            </w:tcBorders>
            <w:shd w:val="clear" w:color="auto" w:fill="auto"/>
            <w:noWrap/>
            <w:vAlign w:val="bottom"/>
            <w:hideMark/>
          </w:tcPr>
          <w:p w14:paraId="4C861C6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9/18/20</w:t>
            </w:r>
          </w:p>
        </w:tc>
        <w:tc>
          <w:tcPr>
            <w:tcW w:w="599" w:type="dxa"/>
            <w:tcBorders>
              <w:top w:val="nil"/>
              <w:left w:val="nil"/>
              <w:bottom w:val="nil"/>
              <w:right w:val="nil"/>
            </w:tcBorders>
            <w:shd w:val="clear" w:color="auto" w:fill="auto"/>
            <w:noWrap/>
            <w:vAlign w:val="bottom"/>
            <w:hideMark/>
          </w:tcPr>
          <w:p w14:paraId="4FFC15C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262</w:t>
            </w:r>
          </w:p>
        </w:tc>
        <w:tc>
          <w:tcPr>
            <w:tcW w:w="1142" w:type="dxa"/>
            <w:tcBorders>
              <w:top w:val="nil"/>
              <w:left w:val="nil"/>
              <w:bottom w:val="nil"/>
              <w:right w:val="nil"/>
            </w:tcBorders>
            <w:shd w:val="clear" w:color="auto" w:fill="auto"/>
            <w:noWrap/>
            <w:vAlign w:val="bottom"/>
            <w:hideMark/>
          </w:tcPr>
          <w:p w14:paraId="14DD1B6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01715EF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7555F39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7D6DCB7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78240FE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1A8362F2" w14:textId="27C0C9F1"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3D7796C9" w14:textId="40B74C7E"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2FE071B1" w14:textId="04767C90"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1BC5F379" w14:textId="77777777" w:rsidTr="009D0F10">
        <w:trPr>
          <w:cantSplit/>
          <w:trHeight w:val="20"/>
        </w:trPr>
        <w:tc>
          <w:tcPr>
            <w:tcW w:w="1563" w:type="dxa"/>
            <w:tcBorders>
              <w:top w:val="nil"/>
              <w:left w:val="nil"/>
              <w:bottom w:val="nil"/>
              <w:right w:val="nil"/>
            </w:tcBorders>
            <w:shd w:val="clear" w:color="auto" w:fill="auto"/>
            <w:noWrap/>
            <w:vAlign w:val="bottom"/>
            <w:hideMark/>
          </w:tcPr>
          <w:p w14:paraId="65FBC12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OtsAC20ROGR_0205</w:t>
            </w:r>
          </w:p>
        </w:tc>
        <w:tc>
          <w:tcPr>
            <w:tcW w:w="746" w:type="dxa"/>
            <w:tcBorders>
              <w:top w:val="nil"/>
              <w:left w:val="nil"/>
              <w:bottom w:val="nil"/>
              <w:right w:val="nil"/>
            </w:tcBorders>
            <w:shd w:val="clear" w:color="auto" w:fill="auto"/>
            <w:noWrap/>
            <w:vAlign w:val="bottom"/>
            <w:hideMark/>
          </w:tcPr>
          <w:p w14:paraId="062DCFE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9/18/20</w:t>
            </w:r>
          </w:p>
        </w:tc>
        <w:tc>
          <w:tcPr>
            <w:tcW w:w="599" w:type="dxa"/>
            <w:tcBorders>
              <w:top w:val="nil"/>
              <w:left w:val="nil"/>
              <w:bottom w:val="nil"/>
              <w:right w:val="nil"/>
            </w:tcBorders>
            <w:shd w:val="clear" w:color="auto" w:fill="auto"/>
            <w:noWrap/>
            <w:vAlign w:val="bottom"/>
            <w:hideMark/>
          </w:tcPr>
          <w:p w14:paraId="268DCFD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262</w:t>
            </w:r>
          </w:p>
        </w:tc>
        <w:tc>
          <w:tcPr>
            <w:tcW w:w="1142" w:type="dxa"/>
            <w:tcBorders>
              <w:top w:val="nil"/>
              <w:left w:val="nil"/>
              <w:bottom w:val="nil"/>
              <w:right w:val="nil"/>
            </w:tcBorders>
            <w:shd w:val="clear" w:color="auto" w:fill="auto"/>
            <w:noWrap/>
            <w:vAlign w:val="bottom"/>
            <w:hideMark/>
          </w:tcPr>
          <w:p w14:paraId="296B862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1D05991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7ACE35C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53F134B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6780E17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5655A163" w14:textId="0A5AADF7"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2E1D3E0A" w14:textId="0461259C"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32E1CEC4" w14:textId="154CB986"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7EB1E077" w14:textId="77777777" w:rsidTr="009D0F10">
        <w:trPr>
          <w:cantSplit/>
          <w:trHeight w:val="20"/>
        </w:trPr>
        <w:tc>
          <w:tcPr>
            <w:tcW w:w="1563" w:type="dxa"/>
            <w:tcBorders>
              <w:top w:val="nil"/>
              <w:left w:val="nil"/>
              <w:bottom w:val="nil"/>
              <w:right w:val="nil"/>
            </w:tcBorders>
            <w:shd w:val="clear" w:color="auto" w:fill="auto"/>
            <w:noWrap/>
            <w:vAlign w:val="bottom"/>
            <w:hideMark/>
          </w:tcPr>
          <w:p w14:paraId="141A1A4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OtsAC20ROGR_0206</w:t>
            </w:r>
          </w:p>
        </w:tc>
        <w:tc>
          <w:tcPr>
            <w:tcW w:w="746" w:type="dxa"/>
            <w:tcBorders>
              <w:top w:val="nil"/>
              <w:left w:val="nil"/>
              <w:bottom w:val="nil"/>
              <w:right w:val="nil"/>
            </w:tcBorders>
            <w:shd w:val="clear" w:color="auto" w:fill="auto"/>
            <w:noWrap/>
            <w:vAlign w:val="bottom"/>
            <w:hideMark/>
          </w:tcPr>
          <w:p w14:paraId="486E43B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9/21/20</w:t>
            </w:r>
          </w:p>
        </w:tc>
        <w:tc>
          <w:tcPr>
            <w:tcW w:w="599" w:type="dxa"/>
            <w:tcBorders>
              <w:top w:val="nil"/>
              <w:left w:val="nil"/>
              <w:bottom w:val="nil"/>
              <w:right w:val="nil"/>
            </w:tcBorders>
            <w:shd w:val="clear" w:color="auto" w:fill="auto"/>
            <w:noWrap/>
            <w:vAlign w:val="bottom"/>
            <w:hideMark/>
          </w:tcPr>
          <w:p w14:paraId="4929D43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265</w:t>
            </w:r>
          </w:p>
        </w:tc>
        <w:tc>
          <w:tcPr>
            <w:tcW w:w="1142" w:type="dxa"/>
            <w:tcBorders>
              <w:top w:val="nil"/>
              <w:left w:val="nil"/>
              <w:bottom w:val="nil"/>
              <w:right w:val="nil"/>
            </w:tcBorders>
            <w:shd w:val="clear" w:color="auto" w:fill="auto"/>
            <w:noWrap/>
            <w:vAlign w:val="bottom"/>
            <w:hideMark/>
          </w:tcPr>
          <w:p w14:paraId="64BE6BE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783DC89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7546377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21CB3AA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0C970CB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19CE8FDC" w14:textId="39834D6F"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2471AF2F" w14:textId="615AEFD5"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385A63C2" w14:textId="050D5B66"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27E13E3C" w14:textId="77777777" w:rsidTr="009D0F10">
        <w:trPr>
          <w:cantSplit/>
          <w:trHeight w:val="20"/>
        </w:trPr>
        <w:tc>
          <w:tcPr>
            <w:tcW w:w="1563" w:type="dxa"/>
            <w:tcBorders>
              <w:top w:val="nil"/>
              <w:left w:val="nil"/>
              <w:bottom w:val="nil"/>
              <w:right w:val="nil"/>
            </w:tcBorders>
            <w:shd w:val="clear" w:color="auto" w:fill="auto"/>
            <w:noWrap/>
            <w:vAlign w:val="bottom"/>
            <w:hideMark/>
          </w:tcPr>
          <w:p w14:paraId="08FD310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OtsAC20ROGR_0207</w:t>
            </w:r>
          </w:p>
        </w:tc>
        <w:tc>
          <w:tcPr>
            <w:tcW w:w="746" w:type="dxa"/>
            <w:tcBorders>
              <w:top w:val="nil"/>
              <w:left w:val="nil"/>
              <w:bottom w:val="nil"/>
              <w:right w:val="nil"/>
            </w:tcBorders>
            <w:shd w:val="clear" w:color="auto" w:fill="auto"/>
            <w:noWrap/>
            <w:vAlign w:val="bottom"/>
            <w:hideMark/>
          </w:tcPr>
          <w:p w14:paraId="744E1CA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9/23/20</w:t>
            </w:r>
          </w:p>
        </w:tc>
        <w:tc>
          <w:tcPr>
            <w:tcW w:w="599" w:type="dxa"/>
            <w:tcBorders>
              <w:top w:val="nil"/>
              <w:left w:val="nil"/>
              <w:bottom w:val="nil"/>
              <w:right w:val="nil"/>
            </w:tcBorders>
            <w:shd w:val="clear" w:color="auto" w:fill="auto"/>
            <w:noWrap/>
            <w:vAlign w:val="bottom"/>
            <w:hideMark/>
          </w:tcPr>
          <w:p w14:paraId="73AD0C7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267</w:t>
            </w:r>
          </w:p>
        </w:tc>
        <w:tc>
          <w:tcPr>
            <w:tcW w:w="1142" w:type="dxa"/>
            <w:tcBorders>
              <w:top w:val="nil"/>
              <w:left w:val="nil"/>
              <w:bottom w:val="nil"/>
              <w:right w:val="nil"/>
            </w:tcBorders>
            <w:shd w:val="clear" w:color="auto" w:fill="auto"/>
            <w:noWrap/>
            <w:vAlign w:val="bottom"/>
            <w:hideMark/>
          </w:tcPr>
          <w:p w14:paraId="50C482F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1DE0B45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507438F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15B9314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7CA3F4F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38FA6E58" w14:textId="51A1D1A2"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7A67F71D" w14:textId="79E90385"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018008E1" w14:textId="54875D38"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66F3F913" w14:textId="77777777" w:rsidTr="009D0F10">
        <w:trPr>
          <w:cantSplit/>
          <w:trHeight w:val="20"/>
        </w:trPr>
        <w:tc>
          <w:tcPr>
            <w:tcW w:w="1563" w:type="dxa"/>
            <w:tcBorders>
              <w:top w:val="nil"/>
              <w:left w:val="nil"/>
              <w:bottom w:val="nil"/>
              <w:right w:val="nil"/>
            </w:tcBorders>
            <w:shd w:val="clear" w:color="auto" w:fill="auto"/>
            <w:noWrap/>
            <w:vAlign w:val="bottom"/>
            <w:hideMark/>
          </w:tcPr>
          <w:p w14:paraId="071D5AD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OtsAC20ROGR_0208</w:t>
            </w:r>
          </w:p>
        </w:tc>
        <w:tc>
          <w:tcPr>
            <w:tcW w:w="746" w:type="dxa"/>
            <w:tcBorders>
              <w:top w:val="nil"/>
              <w:left w:val="nil"/>
              <w:bottom w:val="nil"/>
              <w:right w:val="nil"/>
            </w:tcBorders>
            <w:shd w:val="clear" w:color="auto" w:fill="auto"/>
            <w:noWrap/>
            <w:vAlign w:val="bottom"/>
            <w:hideMark/>
          </w:tcPr>
          <w:p w14:paraId="0C33B82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9/23/20</w:t>
            </w:r>
          </w:p>
        </w:tc>
        <w:tc>
          <w:tcPr>
            <w:tcW w:w="599" w:type="dxa"/>
            <w:tcBorders>
              <w:top w:val="nil"/>
              <w:left w:val="nil"/>
              <w:bottom w:val="nil"/>
              <w:right w:val="nil"/>
            </w:tcBorders>
            <w:shd w:val="clear" w:color="auto" w:fill="auto"/>
            <w:noWrap/>
            <w:vAlign w:val="bottom"/>
            <w:hideMark/>
          </w:tcPr>
          <w:p w14:paraId="372D570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267</w:t>
            </w:r>
          </w:p>
        </w:tc>
        <w:tc>
          <w:tcPr>
            <w:tcW w:w="1142" w:type="dxa"/>
            <w:tcBorders>
              <w:top w:val="nil"/>
              <w:left w:val="nil"/>
              <w:bottom w:val="nil"/>
              <w:right w:val="nil"/>
            </w:tcBorders>
            <w:shd w:val="clear" w:color="auto" w:fill="auto"/>
            <w:noWrap/>
            <w:vAlign w:val="bottom"/>
            <w:hideMark/>
          </w:tcPr>
          <w:p w14:paraId="61714E7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52DD4C4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0EC4407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19E92A8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21118A6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38F894CC" w14:textId="4B7D15E6"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33713319" w14:textId="4AFA5380"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18C20985" w14:textId="518B309B"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171F8948" w14:textId="77777777" w:rsidTr="009D0F10">
        <w:trPr>
          <w:cantSplit/>
          <w:trHeight w:val="20"/>
        </w:trPr>
        <w:tc>
          <w:tcPr>
            <w:tcW w:w="1563" w:type="dxa"/>
            <w:tcBorders>
              <w:top w:val="nil"/>
              <w:left w:val="nil"/>
              <w:bottom w:val="nil"/>
              <w:right w:val="nil"/>
            </w:tcBorders>
            <w:shd w:val="clear" w:color="auto" w:fill="auto"/>
            <w:noWrap/>
            <w:vAlign w:val="bottom"/>
            <w:hideMark/>
          </w:tcPr>
          <w:p w14:paraId="38A72BD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OtsAC20ROGR_0209</w:t>
            </w:r>
          </w:p>
        </w:tc>
        <w:tc>
          <w:tcPr>
            <w:tcW w:w="746" w:type="dxa"/>
            <w:tcBorders>
              <w:top w:val="nil"/>
              <w:left w:val="nil"/>
              <w:bottom w:val="nil"/>
              <w:right w:val="nil"/>
            </w:tcBorders>
            <w:shd w:val="clear" w:color="auto" w:fill="auto"/>
            <w:noWrap/>
            <w:vAlign w:val="bottom"/>
            <w:hideMark/>
          </w:tcPr>
          <w:p w14:paraId="004A8E9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9/28/20</w:t>
            </w:r>
          </w:p>
        </w:tc>
        <w:tc>
          <w:tcPr>
            <w:tcW w:w="599" w:type="dxa"/>
            <w:tcBorders>
              <w:top w:val="nil"/>
              <w:left w:val="nil"/>
              <w:bottom w:val="nil"/>
              <w:right w:val="nil"/>
            </w:tcBorders>
            <w:shd w:val="clear" w:color="auto" w:fill="auto"/>
            <w:noWrap/>
            <w:vAlign w:val="bottom"/>
            <w:hideMark/>
          </w:tcPr>
          <w:p w14:paraId="474CC70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272</w:t>
            </w:r>
          </w:p>
        </w:tc>
        <w:tc>
          <w:tcPr>
            <w:tcW w:w="1142" w:type="dxa"/>
            <w:tcBorders>
              <w:top w:val="nil"/>
              <w:left w:val="nil"/>
              <w:bottom w:val="nil"/>
              <w:right w:val="nil"/>
            </w:tcBorders>
            <w:shd w:val="clear" w:color="auto" w:fill="auto"/>
            <w:noWrap/>
            <w:vAlign w:val="bottom"/>
            <w:hideMark/>
          </w:tcPr>
          <w:p w14:paraId="677CAD7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3517867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628F8EE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386AFD4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7B845FB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2057F8A6" w14:textId="6A6B8B09"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69EAA8C8" w14:textId="34C6633D"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6A59EE80" w14:textId="7AA146C5"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318C2680" w14:textId="77777777" w:rsidTr="009D0F10">
        <w:trPr>
          <w:cantSplit/>
          <w:trHeight w:val="20"/>
        </w:trPr>
        <w:tc>
          <w:tcPr>
            <w:tcW w:w="1563" w:type="dxa"/>
            <w:tcBorders>
              <w:top w:val="nil"/>
              <w:left w:val="nil"/>
              <w:bottom w:val="nil"/>
              <w:right w:val="nil"/>
            </w:tcBorders>
            <w:shd w:val="clear" w:color="auto" w:fill="auto"/>
            <w:noWrap/>
            <w:vAlign w:val="bottom"/>
            <w:hideMark/>
          </w:tcPr>
          <w:p w14:paraId="2FE24E6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OtsAC20ROGR_0210</w:t>
            </w:r>
          </w:p>
        </w:tc>
        <w:tc>
          <w:tcPr>
            <w:tcW w:w="746" w:type="dxa"/>
            <w:tcBorders>
              <w:top w:val="nil"/>
              <w:left w:val="nil"/>
              <w:bottom w:val="nil"/>
              <w:right w:val="nil"/>
            </w:tcBorders>
            <w:shd w:val="clear" w:color="auto" w:fill="auto"/>
            <w:noWrap/>
            <w:vAlign w:val="bottom"/>
            <w:hideMark/>
          </w:tcPr>
          <w:p w14:paraId="17E65E3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9/28/20</w:t>
            </w:r>
          </w:p>
        </w:tc>
        <w:tc>
          <w:tcPr>
            <w:tcW w:w="599" w:type="dxa"/>
            <w:tcBorders>
              <w:top w:val="nil"/>
              <w:left w:val="nil"/>
              <w:bottom w:val="nil"/>
              <w:right w:val="nil"/>
            </w:tcBorders>
            <w:shd w:val="clear" w:color="auto" w:fill="auto"/>
            <w:noWrap/>
            <w:vAlign w:val="bottom"/>
            <w:hideMark/>
          </w:tcPr>
          <w:p w14:paraId="7BB968E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272</w:t>
            </w:r>
          </w:p>
        </w:tc>
        <w:tc>
          <w:tcPr>
            <w:tcW w:w="1142" w:type="dxa"/>
            <w:tcBorders>
              <w:top w:val="nil"/>
              <w:left w:val="nil"/>
              <w:bottom w:val="nil"/>
              <w:right w:val="nil"/>
            </w:tcBorders>
            <w:shd w:val="clear" w:color="auto" w:fill="auto"/>
            <w:noWrap/>
            <w:vAlign w:val="bottom"/>
            <w:hideMark/>
          </w:tcPr>
          <w:p w14:paraId="12FA489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26BFF7F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2D98852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4F396C3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68F8FFD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337B21F0" w14:textId="5D43D754"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15D1B753" w14:textId="75163B49"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2972BB67" w14:textId="5BAF42D9"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358B7BFE" w14:textId="77777777" w:rsidTr="009D0F10">
        <w:trPr>
          <w:cantSplit/>
          <w:trHeight w:val="20"/>
        </w:trPr>
        <w:tc>
          <w:tcPr>
            <w:tcW w:w="1563" w:type="dxa"/>
            <w:tcBorders>
              <w:top w:val="nil"/>
              <w:left w:val="nil"/>
              <w:bottom w:val="nil"/>
              <w:right w:val="nil"/>
            </w:tcBorders>
            <w:shd w:val="clear" w:color="auto" w:fill="auto"/>
            <w:noWrap/>
            <w:vAlign w:val="bottom"/>
            <w:hideMark/>
          </w:tcPr>
          <w:p w14:paraId="68ADCC4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OtsAC20ROGR_0211</w:t>
            </w:r>
          </w:p>
        </w:tc>
        <w:tc>
          <w:tcPr>
            <w:tcW w:w="746" w:type="dxa"/>
            <w:tcBorders>
              <w:top w:val="nil"/>
              <w:left w:val="nil"/>
              <w:bottom w:val="nil"/>
              <w:right w:val="nil"/>
            </w:tcBorders>
            <w:shd w:val="clear" w:color="auto" w:fill="auto"/>
            <w:noWrap/>
            <w:vAlign w:val="bottom"/>
            <w:hideMark/>
          </w:tcPr>
          <w:p w14:paraId="6E836A9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9/30/20</w:t>
            </w:r>
          </w:p>
        </w:tc>
        <w:tc>
          <w:tcPr>
            <w:tcW w:w="599" w:type="dxa"/>
            <w:tcBorders>
              <w:top w:val="nil"/>
              <w:left w:val="nil"/>
              <w:bottom w:val="nil"/>
              <w:right w:val="nil"/>
            </w:tcBorders>
            <w:shd w:val="clear" w:color="auto" w:fill="auto"/>
            <w:noWrap/>
            <w:vAlign w:val="bottom"/>
            <w:hideMark/>
          </w:tcPr>
          <w:p w14:paraId="429DA4D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274</w:t>
            </w:r>
          </w:p>
        </w:tc>
        <w:tc>
          <w:tcPr>
            <w:tcW w:w="1142" w:type="dxa"/>
            <w:tcBorders>
              <w:top w:val="nil"/>
              <w:left w:val="nil"/>
              <w:bottom w:val="nil"/>
              <w:right w:val="nil"/>
            </w:tcBorders>
            <w:shd w:val="clear" w:color="auto" w:fill="auto"/>
            <w:noWrap/>
            <w:vAlign w:val="bottom"/>
            <w:hideMark/>
          </w:tcPr>
          <w:p w14:paraId="34C9683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2DAF712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3E94ABF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6896623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6C43EF3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053CF324" w14:textId="58A4E538"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0E485DC2" w14:textId="4C6B1A05"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09419F5E" w14:textId="6BBFC195"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bl>
    <w:p w14:paraId="059765F0" w14:textId="77777777" w:rsidR="00A4567F" w:rsidRDefault="00A4567F">
      <w:pPr>
        <w:rPr>
          <w:sz w:val="24"/>
          <w:szCs w:val="24"/>
        </w:rPr>
      </w:pPr>
    </w:p>
    <w:p w14:paraId="4E957686" w14:textId="0CD6BF62" w:rsidR="00A4567F" w:rsidRPr="00A4567F" w:rsidRDefault="00A4567F" w:rsidP="004C16D9">
      <w:pPr>
        <w:rPr>
          <w:b/>
          <w:bCs/>
          <w:sz w:val="24"/>
          <w:szCs w:val="24"/>
        </w:rPr>
        <w:sectPr w:rsidR="00A4567F" w:rsidRPr="00A4567F" w:rsidSect="00493190">
          <w:pgSz w:w="15840" w:h="12240" w:orient="landscape" w:code="1"/>
          <w:pgMar w:top="945" w:right="1440" w:bottom="1440" w:left="1440" w:header="720" w:footer="720" w:gutter="0"/>
          <w:pgNumType w:start="0"/>
          <w:cols w:space="720"/>
          <w:docGrid w:linePitch="360"/>
        </w:sectPr>
      </w:pPr>
      <w:r w:rsidRPr="00A4567F">
        <w:rPr>
          <w:b/>
          <w:bCs/>
          <w:sz w:val="24"/>
          <w:szCs w:val="24"/>
        </w:rPr>
        <w:t xml:space="preserve">Table </w:t>
      </w:r>
      <w:r>
        <w:rPr>
          <w:b/>
          <w:bCs/>
          <w:sz w:val="24"/>
          <w:szCs w:val="24"/>
        </w:rPr>
        <w:t>S</w:t>
      </w:r>
      <w:r w:rsidRPr="00A4567F">
        <w:rPr>
          <w:b/>
          <w:bCs/>
          <w:sz w:val="24"/>
          <w:szCs w:val="24"/>
        </w:rPr>
        <w:t>1.</w:t>
      </w:r>
      <w:r w:rsidR="00222424">
        <w:rPr>
          <w:b/>
          <w:bCs/>
          <w:sz w:val="24"/>
          <w:szCs w:val="24"/>
        </w:rPr>
        <w:t xml:space="preserve"> </w:t>
      </w:r>
      <w:r w:rsidR="00222424" w:rsidRPr="005864CA">
        <w:rPr>
          <w:sz w:val="24"/>
          <w:szCs w:val="24"/>
        </w:rPr>
        <w:t xml:space="preserve">The </w:t>
      </w:r>
      <w:r w:rsidR="005864CA">
        <w:rPr>
          <w:sz w:val="24"/>
          <w:szCs w:val="24"/>
        </w:rPr>
        <w:t xml:space="preserve">full </w:t>
      </w:r>
      <w:r w:rsidR="00222424" w:rsidRPr="005864CA">
        <w:rPr>
          <w:sz w:val="24"/>
          <w:szCs w:val="24"/>
        </w:rPr>
        <w:t>dataset used for the analyses w</w:t>
      </w:r>
      <w:r w:rsidR="005864CA">
        <w:rPr>
          <w:sz w:val="24"/>
          <w:szCs w:val="24"/>
        </w:rPr>
        <w:t>hich consists of 209 Chinook salmon samples collected in the Lower Rogue River in 2020.</w:t>
      </w:r>
      <w:r w:rsidR="004455F1">
        <w:rPr>
          <w:sz w:val="24"/>
          <w:szCs w:val="24"/>
        </w:rPr>
        <w:t xml:space="preserve"> Two of the Rogue Bay cleaning station samples were </w:t>
      </w:r>
      <w:r w:rsidR="009D0F10">
        <w:rPr>
          <w:sz w:val="24"/>
          <w:szCs w:val="24"/>
        </w:rPr>
        <w:t xml:space="preserve">excluded during genotype filtering </w:t>
      </w:r>
      <w:r w:rsidR="008C082A">
        <w:rPr>
          <w:sz w:val="24"/>
          <w:szCs w:val="24"/>
        </w:rPr>
        <w:t>due to high missingness.</w:t>
      </w:r>
    </w:p>
    <w:p w14:paraId="33A9A8AA" w14:textId="5649AC72" w:rsidR="00311713" w:rsidRDefault="00311713">
      <w:pPr>
        <w:rPr>
          <w:sz w:val="24"/>
          <w:szCs w:val="24"/>
        </w:rPr>
      </w:pPr>
    </w:p>
    <w:p w14:paraId="51C5E17F" w14:textId="7B891DD0" w:rsidR="00144E70" w:rsidRDefault="00311713" w:rsidP="00493190">
      <w:pPr>
        <w:rPr>
          <w:sz w:val="24"/>
          <w:szCs w:val="24"/>
        </w:rPr>
        <w:sectPr w:rsidR="00144E70" w:rsidSect="00493190">
          <w:pgSz w:w="12240" w:h="15840" w:code="1"/>
          <w:pgMar w:top="1440" w:right="1440" w:bottom="1440" w:left="1440" w:header="720" w:footer="720" w:gutter="0"/>
          <w:pgNumType w:start="0"/>
          <w:cols w:space="720"/>
          <w:docGrid w:linePitch="360"/>
        </w:sectPr>
      </w:pPr>
      <w:r>
        <w:rPr>
          <w:sz w:val="24"/>
          <w:szCs w:val="24"/>
        </w:rPr>
        <w:br w:type="page"/>
      </w:r>
    </w:p>
    <w:p w14:paraId="0EB850F6" w14:textId="77777777" w:rsidR="00144E70" w:rsidRPr="00630DED" w:rsidRDefault="00144E70" w:rsidP="00144E70">
      <w:pPr>
        <w:jc w:val="center"/>
      </w:pPr>
      <w:r w:rsidRPr="00630DED">
        <w:lastRenderedPageBreak/>
        <w:t xml:space="preserve">[Inside of back cover; </w:t>
      </w:r>
      <w:r w:rsidRPr="00630DED">
        <w:rPr>
          <w:i/>
        </w:rPr>
        <w:t>no page number</w:t>
      </w:r>
      <w:r w:rsidRPr="00630DED">
        <w:t>]</w:t>
      </w:r>
    </w:p>
    <w:p w14:paraId="5006A09E" w14:textId="77777777" w:rsidR="00144E70" w:rsidRPr="00D90081" w:rsidRDefault="00144E70" w:rsidP="00144E70">
      <w:pPr>
        <w:widowControl w:val="0"/>
        <w:autoSpaceDE w:val="0"/>
        <w:autoSpaceDN w:val="0"/>
        <w:adjustRightInd w:val="0"/>
        <w:rPr>
          <w:szCs w:val="26"/>
        </w:rPr>
      </w:pPr>
      <w:r w:rsidRPr="00D90081">
        <w:rPr>
          <w:szCs w:val="26"/>
        </w:rPr>
        <w:br w:type="page"/>
      </w:r>
    </w:p>
    <w:p w14:paraId="294CB088" w14:textId="77777777" w:rsidR="00144E70" w:rsidRPr="00D90081" w:rsidRDefault="00144E70" w:rsidP="00144E70">
      <w:pPr>
        <w:autoSpaceDE w:val="0"/>
        <w:autoSpaceDN w:val="0"/>
        <w:adjustRightInd w:val="0"/>
        <w:jc w:val="center"/>
        <w:rPr>
          <w:sz w:val="24"/>
          <w:szCs w:val="24"/>
        </w:rPr>
      </w:pPr>
      <w:r w:rsidRPr="00D90081">
        <w:rPr>
          <w:sz w:val="24"/>
          <w:szCs w:val="24"/>
        </w:rPr>
        <w:lastRenderedPageBreak/>
        <w:t xml:space="preserve">[Back cover; </w:t>
      </w:r>
      <w:r w:rsidRPr="00D90081">
        <w:rPr>
          <w:i/>
          <w:sz w:val="24"/>
          <w:szCs w:val="24"/>
        </w:rPr>
        <w:t>no page number</w:t>
      </w:r>
      <w:r w:rsidRPr="00D90081">
        <w:rPr>
          <w:sz w:val="24"/>
          <w:szCs w:val="24"/>
        </w:rPr>
        <w:t>]</w:t>
      </w:r>
    </w:p>
    <w:p w14:paraId="7E1D10CB" w14:textId="77777777" w:rsidR="00144E70" w:rsidRPr="00D90081" w:rsidRDefault="00144E70" w:rsidP="00144E70">
      <w:pPr>
        <w:autoSpaceDE w:val="0"/>
        <w:autoSpaceDN w:val="0"/>
        <w:adjustRightInd w:val="0"/>
        <w:jc w:val="center"/>
      </w:pPr>
    </w:p>
    <w:p w14:paraId="3C1A2F36" w14:textId="77777777" w:rsidR="00144E70" w:rsidRPr="00D90081" w:rsidRDefault="00144E70" w:rsidP="00144E70">
      <w:pPr>
        <w:autoSpaceDE w:val="0"/>
        <w:autoSpaceDN w:val="0"/>
        <w:adjustRightInd w:val="0"/>
        <w:jc w:val="center"/>
      </w:pPr>
    </w:p>
    <w:p w14:paraId="53920102" w14:textId="77777777" w:rsidR="00144E70" w:rsidRPr="00D90081" w:rsidRDefault="00144E70" w:rsidP="00144E70">
      <w:pPr>
        <w:autoSpaceDE w:val="0"/>
        <w:autoSpaceDN w:val="0"/>
        <w:adjustRightInd w:val="0"/>
        <w:jc w:val="center"/>
      </w:pPr>
    </w:p>
    <w:p w14:paraId="233D9420" w14:textId="77777777" w:rsidR="00144E70" w:rsidRPr="00D90081" w:rsidRDefault="00144E70" w:rsidP="00144E70">
      <w:pPr>
        <w:autoSpaceDE w:val="0"/>
        <w:autoSpaceDN w:val="0"/>
        <w:adjustRightInd w:val="0"/>
        <w:jc w:val="center"/>
      </w:pPr>
    </w:p>
    <w:p w14:paraId="0C6866C5" w14:textId="77777777" w:rsidR="00144E70" w:rsidRPr="00D90081" w:rsidRDefault="00144E70" w:rsidP="00144E70">
      <w:pPr>
        <w:autoSpaceDE w:val="0"/>
        <w:autoSpaceDN w:val="0"/>
        <w:adjustRightInd w:val="0"/>
        <w:rPr>
          <w:rFonts w:cs="Arial"/>
        </w:rPr>
      </w:pPr>
    </w:p>
    <w:p w14:paraId="1C3B5090" w14:textId="77777777" w:rsidR="00144E70" w:rsidRPr="00D90081" w:rsidRDefault="00144E70" w:rsidP="00144E70">
      <w:pPr>
        <w:autoSpaceDE w:val="0"/>
        <w:autoSpaceDN w:val="0"/>
        <w:adjustRightInd w:val="0"/>
        <w:jc w:val="center"/>
        <w:rPr>
          <w:rFonts w:cs="Arial"/>
        </w:rPr>
      </w:pPr>
      <w:r w:rsidRPr="00D90081">
        <w:rPr>
          <w:rFonts w:cs="Arial"/>
          <w:noProof/>
        </w:rPr>
        <w:drawing>
          <wp:inline distT="0" distB="0" distL="0" distR="0" wp14:anchorId="512CBAAA" wp14:editId="3C01FD93">
            <wp:extent cx="1638300" cy="2047875"/>
            <wp:effectExtent l="0" t="0" r="0" b="0"/>
            <wp:docPr id="1" name="Picture 1" descr="OFW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FWLOGO"/>
                    <pic:cNvPicPr>
                      <a:picLocks noChangeAspect="1" noChangeArrowheads="1"/>
                    </pic:cNvPicPr>
                  </pic:nvPicPr>
                  <pic:blipFill>
                    <a:blip r:embed="rId31">
                      <a:extLst>
                        <a:ext uri="{28A0092B-C50C-407E-A947-70E740481C1C}">
                          <a14:useLocalDpi xmlns:a14="http://schemas.microsoft.com/office/drawing/2010/main" val="0"/>
                        </a:ext>
                      </a:extLst>
                    </a:blip>
                    <a:srcRect l="11121" t="5963" r="21558" b="10461"/>
                    <a:stretch>
                      <a:fillRect/>
                    </a:stretch>
                  </pic:blipFill>
                  <pic:spPr bwMode="auto">
                    <a:xfrm>
                      <a:off x="0" y="0"/>
                      <a:ext cx="1638300" cy="2047875"/>
                    </a:xfrm>
                    <a:prstGeom prst="rect">
                      <a:avLst/>
                    </a:prstGeom>
                    <a:noFill/>
                    <a:ln>
                      <a:noFill/>
                    </a:ln>
                  </pic:spPr>
                </pic:pic>
              </a:graphicData>
            </a:graphic>
          </wp:inline>
        </w:drawing>
      </w:r>
    </w:p>
    <w:p w14:paraId="569C1516" w14:textId="77777777" w:rsidR="00C03B44" w:rsidRDefault="00144E70" w:rsidP="00EE787B">
      <w:pPr>
        <w:autoSpaceDE w:val="0"/>
        <w:autoSpaceDN w:val="0"/>
        <w:adjustRightInd w:val="0"/>
        <w:jc w:val="center"/>
      </w:pPr>
      <w:r w:rsidRPr="00D90081">
        <w:rPr>
          <w:rFonts w:cs="Arial"/>
          <w:b/>
          <w:bCs/>
          <w:sz w:val="24"/>
          <w:szCs w:val="24"/>
        </w:rPr>
        <w:t>4034 Fairview Industrial Drive SE</w:t>
      </w:r>
      <w:r w:rsidRPr="00D90081">
        <w:rPr>
          <w:rFonts w:cs="Arial"/>
          <w:b/>
          <w:bCs/>
          <w:sz w:val="24"/>
          <w:szCs w:val="24"/>
        </w:rPr>
        <w:br/>
        <w:t>Salem, OR 97302</w:t>
      </w:r>
      <w:r w:rsidRPr="00D90081">
        <w:rPr>
          <w:rFonts w:cs="Arial"/>
          <w:b/>
          <w:bCs/>
          <w:sz w:val="24"/>
          <w:szCs w:val="24"/>
        </w:rPr>
        <w:br/>
      </w:r>
    </w:p>
    <w:p w14:paraId="5DEAA3BA" w14:textId="6CA62D1F" w:rsidR="006C74C3" w:rsidRPr="00B53A6E" w:rsidRDefault="006C74C3" w:rsidP="00EE787B">
      <w:pPr>
        <w:autoSpaceDE w:val="0"/>
        <w:autoSpaceDN w:val="0"/>
        <w:adjustRightInd w:val="0"/>
        <w:jc w:val="center"/>
      </w:pPr>
    </w:p>
    <w:sectPr w:rsidR="006C74C3" w:rsidRPr="00B53A6E" w:rsidSect="000A3DC7">
      <w:headerReference w:type="even" r:id="rId32"/>
      <w:headerReference w:type="default" r:id="rId33"/>
      <w:footerReference w:type="default" r:id="rId34"/>
      <w:headerReference w:type="first" r:id="rId35"/>
      <w:pgSz w:w="12240" w:h="15840" w:code="1"/>
      <w:pgMar w:top="1440" w:right="1440" w:bottom="1440" w:left="1440" w:header="720" w:footer="720" w:gutter="0"/>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4" w:author="Kathleen O'Malley" w:date="2021-12-26T14:59:00Z" w:initials="OMKG">
    <w:p w14:paraId="5A2631E1" w14:textId="7ED371D2" w:rsidR="009D0F10" w:rsidRDefault="009D0F10">
      <w:pPr>
        <w:pStyle w:val="CommentText"/>
      </w:pPr>
      <w:r>
        <w:rPr>
          <w:rStyle w:val="CommentReference"/>
        </w:rPr>
        <w:annotationRef/>
      </w:r>
      <w:r>
        <w:t>KGO, check with Cristin to see if Sandra contributed to the genotyping effort and therefore should be included as a coauthor.</w:t>
      </w:r>
    </w:p>
  </w:comment>
  <w:comment w:id="17" w:author="Kathleen O'Malley" w:date="2021-11-27T12:35:00Z" w:initials="OMKG">
    <w:p w14:paraId="0684FC67" w14:textId="6F1BC253" w:rsidR="009D0F10" w:rsidRDefault="009D0F10">
      <w:pPr>
        <w:pStyle w:val="CommentText"/>
      </w:pPr>
      <w:r>
        <w:rPr>
          <w:rStyle w:val="CommentReference"/>
        </w:rPr>
        <w:annotationRef/>
      </w:r>
      <w:r>
        <w:t>Steve and Laura. Can you confirm that all of the sampling described in the section below is correct? The text was copy and pasted from our previous report focusing on the 2019 samples.</w:t>
      </w:r>
    </w:p>
    <w:p w14:paraId="6FC171B1" w14:textId="77777777" w:rsidR="009D0F10" w:rsidRDefault="009D0F10">
      <w:pPr>
        <w:pStyle w:val="CommentText"/>
      </w:pPr>
    </w:p>
    <w:p w14:paraId="4FCEAD02" w14:textId="143638F8" w:rsidR="009D0F10" w:rsidRDefault="009D0F10">
      <w:pPr>
        <w:pStyle w:val="CommentText"/>
      </w:pPr>
      <w:r>
        <w:t>For instance, when did sampling begin and end compared to when the first and last fish caught?</w:t>
      </w:r>
    </w:p>
  </w:comment>
  <w:comment w:id="20" w:author="David Dayan" w:date="2021-12-17T15:26:00Z" w:initials="DD">
    <w:p w14:paraId="784B08C1" w14:textId="782E1D19" w:rsidR="009D0F10" w:rsidRDefault="009D0F10">
      <w:pPr>
        <w:pStyle w:val="CommentText"/>
      </w:pPr>
      <w:r>
        <w:rPr>
          <w:rStyle w:val="CommentReference"/>
        </w:rPr>
        <w:annotationRef/>
      </w:r>
      <w:r>
        <w:t>This is new to reflect data collection required for updated figure 3.</w:t>
      </w:r>
    </w:p>
  </w:comment>
  <w:comment w:id="21" w:author="Kathleen O'Malley" w:date="2021-12-26T15:27:00Z" w:initials="OMKG">
    <w:p w14:paraId="6A9060A5" w14:textId="78D6F5AD" w:rsidR="009D0F10" w:rsidRDefault="009D0F10">
      <w:pPr>
        <w:pStyle w:val="CommentText"/>
      </w:pPr>
      <w:r>
        <w:rPr>
          <w:rStyle w:val="CommentReference"/>
        </w:rPr>
        <w:annotationRef/>
      </w:r>
      <w:r>
        <w:t>David, so should this be 356 to account for the sex marker and run timing SNPs?</w:t>
      </w:r>
    </w:p>
  </w:comment>
  <w:comment w:id="22" w:author="David Dayan" w:date="2021-12-30T14:53:00Z" w:initials="DD">
    <w:p w14:paraId="51606D2F" w14:textId="35C6B640" w:rsidR="009D0F10" w:rsidRDefault="009D0F10">
      <w:pPr>
        <w:pStyle w:val="CommentText"/>
      </w:pPr>
      <w:r>
        <w:rPr>
          <w:rStyle w:val="CommentReference"/>
        </w:rPr>
        <w:annotationRef/>
      </w:r>
      <w:r>
        <w:t xml:space="preserve">No, the current </w:t>
      </w:r>
      <w:proofErr w:type="spellStart"/>
      <w:r>
        <w:t>Ots</w:t>
      </w:r>
      <w:proofErr w:type="spellEnd"/>
      <w:r>
        <w:t xml:space="preserve"> primer pool has 353 markers.</w:t>
      </w:r>
      <w:r w:rsidR="009653EA">
        <w:t xml:space="preserve"> This total is inclusive of the sex marker and the two </w:t>
      </w:r>
      <w:proofErr w:type="spellStart"/>
      <w:r w:rsidR="009653EA">
        <w:t>snps</w:t>
      </w:r>
      <w:proofErr w:type="spellEnd"/>
      <w:r w:rsidR="009653EA">
        <w:t xml:space="preserve"> we focus on in the report.</w:t>
      </w:r>
      <w:r>
        <w:t xml:space="preserve"> Primer pools and Probe sequences detailed here: </w:t>
      </w:r>
      <w:hyperlink r:id="rId1" w:history="1">
        <w:r w:rsidRPr="00113589">
          <w:rPr>
            <w:rStyle w:val="Hyperlink"/>
          </w:rPr>
          <w:t>https://github.com/State-Fisheries-Genomics-Lab/GT-seq/tree/main/Probe_Sequences</w:t>
        </w:r>
      </w:hyperlink>
      <w:r>
        <w:br/>
      </w:r>
      <w:r>
        <w:br/>
      </w:r>
      <w:hyperlink r:id="rId2" w:history="1">
        <w:r w:rsidRPr="00113589">
          <w:rPr>
            <w:rStyle w:val="Hyperlink"/>
          </w:rPr>
          <w:t>https://github.com/State-Fisheries-Genomics-Lab/GT-seq/tree/main/Primer_Pools</w:t>
        </w:r>
      </w:hyperlink>
    </w:p>
    <w:p w14:paraId="549340AA" w14:textId="741E81A4" w:rsidR="009D0F10" w:rsidRDefault="009D0F10">
      <w:pPr>
        <w:pStyle w:val="CommentText"/>
      </w:pPr>
      <w:r>
        <w:t xml:space="preserve"> </w:t>
      </w:r>
    </w:p>
  </w:comment>
  <w:comment w:id="23" w:author="Kathleen O'Malley" w:date="2021-12-26T15:01:00Z" w:initials="OMKG">
    <w:p w14:paraId="61609AD1" w14:textId="66E63F63" w:rsidR="009D0F10" w:rsidRDefault="009D0F10">
      <w:pPr>
        <w:pStyle w:val="CommentText"/>
      </w:pPr>
      <w:r>
        <w:rPr>
          <w:rStyle w:val="CommentReference"/>
        </w:rPr>
        <w:annotationRef/>
      </w:r>
      <w:r>
        <w:t>David, can you include the reference genome used here?</w:t>
      </w:r>
    </w:p>
  </w:comment>
  <w:comment w:id="24" w:author="Kathleen O'Malley" w:date="2021-12-26T15:44:00Z" w:initials="OMKG">
    <w:p w14:paraId="52F6AC0B" w14:textId="1477314A" w:rsidR="009D0F10" w:rsidRDefault="009D0F10">
      <w:pPr>
        <w:pStyle w:val="CommentText"/>
      </w:pPr>
      <w:r>
        <w:rPr>
          <w:rStyle w:val="CommentReference"/>
        </w:rPr>
        <w:annotationRef/>
      </w:r>
      <w:r>
        <w:t>Confirm with Cristin</w:t>
      </w:r>
    </w:p>
  </w:comment>
  <w:comment w:id="25" w:author="David Dayan" w:date="2021-12-30T15:12:00Z" w:initials="DD">
    <w:p w14:paraId="76B032B2" w14:textId="72B88FBD" w:rsidR="009D0F10" w:rsidRDefault="009D0F10">
      <w:pPr>
        <w:pStyle w:val="CommentText"/>
      </w:pPr>
      <w:r>
        <w:rPr>
          <w:rStyle w:val="CommentReference"/>
        </w:rPr>
        <w:annotationRef/>
      </w:r>
      <w:r>
        <w:t>No need to confirm with Cristin, they are definitely in the library and used for genotyping QC. Positive and negatives were used to check for plating errors when I genotyped the Coquille samples (pooled on same lane)</w:t>
      </w:r>
      <w:r w:rsidR="009653EA">
        <w:t xml:space="preserve"> and this QC step applies to these genotypes as well</w:t>
      </w:r>
      <w:r>
        <w:t>.</w:t>
      </w:r>
    </w:p>
    <w:p w14:paraId="3F6A72E0" w14:textId="5985B94B" w:rsidR="009D0F10" w:rsidRPr="005E24B3" w:rsidRDefault="009D0F10" w:rsidP="005E24B3">
      <w:pPr>
        <w:spacing w:after="0" w:line="240" w:lineRule="auto"/>
        <w:rPr>
          <w:rFonts w:ascii="Times New Roman" w:eastAsia="Times New Roman" w:hAnsi="Times New Roman" w:cs="Times New Roman"/>
          <w:sz w:val="24"/>
          <w:szCs w:val="24"/>
        </w:rPr>
      </w:pPr>
    </w:p>
    <w:p w14:paraId="0E4EEA6F" w14:textId="6095DAD6" w:rsidR="009D0F10" w:rsidRDefault="009D0F10">
      <w:pPr>
        <w:pStyle w:val="CommentText"/>
      </w:pPr>
    </w:p>
  </w:comment>
  <w:comment w:id="26" w:author="Kathleen O'Malley" w:date="2021-12-27T16:49:00Z" w:initials="OMKG">
    <w:p w14:paraId="57E6F491" w14:textId="43690D52" w:rsidR="009D0F10" w:rsidRDefault="009D0F10">
      <w:pPr>
        <w:pStyle w:val="CommentText"/>
      </w:pPr>
      <w:r>
        <w:rPr>
          <w:rStyle w:val="CommentReference"/>
        </w:rPr>
        <w:annotationRef/>
      </w:r>
      <w:r>
        <w:t xml:space="preserve">David, just </w:t>
      </w:r>
      <w:proofErr w:type="spellStart"/>
      <w:r>
        <w:t>fyi</w:t>
      </w:r>
      <w:proofErr w:type="spellEnd"/>
      <w:r>
        <w:t>, it is a 500 not 2000</w:t>
      </w:r>
    </w:p>
  </w:comment>
  <w:comment w:id="27" w:author="David Dayan" w:date="2021-12-30T15:23:00Z" w:initials="DD">
    <w:p w14:paraId="37CA5844" w14:textId="5F5472EE" w:rsidR="009D0F10" w:rsidRDefault="009D0F10">
      <w:pPr>
        <w:pStyle w:val="CommentText"/>
      </w:pPr>
      <w:r>
        <w:rPr>
          <w:rStyle w:val="CommentReference"/>
        </w:rPr>
        <w:annotationRef/>
      </w:r>
      <w:r>
        <w:t>Thanks</w:t>
      </w:r>
    </w:p>
  </w:comment>
  <w:comment w:id="29" w:author="Kathleen O'Malley" w:date="2021-11-27T13:01:00Z" w:initials="OMKG">
    <w:p w14:paraId="00DC13A5" w14:textId="2A1AA23E" w:rsidR="009D0F10" w:rsidRDefault="009D0F10">
      <w:pPr>
        <w:pStyle w:val="CommentText"/>
      </w:pPr>
      <w:r>
        <w:rPr>
          <w:rStyle w:val="CommentReference"/>
        </w:rPr>
        <w:annotationRef/>
      </w:r>
      <w:r>
        <w:t xml:space="preserve">Steve or Laura, can you elaborate here ? </w:t>
      </w:r>
    </w:p>
  </w:comment>
  <w:comment w:id="30" w:author="David Dayan" w:date="2021-12-15T13:59:00Z" w:initials="DD">
    <w:p w14:paraId="6A4B30DE" w14:textId="304C37A6" w:rsidR="009D0F10" w:rsidRDefault="009D0F10">
      <w:pPr>
        <w:pStyle w:val="CommentText"/>
      </w:pPr>
      <w:r>
        <w:rPr>
          <w:rStyle w:val="CommentReference"/>
        </w:rPr>
        <w:annotationRef/>
      </w:r>
      <w:r>
        <w:t xml:space="preserve">A bit of a compromise here, but I think the best approach for comparisons across years. There are a number of changes here, but the big ones are log transforming the discharge data so it can be compared and we don’t lose resolution, collecting environmental data from scratch so it can be presented on a daily basis, binning by 7 </w:t>
      </w:r>
      <w:proofErr w:type="spellStart"/>
      <w:r>
        <w:t>julian</w:t>
      </w:r>
      <w:proofErr w:type="spellEnd"/>
      <w:r>
        <w:t xml:space="preserve"> day period rather than </w:t>
      </w:r>
      <w:proofErr w:type="spellStart"/>
      <w:r>
        <w:t>julian</w:t>
      </w:r>
      <w:proofErr w:type="spellEnd"/>
      <w:r>
        <w:t xml:space="preserve"> weeks (which led to uneven bin sizes across years, or hard to reproduce results). </w:t>
      </w:r>
    </w:p>
  </w:comment>
  <w:comment w:id="33" w:author="David Dayan" w:date="2021-12-15T17:15:00Z" w:initials="DD">
    <w:p w14:paraId="3AE0185C" w14:textId="094AD07B" w:rsidR="009D0F10" w:rsidRDefault="009D0F10" w:rsidP="00212404">
      <w:pPr>
        <w:pStyle w:val="CommentText"/>
      </w:pPr>
      <w:r>
        <w:rPr>
          <w:rStyle w:val="CommentReference"/>
        </w:rPr>
        <w:annotationRef/>
      </w:r>
      <w:r>
        <w:t xml:space="preserve">When we talked over these results, we discussed that it’s important to highlight how uneven sampling might lead to issues translating these results to what is happening in river, with respect to the frequency of genotypes over time and what this means for managers. To summarize our conversation: If the greb1L region has additive genetic architecture, management strategy may benefit from considering escapement of spring alleles (haploid), rather than focusing on spring genotypes (diploid). Under this framework we might be interested to know the time at which certain portions of early alleles have passed upriver, rather than threshold dates for the transition to majority heterozygotes, or first day fall alleles are observed, </w:t>
      </w:r>
      <w:proofErr w:type="spellStart"/>
      <w:r w:rsidRPr="00F61268">
        <w:rPr>
          <w:i/>
          <w:iCs/>
        </w:rPr>
        <w:t>etc</w:t>
      </w:r>
      <w:proofErr w:type="spellEnd"/>
      <w:r>
        <w:t>, but it’s not possible to do this accurately with our data. As we discussed, I included some draft language about this perspective and the bias. I’m ambivalent about its inclusion in the discussion, but it’s available for you to consider here.</w:t>
      </w:r>
    </w:p>
  </w:comment>
  <w:comment w:id="34" w:author="Kathleen O'Malley" w:date="2021-12-30T14:00:00Z" w:initials="OMKG">
    <w:p w14:paraId="1AD58D5B" w14:textId="15673FD7" w:rsidR="009D0F10" w:rsidRDefault="009D0F10">
      <w:pPr>
        <w:pStyle w:val="CommentText"/>
      </w:pPr>
      <w:r>
        <w:rPr>
          <w:rStyle w:val="CommentReference"/>
        </w:rPr>
        <w:annotationRef/>
      </w:r>
      <w:r>
        <w:t>Steve, the current angling regulations are protective of some but not all homozygous spring Chinook. But I don’t know how these sample sizes relate to the total escapement. Might be worth expanding on this here? Also reference the hatchery spring Chinook returns?</w:t>
      </w:r>
    </w:p>
  </w:comment>
  <w:comment w:id="35" w:author="David Dayan" w:date="2021-12-17T15:59:00Z" w:initials="DD">
    <w:p w14:paraId="29B94312" w14:textId="77777777" w:rsidR="009D0F10" w:rsidRDefault="009D0F10" w:rsidP="00643550">
      <w:pPr>
        <w:pStyle w:val="CommentText"/>
      </w:pPr>
      <w:r>
        <w:rPr>
          <w:rStyle w:val="CommentReference"/>
        </w:rPr>
        <w:annotationRef/>
      </w:r>
      <w:r>
        <w:t>I know the goal is to keep this report very focused and simply update the previous one, but it was super trivial to estimate the dominance pattern for these data (about 10 minutes of work). Again, I don’t feel strongly about including this, more words are spent discussing the issues with the data (uneven sampling effort and imprecise phenotypes) than the interpretation of the results, but it’s available to consider.</w:t>
      </w:r>
    </w:p>
    <w:p w14:paraId="434EC7CE" w14:textId="77777777" w:rsidR="009D0F10" w:rsidRDefault="009D0F10" w:rsidP="00643550">
      <w:pPr>
        <w:pStyle w:val="CommentText"/>
      </w:pPr>
    </w:p>
    <w:p w14:paraId="134F8242" w14:textId="40540181" w:rsidR="009D0F10" w:rsidRDefault="009D0F10" w:rsidP="00643550">
      <w:pPr>
        <w:pStyle w:val="CommentText"/>
      </w:pPr>
      <w:r>
        <w:t>I also added a supplementary figure and some results to the draft to support this discussion, feel free to get rid of those too.</w:t>
      </w:r>
    </w:p>
  </w:comment>
  <w:comment w:id="36" w:author="Kathleen O'Malley" w:date="2021-12-30T11:01:00Z" w:initials="OMKG">
    <w:p w14:paraId="3CAE1ACD" w14:textId="6CBFFC2F" w:rsidR="009D0F10" w:rsidRDefault="009D0F10">
      <w:pPr>
        <w:pStyle w:val="CommentText"/>
      </w:pPr>
      <w:r>
        <w:rPr>
          <w:rStyle w:val="CommentReference"/>
        </w:rPr>
        <w:annotationRef/>
      </w:r>
      <w:r>
        <w:t>David, I think it would be good to include this paragraph (and the info below it). Though as currently written it is a bit confusing to the reader since you state the data suggest additive/codominant but also slightly dominant. Perhaps you could revise/clarify?</w:t>
      </w:r>
    </w:p>
  </w:comment>
  <w:comment w:id="37" w:author="David Dayan" w:date="2021-12-30T18:17:00Z" w:initials="DD">
    <w:p w14:paraId="4EF366F1" w14:textId="21E132E4" w:rsidR="004B4C25" w:rsidRDefault="004B4C25">
      <w:pPr>
        <w:pStyle w:val="CommentText"/>
      </w:pPr>
      <w:r>
        <w:rPr>
          <w:rStyle w:val="CommentReference"/>
        </w:rPr>
        <w:annotationRef/>
      </w:r>
      <w:r>
        <w:t>Better?</w:t>
      </w:r>
      <w:r w:rsidR="00B50025">
        <w:t xml:space="preserve"> I also combined the section that you moved from the results into the final paragraph.</w:t>
      </w:r>
    </w:p>
  </w:comment>
  <w:comment w:id="41" w:author="Kathleen O'Malley" w:date="2021-12-27T12:05:00Z" w:initials="OMKG">
    <w:p w14:paraId="637ACB1E" w14:textId="77777777" w:rsidR="009D0F10" w:rsidRDefault="009D0F10">
      <w:pPr>
        <w:pStyle w:val="CommentText"/>
      </w:pPr>
      <w:r>
        <w:rPr>
          <w:rStyle w:val="CommentReference"/>
        </w:rPr>
        <w:annotationRef/>
      </w:r>
      <w:r>
        <w:t>David, can you revise the legend so it matches the text – homozygous spring, heterozygous and homozygous fall?</w:t>
      </w:r>
    </w:p>
    <w:p w14:paraId="3DF386A2" w14:textId="77777777" w:rsidR="009D0F10" w:rsidRDefault="009D0F10">
      <w:pPr>
        <w:pStyle w:val="CommentText"/>
      </w:pPr>
    </w:p>
    <w:p w14:paraId="0FCECA61" w14:textId="64EA53A1" w:rsidR="009D0F10" w:rsidRDefault="009D0F10">
      <w:pPr>
        <w:pStyle w:val="CommentText"/>
      </w:pPr>
      <w:r>
        <w:t>And capitalize density</w:t>
      </w:r>
    </w:p>
  </w:comment>
  <w:comment w:id="42" w:author="Kathleen O'Malley" w:date="2021-12-27T12:15:00Z" w:initials="OMKG">
    <w:p w14:paraId="4E9BBE70" w14:textId="77777777" w:rsidR="009D0F10" w:rsidRDefault="009D0F10">
      <w:pPr>
        <w:pStyle w:val="CommentText"/>
      </w:pPr>
      <w:r>
        <w:rPr>
          <w:rStyle w:val="CommentReference"/>
        </w:rPr>
        <w:annotationRef/>
      </w:r>
      <w:r>
        <w:t xml:space="preserve">David, can you revise this table to match the text? </w:t>
      </w:r>
    </w:p>
    <w:p w14:paraId="5C7CCC2B" w14:textId="77777777" w:rsidR="009D0F10" w:rsidRDefault="009D0F10">
      <w:pPr>
        <w:pStyle w:val="CommentText"/>
      </w:pPr>
    </w:p>
    <w:p w14:paraId="1BA0E02E" w14:textId="77777777" w:rsidR="009D0F10" w:rsidRDefault="009D0F10">
      <w:pPr>
        <w:pStyle w:val="CommentText"/>
      </w:pPr>
      <w:r>
        <w:t xml:space="preserve">Spring homozygote, fall homozygote or </w:t>
      </w:r>
    </w:p>
    <w:p w14:paraId="701BDEFD" w14:textId="77777777" w:rsidR="009D0F10" w:rsidRDefault="009D0F10">
      <w:pPr>
        <w:pStyle w:val="CommentText"/>
      </w:pPr>
    </w:p>
    <w:p w14:paraId="73A0D41C" w14:textId="2072F219" w:rsidR="009D0F10" w:rsidRDefault="009D0F10">
      <w:pPr>
        <w:pStyle w:val="CommentText"/>
      </w:pPr>
      <w:r>
        <w:t>Homozygous spring and homozygous fall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A2631E1" w15:done="0"/>
  <w15:commentEx w15:paraId="4FCEAD02" w15:done="0"/>
  <w15:commentEx w15:paraId="784B08C1" w15:done="0"/>
  <w15:commentEx w15:paraId="6A9060A5" w15:done="0"/>
  <w15:commentEx w15:paraId="549340AA" w15:paraIdParent="6A9060A5" w15:done="0"/>
  <w15:commentEx w15:paraId="61609AD1" w15:done="0"/>
  <w15:commentEx w15:paraId="52F6AC0B" w15:done="0"/>
  <w15:commentEx w15:paraId="0E4EEA6F" w15:paraIdParent="52F6AC0B" w15:done="0"/>
  <w15:commentEx w15:paraId="57E6F491" w15:done="0"/>
  <w15:commentEx w15:paraId="37CA5844" w15:paraIdParent="57E6F491" w15:done="0"/>
  <w15:commentEx w15:paraId="00DC13A5" w15:done="0"/>
  <w15:commentEx w15:paraId="6A4B30DE" w15:done="0"/>
  <w15:commentEx w15:paraId="3AE0185C" w15:done="0"/>
  <w15:commentEx w15:paraId="1AD58D5B" w15:done="0"/>
  <w15:commentEx w15:paraId="134F8242" w15:done="0"/>
  <w15:commentEx w15:paraId="3CAE1ACD" w15:done="0"/>
  <w15:commentEx w15:paraId="4EF366F1" w15:paraIdParent="3CAE1ACD" w15:done="0"/>
  <w15:commentEx w15:paraId="0FCECA61" w15:done="0"/>
  <w15:commentEx w15:paraId="73A0D41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57301DD" w16cex:dateUtc="2021-12-26T22:59:00Z"/>
  <w16cex:commentExtensible w16cex:durableId="254CA49E" w16cex:dateUtc="2021-11-27T20:35:00Z"/>
  <w16cex:commentExtensible w16cex:durableId="25672AAE" w16cex:dateUtc="2021-12-17T23:26:00Z"/>
  <w16cex:commentExtensible w16cex:durableId="2573086B" w16cex:dateUtc="2021-12-26T23:27:00Z"/>
  <w16cex:commentExtensible w16cex:durableId="25784674" w16cex:dateUtc="2021-12-30T22:53:00Z"/>
  <w16cex:commentExtensible w16cex:durableId="25730256" w16cex:dateUtc="2021-12-26T23:01:00Z"/>
  <w16cex:commentExtensible w16cex:durableId="25730C4E" w16cex:dateUtc="2021-12-26T23:44:00Z"/>
  <w16cex:commentExtensible w16cex:durableId="25784AC8" w16cex:dateUtc="2021-12-30T23:12:00Z"/>
  <w16cex:commentExtensible w16cex:durableId="25746D12" w16cex:dateUtc="2021-12-28T00:49:00Z"/>
  <w16cex:commentExtensible w16cex:durableId="25784D7F" w16cex:dateUtc="2021-12-30T23:23:00Z"/>
  <w16cex:commentExtensible w16cex:durableId="254CAA97" w16cex:dateUtc="2021-11-27T21:01:00Z"/>
  <w16cex:commentExtensible w16cex:durableId="25647331" w16cex:dateUtc="2021-12-15T21:59:00Z"/>
  <w16cex:commentExtensible w16cex:durableId="2564A14F" w16cex:dateUtc="2021-12-16T01:15:00Z"/>
  <w16cex:commentExtensible w16cex:durableId="257839FE" w16cex:dateUtc="2021-12-30T22:00:00Z"/>
  <w16cex:commentExtensible w16cex:durableId="25673246" w16cex:dateUtc="2021-12-17T23:59:00Z"/>
  <w16cex:commentExtensible w16cex:durableId="25781021" w16cex:dateUtc="2021-12-30T19:01:00Z"/>
  <w16cex:commentExtensible w16cex:durableId="2578764E" w16cex:dateUtc="2021-12-31T02:17:00Z"/>
  <w16cex:commentExtensible w16cex:durableId="25742A79" w16cex:dateUtc="2021-12-27T20:05:00Z"/>
  <w16cex:commentExtensible w16cex:durableId="25742CDE" w16cex:dateUtc="2021-12-27T20:1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A2631E1" w16cid:durableId="257301DD"/>
  <w16cid:commentId w16cid:paraId="4FCEAD02" w16cid:durableId="254CA49E"/>
  <w16cid:commentId w16cid:paraId="784B08C1" w16cid:durableId="25672AAE"/>
  <w16cid:commentId w16cid:paraId="6A9060A5" w16cid:durableId="2573086B"/>
  <w16cid:commentId w16cid:paraId="549340AA" w16cid:durableId="25784674"/>
  <w16cid:commentId w16cid:paraId="61609AD1" w16cid:durableId="25730256"/>
  <w16cid:commentId w16cid:paraId="52F6AC0B" w16cid:durableId="25730C4E"/>
  <w16cid:commentId w16cid:paraId="0E4EEA6F" w16cid:durableId="25784AC8"/>
  <w16cid:commentId w16cid:paraId="57E6F491" w16cid:durableId="25746D12"/>
  <w16cid:commentId w16cid:paraId="37CA5844" w16cid:durableId="25784D7F"/>
  <w16cid:commentId w16cid:paraId="00DC13A5" w16cid:durableId="254CAA97"/>
  <w16cid:commentId w16cid:paraId="6A4B30DE" w16cid:durableId="25647331"/>
  <w16cid:commentId w16cid:paraId="3AE0185C" w16cid:durableId="2564A14F"/>
  <w16cid:commentId w16cid:paraId="1AD58D5B" w16cid:durableId="257839FE"/>
  <w16cid:commentId w16cid:paraId="134F8242" w16cid:durableId="25673246"/>
  <w16cid:commentId w16cid:paraId="3CAE1ACD" w16cid:durableId="25781021"/>
  <w16cid:commentId w16cid:paraId="4EF366F1" w16cid:durableId="2578764E"/>
  <w16cid:commentId w16cid:paraId="0FCECA61" w16cid:durableId="25742A79"/>
  <w16cid:commentId w16cid:paraId="73A0D41C" w16cid:durableId="25742CD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3DA85F2" w14:textId="77777777" w:rsidR="003A3F7A" w:rsidRDefault="003A3F7A" w:rsidP="00B53A6E">
      <w:pPr>
        <w:spacing w:after="0" w:line="240" w:lineRule="auto"/>
      </w:pPr>
      <w:r>
        <w:separator/>
      </w:r>
    </w:p>
  </w:endnote>
  <w:endnote w:type="continuationSeparator" w:id="0">
    <w:p w14:paraId="6863DE34" w14:textId="77777777" w:rsidR="003A3F7A" w:rsidRDefault="003A3F7A" w:rsidP="00B53A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604020202020204"/>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B982FB" w14:textId="696C2665" w:rsidR="009D0F10" w:rsidRDefault="009D0F10">
    <w:pPr>
      <w:pStyle w:val="Footer"/>
      <w:jc w:val="center"/>
    </w:pPr>
  </w:p>
  <w:p w14:paraId="242CE4BA" w14:textId="7CC0EC5E" w:rsidR="009D0F10" w:rsidRPr="008843D3" w:rsidRDefault="009D0F10" w:rsidP="00144E70">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30415525"/>
      <w:docPartObj>
        <w:docPartGallery w:val="Page Numbers (Bottom of Page)"/>
        <w:docPartUnique/>
      </w:docPartObj>
    </w:sdtPr>
    <w:sdtEndPr>
      <w:rPr>
        <w:noProof/>
      </w:rPr>
    </w:sdtEndPr>
    <w:sdtContent>
      <w:p w14:paraId="175FB022" w14:textId="77777777" w:rsidR="009D0F10" w:rsidRDefault="009D0F10">
        <w:pPr>
          <w:pStyle w:val="Footer"/>
          <w:jc w:val="center"/>
        </w:pPr>
        <w:r>
          <w:fldChar w:fldCharType="begin"/>
        </w:r>
        <w:r>
          <w:instrText xml:space="preserve"> PAGE   \* MERGEFORMAT </w:instrText>
        </w:r>
        <w:r>
          <w:fldChar w:fldCharType="separate"/>
        </w:r>
        <w:r>
          <w:rPr>
            <w:noProof/>
          </w:rPr>
          <w:t>3</w:t>
        </w:r>
        <w:r>
          <w:rPr>
            <w:noProof/>
          </w:rPr>
          <w:fldChar w:fldCharType="end"/>
        </w:r>
      </w:p>
    </w:sdtContent>
  </w:sdt>
  <w:p w14:paraId="4CF4D5E7" w14:textId="77777777" w:rsidR="009D0F10" w:rsidRPr="008843D3" w:rsidRDefault="009D0F10" w:rsidP="00144E70">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772E68" w14:textId="77777777" w:rsidR="009D0F10" w:rsidRPr="008843D3" w:rsidRDefault="009D0F10" w:rsidP="00144E70">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D2014E1" w14:textId="77777777" w:rsidR="003A3F7A" w:rsidRDefault="003A3F7A" w:rsidP="00B53A6E">
      <w:pPr>
        <w:spacing w:after="0" w:line="240" w:lineRule="auto"/>
      </w:pPr>
      <w:r>
        <w:separator/>
      </w:r>
    </w:p>
  </w:footnote>
  <w:footnote w:type="continuationSeparator" w:id="0">
    <w:p w14:paraId="20FCB89B" w14:textId="77777777" w:rsidR="003A3F7A" w:rsidRDefault="003A3F7A" w:rsidP="00B53A6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B258FD" w14:textId="331A0ECF" w:rsidR="009D0F10" w:rsidRDefault="009D0F10">
    <w:pPr>
      <w:pStyle w:val="Header"/>
    </w:pPr>
    <w:r>
      <w:rPr>
        <w:noProof/>
      </w:rPr>
      <mc:AlternateContent>
        <mc:Choice Requires="wps">
          <w:drawing>
            <wp:anchor distT="0" distB="0" distL="114300" distR="114300" simplePos="0" relativeHeight="251654656" behindDoc="1" locked="0" layoutInCell="0" allowOverlap="1" wp14:anchorId="01EE85B1" wp14:editId="7D8FFCFE">
              <wp:simplePos x="0" y="0"/>
              <wp:positionH relativeFrom="margin">
                <wp:align>center</wp:align>
              </wp:positionH>
              <wp:positionV relativeFrom="margin">
                <wp:align>center</wp:align>
              </wp:positionV>
              <wp:extent cx="7091045" cy="966470"/>
              <wp:effectExtent l="0" t="2295525" r="0" b="2148205"/>
              <wp:wrapNone/>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7091045" cy="96647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6A43E64E" w14:textId="77777777" w:rsidR="009D0F10" w:rsidRDefault="009D0F10" w:rsidP="00144E70">
                          <w:pPr>
                            <w:pStyle w:val="NormalWeb"/>
                            <w:spacing w:before="0" w:beforeAutospacing="0" w:after="0" w:afterAutospacing="0"/>
                            <w:jc w:val="center"/>
                          </w:pPr>
                          <w:r>
                            <w:rPr>
                              <w:rFonts w:ascii="Calibri" w:hAnsi="Calibri" w:cs="Calibri"/>
                              <w:color w:val="A6A6A6" w:themeColor="background1" w:themeShade="A6"/>
                              <w:sz w:val="2"/>
                              <w:szCs w:val="2"/>
                              <w14:textFill>
                                <w14:solidFill>
                                  <w14:schemeClr w14:val="bg1">
                                    <w14:alpha w14:val="50000"/>
                                    <w14:lumMod w14:val="65000"/>
                                  </w14:schemeClr>
                                </w14:solidFill>
                              </w14:textFill>
                            </w:rPr>
                            <w:t>FOR INTERNAL REVIEW ONLY</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01EE85B1" id="_x0000_t202" coordsize="21600,21600" o:spt="202" path="m,l,21600r21600,l21600,xe">
              <v:stroke joinstyle="miter"/>
              <v:path gradientshapeok="t" o:connecttype="rect"/>
            </v:shapetype>
            <v:shape id="Text Box 10" o:spid="_x0000_s1026" type="#_x0000_t202" style="position:absolute;margin-left:0;margin-top:0;width:558.35pt;height:76.1pt;rotation:-45;z-index:-251661824;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" o:allowincell="f" filled="f" stroked="f">
              <v:stroke joinstyle="round"/>
              <o:lock v:ext="edit" shapetype="t"/>
              <v:textbox style="mso-fit-shape-to-text:t">
                <w:txbxContent>
                  <w:p w14:paraId="6A43E64E" w14:textId="77777777" w:rsidR="009D0F10" w:rsidRDefault="009D0F10" w:rsidP="00144E70">
                    <w:pPr>
                      <w:pStyle w:val="NormalWeb"/>
                      <w:spacing w:before="0" w:beforeAutospacing="0" w:after="0" w:afterAutospacing="0"/>
                      <w:jc w:val="center"/>
                    </w:pPr>
                    <w:r>
                      <w:rPr>
                        <w:rFonts w:ascii="Calibri" w:hAnsi="Calibri" w:cs="Calibri"/>
                        <w:color w:val="A6A6A6" w:themeColor="background1" w:themeShade="A6"/>
                        <w:sz w:val="2"/>
                        <w:szCs w:val="2"/>
                        <w14:textFill>
                          <w14:solidFill>
                            <w14:schemeClr w14:val="bg1">
                              <w14:alpha w14:val="50000"/>
                              <w14:lumMod w14:val="65000"/>
                            </w14:schemeClr>
                          </w14:solidFill>
                        </w14:textFill>
                      </w:rPr>
                      <w:t>FOR INTERNAL REVIEW ONLY</w:t>
                    </w:r>
                  </w:p>
                </w:txbxContent>
              </v:textbox>
              <w10:wrap anchorx="margin"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07F14B" w14:textId="1B309D95" w:rsidR="009D0F10" w:rsidRDefault="009D0F10">
    <w:pPr>
      <w:pStyle w:val="Header"/>
    </w:pPr>
    <w:r>
      <w:rPr>
        <w:noProof/>
      </w:rPr>
      <mc:AlternateContent>
        <mc:Choice Requires="wps">
          <w:drawing>
            <wp:anchor distT="0" distB="0" distL="114300" distR="114300" simplePos="0" relativeHeight="251653632" behindDoc="1" locked="0" layoutInCell="0" allowOverlap="1" wp14:anchorId="20FBF59E" wp14:editId="5BA37DF9">
              <wp:simplePos x="0" y="0"/>
              <wp:positionH relativeFrom="margin">
                <wp:align>center</wp:align>
              </wp:positionH>
              <wp:positionV relativeFrom="margin">
                <wp:align>center</wp:align>
              </wp:positionV>
              <wp:extent cx="7091045" cy="966470"/>
              <wp:effectExtent l="0" t="2295525" r="0" b="2148205"/>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7091045" cy="96647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2540E27F" w14:textId="77777777" w:rsidR="009D0F10" w:rsidRDefault="009D0F10" w:rsidP="00144E70">
                          <w:pPr>
                            <w:pStyle w:val="NormalWeb"/>
                            <w:spacing w:before="0" w:beforeAutospacing="0" w:after="0" w:afterAutospacing="0"/>
                            <w:jc w:val="center"/>
                          </w:pPr>
                          <w:r>
                            <w:rPr>
                              <w:rFonts w:ascii="Calibri" w:hAnsi="Calibri" w:cs="Calibri"/>
                              <w:color w:val="A6A6A6" w:themeColor="background1" w:themeShade="A6"/>
                              <w:sz w:val="2"/>
                              <w:szCs w:val="2"/>
                              <w14:textFill>
                                <w14:solidFill>
                                  <w14:schemeClr w14:val="bg1">
                                    <w14:alpha w14:val="50000"/>
                                    <w14:lumMod w14:val="65000"/>
                                  </w14:schemeClr>
                                </w14:solidFill>
                              </w14:textFill>
                            </w:rPr>
                            <w:t>FOR INTERNAL REVIEW ONLY</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20FBF59E" id="_x0000_t202" coordsize="21600,21600" o:spt="202" path="m,l,21600r21600,l21600,xe">
              <v:stroke joinstyle="miter"/>
              <v:path gradientshapeok="t" o:connecttype="rect"/>
            </v:shapetype>
            <v:shape id="Text Box 8" o:spid="_x0000_s1027" type="#_x0000_t202" style="position:absolute;margin-left:0;margin-top:0;width:558.35pt;height:76.1pt;rotation:-45;z-index:-251662848;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" o:allowincell="f" filled="f" stroked="f">
              <v:stroke joinstyle="round"/>
              <o:lock v:ext="edit" shapetype="t"/>
              <v:textbox style="mso-fit-shape-to-text:t">
                <w:txbxContent>
                  <w:p w14:paraId="2540E27F" w14:textId="77777777" w:rsidR="009D0F10" w:rsidRDefault="009D0F10" w:rsidP="00144E70">
                    <w:pPr>
                      <w:pStyle w:val="NormalWeb"/>
                      <w:spacing w:before="0" w:beforeAutospacing="0" w:after="0" w:afterAutospacing="0"/>
                      <w:jc w:val="center"/>
                    </w:pPr>
                    <w:r>
                      <w:rPr>
                        <w:rFonts w:ascii="Calibri" w:hAnsi="Calibri" w:cs="Calibri"/>
                        <w:color w:val="A6A6A6" w:themeColor="background1" w:themeShade="A6"/>
                        <w:sz w:val="2"/>
                        <w:szCs w:val="2"/>
                        <w14:textFill>
                          <w14:solidFill>
                            <w14:schemeClr w14:val="bg1">
                              <w14:alpha w14:val="50000"/>
                              <w14:lumMod w14:val="65000"/>
                            </w14:schemeClr>
                          </w14:solidFill>
                        </w14:textFill>
                      </w:rPr>
                      <w:t>FOR INTERNAL REVIEW ONLY</w:t>
                    </w:r>
                  </w:p>
                </w:txbxContent>
              </v:textbox>
              <w10:wrap anchorx="margin" anchory="margin"/>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6EC23E" w14:textId="77777777" w:rsidR="009D0F10" w:rsidRDefault="009D0F10">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0978A2" w14:textId="6D024CF2" w:rsidR="009D0F10" w:rsidRDefault="009D0F10">
    <w:pPr>
      <w:pStyle w:val="Header"/>
    </w:pPr>
    <w:r>
      <w:rPr>
        <w:noProof/>
      </w:rPr>
      <mc:AlternateContent>
        <mc:Choice Requires="wps">
          <w:drawing>
            <wp:anchor distT="0" distB="0" distL="114300" distR="114300" simplePos="0" relativeHeight="251657728" behindDoc="1" locked="0" layoutInCell="0" allowOverlap="1" wp14:anchorId="504A86A0" wp14:editId="1BC294ED">
              <wp:simplePos x="0" y="0"/>
              <wp:positionH relativeFrom="margin">
                <wp:align>center</wp:align>
              </wp:positionH>
              <wp:positionV relativeFrom="margin">
                <wp:align>center</wp:align>
              </wp:positionV>
              <wp:extent cx="7091045" cy="966470"/>
              <wp:effectExtent l="0" t="2295525" r="0" b="2148205"/>
              <wp:wrapNone/>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7091045" cy="96647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2BC6E716" w14:textId="77777777" w:rsidR="009D0F10" w:rsidRDefault="009D0F10" w:rsidP="00144E70">
                          <w:pPr>
                            <w:pStyle w:val="NormalWeb"/>
                            <w:spacing w:before="0" w:beforeAutospacing="0" w:after="0" w:afterAutospacing="0"/>
                            <w:jc w:val="center"/>
                          </w:pPr>
                          <w:r>
                            <w:rPr>
                              <w:rFonts w:ascii="Calibri" w:hAnsi="Calibri" w:cs="Calibri"/>
                              <w:color w:val="A6A6A6" w:themeColor="background1" w:themeShade="A6"/>
                              <w:sz w:val="2"/>
                              <w:szCs w:val="2"/>
                              <w14:textFill>
                                <w14:solidFill>
                                  <w14:schemeClr w14:val="bg1">
                                    <w14:alpha w14:val="50000"/>
                                    <w14:lumMod w14:val="65000"/>
                                  </w14:schemeClr>
                                </w14:solidFill>
                              </w14:textFill>
                            </w:rPr>
                            <w:t>FOR INTERNAL REVIEW ONLY</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504A86A0" id="_x0000_t202" coordsize="21600,21600" o:spt="202" path="m,l,21600r21600,l21600,xe">
              <v:stroke joinstyle="miter"/>
              <v:path gradientshapeok="t" o:connecttype="rect"/>
            </v:shapetype>
            <v:shape id="Text Box 19" o:spid="_x0000_s1028" type="#_x0000_t202" style="position:absolute;margin-left:0;margin-top:0;width:558.35pt;height:76.1pt;rotation:-45;z-index:-251658752;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" o:allowincell="f" filled="f" stroked="f">
              <v:stroke joinstyle="round"/>
              <o:lock v:ext="edit" shapetype="t"/>
              <v:textbox style="mso-fit-shape-to-text:t">
                <w:txbxContent>
                  <w:p w14:paraId="2BC6E716" w14:textId="77777777" w:rsidR="009D0F10" w:rsidRDefault="009D0F10" w:rsidP="00144E70">
                    <w:pPr>
                      <w:pStyle w:val="NormalWeb"/>
                      <w:spacing w:before="0" w:beforeAutospacing="0" w:after="0" w:afterAutospacing="0"/>
                      <w:jc w:val="center"/>
                    </w:pPr>
                    <w:r>
                      <w:rPr>
                        <w:rFonts w:ascii="Calibri" w:hAnsi="Calibri" w:cs="Calibri"/>
                        <w:color w:val="A6A6A6" w:themeColor="background1" w:themeShade="A6"/>
                        <w:sz w:val="2"/>
                        <w:szCs w:val="2"/>
                        <w14:textFill>
                          <w14:solidFill>
                            <w14:schemeClr w14:val="bg1">
                              <w14:alpha w14:val="50000"/>
                              <w14:lumMod w14:val="65000"/>
                            </w14:schemeClr>
                          </w14:solidFill>
                        </w14:textFill>
                      </w:rPr>
                      <w:t>FOR INTERNAL REVIEW ONLY</w:t>
                    </w:r>
                  </w:p>
                </w:txbxContent>
              </v:textbox>
              <w10:wrap anchorx="margin" anchory="margin"/>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7C1840" w14:textId="77F65AF4" w:rsidR="009D0F10" w:rsidRDefault="009D0F10">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25AECF" w14:textId="519F72C2" w:rsidR="009D0F10" w:rsidRDefault="009D0F10">
    <w:pPr>
      <w:pStyle w:val="Header"/>
    </w:pPr>
    <w:r>
      <w:rPr>
        <w:noProof/>
      </w:rPr>
      <mc:AlternateContent>
        <mc:Choice Requires="wps">
          <w:drawing>
            <wp:anchor distT="0" distB="0" distL="114300" distR="114300" simplePos="0" relativeHeight="251659776" behindDoc="1" locked="0" layoutInCell="0" allowOverlap="1" wp14:anchorId="77F116ED" wp14:editId="4507FD71">
              <wp:simplePos x="0" y="0"/>
              <wp:positionH relativeFrom="margin">
                <wp:align>center</wp:align>
              </wp:positionH>
              <wp:positionV relativeFrom="margin">
                <wp:align>center</wp:align>
              </wp:positionV>
              <wp:extent cx="7091045" cy="966470"/>
              <wp:effectExtent l="0" t="2295525" r="0" b="214820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7091045" cy="96647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211C5D2A" w14:textId="77777777" w:rsidR="009D0F10" w:rsidRDefault="009D0F10" w:rsidP="00144E70">
                          <w:pPr>
                            <w:pStyle w:val="NormalWeb"/>
                            <w:spacing w:before="0" w:beforeAutospacing="0" w:after="0" w:afterAutospacing="0"/>
                            <w:jc w:val="center"/>
                          </w:pPr>
                          <w:r>
                            <w:rPr>
                              <w:rFonts w:ascii="Calibri" w:hAnsi="Calibri" w:cs="Calibri"/>
                              <w:color w:val="A6A6A6" w:themeColor="background1" w:themeShade="A6"/>
                              <w:sz w:val="2"/>
                              <w:szCs w:val="2"/>
                              <w14:textFill>
                                <w14:solidFill>
                                  <w14:schemeClr w14:val="bg1">
                                    <w14:alpha w14:val="50000"/>
                                    <w14:lumMod w14:val="65000"/>
                                  </w14:schemeClr>
                                </w14:solidFill>
                              </w14:textFill>
                            </w:rPr>
                            <w:t>FOR INTERNAL REVIEW ONLY</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77F116ED" id="_x0000_t202" coordsize="21600,21600" o:spt="202" path="m,l,21600r21600,l21600,xe">
              <v:stroke joinstyle="miter"/>
              <v:path gradientshapeok="t" o:connecttype="rect"/>
            </v:shapetype>
            <v:shape id="Text Box 17" o:spid="_x0000_s1029" type="#_x0000_t202" style="position:absolute;margin-left:0;margin-top:0;width:558.35pt;height:76.1pt;rotation:-45;z-index:-251656704;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" o:allowincell="f" filled="f" stroked="f">
              <v:stroke joinstyle="round"/>
              <o:lock v:ext="edit" shapetype="t"/>
              <v:textbox style="mso-fit-shape-to-text:t">
                <w:txbxContent>
                  <w:p w14:paraId="211C5D2A" w14:textId="77777777" w:rsidR="009D0F10" w:rsidRDefault="009D0F10" w:rsidP="00144E70">
                    <w:pPr>
                      <w:pStyle w:val="NormalWeb"/>
                      <w:spacing w:before="0" w:beforeAutospacing="0" w:after="0" w:afterAutospacing="0"/>
                      <w:jc w:val="center"/>
                    </w:pPr>
                    <w:r>
                      <w:rPr>
                        <w:rFonts w:ascii="Calibri" w:hAnsi="Calibri" w:cs="Calibri"/>
                        <w:color w:val="A6A6A6" w:themeColor="background1" w:themeShade="A6"/>
                        <w:sz w:val="2"/>
                        <w:szCs w:val="2"/>
                        <w14:textFill>
                          <w14:solidFill>
                            <w14:schemeClr w14:val="bg1">
                              <w14:alpha w14:val="50000"/>
                              <w14:lumMod w14:val="65000"/>
                            </w14:schemeClr>
                          </w14:solidFill>
                        </w14:textFill>
                      </w:rPr>
                      <w:t>FOR INTERNAL REVIEW ONLY</w:t>
                    </w:r>
                  </w:p>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F652D35"/>
    <w:multiLevelType w:val="hybridMultilevel"/>
    <w:tmpl w:val="2CF081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7791478"/>
    <w:multiLevelType w:val="hybridMultilevel"/>
    <w:tmpl w:val="CA9A13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22035B3"/>
    <w:multiLevelType w:val="hybridMultilevel"/>
    <w:tmpl w:val="6C0EEC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9523B8D"/>
    <w:multiLevelType w:val="hybridMultilevel"/>
    <w:tmpl w:val="9530CA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9AB1304"/>
    <w:multiLevelType w:val="hybridMultilevel"/>
    <w:tmpl w:val="8B84E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8DF5B5D"/>
    <w:multiLevelType w:val="hybridMultilevel"/>
    <w:tmpl w:val="801E83AA"/>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537A264F"/>
    <w:multiLevelType w:val="hybridMultilevel"/>
    <w:tmpl w:val="D1EE28D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3FE7684"/>
    <w:multiLevelType w:val="hybridMultilevel"/>
    <w:tmpl w:val="F51E49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CF90AB2"/>
    <w:multiLevelType w:val="hybridMultilevel"/>
    <w:tmpl w:val="6EBC90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F576677"/>
    <w:multiLevelType w:val="hybridMultilevel"/>
    <w:tmpl w:val="F61E7C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4810468"/>
    <w:multiLevelType w:val="hybridMultilevel"/>
    <w:tmpl w:val="C068C5F6"/>
    <w:lvl w:ilvl="0" w:tplc="FC8086D4">
      <w:start w:val="1"/>
      <w:numFmt w:val="upperLetter"/>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62D794E"/>
    <w:multiLevelType w:val="hybridMultilevel"/>
    <w:tmpl w:val="597669C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7DA385F"/>
    <w:multiLevelType w:val="hybridMultilevel"/>
    <w:tmpl w:val="AA786A6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7D2C503B"/>
    <w:multiLevelType w:val="hybridMultilevel"/>
    <w:tmpl w:val="506488C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1"/>
  </w:num>
  <w:num w:numId="2">
    <w:abstractNumId w:val="10"/>
  </w:num>
  <w:num w:numId="3">
    <w:abstractNumId w:val="0"/>
  </w:num>
  <w:num w:numId="4">
    <w:abstractNumId w:val="7"/>
  </w:num>
  <w:num w:numId="5">
    <w:abstractNumId w:val="13"/>
  </w:num>
  <w:num w:numId="6">
    <w:abstractNumId w:val="6"/>
  </w:num>
  <w:num w:numId="7">
    <w:abstractNumId w:val="4"/>
  </w:num>
  <w:num w:numId="8">
    <w:abstractNumId w:val="12"/>
  </w:num>
  <w:num w:numId="9">
    <w:abstractNumId w:val="5"/>
  </w:num>
  <w:num w:numId="10">
    <w:abstractNumId w:val="1"/>
  </w:num>
  <w:num w:numId="11">
    <w:abstractNumId w:val="3"/>
  </w:num>
  <w:num w:numId="12">
    <w:abstractNumId w:val="2"/>
  </w:num>
  <w:num w:numId="13">
    <w:abstractNumId w:val="9"/>
  </w:num>
  <w:num w:numId="14">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Kathleen O'Malley">
    <w15:presenceInfo w15:providerId="AD" w15:userId="S::omalleyk@oregonstate.edu::0f5db546-bac0-4755-b13f-b5290ba434cf"/>
  </w15:person>
  <w15:person w15:author="David Dayan">
    <w15:presenceInfo w15:providerId="AD" w15:userId="S::ddayan@clarku.edu::28280fc7-5003-494f-9b9e-92d9dd867b5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3"/>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Conservation Genetics&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fstdwt0t3xzrskewzvmxpsf80xx25990rfrd&quot;&gt;My EndNote Library&lt;record-ids&gt;&lt;item&gt;673&lt;/item&gt;&lt;/record-ids&gt;&lt;/item&gt;&lt;/Libraries&gt;"/>
  </w:docVars>
  <w:rsids>
    <w:rsidRoot w:val="007A3D6A"/>
    <w:rsid w:val="00000C18"/>
    <w:rsid w:val="00000CFD"/>
    <w:rsid w:val="0000136F"/>
    <w:rsid w:val="00015421"/>
    <w:rsid w:val="000215BE"/>
    <w:rsid w:val="000262A3"/>
    <w:rsid w:val="00031947"/>
    <w:rsid w:val="00036D0E"/>
    <w:rsid w:val="000537E9"/>
    <w:rsid w:val="000614AB"/>
    <w:rsid w:val="0006323D"/>
    <w:rsid w:val="000641CB"/>
    <w:rsid w:val="00070433"/>
    <w:rsid w:val="00083650"/>
    <w:rsid w:val="000931CB"/>
    <w:rsid w:val="00095CAB"/>
    <w:rsid w:val="0009694E"/>
    <w:rsid w:val="00097907"/>
    <w:rsid w:val="000A2FCD"/>
    <w:rsid w:val="000A3DC7"/>
    <w:rsid w:val="000A5869"/>
    <w:rsid w:val="000B0695"/>
    <w:rsid w:val="000B488D"/>
    <w:rsid w:val="000B700A"/>
    <w:rsid w:val="000C3EFD"/>
    <w:rsid w:val="000C7FD1"/>
    <w:rsid w:val="000D66E8"/>
    <w:rsid w:val="000F578C"/>
    <w:rsid w:val="000F689C"/>
    <w:rsid w:val="000F7A3B"/>
    <w:rsid w:val="001040A2"/>
    <w:rsid w:val="001076FA"/>
    <w:rsid w:val="00121170"/>
    <w:rsid w:val="001229BC"/>
    <w:rsid w:val="0012687E"/>
    <w:rsid w:val="00126C10"/>
    <w:rsid w:val="0013276D"/>
    <w:rsid w:val="0013739A"/>
    <w:rsid w:val="001431E6"/>
    <w:rsid w:val="00144E70"/>
    <w:rsid w:val="00147FD5"/>
    <w:rsid w:val="00153C0C"/>
    <w:rsid w:val="001544C5"/>
    <w:rsid w:val="00154BB9"/>
    <w:rsid w:val="00163E90"/>
    <w:rsid w:val="0016475D"/>
    <w:rsid w:val="001833DB"/>
    <w:rsid w:val="0018495C"/>
    <w:rsid w:val="001A1C3B"/>
    <w:rsid w:val="001A647B"/>
    <w:rsid w:val="001B060D"/>
    <w:rsid w:val="001B0D71"/>
    <w:rsid w:val="001B563A"/>
    <w:rsid w:val="001B674E"/>
    <w:rsid w:val="001C6D2B"/>
    <w:rsid w:val="001C7B04"/>
    <w:rsid w:val="001D53A2"/>
    <w:rsid w:val="001D6FD5"/>
    <w:rsid w:val="001E348B"/>
    <w:rsid w:val="001F1E5B"/>
    <w:rsid w:val="001F2C20"/>
    <w:rsid w:val="001F3C7A"/>
    <w:rsid w:val="001F4358"/>
    <w:rsid w:val="001F5AD6"/>
    <w:rsid w:val="001F65EE"/>
    <w:rsid w:val="00212404"/>
    <w:rsid w:val="00212913"/>
    <w:rsid w:val="00216197"/>
    <w:rsid w:val="002172E6"/>
    <w:rsid w:val="00222424"/>
    <w:rsid w:val="002224CB"/>
    <w:rsid w:val="0023163A"/>
    <w:rsid w:val="00240214"/>
    <w:rsid w:val="00245317"/>
    <w:rsid w:val="002463B3"/>
    <w:rsid w:val="002479FA"/>
    <w:rsid w:val="00252A0E"/>
    <w:rsid w:val="0025318C"/>
    <w:rsid w:val="00256384"/>
    <w:rsid w:val="00265A35"/>
    <w:rsid w:val="002711F3"/>
    <w:rsid w:val="002833B4"/>
    <w:rsid w:val="00285860"/>
    <w:rsid w:val="00290250"/>
    <w:rsid w:val="00293704"/>
    <w:rsid w:val="00296FA7"/>
    <w:rsid w:val="002C2B1D"/>
    <w:rsid w:val="002C3007"/>
    <w:rsid w:val="002C31BC"/>
    <w:rsid w:val="002C44F3"/>
    <w:rsid w:val="002C5E3D"/>
    <w:rsid w:val="002D2376"/>
    <w:rsid w:val="002D6438"/>
    <w:rsid w:val="002E242F"/>
    <w:rsid w:val="002F3903"/>
    <w:rsid w:val="002F742C"/>
    <w:rsid w:val="00301B2D"/>
    <w:rsid w:val="003029EF"/>
    <w:rsid w:val="003113EB"/>
    <w:rsid w:val="00311713"/>
    <w:rsid w:val="00314000"/>
    <w:rsid w:val="0031502D"/>
    <w:rsid w:val="0031797E"/>
    <w:rsid w:val="00321480"/>
    <w:rsid w:val="0032359B"/>
    <w:rsid w:val="0033274A"/>
    <w:rsid w:val="00367C96"/>
    <w:rsid w:val="003751E4"/>
    <w:rsid w:val="003752BA"/>
    <w:rsid w:val="0038551A"/>
    <w:rsid w:val="003952EF"/>
    <w:rsid w:val="003A13FF"/>
    <w:rsid w:val="003A390F"/>
    <w:rsid w:val="003A3F7A"/>
    <w:rsid w:val="003A435A"/>
    <w:rsid w:val="003A6673"/>
    <w:rsid w:val="003B4143"/>
    <w:rsid w:val="003B5F05"/>
    <w:rsid w:val="003C0B02"/>
    <w:rsid w:val="003C12CC"/>
    <w:rsid w:val="003C1B67"/>
    <w:rsid w:val="003C5FE9"/>
    <w:rsid w:val="003D1780"/>
    <w:rsid w:val="003D43E7"/>
    <w:rsid w:val="003E0051"/>
    <w:rsid w:val="003E304A"/>
    <w:rsid w:val="003F247D"/>
    <w:rsid w:val="003F28CE"/>
    <w:rsid w:val="00404A96"/>
    <w:rsid w:val="00414167"/>
    <w:rsid w:val="00414E99"/>
    <w:rsid w:val="004260FD"/>
    <w:rsid w:val="0042669D"/>
    <w:rsid w:val="00434281"/>
    <w:rsid w:val="00440F3E"/>
    <w:rsid w:val="004455F1"/>
    <w:rsid w:val="00453C3F"/>
    <w:rsid w:val="00465936"/>
    <w:rsid w:val="00473E6E"/>
    <w:rsid w:val="00474D12"/>
    <w:rsid w:val="00475989"/>
    <w:rsid w:val="0048153C"/>
    <w:rsid w:val="0048366E"/>
    <w:rsid w:val="00483A1C"/>
    <w:rsid w:val="00485133"/>
    <w:rsid w:val="004929C6"/>
    <w:rsid w:val="00493190"/>
    <w:rsid w:val="00495D35"/>
    <w:rsid w:val="004A0E93"/>
    <w:rsid w:val="004A14C7"/>
    <w:rsid w:val="004A5CCF"/>
    <w:rsid w:val="004A680A"/>
    <w:rsid w:val="004B0D0F"/>
    <w:rsid w:val="004B4C25"/>
    <w:rsid w:val="004C16D9"/>
    <w:rsid w:val="004C216E"/>
    <w:rsid w:val="004D458A"/>
    <w:rsid w:val="004D5886"/>
    <w:rsid w:val="004D5D0B"/>
    <w:rsid w:val="004D6825"/>
    <w:rsid w:val="004D7F29"/>
    <w:rsid w:val="004F15DA"/>
    <w:rsid w:val="004F67A7"/>
    <w:rsid w:val="00516394"/>
    <w:rsid w:val="00516F1A"/>
    <w:rsid w:val="00533317"/>
    <w:rsid w:val="00534D41"/>
    <w:rsid w:val="00542306"/>
    <w:rsid w:val="00542913"/>
    <w:rsid w:val="00543760"/>
    <w:rsid w:val="005453C8"/>
    <w:rsid w:val="0054601E"/>
    <w:rsid w:val="00546BD8"/>
    <w:rsid w:val="005743F4"/>
    <w:rsid w:val="005779BA"/>
    <w:rsid w:val="005864CA"/>
    <w:rsid w:val="0059643F"/>
    <w:rsid w:val="00596B8E"/>
    <w:rsid w:val="005A4442"/>
    <w:rsid w:val="005B092A"/>
    <w:rsid w:val="005B55F4"/>
    <w:rsid w:val="005C5189"/>
    <w:rsid w:val="005D4EC6"/>
    <w:rsid w:val="005D71A1"/>
    <w:rsid w:val="005E24B3"/>
    <w:rsid w:val="005E4785"/>
    <w:rsid w:val="005F18C5"/>
    <w:rsid w:val="005F55D3"/>
    <w:rsid w:val="005F6720"/>
    <w:rsid w:val="005F7D50"/>
    <w:rsid w:val="00602B13"/>
    <w:rsid w:val="0060501E"/>
    <w:rsid w:val="00606E18"/>
    <w:rsid w:val="006078E3"/>
    <w:rsid w:val="00611CCB"/>
    <w:rsid w:val="00626289"/>
    <w:rsid w:val="00626AB1"/>
    <w:rsid w:val="00632FAC"/>
    <w:rsid w:val="00635AB6"/>
    <w:rsid w:val="00636392"/>
    <w:rsid w:val="00643550"/>
    <w:rsid w:val="0065796E"/>
    <w:rsid w:val="0066193F"/>
    <w:rsid w:val="006619DC"/>
    <w:rsid w:val="00663005"/>
    <w:rsid w:val="006634F1"/>
    <w:rsid w:val="006673B1"/>
    <w:rsid w:val="006823FB"/>
    <w:rsid w:val="00694E92"/>
    <w:rsid w:val="006A13B9"/>
    <w:rsid w:val="006A55F3"/>
    <w:rsid w:val="006B03AC"/>
    <w:rsid w:val="006B37E7"/>
    <w:rsid w:val="006B5A49"/>
    <w:rsid w:val="006C0D3C"/>
    <w:rsid w:val="006C6953"/>
    <w:rsid w:val="006C74C3"/>
    <w:rsid w:val="006D40CE"/>
    <w:rsid w:val="006F6D07"/>
    <w:rsid w:val="00700F8A"/>
    <w:rsid w:val="00707505"/>
    <w:rsid w:val="00713AC8"/>
    <w:rsid w:val="00714F85"/>
    <w:rsid w:val="0072214F"/>
    <w:rsid w:val="007251DA"/>
    <w:rsid w:val="00757FA2"/>
    <w:rsid w:val="007631F8"/>
    <w:rsid w:val="00763526"/>
    <w:rsid w:val="00782CD9"/>
    <w:rsid w:val="007A09B0"/>
    <w:rsid w:val="007A3D6A"/>
    <w:rsid w:val="007C372D"/>
    <w:rsid w:val="007C3852"/>
    <w:rsid w:val="007D4327"/>
    <w:rsid w:val="007D64D4"/>
    <w:rsid w:val="007E1B12"/>
    <w:rsid w:val="007F08B5"/>
    <w:rsid w:val="007F165D"/>
    <w:rsid w:val="007F3C49"/>
    <w:rsid w:val="0080411D"/>
    <w:rsid w:val="0081173E"/>
    <w:rsid w:val="008123BA"/>
    <w:rsid w:val="008140F9"/>
    <w:rsid w:val="0082206C"/>
    <w:rsid w:val="00832152"/>
    <w:rsid w:val="0084171D"/>
    <w:rsid w:val="00846531"/>
    <w:rsid w:val="008524DF"/>
    <w:rsid w:val="00853909"/>
    <w:rsid w:val="00855B90"/>
    <w:rsid w:val="00857B1D"/>
    <w:rsid w:val="00882EE8"/>
    <w:rsid w:val="008923B7"/>
    <w:rsid w:val="00892DEC"/>
    <w:rsid w:val="008A2A3A"/>
    <w:rsid w:val="008C082A"/>
    <w:rsid w:val="008D211B"/>
    <w:rsid w:val="008D2AAA"/>
    <w:rsid w:val="008D781F"/>
    <w:rsid w:val="008E09DE"/>
    <w:rsid w:val="008E1D1A"/>
    <w:rsid w:val="008E3B8C"/>
    <w:rsid w:val="008F3A78"/>
    <w:rsid w:val="008F643C"/>
    <w:rsid w:val="0090111F"/>
    <w:rsid w:val="00901C6A"/>
    <w:rsid w:val="00913266"/>
    <w:rsid w:val="00917082"/>
    <w:rsid w:val="00917C87"/>
    <w:rsid w:val="00931E96"/>
    <w:rsid w:val="00934004"/>
    <w:rsid w:val="0094076D"/>
    <w:rsid w:val="0094503D"/>
    <w:rsid w:val="00946086"/>
    <w:rsid w:val="009474A2"/>
    <w:rsid w:val="00962D37"/>
    <w:rsid w:val="009653EA"/>
    <w:rsid w:val="009665C2"/>
    <w:rsid w:val="00975432"/>
    <w:rsid w:val="00982A5C"/>
    <w:rsid w:val="00984123"/>
    <w:rsid w:val="00992756"/>
    <w:rsid w:val="0099456F"/>
    <w:rsid w:val="009A666C"/>
    <w:rsid w:val="009A7B6F"/>
    <w:rsid w:val="009B11C6"/>
    <w:rsid w:val="009B50B2"/>
    <w:rsid w:val="009C223F"/>
    <w:rsid w:val="009C6615"/>
    <w:rsid w:val="009D0F10"/>
    <w:rsid w:val="009D1DA6"/>
    <w:rsid w:val="009D44EF"/>
    <w:rsid w:val="009D78B0"/>
    <w:rsid w:val="009E1A86"/>
    <w:rsid w:val="009E3C61"/>
    <w:rsid w:val="009E3DE5"/>
    <w:rsid w:val="009F17D7"/>
    <w:rsid w:val="009F7584"/>
    <w:rsid w:val="00A10211"/>
    <w:rsid w:val="00A16A51"/>
    <w:rsid w:val="00A20506"/>
    <w:rsid w:val="00A318C5"/>
    <w:rsid w:val="00A34D55"/>
    <w:rsid w:val="00A4567F"/>
    <w:rsid w:val="00A47D0D"/>
    <w:rsid w:val="00A509FF"/>
    <w:rsid w:val="00A50D04"/>
    <w:rsid w:val="00A5132A"/>
    <w:rsid w:val="00A52584"/>
    <w:rsid w:val="00A53DD4"/>
    <w:rsid w:val="00A6549F"/>
    <w:rsid w:val="00A702AA"/>
    <w:rsid w:val="00A72CCB"/>
    <w:rsid w:val="00A8280D"/>
    <w:rsid w:val="00A85866"/>
    <w:rsid w:val="00A95CE0"/>
    <w:rsid w:val="00A95D17"/>
    <w:rsid w:val="00A95FC8"/>
    <w:rsid w:val="00AA1C15"/>
    <w:rsid w:val="00AA2673"/>
    <w:rsid w:val="00AA26E7"/>
    <w:rsid w:val="00AA714B"/>
    <w:rsid w:val="00AA7F73"/>
    <w:rsid w:val="00AB1634"/>
    <w:rsid w:val="00AB2C63"/>
    <w:rsid w:val="00AC4690"/>
    <w:rsid w:val="00AC5F3A"/>
    <w:rsid w:val="00AC687F"/>
    <w:rsid w:val="00AC7EF5"/>
    <w:rsid w:val="00AD008C"/>
    <w:rsid w:val="00AE2359"/>
    <w:rsid w:val="00AE3AEF"/>
    <w:rsid w:val="00AE670D"/>
    <w:rsid w:val="00AE74DC"/>
    <w:rsid w:val="00AF2C40"/>
    <w:rsid w:val="00B06CAB"/>
    <w:rsid w:val="00B102D1"/>
    <w:rsid w:val="00B16524"/>
    <w:rsid w:val="00B16E22"/>
    <w:rsid w:val="00B22D5A"/>
    <w:rsid w:val="00B349CE"/>
    <w:rsid w:val="00B41546"/>
    <w:rsid w:val="00B46808"/>
    <w:rsid w:val="00B47043"/>
    <w:rsid w:val="00B476A4"/>
    <w:rsid w:val="00B50025"/>
    <w:rsid w:val="00B527AD"/>
    <w:rsid w:val="00B53A6E"/>
    <w:rsid w:val="00B54431"/>
    <w:rsid w:val="00B62C6A"/>
    <w:rsid w:val="00B648DC"/>
    <w:rsid w:val="00B64FA3"/>
    <w:rsid w:val="00B70F77"/>
    <w:rsid w:val="00B748A5"/>
    <w:rsid w:val="00B81E92"/>
    <w:rsid w:val="00B9049D"/>
    <w:rsid w:val="00B94896"/>
    <w:rsid w:val="00B94E67"/>
    <w:rsid w:val="00B953D8"/>
    <w:rsid w:val="00BA0B5C"/>
    <w:rsid w:val="00BB1F44"/>
    <w:rsid w:val="00BB694B"/>
    <w:rsid w:val="00BC3685"/>
    <w:rsid w:val="00BC45F5"/>
    <w:rsid w:val="00BC497C"/>
    <w:rsid w:val="00BC5294"/>
    <w:rsid w:val="00BC5336"/>
    <w:rsid w:val="00BC7370"/>
    <w:rsid w:val="00BD0F0C"/>
    <w:rsid w:val="00BD645A"/>
    <w:rsid w:val="00BD7D77"/>
    <w:rsid w:val="00BD7F1E"/>
    <w:rsid w:val="00BE048C"/>
    <w:rsid w:val="00BE09F6"/>
    <w:rsid w:val="00BE16F3"/>
    <w:rsid w:val="00BE7357"/>
    <w:rsid w:val="00BE7DCE"/>
    <w:rsid w:val="00BF4CEF"/>
    <w:rsid w:val="00C00C29"/>
    <w:rsid w:val="00C03B44"/>
    <w:rsid w:val="00C04E7F"/>
    <w:rsid w:val="00C05858"/>
    <w:rsid w:val="00C05CBC"/>
    <w:rsid w:val="00C5194E"/>
    <w:rsid w:val="00C5776A"/>
    <w:rsid w:val="00C62A0F"/>
    <w:rsid w:val="00C650B0"/>
    <w:rsid w:val="00C70175"/>
    <w:rsid w:val="00C761D9"/>
    <w:rsid w:val="00C77A08"/>
    <w:rsid w:val="00C83A6F"/>
    <w:rsid w:val="00C8547A"/>
    <w:rsid w:val="00C90F1B"/>
    <w:rsid w:val="00C948E0"/>
    <w:rsid w:val="00CA29AC"/>
    <w:rsid w:val="00CA364F"/>
    <w:rsid w:val="00CB1CDB"/>
    <w:rsid w:val="00CB5F06"/>
    <w:rsid w:val="00CD0E78"/>
    <w:rsid w:val="00CD21D0"/>
    <w:rsid w:val="00CD5380"/>
    <w:rsid w:val="00CD677B"/>
    <w:rsid w:val="00CE0D05"/>
    <w:rsid w:val="00CE7268"/>
    <w:rsid w:val="00CF228A"/>
    <w:rsid w:val="00CF7653"/>
    <w:rsid w:val="00D05D95"/>
    <w:rsid w:val="00D216C0"/>
    <w:rsid w:val="00D304D9"/>
    <w:rsid w:val="00D3196F"/>
    <w:rsid w:val="00D56F9F"/>
    <w:rsid w:val="00D60469"/>
    <w:rsid w:val="00D6208F"/>
    <w:rsid w:val="00D74D5A"/>
    <w:rsid w:val="00D76F08"/>
    <w:rsid w:val="00D8253F"/>
    <w:rsid w:val="00D831C3"/>
    <w:rsid w:val="00D86E5E"/>
    <w:rsid w:val="00D93147"/>
    <w:rsid w:val="00D93ACA"/>
    <w:rsid w:val="00DB6F4C"/>
    <w:rsid w:val="00DD2EC2"/>
    <w:rsid w:val="00DD606A"/>
    <w:rsid w:val="00DE2E1C"/>
    <w:rsid w:val="00DE3FEE"/>
    <w:rsid w:val="00DE6EB9"/>
    <w:rsid w:val="00E031E3"/>
    <w:rsid w:val="00E12423"/>
    <w:rsid w:val="00E15342"/>
    <w:rsid w:val="00E16DC3"/>
    <w:rsid w:val="00E20137"/>
    <w:rsid w:val="00E24E94"/>
    <w:rsid w:val="00E314BF"/>
    <w:rsid w:val="00E343FD"/>
    <w:rsid w:val="00E35458"/>
    <w:rsid w:val="00E35F5A"/>
    <w:rsid w:val="00E35F78"/>
    <w:rsid w:val="00E40E53"/>
    <w:rsid w:val="00E45094"/>
    <w:rsid w:val="00E453A8"/>
    <w:rsid w:val="00E510E5"/>
    <w:rsid w:val="00E618C5"/>
    <w:rsid w:val="00E67C32"/>
    <w:rsid w:val="00E701D6"/>
    <w:rsid w:val="00E73665"/>
    <w:rsid w:val="00E756AD"/>
    <w:rsid w:val="00E8127C"/>
    <w:rsid w:val="00E82689"/>
    <w:rsid w:val="00E935B3"/>
    <w:rsid w:val="00E94BB7"/>
    <w:rsid w:val="00EB0132"/>
    <w:rsid w:val="00EB7E31"/>
    <w:rsid w:val="00EE60E9"/>
    <w:rsid w:val="00EE72B9"/>
    <w:rsid w:val="00EE787B"/>
    <w:rsid w:val="00EF1DB0"/>
    <w:rsid w:val="00EF1EC1"/>
    <w:rsid w:val="00F0142A"/>
    <w:rsid w:val="00F03A08"/>
    <w:rsid w:val="00F05422"/>
    <w:rsid w:val="00F06A3E"/>
    <w:rsid w:val="00F14330"/>
    <w:rsid w:val="00F21F32"/>
    <w:rsid w:val="00F22CA3"/>
    <w:rsid w:val="00F33008"/>
    <w:rsid w:val="00F4216C"/>
    <w:rsid w:val="00F424B4"/>
    <w:rsid w:val="00F45A8F"/>
    <w:rsid w:val="00F54C37"/>
    <w:rsid w:val="00F54EF4"/>
    <w:rsid w:val="00F562B1"/>
    <w:rsid w:val="00F61268"/>
    <w:rsid w:val="00F65A42"/>
    <w:rsid w:val="00F74DFC"/>
    <w:rsid w:val="00F74E52"/>
    <w:rsid w:val="00F76113"/>
    <w:rsid w:val="00F86501"/>
    <w:rsid w:val="00F8796F"/>
    <w:rsid w:val="00FA07DE"/>
    <w:rsid w:val="00FA1C5E"/>
    <w:rsid w:val="00FA2612"/>
    <w:rsid w:val="00FA354A"/>
    <w:rsid w:val="00FA6036"/>
    <w:rsid w:val="00FB0FE9"/>
    <w:rsid w:val="00FB252D"/>
    <w:rsid w:val="00FB4CAC"/>
    <w:rsid w:val="00FC1574"/>
    <w:rsid w:val="00FC779F"/>
    <w:rsid w:val="00FD057A"/>
    <w:rsid w:val="00FD0AEB"/>
    <w:rsid w:val="00FD21CC"/>
    <w:rsid w:val="00FD28B5"/>
    <w:rsid w:val="00FD75D1"/>
    <w:rsid w:val="00FE538A"/>
    <w:rsid w:val="00FE5AD3"/>
    <w:rsid w:val="00FF4D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2EEE0C"/>
  <w15:docId w15:val="{299CF497-FAAB-4A00-BE02-6373A64A11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144E70"/>
    <w:pPr>
      <w:spacing w:after="240" w:line="240" w:lineRule="auto"/>
      <w:jc w:val="center"/>
      <w:outlineLvl w:val="0"/>
    </w:pPr>
    <w:rPr>
      <w:rFonts w:ascii="Times New Roman" w:eastAsia="Times New Roman" w:hAnsi="Times New Roman" w:cs="Times New Roman"/>
      <w:b/>
      <w:bCs/>
      <w:iCs/>
      <w:caps/>
      <w:sz w:val="24"/>
      <w:szCs w:val="32"/>
    </w:rPr>
  </w:style>
  <w:style w:type="paragraph" w:styleId="Heading2">
    <w:name w:val="heading 2"/>
    <w:basedOn w:val="Normal"/>
    <w:next w:val="Normal"/>
    <w:link w:val="Heading2Char"/>
    <w:uiPriority w:val="9"/>
    <w:semiHidden/>
    <w:unhideWhenUsed/>
    <w:qFormat/>
    <w:rsid w:val="001F2C2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1F2C2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6">
    <w:name w:val="heading 6"/>
    <w:basedOn w:val="Normal"/>
    <w:next w:val="Normal"/>
    <w:link w:val="Heading6Char"/>
    <w:uiPriority w:val="9"/>
    <w:semiHidden/>
    <w:unhideWhenUsed/>
    <w:qFormat/>
    <w:rsid w:val="004929C6"/>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44E70"/>
    <w:rPr>
      <w:rFonts w:ascii="Times New Roman" w:eastAsia="Times New Roman" w:hAnsi="Times New Roman" w:cs="Times New Roman"/>
      <w:b/>
      <w:bCs/>
      <w:iCs/>
      <w:caps/>
      <w:sz w:val="24"/>
      <w:szCs w:val="32"/>
    </w:rPr>
  </w:style>
  <w:style w:type="character" w:customStyle="1" w:styleId="Heading6Char">
    <w:name w:val="Heading 6 Char"/>
    <w:basedOn w:val="DefaultParagraphFont"/>
    <w:link w:val="Heading6"/>
    <w:uiPriority w:val="9"/>
    <w:semiHidden/>
    <w:rsid w:val="004929C6"/>
    <w:rPr>
      <w:rFonts w:asciiTheme="majorHAnsi" w:eastAsiaTheme="majorEastAsia" w:hAnsiTheme="majorHAnsi" w:cstheme="majorBidi"/>
      <w:color w:val="1F4D78" w:themeColor="accent1" w:themeShade="7F"/>
    </w:rPr>
  </w:style>
  <w:style w:type="paragraph" w:styleId="NoSpacing">
    <w:name w:val="No Spacing"/>
    <w:uiPriority w:val="1"/>
    <w:qFormat/>
    <w:rsid w:val="00596B8E"/>
    <w:pPr>
      <w:spacing w:after="0" w:line="240" w:lineRule="auto"/>
    </w:pPr>
  </w:style>
  <w:style w:type="character" w:styleId="Hyperlink">
    <w:name w:val="Hyperlink"/>
    <w:basedOn w:val="DefaultParagraphFont"/>
    <w:uiPriority w:val="99"/>
    <w:unhideWhenUsed/>
    <w:rsid w:val="002F3903"/>
    <w:rPr>
      <w:color w:val="0563C1" w:themeColor="hyperlink"/>
      <w:u w:val="single"/>
    </w:rPr>
  </w:style>
  <w:style w:type="paragraph" w:styleId="Header">
    <w:name w:val="header"/>
    <w:basedOn w:val="Normal"/>
    <w:link w:val="HeaderChar"/>
    <w:uiPriority w:val="99"/>
    <w:unhideWhenUsed/>
    <w:rsid w:val="00B53A6E"/>
    <w:pPr>
      <w:tabs>
        <w:tab w:val="center" w:pos="4680"/>
        <w:tab w:val="right" w:pos="9360"/>
      </w:tabs>
      <w:spacing w:after="0" w:line="240" w:lineRule="auto"/>
    </w:pPr>
  </w:style>
  <w:style w:type="character" w:customStyle="1" w:styleId="HeaderChar">
    <w:name w:val="Header Char"/>
    <w:basedOn w:val="DefaultParagraphFont"/>
    <w:link w:val="Header"/>
    <w:uiPriority w:val="99"/>
    <w:rsid w:val="00B53A6E"/>
  </w:style>
  <w:style w:type="paragraph" w:styleId="Footer">
    <w:name w:val="footer"/>
    <w:basedOn w:val="Normal"/>
    <w:link w:val="FooterChar"/>
    <w:uiPriority w:val="99"/>
    <w:unhideWhenUsed/>
    <w:rsid w:val="00B53A6E"/>
    <w:pPr>
      <w:tabs>
        <w:tab w:val="center" w:pos="4680"/>
        <w:tab w:val="right" w:pos="9360"/>
      </w:tabs>
      <w:spacing w:after="0" w:line="240" w:lineRule="auto"/>
    </w:pPr>
  </w:style>
  <w:style w:type="character" w:customStyle="1" w:styleId="FooterChar">
    <w:name w:val="Footer Char"/>
    <w:basedOn w:val="DefaultParagraphFont"/>
    <w:link w:val="Footer"/>
    <w:uiPriority w:val="99"/>
    <w:rsid w:val="00B53A6E"/>
  </w:style>
  <w:style w:type="paragraph" w:styleId="BalloonText">
    <w:name w:val="Balloon Text"/>
    <w:basedOn w:val="Normal"/>
    <w:link w:val="BalloonTextChar"/>
    <w:uiPriority w:val="99"/>
    <w:semiHidden/>
    <w:unhideWhenUsed/>
    <w:rsid w:val="006C74C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C74C3"/>
    <w:rPr>
      <w:rFonts w:ascii="Segoe UI" w:hAnsi="Segoe UI" w:cs="Segoe UI"/>
      <w:sz w:val="18"/>
      <w:szCs w:val="18"/>
    </w:rPr>
  </w:style>
  <w:style w:type="character" w:styleId="CommentReference">
    <w:name w:val="annotation reference"/>
    <w:basedOn w:val="DefaultParagraphFont"/>
    <w:uiPriority w:val="99"/>
    <w:semiHidden/>
    <w:unhideWhenUsed/>
    <w:rsid w:val="00147FD5"/>
    <w:rPr>
      <w:sz w:val="16"/>
      <w:szCs w:val="16"/>
    </w:rPr>
  </w:style>
  <w:style w:type="paragraph" w:styleId="CommentText">
    <w:name w:val="annotation text"/>
    <w:basedOn w:val="Normal"/>
    <w:link w:val="CommentTextChar"/>
    <w:uiPriority w:val="99"/>
    <w:semiHidden/>
    <w:unhideWhenUsed/>
    <w:rsid w:val="00147FD5"/>
    <w:pPr>
      <w:spacing w:line="240" w:lineRule="auto"/>
    </w:pPr>
    <w:rPr>
      <w:sz w:val="20"/>
      <w:szCs w:val="20"/>
    </w:rPr>
  </w:style>
  <w:style w:type="character" w:customStyle="1" w:styleId="CommentTextChar">
    <w:name w:val="Comment Text Char"/>
    <w:basedOn w:val="DefaultParagraphFont"/>
    <w:link w:val="CommentText"/>
    <w:uiPriority w:val="99"/>
    <w:semiHidden/>
    <w:rsid w:val="00147FD5"/>
    <w:rPr>
      <w:sz w:val="20"/>
      <w:szCs w:val="20"/>
    </w:rPr>
  </w:style>
  <w:style w:type="paragraph" w:styleId="CommentSubject">
    <w:name w:val="annotation subject"/>
    <w:basedOn w:val="CommentText"/>
    <w:next w:val="CommentText"/>
    <w:link w:val="CommentSubjectChar"/>
    <w:uiPriority w:val="99"/>
    <w:semiHidden/>
    <w:unhideWhenUsed/>
    <w:rsid w:val="00147FD5"/>
    <w:rPr>
      <w:b/>
      <w:bCs/>
    </w:rPr>
  </w:style>
  <w:style w:type="character" w:customStyle="1" w:styleId="CommentSubjectChar">
    <w:name w:val="Comment Subject Char"/>
    <w:basedOn w:val="CommentTextChar"/>
    <w:link w:val="CommentSubject"/>
    <w:uiPriority w:val="99"/>
    <w:semiHidden/>
    <w:rsid w:val="00147FD5"/>
    <w:rPr>
      <w:b/>
      <w:bCs/>
      <w:sz w:val="20"/>
      <w:szCs w:val="20"/>
    </w:rPr>
  </w:style>
  <w:style w:type="paragraph" w:styleId="Revision">
    <w:name w:val="Revision"/>
    <w:hidden/>
    <w:uiPriority w:val="99"/>
    <w:semiHidden/>
    <w:rsid w:val="008E3B8C"/>
    <w:pPr>
      <w:spacing w:after="0" w:line="240" w:lineRule="auto"/>
    </w:pPr>
  </w:style>
  <w:style w:type="paragraph" w:styleId="TOC1">
    <w:name w:val="toc 1"/>
    <w:basedOn w:val="Normal"/>
    <w:next w:val="Normal"/>
    <w:uiPriority w:val="39"/>
    <w:rsid w:val="00144E70"/>
    <w:pPr>
      <w:spacing w:before="120" w:after="120" w:line="240" w:lineRule="auto"/>
    </w:pPr>
    <w:rPr>
      <w:rFonts w:ascii="Times New Roman" w:eastAsia="Times New Roman" w:hAnsi="Times New Roman" w:cs="Calibri"/>
      <w:bCs/>
      <w:szCs w:val="20"/>
    </w:rPr>
  </w:style>
  <w:style w:type="paragraph" w:styleId="Subtitle">
    <w:name w:val="Subtitle"/>
    <w:basedOn w:val="Normal"/>
    <w:next w:val="Normal"/>
    <w:link w:val="SubtitleChar"/>
    <w:qFormat/>
    <w:rsid w:val="00144E70"/>
    <w:pPr>
      <w:spacing w:after="320" w:line="240" w:lineRule="auto"/>
      <w:contextualSpacing/>
    </w:pPr>
    <w:rPr>
      <w:rFonts w:ascii="Times New Roman" w:eastAsia="Times New Roman" w:hAnsi="Times New Roman" w:cs="Times New Roman"/>
      <w:i/>
      <w:iCs/>
      <w:color w:val="808080"/>
      <w:spacing w:val="10"/>
      <w:sz w:val="24"/>
      <w:szCs w:val="24"/>
    </w:rPr>
  </w:style>
  <w:style w:type="character" w:customStyle="1" w:styleId="SubtitleChar">
    <w:name w:val="Subtitle Char"/>
    <w:basedOn w:val="DefaultParagraphFont"/>
    <w:link w:val="Subtitle"/>
    <w:rsid w:val="00144E70"/>
    <w:rPr>
      <w:rFonts w:ascii="Times New Roman" w:eastAsia="Times New Roman" w:hAnsi="Times New Roman" w:cs="Times New Roman"/>
      <w:i/>
      <w:iCs/>
      <w:color w:val="808080"/>
      <w:spacing w:val="10"/>
      <w:sz w:val="24"/>
      <w:szCs w:val="24"/>
    </w:rPr>
  </w:style>
  <w:style w:type="paragraph" w:styleId="ListParagraph">
    <w:name w:val="List Paragraph"/>
    <w:basedOn w:val="Normal"/>
    <w:uiPriority w:val="34"/>
    <w:qFormat/>
    <w:rsid w:val="00144E70"/>
    <w:pPr>
      <w:spacing w:after="240" w:line="240" w:lineRule="auto"/>
      <w:ind w:left="720"/>
      <w:contextualSpacing/>
    </w:pPr>
    <w:rPr>
      <w:rFonts w:ascii="Times New Roman" w:eastAsia="Times New Roman" w:hAnsi="Times New Roman" w:cs="Times New Roman"/>
    </w:rPr>
  </w:style>
  <w:style w:type="paragraph" w:customStyle="1" w:styleId="Default">
    <w:name w:val="Default"/>
    <w:rsid w:val="00144E70"/>
    <w:pPr>
      <w:autoSpaceDE w:val="0"/>
      <w:autoSpaceDN w:val="0"/>
      <w:adjustRightInd w:val="0"/>
      <w:spacing w:after="0" w:line="240" w:lineRule="auto"/>
    </w:pPr>
    <w:rPr>
      <w:rFonts w:ascii="Arial" w:eastAsia="Times New Roman" w:hAnsi="Arial" w:cs="Arial"/>
      <w:color w:val="000000"/>
      <w:sz w:val="24"/>
      <w:szCs w:val="24"/>
    </w:rPr>
  </w:style>
  <w:style w:type="paragraph" w:styleId="NormalWeb">
    <w:name w:val="Normal (Web)"/>
    <w:basedOn w:val="Normal"/>
    <w:uiPriority w:val="99"/>
    <w:semiHidden/>
    <w:unhideWhenUsed/>
    <w:rsid w:val="00144E70"/>
    <w:pPr>
      <w:spacing w:before="100" w:beforeAutospacing="1" w:after="100" w:afterAutospacing="1" w:line="240" w:lineRule="auto"/>
    </w:pPr>
    <w:rPr>
      <w:rFonts w:ascii="Times New Roman" w:eastAsiaTheme="minorEastAsia" w:hAnsi="Times New Roman" w:cs="Times New Roman"/>
      <w:sz w:val="24"/>
      <w:szCs w:val="24"/>
    </w:rPr>
  </w:style>
  <w:style w:type="paragraph" w:styleId="FootnoteText">
    <w:name w:val="footnote text"/>
    <w:basedOn w:val="Normal"/>
    <w:link w:val="FootnoteTextChar"/>
    <w:uiPriority w:val="99"/>
    <w:semiHidden/>
    <w:unhideWhenUsed/>
    <w:rsid w:val="005C518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C5189"/>
    <w:rPr>
      <w:sz w:val="20"/>
      <w:szCs w:val="20"/>
    </w:rPr>
  </w:style>
  <w:style w:type="character" w:styleId="FootnoteReference">
    <w:name w:val="footnote reference"/>
    <w:basedOn w:val="DefaultParagraphFont"/>
    <w:uiPriority w:val="99"/>
    <w:semiHidden/>
    <w:unhideWhenUsed/>
    <w:rsid w:val="005C5189"/>
    <w:rPr>
      <w:vertAlign w:val="superscript"/>
    </w:rPr>
  </w:style>
  <w:style w:type="table" w:styleId="TableGrid">
    <w:name w:val="Table Grid"/>
    <w:basedOn w:val="TableNormal"/>
    <w:uiPriority w:val="39"/>
    <w:rsid w:val="007251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Normal"/>
    <w:link w:val="EndNoteBibliographyTitleChar"/>
    <w:rsid w:val="00C03B44"/>
    <w:pPr>
      <w:spacing w:after="0"/>
      <w:jc w:val="center"/>
    </w:pPr>
    <w:rPr>
      <w:rFonts w:ascii="Calibri" w:hAnsi="Calibri"/>
    </w:rPr>
  </w:style>
  <w:style w:type="character" w:customStyle="1" w:styleId="EndNoteBibliographyTitleChar">
    <w:name w:val="EndNote Bibliography Title Char"/>
    <w:basedOn w:val="DefaultParagraphFont"/>
    <w:link w:val="EndNoteBibliographyTitle"/>
    <w:rsid w:val="00C03B44"/>
    <w:rPr>
      <w:rFonts w:ascii="Calibri" w:hAnsi="Calibri"/>
    </w:rPr>
  </w:style>
  <w:style w:type="paragraph" w:customStyle="1" w:styleId="EndNoteBibliography">
    <w:name w:val="EndNote Bibliography"/>
    <w:basedOn w:val="Normal"/>
    <w:link w:val="EndNoteBibliographyChar"/>
    <w:rsid w:val="00C03B44"/>
    <w:pPr>
      <w:spacing w:line="240" w:lineRule="auto"/>
      <w:jc w:val="center"/>
    </w:pPr>
    <w:rPr>
      <w:rFonts w:ascii="Calibri" w:hAnsi="Calibri"/>
    </w:rPr>
  </w:style>
  <w:style w:type="character" w:customStyle="1" w:styleId="EndNoteBibliographyChar">
    <w:name w:val="EndNote Bibliography Char"/>
    <w:basedOn w:val="DefaultParagraphFont"/>
    <w:link w:val="EndNoteBibliography"/>
    <w:rsid w:val="00C03B44"/>
    <w:rPr>
      <w:rFonts w:ascii="Calibri" w:hAnsi="Calibri"/>
    </w:rPr>
  </w:style>
  <w:style w:type="character" w:styleId="UnresolvedMention">
    <w:name w:val="Unresolved Mention"/>
    <w:basedOn w:val="DefaultParagraphFont"/>
    <w:uiPriority w:val="99"/>
    <w:semiHidden/>
    <w:unhideWhenUsed/>
    <w:rsid w:val="00EB7E31"/>
    <w:rPr>
      <w:color w:val="605E5C"/>
      <w:shd w:val="clear" w:color="auto" w:fill="E1DFDD"/>
    </w:rPr>
  </w:style>
  <w:style w:type="character" w:customStyle="1" w:styleId="Heading2Char">
    <w:name w:val="Heading 2 Char"/>
    <w:basedOn w:val="DefaultParagraphFont"/>
    <w:link w:val="Heading2"/>
    <w:uiPriority w:val="9"/>
    <w:semiHidden/>
    <w:rsid w:val="001F2C20"/>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1F2C20"/>
    <w:rPr>
      <w:rFonts w:asciiTheme="majorHAnsi" w:eastAsiaTheme="majorEastAsia" w:hAnsiTheme="majorHAnsi" w:cstheme="majorBidi"/>
      <w:color w:val="1F4D78" w:themeColor="accent1" w:themeShade="7F"/>
      <w:sz w:val="24"/>
      <w:szCs w:val="24"/>
    </w:rPr>
  </w:style>
  <w:style w:type="character" w:styleId="FollowedHyperlink">
    <w:name w:val="FollowedHyperlink"/>
    <w:basedOn w:val="DefaultParagraphFont"/>
    <w:uiPriority w:val="99"/>
    <w:semiHidden/>
    <w:unhideWhenUsed/>
    <w:rsid w:val="00E343F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0604204">
      <w:bodyDiv w:val="1"/>
      <w:marLeft w:val="0"/>
      <w:marRight w:val="0"/>
      <w:marTop w:val="0"/>
      <w:marBottom w:val="0"/>
      <w:divBdr>
        <w:top w:val="none" w:sz="0" w:space="0" w:color="auto"/>
        <w:left w:val="none" w:sz="0" w:space="0" w:color="auto"/>
        <w:bottom w:val="none" w:sz="0" w:space="0" w:color="auto"/>
        <w:right w:val="none" w:sz="0" w:space="0" w:color="auto"/>
      </w:divBdr>
    </w:div>
    <w:div w:id="370570253">
      <w:bodyDiv w:val="1"/>
      <w:marLeft w:val="0"/>
      <w:marRight w:val="0"/>
      <w:marTop w:val="0"/>
      <w:marBottom w:val="0"/>
      <w:divBdr>
        <w:top w:val="none" w:sz="0" w:space="0" w:color="auto"/>
        <w:left w:val="none" w:sz="0" w:space="0" w:color="auto"/>
        <w:bottom w:val="none" w:sz="0" w:space="0" w:color="auto"/>
        <w:right w:val="none" w:sz="0" w:space="0" w:color="auto"/>
      </w:divBdr>
    </w:div>
    <w:div w:id="673382488">
      <w:bodyDiv w:val="1"/>
      <w:marLeft w:val="0"/>
      <w:marRight w:val="0"/>
      <w:marTop w:val="0"/>
      <w:marBottom w:val="0"/>
      <w:divBdr>
        <w:top w:val="none" w:sz="0" w:space="0" w:color="auto"/>
        <w:left w:val="none" w:sz="0" w:space="0" w:color="auto"/>
        <w:bottom w:val="none" w:sz="0" w:space="0" w:color="auto"/>
        <w:right w:val="none" w:sz="0" w:space="0" w:color="auto"/>
      </w:divBdr>
    </w:div>
    <w:div w:id="730230787">
      <w:bodyDiv w:val="1"/>
      <w:marLeft w:val="0"/>
      <w:marRight w:val="0"/>
      <w:marTop w:val="0"/>
      <w:marBottom w:val="0"/>
      <w:divBdr>
        <w:top w:val="none" w:sz="0" w:space="0" w:color="auto"/>
        <w:left w:val="none" w:sz="0" w:space="0" w:color="auto"/>
        <w:bottom w:val="none" w:sz="0" w:space="0" w:color="auto"/>
        <w:right w:val="none" w:sz="0" w:space="0" w:color="auto"/>
      </w:divBdr>
    </w:div>
    <w:div w:id="860315351">
      <w:bodyDiv w:val="1"/>
      <w:marLeft w:val="0"/>
      <w:marRight w:val="0"/>
      <w:marTop w:val="0"/>
      <w:marBottom w:val="0"/>
      <w:divBdr>
        <w:top w:val="none" w:sz="0" w:space="0" w:color="auto"/>
        <w:left w:val="none" w:sz="0" w:space="0" w:color="auto"/>
        <w:bottom w:val="none" w:sz="0" w:space="0" w:color="auto"/>
        <w:right w:val="none" w:sz="0" w:space="0" w:color="auto"/>
      </w:divBdr>
    </w:div>
    <w:div w:id="1043141756">
      <w:bodyDiv w:val="1"/>
      <w:marLeft w:val="0"/>
      <w:marRight w:val="0"/>
      <w:marTop w:val="0"/>
      <w:marBottom w:val="0"/>
      <w:divBdr>
        <w:top w:val="none" w:sz="0" w:space="0" w:color="auto"/>
        <w:left w:val="none" w:sz="0" w:space="0" w:color="auto"/>
        <w:bottom w:val="none" w:sz="0" w:space="0" w:color="auto"/>
        <w:right w:val="none" w:sz="0" w:space="0" w:color="auto"/>
      </w:divBdr>
    </w:div>
    <w:div w:id="1723749491">
      <w:bodyDiv w:val="1"/>
      <w:marLeft w:val="0"/>
      <w:marRight w:val="0"/>
      <w:marTop w:val="0"/>
      <w:marBottom w:val="0"/>
      <w:divBdr>
        <w:top w:val="none" w:sz="0" w:space="0" w:color="auto"/>
        <w:left w:val="none" w:sz="0" w:space="0" w:color="auto"/>
        <w:bottom w:val="none" w:sz="0" w:space="0" w:color="auto"/>
        <w:right w:val="none" w:sz="0" w:space="0" w:color="auto"/>
      </w:divBdr>
    </w:div>
    <w:div w:id="20572009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2" Type="http://schemas.openxmlformats.org/officeDocument/2006/relationships/hyperlink" Target="https://github.com/State-Fisheries-Genomics-Lab/GT-seq/tree/main/Primer_Pools" TargetMode="External"/><Relationship Id="rId1" Type="http://schemas.openxmlformats.org/officeDocument/2006/relationships/hyperlink" Target="https://github.com/State-Fisheries-Genomics-Lab/GT-seq/tree/main/Probe_Sequences" TargetMode="External"/></Relationship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footer" Target="footer2.xml"/><Relationship Id="rId26" Type="http://schemas.openxmlformats.org/officeDocument/2006/relationships/image" Target="media/image7.emf"/><Relationship Id="rId21" Type="http://schemas.openxmlformats.org/officeDocument/2006/relationships/image" Target="media/image3.pn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header" Target="header3.xml"/><Relationship Id="rId25" Type="http://schemas.openxmlformats.org/officeDocument/2006/relationships/image" Target="media/image6.emf"/><Relationship Id="rId33" Type="http://schemas.openxmlformats.org/officeDocument/2006/relationships/header" Target="header5.xml"/><Relationship Id="rId38" Type="http://schemas.openxmlformats.org/officeDocument/2006/relationships/theme" Target="theme/theme1.xml"/><Relationship Id="rId2" Type="http://schemas.openxmlformats.org/officeDocument/2006/relationships/numbering" Target="numbering.xml"/><Relationship Id="rId16" Type="http://schemas.microsoft.com/office/2018/08/relationships/commentsExtensible" Target="commentsExtensible.xml"/><Relationship Id="rId20" Type="http://schemas.openxmlformats.org/officeDocument/2006/relationships/hyperlink" Target="https://www.dfw.state.or.us/fish/CRP/docs/rogue_spring_chinook/Final%20Rogue%20Spring%20Chinook%20Salmon%20Conservation%20Plan%20Comprehensive%20Assessment%20and%20Update.pdf" TargetMode="External"/><Relationship Id="rId29" Type="http://schemas.openxmlformats.org/officeDocument/2006/relationships/image" Target="media/image8.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5.emf"/><Relationship Id="rId32" Type="http://schemas.openxmlformats.org/officeDocument/2006/relationships/header" Target="header4.xml"/><Relationship Id="rId37" Type="http://schemas.microsoft.com/office/2011/relationships/people" Target="people.xml"/><Relationship Id="rId5"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image" Target="media/image4.emf"/><Relationship Id="rId28" Type="http://schemas.openxmlformats.org/officeDocument/2006/relationships/hyperlink" Target="https://nrimp.dfw.state.or.us/web%20stores/data%20libraries/files/ODFW/ODFW_42006_2_O&#8217;Malley%20et%20al.%20(2020)%20ODFW%20Information%20Report%202020-06.pdf" TargetMode="External"/><Relationship Id="rId36"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hyperlink" Target="https://www.dfw.state.or.us/fish/CRP/docs/rogue_spring_chinook/final_rogue_CHS_plan.pdf" TargetMode="External"/><Relationship Id="rId31"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microsoft.com/office/2011/relationships/commentsExtended" Target="commentsExtended.xml"/><Relationship Id="rId22" Type="http://schemas.openxmlformats.org/officeDocument/2006/relationships/hyperlink" Target="https://github.com/State-Fisheries-Genomics-Lab/GT-seq/tree/main/GT-seq_scripts" TargetMode="External"/><Relationship Id="rId27" Type="http://schemas.openxmlformats.org/officeDocument/2006/relationships/hyperlink" Target="https://nrimp.dfw.state.or.us/web%20stores/data%20libraries/files/ODFW/ODFW_42004_2_O'Malley%20et%20al.%20(2020)%20ODFW%20Information%20Report%202020-02.pdf" TargetMode="External"/><Relationship Id="rId30" Type="http://schemas.openxmlformats.org/officeDocument/2006/relationships/image" Target="media/image9.emf"/><Relationship Id="rId35" Type="http://schemas.openxmlformats.org/officeDocument/2006/relationships/header" Target="header6.xml"/><Relationship Id="rId8" Type="http://schemas.openxmlformats.org/officeDocument/2006/relationships/image" Target="media/image1.emf"/><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2A24F2-4BA9-4B90-ACD3-11AB99857D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27</Pages>
  <Words>7401</Words>
  <Characters>42187</Characters>
  <Application>Microsoft Office Word</Application>
  <DocSecurity>0</DocSecurity>
  <Lines>351</Lines>
  <Paragraphs>98</Paragraphs>
  <ScaleCrop>false</ScaleCrop>
  <HeadingPairs>
    <vt:vector size="2" baseType="variant">
      <vt:variant>
        <vt:lpstr>Title</vt:lpstr>
      </vt:variant>
      <vt:variant>
        <vt:i4>1</vt:i4>
      </vt:variant>
    </vt:vector>
  </HeadingPairs>
  <TitlesOfParts>
    <vt:vector size="1" baseType="lpstr">
      <vt:lpstr/>
    </vt:vector>
  </TitlesOfParts>
  <Company>College of Forestry</Company>
  <LinksUpToDate>false</LinksUpToDate>
  <CharactersWithSpaces>49490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Author</dc:creator>
  <cp:lastModifiedBy>David Dayan</cp:lastModifiedBy>
  <cp:revision>2</cp:revision>
  <cp:lastPrinted>2021-12-29T23:09:00Z</cp:lastPrinted>
  <dcterms:created xsi:type="dcterms:W3CDTF">2021-12-31T02:40:00Z</dcterms:created>
  <dcterms:modified xsi:type="dcterms:W3CDTF">2021-12-31T02:40:00Z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6th edition</vt:lpwstr>
  </property>
  <property fmtid="{D5CDD505-2E9C-101B-9397-08002B2CF9AE}" pid="4" name="Mendeley Recent Style Id 1_1">
    <vt:lpwstr>http://www.zotero.org/styles/aquaculture</vt:lpwstr>
  </property>
  <property fmtid="{D5CDD505-2E9C-101B-9397-08002B2CF9AE}" pid="5" name="Mendeley Recent Style Name 1_1">
    <vt:lpwstr>Aquaculture</vt:lpwstr>
  </property>
  <property fmtid="{D5CDD505-2E9C-101B-9397-08002B2CF9AE}" pid="6" name="Mendeley Recent Style Id 2_1">
    <vt:lpwstr>http://www.zotero.org/styles/canadian-journal-of-fisheries-and-aquatic-sciences</vt:lpwstr>
  </property>
  <property fmtid="{D5CDD505-2E9C-101B-9397-08002B2CF9AE}" pid="7" name="Mendeley Recent Style Name 2_1">
    <vt:lpwstr>Canadian Journal of Fisheries and Aquatic Sciences</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http://www.zotero.org/styles/transactions-of-the-american-fisheries-society</vt:lpwstr>
  </property>
  <property fmtid="{D5CDD505-2E9C-101B-9397-08002B2CF9AE}" pid="21" name="Mendeley Recent Style Name 9_1">
    <vt:lpwstr>Transactions of the American Fisheries Society</vt:lpwstr>
  </property>
</Properties>
</file>