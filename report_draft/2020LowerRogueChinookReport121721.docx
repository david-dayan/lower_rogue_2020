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77777777" w:rsidR="00144E70" w:rsidRPr="00142D4B" w:rsidRDefault="00144E70" w:rsidP="00144E70">
      <w:pPr>
        <w:autoSpaceDE w:val="0"/>
        <w:autoSpaceDN w:val="0"/>
        <w:adjustRightInd w:val="0"/>
        <w:rPr>
          <w:b/>
          <w:bCs/>
          <w:sz w:val="44"/>
          <w:szCs w:val="44"/>
        </w:rPr>
      </w:pPr>
      <w:r w:rsidRPr="00142D4B">
        <w:rPr>
          <w:b/>
          <w:bCs/>
          <w:sz w:val="44"/>
          <w:szCs w:val="44"/>
        </w:rPr>
        <w:t>Number 20XX-XX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6A99C960" w:rsidR="002224CB" w:rsidRPr="00070433" w:rsidRDefault="00070433" w:rsidP="00070433">
      <w:pPr>
        <w:autoSpaceDE w:val="0"/>
        <w:autoSpaceDN w:val="0"/>
        <w:adjustRightInd w:val="0"/>
        <w:spacing w:after="0"/>
        <w:rPr>
          <w:rFonts w:cstheme="minorHAnsi"/>
          <w:sz w:val="24"/>
          <w:szCs w:val="24"/>
        </w:rPr>
      </w:pPr>
      <w:r w:rsidRPr="00070433">
        <w:rPr>
          <w:rFonts w:cstheme="minorHAnsi"/>
          <w:sz w:val="30"/>
          <w:szCs w:val="30"/>
        </w:rPr>
        <w:t>fishery</w:t>
      </w:r>
      <w:r w:rsidRPr="00070433">
        <w:rPr>
          <w:rFonts w:cstheme="minorHAnsi"/>
          <w:sz w:val="32"/>
          <w:szCs w:val="32"/>
        </w:rPr>
        <w:t xml:space="preserve"> 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34BE3E78" w:rsidR="00144E70" w:rsidRDefault="00144E70" w:rsidP="00144E70">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 xml:space="preserve">Smith, A. B, C. D. Jones, and E. F. Williams.  2019.  Seasonal patterns of Pacific Herring movement along the </w:t>
      </w:r>
      <w:r w:rsidR="0032359B">
        <w:rPr>
          <w:rFonts w:asciiTheme="minorHAnsi" w:hAnsiTheme="minorHAnsi"/>
          <w:i w:val="0"/>
          <w:iCs w:val="0"/>
          <w:color w:val="auto"/>
          <w:spacing w:val="0"/>
        </w:rPr>
        <w:t>northern Oregon coast.  Science</w:t>
      </w:r>
      <w:r>
        <w:rPr>
          <w:rFonts w:asciiTheme="minorHAnsi" w:hAnsiTheme="minorHAnsi"/>
          <w:i w:val="0"/>
          <w:iCs w:val="0"/>
          <w:color w:val="auto"/>
          <w:spacing w:val="0"/>
        </w:rPr>
        <w:t xml:space="preserve"> Bulletin 2020-03.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footerReference w:type="default" r:id="rId11"/>
          <w:headerReference w:type="first" r:id="rId12"/>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273CA27"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commentRangeStart w:id="14"/>
      <w:r w:rsidRPr="00070433">
        <w:rPr>
          <w:rFonts w:cstheme="minorHAnsi"/>
          <w:sz w:val="30"/>
          <w:szCs w:val="30"/>
        </w:rPr>
        <w:t>fishery</w:t>
      </w:r>
      <w:commentRangeEnd w:id="14"/>
      <w:r w:rsidR="00C83A6F">
        <w:rPr>
          <w:rStyle w:val="CommentReference"/>
        </w:rPr>
        <w:commentReference w:id="14"/>
      </w:r>
      <w:r w:rsidRPr="00070433">
        <w:rPr>
          <w:rFonts w:cstheme="minorHAnsi"/>
          <w:sz w:val="32"/>
          <w:szCs w:val="32"/>
        </w:rPr>
        <w:t xml:space="preserve"> 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Prepared by</w:t>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065E92F" w14:textId="36EA78F4" w:rsidR="00070433" w:rsidRDefault="00070433" w:rsidP="00070433">
      <w:pPr>
        <w:spacing w:after="0"/>
        <w:jc w:val="center"/>
        <w:rPr>
          <w:iCs/>
          <w:sz w:val="24"/>
          <w:szCs w:val="24"/>
        </w:rPr>
      </w:pPr>
      <w:r>
        <w:rPr>
          <w:iCs/>
          <w:sz w:val="24"/>
          <w:szCs w:val="24"/>
        </w:rPr>
        <w:t>David Dayan</w:t>
      </w:r>
      <w:r w:rsidRPr="00070433">
        <w:rPr>
          <w:iCs/>
          <w:sz w:val="24"/>
          <w:szCs w:val="24"/>
        </w:rPr>
        <w:t>, Oregon State University</w:t>
      </w:r>
    </w:p>
    <w:p w14:paraId="5C2EF07F" w14:textId="103A043C" w:rsidR="00070433" w:rsidRP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Fitzpatrick</w:t>
      </w:r>
      <w:r w:rsidRPr="00070433">
        <w:rPr>
          <w:iCs/>
          <w:sz w:val="24"/>
          <w:szCs w:val="24"/>
        </w:rPr>
        <w:t>,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02C5A736" w:rsidR="002224CB" w:rsidRDefault="0038551A" w:rsidP="0038551A">
      <w:pPr>
        <w:spacing w:after="0"/>
        <w:jc w:val="center"/>
        <w:rPr>
          <w:sz w:val="24"/>
          <w:szCs w:val="24"/>
        </w:rPr>
      </w:pPr>
      <w:r>
        <w:rPr>
          <w:sz w:val="24"/>
          <w:szCs w:val="24"/>
        </w:rPr>
        <w:t>December 2021</w:t>
      </w:r>
      <w:r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7"/>
          <w:footerReference w:type="default" r:id="rId18"/>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r w:rsidRPr="00D90081">
        <w:rPr>
          <w:b/>
          <w:sz w:val="24"/>
          <w:szCs w:val="24"/>
        </w:rPr>
        <w:lastRenderedPageBreak/>
        <w:t>CONTENTS</w:t>
      </w:r>
      <w:r w:rsidRPr="00D90081">
        <w:rPr>
          <w:sz w:val="24"/>
          <w:szCs w:val="24"/>
        </w:rPr>
        <w:t xml:space="preserve"> </w:t>
      </w:r>
    </w:p>
    <w:p w14:paraId="08ED6C00" w14:textId="607EFEBA" w:rsidR="00144E70" w:rsidRPr="003F7502" w:rsidRDefault="00144E70" w:rsidP="00144E70">
      <w:pPr>
        <w:pStyle w:val="TOC1"/>
        <w:tabs>
          <w:tab w:val="right" w:leader="dot" w:pos="9350"/>
        </w:tabs>
        <w:rPr>
          <w:rFonts w:asciiTheme="minorHAnsi" w:eastAsiaTheme="minorEastAsia" w:hAnsiTheme="minorHAnsi" w:cstheme="minorHAnsi"/>
          <w:bCs w:val="0"/>
          <w:noProof/>
          <w:sz w:val="24"/>
          <w:szCs w:val="24"/>
        </w:rPr>
      </w:pPr>
      <w:r w:rsidRPr="00D90081">
        <w:rPr>
          <w:rFonts w:asciiTheme="minorHAnsi" w:hAnsiTheme="minorHAnsi"/>
          <w:caps/>
          <w:sz w:val="24"/>
          <w:szCs w:val="24"/>
        </w:rPr>
        <w:fldChar w:fldCharType="begin"/>
      </w:r>
      <w:r w:rsidRPr="00D90081">
        <w:rPr>
          <w:rFonts w:asciiTheme="minorHAnsi" w:hAnsiTheme="minorHAnsi"/>
          <w:caps/>
          <w:sz w:val="24"/>
          <w:szCs w:val="24"/>
        </w:rPr>
        <w:instrText xml:space="preserve"> TOC \o "1-1" \h \z \t "Heading 2,2,Heading 3,3,Appendix Headings,1" </w:instrText>
      </w:r>
      <w:r w:rsidRPr="00D90081">
        <w:rPr>
          <w:rFonts w:asciiTheme="minorHAnsi" w:hAnsiTheme="minorHAnsi"/>
          <w:caps/>
          <w:sz w:val="24"/>
          <w:szCs w:val="24"/>
        </w:rPr>
        <w:fldChar w:fldCharType="separate"/>
      </w:r>
    </w:p>
    <w:p w14:paraId="1754EECE" w14:textId="6BAB8BB1"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hyperlink w:anchor="_Toc8116573" w:history="1">
        <w:r w:rsidR="00144E70" w:rsidRPr="003F7502">
          <w:rPr>
            <w:rStyle w:val="Hyperlink"/>
            <w:rFonts w:asciiTheme="minorHAnsi" w:hAnsiTheme="minorHAnsi" w:cstheme="minorHAnsi"/>
            <w:noProof/>
            <w:sz w:val="24"/>
            <w:szCs w:val="24"/>
          </w:rPr>
          <w:t>INTRODUCTION</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_Toc8116573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984123">
          <w:rPr>
            <w:rFonts w:asciiTheme="minorHAnsi" w:hAnsiTheme="minorHAnsi" w:cstheme="minorHAnsi"/>
            <w:noProof/>
            <w:webHidden/>
            <w:sz w:val="24"/>
            <w:szCs w:val="24"/>
          </w:rPr>
          <w:t>1</w:t>
        </w:r>
        <w:r w:rsidR="00144E70" w:rsidRPr="003F7502">
          <w:rPr>
            <w:rFonts w:asciiTheme="minorHAnsi" w:hAnsiTheme="minorHAnsi" w:cstheme="minorHAnsi"/>
            <w:noProof/>
            <w:webHidden/>
            <w:sz w:val="24"/>
            <w:szCs w:val="24"/>
          </w:rPr>
          <w:fldChar w:fldCharType="end"/>
        </w:r>
      </w:hyperlink>
    </w:p>
    <w:p w14:paraId="305A0E28" w14:textId="35D52F7B"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"_Toc8116574" </w:instrText>
      </w:r>
      <w:ins w:id="15"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METHODS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_Toc8116574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r w:rsidR="00984123">
        <w:rPr>
          <w:rFonts w:asciiTheme="minorHAnsi" w:hAnsiTheme="minorHAnsi" w:cstheme="minorHAnsi"/>
          <w:noProof/>
          <w:webHidden/>
          <w:sz w:val="24"/>
          <w:szCs w:val="24"/>
        </w:rPr>
        <w:t>1</w:t>
      </w:r>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09DDECA7" w14:textId="50D3316A"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"_Toc8116575" </w:instrText>
      </w:r>
      <w:ins w:id="16"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RESULTS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_Toc8116575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17" w:author="David Dayan" w:date="2021-12-17T15:42:00Z">
        <w:r w:rsidR="00984123">
          <w:rPr>
            <w:rFonts w:asciiTheme="minorHAnsi" w:hAnsiTheme="minorHAnsi" w:cstheme="minorHAnsi"/>
            <w:noProof/>
            <w:webHidden/>
            <w:sz w:val="24"/>
            <w:szCs w:val="24"/>
          </w:rPr>
          <w:t>3</w:t>
        </w:r>
      </w:ins>
      <w:del w:id="18" w:author="David Dayan" w:date="2021-12-15T17:10:00Z">
        <w:r w:rsidR="0082206C" w:rsidDel="001F2C20">
          <w:rPr>
            <w:rFonts w:asciiTheme="minorHAnsi" w:hAnsiTheme="minorHAnsi" w:cstheme="minorHAnsi"/>
            <w:noProof/>
            <w:webHidden/>
            <w:sz w:val="24"/>
            <w:szCs w:val="24"/>
          </w:rPr>
          <w:delText>1</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21CC6729" w14:textId="2A28B938"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"_Toc8116576" </w:instrText>
      </w:r>
      <w:ins w:id="19"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DISCUSSION</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_Toc8116576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20" w:author="David Dayan" w:date="2021-12-17T15:42:00Z">
        <w:r w:rsidR="00984123">
          <w:rPr>
            <w:rFonts w:asciiTheme="minorHAnsi" w:hAnsiTheme="minorHAnsi" w:cstheme="minorHAnsi"/>
            <w:noProof/>
            <w:webHidden/>
            <w:sz w:val="24"/>
            <w:szCs w:val="24"/>
          </w:rPr>
          <w:t>7</w:t>
        </w:r>
      </w:ins>
      <w:del w:id="21" w:author="David Dayan" w:date="2021-12-15T17:10:00Z">
        <w:r w:rsidR="0082206C" w:rsidDel="001F2C20">
          <w:rPr>
            <w:rFonts w:asciiTheme="minorHAnsi" w:hAnsiTheme="minorHAnsi" w:cstheme="minorHAnsi"/>
            <w:noProof/>
            <w:webHidden/>
            <w:sz w:val="24"/>
            <w:szCs w:val="24"/>
          </w:rPr>
          <w:delText>3</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399E54FB" w14:textId="47FB615D" w:rsidR="00144E70" w:rsidRPr="003F7502" w:rsidRDefault="00C83A6F" w:rsidP="00144E70">
      <w:pPr>
        <w:pStyle w:val="TOC1"/>
        <w:tabs>
          <w:tab w:val="right" w:leader="dot" w:pos="9350"/>
        </w:tabs>
        <w:rPr>
          <w:rFonts w:asciiTheme="minorHAnsi" w:eastAsiaTheme="minorEastAsia" w:hAnsiTheme="minorHAnsi" w:cstheme="minorHAnsi"/>
          <w:bCs w:val="0"/>
          <w:noProof/>
          <w:sz w:val="24"/>
          <w:szCs w:val="24"/>
        </w:rPr>
      </w:pPr>
      <w:r>
        <w:rPr>
          <w:noProof/>
        </w:rPr>
        <w:fldChar w:fldCharType="begin"/>
      </w:r>
      <w:r>
        <w:rPr>
          <w:noProof/>
        </w:rPr>
        <w:instrText xml:space="preserve"> HYPERLINK \l "_Toc8116577" </w:instrText>
      </w:r>
      <w:ins w:id="22"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ACKNOWLEDGMENTS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_Toc8116577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23" w:author="David Dayan" w:date="2021-12-17T15:42:00Z">
        <w:r w:rsidR="00984123">
          <w:rPr>
            <w:rFonts w:asciiTheme="minorHAnsi" w:hAnsiTheme="minorHAnsi" w:cstheme="minorHAnsi"/>
            <w:noProof/>
            <w:webHidden/>
            <w:sz w:val="24"/>
            <w:szCs w:val="24"/>
          </w:rPr>
          <w:t>8</w:t>
        </w:r>
      </w:ins>
      <w:del w:id="24" w:author="David Dayan" w:date="2021-12-15T17:10:00Z">
        <w:r w:rsidR="0082206C" w:rsidDel="001F2C20">
          <w:rPr>
            <w:rFonts w:asciiTheme="minorHAnsi" w:hAnsiTheme="minorHAnsi" w:cstheme="minorHAnsi"/>
            <w:noProof/>
            <w:webHidden/>
            <w:sz w:val="24"/>
            <w:szCs w:val="24"/>
          </w:rPr>
          <w:delText>3</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0A2EE6CC" w14:textId="655654F4" w:rsidR="00144E70" w:rsidRDefault="00C83A6F" w:rsidP="00144E70">
      <w:pPr>
        <w:pStyle w:val="TOC1"/>
        <w:tabs>
          <w:tab w:val="right" w:leader="dot" w:pos="9350"/>
        </w:tabs>
        <w:rPr>
          <w:rFonts w:asciiTheme="minorHAnsi" w:eastAsiaTheme="minorEastAsia" w:hAnsiTheme="minorHAnsi" w:cstheme="minorBidi"/>
          <w:bCs w:val="0"/>
          <w:noProof/>
          <w:szCs w:val="22"/>
        </w:rPr>
      </w:pPr>
      <w:r>
        <w:rPr>
          <w:noProof/>
        </w:rPr>
        <w:fldChar w:fldCharType="begin"/>
      </w:r>
      <w:r>
        <w:rPr>
          <w:noProof/>
        </w:rPr>
        <w:instrText xml:space="preserve"> HYPERLINK \l "_Toc8116578" </w:instrText>
      </w:r>
      <w:ins w:id="25" w:author="David Dayan" w:date="2021-12-15T17:10:00Z">
        <w:r w:rsidR="001F2C20">
          <w:rPr>
            <w:noProof/>
          </w:rPr>
        </w:r>
      </w:ins>
      <w:r>
        <w:rPr>
          <w:noProof/>
        </w:rPr>
        <w:fldChar w:fldCharType="separate"/>
      </w:r>
      <w:r w:rsidR="00144E70" w:rsidRPr="003F7502">
        <w:rPr>
          <w:rStyle w:val="Hyperlink"/>
          <w:rFonts w:asciiTheme="minorHAnsi" w:hAnsiTheme="minorHAnsi" w:cstheme="minorHAnsi"/>
          <w:noProof/>
          <w:sz w:val="24"/>
          <w:szCs w:val="24"/>
        </w:rPr>
        <w:t>REFERENCES</w:t>
      </w:r>
      <w:r w:rsidR="00144E70" w:rsidRPr="003F7502">
        <w:rPr>
          <w:rFonts w:asciiTheme="minorHAnsi" w:hAnsiTheme="minorHAnsi" w:cstheme="minorHAnsi"/>
          <w:noProof/>
          <w:webHidden/>
          <w:sz w:val="24"/>
          <w:szCs w:val="24"/>
        </w:rPr>
        <w:tab/>
      </w:r>
      <w:r w:rsidR="00144E70" w:rsidRPr="003F7502">
        <w:rPr>
          <w:rFonts w:asciiTheme="minorHAnsi" w:hAnsiTheme="minorHAnsi" w:cstheme="minorHAnsi"/>
          <w:noProof/>
          <w:webHidden/>
          <w:sz w:val="24"/>
          <w:szCs w:val="24"/>
        </w:rPr>
        <w:fldChar w:fldCharType="begin"/>
      </w:r>
      <w:r w:rsidR="00144E70" w:rsidRPr="003F7502">
        <w:rPr>
          <w:rFonts w:asciiTheme="minorHAnsi" w:hAnsiTheme="minorHAnsi" w:cstheme="minorHAnsi"/>
          <w:noProof/>
          <w:webHidden/>
          <w:sz w:val="24"/>
          <w:szCs w:val="24"/>
        </w:rPr>
        <w:instrText xml:space="preserve"> PAGEREF _Toc8116578 \h </w:instrText>
      </w:r>
      <w:r w:rsidR="00144E70" w:rsidRPr="003F7502">
        <w:rPr>
          <w:rFonts w:asciiTheme="minorHAnsi" w:hAnsiTheme="minorHAnsi" w:cstheme="minorHAnsi"/>
          <w:noProof/>
          <w:webHidden/>
          <w:sz w:val="24"/>
          <w:szCs w:val="24"/>
        </w:rPr>
      </w:r>
      <w:r w:rsidR="00144E70" w:rsidRPr="003F7502">
        <w:rPr>
          <w:rFonts w:asciiTheme="minorHAnsi" w:hAnsiTheme="minorHAnsi" w:cstheme="minorHAnsi"/>
          <w:noProof/>
          <w:webHidden/>
          <w:sz w:val="24"/>
          <w:szCs w:val="24"/>
        </w:rPr>
        <w:fldChar w:fldCharType="separate"/>
      </w:r>
      <w:ins w:id="26" w:author="David Dayan" w:date="2021-12-17T15:42:00Z">
        <w:r w:rsidR="00984123">
          <w:rPr>
            <w:rFonts w:asciiTheme="minorHAnsi" w:hAnsiTheme="minorHAnsi" w:cstheme="minorHAnsi"/>
            <w:noProof/>
            <w:webHidden/>
            <w:sz w:val="24"/>
            <w:szCs w:val="24"/>
          </w:rPr>
          <w:t>9</w:t>
        </w:r>
      </w:ins>
      <w:del w:id="27" w:author="David Dayan" w:date="2021-12-15T17:10:00Z">
        <w:r w:rsidR="0082206C" w:rsidDel="001F2C20">
          <w:rPr>
            <w:rFonts w:asciiTheme="minorHAnsi" w:hAnsiTheme="minorHAnsi" w:cstheme="minorHAnsi"/>
            <w:noProof/>
            <w:webHidden/>
            <w:sz w:val="24"/>
            <w:szCs w:val="24"/>
          </w:rPr>
          <w:delText>3</w:delText>
        </w:r>
      </w:del>
      <w:r w:rsidR="00144E70" w:rsidRPr="003F7502">
        <w:rPr>
          <w:rFonts w:asciiTheme="minorHAnsi" w:hAnsiTheme="minorHAnsi" w:cstheme="minorHAnsi"/>
          <w:noProof/>
          <w:webHidden/>
          <w:sz w:val="24"/>
          <w:szCs w:val="24"/>
        </w:rPr>
        <w:fldChar w:fldCharType="end"/>
      </w:r>
      <w:r>
        <w:rPr>
          <w:rFonts w:asciiTheme="minorHAnsi" w:hAnsiTheme="minorHAnsi" w:cstheme="minorHAnsi"/>
          <w:noProof/>
          <w:sz w:val="24"/>
          <w:szCs w:val="24"/>
        </w:rPr>
        <w:fldChar w:fldCharType="end"/>
      </w:r>
    </w:p>
    <w:p w14:paraId="4458C9C5" w14:textId="77777777" w:rsidR="00144E70" w:rsidRPr="00D90081" w:rsidRDefault="00144E70" w:rsidP="00144E70">
      <w:pPr>
        <w:pStyle w:val="Heading1"/>
        <w:rPr>
          <w:rFonts w:asciiTheme="minorHAnsi" w:hAnsiTheme="minorHAnsi"/>
        </w:rPr>
      </w:pPr>
      <w:r w:rsidRPr="00D90081">
        <w:rPr>
          <w:rFonts w:asciiTheme="minorHAnsi" w:hAnsiTheme="minorHAnsi"/>
          <w:szCs w:val="24"/>
        </w:rPr>
        <w:fldChar w:fldCharType="end"/>
      </w:r>
    </w:p>
    <w:p w14:paraId="1D41641C" w14:textId="509E406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br w:type="page"/>
      </w:r>
      <w:r w:rsidRPr="00D90081">
        <w:rPr>
          <w:sz w:val="24"/>
          <w:szCs w:val="24"/>
        </w:rPr>
        <w:lastRenderedPageBreak/>
        <w:t>]</w:t>
      </w:r>
    </w:p>
    <w:p w14:paraId="389CA200" w14:textId="77777777" w:rsidR="00144E70" w:rsidRPr="00D90081" w:rsidRDefault="00144E70" w:rsidP="00144E70">
      <w:pPr>
        <w:pStyle w:val="Heading1"/>
        <w:rPr>
          <w:rFonts w:asciiTheme="minorHAnsi" w:hAnsiTheme="minorHAnsi"/>
        </w:rPr>
      </w:pPr>
      <w:bookmarkStart w:id="28" w:name="_Toc8116573"/>
      <w:r w:rsidRPr="00D90081">
        <w:rPr>
          <w:rFonts w:asciiTheme="minorHAnsi" w:hAnsiTheme="minorHAnsi"/>
        </w:rPr>
        <w:lastRenderedPageBreak/>
        <w:t>INTRODUCTION</w:t>
      </w:r>
      <w:bookmarkEnd w:id="28"/>
    </w:p>
    <w:p w14:paraId="6BFFA78C" w14:textId="77777777" w:rsidR="00144E70" w:rsidRPr="00D90081" w:rsidRDefault="00144E70" w:rsidP="00144E70">
      <w:pPr>
        <w:rPr>
          <w:sz w:val="24"/>
          <w:szCs w:val="24"/>
        </w:rPr>
      </w:pPr>
      <w:r w:rsidRPr="00D90081">
        <w:rPr>
          <w:sz w:val="24"/>
          <w:szCs w:val="24"/>
        </w:rPr>
        <w:t>First paragraph example text example text example text example text example text example text example text example text example text example text example text example text example text example text example text.</w:t>
      </w:r>
    </w:p>
    <w:p w14:paraId="49CBA5FD" w14:textId="77777777" w:rsidR="00144E70" w:rsidRPr="00D90081" w:rsidRDefault="00144E70" w:rsidP="00144E70">
      <w:pPr>
        <w:rPr>
          <w:sz w:val="24"/>
          <w:szCs w:val="24"/>
        </w:rPr>
      </w:pPr>
      <w:r w:rsidRPr="00D90081">
        <w:rPr>
          <w:sz w:val="24"/>
          <w:szCs w:val="24"/>
        </w:rPr>
        <w:t xml:space="preserve">Second paragraph example text example text example text example text example text example text example text example text example text example text example text example text example text example text example text example text example text example text.  </w:t>
      </w:r>
    </w:p>
    <w:p w14:paraId="24ABA5C4" w14:textId="77777777" w:rsidR="00144E70" w:rsidRPr="00D90081" w:rsidRDefault="00144E70" w:rsidP="00144E70">
      <w:pPr>
        <w:pStyle w:val="Heading1"/>
        <w:rPr>
          <w:rFonts w:asciiTheme="minorHAnsi" w:hAnsiTheme="minorHAnsi"/>
        </w:rPr>
      </w:pPr>
      <w:bookmarkStart w:id="29" w:name="_Toc8116574"/>
      <w:r w:rsidRPr="00D90081">
        <w:rPr>
          <w:rFonts w:asciiTheme="minorHAnsi" w:hAnsiTheme="minorHAnsi"/>
        </w:rPr>
        <w:t>METHODS</w:t>
      </w:r>
      <w:bookmarkEnd w:id="29"/>
    </w:p>
    <w:p w14:paraId="35CF35ED" w14:textId="77777777" w:rsidR="00DE3FEE" w:rsidRPr="00DE3FEE" w:rsidRDefault="00DE3FEE" w:rsidP="00DE3FEE">
      <w:pPr>
        <w:rPr>
          <w:b/>
          <w:bCs/>
          <w:sz w:val="24"/>
          <w:szCs w:val="24"/>
        </w:rPr>
      </w:pPr>
      <w:commentRangeStart w:id="30"/>
      <w:r w:rsidRPr="00DE3FEE">
        <w:rPr>
          <w:b/>
          <w:bCs/>
          <w:sz w:val="24"/>
          <w:szCs w:val="24"/>
        </w:rPr>
        <w:t>Sampling</w:t>
      </w:r>
      <w:commentRangeEnd w:id="30"/>
      <w:r w:rsidR="005B55F4">
        <w:rPr>
          <w:rStyle w:val="CommentReference"/>
        </w:rPr>
        <w:commentReference w:id="30"/>
      </w:r>
    </w:p>
    <w:p w14:paraId="695494D2" w14:textId="73FD0C12" w:rsidR="00DE3FEE" w:rsidRPr="00DE3FEE" w:rsidRDefault="00DE3FEE" w:rsidP="00DE3FEE">
      <w:pPr>
        <w:rPr>
          <w:sz w:val="24"/>
          <w:szCs w:val="24"/>
        </w:rPr>
      </w:pPr>
      <w:r w:rsidRPr="00DE3FEE">
        <w:rPr>
          <w:sz w:val="24"/>
          <w:szCs w:val="24"/>
        </w:rPr>
        <w:t>Fin clips or operculum punches were taken from natural</w:t>
      </w:r>
      <w:r>
        <w:rPr>
          <w:sz w:val="24"/>
          <w:szCs w:val="24"/>
        </w:rPr>
        <w:t xml:space="preserve"> </w:t>
      </w:r>
      <w:r w:rsidRPr="00DE3FEE">
        <w:rPr>
          <w:sz w:val="24"/>
          <w:szCs w:val="24"/>
        </w:rPr>
        <w:t xml:space="preserve">origin Chinook salmon sampled in the lower Rogue </w:t>
      </w:r>
      <w:r>
        <w:rPr>
          <w:sz w:val="24"/>
          <w:szCs w:val="24"/>
        </w:rPr>
        <w:t xml:space="preserve">River </w:t>
      </w:r>
      <w:r w:rsidRPr="00DE3FEE">
        <w:rPr>
          <w:sz w:val="24"/>
          <w:szCs w:val="24"/>
        </w:rPr>
        <w:t>by seining, creel surveys and volunteer anglers from April 5</w:t>
      </w:r>
      <w:r w:rsidRPr="00DE3FEE">
        <w:rPr>
          <w:sz w:val="24"/>
          <w:szCs w:val="24"/>
          <w:vertAlign w:val="superscript"/>
        </w:rPr>
        <w:t>th</w:t>
      </w:r>
      <w:r>
        <w:rPr>
          <w:sz w:val="24"/>
          <w:szCs w:val="24"/>
        </w:rPr>
        <w:t xml:space="preserve"> </w:t>
      </w:r>
      <w:r w:rsidRPr="00DE3FEE">
        <w:rPr>
          <w:sz w:val="24"/>
          <w:szCs w:val="24"/>
        </w:rPr>
        <w:t>to September 30</w:t>
      </w:r>
      <w:r w:rsidRPr="00DE3FEE">
        <w:rPr>
          <w:sz w:val="24"/>
          <w:szCs w:val="24"/>
          <w:vertAlign w:val="superscript"/>
        </w:rPr>
        <w:t>th</w:t>
      </w:r>
      <w:r w:rsidRPr="00DE3FEE">
        <w:rPr>
          <w:sz w:val="24"/>
          <w:szCs w:val="24"/>
        </w:rPr>
        <w:t xml:space="preserve">, 2020. Sample locations ranged from the Bay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p>
    <w:p w14:paraId="6CDE2051" w14:textId="49E00940" w:rsidR="00DE3FEE" w:rsidRPr="00DE3FEE" w:rsidRDefault="00DE3FEE" w:rsidP="00DE3FEE">
      <w:pPr>
        <w:rPr>
          <w:sz w:val="24"/>
          <w:szCs w:val="24"/>
        </w:rPr>
      </w:pPr>
      <w:r>
        <w:rPr>
          <w:noProof/>
        </w:rPr>
        <w:drawing>
          <wp:inline distT="0" distB="0" distL="0" distR="0" wp14:anchorId="32CFB052" wp14:editId="4EC3B499">
            <wp:extent cx="5266944" cy="3630168"/>
            <wp:effectExtent l="0" t="0" r="0" b="889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944" cy="3630168"/>
                    </a:xfrm>
                    <a:prstGeom prst="rect">
                      <a:avLst/>
                    </a:prstGeom>
                  </pic:spPr>
                </pic:pic>
              </a:graphicData>
            </a:graphic>
          </wp:inline>
        </w:drawing>
      </w:r>
    </w:p>
    <w:p w14:paraId="03918B11" w14:textId="4F6F7C56" w:rsidR="00DE3FEE" w:rsidRPr="00DE3FEE" w:rsidRDefault="00DE3FEE" w:rsidP="00DE3FEE">
      <w:pPr>
        <w:rPr>
          <w:sz w:val="24"/>
          <w:szCs w:val="24"/>
        </w:rPr>
      </w:pPr>
      <w:del w:id="31" w:author="David Dayan" w:date="2021-12-17T15:30:00Z">
        <w:r w:rsidRPr="00534D41" w:rsidDel="00534D41">
          <w:rPr>
            <w:b/>
            <w:bCs/>
            <w:sz w:val="24"/>
            <w:szCs w:val="24"/>
            <w:rPrChange w:id="32" w:author="David Dayan" w:date="2021-12-17T15:30:00Z">
              <w:rPr>
                <w:sz w:val="24"/>
                <w:szCs w:val="24"/>
              </w:rPr>
            </w:rPrChange>
          </w:rPr>
          <w:delText xml:space="preserve"> </w:delText>
        </w:r>
      </w:del>
      <w:r w:rsidRPr="00534D41">
        <w:rPr>
          <w:b/>
          <w:bCs/>
          <w:sz w:val="24"/>
          <w:szCs w:val="24"/>
          <w:rPrChange w:id="33" w:author="David Dayan" w:date="2021-12-17T15:30:00Z">
            <w:rPr>
              <w:sz w:val="24"/>
              <w:szCs w:val="24"/>
            </w:rPr>
          </w:rPrChange>
        </w:rPr>
        <w:t>Figure 1.</w:t>
      </w:r>
      <w:r w:rsidRPr="00DE3FEE">
        <w:rPr>
          <w:sz w:val="24"/>
          <w:szCs w:val="24"/>
        </w:rPr>
        <w:t xml:space="preserve"> </w:t>
      </w:r>
      <w:r w:rsidR="00707505">
        <w:rPr>
          <w:sz w:val="24"/>
          <w:szCs w:val="24"/>
        </w:rPr>
        <w:t xml:space="preserve">Map of the sample locations in </w:t>
      </w:r>
      <w:r w:rsidRPr="00DE3FEE">
        <w:rPr>
          <w:sz w:val="24"/>
          <w:szCs w:val="24"/>
        </w:rPr>
        <w:t>the lower Rogue River</w:t>
      </w:r>
      <w:r w:rsidR="00707505">
        <w:rPr>
          <w:sz w:val="24"/>
          <w:szCs w:val="24"/>
        </w:rPr>
        <w:t xml:space="preserve">, Oregon. Samples were not collected at </w:t>
      </w:r>
      <w:ins w:id="34" w:author="David Dayan" w:date="2021-12-03T16:01:00Z">
        <w:r w:rsidR="00097907">
          <w:rPr>
            <w:sz w:val="24"/>
            <w:szCs w:val="24"/>
          </w:rPr>
          <w:t xml:space="preserve">Canfield, Jim Hunt, Orchard Bar or </w:t>
        </w:r>
      </w:ins>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739FAD77"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naturally produced Chinook salmon. Volunteer anglers were issued sampling kits containing written instructions, </w:t>
      </w:r>
      <w:r w:rsidRPr="007D64D4">
        <w:rPr>
          <w:rFonts w:cstheme="minorHAnsi"/>
          <w:sz w:val="24"/>
          <w:szCs w:val="24"/>
        </w:rPr>
        <w:lastRenderedPageBreak/>
        <w:t xml:space="preserve">individually labeled vials containing ethanol, and a paper hole punch for extracting caudal fin tissue. Additionally, the kits contained the following instructions: </w:t>
      </w:r>
    </w:p>
    <w:p w14:paraId="66228E1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in net on side of boat in/very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Use paper hole punch to extract fin tissue sample from caudal fin (Imagine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77777777"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drop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C06FF79"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June 20</w:t>
      </w:r>
      <w:r w:rsidRPr="0033274A">
        <w:rPr>
          <w:rFonts w:cstheme="minorHAnsi"/>
          <w:sz w:val="24"/>
          <w:szCs w:val="24"/>
          <w:vertAlign w:val="superscript"/>
        </w:rPr>
        <w:t>th</w:t>
      </w:r>
      <w:r w:rsidRPr="007D64D4">
        <w:rPr>
          <w:rFonts w:cstheme="minorHAnsi"/>
          <w:sz w:val="24"/>
          <w:szCs w:val="24"/>
        </w:rPr>
        <w:t>.</w:t>
      </w:r>
    </w:p>
    <w:p w14:paraId="73839294" w14:textId="77777777" w:rsidR="00B81E92" w:rsidRPr="007D64D4" w:rsidRDefault="00B81E92" w:rsidP="007D64D4">
      <w:pPr>
        <w:spacing w:line="240" w:lineRule="auto"/>
        <w:contextualSpacing/>
        <w:rPr>
          <w:rFonts w:cstheme="minorHAnsi"/>
          <w:sz w:val="24"/>
          <w:szCs w:val="24"/>
        </w:rPr>
      </w:pPr>
    </w:p>
    <w:p w14:paraId="5DF182D8" w14:textId="2884D66D" w:rsidR="00DE3FEE" w:rsidRDefault="00DE3FEE" w:rsidP="007D64D4">
      <w:pPr>
        <w:spacing w:line="240" w:lineRule="auto"/>
        <w:contextualSpacing/>
        <w:rPr>
          <w:ins w:id="35" w:author="David Dayan" w:date="2021-12-17T13:24:00Z"/>
          <w:rFonts w:cstheme="minorHAnsi"/>
          <w:sz w:val="24"/>
          <w:szCs w:val="24"/>
        </w:rPr>
      </w:pPr>
      <w:r w:rsidRPr="007D64D4">
        <w:rPr>
          <w:rFonts w:cstheme="minorHAnsi"/>
          <w:sz w:val="24"/>
          <w:szCs w:val="24"/>
        </w:rPr>
        <w:t>Creel survey samples were taken from the fish cleaning station at the Port of Gold Beach and all samples were reported to have been captured in the bay from July 8</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July 19</w:t>
      </w:r>
      <w:r w:rsidRPr="0033274A">
        <w:rPr>
          <w:rFonts w:cstheme="minorHAnsi"/>
          <w:sz w:val="24"/>
          <w:szCs w:val="24"/>
          <w:vertAlign w:val="superscript"/>
        </w:rPr>
        <w:t>th</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Pr="0033274A">
        <w:rPr>
          <w:rFonts w:cstheme="minorHAnsi"/>
          <w:sz w:val="24"/>
          <w:szCs w:val="24"/>
          <w:vertAlign w:val="superscript"/>
        </w:rPr>
        <w:t>st</w:t>
      </w:r>
      <w:r w:rsidR="0033274A">
        <w:rPr>
          <w:rFonts w:cstheme="minorHAnsi"/>
          <w:sz w:val="24"/>
          <w:szCs w:val="24"/>
        </w:rPr>
        <w:t xml:space="preserve"> </w:t>
      </w:r>
      <w:r w:rsidRPr="007D64D4">
        <w:rPr>
          <w:rFonts w:cstheme="minorHAnsi"/>
          <w:sz w:val="24"/>
          <w:szCs w:val="24"/>
        </w:rPr>
        <w:t xml:space="preserve">to September </w:t>
      </w:r>
      <w:commentRangeStart w:id="36"/>
      <w:r w:rsidRPr="007D64D4">
        <w:rPr>
          <w:rFonts w:cstheme="minorHAnsi"/>
          <w:sz w:val="24"/>
          <w:szCs w:val="24"/>
        </w:rPr>
        <w:t>30</w:t>
      </w:r>
      <w:r w:rsidRPr="0033274A">
        <w:rPr>
          <w:rFonts w:cstheme="minorHAnsi"/>
          <w:sz w:val="24"/>
          <w:szCs w:val="24"/>
          <w:vertAlign w:val="superscript"/>
        </w:rPr>
        <w:t>th</w:t>
      </w:r>
      <w:commentRangeEnd w:id="36"/>
      <w:r w:rsidR="00B81E92">
        <w:rPr>
          <w:rStyle w:val="CommentReference"/>
        </w:rPr>
        <w:commentReference w:id="36"/>
      </w:r>
      <w:r w:rsidRPr="007D64D4">
        <w:rPr>
          <w:rFonts w:cstheme="minorHAnsi"/>
          <w:sz w:val="24"/>
          <w:szCs w:val="24"/>
        </w:rPr>
        <w:t xml:space="preserve">. </w:t>
      </w:r>
    </w:p>
    <w:p w14:paraId="0B22E81F" w14:textId="552F9C8A" w:rsidR="0048366E" w:rsidRDefault="0048366E" w:rsidP="007D64D4">
      <w:pPr>
        <w:spacing w:line="240" w:lineRule="auto"/>
        <w:contextualSpacing/>
        <w:rPr>
          <w:ins w:id="37" w:author="David Dayan" w:date="2021-12-17T13:24:00Z"/>
          <w:rFonts w:cstheme="minorHAnsi"/>
          <w:sz w:val="24"/>
          <w:szCs w:val="24"/>
        </w:rPr>
      </w:pPr>
    </w:p>
    <w:p w14:paraId="1E954B94" w14:textId="4E6E554C" w:rsidR="0048366E" w:rsidRDefault="0048366E" w:rsidP="007D64D4">
      <w:pPr>
        <w:spacing w:line="240" w:lineRule="auto"/>
        <w:contextualSpacing/>
        <w:rPr>
          <w:ins w:id="38" w:author="David Dayan" w:date="2021-12-17T13:24:00Z"/>
          <w:rFonts w:cstheme="minorHAnsi"/>
          <w:b/>
          <w:bCs/>
          <w:sz w:val="24"/>
          <w:szCs w:val="24"/>
        </w:rPr>
      </w:pPr>
      <w:commentRangeStart w:id="39"/>
      <w:ins w:id="40" w:author="David Dayan" w:date="2021-12-17T13:24:00Z">
        <w:r>
          <w:rPr>
            <w:rFonts w:cstheme="minorHAnsi"/>
            <w:b/>
            <w:bCs/>
            <w:sz w:val="24"/>
            <w:szCs w:val="24"/>
          </w:rPr>
          <w:t>Environmental Data</w:t>
        </w:r>
      </w:ins>
    </w:p>
    <w:p w14:paraId="79CB1C0C" w14:textId="7FFFF796" w:rsidR="0048366E" w:rsidRDefault="0048366E" w:rsidP="007D64D4">
      <w:pPr>
        <w:spacing w:line="240" w:lineRule="auto"/>
        <w:contextualSpacing/>
        <w:rPr>
          <w:ins w:id="41" w:author="David Dayan" w:date="2021-12-17T13:24:00Z"/>
          <w:rFonts w:cstheme="minorHAnsi"/>
          <w:i/>
          <w:iCs/>
          <w:sz w:val="24"/>
          <w:szCs w:val="24"/>
        </w:rPr>
      </w:pPr>
    </w:p>
    <w:p w14:paraId="19CA1FD1" w14:textId="6AD9466C" w:rsidR="0048366E" w:rsidRPr="0048366E" w:rsidRDefault="0048366E" w:rsidP="007D64D4">
      <w:pPr>
        <w:spacing w:line="240" w:lineRule="auto"/>
        <w:contextualSpacing/>
        <w:rPr>
          <w:rFonts w:cstheme="minorHAnsi"/>
          <w:sz w:val="24"/>
          <w:szCs w:val="24"/>
          <w:rPrChange w:id="42" w:author="David Dayan" w:date="2021-12-17T13:24:00Z">
            <w:rPr>
              <w:rFonts w:cstheme="minorHAnsi"/>
              <w:sz w:val="24"/>
              <w:szCs w:val="24"/>
            </w:rPr>
          </w:rPrChange>
        </w:rPr>
      </w:pPr>
      <w:ins w:id="43" w:author="David Dayan" w:date="2021-12-17T13:24:00Z">
        <w:r>
          <w:rPr>
            <w:rFonts w:cstheme="minorHAnsi"/>
            <w:sz w:val="24"/>
            <w:szCs w:val="24"/>
          </w:rPr>
          <w:t>We collected</w:t>
        </w:r>
      </w:ins>
      <w:ins w:id="44" w:author="David Dayan" w:date="2021-12-17T13:25:00Z">
        <w:r>
          <w:rPr>
            <w:rFonts w:cstheme="minorHAnsi"/>
            <w:sz w:val="24"/>
            <w:szCs w:val="24"/>
          </w:rPr>
          <w:t xml:space="preserve"> river</w:t>
        </w:r>
      </w:ins>
      <w:ins w:id="45" w:author="David Dayan" w:date="2021-12-17T13:24:00Z">
        <w:r>
          <w:rPr>
            <w:rFonts w:cstheme="minorHAnsi"/>
            <w:sz w:val="24"/>
            <w:szCs w:val="24"/>
          </w:rPr>
          <w:t xml:space="preserve"> </w:t>
        </w:r>
      </w:ins>
      <w:ins w:id="46" w:author="David Dayan" w:date="2021-12-17T13:25:00Z">
        <w:r>
          <w:rPr>
            <w:rFonts w:cstheme="minorHAnsi"/>
            <w:sz w:val="24"/>
            <w:szCs w:val="24"/>
          </w:rPr>
          <w:t xml:space="preserve">discharge and temperature data </w:t>
        </w:r>
      </w:ins>
      <w:ins w:id="47" w:author="David Dayan" w:date="2021-12-17T13:26:00Z">
        <w:r>
          <w:rPr>
            <w:rFonts w:cstheme="minorHAnsi"/>
            <w:sz w:val="24"/>
            <w:szCs w:val="24"/>
          </w:rPr>
          <w:t xml:space="preserve">for the Rogue River </w:t>
        </w:r>
      </w:ins>
      <w:ins w:id="48" w:author="David Dayan" w:date="2021-12-17T13:25:00Z">
        <w:r>
          <w:rPr>
            <w:rFonts w:cstheme="minorHAnsi"/>
            <w:sz w:val="24"/>
            <w:szCs w:val="24"/>
          </w:rPr>
          <w:t>from the USGS National Water</w:t>
        </w:r>
      </w:ins>
      <w:ins w:id="49" w:author="David Dayan" w:date="2021-12-17T13:26:00Z">
        <w:r>
          <w:rPr>
            <w:rFonts w:cstheme="minorHAnsi"/>
            <w:sz w:val="24"/>
            <w:szCs w:val="24"/>
          </w:rPr>
          <w:t xml:space="preserve"> Information System. We downloaded</w:t>
        </w:r>
      </w:ins>
      <w:ins w:id="50" w:author="David Dayan" w:date="2021-12-17T13:27:00Z">
        <w:r>
          <w:rPr>
            <w:rFonts w:cstheme="minorHAnsi"/>
            <w:sz w:val="24"/>
            <w:szCs w:val="24"/>
          </w:rPr>
          <w:t xml:space="preserve"> discharge </w:t>
        </w:r>
      </w:ins>
      <w:ins w:id="51" w:author="David Dayan" w:date="2021-12-17T13:28:00Z">
        <w:r>
          <w:rPr>
            <w:rFonts w:cstheme="minorHAnsi"/>
            <w:sz w:val="24"/>
            <w:szCs w:val="24"/>
          </w:rPr>
          <w:t>and temperature data from monitoring station</w:t>
        </w:r>
        <w:r w:rsidRPr="0048366E">
          <w:rPr>
            <w:rFonts w:cstheme="minorHAnsi"/>
            <w:sz w:val="24"/>
            <w:szCs w:val="24"/>
          </w:rPr>
          <w:t xml:space="preserve"> 14372300 </w:t>
        </w:r>
        <w:r>
          <w:rPr>
            <w:rFonts w:cstheme="minorHAnsi"/>
            <w:sz w:val="24"/>
            <w:szCs w:val="24"/>
          </w:rPr>
          <w:t xml:space="preserve">near </w:t>
        </w:r>
        <w:proofErr w:type="spellStart"/>
        <w:r>
          <w:rPr>
            <w:rFonts w:cstheme="minorHAnsi"/>
            <w:sz w:val="24"/>
            <w:szCs w:val="24"/>
          </w:rPr>
          <w:t>Agness</w:t>
        </w:r>
        <w:proofErr w:type="spellEnd"/>
        <w:r>
          <w:rPr>
            <w:rFonts w:cstheme="minorHAnsi"/>
            <w:sz w:val="24"/>
            <w:szCs w:val="24"/>
          </w:rPr>
          <w:t xml:space="preserve">, OR in 15 minute intervals through 2019 and 2020 </w:t>
        </w:r>
      </w:ins>
      <w:ins w:id="52" w:author="David Dayan" w:date="2021-12-17T13:29:00Z">
        <w:r>
          <w:rPr>
            <w:rFonts w:cstheme="minorHAnsi"/>
            <w:sz w:val="24"/>
            <w:szCs w:val="24"/>
          </w:rPr>
          <w:t>and calculated daily mean values for each variable</w:t>
        </w:r>
      </w:ins>
      <w:ins w:id="53" w:author="David Dayan" w:date="2021-12-17T13:30:00Z">
        <w:r>
          <w:rPr>
            <w:rFonts w:cstheme="minorHAnsi"/>
            <w:sz w:val="24"/>
            <w:szCs w:val="24"/>
          </w:rPr>
          <w:t>.</w:t>
        </w:r>
      </w:ins>
    </w:p>
    <w:commentRangeEnd w:id="39"/>
    <w:p w14:paraId="15357023" w14:textId="77777777" w:rsidR="00DE3FEE" w:rsidRPr="007D64D4" w:rsidRDefault="00534D41" w:rsidP="00DE3FEE">
      <w:pPr>
        <w:rPr>
          <w:rFonts w:cstheme="minorHAnsi"/>
          <w:sz w:val="24"/>
          <w:szCs w:val="24"/>
        </w:rPr>
      </w:pPr>
      <w:r>
        <w:rPr>
          <w:rStyle w:val="CommentReference"/>
        </w:rPr>
        <w:commentReference w:id="39"/>
      </w: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lastRenderedPageBreak/>
        <w:t>Genotyping</w:t>
      </w:r>
    </w:p>
    <w:p w14:paraId="0CFE1944" w14:textId="1C1F4D62" w:rsidR="00DE3FEE" w:rsidRPr="00DE3FEE" w:rsidRDefault="00DE3FEE" w:rsidP="00DE3FEE">
      <w:pPr>
        <w:rPr>
          <w:sz w:val="24"/>
          <w:szCs w:val="24"/>
        </w:rPr>
      </w:pPr>
      <w:r w:rsidRPr="007D64D4">
        <w:rPr>
          <w:rFonts w:cstheme="minorHAnsi"/>
          <w:sz w:val="24"/>
          <w:szCs w:val="24"/>
        </w:rPr>
        <w:t xml:space="preserve">Tissue samples were transferred to the State Fisheries Genomics Lab in Newport where DNA was extracted from the tissue samples 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C03B44">
        <w:rPr>
          <w:rFonts w:cstheme="minorHAnsi"/>
          <w:i/>
          <w:iCs/>
          <w:sz w:val="24"/>
          <w:szCs w:val="24"/>
          <w:rPrChange w:id="54" w:author="David Dayan" w:date="2021-12-03T17:39:00Z">
            <w:rPr>
              <w:rFonts w:cstheme="minorHAnsi"/>
              <w:sz w:val="24"/>
              <w:szCs w:val="24"/>
            </w:rPr>
          </w:rPrChange>
        </w:rPr>
        <w:t>et al.</w:t>
      </w:r>
      <w:r w:rsidRPr="007D64D4">
        <w:rPr>
          <w:rFonts w:cstheme="minorHAnsi"/>
          <w:sz w:val="24"/>
          <w:szCs w:val="24"/>
        </w:rPr>
        <w:t xml:space="preserve"> 2015), all samples were genotyped at 353 single nucleotide polymorphisms (SNPs)</w:t>
      </w:r>
      <w:ins w:id="55" w:author="David Dayan" w:date="2021-12-03T17:39:00Z">
        <w:r w:rsidR="00C03B44">
          <w:rPr>
            <w:rFonts w:cstheme="minorHAnsi"/>
            <w:sz w:val="24"/>
            <w:szCs w:val="24"/>
          </w:rPr>
          <w:t xml:space="preserve"> (Hess </w:t>
        </w:r>
        <w:r w:rsidR="00C03B44" w:rsidRPr="00C03B44">
          <w:rPr>
            <w:rFonts w:cstheme="minorHAnsi"/>
            <w:i/>
            <w:iCs/>
            <w:sz w:val="24"/>
            <w:szCs w:val="24"/>
            <w:rPrChange w:id="56" w:author="David Dayan" w:date="2021-12-03T17:39:00Z">
              <w:rPr>
                <w:rFonts w:cstheme="minorHAnsi"/>
                <w:sz w:val="24"/>
                <w:szCs w:val="24"/>
              </w:rPr>
            </w:rPrChange>
          </w:rPr>
          <w:t>et al</w:t>
        </w:r>
        <w:r w:rsidR="00C03B44">
          <w:rPr>
            <w:rFonts w:cstheme="minorHAnsi"/>
            <w:sz w:val="24"/>
            <w:szCs w:val="24"/>
          </w:rPr>
          <w:t xml:space="preserve"> 2016),</w:t>
        </w:r>
      </w:ins>
      <w:del w:id="57" w:author="David Dayan" w:date="2021-12-03T17:39:00Z">
        <w:r w:rsidR="00C03B44" w:rsidDel="00C03B44">
          <w:rPr>
            <w:rFonts w:cstheme="minorHAnsi"/>
            <w:sz w:val="24"/>
            <w:szCs w:val="24"/>
          </w:rPr>
          <w:fldChar w:fldCharType="begin"/>
        </w:r>
        <w:r w:rsidR="00C03B44" w:rsidDel="00C03B44">
          <w:rPr>
            <w:rFonts w:cstheme="minorHAnsi"/>
            <w:sz w:val="24"/>
            <w:szCs w:val="24"/>
          </w:rPr>
          <w:delInstrText xml:space="preserve"> ADDIN EN.CITE &lt;EndNote&gt;&lt;Cite&gt;&lt;Author&gt;Hess&lt;/Author&gt;&lt;Year&gt;2016&lt;/Year&gt;&lt;RecNum&gt;673&lt;/RecNum&gt;&lt;DisplayText&gt;(Hess et al.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delInstrText>
        </w:r>
        <w:r w:rsidR="00C03B44" w:rsidDel="00C03B44">
          <w:rPr>
            <w:rFonts w:cstheme="minorHAnsi"/>
            <w:sz w:val="24"/>
            <w:szCs w:val="24"/>
          </w:rPr>
          <w:fldChar w:fldCharType="separate"/>
        </w:r>
        <w:r w:rsidR="00C03B44" w:rsidDel="00C03B44">
          <w:rPr>
            <w:rFonts w:cstheme="minorHAnsi"/>
            <w:noProof/>
            <w:sz w:val="24"/>
            <w:szCs w:val="24"/>
          </w:rPr>
          <w:delText>(Hess et al. 2016)</w:delText>
        </w:r>
        <w:r w:rsidR="00C03B44" w:rsidDel="00C03B44">
          <w:rPr>
            <w:rFonts w:cstheme="minorHAnsi"/>
            <w:sz w:val="24"/>
            <w:szCs w:val="24"/>
          </w:rPr>
          <w:fldChar w:fldCharType="end"/>
        </w:r>
        <w:r w:rsidRPr="007D64D4" w:rsidDel="00C03B44">
          <w:rPr>
            <w:rFonts w:cstheme="minorHAnsi"/>
            <w:sz w:val="24"/>
            <w:szCs w:val="24"/>
          </w:rPr>
          <w:delText xml:space="preserve"> </w:delText>
        </w:r>
      </w:del>
      <w:ins w:id="58" w:author="David Dayan" w:date="2021-12-03T17:35:00Z">
        <w:r w:rsidR="003A6673">
          <w:rPr>
            <w:rFonts w:cstheme="minorHAnsi"/>
            <w:sz w:val="24"/>
            <w:szCs w:val="24"/>
          </w:rPr>
          <w:t xml:space="preserve"> </w:t>
        </w:r>
      </w:ins>
      <w:del w:id="59" w:author="David Dayan" w:date="2021-12-03T17:35:00Z">
        <w:r w:rsidRPr="007D64D4" w:rsidDel="003A6673">
          <w:rPr>
            <w:rFonts w:cstheme="minorHAnsi"/>
            <w:sz w:val="24"/>
            <w:szCs w:val="24"/>
          </w:rPr>
          <w:delText xml:space="preserve">(Hess et al. 2016), </w:delText>
        </w:r>
      </w:del>
      <w:r w:rsidRPr="007D64D4">
        <w:rPr>
          <w:rFonts w:cstheme="minorHAnsi"/>
          <w:sz w:val="24"/>
          <w:szCs w:val="24"/>
        </w:rPr>
        <w:t xml:space="preserve">including a sex marker and two SNPs (Ots37124_12277401 and Ots37124_12310649) that are ~33 kb apart and located in the intergenic region between </w:t>
      </w:r>
      <w:r w:rsidR="00097907" w:rsidRPr="00097907">
        <w:rPr>
          <w:rFonts w:cstheme="minorHAnsi"/>
          <w:i/>
          <w:iCs/>
          <w:sz w:val="24"/>
          <w:szCs w:val="24"/>
          <w:rPrChange w:id="60" w:author="David Dayan" w:date="2021-12-03T16:01:00Z">
            <w:rPr>
              <w:rFonts w:cstheme="minorHAnsi"/>
              <w:sz w:val="24"/>
              <w:szCs w:val="24"/>
            </w:rPr>
          </w:rPrChange>
        </w:rPr>
        <w:t>greb1l</w:t>
      </w:r>
      <w:r w:rsidRPr="007D64D4">
        <w:rPr>
          <w:rFonts w:cstheme="minorHAnsi"/>
          <w:sz w:val="24"/>
          <w:szCs w:val="24"/>
        </w:rPr>
        <w:t xml:space="preserve"> and </w:t>
      </w:r>
      <w:r w:rsidR="00097907" w:rsidRPr="00097907">
        <w:rPr>
          <w:rFonts w:cstheme="minorHAnsi"/>
          <w:i/>
          <w:iCs/>
          <w:sz w:val="24"/>
          <w:szCs w:val="24"/>
          <w:rPrChange w:id="61" w:author="David Dayan" w:date="2021-12-03T16:02:00Z">
            <w:rPr>
              <w:rFonts w:cstheme="minorHAnsi"/>
              <w:sz w:val="24"/>
              <w:szCs w:val="24"/>
            </w:rPr>
          </w:rPrChange>
        </w:rPr>
        <w:t>rock1</w:t>
      </w:r>
      <w:r w:rsidRPr="007D64D4">
        <w:rPr>
          <w:rFonts w:cstheme="minorHAnsi"/>
          <w:sz w:val="24"/>
          <w:szCs w:val="24"/>
        </w:rPr>
        <w:t xml:space="preserve">. These latter two SNPs are hereafter referred to as </w:t>
      </w:r>
      <w:r w:rsidR="00097907" w:rsidRPr="00097907">
        <w:rPr>
          <w:rFonts w:cstheme="minorHAnsi"/>
          <w:i/>
          <w:iCs/>
          <w:sz w:val="24"/>
          <w:szCs w:val="24"/>
          <w:rPrChange w:id="62" w:author="David Dayan" w:date="2021-12-03T16:02:00Z">
            <w:rPr>
              <w:rFonts w:cstheme="minorHAnsi"/>
              <w:sz w:val="24"/>
              <w:szCs w:val="24"/>
            </w:rPr>
          </w:rPrChange>
        </w:rPr>
        <w:t>greb1l</w:t>
      </w:r>
      <w:r w:rsidRPr="007D64D4">
        <w:rPr>
          <w:rFonts w:cstheme="minorHAnsi"/>
          <w:sz w:val="24"/>
          <w:szCs w:val="24"/>
        </w:rPr>
        <w:t xml:space="preserve"> SNP1 and SNP2, respectively. </w:t>
      </w:r>
      <w:ins w:id="63" w:author="David Dayan" w:date="2021-12-03T16:02:00Z">
        <w:r w:rsidR="00097907">
          <w:rPr>
            <w:rFonts w:cstheme="minorHAnsi"/>
            <w:i/>
            <w:iCs/>
            <w:sz w:val="24"/>
            <w:szCs w:val="24"/>
          </w:rPr>
          <w:t>G</w:t>
        </w:r>
      </w:ins>
      <w:del w:id="64" w:author="David Dayan" w:date="2021-12-03T16:02:00Z">
        <w:r w:rsidR="00097907" w:rsidRPr="00097907" w:rsidDel="00097907">
          <w:rPr>
            <w:rFonts w:cstheme="minorHAnsi"/>
            <w:i/>
            <w:iCs/>
            <w:sz w:val="24"/>
            <w:szCs w:val="24"/>
            <w:rPrChange w:id="65" w:author="David Dayan" w:date="2021-12-03T16:02:00Z">
              <w:rPr>
                <w:rFonts w:cstheme="minorHAnsi"/>
                <w:sz w:val="24"/>
                <w:szCs w:val="24"/>
              </w:rPr>
            </w:rPrChange>
          </w:rPr>
          <w:delText>g</w:delText>
        </w:r>
      </w:del>
      <w:r w:rsidR="00097907" w:rsidRPr="00097907">
        <w:rPr>
          <w:rFonts w:cstheme="minorHAnsi"/>
          <w:i/>
          <w:iCs/>
          <w:sz w:val="24"/>
          <w:szCs w:val="24"/>
          <w:rPrChange w:id="66" w:author="David Dayan" w:date="2021-12-03T16:02:00Z">
            <w:rPr>
              <w:rFonts w:cstheme="minorHAnsi"/>
              <w:sz w:val="24"/>
              <w:szCs w:val="24"/>
            </w:rPr>
          </w:rPrChange>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097907">
        <w:rPr>
          <w:i/>
          <w:iCs/>
          <w:sz w:val="24"/>
          <w:szCs w:val="24"/>
          <w:rPrChange w:id="67" w:author="David Dayan" w:date="2021-12-03T16:02:00Z">
            <w:rPr>
              <w:sz w:val="24"/>
              <w:szCs w:val="24"/>
            </w:rPr>
          </w:rPrChange>
        </w:rPr>
        <w:t>greb1l</w:t>
      </w:r>
      <w:r w:rsidRPr="00DE3FEE">
        <w:rPr>
          <w:sz w:val="24"/>
          <w:szCs w:val="24"/>
        </w:rPr>
        <w:t xml:space="preserve"> SNP2 in Rogue River and Klamath River populations of Chinook salmon (T. Thompson, pers. comm.).  </w:t>
      </w:r>
    </w:p>
    <w:p w14:paraId="4CE537DB" w14:textId="100B5545" w:rsidR="00DE3FEE" w:rsidRPr="00DE3FEE" w:rsidRDefault="00DE3FEE" w:rsidP="00DE3FEE">
      <w:pPr>
        <w:rPr>
          <w:sz w:val="24"/>
          <w:szCs w:val="24"/>
        </w:rPr>
      </w:pPr>
      <w:r w:rsidRPr="00DE3FEE">
        <w:rPr>
          <w:sz w:val="24"/>
          <w:szCs w:val="24"/>
        </w:rPr>
        <w:t xml:space="preserve">The genotyping protocol followed Campbell et al. (2015), except the second polymerase chain reaction (PCR) used Ultra II Q5 master mix (New England Biolabs) to add i5 and i7 adapters. Amplicons were sequenced on an Illumina </w:t>
      </w:r>
      <w:proofErr w:type="spellStart"/>
      <w:r w:rsidRPr="00DE3FEE">
        <w:rPr>
          <w:sz w:val="24"/>
          <w:szCs w:val="24"/>
        </w:rPr>
        <w:t>NextSeq</w:t>
      </w:r>
      <w:proofErr w:type="spellEnd"/>
      <w:r w:rsidRPr="00DE3FEE">
        <w:rPr>
          <w:sz w:val="24"/>
          <w:szCs w:val="24"/>
        </w:rPr>
        <w:t xml:space="preserve"> 2000 at University of Oregon. We also genotyped negative controls and replicates. We </w:t>
      </w:r>
      <w:ins w:id="68" w:author="David Dayan" w:date="2021-12-17T15:28:00Z">
        <w:r w:rsidR="00534D41">
          <w:rPr>
            <w:sz w:val="24"/>
            <w:szCs w:val="24"/>
          </w:rPr>
          <w:t xml:space="preserve">used </w:t>
        </w:r>
      </w:ins>
      <w:del w:id="69" w:author="David Dayan" w:date="2021-12-15T13:55:00Z">
        <w:r w:rsidRPr="00DE3FEE" w:rsidDel="00C83A6F">
          <w:rPr>
            <w:sz w:val="24"/>
            <w:szCs w:val="24"/>
          </w:rPr>
          <w:delText xml:space="preserve">used </w:delText>
        </w:r>
      </w:del>
      <w:ins w:id="70" w:author="David Dayan" w:date="2021-12-15T13:55:00Z">
        <w:r w:rsidR="00C83A6F">
          <w:rPr>
            <w:sz w:val="24"/>
            <w:szCs w:val="24"/>
          </w:rPr>
          <w:t>modified</w:t>
        </w:r>
        <w:r w:rsidR="00C83A6F" w:rsidRPr="00DE3FEE">
          <w:rPr>
            <w:sz w:val="24"/>
            <w:szCs w:val="24"/>
          </w:rPr>
          <w:t xml:space="preserve"> </w:t>
        </w:r>
      </w:ins>
      <w:r w:rsidRPr="00DE3FEE">
        <w:rPr>
          <w:sz w:val="24"/>
          <w:szCs w:val="24"/>
        </w:rPr>
        <w:t>genotyping scripts previously developed by Campbell et al. (2015)</w:t>
      </w:r>
      <w:ins w:id="71" w:author="David Dayan" w:date="2021-12-17T15:28:00Z">
        <w:r w:rsidR="00534D41">
          <w:rPr>
            <w:sz w:val="24"/>
            <w:szCs w:val="24"/>
          </w:rPr>
          <w:t>,</w:t>
        </w:r>
      </w:ins>
      <w:r w:rsidRPr="00DE3FEE">
        <w:rPr>
          <w:sz w:val="24"/>
          <w:szCs w:val="24"/>
        </w:rPr>
        <w:t xml:space="preserve"> which are available at </w:t>
      </w:r>
      <w:ins w:id="72" w:author="David Dayan" w:date="2021-12-15T13:56:00Z">
        <w:r w:rsidR="00C83A6F">
          <w:rPr>
            <w:sz w:val="24"/>
            <w:szCs w:val="24"/>
          </w:rPr>
          <w:fldChar w:fldCharType="begin"/>
        </w:r>
        <w:r w:rsidR="00C83A6F">
          <w:rPr>
            <w:sz w:val="24"/>
            <w:szCs w:val="24"/>
          </w:rPr>
          <w:instrText xml:space="preserve"> HYPERLINK "</w:instrText>
        </w:r>
        <w:r w:rsidR="00C83A6F" w:rsidRPr="00C83A6F">
          <w:rPr>
            <w:sz w:val="24"/>
            <w:szCs w:val="24"/>
          </w:rPr>
          <w:instrText>https://github.com/State-Fisheries-Genomics-Lab/GT-seq/tree/main/GT-seq_scripts</w:instrText>
        </w:r>
        <w:r w:rsidR="00C83A6F">
          <w:rPr>
            <w:sz w:val="24"/>
            <w:szCs w:val="24"/>
          </w:rPr>
          <w:instrText xml:space="preserve">" </w:instrText>
        </w:r>
        <w:r w:rsidR="00C83A6F">
          <w:rPr>
            <w:sz w:val="24"/>
            <w:szCs w:val="24"/>
          </w:rPr>
          <w:fldChar w:fldCharType="separate"/>
        </w:r>
        <w:r w:rsidR="00C83A6F" w:rsidRPr="00113589">
          <w:rPr>
            <w:rStyle w:val="Hyperlink"/>
            <w:sz w:val="24"/>
            <w:szCs w:val="24"/>
          </w:rPr>
          <w:t>https://github.com/State-Fisheries-Genomics-Lab/GT-seq/tree/main/GT-seq_scripts</w:t>
        </w:r>
        <w:r w:rsidR="00C83A6F">
          <w:rPr>
            <w:sz w:val="24"/>
            <w:szCs w:val="24"/>
          </w:rPr>
          <w:fldChar w:fldCharType="end"/>
        </w:r>
        <w:r w:rsidR="00C83A6F">
          <w:rPr>
            <w:sz w:val="24"/>
            <w:szCs w:val="24"/>
          </w:rPr>
          <w:t xml:space="preserve">. </w:t>
        </w:r>
      </w:ins>
      <w:del w:id="73" w:author="David Dayan" w:date="2021-12-15T13:56:00Z">
        <w:r w:rsidRPr="00DE3FEE" w:rsidDel="00C83A6F">
          <w:rPr>
            <w:sz w:val="24"/>
            <w:szCs w:val="24"/>
          </w:rPr>
          <w:delText xml:space="preserve">https://github.com/GTseq/GTseq-Pipeline/. </w:delText>
        </w:r>
      </w:del>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4FCA540B" w:rsidR="00DE3FEE" w:rsidRPr="00DE3FEE" w:rsidRDefault="00DE3FEE" w:rsidP="00DE3FEE">
      <w:pPr>
        <w:rPr>
          <w:sz w:val="24"/>
          <w:szCs w:val="24"/>
        </w:rPr>
      </w:pPr>
      <w:r w:rsidRPr="00DE3FEE">
        <w:rPr>
          <w:sz w:val="24"/>
          <w:szCs w:val="24"/>
        </w:rPr>
        <w:t>Briefly, we filtered genotypes on the basis of missingness, sample duplication and the individual fuzziness index (IFI), which estimates the amount of cross-contamination in a given</w:t>
      </w:r>
      <w:ins w:id="74" w:author="David Dayan" w:date="2021-12-17T15:28:00Z">
        <w:r w:rsidR="00534D41">
          <w:rPr>
            <w:sz w:val="24"/>
            <w:szCs w:val="24"/>
          </w:rPr>
          <w:t xml:space="preserve"> individual</w:t>
        </w:r>
      </w:ins>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et al. 2018). We began filtering by removing negative controls and replicate individuals (retained replicate with highest number of on-target reads). Then we removed individuals with more than 30% missing data, then SNPs with greater than 50% data, and individuals with IFI greater than 10 (i.e. greater than 10% putative background reads). In our second round of filtering, we removed individuals with more than 10% missing data, then removed SNPs with greater than 20% missing data, and individuals with IFI greater than 2.5. We then examined any SNP with greater than 10% missing data, and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097907">
        <w:rPr>
          <w:i/>
          <w:iCs/>
          <w:sz w:val="24"/>
          <w:szCs w:val="24"/>
          <w:rPrChange w:id="75" w:author="David Dayan" w:date="2021-12-03T16:02:00Z">
            <w:rPr>
              <w:sz w:val="24"/>
              <w:szCs w:val="24"/>
            </w:rPr>
          </w:rPrChange>
        </w:rPr>
        <w:t>greb1l</w:t>
      </w:r>
      <w:r w:rsidRPr="00DE3FEE">
        <w:rPr>
          <w:sz w:val="24"/>
          <w:szCs w:val="24"/>
        </w:rPr>
        <w:t xml:space="preserve"> SNP1 and SNP2 for this report.</w:t>
      </w:r>
    </w:p>
    <w:p w14:paraId="1065E835" w14:textId="77777777" w:rsidR="009E3DE5" w:rsidRDefault="009E3DE5" w:rsidP="00144E70">
      <w:pPr>
        <w:pStyle w:val="Heading1"/>
        <w:rPr>
          <w:rFonts w:asciiTheme="minorHAnsi" w:hAnsiTheme="minorHAnsi"/>
        </w:rPr>
      </w:pPr>
      <w:bookmarkStart w:id="76" w:name="_Toc8116575"/>
    </w:p>
    <w:p w14:paraId="73AB0577" w14:textId="2E97CB7B" w:rsidR="00144E70" w:rsidRPr="00D90081" w:rsidRDefault="00144E70" w:rsidP="00144E70">
      <w:pPr>
        <w:pStyle w:val="Heading1"/>
        <w:rPr>
          <w:rFonts w:asciiTheme="minorHAnsi" w:hAnsiTheme="minorHAnsi"/>
        </w:rPr>
      </w:pPr>
      <w:r w:rsidRPr="00D90081">
        <w:rPr>
          <w:rFonts w:asciiTheme="minorHAnsi" w:hAnsiTheme="minorHAnsi"/>
        </w:rPr>
        <w:t>RESULTS</w:t>
      </w:r>
      <w:bookmarkEnd w:id="76"/>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3F326A80" w:rsidR="009E3DE5" w:rsidRPr="009E3DE5" w:rsidRDefault="009E3DE5" w:rsidP="009E3DE5">
      <w:pPr>
        <w:rPr>
          <w:sz w:val="24"/>
          <w:szCs w:val="24"/>
        </w:rPr>
      </w:pPr>
      <w:r w:rsidRPr="009E3DE5">
        <w:rPr>
          <w:sz w:val="24"/>
          <w:szCs w:val="24"/>
        </w:rPr>
        <w:lastRenderedPageBreak/>
        <w:t xml:space="preserve">Volunteer anglers sampled 67 naturally produced Chinook salmon throughout the lower Rogue River, 12 individuals </w:t>
      </w:r>
      <w:r w:rsidR="00EE60E9">
        <w:rPr>
          <w:sz w:val="24"/>
          <w:szCs w:val="24"/>
        </w:rPr>
        <w:t xml:space="preserve">were </w:t>
      </w:r>
      <w:r w:rsidRPr="009E3DE5">
        <w:rPr>
          <w:sz w:val="24"/>
          <w:szCs w:val="24"/>
        </w:rPr>
        <w:t>sampled in Rogue Bay through creel surveys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Pr="009E3DE5">
        <w:rPr>
          <w:sz w:val="24"/>
          <w:szCs w:val="24"/>
        </w:rPr>
        <w:t xml:space="preserve">no </w:t>
      </w:r>
      <w:commentRangeStart w:id="77"/>
      <w:r w:rsidRPr="009E3DE5">
        <w:rPr>
          <w:sz w:val="24"/>
          <w:szCs w:val="24"/>
        </w:rPr>
        <w:t xml:space="preserve">high water events </w:t>
      </w:r>
      <w:commentRangeEnd w:id="77"/>
      <w:r w:rsidR="00C05CBC">
        <w:rPr>
          <w:rStyle w:val="CommentReference"/>
        </w:rPr>
        <w:commentReference w:id="77"/>
      </w:r>
      <w:r w:rsidRPr="009E3DE5">
        <w:rPr>
          <w:sz w:val="24"/>
          <w:szCs w:val="24"/>
        </w:rPr>
        <w:t xml:space="preserve">precluded angler </w:t>
      </w:r>
      <w:r w:rsidRPr="00000C18">
        <w:rPr>
          <w:sz w:val="24"/>
          <w:szCs w:val="24"/>
        </w:rPr>
        <w:t>sampling effort</w:t>
      </w:r>
      <w:r w:rsidR="001B563A">
        <w:rPr>
          <w:sz w:val="24"/>
          <w:szCs w:val="24"/>
        </w:rPr>
        <w:t xml:space="preserve">. As a result, </w:t>
      </w:r>
      <w:r w:rsidRPr="00000C18">
        <w:rPr>
          <w:sz w:val="24"/>
          <w:szCs w:val="24"/>
        </w:rPr>
        <w:t>samples were</w:t>
      </w:r>
      <w:r w:rsidRPr="009E3DE5">
        <w:rPr>
          <w:sz w:val="24"/>
          <w:szCs w:val="24"/>
        </w:rPr>
        <w:t xml:space="preserve"> collected</w:t>
      </w:r>
      <w:ins w:id="78" w:author="David Dayan" w:date="2021-12-15T13:57:00Z">
        <w:r w:rsidR="00C83A6F">
          <w:rPr>
            <w:sz w:val="24"/>
            <w:szCs w:val="24"/>
          </w:rPr>
          <w:t xml:space="preserve"> from volunteer angler</w:t>
        </w:r>
      </w:ins>
      <w:ins w:id="79" w:author="David Dayan" w:date="2021-12-15T13:58:00Z">
        <w:r w:rsidR="00C83A6F">
          <w:rPr>
            <w:sz w:val="24"/>
            <w:szCs w:val="24"/>
          </w:rPr>
          <w:t>s</w:t>
        </w:r>
      </w:ins>
      <w:r w:rsidRPr="009E3DE5">
        <w:rPr>
          <w:sz w:val="24"/>
          <w:szCs w:val="24"/>
        </w:rPr>
        <w:t xml:space="preserve"> consistently from April 5</w:t>
      </w:r>
      <w:r w:rsidRPr="00CB1CDB">
        <w:rPr>
          <w:sz w:val="24"/>
          <w:szCs w:val="24"/>
          <w:vertAlign w:val="superscript"/>
        </w:rPr>
        <w:t>th</w:t>
      </w:r>
      <w:r w:rsidR="00CB1CDB">
        <w:rPr>
          <w:sz w:val="24"/>
          <w:szCs w:val="24"/>
        </w:rPr>
        <w:t xml:space="preserve"> </w:t>
      </w:r>
      <w:r w:rsidRPr="009E3DE5">
        <w:rPr>
          <w:sz w:val="24"/>
          <w:szCs w:val="24"/>
        </w:rPr>
        <w:t>to June 20</w:t>
      </w:r>
      <w:r w:rsidRPr="00CB1CDB">
        <w:rPr>
          <w:sz w:val="24"/>
          <w:szCs w:val="24"/>
          <w:vertAlign w:val="superscript"/>
        </w:rPr>
        <w:t>th</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77777777" w:rsidR="009E3DE5" w:rsidRPr="009E3DE5" w:rsidRDefault="009E3DE5"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commentRangeStart w:id="80"/>
            <w:r w:rsidRPr="00346AAE">
              <w:rPr>
                <w:rFonts w:eastAsia="Helvetica" w:cstheme="minorHAnsi"/>
                <w:b/>
                <w:bCs/>
                <w:color w:val="000000"/>
              </w:rPr>
              <w:t>Location</w:t>
            </w:r>
            <w:commentRangeEnd w:id="80"/>
            <w:r w:rsidR="00B81E92">
              <w:rPr>
                <w:rStyle w:val="CommentReference"/>
              </w:rPr>
              <w:commentReference w:id="80"/>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749EF5E3" w:rsidR="00097907" w:rsidRPr="00245317" w:rsidRDefault="00097907" w:rsidP="00097907">
            <w:pPr>
              <w:spacing w:line="240" w:lineRule="auto"/>
              <w:ind w:left="300" w:right="101"/>
              <w:contextualSpacing/>
              <w:rPr>
                <w:rFonts w:cstheme="minorHAnsi"/>
              </w:rPr>
            </w:pPr>
            <w:ins w:id="81" w:author="David Dayan" w:date="2021-12-03T16:04:00Z">
              <w:r w:rsidRPr="00245317">
                <w:rPr>
                  <w:rFonts w:eastAsia="Helvetica" w:cstheme="minorHAnsi"/>
                  <w:color w:val="000000"/>
                </w:rPr>
                <w:t>Rogue Bay</w:t>
              </w:r>
            </w:ins>
            <w:del w:id="82" w:author="David Dayan" w:date="2021-12-03T16:04:00Z">
              <w:r w:rsidRPr="00245317" w:rsidDel="00C1621A">
                <w:rPr>
                  <w:rFonts w:eastAsia="Helvetica" w:cstheme="minorHAnsi"/>
                  <w:color w:val="000000"/>
                </w:rPr>
                <w:delText>Huntley Park</w:delText>
              </w:r>
            </w:del>
          </w:p>
        </w:tc>
        <w:tc>
          <w:tcPr>
            <w:tcW w:w="1530" w:type="dxa"/>
            <w:shd w:val="clear" w:color="auto" w:fill="FFFFFF"/>
            <w:tcMar>
              <w:top w:w="0" w:type="dxa"/>
              <w:left w:w="0" w:type="dxa"/>
              <w:bottom w:w="0" w:type="dxa"/>
              <w:right w:w="0" w:type="dxa"/>
            </w:tcMar>
            <w:vAlign w:val="center"/>
          </w:tcPr>
          <w:p w14:paraId="0DE90D86" w14:textId="2CC45FF8" w:rsidR="00097907" w:rsidRPr="00245317" w:rsidRDefault="00097907" w:rsidP="00097907">
            <w:pPr>
              <w:spacing w:line="240" w:lineRule="auto"/>
              <w:ind w:left="100" w:right="101"/>
              <w:contextualSpacing/>
              <w:jc w:val="center"/>
              <w:rPr>
                <w:rFonts w:cstheme="minorHAnsi"/>
              </w:rPr>
            </w:pPr>
            <w:ins w:id="83" w:author="David Dayan" w:date="2021-12-03T16:04:00Z">
              <w:r w:rsidRPr="00097907">
                <w:rPr>
                  <w:rFonts w:eastAsia="Helvetica" w:cstheme="minorHAnsi"/>
                  <w:color w:val="000000"/>
                  <w:rPrChange w:id="84" w:author="David Dayan" w:date="2021-12-03T16:04:00Z">
                    <w:rPr>
                      <w:rFonts w:ascii="Helvetica" w:eastAsia="Helvetica" w:hAnsi="Helvetica" w:cs="Helvetica"/>
                      <w:color w:val="000000"/>
                    </w:rPr>
                  </w:rPrChange>
                </w:rPr>
                <w:t>0 (0%)</w:t>
              </w:r>
            </w:ins>
            <w:del w:id="85" w:author="David Dayan" w:date="2021-12-03T16:04:00Z">
              <w:r w:rsidRPr="00245317" w:rsidDel="00C1621A">
                <w:rPr>
                  <w:rFonts w:eastAsia="Helvetica" w:cstheme="minorHAnsi"/>
                  <w:color w:val="000000"/>
                </w:rPr>
                <w:delText>0 (0%)</w:delText>
              </w:r>
            </w:del>
          </w:p>
        </w:tc>
        <w:tc>
          <w:tcPr>
            <w:tcW w:w="2070" w:type="dxa"/>
            <w:shd w:val="clear" w:color="auto" w:fill="FFFFFF"/>
            <w:tcMar>
              <w:top w:w="0" w:type="dxa"/>
              <w:left w:w="0" w:type="dxa"/>
              <w:bottom w:w="0" w:type="dxa"/>
              <w:right w:w="0" w:type="dxa"/>
            </w:tcMar>
            <w:vAlign w:val="center"/>
          </w:tcPr>
          <w:p w14:paraId="40B89948" w14:textId="696FF862" w:rsidR="00097907" w:rsidRPr="00245317" w:rsidRDefault="00097907" w:rsidP="00097907">
            <w:pPr>
              <w:spacing w:line="240" w:lineRule="auto"/>
              <w:ind w:left="100" w:right="101"/>
              <w:contextualSpacing/>
              <w:jc w:val="center"/>
              <w:rPr>
                <w:rFonts w:cstheme="minorHAnsi"/>
              </w:rPr>
            </w:pPr>
            <w:ins w:id="86" w:author="David Dayan" w:date="2021-12-03T16:04:00Z">
              <w:r w:rsidRPr="00097907">
                <w:rPr>
                  <w:rFonts w:eastAsia="Helvetica" w:cstheme="minorHAnsi"/>
                  <w:color w:val="000000"/>
                  <w:rPrChange w:id="87" w:author="David Dayan" w:date="2021-12-03T16:04:00Z">
                    <w:rPr>
                      <w:rFonts w:ascii="Helvetica" w:eastAsia="Helvetica" w:hAnsi="Helvetica" w:cs="Helvetica"/>
                      <w:color w:val="000000"/>
                    </w:rPr>
                  </w:rPrChange>
                </w:rPr>
                <w:t>12 (100%)</w:t>
              </w:r>
            </w:ins>
            <w:del w:id="88"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4DD4390" w14:textId="089279E7" w:rsidR="00097907" w:rsidRPr="00245317" w:rsidRDefault="00097907" w:rsidP="00097907">
            <w:pPr>
              <w:spacing w:line="240" w:lineRule="auto"/>
              <w:ind w:left="100" w:right="101"/>
              <w:contextualSpacing/>
              <w:jc w:val="center"/>
              <w:rPr>
                <w:rFonts w:cstheme="minorHAnsi"/>
              </w:rPr>
            </w:pPr>
            <w:ins w:id="89" w:author="David Dayan" w:date="2021-12-03T16:04:00Z">
              <w:r w:rsidRPr="00097907">
                <w:rPr>
                  <w:rFonts w:eastAsia="Helvetica" w:cstheme="minorHAnsi"/>
                  <w:color w:val="000000"/>
                  <w:rPrChange w:id="90" w:author="David Dayan" w:date="2021-12-03T16:04:00Z">
                    <w:rPr>
                      <w:rFonts w:ascii="Helvetica" w:eastAsia="Helvetica" w:hAnsi="Helvetica" w:cs="Helvetica"/>
                      <w:color w:val="000000"/>
                    </w:rPr>
                  </w:rPrChange>
                </w:rPr>
                <w:t>0 (0%)</w:t>
              </w:r>
            </w:ins>
            <w:del w:id="91" w:author="David Dayan" w:date="2021-12-03T16:04:00Z">
              <w:r w:rsidRPr="00245317" w:rsidDel="00C1621A">
                <w:rPr>
                  <w:rFonts w:eastAsia="Helvetica" w:cstheme="minorHAnsi"/>
                  <w:color w:val="000000"/>
                </w:rPr>
                <w:delText>132 (100%)</w:delText>
              </w:r>
            </w:del>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6F45F815" w:rsidR="00097907" w:rsidRPr="00245317" w:rsidRDefault="00097907" w:rsidP="00097907">
            <w:pPr>
              <w:spacing w:line="240" w:lineRule="auto"/>
              <w:ind w:left="300" w:right="101"/>
              <w:contextualSpacing/>
              <w:rPr>
                <w:rFonts w:cstheme="minorHAnsi"/>
              </w:rPr>
            </w:pPr>
            <w:ins w:id="92" w:author="David Dayan" w:date="2021-12-03T16:05:00Z">
              <w:r>
                <w:rPr>
                  <w:rFonts w:eastAsia="Helvetica" w:cstheme="minorHAnsi"/>
                  <w:color w:val="000000"/>
                </w:rPr>
                <w:t xml:space="preserve">Elephant </w:t>
              </w:r>
            </w:ins>
            <w:ins w:id="93" w:author="David Dayan" w:date="2021-12-15T13:58:00Z">
              <w:r w:rsidR="00C83A6F">
                <w:rPr>
                  <w:rFonts w:eastAsia="Helvetica" w:cstheme="minorHAnsi"/>
                  <w:color w:val="000000"/>
                </w:rPr>
                <w:t>Rock</w:t>
              </w:r>
            </w:ins>
            <w:del w:id="94" w:author="David Dayan" w:date="2021-12-03T16:04:00Z">
              <w:r w:rsidRPr="00245317" w:rsidDel="00C1621A">
                <w:rPr>
                  <w:rFonts w:eastAsia="Helvetica" w:cstheme="minorHAnsi"/>
                  <w:color w:val="000000"/>
                </w:rPr>
                <w:delText>Lobster Creek</w:delText>
              </w:r>
            </w:del>
          </w:p>
        </w:tc>
        <w:tc>
          <w:tcPr>
            <w:tcW w:w="1530" w:type="dxa"/>
            <w:shd w:val="clear" w:color="auto" w:fill="FFFFFF"/>
            <w:tcMar>
              <w:top w:w="0" w:type="dxa"/>
              <w:left w:w="0" w:type="dxa"/>
              <w:bottom w:w="0" w:type="dxa"/>
              <w:right w:w="0" w:type="dxa"/>
            </w:tcMar>
            <w:vAlign w:val="center"/>
          </w:tcPr>
          <w:p w14:paraId="023BBD2D" w14:textId="3EAFAB93" w:rsidR="00097907" w:rsidRPr="00245317" w:rsidRDefault="00097907" w:rsidP="00097907">
            <w:pPr>
              <w:spacing w:line="240" w:lineRule="auto"/>
              <w:ind w:left="100" w:right="101"/>
              <w:contextualSpacing/>
              <w:jc w:val="center"/>
              <w:rPr>
                <w:rFonts w:cstheme="minorHAnsi"/>
              </w:rPr>
            </w:pPr>
            <w:ins w:id="95" w:author="David Dayan" w:date="2021-12-03T16:04:00Z">
              <w:r w:rsidRPr="00097907">
                <w:rPr>
                  <w:rFonts w:eastAsia="Helvetica" w:cstheme="minorHAnsi"/>
                  <w:color w:val="000000"/>
                  <w:rPrChange w:id="96" w:author="David Dayan" w:date="2021-12-03T16:04:00Z">
                    <w:rPr>
                      <w:rFonts w:ascii="Helvetica" w:eastAsia="Helvetica" w:hAnsi="Helvetica" w:cs="Helvetica"/>
                      <w:color w:val="000000"/>
                    </w:rPr>
                  </w:rPrChange>
                </w:rPr>
                <w:t>4 (6.0%)</w:t>
              </w:r>
            </w:ins>
            <w:del w:id="97" w:author="David Dayan" w:date="2021-12-03T16:04:00Z">
              <w:r w:rsidRPr="00245317" w:rsidDel="00C1621A">
                <w:rPr>
                  <w:rFonts w:eastAsia="Helvetica" w:cstheme="minorHAnsi"/>
                  <w:color w:val="000000"/>
                </w:rPr>
                <w:delText>25 (37%)</w:delText>
              </w:r>
            </w:del>
          </w:p>
        </w:tc>
        <w:tc>
          <w:tcPr>
            <w:tcW w:w="2070" w:type="dxa"/>
            <w:shd w:val="clear" w:color="auto" w:fill="FFFFFF"/>
            <w:tcMar>
              <w:top w:w="0" w:type="dxa"/>
              <w:left w:w="0" w:type="dxa"/>
              <w:bottom w:w="0" w:type="dxa"/>
              <w:right w:w="0" w:type="dxa"/>
            </w:tcMar>
            <w:vAlign w:val="center"/>
          </w:tcPr>
          <w:p w14:paraId="48D50EE9" w14:textId="2009B694" w:rsidR="00097907" w:rsidRPr="00245317" w:rsidRDefault="00097907" w:rsidP="00097907">
            <w:pPr>
              <w:spacing w:line="240" w:lineRule="auto"/>
              <w:ind w:left="100" w:right="101"/>
              <w:contextualSpacing/>
              <w:jc w:val="center"/>
              <w:rPr>
                <w:rFonts w:cstheme="minorHAnsi"/>
              </w:rPr>
            </w:pPr>
            <w:ins w:id="98" w:author="David Dayan" w:date="2021-12-03T16:04:00Z">
              <w:r w:rsidRPr="00097907">
                <w:rPr>
                  <w:rFonts w:eastAsia="Helvetica" w:cstheme="minorHAnsi"/>
                  <w:color w:val="000000"/>
                  <w:rPrChange w:id="99" w:author="David Dayan" w:date="2021-12-03T16:04:00Z">
                    <w:rPr>
                      <w:rFonts w:ascii="Helvetica" w:eastAsia="Helvetica" w:hAnsi="Helvetica" w:cs="Helvetica"/>
                      <w:color w:val="000000"/>
                    </w:rPr>
                  </w:rPrChange>
                </w:rPr>
                <w:t>0 (0%)</w:t>
              </w:r>
            </w:ins>
            <w:del w:id="100"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30A9D6E4" w14:textId="465B8330" w:rsidR="00097907" w:rsidRPr="00245317" w:rsidRDefault="00097907" w:rsidP="00097907">
            <w:pPr>
              <w:spacing w:line="240" w:lineRule="auto"/>
              <w:ind w:left="100" w:right="101"/>
              <w:contextualSpacing/>
              <w:jc w:val="center"/>
              <w:rPr>
                <w:rFonts w:cstheme="minorHAnsi"/>
              </w:rPr>
            </w:pPr>
            <w:ins w:id="101" w:author="David Dayan" w:date="2021-12-03T16:04:00Z">
              <w:r w:rsidRPr="00097907">
                <w:rPr>
                  <w:rFonts w:eastAsia="Helvetica" w:cstheme="minorHAnsi"/>
                  <w:color w:val="000000"/>
                  <w:rPrChange w:id="102" w:author="David Dayan" w:date="2021-12-03T16:04:00Z">
                    <w:rPr>
                      <w:rFonts w:ascii="Helvetica" w:eastAsia="Helvetica" w:hAnsi="Helvetica" w:cs="Helvetica"/>
                      <w:color w:val="000000"/>
                    </w:rPr>
                  </w:rPrChange>
                </w:rPr>
                <w:t>0 (0%)</w:t>
              </w:r>
            </w:ins>
            <w:del w:id="103" w:author="David Dayan" w:date="2021-12-03T16:04:00Z">
              <w:r w:rsidRPr="00245317" w:rsidDel="00C1621A">
                <w:rPr>
                  <w:rFonts w:eastAsia="Helvetica" w:cstheme="minorHAnsi"/>
                  <w:color w:val="000000"/>
                </w:rPr>
                <w:delText>0 (0%)</w:delText>
              </w:r>
            </w:del>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6959FD87" w:rsidR="00097907" w:rsidRPr="00245317" w:rsidRDefault="00097907" w:rsidP="00097907">
            <w:pPr>
              <w:spacing w:line="240" w:lineRule="auto"/>
              <w:ind w:left="300" w:right="101"/>
              <w:contextualSpacing/>
              <w:rPr>
                <w:rFonts w:cstheme="minorHAnsi"/>
              </w:rPr>
            </w:pPr>
            <w:ins w:id="104" w:author="David Dayan" w:date="2021-12-03T16:04:00Z">
              <w:r w:rsidRPr="00097907">
                <w:rPr>
                  <w:rFonts w:eastAsia="Helvetica" w:cstheme="minorHAnsi"/>
                  <w:color w:val="000000"/>
                  <w:rPrChange w:id="105" w:author="David Dayan" w:date="2021-12-03T16:04:00Z">
                    <w:rPr>
                      <w:rFonts w:ascii="Helvetica" w:eastAsia="Helvetica" w:hAnsi="Helvetica" w:cs="Helvetica"/>
                      <w:color w:val="000000"/>
                    </w:rPr>
                  </w:rPrChange>
                </w:rPr>
                <w:t>Mill Site</w:t>
              </w:r>
            </w:ins>
            <w:del w:id="106" w:author="David Dayan" w:date="2021-12-03T16:04:00Z">
              <w:r w:rsidRPr="00245317" w:rsidDel="00C1621A">
                <w:rPr>
                  <w:rFonts w:eastAsia="Helvetica" w:cstheme="minorHAnsi"/>
                  <w:color w:val="000000"/>
                </w:rPr>
                <w:delText>Old Mill Site</w:delText>
              </w:r>
            </w:del>
          </w:p>
        </w:tc>
        <w:tc>
          <w:tcPr>
            <w:tcW w:w="1530" w:type="dxa"/>
            <w:shd w:val="clear" w:color="auto" w:fill="FFFFFF"/>
            <w:tcMar>
              <w:top w:w="0" w:type="dxa"/>
              <w:left w:w="0" w:type="dxa"/>
              <w:bottom w:w="0" w:type="dxa"/>
              <w:right w:w="0" w:type="dxa"/>
            </w:tcMar>
            <w:vAlign w:val="center"/>
          </w:tcPr>
          <w:p w14:paraId="008552BA" w14:textId="7CAA15B3" w:rsidR="00097907" w:rsidRPr="00245317" w:rsidRDefault="00097907" w:rsidP="00097907">
            <w:pPr>
              <w:spacing w:line="240" w:lineRule="auto"/>
              <w:ind w:left="100" w:right="101"/>
              <w:contextualSpacing/>
              <w:jc w:val="center"/>
              <w:rPr>
                <w:rFonts w:cstheme="minorHAnsi"/>
              </w:rPr>
            </w:pPr>
            <w:ins w:id="107" w:author="David Dayan" w:date="2021-12-03T16:04:00Z">
              <w:r w:rsidRPr="00097907">
                <w:rPr>
                  <w:rFonts w:eastAsia="Helvetica" w:cstheme="minorHAnsi"/>
                  <w:color w:val="000000"/>
                  <w:rPrChange w:id="108" w:author="David Dayan" w:date="2021-12-03T16:04:00Z">
                    <w:rPr>
                      <w:rFonts w:ascii="Helvetica" w:eastAsia="Helvetica" w:hAnsi="Helvetica" w:cs="Helvetica"/>
                      <w:color w:val="000000"/>
                    </w:rPr>
                  </w:rPrChange>
                </w:rPr>
                <w:t>16 (24%)</w:t>
              </w:r>
            </w:ins>
            <w:del w:id="109" w:author="David Dayan" w:date="2021-12-03T16:04:00Z">
              <w:r w:rsidRPr="00245317" w:rsidDel="00C1621A">
                <w:rPr>
                  <w:rFonts w:eastAsia="Helvetica" w:cstheme="minorHAnsi"/>
                  <w:color w:val="000000"/>
                </w:rPr>
                <w:delText>16 (24%)</w:delText>
              </w:r>
            </w:del>
          </w:p>
        </w:tc>
        <w:tc>
          <w:tcPr>
            <w:tcW w:w="2070" w:type="dxa"/>
            <w:shd w:val="clear" w:color="auto" w:fill="FFFFFF"/>
            <w:tcMar>
              <w:top w:w="0" w:type="dxa"/>
              <w:left w:w="0" w:type="dxa"/>
              <w:bottom w:w="0" w:type="dxa"/>
              <w:right w:w="0" w:type="dxa"/>
            </w:tcMar>
            <w:vAlign w:val="center"/>
          </w:tcPr>
          <w:p w14:paraId="15C35E79" w14:textId="7ECE39E8" w:rsidR="00097907" w:rsidRPr="00245317" w:rsidRDefault="00097907" w:rsidP="00097907">
            <w:pPr>
              <w:spacing w:line="240" w:lineRule="auto"/>
              <w:ind w:left="100" w:right="101"/>
              <w:contextualSpacing/>
              <w:jc w:val="center"/>
              <w:rPr>
                <w:rFonts w:cstheme="minorHAnsi"/>
              </w:rPr>
            </w:pPr>
            <w:ins w:id="110" w:author="David Dayan" w:date="2021-12-03T16:04:00Z">
              <w:r w:rsidRPr="00097907">
                <w:rPr>
                  <w:rFonts w:eastAsia="Helvetica" w:cstheme="minorHAnsi"/>
                  <w:color w:val="000000"/>
                  <w:rPrChange w:id="111" w:author="David Dayan" w:date="2021-12-03T16:04:00Z">
                    <w:rPr>
                      <w:rFonts w:ascii="Helvetica" w:eastAsia="Helvetica" w:hAnsi="Helvetica" w:cs="Helvetica"/>
                      <w:color w:val="000000"/>
                    </w:rPr>
                  </w:rPrChange>
                </w:rPr>
                <w:t>0 (0%)</w:t>
              </w:r>
            </w:ins>
            <w:del w:id="112"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30C0494" w14:textId="676694D4" w:rsidR="00097907" w:rsidRPr="00245317" w:rsidRDefault="00097907" w:rsidP="00097907">
            <w:pPr>
              <w:spacing w:line="240" w:lineRule="auto"/>
              <w:ind w:left="100" w:right="101"/>
              <w:contextualSpacing/>
              <w:jc w:val="center"/>
              <w:rPr>
                <w:rFonts w:cstheme="minorHAnsi"/>
              </w:rPr>
            </w:pPr>
            <w:ins w:id="113" w:author="David Dayan" w:date="2021-12-03T16:04:00Z">
              <w:r w:rsidRPr="00097907">
                <w:rPr>
                  <w:rFonts w:eastAsia="Helvetica" w:cstheme="minorHAnsi"/>
                  <w:color w:val="000000"/>
                  <w:rPrChange w:id="114" w:author="David Dayan" w:date="2021-12-03T16:04:00Z">
                    <w:rPr>
                      <w:rFonts w:ascii="Helvetica" w:eastAsia="Helvetica" w:hAnsi="Helvetica" w:cs="Helvetica"/>
                      <w:color w:val="000000"/>
                    </w:rPr>
                  </w:rPrChange>
                </w:rPr>
                <w:t>0 (0%)</w:t>
              </w:r>
            </w:ins>
            <w:del w:id="115" w:author="David Dayan" w:date="2021-12-03T16:04:00Z">
              <w:r w:rsidRPr="00245317" w:rsidDel="00C1621A">
                <w:rPr>
                  <w:rFonts w:eastAsia="Helvetica" w:cstheme="minorHAnsi"/>
                  <w:color w:val="000000"/>
                </w:rPr>
                <w:delText>0 (0%)</w:delText>
              </w:r>
            </w:del>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7120D7AB" w:rsidR="00097907" w:rsidRPr="00245317" w:rsidRDefault="00097907" w:rsidP="00097907">
            <w:pPr>
              <w:spacing w:line="240" w:lineRule="auto"/>
              <w:ind w:left="300" w:right="101"/>
              <w:contextualSpacing/>
              <w:rPr>
                <w:rFonts w:cstheme="minorHAnsi"/>
              </w:rPr>
            </w:pPr>
            <w:ins w:id="116" w:author="David Dayan" w:date="2021-12-03T16:04:00Z">
              <w:r w:rsidRPr="00097907">
                <w:rPr>
                  <w:rFonts w:eastAsia="Helvetica" w:cstheme="minorHAnsi"/>
                  <w:color w:val="000000"/>
                  <w:rPrChange w:id="117" w:author="David Dayan" w:date="2021-12-03T16:04:00Z">
                    <w:rPr>
                      <w:rFonts w:ascii="Helvetica" w:eastAsia="Helvetica" w:hAnsi="Helvetica" w:cs="Helvetica"/>
                      <w:color w:val="000000"/>
                    </w:rPr>
                  </w:rPrChange>
                </w:rPr>
                <w:t>Huntley Park</w:t>
              </w:r>
            </w:ins>
            <w:del w:id="118" w:author="David Dayan" w:date="2021-12-03T16:04:00Z">
              <w:r w:rsidRPr="00245317" w:rsidDel="00C1621A">
                <w:rPr>
                  <w:rFonts w:eastAsia="Helvetica" w:cstheme="minorHAnsi"/>
                  <w:color w:val="000000"/>
                </w:rPr>
                <w:delText>Elephant Rock</w:delText>
              </w:r>
            </w:del>
          </w:p>
        </w:tc>
        <w:tc>
          <w:tcPr>
            <w:tcW w:w="1530" w:type="dxa"/>
            <w:shd w:val="clear" w:color="auto" w:fill="FFFFFF"/>
            <w:tcMar>
              <w:top w:w="0" w:type="dxa"/>
              <w:left w:w="0" w:type="dxa"/>
              <w:bottom w:w="0" w:type="dxa"/>
              <w:right w:w="0" w:type="dxa"/>
            </w:tcMar>
            <w:vAlign w:val="center"/>
          </w:tcPr>
          <w:p w14:paraId="63EBAAC3" w14:textId="2AC4BA99" w:rsidR="00097907" w:rsidRPr="00245317" w:rsidRDefault="00097907" w:rsidP="00097907">
            <w:pPr>
              <w:spacing w:line="240" w:lineRule="auto"/>
              <w:ind w:left="100" w:right="101"/>
              <w:contextualSpacing/>
              <w:jc w:val="center"/>
              <w:rPr>
                <w:rFonts w:cstheme="minorHAnsi"/>
              </w:rPr>
            </w:pPr>
            <w:ins w:id="119" w:author="David Dayan" w:date="2021-12-03T16:04:00Z">
              <w:r w:rsidRPr="00097907">
                <w:rPr>
                  <w:rFonts w:eastAsia="Helvetica" w:cstheme="minorHAnsi"/>
                  <w:color w:val="000000"/>
                  <w:rPrChange w:id="120" w:author="David Dayan" w:date="2021-12-03T16:04:00Z">
                    <w:rPr>
                      <w:rFonts w:ascii="Helvetica" w:eastAsia="Helvetica" w:hAnsi="Helvetica" w:cs="Helvetica"/>
                      <w:color w:val="000000"/>
                    </w:rPr>
                  </w:rPrChange>
                </w:rPr>
                <w:t>0 (0%)</w:t>
              </w:r>
            </w:ins>
            <w:del w:id="121" w:author="David Dayan" w:date="2021-12-03T16:04:00Z">
              <w:r w:rsidRPr="00245317" w:rsidDel="00C1621A">
                <w:rPr>
                  <w:rFonts w:eastAsia="Helvetica" w:cstheme="minorHAnsi"/>
                  <w:color w:val="000000"/>
                </w:rPr>
                <w:delText>4 (6.0%)</w:delText>
              </w:r>
            </w:del>
          </w:p>
        </w:tc>
        <w:tc>
          <w:tcPr>
            <w:tcW w:w="2070" w:type="dxa"/>
            <w:shd w:val="clear" w:color="auto" w:fill="FFFFFF"/>
            <w:tcMar>
              <w:top w:w="0" w:type="dxa"/>
              <w:left w:w="0" w:type="dxa"/>
              <w:bottom w:w="0" w:type="dxa"/>
              <w:right w:w="0" w:type="dxa"/>
            </w:tcMar>
            <w:vAlign w:val="center"/>
          </w:tcPr>
          <w:p w14:paraId="6302DFB1" w14:textId="5C9F8ABA" w:rsidR="00097907" w:rsidRPr="00245317" w:rsidRDefault="00097907" w:rsidP="00097907">
            <w:pPr>
              <w:spacing w:line="240" w:lineRule="auto"/>
              <w:ind w:left="100" w:right="101"/>
              <w:contextualSpacing/>
              <w:jc w:val="center"/>
              <w:rPr>
                <w:rFonts w:cstheme="minorHAnsi"/>
              </w:rPr>
            </w:pPr>
            <w:ins w:id="122" w:author="David Dayan" w:date="2021-12-03T16:04:00Z">
              <w:r w:rsidRPr="00097907">
                <w:rPr>
                  <w:rFonts w:eastAsia="Helvetica" w:cstheme="minorHAnsi"/>
                  <w:color w:val="000000"/>
                  <w:rPrChange w:id="123" w:author="David Dayan" w:date="2021-12-03T16:04:00Z">
                    <w:rPr>
                      <w:rFonts w:ascii="Helvetica" w:eastAsia="Helvetica" w:hAnsi="Helvetica" w:cs="Helvetica"/>
                      <w:color w:val="000000"/>
                    </w:rPr>
                  </w:rPrChange>
                </w:rPr>
                <w:t>0 (0%)</w:t>
              </w:r>
            </w:ins>
            <w:del w:id="124"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004C75E0" w14:textId="7E23EA10" w:rsidR="00097907" w:rsidRPr="00245317" w:rsidRDefault="00097907" w:rsidP="00097907">
            <w:pPr>
              <w:spacing w:line="240" w:lineRule="auto"/>
              <w:ind w:left="100" w:right="101"/>
              <w:contextualSpacing/>
              <w:jc w:val="center"/>
              <w:rPr>
                <w:rFonts w:cstheme="minorHAnsi"/>
              </w:rPr>
            </w:pPr>
            <w:ins w:id="125" w:author="David Dayan" w:date="2021-12-03T16:04:00Z">
              <w:r w:rsidRPr="00097907">
                <w:rPr>
                  <w:rFonts w:eastAsia="Helvetica" w:cstheme="minorHAnsi"/>
                  <w:color w:val="000000"/>
                  <w:rPrChange w:id="126" w:author="David Dayan" w:date="2021-12-03T16:04:00Z">
                    <w:rPr>
                      <w:rFonts w:ascii="Helvetica" w:eastAsia="Helvetica" w:hAnsi="Helvetica" w:cs="Helvetica"/>
                      <w:color w:val="000000"/>
                    </w:rPr>
                  </w:rPrChange>
                </w:rPr>
                <w:t>132 (100%)</w:t>
              </w:r>
            </w:ins>
            <w:del w:id="127" w:author="David Dayan" w:date="2021-12-03T16:04:00Z">
              <w:r w:rsidRPr="00245317" w:rsidDel="00C1621A">
                <w:rPr>
                  <w:rFonts w:eastAsia="Helvetica" w:cstheme="minorHAnsi"/>
                  <w:color w:val="000000"/>
                </w:rPr>
                <w:delText>0 (0%)</w:delText>
              </w:r>
            </w:del>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4D3AF4B0" w:rsidR="00097907" w:rsidRPr="00245317" w:rsidRDefault="00097907" w:rsidP="00097907">
            <w:pPr>
              <w:spacing w:line="240" w:lineRule="auto"/>
              <w:ind w:left="300" w:right="101"/>
              <w:contextualSpacing/>
              <w:rPr>
                <w:rFonts w:cstheme="minorHAnsi"/>
              </w:rPr>
            </w:pPr>
            <w:ins w:id="128" w:author="David Dayan" w:date="2021-12-03T16:04:00Z">
              <w:r w:rsidRPr="00097907">
                <w:rPr>
                  <w:rFonts w:eastAsia="Helvetica" w:cstheme="minorHAnsi"/>
                  <w:color w:val="000000"/>
                  <w:rPrChange w:id="129" w:author="David Dayan" w:date="2021-12-03T16:04:00Z">
                    <w:rPr>
                      <w:rFonts w:ascii="Helvetica" w:eastAsia="Helvetica" w:hAnsi="Helvetica" w:cs="Helvetica"/>
                      <w:color w:val="000000"/>
                    </w:rPr>
                  </w:rPrChange>
                </w:rPr>
                <w:t>Lobster Creek</w:t>
              </w:r>
            </w:ins>
            <w:del w:id="130" w:author="David Dayan" w:date="2021-12-03T16:04:00Z">
              <w:r w:rsidRPr="00245317" w:rsidDel="00C1621A">
                <w:rPr>
                  <w:rFonts w:eastAsia="Helvetica" w:cstheme="minorHAnsi"/>
                  <w:color w:val="000000"/>
                </w:rPr>
                <w:delText>Quosatana Creek</w:delText>
              </w:r>
            </w:del>
          </w:p>
        </w:tc>
        <w:tc>
          <w:tcPr>
            <w:tcW w:w="1530" w:type="dxa"/>
            <w:shd w:val="clear" w:color="auto" w:fill="FFFFFF"/>
            <w:tcMar>
              <w:top w:w="0" w:type="dxa"/>
              <w:left w:w="0" w:type="dxa"/>
              <w:bottom w:w="0" w:type="dxa"/>
              <w:right w:w="0" w:type="dxa"/>
            </w:tcMar>
            <w:vAlign w:val="center"/>
          </w:tcPr>
          <w:p w14:paraId="2451AC5D" w14:textId="7E59C377" w:rsidR="00097907" w:rsidRPr="00245317" w:rsidRDefault="00097907" w:rsidP="00097907">
            <w:pPr>
              <w:spacing w:line="240" w:lineRule="auto"/>
              <w:ind w:left="100" w:right="101"/>
              <w:contextualSpacing/>
              <w:jc w:val="center"/>
              <w:rPr>
                <w:rFonts w:cstheme="minorHAnsi"/>
              </w:rPr>
            </w:pPr>
            <w:ins w:id="131" w:author="David Dayan" w:date="2021-12-03T16:04:00Z">
              <w:r w:rsidRPr="00097907">
                <w:rPr>
                  <w:rFonts w:eastAsia="Helvetica" w:cstheme="minorHAnsi"/>
                  <w:color w:val="000000"/>
                  <w:rPrChange w:id="132" w:author="David Dayan" w:date="2021-12-03T16:04:00Z">
                    <w:rPr>
                      <w:rFonts w:ascii="Helvetica" w:eastAsia="Helvetica" w:hAnsi="Helvetica" w:cs="Helvetica"/>
                      <w:color w:val="000000"/>
                    </w:rPr>
                  </w:rPrChange>
                </w:rPr>
                <w:t>25 (37%)</w:t>
              </w:r>
            </w:ins>
            <w:del w:id="133" w:author="David Dayan" w:date="2021-12-03T16:04:00Z">
              <w:r w:rsidRPr="00245317" w:rsidDel="00C1621A">
                <w:rPr>
                  <w:rFonts w:eastAsia="Helvetica" w:cstheme="minorHAnsi"/>
                  <w:color w:val="000000"/>
                </w:rPr>
                <w:delText>22 (33%)</w:delText>
              </w:r>
            </w:del>
          </w:p>
        </w:tc>
        <w:tc>
          <w:tcPr>
            <w:tcW w:w="2070" w:type="dxa"/>
            <w:shd w:val="clear" w:color="auto" w:fill="FFFFFF"/>
            <w:tcMar>
              <w:top w:w="0" w:type="dxa"/>
              <w:left w:w="0" w:type="dxa"/>
              <w:bottom w:w="0" w:type="dxa"/>
              <w:right w:w="0" w:type="dxa"/>
            </w:tcMar>
            <w:vAlign w:val="center"/>
          </w:tcPr>
          <w:p w14:paraId="6C4E3C8E" w14:textId="7D888547" w:rsidR="00097907" w:rsidRPr="00245317" w:rsidRDefault="00097907" w:rsidP="00097907">
            <w:pPr>
              <w:spacing w:line="240" w:lineRule="auto"/>
              <w:ind w:left="100" w:right="101"/>
              <w:contextualSpacing/>
              <w:jc w:val="center"/>
              <w:rPr>
                <w:rFonts w:cstheme="minorHAnsi"/>
              </w:rPr>
            </w:pPr>
            <w:ins w:id="134" w:author="David Dayan" w:date="2021-12-03T16:04:00Z">
              <w:r w:rsidRPr="00097907">
                <w:rPr>
                  <w:rFonts w:eastAsia="Helvetica" w:cstheme="minorHAnsi"/>
                  <w:color w:val="000000"/>
                  <w:rPrChange w:id="135" w:author="David Dayan" w:date="2021-12-03T16:04:00Z">
                    <w:rPr>
                      <w:rFonts w:ascii="Helvetica" w:eastAsia="Helvetica" w:hAnsi="Helvetica" w:cs="Helvetica"/>
                      <w:color w:val="000000"/>
                    </w:rPr>
                  </w:rPrChange>
                </w:rPr>
                <w:t>0 (0%)</w:t>
              </w:r>
            </w:ins>
            <w:del w:id="136" w:author="David Dayan" w:date="2021-12-03T16:04:00Z">
              <w:r w:rsidRPr="00245317" w:rsidDel="00C1621A">
                <w:rPr>
                  <w:rFonts w:eastAsia="Helvetica" w:cstheme="minorHAnsi"/>
                  <w:color w:val="000000"/>
                </w:rPr>
                <w:delText>0 (0%)</w:delText>
              </w:r>
            </w:del>
          </w:p>
        </w:tc>
        <w:tc>
          <w:tcPr>
            <w:tcW w:w="1530" w:type="dxa"/>
            <w:shd w:val="clear" w:color="auto" w:fill="FFFFFF"/>
            <w:tcMar>
              <w:top w:w="0" w:type="dxa"/>
              <w:left w:w="0" w:type="dxa"/>
              <w:bottom w:w="0" w:type="dxa"/>
              <w:right w:w="0" w:type="dxa"/>
            </w:tcMar>
            <w:vAlign w:val="center"/>
          </w:tcPr>
          <w:p w14:paraId="10760C73" w14:textId="09235A8F" w:rsidR="00097907" w:rsidRPr="00245317" w:rsidRDefault="00097907" w:rsidP="00097907">
            <w:pPr>
              <w:spacing w:line="240" w:lineRule="auto"/>
              <w:ind w:left="100" w:right="101"/>
              <w:contextualSpacing/>
              <w:jc w:val="center"/>
              <w:rPr>
                <w:rFonts w:cstheme="minorHAnsi"/>
              </w:rPr>
            </w:pPr>
            <w:ins w:id="137" w:author="David Dayan" w:date="2021-12-03T16:04:00Z">
              <w:r w:rsidRPr="00097907">
                <w:rPr>
                  <w:rFonts w:eastAsia="Helvetica" w:cstheme="minorHAnsi"/>
                  <w:color w:val="000000"/>
                  <w:rPrChange w:id="138" w:author="David Dayan" w:date="2021-12-03T16:04:00Z">
                    <w:rPr>
                      <w:rFonts w:ascii="Helvetica" w:eastAsia="Helvetica" w:hAnsi="Helvetica" w:cs="Helvetica"/>
                      <w:color w:val="000000"/>
                    </w:rPr>
                  </w:rPrChange>
                </w:rPr>
                <w:t>0 (0%)</w:t>
              </w:r>
            </w:ins>
            <w:del w:id="139" w:author="David Dayan" w:date="2021-12-03T16:04:00Z">
              <w:r w:rsidRPr="00245317" w:rsidDel="00C1621A">
                <w:rPr>
                  <w:rFonts w:eastAsia="Helvetica" w:cstheme="minorHAnsi"/>
                  <w:color w:val="000000"/>
                </w:rPr>
                <w:delText>0 (0%)</w:delText>
              </w:r>
            </w:del>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73F8CA21" w:rsidR="00097907" w:rsidRPr="00245317" w:rsidRDefault="00097907" w:rsidP="00097907">
            <w:pPr>
              <w:spacing w:line="240" w:lineRule="auto"/>
              <w:ind w:left="300" w:right="101"/>
              <w:contextualSpacing/>
              <w:rPr>
                <w:rFonts w:cstheme="minorHAnsi"/>
              </w:rPr>
            </w:pPr>
            <w:proofErr w:type="spellStart"/>
            <w:ins w:id="140" w:author="David Dayan" w:date="2021-12-03T16:04:00Z">
              <w:r w:rsidRPr="00097907">
                <w:rPr>
                  <w:rFonts w:eastAsia="Helvetica" w:cstheme="minorHAnsi"/>
                  <w:color w:val="000000"/>
                  <w:rPrChange w:id="141" w:author="David Dayan" w:date="2021-12-03T16:04:00Z">
                    <w:rPr>
                      <w:rFonts w:ascii="Helvetica" w:eastAsia="Helvetica" w:hAnsi="Helvetica" w:cs="Helvetica"/>
                      <w:color w:val="000000"/>
                    </w:rPr>
                  </w:rPrChange>
                </w:rPr>
                <w:t>Quosatana</w:t>
              </w:r>
            </w:ins>
            <w:proofErr w:type="spellEnd"/>
            <w:del w:id="142" w:author="David Dayan" w:date="2021-12-03T16:04:00Z">
              <w:r w:rsidRPr="00245317" w:rsidDel="00C1621A">
                <w:rPr>
                  <w:rFonts w:eastAsia="Helvetica" w:cstheme="minorHAnsi"/>
                  <w:color w:val="000000"/>
                </w:rPr>
                <w:delText>Rogue Bay</w:delText>
              </w:r>
            </w:del>
          </w:p>
        </w:tc>
        <w:tc>
          <w:tcPr>
            <w:tcW w:w="1530" w:type="dxa"/>
            <w:shd w:val="clear" w:color="auto" w:fill="FFFFFF"/>
            <w:tcMar>
              <w:top w:w="0" w:type="dxa"/>
              <w:left w:w="0" w:type="dxa"/>
              <w:bottom w:w="0" w:type="dxa"/>
              <w:right w:w="0" w:type="dxa"/>
            </w:tcMar>
            <w:vAlign w:val="center"/>
          </w:tcPr>
          <w:p w14:paraId="5A7F2490" w14:textId="09688B4C" w:rsidR="00097907" w:rsidRPr="00245317" w:rsidRDefault="00097907" w:rsidP="00097907">
            <w:pPr>
              <w:spacing w:line="240" w:lineRule="auto"/>
              <w:ind w:left="100" w:right="101"/>
              <w:contextualSpacing/>
              <w:jc w:val="center"/>
              <w:rPr>
                <w:rFonts w:cstheme="minorHAnsi"/>
              </w:rPr>
            </w:pPr>
            <w:ins w:id="143" w:author="David Dayan" w:date="2021-12-03T16:04:00Z">
              <w:r w:rsidRPr="00097907">
                <w:rPr>
                  <w:rFonts w:eastAsia="Helvetica" w:cstheme="minorHAnsi"/>
                  <w:color w:val="000000"/>
                  <w:rPrChange w:id="144" w:author="David Dayan" w:date="2021-12-03T16:04:00Z">
                    <w:rPr>
                      <w:rFonts w:ascii="Helvetica" w:eastAsia="Helvetica" w:hAnsi="Helvetica" w:cs="Helvetica"/>
                      <w:color w:val="000000"/>
                    </w:rPr>
                  </w:rPrChange>
                </w:rPr>
                <w:t>22 (33%)</w:t>
              </w:r>
            </w:ins>
            <w:del w:id="145" w:author="David Dayan" w:date="2021-12-03T16:04:00Z">
              <w:r w:rsidRPr="00245317" w:rsidDel="00C1621A">
                <w:rPr>
                  <w:rFonts w:eastAsia="Helvetica" w:cstheme="minorHAnsi"/>
                  <w:color w:val="000000"/>
                </w:rPr>
                <w:delText>0 (0%)</w:delText>
              </w:r>
            </w:del>
          </w:p>
        </w:tc>
        <w:tc>
          <w:tcPr>
            <w:tcW w:w="2070" w:type="dxa"/>
            <w:shd w:val="clear" w:color="auto" w:fill="FFFFFF"/>
            <w:tcMar>
              <w:top w:w="0" w:type="dxa"/>
              <w:left w:w="0" w:type="dxa"/>
              <w:bottom w:w="0" w:type="dxa"/>
              <w:right w:w="0" w:type="dxa"/>
            </w:tcMar>
            <w:vAlign w:val="center"/>
          </w:tcPr>
          <w:p w14:paraId="5AAA9ABA" w14:textId="4C3983D0" w:rsidR="00097907" w:rsidRPr="00245317" w:rsidRDefault="00097907" w:rsidP="00097907">
            <w:pPr>
              <w:spacing w:line="240" w:lineRule="auto"/>
              <w:ind w:left="100" w:right="101"/>
              <w:contextualSpacing/>
              <w:jc w:val="center"/>
              <w:rPr>
                <w:rFonts w:cstheme="minorHAnsi"/>
              </w:rPr>
            </w:pPr>
            <w:ins w:id="146" w:author="David Dayan" w:date="2021-12-03T16:04:00Z">
              <w:r w:rsidRPr="00097907">
                <w:rPr>
                  <w:rFonts w:eastAsia="Helvetica" w:cstheme="minorHAnsi"/>
                  <w:color w:val="000000"/>
                  <w:rPrChange w:id="147" w:author="David Dayan" w:date="2021-12-03T16:04:00Z">
                    <w:rPr>
                      <w:rFonts w:ascii="Helvetica" w:eastAsia="Helvetica" w:hAnsi="Helvetica" w:cs="Helvetica"/>
                      <w:color w:val="000000"/>
                    </w:rPr>
                  </w:rPrChange>
                </w:rPr>
                <w:t>0 (0%)</w:t>
              </w:r>
            </w:ins>
            <w:del w:id="148" w:author="David Dayan" w:date="2021-12-03T16:04:00Z">
              <w:r w:rsidRPr="00245317" w:rsidDel="00C1621A">
                <w:rPr>
                  <w:rFonts w:eastAsia="Helvetica" w:cstheme="minorHAnsi"/>
                  <w:color w:val="000000"/>
                </w:rPr>
                <w:delText>12 (100%)</w:delText>
              </w:r>
            </w:del>
          </w:p>
        </w:tc>
        <w:tc>
          <w:tcPr>
            <w:tcW w:w="1530" w:type="dxa"/>
            <w:shd w:val="clear" w:color="auto" w:fill="FFFFFF"/>
            <w:tcMar>
              <w:top w:w="0" w:type="dxa"/>
              <w:left w:w="0" w:type="dxa"/>
              <w:bottom w:w="0" w:type="dxa"/>
              <w:right w:w="0" w:type="dxa"/>
            </w:tcMar>
            <w:vAlign w:val="center"/>
          </w:tcPr>
          <w:p w14:paraId="5DFEB96B" w14:textId="0D4F9D42" w:rsidR="00097907" w:rsidRPr="00245317" w:rsidRDefault="00097907" w:rsidP="00097907">
            <w:pPr>
              <w:spacing w:line="240" w:lineRule="auto"/>
              <w:ind w:left="100" w:right="101"/>
              <w:contextualSpacing/>
              <w:jc w:val="center"/>
              <w:rPr>
                <w:rFonts w:cstheme="minorHAnsi"/>
              </w:rPr>
            </w:pPr>
            <w:ins w:id="149" w:author="David Dayan" w:date="2021-12-03T16:04:00Z">
              <w:r w:rsidRPr="00097907">
                <w:rPr>
                  <w:rFonts w:eastAsia="Helvetica" w:cstheme="minorHAnsi"/>
                  <w:color w:val="000000"/>
                  <w:rPrChange w:id="150" w:author="David Dayan" w:date="2021-12-03T16:04:00Z">
                    <w:rPr>
                      <w:rFonts w:ascii="Helvetica" w:eastAsia="Helvetica" w:hAnsi="Helvetica" w:cs="Helvetica"/>
                      <w:color w:val="000000"/>
                    </w:rPr>
                  </w:rPrChange>
                </w:rPr>
                <w:t>0 (0%)</w:t>
              </w:r>
            </w:ins>
            <w:del w:id="151" w:author="David Dayan" w:date="2021-12-03T16:04:00Z">
              <w:r w:rsidRPr="00245317" w:rsidDel="00C1621A">
                <w:rPr>
                  <w:rFonts w:eastAsia="Helvetica" w:cstheme="minorHAnsi"/>
                  <w:color w:val="000000"/>
                </w:rPr>
                <w:delText>0 (0%)</w:delText>
              </w:r>
            </w:del>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2119F528" w14:textId="413BE34C" w:rsidR="00B81E92" w:rsidDel="00097907" w:rsidRDefault="00B81E92" w:rsidP="00533317">
      <w:pPr>
        <w:spacing w:line="240" w:lineRule="auto"/>
        <w:rPr>
          <w:del w:id="152" w:author="David Dayan" w:date="2021-12-03T16:05:00Z"/>
          <w:sz w:val="24"/>
          <w:szCs w:val="24"/>
        </w:rPr>
      </w:pPr>
    </w:p>
    <w:p w14:paraId="318BA59D" w14:textId="77777777" w:rsidR="00097907" w:rsidRDefault="00097907">
      <w:pPr>
        <w:spacing w:after="0" w:line="240" w:lineRule="auto"/>
        <w:rPr>
          <w:ins w:id="153" w:author="David Dayan" w:date="2021-12-03T16:05:00Z"/>
          <w:sz w:val="24"/>
          <w:szCs w:val="24"/>
        </w:rPr>
        <w:pPrChange w:id="154" w:author="David Dayan" w:date="2021-12-03T16:06:00Z">
          <w:pPr>
            <w:spacing w:line="240" w:lineRule="auto"/>
          </w:pPr>
        </w:pPrChange>
      </w:pPr>
    </w:p>
    <w:p w14:paraId="379E19C9" w14:textId="6F5A9391" w:rsidR="009E3DE5" w:rsidRDefault="009E3DE5">
      <w:pPr>
        <w:spacing w:after="0" w:line="240" w:lineRule="auto"/>
        <w:rPr>
          <w:sz w:val="24"/>
          <w:szCs w:val="24"/>
        </w:rPr>
        <w:pPrChange w:id="155" w:author="David Dayan" w:date="2021-12-03T16:06:00Z">
          <w:pPr>
            <w:spacing w:line="240" w:lineRule="auto"/>
          </w:pPr>
        </w:pPrChange>
      </w:pPr>
      <w:r w:rsidRPr="00534D41">
        <w:rPr>
          <w:b/>
          <w:bCs/>
          <w:sz w:val="24"/>
          <w:szCs w:val="24"/>
          <w:rPrChange w:id="156" w:author="David Dayan" w:date="2021-12-17T15:30:00Z">
            <w:rPr>
              <w:sz w:val="24"/>
              <w:szCs w:val="24"/>
            </w:rPr>
          </w:rPrChange>
        </w:rPr>
        <w:t>Table 1.</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Jacks were identified based </w:t>
      </w:r>
      <w:commentRangeStart w:id="157"/>
      <w:commentRangeStart w:id="158"/>
      <w:r w:rsidR="00533317">
        <w:rPr>
          <w:sz w:val="24"/>
          <w:szCs w:val="24"/>
        </w:rPr>
        <w:t>on</w:t>
      </w:r>
      <w:commentRangeEnd w:id="157"/>
      <w:r w:rsidR="00533317">
        <w:rPr>
          <w:rStyle w:val="CommentReference"/>
        </w:rPr>
        <w:commentReference w:id="157"/>
      </w:r>
      <w:commentRangeEnd w:id="158"/>
      <w:r w:rsidR="00C05CBC">
        <w:rPr>
          <w:rStyle w:val="CommentReference"/>
        </w:rPr>
        <w:commentReference w:id="158"/>
      </w:r>
      <w:r w:rsidR="00533317">
        <w:rPr>
          <w:sz w:val="24"/>
          <w:szCs w:val="24"/>
        </w:rPr>
        <w:t>…</w:t>
      </w:r>
    </w:p>
    <w:p w14:paraId="64C62760" w14:textId="200705C9" w:rsidR="009E3DE5" w:rsidRDefault="009E3DE5" w:rsidP="00144E70">
      <w:pPr>
        <w:rPr>
          <w:ins w:id="159" w:author="David Dayan" w:date="2021-12-17T15:29:00Z"/>
          <w:sz w:val="24"/>
          <w:szCs w:val="24"/>
        </w:rPr>
      </w:pPr>
    </w:p>
    <w:p w14:paraId="4875B70D" w14:textId="77777777" w:rsidR="00534D41" w:rsidRDefault="00534D41" w:rsidP="00144E70">
      <w:pPr>
        <w:rPr>
          <w:sz w:val="24"/>
          <w:szCs w:val="24"/>
        </w:rPr>
      </w:pPr>
    </w:p>
    <w:p w14:paraId="07DDC966" w14:textId="32406525" w:rsidR="009E3DE5" w:rsidRDefault="00097907" w:rsidP="00144E70">
      <w:pPr>
        <w:rPr>
          <w:ins w:id="160" w:author="David Dayan" w:date="2021-12-03T16:08:00Z"/>
          <w:sz w:val="24"/>
          <w:szCs w:val="24"/>
        </w:rPr>
      </w:pPr>
      <w:ins w:id="161" w:author="David Dayan" w:date="2021-12-03T16:11:00Z">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ins>
    </w:p>
    <w:p w14:paraId="49381FB7" w14:textId="7871A40C" w:rsidR="00097907" w:rsidRDefault="00097907" w:rsidP="00144E70">
      <w:pPr>
        <w:rPr>
          <w:ins w:id="162" w:author="David Dayan" w:date="2021-12-03T16:06:00Z"/>
          <w:sz w:val="24"/>
          <w:szCs w:val="24"/>
        </w:rPr>
      </w:pPr>
      <w:ins w:id="163" w:author="David Dayan" w:date="2021-12-03T16:08:00Z">
        <w:r w:rsidRPr="00534D41">
          <w:rPr>
            <w:b/>
            <w:bCs/>
            <w:sz w:val="24"/>
            <w:szCs w:val="24"/>
            <w:rPrChange w:id="164" w:author="David Dayan" w:date="2021-12-17T15:30:00Z">
              <w:rPr>
                <w:sz w:val="24"/>
                <w:szCs w:val="24"/>
              </w:rPr>
            </w:rPrChange>
          </w:rPr>
          <w:t>Figure 2</w:t>
        </w:r>
      </w:ins>
      <w:ins w:id="165" w:author="David Dayan" w:date="2021-12-17T15:30:00Z">
        <w:r w:rsidR="00534D41" w:rsidRPr="00534D41">
          <w:rPr>
            <w:b/>
            <w:bCs/>
            <w:sz w:val="24"/>
            <w:szCs w:val="24"/>
            <w:rPrChange w:id="166" w:author="David Dayan" w:date="2021-12-17T15:30:00Z">
              <w:rPr>
                <w:sz w:val="24"/>
                <w:szCs w:val="24"/>
              </w:rPr>
            </w:rPrChange>
          </w:rPr>
          <w:t>.</w:t>
        </w:r>
      </w:ins>
      <w:ins w:id="167" w:author="David Dayan" w:date="2021-12-03T16:08:00Z">
        <w:r>
          <w:rPr>
            <w:sz w:val="24"/>
            <w:szCs w:val="24"/>
          </w:rPr>
          <w:t xml:space="preserve"> Number of individuals sampled by volunteer anglers, creel survey (cleaning station) or se</w:t>
        </w:r>
      </w:ins>
      <w:ins w:id="168" w:author="David Dayan" w:date="2021-12-03T16:09:00Z">
        <w:r>
          <w:rPr>
            <w:sz w:val="24"/>
            <w:szCs w:val="24"/>
          </w:rPr>
          <w:t>ine</w:t>
        </w:r>
      </w:ins>
      <w:ins w:id="169" w:author="David Dayan" w:date="2021-12-03T16:11:00Z">
        <w:r>
          <w:rPr>
            <w:sz w:val="24"/>
            <w:szCs w:val="24"/>
          </w:rPr>
          <w:t>. Counts are binned into week long intervals bounded by dates on the x-axis.</w:t>
        </w:r>
      </w:ins>
    </w:p>
    <w:p w14:paraId="48F42019" w14:textId="588035FF" w:rsidR="00097907" w:rsidRDefault="00097907" w:rsidP="00144E70">
      <w:pPr>
        <w:rPr>
          <w:ins w:id="170" w:author="David Dayan" w:date="2021-12-03T16:06:00Z"/>
          <w:sz w:val="24"/>
          <w:szCs w:val="24"/>
        </w:rPr>
      </w:pPr>
    </w:p>
    <w:p w14:paraId="49A46C73" w14:textId="77777777" w:rsidR="00097907" w:rsidRDefault="00097907" w:rsidP="00144E70">
      <w:pPr>
        <w:rPr>
          <w:sz w:val="24"/>
          <w:szCs w:val="24"/>
        </w:rPr>
      </w:pPr>
    </w:p>
    <w:p w14:paraId="7D66AE23" w14:textId="4AC98F8A" w:rsidR="009E3DE5" w:rsidRDefault="000262A3" w:rsidP="00144E70">
      <w:pPr>
        <w:rPr>
          <w:sz w:val="24"/>
          <w:szCs w:val="24"/>
        </w:rPr>
      </w:pPr>
      <w:del w:id="171" w:author="David Dayan" w:date="2021-12-03T16:11:00Z">
        <w:r w:rsidDel="00946086">
          <w:rPr>
            <w:rFonts w:cstheme="minorHAnsi"/>
            <w:noProof/>
          </w:rPr>
          <w:drawing>
            <wp:inline distT="0" distB="0" distL="0" distR="0" wp14:anchorId="1978D350" wp14:editId="31946C49">
              <wp:extent cx="5760720" cy="42793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60720" cy="4279392"/>
                      </a:xfrm>
                      <a:prstGeom prst="rect">
                        <a:avLst/>
                      </a:prstGeom>
                    </pic:spPr>
                  </pic:pic>
                </a:graphicData>
              </a:graphic>
            </wp:inline>
          </w:drawing>
        </w:r>
      </w:del>
    </w:p>
    <w:p w14:paraId="3884364C" w14:textId="06A18E96" w:rsidR="009E3DE5" w:rsidRDefault="009E3DE5" w:rsidP="00144E70">
      <w:pPr>
        <w:rPr>
          <w:sz w:val="24"/>
          <w:szCs w:val="24"/>
        </w:rPr>
      </w:pPr>
    </w:p>
    <w:p w14:paraId="01FDA918" w14:textId="6CA8004E" w:rsidR="009E3DE5" w:rsidRDefault="009E3DE5" w:rsidP="00144E70">
      <w:pPr>
        <w:rPr>
          <w:sz w:val="24"/>
          <w:szCs w:val="24"/>
        </w:rPr>
      </w:pPr>
    </w:p>
    <w:p w14:paraId="04209C50" w14:textId="721952CB" w:rsidR="009E3DE5" w:rsidRDefault="009E3DE5" w:rsidP="00144E70">
      <w:pPr>
        <w:rPr>
          <w:sz w:val="24"/>
          <w:szCs w:val="24"/>
        </w:rPr>
      </w:pPr>
    </w:p>
    <w:p w14:paraId="3AB73C70" w14:textId="012C166F" w:rsidR="00946086" w:rsidRDefault="00946086" w:rsidP="00144E70">
      <w:pPr>
        <w:rPr>
          <w:ins w:id="172" w:author="David Dayan" w:date="2021-12-03T16:16:00Z"/>
          <w:sz w:val="24"/>
          <w:szCs w:val="24"/>
        </w:rPr>
      </w:pPr>
      <w:ins w:id="173" w:author="David Dayan" w:date="2021-12-03T16:16:00Z">
        <w:r>
          <w:rPr>
            <w:noProof/>
            <w:sz w:val="24"/>
            <w:szCs w:val="24"/>
          </w:rPr>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ins>
    </w:p>
    <w:p w14:paraId="508A3C9E" w14:textId="1FB35326" w:rsidR="009E3DE5" w:rsidRDefault="009E3DE5" w:rsidP="00144E70">
      <w:pPr>
        <w:rPr>
          <w:sz w:val="24"/>
          <w:szCs w:val="24"/>
        </w:rPr>
      </w:pPr>
      <w:r w:rsidRPr="00534D41">
        <w:rPr>
          <w:b/>
          <w:bCs/>
          <w:sz w:val="24"/>
          <w:szCs w:val="24"/>
          <w:rPrChange w:id="174" w:author="David Dayan" w:date="2021-12-17T15:30:00Z">
            <w:rPr>
              <w:sz w:val="24"/>
              <w:szCs w:val="24"/>
            </w:rPr>
          </w:rPrChange>
        </w:rPr>
        <w:t xml:space="preserve">Figure </w:t>
      </w:r>
      <w:ins w:id="175" w:author="David Dayan" w:date="2021-12-03T16:11:00Z">
        <w:r w:rsidR="00946086" w:rsidRPr="00534D41">
          <w:rPr>
            <w:b/>
            <w:bCs/>
            <w:sz w:val="24"/>
            <w:szCs w:val="24"/>
            <w:rPrChange w:id="176" w:author="David Dayan" w:date="2021-12-17T15:30:00Z">
              <w:rPr>
                <w:sz w:val="24"/>
                <w:szCs w:val="24"/>
              </w:rPr>
            </w:rPrChange>
          </w:rPr>
          <w:t>3</w:t>
        </w:r>
      </w:ins>
      <w:del w:id="177" w:author="David Dayan" w:date="2021-12-03T16:11:00Z">
        <w:r w:rsidRPr="00534D41" w:rsidDel="00946086">
          <w:rPr>
            <w:b/>
            <w:bCs/>
            <w:sz w:val="24"/>
            <w:szCs w:val="24"/>
            <w:rPrChange w:id="178" w:author="David Dayan" w:date="2021-12-17T15:30:00Z">
              <w:rPr>
                <w:sz w:val="24"/>
                <w:szCs w:val="24"/>
              </w:rPr>
            </w:rPrChange>
          </w:rPr>
          <w:delText>2</w:delText>
        </w:r>
      </w:del>
      <w:r w:rsidRPr="00534D41">
        <w:rPr>
          <w:b/>
          <w:bCs/>
          <w:sz w:val="24"/>
          <w:szCs w:val="24"/>
          <w:rPrChange w:id="179" w:author="David Dayan" w:date="2021-12-17T15:30:00Z">
            <w:rPr>
              <w:sz w:val="24"/>
              <w:szCs w:val="24"/>
            </w:rPr>
          </w:rPrChange>
        </w:rPr>
        <w:t>.</w:t>
      </w:r>
      <w:r w:rsidRPr="009E3DE5">
        <w:rPr>
          <w:sz w:val="24"/>
          <w:szCs w:val="24"/>
        </w:rPr>
        <w:t xml:space="preserve"> </w:t>
      </w:r>
      <w:ins w:id="180" w:author="David Dayan" w:date="2021-12-03T16:17:00Z">
        <w:r w:rsidR="00946086">
          <w:rPr>
            <w:sz w:val="24"/>
            <w:szCs w:val="24"/>
          </w:rPr>
          <w:t>Average daily d</w:t>
        </w:r>
      </w:ins>
      <w:del w:id="181" w:author="David Dayan" w:date="2021-12-03T16:17:00Z">
        <w:r w:rsidRPr="009E3DE5" w:rsidDel="00946086">
          <w:rPr>
            <w:sz w:val="24"/>
            <w:szCs w:val="24"/>
          </w:rPr>
          <w:delText>D</w:delText>
        </w:r>
      </w:del>
      <w:r w:rsidRPr="009E3DE5">
        <w:rPr>
          <w:sz w:val="24"/>
          <w:szCs w:val="24"/>
        </w:rPr>
        <w:t>ischarge (</w:t>
      </w:r>
      <w:ins w:id="182" w:author="David Dayan" w:date="2021-12-03T16:16:00Z">
        <w:r w:rsidR="00946086">
          <w:rPr>
            <w:sz w:val="24"/>
            <w:szCs w:val="24"/>
          </w:rPr>
          <w:t>Log10 transformed cubic feet per second (</w:t>
        </w:r>
      </w:ins>
      <w:proofErr w:type="spellStart"/>
      <w:r w:rsidRPr="009E3DE5">
        <w:rPr>
          <w:sz w:val="24"/>
          <w:szCs w:val="24"/>
        </w:rPr>
        <w:t>cfs</w:t>
      </w:r>
      <w:proofErr w:type="spellEnd"/>
      <w:r w:rsidRPr="009E3DE5">
        <w:rPr>
          <w:sz w:val="24"/>
          <w:szCs w:val="24"/>
        </w:rPr>
        <w:t>)</w:t>
      </w:r>
      <w:ins w:id="183" w:author="David Dayan" w:date="2021-12-03T16:16:00Z">
        <w:r w:rsidR="00946086">
          <w:rPr>
            <w:sz w:val="24"/>
            <w:szCs w:val="24"/>
          </w:rPr>
          <w:t>)</w:t>
        </w:r>
      </w:ins>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w:t>
      </w:r>
      <w:commentRangeStart w:id="184"/>
      <w:r w:rsidRPr="009E3DE5">
        <w:rPr>
          <w:sz w:val="24"/>
          <w:szCs w:val="24"/>
        </w:rPr>
        <w:t>Chinook</w:t>
      </w:r>
      <w:commentRangeEnd w:id="184"/>
      <w:r w:rsidR="00C83A6F">
        <w:rPr>
          <w:rStyle w:val="CommentReference"/>
        </w:rPr>
        <w:commentReference w:id="184"/>
      </w:r>
      <w:r w:rsidRPr="009E3DE5">
        <w:rPr>
          <w:sz w:val="24"/>
          <w:szCs w:val="24"/>
        </w:rPr>
        <w:t xml:space="preserve"> salmon sampled by anglers </w:t>
      </w:r>
      <w:del w:id="185" w:author="David Dayan" w:date="2021-12-03T16:18:00Z">
        <w:r w:rsidRPr="009E3DE5" w:rsidDel="00946086">
          <w:rPr>
            <w:sz w:val="24"/>
            <w:szCs w:val="24"/>
          </w:rPr>
          <w:delText xml:space="preserve">per </w:delText>
        </w:r>
      </w:del>
      <w:ins w:id="186" w:author="David Dayan" w:date="2021-12-03T16:18:00Z">
        <w:r w:rsidR="00946086">
          <w:rPr>
            <w:sz w:val="24"/>
            <w:szCs w:val="24"/>
          </w:rPr>
          <w:t xml:space="preserve">binned into </w:t>
        </w:r>
      </w:ins>
      <w:del w:id="187" w:author="David Dayan" w:date="2021-12-03T16:17:00Z">
        <w:r w:rsidR="00BD645A" w:rsidDel="00946086">
          <w:rPr>
            <w:sz w:val="24"/>
            <w:szCs w:val="24"/>
          </w:rPr>
          <w:delText xml:space="preserve">Julian </w:delText>
        </w:r>
        <w:r w:rsidRPr="009E3DE5" w:rsidDel="00946086">
          <w:rPr>
            <w:sz w:val="24"/>
            <w:szCs w:val="24"/>
          </w:rPr>
          <w:delText>week in 2019</w:delText>
        </w:r>
      </w:del>
      <w:ins w:id="188" w:author="David Dayan" w:date="2021-12-03T16:17:00Z">
        <w:r w:rsidR="00946086">
          <w:rPr>
            <w:sz w:val="24"/>
            <w:szCs w:val="24"/>
          </w:rPr>
          <w:t>7 day periods in 2019</w:t>
        </w:r>
      </w:ins>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ins w:id="189" w:author="David Dayan" w:date="2021-12-03T16:17:00Z">
        <w:r w:rsidR="00946086">
          <w:rPr>
            <w:sz w:val="24"/>
            <w:szCs w:val="24"/>
          </w:rPr>
          <w:t>(purple)</w:t>
        </w:r>
      </w:ins>
      <w:r w:rsidRPr="009E3DE5">
        <w:rPr>
          <w:sz w:val="24"/>
          <w:szCs w:val="24"/>
        </w:rPr>
        <w:t xml:space="preserve"> and 2020</w:t>
      </w:r>
      <w:ins w:id="190" w:author="David Dayan" w:date="2021-12-03T16:17:00Z">
        <w:r w:rsidR="00946086">
          <w:rPr>
            <w:sz w:val="24"/>
            <w:szCs w:val="24"/>
          </w:rPr>
          <w:t xml:space="preserve"> </w:t>
        </w:r>
      </w:ins>
      <w:ins w:id="191" w:author="David Dayan" w:date="2021-12-03T16:18:00Z">
        <w:r w:rsidR="00946086">
          <w:rPr>
            <w:sz w:val="24"/>
            <w:szCs w:val="24"/>
          </w:rPr>
          <w:t>(yellow)</w:t>
        </w:r>
      </w:ins>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commentRangeStart w:id="192"/>
      <w:r w:rsidRPr="009E3DE5">
        <w:rPr>
          <w:b/>
          <w:bCs/>
          <w:sz w:val="24"/>
          <w:szCs w:val="24"/>
        </w:rPr>
        <w:t>Genotyping</w:t>
      </w:r>
      <w:commentRangeEnd w:id="192"/>
      <w:r w:rsidR="003A390F">
        <w:rPr>
          <w:rStyle w:val="CommentReference"/>
        </w:rPr>
        <w:commentReference w:id="192"/>
      </w:r>
      <w:r w:rsidRPr="009E3DE5">
        <w:rPr>
          <w:b/>
          <w:bCs/>
          <w:sz w:val="24"/>
          <w:szCs w:val="24"/>
        </w:rPr>
        <w:t xml:space="preserve"> </w:t>
      </w:r>
    </w:p>
    <w:p w14:paraId="28A32E9E" w14:textId="6C075E81" w:rsidR="009E3DE5" w:rsidRDefault="009E3DE5" w:rsidP="009E3DE5">
      <w:pPr>
        <w:rPr>
          <w:sz w:val="24"/>
          <w:szCs w:val="24"/>
        </w:rPr>
      </w:pPr>
      <w:r w:rsidRPr="009E3DE5">
        <w:rPr>
          <w:sz w:val="24"/>
          <w:szCs w:val="24"/>
        </w:rPr>
        <w:t xml:space="preserve">Two of the 211 samples were excluded during filtering. Of the remaining 209 samples, four samples had discordant genotypes across the two </w:t>
      </w:r>
      <w:ins w:id="193" w:author="David Dayan" w:date="2021-12-03T17:24:00Z">
        <w:r w:rsidR="00934004" w:rsidRPr="00E65C46">
          <w:rPr>
            <w:i/>
            <w:iCs/>
            <w:sz w:val="24"/>
            <w:szCs w:val="24"/>
          </w:rPr>
          <w:t>greb1l</w:t>
        </w:r>
        <w:r w:rsidR="00934004" w:rsidRPr="009E3DE5">
          <w:rPr>
            <w:sz w:val="24"/>
            <w:szCs w:val="24"/>
          </w:rPr>
          <w:t xml:space="preserve"> </w:t>
        </w:r>
      </w:ins>
      <w:del w:id="194" w:author="David Dayan" w:date="2021-12-03T17:24:00Z">
        <w:r w:rsidRPr="009E3DE5" w:rsidDel="00934004">
          <w:rPr>
            <w:sz w:val="24"/>
            <w:szCs w:val="24"/>
          </w:rPr>
          <w:delText>GREB1L</w:delText>
        </w:r>
      </w:del>
      <w:r w:rsidRPr="009E3DE5">
        <w:rPr>
          <w:sz w:val="24"/>
          <w:szCs w:val="24"/>
        </w:rPr>
        <w:t xml:space="preserve"> SNPs we focus on in this report. For instance, an individual was genotyped as heterozygous at </w:t>
      </w:r>
      <w:r w:rsidR="00934004" w:rsidRPr="00934004">
        <w:rPr>
          <w:i/>
          <w:iCs/>
          <w:sz w:val="24"/>
          <w:szCs w:val="24"/>
          <w:rPrChange w:id="195" w:author="David Dayan" w:date="2021-12-03T17:22:00Z">
            <w:rPr>
              <w:sz w:val="24"/>
              <w:szCs w:val="24"/>
            </w:rPr>
          </w:rPrChange>
        </w:rPr>
        <w:t>greb1l</w:t>
      </w:r>
      <w:r w:rsidRPr="009E3DE5">
        <w:rPr>
          <w:sz w:val="24"/>
          <w:szCs w:val="24"/>
        </w:rPr>
        <w:t xml:space="preserve"> SNP1 and homozygous </w:t>
      </w:r>
      <w:r w:rsidR="00E35F78">
        <w:rPr>
          <w:sz w:val="24"/>
          <w:szCs w:val="24"/>
        </w:rPr>
        <w:t>fall</w:t>
      </w:r>
      <w:r w:rsidRPr="009E3DE5">
        <w:rPr>
          <w:sz w:val="24"/>
          <w:szCs w:val="24"/>
        </w:rPr>
        <w:t xml:space="preserve"> at the SNP2. Of the remaining 205 samples, 49 samples were genotyped homozygous </w:t>
      </w:r>
      <w:r w:rsidR="00E35F78">
        <w:rPr>
          <w:sz w:val="24"/>
          <w:szCs w:val="24"/>
        </w:rPr>
        <w:t>spring</w:t>
      </w:r>
      <w:r w:rsidRPr="009E3DE5">
        <w:rPr>
          <w:sz w:val="24"/>
          <w:szCs w:val="24"/>
        </w:rPr>
        <w:t xml:space="preserve">, 35 </w:t>
      </w:r>
      <w:r w:rsidRPr="009E3DE5">
        <w:rPr>
          <w:sz w:val="24"/>
          <w:szCs w:val="24"/>
        </w:rPr>
        <w:lastRenderedPageBreak/>
        <w:t xml:space="preserve">samples were genotyped heterozygous, and 121 samples were genotyped homozygous </w:t>
      </w:r>
      <w:r w:rsidR="00E35F78">
        <w:rPr>
          <w:sz w:val="24"/>
          <w:szCs w:val="24"/>
        </w:rPr>
        <w:t>fall</w:t>
      </w:r>
      <w:r w:rsidRPr="009E3DE5">
        <w:rPr>
          <w:sz w:val="24"/>
          <w:szCs w:val="24"/>
        </w:rPr>
        <w:t xml:space="preserve"> (</w:t>
      </w:r>
      <w:r w:rsidR="00474D12">
        <w:rPr>
          <w:sz w:val="24"/>
          <w:szCs w:val="24"/>
        </w:rPr>
        <w:t xml:space="preserve">Table S1, </w:t>
      </w:r>
      <w:r>
        <w:rPr>
          <w:sz w:val="24"/>
          <w:szCs w:val="24"/>
        </w:rPr>
        <w:t>F</w:t>
      </w:r>
      <w:r w:rsidRPr="009E3DE5">
        <w:rPr>
          <w:sz w:val="24"/>
          <w:szCs w:val="24"/>
        </w:rPr>
        <w:t>igure 3).</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69BF53B8" w:rsidR="009E3DE5" w:rsidRDefault="009E3DE5" w:rsidP="00144E70">
      <w:pPr>
        <w:rPr>
          <w:sz w:val="24"/>
          <w:szCs w:val="24"/>
        </w:rPr>
      </w:pPr>
      <w:del w:id="196" w:author="David Dayan" w:date="2021-12-03T17:26:00Z">
        <w:r w:rsidDel="00934004">
          <w:rPr>
            <w:rFonts w:cstheme="minorHAnsi"/>
            <w:noProof/>
            <w:color w:val="FF0000"/>
          </w:rPr>
          <w:drawing>
            <wp:inline distT="0" distB="0" distL="0" distR="0" wp14:anchorId="644816CC" wp14:editId="71465C05">
              <wp:extent cx="5943600" cy="3383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del>
      <w:ins w:id="197" w:author="David Dayan" w:date="2021-12-03T17:26:00Z">
        <w:r w:rsidR="00934004">
          <w:rPr>
            <w:noProof/>
            <w:sz w:val="24"/>
            <w:szCs w:val="24"/>
          </w:rPr>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ins>
    </w:p>
    <w:p w14:paraId="472E8728" w14:textId="0F846A78" w:rsidR="009E3DE5" w:rsidRDefault="009E3DE5" w:rsidP="00144E70">
      <w:pPr>
        <w:rPr>
          <w:sz w:val="24"/>
          <w:szCs w:val="24"/>
        </w:rPr>
      </w:pPr>
      <w:commentRangeStart w:id="198"/>
      <w:commentRangeStart w:id="199"/>
      <w:r w:rsidRPr="00534D41">
        <w:rPr>
          <w:b/>
          <w:bCs/>
          <w:sz w:val="24"/>
          <w:szCs w:val="24"/>
          <w:rPrChange w:id="200" w:author="David Dayan" w:date="2021-12-17T15:30:00Z">
            <w:rPr>
              <w:sz w:val="24"/>
              <w:szCs w:val="24"/>
            </w:rPr>
          </w:rPrChange>
        </w:rPr>
        <w:t>Figure</w:t>
      </w:r>
      <w:commentRangeEnd w:id="198"/>
      <w:commentRangeEnd w:id="199"/>
      <w:r w:rsidR="00BA0B5C" w:rsidRPr="00534D41">
        <w:rPr>
          <w:rStyle w:val="CommentReference"/>
          <w:b/>
          <w:bCs/>
          <w:rPrChange w:id="201" w:author="David Dayan" w:date="2021-12-17T15:30:00Z">
            <w:rPr>
              <w:rStyle w:val="CommentReference"/>
            </w:rPr>
          </w:rPrChange>
        </w:rPr>
        <w:commentReference w:id="198"/>
      </w:r>
      <w:r w:rsidR="00E35F78" w:rsidRPr="00534D41">
        <w:rPr>
          <w:rStyle w:val="CommentReference"/>
          <w:b/>
          <w:bCs/>
          <w:rPrChange w:id="202" w:author="David Dayan" w:date="2021-12-17T15:30:00Z">
            <w:rPr>
              <w:rStyle w:val="CommentReference"/>
            </w:rPr>
          </w:rPrChange>
        </w:rPr>
        <w:commentReference w:id="199"/>
      </w:r>
      <w:r w:rsidRPr="00534D41">
        <w:rPr>
          <w:b/>
          <w:bCs/>
          <w:sz w:val="24"/>
          <w:szCs w:val="24"/>
          <w:rPrChange w:id="203" w:author="David Dayan" w:date="2021-12-17T15:30:00Z">
            <w:rPr>
              <w:sz w:val="24"/>
              <w:szCs w:val="24"/>
            </w:rPr>
          </w:rPrChange>
        </w:rPr>
        <w:t xml:space="preserve"> </w:t>
      </w:r>
      <w:ins w:id="204" w:author="David Dayan" w:date="2021-12-03T17:25:00Z">
        <w:r w:rsidR="00934004" w:rsidRPr="00534D41">
          <w:rPr>
            <w:b/>
            <w:bCs/>
            <w:sz w:val="24"/>
            <w:szCs w:val="24"/>
            <w:rPrChange w:id="205" w:author="David Dayan" w:date="2021-12-17T15:30:00Z">
              <w:rPr>
                <w:sz w:val="24"/>
                <w:szCs w:val="24"/>
              </w:rPr>
            </w:rPrChange>
          </w:rPr>
          <w:t>4</w:t>
        </w:r>
      </w:ins>
      <w:del w:id="206" w:author="David Dayan" w:date="2021-12-03T17:25:00Z">
        <w:r w:rsidRPr="00534D41" w:rsidDel="00934004">
          <w:rPr>
            <w:b/>
            <w:bCs/>
            <w:sz w:val="24"/>
            <w:szCs w:val="24"/>
            <w:rPrChange w:id="207" w:author="David Dayan" w:date="2021-12-17T15:30:00Z">
              <w:rPr>
                <w:sz w:val="24"/>
                <w:szCs w:val="24"/>
              </w:rPr>
            </w:rPrChange>
          </w:rPr>
          <w:delText>3</w:delText>
        </w:r>
      </w:del>
      <w:r w:rsidRPr="00534D41">
        <w:rPr>
          <w:b/>
          <w:bCs/>
          <w:sz w:val="24"/>
          <w:szCs w:val="24"/>
          <w:rPrChange w:id="208" w:author="David Dayan" w:date="2021-12-17T15:30:00Z">
            <w:rPr>
              <w:sz w:val="24"/>
              <w:szCs w:val="24"/>
            </w:rPr>
          </w:rPrChange>
        </w:rPr>
        <w:t>.</w:t>
      </w:r>
      <w:r w:rsidRPr="009E3DE5">
        <w:rPr>
          <w:sz w:val="24"/>
          <w:szCs w:val="24"/>
        </w:rPr>
        <w:t xml:space="preserve"> </w:t>
      </w:r>
      <w:ins w:id="209" w:author="David Dayan" w:date="2021-12-03T17:26:00Z">
        <w:r w:rsidR="00934004">
          <w:rPr>
            <w:sz w:val="24"/>
            <w:szCs w:val="24"/>
          </w:rPr>
          <w:t>N</w:t>
        </w:r>
        <w:r w:rsidR="00934004" w:rsidRPr="00934004">
          <w:rPr>
            <w:sz w:val="24"/>
            <w:szCs w:val="24"/>
          </w:rPr>
          <w:t>umber of</w:t>
        </w:r>
        <w:r w:rsidR="00934004">
          <w:rPr>
            <w:sz w:val="24"/>
            <w:szCs w:val="24"/>
          </w:rPr>
          <w:t xml:space="preserve"> sampled</w:t>
        </w:r>
        <w:r w:rsidR="00934004" w:rsidRPr="00934004">
          <w:rPr>
            <w:sz w:val="24"/>
            <w:szCs w:val="24"/>
          </w:rPr>
          <w:t xml:space="preserve"> </w:t>
        </w:r>
        <w:r w:rsidR="00934004">
          <w:rPr>
            <w:sz w:val="24"/>
            <w:szCs w:val="24"/>
          </w:rPr>
          <w:t>individuals</w:t>
        </w:r>
        <w:r w:rsidR="00934004" w:rsidRPr="00934004">
          <w:rPr>
            <w:sz w:val="24"/>
            <w:szCs w:val="24"/>
          </w:rPr>
          <w:t xml:space="preserve"> with discordant, homozygous spring, heterozygous, and homozygous fall genotypes at </w:t>
        </w:r>
        <w:r w:rsidR="00934004" w:rsidRPr="00934004">
          <w:rPr>
            <w:i/>
            <w:iCs/>
            <w:sz w:val="24"/>
            <w:szCs w:val="24"/>
            <w:rPrChange w:id="210" w:author="David Dayan" w:date="2021-12-03T17:27:00Z">
              <w:rPr>
                <w:sz w:val="24"/>
                <w:szCs w:val="24"/>
              </w:rPr>
            </w:rPrChange>
          </w:rPr>
          <w:t>greb1l</w:t>
        </w:r>
        <w:r w:rsidR="00934004" w:rsidRPr="00934004">
          <w:rPr>
            <w:sz w:val="24"/>
            <w:szCs w:val="24"/>
          </w:rPr>
          <w:t xml:space="preserve"> SNP1 and SNP2 binned into week long periods bounded by the dates on the x-axis</w:t>
        </w:r>
      </w:ins>
      <w:ins w:id="211" w:author="David Dayan" w:date="2021-12-03T17:27:00Z">
        <w:r w:rsidR="00934004">
          <w:rPr>
            <w:sz w:val="24"/>
            <w:szCs w:val="24"/>
          </w:rPr>
          <w:t>. Discordant genotypes are those that disagree at SNP1 and SNP2</w:t>
        </w:r>
      </w:ins>
      <w:ins w:id="212" w:author="David Dayan" w:date="2021-12-03T17:26:00Z">
        <w:r w:rsidR="00934004" w:rsidRPr="00934004" w:rsidDel="00934004">
          <w:rPr>
            <w:sz w:val="24"/>
            <w:szCs w:val="24"/>
          </w:rPr>
          <w:t xml:space="preserve"> </w:t>
        </w:r>
      </w:ins>
      <w:del w:id="213" w:author="David Dayan" w:date="2021-12-03T17:26:00Z">
        <w:r w:rsidRPr="009E3DE5" w:rsidDel="00934004">
          <w:rPr>
            <w:sz w:val="24"/>
            <w:szCs w:val="24"/>
          </w:rPr>
          <w:delText xml:space="preserve">Number of Greb1L SNP1 (Ots37124_12277401) and SNP2 (Ots37124_12310649) genotypes of Chinook salmon caught in the lower Rogue River in 2020 by </w:delText>
        </w:r>
        <w:commentRangeStart w:id="214"/>
        <w:r w:rsidRPr="009E3DE5" w:rsidDel="00934004">
          <w:rPr>
            <w:sz w:val="24"/>
            <w:szCs w:val="24"/>
          </w:rPr>
          <w:delText xml:space="preserve">Julian week </w:delText>
        </w:r>
        <w:commentRangeEnd w:id="214"/>
        <w:r w:rsidR="00153C0C" w:rsidDel="00934004">
          <w:rPr>
            <w:rStyle w:val="CommentReference"/>
          </w:rPr>
          <w:commentReference w:id="214"/>
        </w:r>
        <w:r w:rsidRPr="009E3DE5" w:rsidDel="00934004">
          <w:rPr>
            <w:sz w:val="24"/>
            <w:szCs w:val="24"/>
          </w:rPr>
          <w:delText>from April 5</w:delText>
        </w:r>
        <w:r w:rsidRPr="003A390F" w:rsidDel="00934004">
          <w:rPr>
            <w:sz w:val="24"/>
            <w:szCs w:val="24"/>
            <w:vertAlign w:val="superscript"/>
          </w:rPr>
          <w:delText>th</w:delText>
        </w:r>
        <w:r w:rsidR="003A390F" w:rsidDel="00934004">
          <w:rPr>
            <w:sz w:val="24"/>
            <w:szCs w:val="24"/>
          </w:rPr>
          <w:delText xml:space="preserve"> </w:delText>
        </w:r>
        <w:r w:rsidRPr="009E3DE5" w:rsidDel="00934004">
          <w:rPr>
            <w:sz w:val="24"/>
            <w:szCs w:val="24"/>
          </w:rPr>
          <w:delText>to September 30</w:delText>
        </w:r>
        <w:r w:rsidRPr="003A390F" w:rsidDel="00934004">
          <w:rPr>
            <w:sz w:val="24"/>
            <w:szCs w:val="24"/>
            <w:vertAlign w:val="superscript"/>
          </w:rPr>
          <w:delText>th</w:delText>
        </w:r>
        <w:r w:rsidRPr="009E3DE5" w:rsidDel="00934004">
          <w:rPr>
            <w:sz w:val="24"/>
            <w:szCs w:val="24"/>
          </w:rPr>
          <w:delText>.</w:delText>
        </w:r>
      </w:del>
    </w:p>
    <w:p w14:paraId="68662569" w14:textId="765AA87B" w:rsidR="009E3DE5" w:rsidRDefault="009E3DE5" w:rsidP="00144E70">
      <w:pPr>
        <w:rPr>
          <w:sz w:val="24"/>
          <w:szCs w:val="24"/>
        </w:rPr>
      </w:pPr>
    </w:p>
    <w:p w14:paraId="0EFE5B8B" w14:textId="566EFED2" w:rsidR="009E3DE5" w:rsidRDefault="00474D12" w:rsidP="00144E70">
      <w:pPr>
        <w:rPr>
          <w:sz w:val="24"/>
          <w:szCs w:val="24"/>
        </w:rPr>
      </w:pPr>
      <w:del w:id="215" w:author="David Dayan" w:date="2021-12-15T17:14:00Z">
        <w:r w:rsidDel="00212404">
          <w:rPr>
            <w:sz w:val="24"/>
            <w:szCs w:val="24"/>
          </w:rPr>
          <w:delText xml:space="preserve">As stated above, </w:delText>
        </w:r>
      </w:del>
      <w:ins w:id="216" w:author="David Dayan" w:date="2021-12-15T17:14:00Z">
        <w:r w:rsidR="00212404">
          <w:rPr>
            <w:i/>
            <w:iCs/>
            <w:sz w:val="24"/>
            <w:szCs w:val="24"/>
          </w:rPr>
          <w:t>G</w:t>
        </w:r>
      </w:ins>
      <w:del w:id="217" w:author="David Dayan" w:date="2021-12-15T17:14:00Z">
        <w:r w:rsidR="00934004" w:rsidRPr="00934004" w:rsidDel="00212404">
          <w:rPr>
            <w:i/>
            <w:iCs/>
            <w:sz w:val="24"/>
            <w:szCs w:val="24"/>
            <w:rPrChange w:id="218" w:author="David Dayan" w:date="2021-12-03T17:27:00Z">
              <w:rPr>
                <w:sz w:val="24"/>
                <w:szCs w:val="24"/>
              </w:rPr>
            </w:rPrChange>
          </w:rPr>
          <w:delText>g</w:delText>
        </w:r>
      </w:del>
      <w:r w:rsidR="00934004" w:rsidRPr="00934004">
        <w:rPr>
          <w:i/>
          <w:iCs/>
          <w:sz w:val="24"/>
          <w:szCs w:val="24"/>
          <w:rPrChange w:id="219" w:author="David Dayan" w:date="2021-12-03T17:27:00Z">
            <w:rPr>
              <w:sz w:val="24"/>
              <w:szCs w:val="24"/>
            </w:rPr>
          </w:rPrChange>
        </w:rPr>
        <w:t>reb1l</w:t>
      </w:r>
      <w:r w:rsidR="009E3DE5" w:rsidRPr="009E3DE5">
        <w:rPr>
          <w:sz w:val="24"/>
          <w:szCs w:val="24"/>
        </w:rPr>
        <w:t xml:space="preserve"> SNP1 is reportedly more diagnostic of adult migration phenotype than Greb1L SNP2 in Rogue River and Klamath River Chinook salmon populations (T. Thompson, pers. comm.). Focusing only on SNP1, 50 individuals were homozygous </w:t>
      </w:r>
      <w:r>
        <w:rPr>
          <w:sz w:val="24"/>
          <w:szCs w:val="24"/>
        </w:rPr>
        <w:t>spring</w:t>
      </w:r>
      <w:r w:rsidR="009E3DE5" w:rsidRPr="009E3DE5">
        <w:rPr>
          <w:sz w:val="24"/>
          <w:szCs w:val="24"/>
        </w:rPr>
        <w:t xml:space="preserve">, 37 were heterozygous, and 122 were homozygous </w:t>
      </w:r>
      <w:r>
        <w:rPr>
          <w:sz w:val="24"/>
          <w:szCs w:val="24"/>
        </w:rPr>
        <w:t>fall</w:t>
      </w:r>
      <w:r w:rsidR="009E3DE5" w:rsidRPr="009E3DE5">
        <w:rPr>
          <w:sz w:val="24"/>
          <w:szCs w:val="24"/>
        </w:rPr>
        <w:t xml:space="preserve"> (Figure </w:t>
      </w:r>
      <w:ins w:id="220" w:author="David Dayan" w:date="2021-12-03T17:31:00Z">
        <w:r w:rsidR="003A6673">
          <w:rPr>
            <w:sz w:val="24"/>
            <w:szCs w:val="24"/>
          </w:rPr>
          <w:t>5</w:t>
        </w:r>
      </w:ins>
      <w:del w:id="221" w:author="David Dayan" w:date="2021-12-03T17:31:00Z">
        <w:r w:rsidR="009E3DE5" w:rsidRPr="009E3DE5" w:rsidDel="003A6673">
          <w:rPr>
            <w:sz w:val="24"/>
            <w:szCs w:val="24"/>
          </w:rPr>
          <w:delText>4</w:delText>
        </w:r>
      </w:del>
      <w:r w:rsidR="009E3DE5" w:rsidRPr="009E3DE5">
        <w:rPr>
          <w:sz w:val="24"/>
          <w:szCs w:val="24"/>
        </w:rPr>
        <w:t>). The first heterozygous sample was collected on May 5</w:t>
      </w:r>
      <w:r w:rsidR="009E3DE5" w:rsidRPr="00474D12">
        <w:rPr>
          <w:sz w:val="24"/>
          <w:szCs w:val="24"/>
          <w:vertAlign w:val="superscript"/>
        </w:rPr>
        <w:t>th</w:t>
      </w:r>
      <w:ins w:id="222" w:author="David Dayan" w:date="2021-12-03T17:27:00Z">
        <w:r w:rsidR="00934004">
          <w:rPr>
            <w:sz w:val="24"/>
            <w:szCs w:val="24"/>
          </w:rPr>
          <w:t xml:space="preserve">. </w:t>
        </w:r>
      </w:ins>
      <w:del w:id="223" w:author="David Dayan" w:date="2021-12-03T17:27:00Z">
        <w:r w:rsidDel="00934004">
          <w:rPr>
            <w:sz w:val="24"/>
            <w:szCs w:val="24"/>
          </w:rPr>
          <w:delText xml:space="preserve"> </w:delText>
        </w:r>
        <w:r w:rsidR="009E3DE5" w:rsidRPr="009E3DE5" w:rsidDel="00934004">
          <w:rPr>
            <w:sz w:val="24"/>
            <w:szCs w:val="24"/>
          </w:rPr>
          <w:delText>(</w:delText>
        </w:r>
        <w:r w:rsidDel="00934004">
          <w:rPr>
            <w:sz w:val="24"/>
            <w:szCs w:val="24"/>
          </w:rPr>
          <w:delText xml:space="preserve">Julian </w:delText>
        </w:r>
        <w:r w:rsidR="009E3DE5" w:rsidRPr="009E3DE5" w:rsidDel="00934004">
          <w:rPr>
            <w:sz w:val="24"/>
            <w:szCs w:val="24"/>
          </w:rPr>
          <w:delText xml:space="preserve">week 18). </w:delText>
        </w:r>
      </w:del>
      <w:r w:rsidR="009E3DE5" w:rsidRPr="009E3DE5">
        <w:rPr>
          <w:sz w:val="24"/>
          <w:szCs w:val="24"/>
        </w:rPr>
        <w:t>The first homozygous</w:t>
      </w:r>
      <w:r>
        <w:rPr>
          <w:sz w:val="24"/>
          <w:szCs w:val="24"/>
        </w:rPr>
        <w:t xml:space="preserve"> fall</w:t>
      </w:r>
      <w:r w:rsidR="009E3DE5" w:rsidRPr="009E3DE5">
        <w:rPr>
          <w:sz w:val="24"/>
          <w:szCs w:val="24"/>
        </w:rPr>
        <w:t xml:space="preserve"> sample was collected on June 9</w:t>
      </w:r>
      <w:r w:rsidR="009E3DE5" w:rsidRPr="00474D12">
        <w:rPr>
          <w:sz w:val="24"/>
          <w:szCs w:val="24"/>
          <w:vertAlign w:val="superscript"/>
        </w:rPr>
        <w:t>th</w:t>
      </w:r>
      <w:del w:id="224" w:author="David Dayan" w:date="2021-12-03T17:27:00Z">
        <w:r w:rsidDel="00934004">
          <w:rPr>
            <w:sz w:val="24"/>
            <w:szCs w:val="24"/>
          </w:rPr>
          <w:delText xml:space="preserve"> </w:delText>
        </w:r>
      </w:del>
      <w:ins w:id="225" w:author="David Dayan" w:date="2021-12-03T17:27:00Z">
        <w:r w:rsidR="00934004">
          <w:rPr>
            <w:sz w:val="24"/>
            <w:szCs w:val="24"/>
          </w:rPr>
          <w:t xml:space="preserve">. </w:t>
        </w:r>
      </w:ins>
      <w:del w:id="226" w:author="David Dayan" w:date="2021-12-03T17:27:00Z">
        <w:r w:rsidR="009E3DE5" w:rsidRPr="009E3DE5" w:rsidDel="00934004">
          <w:rPr>
            <w:sz w:val="24"/>
            <w:szCs w:val="24"/>
          </w:rPr>
          <w:delText>(</w:delText>
        </w:r>
        <w:r w:rsidDel="00934004">
          <w:rPr>
            <w:sz w:val="24"/>
            <w:szCs w:val="24"/>
          </w:rPr>
          <w:delText xml:space="preserve">Julian </w:delText>
        </w:r>
        <w:r w:rsidR="009E3DE5" w:rsidRPr="009E3DE5" w:rsidDel="00934004">
          <w:rPr>
            <w:sz w:val="24"/>
            <w:szCs w:val="24"/>
          </w:rPr>
          <w:delText xml:space="preserve">week 23). </w:delText>
        </w:r>
      </w:del>
      <w:r w:rsidR="009E3DE5" w:rsidRPr="009E3DE5">
        <w:rPr>
          <w:sz w:val="24"/>
          <w:szCs w:val="24"/>
        </w:rPr>
        <w:t xml:space="preserve">Samples first shifted from majority homozygous </w:t>
      </w:r>
      <w:r>
        <w:rPr>
          <w:sz w:val="24"/>
          <w:szCs w:val="24"/>
        </w:rPr>
        <w:t>spring</w:t>
      </w:r>
      <w:r w:rsidR="009E3DE5" w:rsidRPr="009E3DE5">
        <w:rPr>
          <w:sz w:val="24"/>
          <w:szCs w:val="24"/>
        </w:rPr>
        <w:t xml:space="preserve"> to majority heterozygous in the </w:t>
      </w:r>
      <w:del w:id="227" w:author="David Dayan" w:date="2021-12-03T17:28:00Z">
        <w:r w:rsidR="009E3DE5" w:rsidRPr="009E3DE5" w:rsidDel="003A6673">
          <w:rPr>
            <w:sz w:val="24"/>
            <w:szCs w:val="24"/>
          </w:rPr>
          <w:delText xml:space="preserve">week </w:delText>
        </w:r>
      </w:del>
      <w:ins w:id="228" w:author="David Dayan" w:date="2021-12-03T17:28:00Z">
        <w:r w:rsidR="003A6673">
          <w:rPr>
            <w:sz w:val="24"/>
            <w:szCs w:val="24"/>
          </w:rPr>
          <w:t>period</w:t>
        </w:r>
        <w:r w:rsidR="003A6673" w:rsidRPr="009E3DE5">
          <w:rPr>
            <w:sz w:val="24"/>
            <w:szCs w:val="24"/>
          </w:rPr>
          <w:t xml:space="preserve"> </w:t>
        </w:r>
      </w:ins>
      <w:r w:rsidR="009E3DE5" w:rsidRPr="009E3DE5">
        <w:rPr>
          <w:sz w:val="24"/>
          <w:szCs w:val="24"/>
        </w:rPr>
        <w:t xml:space="preserve">from June </w:t>
      </w:r>
      <w:del w:id="229" w:author="David Dayan" w:date="2021-12-03T17:28:00Z">
        <w:r w:rsidR="009E3DE5" w:rsidRPr="009E3DE5" w:rsidDel="003A6673">
          <w:rPr>
            <w:sz w:val="24"/>
            <w:szCs w:val="24"/>
          </w:rPr>
          <w:delText>4</w:delText>
        </w:r>
        <w:r w:rsidR="009E3DE5" w:rsidRPr="00474D12" w:rsidDel="003A6673">
          <w:rPr>
            <w:sz w:val="24"/>
            <w:szCs w:val="24"/>
            <w:vertAlign w:val="superscript"/>
          </w:rPr>
          <w:delText>th</w:delText>
        </w:r>
        <w:r w:rsidDel="003A6673">
          <w:rPr>
            <w:sz w:val="24"/>
            <w:szCs w:val="24"/>
          </w:rPr>
          <w:delText xml:space="preserve"> </w:delText>
        </w:r>
      </w:del>
      <w:ins w:id="230" w:author="David Dayan" w:date="2021-12-03T17:28:00Z">
        <w:r w:rsidR="003A6673">
          <w:rPr>
            <w:sz w:val="24"/>
            <w:szCs w:val="24"/>
          </w:rPr>
          <w:t xml:space="preserve">3rd </w:t>
        </w:r>
      </w:ins>
      <w:r w:rsidR="009E3DE5" w:rsidRPr="009E3DE5">
        <w:rPr>
          <w:sz w:val="24"/>
          <w:szCs w:val="24"/>
        </w:rPr>
        <w:t>to June 10</w:t>
      </w:r>
      <w:r w:rsidR="009E3DE5" w:rsidRPr="00474D12">
        <w:rPr>
          <w:sz w:val="24"/>
          <w:szCs w:val="24"/>
          <w:vertAlign w:val="superscript"/>
        </w:rPr>
        <w:t>th</w:t>
      </w:r>
      <w:r>
        <w:rPr>
          <w:sz w:val="24"/>
          <w:szCs w:val="24"/>
        </w:rPr>
        <w:t xml:space="preserve"> </w:t>
      </w:r>
      <w:del w:id="231" w:author="David Dayan" w:date="2021-12-03T17:28:00Z">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23) </w:delText>
        </w:r>
      </w:del>
      <w:r w:rsidR="009E3DE5" w:rsidRPr="009E3DE5">
        <w:rPr>
          <w:sz w:val="24"/>
          <w:szCs w:val="24"/>
        </w:rPr>
        <w:t>and from majority heterozygous to majority homozygous</w:t>
      </w:r>
      <w:r w:rsidR="00031947">
        <w:rPr>
          <w:sz w:val="24"/>
          <w:szCs w:val="24"/>
        </w:rPr>
        <w:t xml:space="preserve"> fall</w:t>
      </w:r>
      <w:r w:rsidR="009E3DE5" w:rsidRPr="009E3DE5">
        <w:rPr>
          <w:sz w:val="24"/>
          <w:szCs w:val="24"/>
        </w:rPr>
        <w:t xml:space="preserve"> in the </w:t>
      </w:r>
      <w:del w:id="232" w:author="David Dayan" w:date="2021-12-03T17:28:00Z">
        <w:r w:rsidR="009E3DE5" w:rsidRPr="009E3DE5" w:rsidDel="003A6673">
          <w:rPr>
            <w:sz w:val="24"/>
            <w:szCs w:val="24"/>
          </w:rPr>
          <w:delText xml:space="preserve">week </w:delText>
        </w:r>
      </w:del>
      <w:ins w:id="233" w:author="David Dayan" w:date="2021-12-03T17:28:00Z">
        <w:r w:rsidR="003A6673">
          <w:rPr>
            <w:sz w:val="24"/>
            <w:szCs w:val="24"/>
          </w:rPr>
          <w:t xml:space="preserve">period </w:t>
        </w:r>
      </w:ins>
      <w:r w:rsidR="009E3DE5" w:rsidRPr="009E3DE5">
        <w:rPr>
          <w:sz w:val="24"/>
          <w:szCs w:val="24"/>
        </w:rPr>
        <w:t xml:space="preserve">from August </w:t>
      </w:r>
      <w:ins w:id="234" w:author="David Dayan" w:date="2021-12-03T17:28:00Z">
        <w:r w:rsidR="003A6673">
          <w:rPr>
            <w:sz w:val="24"/>
            <w:szCs w:val="24"/>
          </w:rPr>
          <w:t>5</w:t>
        </w:r>
      </w:ins>
      <w:del w:id="235" w:author="David Dayan" w:date="2021-12-03T17:28:00Z">
        <w:r w:rsidR="009E3DE5" w:rsidRPr="009E3DE5" w:rsidDel="003A6673">
          <w:rPr>
            <w:sz w:val="24"/>
            <w:szCs w:val="24"/>
          </w:rPr>
          <w:delText>6</w:delText>
        </w:r>
      </w:del>
      <w:r w:rsidR="009E3DE5" w:rsidRPr="00474D12">
        <w:rPr>
          <w:sz w:val="24"/>
          <w:szCs w:val="24"/>
          <w:vertAlign w:val="superscript"/>
        </w:rPr>
        <w:t>th</w:t>
      </w:r>
      <w:r>
        <w:rPr>
          <w:sz w:val="24"/>
          <w:szCs w:val="24"/>
        </w:rPr>
        <w:t xml:space="preserve"> </w:t>
      </w:r>
      <w:r w:rsidR="009E3DE5" w:rsidRPr="009E3DE5">
        <w:rPr>
          <w:sz w:val="24"/>
          <w:szCs w:val="24"/>
        </w:rPr>
        <w:t>to August 12</w:t>
      </w:r>
      <w:r w:rsidR="009E3DE5" w:rsidRPr="00474D12">
        <w:rPr>
          <w:sz w:val="24"/>
          <w:szCs w:val="24"/>
          <w:vertAlign w:val="superscript"/>
        </w:rPr>
        <w:t>th</w:t>
      </w:r>
      <w:ins w:id="236" w:author="David Dayan" w:date="2021-12-03T17:28:00Z">
        <w:r w:rsidR="003A6673">
          <w:rPr>
            <w:sz w:val="24"/>
            <w:szCs w:val="24"/>
          </w:rPr>
          <w:t xml:space="preserve">. </w:t>
        </w:r>
      </w:ins>
      <w:del w:id="237" w:author="David Dayan" w:date="2021-12-03T17:28:00Z">
        <w:r w:rsidDel="003A6673">
          <w:rPr>
            <w:sz w:val="24"/>
            <w:szCs w:val="24"/>
          </w:rPr>
          <w:delText xml:space="preserve"> </w:delText>
        </w:r>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32). </w:delText>
        </w:r>
      </w:del>
      <w:r w:rsidR="009E3DE5" w:rsidRPr="009E3DE5">
        <w:rPr>
          <w:sz w:val="24"/>
          <w:szCs w:val="24"/>
        </w:rPr>
        <w:t>July 19</w:t>
      </w:r>
      <w:r w:rsidR="009E3DE5" w:rsidRPr="00474D12">
        <w:rPr>
          <w:sz w:val="24"/>
          <w:szCs w:val="24"/>
          <w:vertAlign w:val="superscript"/>
        </w:rPr>
        <w:t>th</w:t>
      </w:r>
      <w:r>
        <w:rPr>
          <w:sz w:val="24"/>
          <w:szCs w:val="24"/>
        </w:rPr>
        <w:t xml:space="preserve"> </w:t>
      </w:r>
      <w:del w:id="238" w:author="David Dayan" w:date="2021-12-03T17:29:00Z">
        <w:r w:rsidR="009E3DE5" w:rsidRPr="009E3DE5" w:rsidDel="003A6673">
          <w:rPr>
            <w:sz w:val="24"/>
            <w:szCs w:val="24"/>
          </w:rPr>
          <w:delText>(</w:delText>
        </w:r>
        <w:r w:rsidDel="003A6673">
          <w:rPr>
            <w:sz w:val="24"/>
            <w:szCs w:val="24"/>
          </w:rPr>
          <w:delText xml:space="preserve">Julian </w:delText>
        </w:r>
        <w:r w:rsidR="009E3DE5" w:rsidRPr="009E3DE5" w:rsidDel="003A6673">
          <w:rPr>
            <w:sz w:val="24"/>
            <w:szCs w:val="24"/>
          </w:rPr>
          <w:delText xml:space="preserve">week 28) </w:delText>
        </w:r>
      </w:del>
      <w:r w:rsidR="009E3DE5" w:rsidRPr="009E3DE5">
        <w:rPr>
          <w:sz w:val="24"/>
          <w:szCs w:val="24"/>
        </w:rPr>
        <w:t>was</w:t>
      </w:r>
      <w:ins w:id="239" w:author="David Dayan" w:date="2021-12-03T17:29:00Z">
        <w:r w:rsidR="003A6673">
          <w:rPr>
            <w:sz w:val="24"/>
            <w:szCs w:val="24"/>
          </w:rPr>
          <w:t xml:space="preserve"> the</w:t>
        </w:r>
      </w:ins>
      <w:r w:rsidR="009E3DE5" w:rsidRPr="009E3DE5">
        <w:rPr>
          <w:sz w:val="24"/>
          <w:szCs w:val="24"/>
        </w:rPr>
        <w:t xml:space="preserve"> la</w:t>
      </w:r>
      <w:r w:rsidR="006A55F3">
        <w:rPr>
          <w:sz w:val="24"/>
          <w:szCs w:val="24"/>
        </w:rPr>
        <w:t xml:space="preserve">st day </w:t>
      </w:r>
      <w:r w:rsidR="009E3DE5" w:rsidRPr="009E3DE5">
        <w:rPr>
          <w:sz w:val="24"/>
          <w:szCs w:val="24"/>
        </w:rPr>
        <w:t xml:space="preserve">that a homozygous </w:t>
      </w:r>
      <w:r w:rsidR="007C3852">
        <w:rPr>
          <w:sz w:val="24"/>
          <w:szCs w:val="24"/>
        </w:rPr>
        <w:t>spring</w:t>
      </w:r>
      <w:r w:rsidR="009E3DE5" w:rsidRPr="009E3DE5">
        <w:rPr>
          <w:sz w:val="24"/>
          <w:szCs w:val="24"/>
        </w:rPr>
        <w:t xml:space="preserve"> individual was observed and September 4</w:t>
      </w:r>
      <w:r w:rsidR="009E3DE5" w:rsidRPr="007C3852">
        <w:rPr>
          <w:sz w:val="24"/>
          <w:szCs w:val="24"/>
          <w:vertAlign w:val="superscript"/>
        </w:rPr>
        <w:t>th</w:t>
      </w:r>
      <w:r w:rsidR="007C3852">
        <w:rPr>
          <w:sz w:val="24"/>
          <w:szCs w:val="24"/>
        </w:rPr>
        <w:t xml:space="preserve"> </w:t>
      </w:r>
      <w:del w:id="240" w:author="David Dayan" w:date="2021-12-03T17:29:00Z">
        <w:r w:rsidR="009E3DE5" w:rsidRPr="009E3DE5" w:rsidDel="003A6673">
          <w:rPr>
            <w:sz w:val="24"/>
            <w:szCs w:val="24"/>
          </w:rPr>
          <w:delText>(</w:delText>
        </w:r>
        <w:r w:rsidR="007C3852" w:rsidDel="003A6673">
          <w:rPr>
            <w:sz w:val="24"/>
            <w:szCs w:val="24"/>
          </w:rPr>
          <w:delText xml:space="preserve">Julian </w:delText>
        </w:r>
        <w:r w:rsidR="009E3DE5" w:rsidRPr="009E3DE5" w:rsidDel="003A6673">
          <w:rPr>
            <w:sz w:val="24"/>
            <w:szCs w:val="24"/>
          </w:rPr>
          <w:delText xml:space="preserve">week 35) </w:delText>
        </w:r>
      </w:del>
      <w:r w:rsidR="009E3DE5" w:rsidRPr="009E3DE5">
        <w:rPr>
          <w:sz w:val="24"/>
          <w:szCs w:val="24"/>
        </w:rPr>
        <w:t>was the la</w:t>
      </w:r>
      <w:r w:rsidR="006A55F3">
        <w:rPr>
          <w:sz w:val="24"/>
          <w:szCs w:val="24"/>
        </w:rPr>
        <w:t xml:space="preserve">st day </w:t>
      </w:r>
      <w:r w:rsidR="009E3DE5" w:rsidRPr="009E3DE5">
        <w:rPr>
          <w:sz w:val="24"/>
          <w:szCs w:val="24"/>
        </w:rPr>
        <w:t>that a</w:t>
      </w:r>
      <w:r w:rsidR="007C3852">
        <w:rPr>
          <w:sz w:val="24"/>
          <w:szCs w:val="24"/>
        </w:rPr>
        <w:t xml:space="preserve"> heterozygous </w:t>
      </w:r>
      <w:r w:rsidR="009E3DE5" w:rsidRPr="009E3DE5">
        <w:rPr>
          <w:sz w:val="24"/>
          <w:szCs w:val="24"/>
        </w:rPr>
        <w:t xml:space="preserve">individual </w:t>
      </w:r>
      <w:r w:rsidR="007C3852">
        <w:rPr>
          <w:sz w:val="24"/>
          <w:szCs w:val="24"/>
        </w:rPr>
        <w:t>(i.e. ea</w:t>
      </w:r>
      <w:r w:rsidR="009E3DE5" w:rsidRPr="009E3DE5">
        <w:rPr>
          <w:sz w:val="24"/>
          <w:szCs w:val="24"/>
        </w:rPr>
        <w:t>rly-migration allele at SNP1</w:t>
      </w:r>
      <w:r w:rsidR="007C3852">
        <w:rPr>
          <w:sz w:val="24"/>
          <w:szCs w:val="24"/>
        </w:rPr>
        <w:t>)</w:t>
      </w:r>
      <w:r w:rsidR="009E3DE5" w:rsidRPr="009E3DE5">
        <w:rPr>
          <w:sz w:val="24"/>
          <w:szCs w:val="24"/>
        </w:rPr>
        <w:t xml:space="preserve"> was observed. </w:t>
      </w:r>
      <w:del w:id="241" w:author="David Dayan" w:date="2021-12-03T17:29:00Z">
        <w:r w:rsidR="009E3DE5" w:rsidRPr="009E3DE5" w:rsidDel="003A6673">
          <w:rPr>
            <w:sz w:val="24"/>
            <w:szCs w:val="24"/>
          </w:rPr>
          <w:delText xml:space="preserve"> </w:delText>
        </w:r>
      </w:del>
      <w:r w:rsidR="006A55F3">
        <w:rPr>
          <w:sz w:val="24"/>
          <w:szCs w:val="24"/>
        </w:rPr>
        <w:t xml:space="preserve">Overall, </w:t>
      </w:r>
      <w:r w:rsidR="009E3DE5" w:rsidRPr="009E3DE5">
        <w:rPr>
          <w:sz w:val="24"/>
          <w:szCs w:val="24"/>
        </w:rPr>
        <w:t>50% of all early-migration alleles in th</w:t>
      </w:r>
      <w:r w:rsidR="006A55F3">
        <w:rPr>
          <w:sz w:val="24"/>
          <w:szCs w:val="24"/>
        </w:rPr>
        <w:t>is</w:t>
      </w:r>
      <w:r w:rsidR="009E3DE5" w:rsidRPr="009E3DE5">
        <w:rPr>
          <w:sz w:val="24"/>
          <w:szCs w:val="24"/>
        </w:rPr>
        <w:t xml:space="preserve"> dataset </w:t>
      </w:r>
      <w:r w:rsidR="006A55F3">
        <w:rPr>
          <w:sz w:val="24"/>
          <w:szCs w:val="24"/>
        </w:rPr>
        <w:t>were</w:t>
      </w:r>
      <w:r w:rsidR="009E3DE5" w:rsidRPr="009E3DE5">
        <w:rPr>
          <w:sz w:val="24"/>
          <w:szCs w:val="24"/>
        </w:rPr>
        <w:t xml:space="preserve"> observed before </w:t>
      </w:r>
      <w:del w:id="242" w:author="David Dayan" w:date="2021-12-03T17:30:00Z">
        <w:r w:rsidR="007C3852" w:rsidDel="003A6673">
          <w:rPr>
            <w:sz w:val="24"/>
            <w:szCs w:val="24"/>
          </w:rPr>
          <w:delText>J</w:delText>
        </w:r>
        <w:r w:rsidR="009E3DE5" w:rsidRPr="009E3DE5" w:rsidDel="003A6673">
          <w:rPr>
            <w:sz w:val="24"/>
            <w:szCs w:val="24"/>
          </w:rPr>
          <w:delText>ulian day 142 (</w:delText>
        </w:r>
      </w:del>
      <w:r w:rsidR="009E3DE5" w:rsidRPr="009E3DE5">
        <w:rPr>
          <w:sz w:val="24"/>
          <w:szCs w:val="24"/>
        </w:rPr>
        <w:t>May 21</w:t>
      </w:r>
      <w:r w:rsidR="009E3DE5" w:rsidRPr="007C3852">
        <w:rPr>
          <w:sz w:val="24"/>
          <w:szCs w:val="24"/>
          <w:vertAlign w:val="superscript"/>
        </w:rPr>
        <w:t>st</w:t>
      </w:r>
      <w:del w:id="243" w:author="David Dayan" w:date="2021-12-03T17:30:00Z">
        <w:r w:rsidR="009E3DE5" w:rsidRPr="009E3DE5" w:rsidDel="003A6673">
          <w:rPr>
            <w:sz w:val="24"/>
            <w:szCs w:val="24"/>
          </w:rPr>
          <w:delText>)</w:delText>
        </w:r>
      </w:del>
      <w:r w:rsidR="006A55F3">
        <w:rPr>
          <w:sz w:val="24"/>
          <w:szCs w:val="24"/>
        </w:rPr>
        <w:t xml:space="preserve"> while </w:t>
      </w:r>
      <w:r w:rsidR="009E3DE5" w:rsidRPr="009E3DE5">
        <w:rPr>
          <w:sz w:val="24"/>
          <w:szCs w:val="24"/>
        </w:rPr>
        <w:t>80% of all early-migration alleles in th</w:t>
      </w:r>
      <w:r w:rsidR="006A55F3">
        <w:rPr>
          <w:sz w:val="24"/>
          <w:szCs w:val="24"/>
        </w:rPr>
        <w:t>is</w:t>
      </w:r>
      <w:r w:rsidR="009E3DE5" w:rsidRPr="009E3DE5">
        <w:rPr>
          <w:sz w:val="24"/>
          <w:szCs w:val="24"/>
        </w:rPr>
        <w:t xml:space="preserve"> dataset </w:t>
      </w:r>
      <w:r w:rsidR="006A55F3">
        <w:rPr>
          <w:sz w:val="24"/>
          <w:szCs w:val="24"/>
        </w:rPr>
        <w:t>were</w:t>
      </w:r>
      <w:r w:rsidR="009E3DE5" w:rsidRPr="009E3DE5">
        <w:rPr>
          <w:sz w:val="24"/>
          <w:szCs w:val="24"/>
        </w:rPr>
        <w:t xml:space="preserve"> observed before </w:t>
      </w:r>
      <w:del w:id="244" w:author="David Dayan" w:date="2021-12-03T17:30:00Z">
        <w:r w:rsidR="007C3852" w:rsidDel="003A6673">
          <w:rPr>
            <w:sz w:val="24"/>
            <w:szCs w:val="24"/>
          </w:rPr>
          <w:delText>J</w:delText>
        </w:r>
        <w:r w:rsidR="009E3DE5" w:rsidRPr="009E3DE5" w:rsidDel="003A6673">
          <w:rPr>
            <w:sz w:val="24"/>
            <w:szCs w:val="24"/>
          </w:rPr>
          <w:delText>ulian day 169 (</w:delText>
        </w:r>
      </w:del>
      <w:r w:rsidR="009E3DE5" w:rsidRPr="009E3DE5">
        <w:rPr>
          <w:sz w:val="24"/>
          <w:szCs w:val="24"/>
        </w:rPr>
        <w:t>June 17</w:t>
      </w:r>
      <w:r w:rsidR="009E3DE5" w:rsidRPr="007C3852">
        <w:rPr>
          <w:sz w:val="24"/>
          <w:szCs w:val="24"/>
          <w:vertAlign w:val="superscript"/>
        </w:rPr>
        <w:t>th</w:t>
      </w:r>
      <w:ins w:id="245" w:author="David Dayan" w:date="2021-12-03T17:30:00Z">
        <w:r w:rsidR="003A6673">
          <w:rPr>
            <w:sz w:val="24"/>
            <w:szCs w:val="24"/>
          </w:rPr>
          <w:t xml:space="preserve"> </w:t>
        </w:r>
        <w:r w:rsidR="003A6673">
          <w:rPr>
            <w:sz w:val="24"/>
            <w:szCs w:val="24"/>
          </w:rPr>
          <w:lastRenderedPageBreak/>
          <w:t>(Supplemental Figure 1)</w:t>
        </w:r>
      </w:ins>
      <w:del w:id="246" w:author="David Dayan" w:date="2021-12-03T17:30:00Z">
        <w:r w:rsidR="009E3DE5" w:rsidRPr="009E3DE5" w:rsidDel="003A6673">
          <w:rPr>
            <w:sz w:val="24"/>
            <w:szCs w:val="24"/>
          </w:rPr>
          <w:delText>)</w:delText>
        </w:r>
      </w:del>
      <w:ins w:id="247" w:author="David Dayan" w:date="2021-12-15T17:15:00Z">
        <w:r w:rsidR="00212404">
          <w:rPr>
            <w:sz w:val="24"/>
            <w:szCs w:val="24"/>
          </w:rPr>
          <w:t>,</w:t>
        </w:r>
      </w:ins>
      <w:del w:id="248" w:author="David Dayan" w:date="2021-12-15T17:15:00Z">
        <w:r w:rsidR="009E3DE5" w:rsidRPr="009E3DE5" w:rsidDel="00212404">
          <w:rPr>
            <w:sz w:val="24"/>
            <w:szCs w:val="24"/>
          </w:rPr>
          <w:delText>.</w:delText>
        </w:r>
      </w:del>
      <w:r w:rsidR="00E756AD">
        <w:rPr>
          <w:sz w:val="24"/>
          <w:szCs w:val="24"/>
        </w:rPr>
        <w:t xml:space="preserve"> </w:t>
      </w:r>
      <w:commentRangeStart w:id="249"/>
      <w:ins w:id="250" w:author="David Dayan" w:date="2021-12-15T17:15:00Z">
        <w:r w:rsidR="00212404">
          <w:rPr>
            <w:sz w:val="24"/>
            <w:szCs w:val="24"/>
          </w:rPr>
          <w:t>al</w:t>
        </w:r>
      </w:ins>
      <w:del w:id="251" w:author="David Dayan" w:date="2021-12-15T17:15:00Z">
        <w:r w:rsidR="00E756AD" w:rsidDel="00212404">
          <w:rPr>
            <w:sz w:val="24"/>
            <w:szCs w:val="24"/>
          </w:rPr>
          <w:delText>I</w:delText>
        </w:r>
      </w:del>
      <w:r w:rsidR="00E756AD">
        <w:rPr>
          <w:sz w:val="24"/>
          <w:szCs w:val="24"/>
        </w:rPr>
        <w:t>t</w:t>
      </w:r>
      <w:ins w:id="252" w:author="David Dayan" w:date="2021-12-15T17:15:00Z">
        <w:r w:rsidR="00212404">
          <w:rPr>
            <w:sz w:val="24"/>
            <w:szCs w:val="24"/>
          </w:rPr>
          <w:t>hough</w:t>
        </w:r>
      </w:ins>
      <w:r w:rsidR="00E756AD">
        <w:rPr>
          <w:sz w:val="24"/>
          <w:szCs w:val="24"/>
        </w:rPr>
        <w:t xml:space="preserve"> is important to note that effort was not even throughout sampling period.</w:t>
      </w:r>
      <w:commentRangeEnd w:id="249"/>
      <w:r w:rsidR="00212404">
        <w:rPr>
          <w:rStyle w:val="CommentReference"/>
        </w:rPr>
        <w:commentReference w:id="249"/>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FA9BF06" w:rsidR="009E3DE5" w:rsidRDefault="009E3DE5" w:rsidP="00144E70">
      <w:pPr>
        <w:rPr>
          <w:sz w:val="24"/>
          <w:szCs w:val="24"/>
        </w:rPr>
      </w:pPr>
      <w:del w:id="253" w:author="David Dayan" w:date="2021-12-03T17:32:00Z">
        <w:r w:rsidDel="003A6673">
          <w:rPr>
            <w:rFonts w:cstheme="minorHAnsi"/>
            <w:noProof/>
            <w:color w:val="FF0000"/>
          </w:rPr>
          <w:drawing>
            <wp:inline distT="0" distB="0" distL="0" distR="0" wp14:anchorId="38E27EF1" wp14:editId="48B17F91">
              <wp:extent cx="5943600" cy="3383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del>
      <w:ins w:id="254" w:author="David Dayan" w:date="2021-12-03T17:32:00Z">
        <w:r w:rsidR="003A6673">
          <w:rPr>
            <w:noProof/>
            <w:sz w:val="24"/>
            <w:szCs w:val="24"/>
          </w:rPr>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ins>
    </w:p>
    <w:p w14:paraId="320B22A1" w14:textId="3C320854" w:rsidR="009E3DE5" w:rsidRDefault="009E3DE5" w:rsidP="00144E70">
      <w:pPr>
        <w:rPr>
          <w:sz w:val="24"/>
          <w:szCs w:val="24"/>
        </w:rPr>
      </w:pPr>
      <w:commentRangeStart w:id="255"/>
      <w:commentRangeStart w:id="256"/>
      <w:r w:rsidRPr="00534D41">
        <w:rPr>
          <w:b/>
          <w:bCs/>
          <w:sz w:val="24"/>
          <w:szCs w:val="24"/>
          <w:rPrChange w:id="257" w:author="David Dayan" w:date="2021-12-17T15:30:00Z">
            <w:rPr>
              <w:sz w:val="24"/>
              <w:szCs w:val="24"/>
            </w:rPr>
          </w:rPrChange>
        </w:rPr>
        <w:t>Figure</w:t>
      </w:r>
      <w:commentRangeEnd w:id="255"/>
      <w:r w:rsidR="00474D12" w:rsidRPr="00534D41">
        <w:rPr>
          <w:rStyle w:val="CommentReference"/>
          <w:b/>
          <w:bCs/>
          <w:rPrChange w:id="258" w:author="David Dayan" w:date="2021-12-17T15:30:00Z">
            <w:rPr>
              <w:rStyle w:val="CommentReference"/>
            </w:rPr>
          </w:rPrChange>
        </w:rPr>
        <w:commentReference w:id="255"/>
      </w:r>
      <w:commentRangeEnd w:id="256"/>
      <w:r w:rsidR="004929C6" w:rsidRPr="00534D41">
        <w:rPr>
          <w:rStyle w:val="CommentReference"/>
          <w:b/>
          <w:bCs/>
          <w:rPrChange w:id="259" w:author="David Dayan" w:date="2021-12-17T15:30:00Z">
            <w:rPr>
              <w:rStyle w:val="CommentReference"/>
            </w:rPr>
          </w:rPrChange>
        </w:rPr>
        <w:commentReference w:id="256"/>
      </w:r>
      <w:r w:rsidRPr="00534D41">
        <w:rPr>
          <w:b/>
          <w:bCs/>
          <w:sz w:val="24"/>
          <w:szCs w:val="24"/>
          <w:rPrChange w:id="260" w:author="David Dayan" w:date="2021-12-17T15:30:00Z">
            <w:rPr>
              <w:sz w:val="24"/>
              <w:szCs w:val="24"/>
            </w:rPr>
          </w:rPrChange>
        </w:rPr>
        <w:t xml:space="preserve"> </w:t>
      </w:r>
      <w:ins w:id="261" w:author="David Dayan" w:date="2021-12-03T17:31:00Z">
        <w:r w:rsidR="003A6673" w:rsidRPr="00534D41">
          <w:rPr>
            <w:b/>
            <w:bCs/>
            <w:sz w:val="24"/>
            <w:szCs w:val="24"/>
            <w:rPrChange w:id="262" w:author="David Dayan" w:date="2021-12-17T15:30:00Z">
              <w:rPr>
                <w:sz w:val="24"/>
                <w:szCs w:val="24"/>
              </w:rPr>
            </w:rPrChange>
          </w:rPr>
          <w:t>5</w:t>
        </w:r>
      </w:ins>
      <w:del w:id="263" w:author="David Dayan" w:date="2021-12-03T17:31:00Z">
        <w:r w:rsidRPr="00534D41" w:rsidDel="003A6673">
          <w:rPr>
            <w:b/>
            <w:bCs/>
            <w:sz w:val="24"/>
            <w:szCs w:val="24"/>
            <w:rPrChange w:id="264" w:author="David Dayan" w:date="2021-12-17T15:30:00Z">
              <w:rPr>
                <w:sz w:val="24"/>
                <w:szCs w:val="24"/>
              </w:rPr>
            </w:rPrChange>
          </w:rPr>
          <w:delText>4</w:delText>
        </w:r>
      </w:del>
      <w:r w:rsidRPr="00534D41">
        <w:rPr>
          <w:b/>
          <w:bCs/>
          <w:sz w:val="24"/>
          <w:szCs w:val="24"/>
          <w:rPrChange w:id="265" w:author="David Dayan" w:date="2021-12-17T15:30:00Z">
            <w:rPr>
              <w:sz w:val="24"/>
              <w:szCs w:val="24"/>
            </w:rPr>
          </w:rPrChange>
        </w:rPr>
        <w:t>.</w:t>
      </w:r>
      <w:r w:rsidRPr="009E3DE5">
        <w:rPr>
          <w:sz w:val="24"/>
          <w:szCs w:val="24"/>
        </w:rPr>
        <w:t xml:space="preserve"> </w:t>
      </w:r>
      <w:ins w:id="266" w:author="David Dayan" w:date="2021-12-03T17:31:00Z">
        <w:r w:rsidR="003A6673">
          <w:rPr>
            <w:sz w:val="24"/>
            <w:szCs w:val="24"/>
          </w:rPr>
          <w:t>N</w:t>
        </w:r>
        <w:r w:rsidR="003A6673" w:rsidRPr="00934004">
          <w:rPr>
            <w:sz w:val="24"/>
            <w:szCs w:val="24"/>
          </w:rPr>
          <w:t>umber of</w:t>
        </w:r>
        <w:r w:rsidR="003A6673">
          <w:rPr>
            <w:sz w:val="24"/>
            <w:szCs w:val="24"/>
          </w:rPr>
          <w:t xml:space="preserve"> sampled</w:t>
        </w:r>
        <w:r w:rsidR="003A6673" w:rsidRPr="00934004">
          <w:rPr>
            <w:sz w:val="24"/>
            <w:szCs w:val="24"/>
          </w:rPr>
          <w:t xml:space="preserve"> </w:t>
        </w:r>
        <w:r w:rsidR="003A6673">
          <w:rPr>
            <w:sz w:val="24"/>
            <w:szCs w:val="24"/>
          </w:rPr>
          <w:t>individuals</w:t>
        </w:r>
        <w:r w:rsidR="003A6673" w:rsidRPr="00934004">
          <w:rPr>
            <w:sz w:val="24"/>
            <w:szCs w:val="24"/>
          </w:rPr>
          <w:t xml:space="preserve"> with homozygous spring, heterozygous, and homozygous fall genotypes at </w:t>
        </w:r>
        <w:r w:rsidR="003A6673" w:rsidRPr="00E65C46">
          <w:rPr>
            <w:i/>
            <w:iCs/>
            <w:sz w:val="24"/>
            <w:szCs w:val="24"/>
          </w:rPr>
          <w:t>greb1l</w:t>
        </w:r>
        <w:r w:rsidR="003A6673" w:rsidRPr="00934004">
          <w:rPr>
            <w:sz w:val="24"/>
            <w:szCs w:val="24"/>
          </w:rPr>
          <w:t xml:space="preserve"> SNP1 binned into week long periods bounded by the dates on the x-axis</w:t>
        </w:r>
        <w:r w:rsidR="003A6673">
          <w:rPr>
            <w:sz w:val="24"/>
            <w:szCs w:val="24"/>
          </w:rPr>
          <w:t xml:space="preserve">. </w:t>
        </w:r>
      </w:ins>
      <w:del w:id="267" w:author="David Dayan" w:date="2021-12-03T17:31:00Z">
        <w:r w:rsidRPr="003A6673" w:rsidDel="003A6673">
          <w:rPr>
            <w:i/>
            <w:iCs/>
            <w:sz w:val="24"/>
            <w:szCs w:val="24"/>
            <w:rPrChange w:id="268" w:author="David Dayan" w:date="2021-12-03T17:31:00Z">
              <w:rPr>
                <w:sz w:val="24"/>
                <w:szCs w:val="24"/>
              </w:rPr>
            </w:rPrChange>
          </w:rPr>
          <w:delText>Greb1L</w:delText>
        </w:r>
        <w:r w:rsidRPr="009E3DE5" w:rsidDel="003A6673">
          <w:rPr>
            <w:sz w:val="24"/>
            <w:szCs w:val="24"/>
          </w:rPr>
          <w:delText xml:space="preserve"> SNP1 (Ots37124_12277401) genotypes of Chinook salmon caught in the lower Rogue River in 2020 by Julian week from April 5th to September 30th</w:delText>
        </w:r>
      </w:del>
      <w:del w:id="269" w:author="David Dayan" w:date="2021-12-03T17:32:00Z">
        <w:r w:rsidRPr="009E3DE5" w:rsidDel="003A6673">
          <w:rPr>
            <w:sz w:val="24"/>
            <w:szCs w:val="24"/>
          </w:rPr>
          <w:delText>.</w:delText>
        </w:r>
      </w:del>
    </w:p>
    <w:p w14:paraId="5503319E" w14:textId="7958270D" w:rsidR="009E3DE5" w:rsidRDefault="00F61268" w:rsidP="00144E70">
      <w:pPr>
        <w:rPr>
          <w:sz w:val="24"/>
          <w:szCs w:val="24"/>
        </w:rPr>
      </w:pPr>
      <w:ins w:id="270" w:author="David Dayan" w:date="2021-12-17T15:08:00Z">
        <w:r>
          <w:rPr>
            <w:sz w:val="24"/>
            <w:szCs w:val="24"/>
          </w:rPr>
          <w:t>The mean sampling date of homozygous spring</w:t>
        </w:r>
      </w:ins>
      <w:ins w:id="271" w:author="David Dayan" w:date="2021-12-17T15:10:00Z">
        <w:r>
          <w:rPr>
            <w:sz w:val="24"/>
            <w:szCs w:val="24"/>
          </w:rPr>
          <w:t>, heterozygotes and homozygous fall</w:t>
        </w:r>
      </w:ins>
      <w:ins w:id="272" w:author="David Dayan" w:date="2021-12-17T15:08:00Z">
        <w:r>
          <w:rPr>
            <w:sz w:val="24"/>
            <w:szCs w:val="24"/>
          </w:rPr>
          <w:t xml:space="preserve"> individ</w:t>
        </w:r>
      </w:ins>
      <w:ins w:id="273" w:author="David Dayan" w:date="2021-12-17T15:09:00Z">
        <w:r>
          <w:rPr>
            <w:sz w:val="24"/>
            <w:szCs w:val="24"/>
          </w:rPr>
          <w:t xml:space="preserve">uals </w:t>
        </w:r>
      </w:ins>
      <w:ins w:id="274" w:author="David Dayan" w:date="2021-12-17T15:13:00Z">
        <w:r w:rsidR="005453C8">
          <w:rPr>
            <w:sz w:val="24"/>
            <w:szCs w:val="24"/>
          </w:rPr>
          <w:t xml:space="preserve"> at </w:t>
        </w:r>
        <w:r w:rsidR="005453C8" w:rsidRPr="00E65C46">
          <w:rPr>
            <w:i/>
            <w:iCs/>
            <w:sz w:val="24"/>
            <w:szCs w:val="24"/>
          </w:rPr>
          <w:t>greb1l</w:t>
        </w:r>
        <w:r w:rsidR="005453C8">
          <w:rPr>
            <w:sz w:val="24"/>
            <w:szCs w:val="24"/>
          </w:rPr>
          <w:t xml:space="preserve"> SNP1 </w:t>
        </w:r>
      </w:ins>
      <w:ins w:id="275" w:author="David Dayan" w:date="2021-12-17T15:09:00Z">
        <w:r>
          <w:rPr>
            <w:sz w:val="24"/>
            <w:szCs w:val="24"/>
          </w:rPr>
          <w:t>was May 12</w:t>
        </w:r>
        <w:r w:rsidRPr="00F61268">
          <w:rPr>
            <w:sz w:val="24"/>
            <w:szCs w:val="24"/>
            <w:vertAlign w:val="superscript"/>
            <w:rPrChange w:id="276" w:author="David Dayan" w:date="2021-12-17T15:09:00Z">
              <w:rPr>
                <w:sz w:val="24"/>
                <w:szCs w:val="24"/>
              </w:rPr>
            </w:rPrChange>
          </w:rPr>
          <w:t>th</w:t>
        </w:r>
        <w:r>
          <w:rPr>
            <w:sz w:val="24"/>
            <w:szCs w:val="24"/>
          </w:rPr>
          <w:t xml:space="preserve">, </w:t>
        </w:r>
      </w:ins>
      <w:ins w:id="277" w:author="David Dayan" w:date="2021-12-17T15:10:00Z">
        <w:r>
          <w:rPr>
            <w:sz w:val="24"/>
            <w:szCs w:val="24"/>
          </w:rPr>
          <w:t xml:space="preserve">July </w:t>
        </w:r>
      </w:ins>
      <w:ins w:id="278" w:author="David Dayan" w:date="2021-12-17T15:16:00Z">
        <w:r w:rsidR="00A50D04">
          <w:rPr>
            <w:sz w:val="24"/>
            <w:szCs w:val="24"/>
          </w:rPr>
          <w:t>6</w:t>
        </w:r>
      </w:ins>
      <w:ins w:id="279" w:author="David Dayan" w:date="2021-12-17T15:10:00Z">
        <w:r w:rsidRPr="00F61268">
          <w:rPr>
            <w:sz w:val="24"/>
            <w:szCs w:val="24"/>
            <w:vertAlign w:val="superscript"/>
            <w:rPrChange w:id="280" w:author="David Dayan" w:date="2021-12-17T15:10:00Z">
              <w:rPr>
                <w:sz w:val="24"/>
                <w:szCs w:val="24"/>
              </w:rPr>
            </w:rPrChange>
          </w:rPr>
          <w:t>th</w:t>
        </w:r>
        <w:r>
          <w:rPr>
            <w:sz w:val="24"/>
            <w:szCs w:val="24"/>
          </w:rPr>
          <w:t xml:space="preserve"> and </w:t>
        </w:r>
      </w:ins>
      <w:ins w:id="281" w:author="David Dayan" w:date="2021-12-17T15:11:00Z">
        <w:r>
          <w:rPr>
            <w:sz w:val="24"/>
            <w:szCs w:val="24"/>
          </w:rPr>
          <w:t>September 4</w:t>
        </w:r>
        <w:r w:rsidRPr="00F61268">
          <w:rPr>
            <w:sz w:val="24"/>
            <w:szCs w:val="24"/>
            <w:vertAlign w:val="superscript"/>
            <w:rPrChange w:id="282" w:author="David Dayan" w:date="2021-12-17T15:11:00Z">
              <w:rPr>
                <w:sz w:val="24"/>
                <w:szCs w:val="24"/>
              </w:rPr>
            </w:rPrChange>
          </w:rPr>
          <w:t>th</w:t>
        </w:r>
        <w:r>
          <w:rPr>
            <w:sz w:val="24"/>
            <w:szCs w:val="24"/>
          </w:rPr>
          <w:t>, respectively</w:t>
        </w:r>
      </w:ins>
      <w:ins w:id="283" w:author="David Dayan" w:date="2021-12-17T15:13:00Z">
        <w:r w:rsidR="005453C8">
          <w:rPr>
            <w:sz w:val="24"/>
            <w:szCs w:val="24"/>
          </w:rPr>
          <w:t xml:space="preserve"> (Supplemental Figure 2)</w:t>
        </w:r>
      </w:ins>
      <w:ins w:id="284" w:author="David Dayan" w:date="2021-12-17T15:11:00Z">
        <w:r>
          <w:rPr>
            <w:sz w:val="24"/>
            <w:szCs w:val="24"/>
          </w:rPr>
          <w:t xml:space="preserve">. </w:t>
        </w:r>
      </w:ins>
      <w:ins w:id="285" w:author="David Dayan" w:date="2021-12-17T15:12:00Z">
        <w:r w:rsidR="005453C8">
          <w:rPr>
            <w:sz w:val="24"/>
            <w:szCs w:val="24"/>
          </w:rPr>
          <w:t xml:space="preserve">The midpoint between mean </w:t>
        </w:r>
        <w:r w:rsidR="005453C8">
          <w:rPr>
            <w:sz w:val="24"/>
            <w:szCs w:val="24"/>
          </w:rPr>
          <w:t>homozygous spring</w:t>
        </w:r>
        <w:r w:rsidR="005453C8">
          <w:rPr>
            <w:sz w:val="24"/>
            <w:szCs w:val="24"/>
          </w:rPr>
          <w:t xml:space="preserve"> </w:t>
        </w:r>
        <w:r w:rsidR="005453C8">
          <w:rPr>
            <w:sz w:val="24"/>
            <w:szCs w:val="24"/>
          </w:rPr>
          <w:t>and homozygous fall</w:t>
        </w:r>
      </w:ins>
      <w:ins w:id="286" w:author="David Dayan" w:date="2021-12-17T15:11:00Z">
        <w:r w:rsidR="005453C8">
          <w:rPr>
            <w:sz w:val="24"/>
            <w:szCs w:val="24"/>
          </w:rPr>
          <w:t xml:space="preserve"> </w:t>
        </w:r>
      </w:ins>
      <w:ins w:id="287" w:author="David Dayan" w:date="2021-12-17T15:12:00Z">
        <w:r w:rsidR="005453C8">
          <w:rPr>
            <w:sz w:val="24"/>
            <w:szCs w:val="24"/>
          </w:rPr>
          <w:t xml:space="preserve">sampling date was July </w:t>
        </w:r>
      </w:ins>
      <w:ins w:id="288" w:author="David Dayan" w:date="2021-12-17T15:16:00Z">
        <w:r w:rsidR="00A50D04">
          <w:rPr>
            <w:sz w:val="24"/>
            <w:szCs w:val="24"/>
          </w:rPr>
          <w:t>8</w:t>
        </w:r>
      </w:ins>
      <w:ins w:id="289" w:author="David Dayan" w:date="2021-12-17T15:12:00Z">
        <w:r w:rsidR="005453C8" w:rsidRPr="005453C8">
          <w:rPr>
            <w:sz w:val="24"/>
            <w:szCs w:val="24"/>
            <w:vertAlign w:val="superscript"/>
            <w:rPrChange w:id="290" w:author="David Dayan" w:date="2021-12-17T15:12:00Z">
              <w:rPr>
                <w:sz w:val="24"/>
                <w:szCs w:val="24"/>
              </w:rPr>
            </w:rPrChange>
          </w:rPr>
          <w:t>th</w:t>
        </w:r>
        <w:r w:rsidR="005453C8">
          <w:rPr>
            <w:sz w:val="24"/>
            <w:szCs w:val="24"/>
          </w:rPr>
          <w:t>, corresponding to a degree of dominance of 0.038 for the early-migration associated allele.</w:t>
        </w:r>
      </w:ins>
    </w:p>
    <w:p w14:paraId="0FF358BA" w14:textId="77777777" w:rsidR="009E3DE5" w:rsidRDefault="009E3DE5" w:rsidP="00144E70">
      <w:pPr>
        <w:rPr>
          <w:sz w:val="24"/>
          <w:szCs w:val="24"/>
        </w:rPr>
      </w:pPr>
    </w:p>
    <w:p w14:paraId="00FA68B1" w14:textId="77777777" w:rsidR="00144E70" w:rsidRPr="00D90081" w:rsidRDefault="00144E70" w:rsidP="00144E70">
      <w:pPr>
        <w:rPr>
          <w:sz w:val="24"/>
          <w:szCs w:val="24"/>
        </w:rPr>
      </w:pPr>
    </w:p>
    <w:p w14:paraId="218F09B9" w14:textId="77777777" w:rsidR="00144E70" w:rsidRPr="00D90081" w:rsidRDefault="00144E70" w:rsidP="00144E70">
      <w:pPr>
        <w:spacing w:after="0"/>
        <w:rPr>
          <w:b/>
          <w:bCs/>
          <w:iCs/>
          <w:caps/>
          <w:sz w:val="24"/>
          <w:szCs w:val="32"/>
        </w:rPr>
      </w:pPr>
    </w:p>
    <w:p w14:paraId="0774B343" w14:textId="77777777" w:rsidR="00144E70" w:rsidRPr="00D90081" w:rsidRDefault="00144E70" w:rsidP="00144E70">
      <w:pPr>
        <w:pStyle w:val="Heading1"/>
        <w:rPr>
          <w:rFonts w:asciiTheme="minorHAnsi" w:hAnsiTheme="minorHAnsi"/>
        </w:rPr>
      </w:pPr>
      <w:bookmarkStart w:id="291" w:name="_Toc8116576"/>
      <w:r w:rsidRPr="00D90081">
        <w:rPr>
          <w:rFonts w:asciiTheme="minorHAnsi" w:hAnsiTheme="minorHAnsi"/>
        </w:rPr>
        <w:t>DISCUSSION</w:t>
      </w:r>
      <w:bookmarkEnd w:id="291"/>
    </w:p>
    <w:p w14:paraId="230DC109" w14:textId="77777777" w:rsidR="00144E70" w:rsidRDefault="00144E70" w:rsidP="00144E70">
      <w:pPr>
        <w:rPr>
          <w:sz w:val="24"/>
          <w:szCs w:val="24"/>
        </w:rPr>
      </w:pPr>
      <w:r w:rsidRPr="00D90081">
        <w:rPr>
          <w:sz w:val="24"/>
          <w:szCs w:val="24"/>
        </w:rPr>
        <w:t xml:space="preserve">Example text example text example text example text example text example text example text example text example text example text example text example text example text example text example text example text example text example text.  </w:t>
      </w:r>
    </w:p>
    <w:p w14:paraId="494CAD42" w14:textId="77777777" w:rsidR="004D6825" w:rsidRDefault="00144E70" w:rsidP="00144E70">
      <w:pPr>
        <w:rPr>
          <w:ins w:id="292" w:author="David Dayan" w:date="2021-12-15T17:26:00Z"/>
          <w:sz w:val="24"/>
          <w:szCs w:val="24"/>
        </w:rPr>
      </w:pPr>
      <w:r w:rsidRPr="00D90081">
        <w:rPr>
          <w:sz w:val="24"/>
          <w:szCs w:val="24"/>
        </w:rPr>
        <w:lastRenderedPageBreak/>
        <w:t xml:space="preserve">Example text example text example text example text example text example text example text example text example text example text example text example text example text example text example text example text example text example </w:t>
      </w:r>
      <w:commentRangeStart w:id="293"/>
      <w:r w:rsidRPr="00D90081">
        <w:rPr>
          <w:sz w:val="24"/>
          <w:szCs w:val="24"/>
        </w:rPr>
        <w:t>text</w:t>
      </w:r>
      <w:commentRangeEnd w:id="293"/>
      <w:r w:rsidR="00212404">
        <w:rPr>
          <w:rStyle w:val="CommentReference"/>
        </w:rPr>
        <w:commentReference w:id="293"/>
      </w:r>
      <w:r w:rsidRPr="00D90081">
        <w:rPr>
          <w:sz w:val="24"/>
          <w:szCs w:val="24"/>
        </w:rPr>
        <w:t xml:space="preserve">. </w:t>
      </w:r>
    </w:p>
    <w:p w14:paraId="61B32E20" w14:textId="16E2BBE8" w:rsidR="00144E70" w:rsidRPr="00D90081" w:rsidRDefault="00E314BF" w:rsidP="00144E70">
      <w:pPr>
        <w:rPr>
          <w:sz w:val="24"/>
          <w:szCs w:val="24"/>
        </w:rPr>
      </w:pPr>
      <w:ins w:id="294" w:author="David Dayan" w:date="2021-12-15T17:43:00Z">
        <w:r>
          <w:rPr>
            <w:sz w:val="24"/>
            <w:szCs w:val="24"/>
          </w:rPr>
          <w:t xml:space="preserve">The </w:t>
        </w:r>
      </w:ins>
      <w:ins w:id="295" w:author="David Dayan" w:date="2021-12-15T17:44:00Z">
        <w:r>
          <w:rPr>
            <w:sz w:val="24"/>
            <w:szCs w:val="24"/>
          </w:rPr>
          <w:t xml:space="preserve">relative </w:t>
        </w:r>
      </w:ins>
      <w:ins w:id="296" w:author="David Dayan" w:date="2021-12-15T17:43:00Z">
        <w:r>
          <w:rPr>
            <w:sz w:val="24"/>
            <w:szCs w:val="24"/>
          </w:rPr>
          <w:t>phenotypes</w:t>
        </w:r>
      </w:ins>
      <w:ins w:id="297" w:author="David Dayan" w:date="2021-12-17T14:34:00Z">
        <w:r w:rsidR="00483A1C">
          <w:rPr>
            <w:sz w:val="24"/>
            <w:szCs w:val="24"/>
          </w:rPr>
          <w:t xml:space="preserve"> expressed by </w:t>
        </w:r>
      </w:ins>
      <w:ins w:id="298" w:author="David Dayan" w:date="2021-12-15T17:44:00Z">
        <w:r>
          <w:rPr>
            <w:sz w:val="24"/>
            <w:szCs w:val="24"/>
          </w:rPr>
          <w:t xml:space="preserve">homozygous </w:t>
        </w:r>
      </w:ins>
      <w:ins w:id="299" w:author="David Dayan" w:date="2021-12-17T14:53:00Z">
        <w:r w:rsidR="001B674E">
          <w:rPr>
            <w:sz w:val="24"/>
            <w:szCs w:val="24"/>
          </w:rPr>
          <w:t>spring</w:t>
        </w:r>
      </w:ins>
      <w:ins w:id="300" w:author="David Dayan" w:date="2021-12-15T17:44:00Z">
        <w:r>
          <w:rPr>
            <w:sz w:val="24"/>
            <w:szCs w:val="24"/>
          </w:rPr>
          <w:t xml:space="preserve">, heterozygous, </w:t>
        </w:r>
      </w:ins>
      <w:ins w:id="301" w:author="David Dayan" w:date="2021-12-15T17:45:00Z">
        <w:r w:rsidR="0099456F">
          <w:rPr>
            <w:sz w:val="24"/>
            <w:szCs w:val="24"/>
          </w:rPr>
          <w:t xml:space="preserve">and homozygous </w:t>
        </w:r>
      </w:ins>
      <w:ins w:id="302" w:author="David Dayan" w:date="2021-12-17T14:53:00Z">
        <w:r w:rsidR="001B674E">
          <w:rPr>
            <w:sz w:val="24"/>
            <w:szCs w:val="24"/>
          </w:rPr>
          <w:t>fall</w:t>
        </w:r>
      </w:ins>
      <w:ins w:id="303" w:author="David Dayan" w:date="2021-12-17T15:04:00Z">
        <w:r w:rsidR="00F61268">
          <w:rPr>
            <w:sz w:val="24"/>
            <w:szCs w:val="24"/>
          </w:rPr>
          <w:t xml:space="preserve"> genotypes</w:t>
        </w:r>
      </w:ins>
      <w:ins w:id="304" w:author="David Dayan" w:date="2021-12-15T17:45:00Z">
        <w:r w:rsidR="0099456F">
          <w:rPr>
            <w:sz w:val="24"/>
            <w:szCs w:val="24"/>
          </w:rPr>
          <w:t xml:space="preserve"> depend on the dominance pattern of</w:t>
        </w:r>
      </w:ins>
      <w:ins w:id="305" w:author="David Dayan" w:date="2021-12-15T17:46:00Z">
        <w:r w:rsidR="0099456F">
          <w:rPr>
            <w:sz w:val="24"/>
            <w:szCs w:val="24"/>
          </w:rPr>
          <w:t xml:space="preserve"> </w:t>
        </w:r>
        <w:r w:rsidR="0099456F">
          <w:rPr>
            <w:i/>
            <w:iCs/>
            <w:sz w:val="24"/>
            <w:szCs w:val="24"/>
          </w:rPr>
          <w:t>greb1L</w:t>
        </w:r>
      </w:ins>
      <w:ins w:id="306" w:author="David Dayan" w:date="2021-12-17T15:37:00Z">
        <w:r w:rsidR="00E935B3">
          <w:rPr>
            <w:i/>
            <w:iCs/>
            <w:sz w:val="24"/>
            <w:szCs w:val="24"/>
          </w:rPr>
          <w:t xml:space="preserve"> </w:t>
        </w:r>
        <w:r w:rsidR="00E935B3" w:rsidRPr="00E935B3">
          <w:rPr>
            <w:sz w:val="24"/>
            <w:szCs w:val="24"/>
            <w:rPrChange w:id="307" w:author="David Dayan" w:date="2021-12-17T15:38:00Z">
              <w:rPr>
                <w:i/>
                <w:iCs/>
                <w:sz w:val="24"/>
                <w:szCs w:val="24"/>
              </w:rPr>
            </w:rPrChange>
          </w:rPr>
          <w:t>SN</w:t>
        </w:r>
      </w:ins>
      <w:ins w:id="308" w:author="David Dayan" w:date="2021-12-17T15:38:00Z">
        <w:r w:rsidR="00E935B3" w:rsidRPr="00E935B3">
          <w:rPr>
            <w:sz w:val="24"/>
            <w:szCs w:val="24"/>
            <w:rPrChange w:id="309" w:author="David Dayan" w:date="2021-12-17T15:38:00Z">
              <w:rPr>
                <w:i/>
                <w:iCs/>
                <w:sz w:val="24"/>
                <w:szCs w:val="24"/>
              </w:rPr>
            </w:rPrChange>
          </w:rPr>
          <w:t>P1</w:t>
        </w:r>
        <w:r w:rsidR="00E935B3">
          <w:rPr>
            <w:sz w:val="24"/>
            <w:szCs w:val="24"/>
          </w:rPr>
          <w:t xml:space="preserve"> and linked genetic variants</w:t>
        </w:r>
      </w:ins>
      <w:ins w:id="310" w:author="David Dayan" w:date="2021-12-15T17:46:00Z">
        <w:r w:rsidR="0099456F" w:rsidRPr="00E935B3">
          <w:rPr>
            <w:sz w:val="24"/>
            <w:szCs w:val="24"/>
            <w:rPrChange w:id="311" w:author="David Dayan" w:date="2021-12-17T15:38:00Z">
              <w:rPr>
                <w:sz w:val="24"/>
                <w:szCs w:val="24"/>
              </w:rPr>
            </w:rPrChange>
          </w:rPr>
          <w:t>.</w:t>
        </w:r>
        <w:r w:rsidR="0099456F">
          <w:rPr>
            <w:sz w:val="24"/>
            <w:szCs w:val="24"/>
          </w:rPr>
          <w:t xml:space="preserve"> Under an additive/</w:t>
        </w:r>
      </w:ins>
      <w:ins w:id="312" w:author="David Dayan" w:date="2021-12-15T17:47:00Z">
        <w:r w:rsidR="0099456F">
          <w:rPr>
            <w:sz w:val="24"/>
            <w:szCs w:val="24"/>
          </w:rPr>
          <w:t>codominant model, heterozygotes express intermediate adult migration timing relative t</w:t>
        </w:r>
      </w:ins>
      <w:ins w:id="313" w:author="David Dayan" w:date="2021-12-15T17:48:00Z">
        <w:r w:rsidR="0099456F">
          <w:rPr>
            <w:sz w:val="24"/>
            <w:szCs w:val="24"/>
          </w:rPr>
          <w:t xml:space="preserve">o </w:t>
        </w:r>
      </w:ins>
      <w:ins w:id="314" w:author="David Dayan" w:date="2021-12-17T15:38:00Z">
        <w:r w:rsidR="00E935B3">
          <w:rPr>
            <w:sz w:val="24"/>
            <w:szCs w:val="24"/>
          </w:rPr>
          <w:t>spring</w:t>
        </w:r>
      </w:ins>
      <w:ins w:id="315" w:author="David Dayan" w:date="2021-12-15T17:48:00Z">
        <w:r w:rsidR="0099456F">
          <w:rPr>
            <w:sz w:val="24"/>
            <w:szCs w:val="24"/>
          </w:rPr>
          <w:t xml:space="preserve"> and </w:t>
        </w:r>
      </w:ins>
      <w:ins w:id="316" w:author="David Dayan" w:date="2021-12-17T15:38:00Z">
        <w:r w:rsidR="00E935B3">
          <w:rPr>
            <w:sz w:val="24"/>
            <w:szCs w:val="24"/>
          </w:rPr>
          <w:t>fall</w:t>
        </w:r>
      </w:ins>
      <w:ins w:id="317" w:author="David Dayan" w:date="2021-12-15T17:48:00Z">
        <w:r w:rsidR="0099456F">
          <w:rPr>
            <w:sz w:val="24"/>
            <w:szCs w:val="24"/>
          </w:rPr>
          <w:t xml:space="preserve"> homozygotes.</w:t>
        </w:r>
      </w:ins>
      <w:ins w:id="318" w:author="David Dayan" w:date="2021-12-17T14:35:00Z">
        <w:r w:rsidR="00483A1C">
          <w:rPr>
            <w:sz w:val="24"/>
            <w:szCs w:val="24"/>
          </w:rPr>
          <w:t xml:space="preserve"> Our data suggests this may be the case</w:t>
        </w:r>
      </w:ins>
      <w:ins w:id="319" w:author="David Dayan" w:date="2021-12-17T14:36:00Z">
        <w:r w:rsidR="00483A1C">
          <w:rPr>
            <w:sz w:val="24"/>
            <w:szCs w:val="24"/>
          </w:rPr>
          <w:t>.</w:t>
        </w:r>
      </w:ins>
      <w:ins w:id="320" w:author="David Dayan" w:date="2021-12-17T14:35:00Z">
        <w:r w:rsidR="00483A1C">
          <w:rPr>
            <w:sz w:val="24"/>
            <w:szCs w:val="24"/>
          </w:rPr>
          <w:t xml:space="preserve"> </w:t>
        </w:r>
      </w:ins>
      <w:ins w:id="321" w:author="David Dayan" w:date="2021-12-17T14:36:00Z">
        <w:r w:rsidR="00483A1C">
          <w:rPr>
            <w:sz w:val="24"/>
            <w:szCs w:val="24"/>
          </w:rPr>
          <w:t>T</w:t>
        </w:r>
      </w:ins>
      <w:ins w:id="322" w:author="David Dayan" w:date="2021-12-17T14:35:00Z">
        <w:r w:rsidR="00483A1C">
          <w:rPr>
            <w:sz w:val="24"/>
            <w:szCs w:val="24"/>
          </w:rPr>
          <w:t xml:space="preserve">he </w:t>
        </w:r>
      </w:ins>
      <w:ins w:id="323" w:author="David Dayan" w:date="2021-12-17T14:36:00Z">
        <w:r w:rsidR="00483A1C">
          <w:rPr>
            <w:sz w:val="24"/>
            <w:szCs w:val="24"/>
          </w:rPr>
          <w:t>mean sampling date of heterozygotes is nearly intermediate between the two homoz</w:t>
        </w:r>
      </w:ins>
      <w:ins w:id="324" w:author="David Dayan" w:date="2021-12-17T14:37:00Z">
        <w:r w:rsidR="00483A1C">
          <w:rPr>
            <w:sz w:val="24"/>
            <w:szCs w:val="24"/>
          </w:rPr>
          <w:t>ygotes</w:t>
        </w:r>
      </w:ins>
      <w:ins w:id="325" w:author="David Dayan" w:date="2021-12-17T14:53:00Z">
        <w:r w:rsidR="001B674E">
          <w:rPr>
            <w:sz w:val="24"/>
            <w:szCs w:val="24"/>
          </w:rPr>
          <w:t xml:space="preserve">, only </w:t>
        </w:r>
        <w:commentRangeStart w:id="326"/>
        <w:r w:rsidR="001B674E">
          <w:rPr>
            <w:sz w:val="24"/>
            <w:szCs w:val="24"/>
          </w:rPr>
          <w:t>about two days</w:t>
        </w:r>
      </w:ins>
      <w:ins w:id="327" w:author="David Dayan" w:date="2021-12-17T14:37:00Z">
        <w:r w:rsidR="00483A1C">
          <w:rPr>
            <w:sz w:val="24"/>
            <w:szCs w:val="24"/>
          </w:rPr>
          <w:t xml:space="preserve"> </w:t>
        </w:r>
      </w:ins>
      <w:ins w:id="328" w:author="David Dayan" w:date="2021-12-17T14:53:00Z">
        <w:r w:rsidR="001B674E">
          <w:rPr>
            <w:sz w:val="24"/>
            <w:szCs w:val="24"/>
          </w:rPr>
          <w:t xml:space="preserve">earlier </w:t>
        </w:r>
      </w:ins>
      <w:commentRangeEnd w:id="326"/>
      <w:ins w:id="329" w:author="David Dayan" w:date="2021-12-17T15:59:00Z">
        <w:r w:rsidR="00643550">
          <w:rPr>
            <w:rStyle w:val="CommentReference"/>
          </w:rPr>
          <w:commentReference w:id="326"/>
        </w:r>
      </w:ins>
      <w:ins w:id="330" w:author="David Dayan" w:date="2021-12-17T14:53:00Z">
        <w:r w:rsidR="001B674E">
          <w:rPr>
            <w:sz w:val="24"/>
            <w:szCs w:val="24"/>
          </w:rPr>
          <w:t>than the exact midpoint between the mean homozygous spring and homozygous fall</w:t>
        </w:r>
      </w:ins>
      <w:ins w:id="331" w:author="David Dayan" w:date="2021-12-17T14:40:00Z">
        <w:r w:rsidR="008D2AAA">
          <w:rPr>
            <w:sz w:val="24"/>
            <w:szCs w:val="24"/>
          </w:rPr>
          <w:t>.</w:t>
        </w:r>
      </w:ins>
      <w:ins w:id="332" w:author="David Dayan" w:date="2021-12-17T14:37:00Z">
        <w:r w:rsidR="00483A1C">
          <w:rPr>
            <w:sz w:val="24"/>
            <w:szCs w:val="24"/>
          </w:rPr>
          <w:t xml:space="preserve"> </w:t>
        </w:r>
      </w:ins>
      <w:ins w:id="333" w:author="David Dayan" w:date="2021-12-17T14:40:00Z">
        <w:r w:rsidR="008D2AAA">
          <w:rPr>
            <w:sz w:val="24"/>
            <w:szCs w:val="24"/>
          </w:rPr>
          <w:t xml:space="preserve">This result </w:t>
        </w:r>
      </w:ins>
      <w:ins w:id="334" w:author="David Dayan" w:date="2021-12-17T14:37:00Z">
        <w:r w:rsidR="00483A1C">
          <w:rPr>
            <w:sz w:val="24"/>
            <w:szCs w:val="24"/>
          </w:rPr>
          <w:t>suggest</w:t>
        </w:r>
      </w:ins>
      <w:ins w:id="335" w:author="David Dayan" w:date="2021-12-17T14:40:00Z">
        <w:r w:rsidR="008D2AAA">
          <w:rPr>
            <w:sz w:val="24"/>
            <w:szCs w:val="24"/>
          </w:rPr>
          <w:t>s</w:t>
        </w:r>
      </w:ins>
      <w:ins w:id="336" w:author="David Dayan" w:date="2021-12-17T14:42:00Z">
        <w:r w:rsidR="008D2AAA">
          <w:rPr>
            <w:sz w:val="24"/>
            <w:szCs w:val="24"/>
          </w:rPr>
          <w:t xml:space="preserve"> that</w:t>
        </w:r>
      </w:ins>
      <w:ins w:id="337" w:author="David Dayan" w:date="2021-12-17T14:37:00Z">
        <w:r w:rsidR="00483A1C">
          <w:rPr>
            <w:sz w:val="24"/>
            <w:szCs w:val="24"/>
          </w:rPr>
          <w:t xml:space="preserve"> the </w:t>
        </w:r>
      </w:ins>
      <w:ins w:id="338" w:author="David Dayan" w:date="2021-12-17T15:40:00Z">
        <w:r w:rsidR="00E935B3">
          <w:rPr>
            <w:sz w:val="24"/>
            <w:szCs w:val="24"/>
          </w:rPr>
          <w:t>spring</w:t>
        </w:r>
      </w:ins>
      <w:ins w:id="339" w:author="David Dayan" w:date="2021-12-17T14:37:00Z">
        <w:r w:rsidR="00483A1C">
          <w:rPr>
            <w:sz w:val="24"/>
            <w:szCs w:val="24"/>
          </w:rPr>
          <w:t xml:space="preserve"> associated allele is</w:t>
        </w:r>
      </w:ins>
      <w:ins w:id="340" w:author="David Dayan" w:date="2021-12-17T14:38:00Z">
        <w:r w:rsidR="00483A1C">
          <w:rPr>
            <w:sz w:val="24"/>
            <w:szCs w:val="24"/>
          </w:rPr>
          <w:t xml:space="preserve"> only</w:t>
        </w:r>
      </w:ins>
      <w:ins w:id="341" w:author="David Dayan" w:date="2021-12-17T14:37:00Z">
        <w:r w:rsidR="00483A1C">
          <w:rPr>
            <w:sz w:val="24"/>
            <w:szCs w:val="24"/>
          </w:rPr>
          <w:t xml:space="preserve"> very slightly dominant</w:t>
        </w:r>
      </w:ins>
      <w:ins w:id="342" w:author="David Dayan" w:date="2021-12-17T14:40:00Z">
        <w:r w:rsidR="008D2AAA">
          <w:rPr>
            <w:sz w:val="24"/>
            <w:szCs w:val="24"/>
          </w:rPr>
          <w:t>, a</w:t>
        </w:r>
      </w:ins>
      <w:ins w:id="343" w:author="David Dayan" w:date="2021-12-17T14:38:00Z">
        <w:r w:rsidR="008D2AAA">
          <w:rPr>
            <w:sz w:val="24"/>
            <w:szCs w:val="24"/>
          </w:rPr>
          <w:t>lthough</w:t>
        </w:r>
      </w:ins>
      <w:ins w:id="344" w:author="David Dayan" w:date="2021-12-17T14:40:00Z">
        <w:r w:rsidR="008D2AAA">
          <w:rPr>
            <w:sz w:val="24"/>
            <w:szCs w:val="24"/>
          </w:rPr>
          <w:t xml:space="preserve"> a</w:t>
        </w:r>
      </w:ins>
      <w:ins w:id="345" w:author="David Dayan" w:date="2021-12-17T14:39:00Z">
        <w:r w:rsidR="008D2AAA">
          <w:rPr>
            <w:sz w:val="24"/>
            <w:szCs w:val="24"/>
          </w:rPr>
          <w:t xml:space="preserve"> potential</w:t>
        </w:r>
      </w:ins>
      <w:ins w:id="346" w:author="David Dayan" w:date="2021-12-17T14:38:00Z">
        <w:r w:rsidR="008D2AAA">
          <w:rPr>
            <w:sz w:val="24"/>
            <w:szCs w:val="24"/>
          </w:rPr>
          <w:t xml:space="preserve"> </w:t>
        </w:r>
      </w:ins>
      <w:ins w:id="347" w:author="David Dayan" w:date="2021-12-17T14:39:00Z">
        <w:r w:rsidR="008D2AAA">
          <w:rPr>
            <w:sz w:val="24"/>
            <w:szCs w:val="24"/>
          </w:rPr>
          <w:t>disconnect between sampling date and migration timing due to the possibility of individuals holding in the lower river</w:t>
        </w:r>
      </w:ins>
      <w:ins w:id="348" w:author="David Dayan" w:date="2021-12-17T14:40:00Z">
        <w:r w:rsidR="008D2AAA">
          <w:rPr>
            <w:sz w:val="24"/>
            <w:szCs w:val="24"/>
          </w:rPr>
          <w:t xml:space="preserve"> before sam</w:t>
        </w:r>
      </w:ins>
      <w:ins w:id="349" w:author="David Dayan" w:date="2021-12-17T14:41:00Z">
        <w:r w:rsidR="008D2AAA">
          <w:rPr>
            <w:sz w:val="24"/>
            <w:szCs w:val="24"/>
          </w:rPr>
          <w:t>pling</w:t>
        </w:r>
      </w:ins>
      <w:ins w:id="350" w:author="David Dayan" w:date="2021-12-17T14:39:00Z">
        <w:r w:rsidR="008D2AAA">
          <w:rPr>
            <w:sz w:val="24"/>
            <w:szCs w:val="24"/>
          </w:rPr>
          <w:t xml:space="preserve"> reduce</w:t>
        </w:r>
      </w:ins>
      <w:ins w:id="351" w:author="David Dayan" w:date="2021-12-17T14:41:00Z">
        <w:r w:rsidR="008D2AAA">
          <w:rPr>
            <w:sz w:val="24"/>
            <w:szCs w:val="24"/>
          </w:rPr>
          <w:t>s</w:t>
        </w:r>
      </w:ins>
      <w:ins w:id="352" w:author="David Dayan" w:date="2021-12-17T14:39:00Z">
        <w:r w:rsidR="008D2AAA">
          <w:rPr>
            <w:sz w:val="24"/>
            <w:szCs w:val="24"/>
          </w:rPr>
          <w:t xml:space="preserve"> our confidence in </w:t>
        </w:r>
      </w:ins>
      <w:ins w:id="353" w:author="David Dayan" w:date="2021-12-17T14:40:00Z">
        <w:r w:rsidR="008D2AAA">
          <w:rPr>
            <w:sz w:val="24"/>
            <w:szCs w:val="24"/>
          </w:rPr>
          <w:t>this estimate</w:t>
        </w:r>
      </w:ins>
      <w:ins w:id="354" w:author="David Dayan" w:date="2021-12-17T14:57:00Z">
        <w:r w:rsidR="001B674E">
          <w:rPr>
            <w:sz w:val="24"/>
            <w:szCs w:val="24"/>
          </w:rPr>
          <w:t xml:space="preserve"> (</w:t>
        </w:r>
        <w:proofErr w:type="spellStart"/>
        <w:r w:rsidR="001B674E">
          <w:rPr>
            <w:sz w:val="24"/>
            <w:szCs w:val="24"/>
          </w:rPr>
          <w:t>Waples</w:t>
        </w:r>
        <w:proofErr w:type="spellEnd"/>
        <w:r w:rsidR="001B674E">
          <w:rPr>
            <w:sz w:val="24"/>
            <w:szCs w:val="24"/>
          </w:rPr>
          <w:t xml:space="preserve"> </w:t>
        </w:r>
        <w:r w:rsidR="001B674E" w:rsidRPr="001B674E">
          <w:rPr>
            <w:i/>
            <w:iCs/>
            <w:sz w:val="24"/>
            <w:szCs w:val="24"/>
            <w:rPrChange w:id="355" w:author="David Dayan" w:date="2021-12-17T14:57:00Z">
              <w:rPr>
                <w:sz w:val="24"/>
                <w:szCs w:val="24"/>
              </w:rPr>
            </w:rPrChange>
          </w:rPr>
          <w:t>et al</w:t>
        </w:r>
        <w:r w:rsidR="001B674E">
          <w:rPr>
            <w:sz w:val="24"/>
            <w:szCs w:val="24"/>
          </w:rPr>
          <w:t>, 2022)</w:t>
        </w:r>
      </w:ins>
      <w:ins w:id="356" w:author="David Dayan" w:date="2021-12-17T14:40:00Z">
        <w:r w:rsidR="008D2AAA">
          <w:rPr>
            <w:sz w:val="24"/>
            <w:szCs w:val="24"/>
          </w:rPr>
          <w:t>.</w:t>
        </w:r>
      </w:ins>
      <w:ins w:id="357" w:author="David Dayan" w:date="2021-12-15T17:48:00Z">
        <w:r w:rsidR="0099456F">
          <w:rPr>
            <w:sz w:val="24"/>
            <w:szCs w:val="24"/>
          </w:rPr>
          <w:t xml:space="preserve"> In this</w:t>
        </w:r>
      </w:ins>
      <w:ins w:id="358" w:author="David Dayan" w:date="2021-12-17T14:38:00Z">
        <w:r w:rsidR="00483A1C">
          <w:rPr>
            <w:sz w:val="24"/>
            <w:szCs w:val="24"/>
          </w:rPr>
          <w:t xml:space="preserve"> additive</w:t>
        </w:r>
      </w:ins>
      <w:ins w:id="359" w:author="David Dayan" w:date="2021-12-15T17:48:00Z">
        <w:r w:rsidR="0099456F">
          <w:rPr>
            <w:sz w:val="24"/>
            <w:szCs w:val="24"/>
          </w:rPr>
          <w:t xml:space="preserve"> scenario, </w:t>
        </w:r>
      </w:ins>
      <w:ins w:id="360" w:author="David Dayan" w:date="2021-12-17T14:30:00Z">
        <w:r w:rsidR="00483A1C">
          <w:rPr>
            <w:sz w:val="24"/>
            <w:szCs w:val="24"/>
          </w:rPr>
          <w:t>particular attention might be paid to</w:t>
        </w:r>
      </w:ins>
      <w:ins w:id="361" w:author="David Dayan" w:date="2021-12-17T15:05:00Z">
        <w:r w:rsidR="00F61268">
          <w:rPr>
            <w:sz w:val="24"/>
            <w:szCs w:val="24"/>
          </w:rPr>
          <w:t xml:space="preserve"> escapement of</w:t>
        </w:r>
      </w:ins>
      <w:ins w:id="362" w:author="David Dayan" w:date="2021-12-17T14:30:00Z">
        <w:r w:rsidR="00483A1C">
          <w:rPr>
            <w:sz w:val="24"/>
            <w:szCs w:val="24"/>
          </w:rPr>
          <w:t xml:space="preserve"> </w:t>
        </w:r>
      </w:ins>
      <w:ins w:id="363" w:author="David Dayan" w:date="2021-12-17T15:40:00Z">
        <w:r w:rsidR="00E935B3">
          <w:rPr>
            <w:sz w:val="24"/>
            <w:szCs w:val="24"/>
          </w:rPr>
          <w:t>spring</w:t>
        </w:r>
      </w:ins>
      <w:ins w:id="364" w:author="David Dayan" w:date="2021-12-15T17:48:00Z">
        <w:r w:rsidR="0099456F">
          <w:rPr>
            <w:sz w:val="24"/>
            <w:szCs w:val="24"/>
          </w:rPr>
          <w:t xml:space="preserve"> associated alleles </w:t>
        </w:r>
        <w:r w:rsidR="0099456F">
          <w:rPr>
            <w:i/>
            <w:iCs/>
            <w:sz w:val="24"/>
            <w:szCs w:val="24"/>
          </w:rPr>
          <w:t>per se</w:t>
        </w:r>
        <w:r w:rsidR="0099456F">
          <w:rPr>
            <w:sz w:val="24"/>
            <w:szCs w:val="24"/>
          </w:rPr>
          <w:t xml:space="preserve"> rather than </w:t>
        </w:r>
      </w:ins>
      <w:ins w:id="365" w:author="David Dayan" w:date="2021-12-17T14:30:00Z">
        <w:r w:rsidR="00483A1C">
          <w:rPr>
            <w:sz w:val="24"/>
            <w:szCs w:val="24"/>
          </w:rPr>
          <w:t xml:space="preserve">genotypic class of individuals. </w:t>
        </w:r>
      </w:ins>
      <w:ins w:id="366" w:author="David Dayan" w:date="2021-12-15T17:45:00Z">
        <w:r w:rsidR="0099456F">
          <w:rPr>
            <w:sz w:val="24"/>
            <w:szCs w:val="24"/>
          </w:rPr>
          <w:br/>
        </w:r>
        <w:r w:rsidR="0099456F">
          <w:rPr>
            <w:sz w:val="24"/>
            <w:szCs w:val="24"/>
          </w:rPr>
          <w:br/>
        </w:r>
      </w:ins>
      <w:ins w:id="367" w:author="David Dayan" w:date="2021-12-15T17:26:00Z">
        <w:r w:rsidR="004D6825">
          <w:rPr>
            <w:sz w:val="24"/>
            <w:szCs w:val="24"/>
          </w:rPr>
          <w:t xml:space="preserve">Half of all </w:t>
        </w:r>
      </w:ins>
      <w:ins w:id="368" w:author="David Dayan" w:date="2021-12-17T15:40:00Z">
        <w:r w:rsidR="00E935B3">
          <w:rPr>
            <w:sz w:val="24"/>
            <w:szCs w:val="24"/>
          </w:rPr>
          <w:t>spring</w:t>
        </w:r>
      </w:ins>
      <w:ins w:id="369" w:author="David Dayan" w:date="2021-12-15T17:26:00Z">
        <w:r w:rsidR="004D6825">
          <w:rPr>
            <w:sz w:val="24"/>
            <w:szCs w:val="24"/>
          </w:rPr>
          <w:t xml:space="preserve"> associated alleles at SNP1</w:t>
        </w:r>
      </w:ins>
      <w:ins w:id="370" w:author="David Dayan" w:date="2021-12-15T17:31:00Z">
        <w:r w:rsidR="004D6825">
          <w:rPr>
            <w:sz w:val="24"/>
            <w:szCs w:val="24"/>
          </w:rPr>
          <w:t xml:space="preserve"> in the dataset</w:t>
        </w:r>
      </w:ins>
      <w:ins w:id="371" w:author="David Dayan" w:date="2021-12-15T17:26:00Z">
        <w:r w:rsidR="004D6825">
          <w:rPr>
            <w:sz w:val="24"/>
            <w:szCs w:val="24"/>
          </w:rPr>
          <w:t xml:space="preserve"> are observed by</w:t>
        </w:r>
      </w:ins>
      <w:r w:rsidR="00144E70" w:rsidRPr="00D90081">
        <w:rPr>
          <w:sz w:val="24"/>
          <w:szCs w:val="24"/>
        </w:rPr>
        <w:t xml:space="preserve"> </w:t>
      </w:r>
      <w:ins w:id="372" w:author="David Dayan" w:date="2021-12-15T17:30:00Z">
        <w:r w:rsidR="004D6825">
          <w:rPr>
            <w:sz w:val="24"/>
            <w:szCs w:val="24"/>
          </w:rPr>
          <w:t>the third wee</w:t>
        </w:r>
      </w:ins>
      <w:ins w:id="373" w:author="David Dayan" w:date="2021-12-15T17:31:00Z">
        <w:r w:rsidR="004D6825">
          <w:rPr>
            <w:sz w:val="24"/>
            <w:szCs w:val="24"/>
          </w:rPr>
          <w:t xml:space="preserve">k of May, however this </w:t>
        </w:r>
      </w:ins>
      <w:ins w:id="374" w:author="David Dayan" w:date="2021-12-15T17:37:00Z">
        <w:r>
          <w:rPr>
            <w:sz w:val="24"/>
            <w:szCs w:val="24"/>
          </w:rPr>
          <w:t>observation</w:t>
        </w:r>
      </w:ins>
      <w:ins w:id="375" w:author="David Dayan" w:date="2021-12-15T17:31:00Z">
        <w:r w:rsidR="004D6825">
          <w:rPr>
            <w:sz w:val="24"/>
            <w:szCs w:val="24"/>
          </w:rPr>
          <w:t xml:space="preserve"> is particularly sensitive to uneven sampling effort over time. The time at which 50% of </w:t>
        </w:r>
      </w:ins>
      <w:ins w:id="376" w:author="David Dayan" w:date="2021-12-17T15:40:00Z">
        <w:r w:rsidR="00E935B3">
          <w:rPr>
            <w:sz w:val="24"/>
            <w:szCs w:val="24"/>
          </w:rPr>
          <w:t>spring</w:t>
        </w:r>
      </w:ins>
      <w:ins w:id="377" w:author="David Dayan" w:date="2021-12-17T15:41:00Z">
        <w:r w:rsidR="00E935B3">
          <w:rPr>
            <w:sz w:val="24"/>
            <w:szCs w:val="24"/>
          </w:rPr>
          <w:t xml:space="preserve"> associated</w:t>
        </w:r>
      </w:ins>
      <w:ins w:id="378" w:author="David Dayan" w:date="2021-12-15T17:31:00Z">
        <w:r w:rsidR="004D6825">
          <w:rPr>
            <w:sz w:val="24"/>
            <w:szCs w:val="24"/>
          </w:rPr>
          <w:t xml:space="preserve"> alleles have entered the lower </w:t>
        </w:r>
      </w:ins>
      <w:ins w:id="379" w:author="David Dayan" w:date="2021-12-15T17:32:00Z">
        <w:r w:rsidR="004D6825">
          <w:rPr>
            <w:sz w:val="24"/>
            <w:szCs w:val="24"/>
          </w:rPr>
          <w:t>r</w:t>
        </w:r>
      </w:ins>
      <w:ins w:id="380" w:author="David Dayan" w:date="2021-12-15T17:31:00Z">
        <w:r w:rsidR="004D6825">
          <w:rPr>
            <w:sz w:val="24"/>
            <w:szCs w:val="24"/>
          </w:rPr>
          <w:t>iver may</w:t>
        </w:r>
      </w:ins>
      <w:ins w:id="381" w:author="David Dayan" w:date="2021-12-15T17:32:00Z">
        <w:r w:rsidR="004D6825">
          <w:rPr>
            <w:sz w:val="24"/>
            <w:szCs w:val="24"/>
          </w:rPr>
          <w:t xml:space="preserve"> vary from this estimate. Other values reported in</w:t>
        </w:r>
      </w:ins>
      <w:ins w:id="382" w:author="David Dayan" w:date="2021-12-15T17:35:00Z">
        <w:r>
          <w:rPr>
            <w:sz w:val="24"/>
            <w:szCs w:val="24"/>
          </w:rPr>
          <w:t xml:space="preserve"> </w:t>
        </w:r>
      </w:ins>
      <w:ins w:id="383" w:author="David Dayan" w:date="2021-12-15T17:32:00Z">
        <w:r w:rsidR="004D6825">
          <w:rPr>
            <w:sz w:val="24"/>
            <w:szCs w:val="24"/>
          </w:rPr>
          <w:t>this report are similarly impacted by uneven distribution of</w:t>
        </w:r>
      </w:ins>
      <w:ins w:id="384" w:author="David Dayan" w:date="2021-12-15T17:33:00Z">
        <w:r w:rsidR="004D6825">
          <w:rPr>
            <w:sz w:val="24"/>
            <w:szCs w:val="24"/>
          </w:rPr>
          <w:t xml:space="preserve"> sampling effort over time. For example</w:t>
        </w:r>
        <w:r>
          <w:rPr>
            <w:sz w:val="24"/>
            <w:szCs w:val="24"/>
          </w:rPr>
          <w:t>,</w:t>
        </w:r>
        <w:r w:rsidR="004D6825">
          <w:rPr>
            <w:sz w:val="24"/>
            <w:szCs w:val="24"/>
          </w:rPr>
          <w:t xml:space="preserve"> milestones such as the first and last </w:t>
        </w:r>
        <w:r>
          <w:rPr>
            <w:sz w:val="24"/>
            <w:szCs w:val="24"/>
          </w:rPr>
          <w:t>dates at which certain genotypes are observed</w:t>
        </w:r>
      </w:ins>
      <w:ins w:id="385" w:author="David Dayan" w:date="2021-12-15T17:36:00Z">
        <w:r>
          <w:rPr>
            <w:sz w:val="24"/>
            <w:szCs w:val="24"/>
          </w:rPr>
          <w:t xml:space="preserve"> are sensitive to effort. I</w:t>
        </w:r>
      </w:ins>
      <w:ins w:id="386" w:author="David Dayan" w:date="2021-12-15T17:34:00Z">
        <w:r w:rsidRPr="00E314BF">
          <w:rPr>
            <w:sz w:val="24"/>
            <w:szCs w:val="24"/>
          </w:rPr>
          <w:t xml:space="preserve">ncreased sampling effort will </w:t>
        </w:r>
      </w:ins>
      <w:ins w:id="387" w:author="David Dayan" w:date="2021-12-15T17:36:00Z">
        <w:r>
          <w:rPr>
            <w:sz w:val="24"/>
            <w:szCs w:val="24"/>
          </w:rPr>
          <w:t xml:space="preserve">generally </w:t>
        </w:r>
      </w:ins>
      <w:ins w:id="388" w:author="David Dayan" w:date="2021-12-15T17:34:00Z">
        <w:r w:rsidRPr="00E314BF">
          <w:rPr>
            <w:sz w:val="24"/>
            <w:szCs w:val="24"/>
          </w:rPr>
          <w:t xml:space="preserve">lead to earlier </w:t>
        </w:r>
        <w:r>
          <w:rPr>
            <w:sz w:val="24"/>
            <w:szCs w:val="24"/>
          </w:rPr>
          <w:t>first</w:t>
        </w:r>
        <w:r w:rsidRPr="00E314BF">
          <w:rPr>
            <w:sz w:val="24"/>
            <w:szCs w:val="24"/>
          </w:rPr>
          <w:t xml:space="preserve"> </w:t>
        </w:r>
        <w:r>
          <w:rPr>
            <w:sz w:val="24"/>
            <w:szCs w:val="24"/>
          </w:rPr>
          <w:t>observations</w:t>
        </w:r>
        <w:r w:rsidRPr="00E314BF">
          <w:rPr>
            <w:sz w:val="24"/>
            <w:szCs w:val="24"/>
          </w:rPr>
          <w:t xml:space="preserve"> and later la</w:t>
        </w:r>
        <w:r>
          <w:rPr>
            <w:sz w:val="24"/>
            <w:szCs w:val="24"/>
          </w:rPr>
          <w:t>st</w:t>
        </w:r>
        <w:r w:rsidRPr="00E314BF">
          <w:rPr>
            <w:sz w:val="24"/>
            <w:szCs w:val="24"/>
          </w:rPr>
          <w:t xml:space="preserve"> </w:t>
        </w:r>
        <w:r>
          <w:rPr>
            <w:sz w:val="24"/>
            <w:szCs w:val="24"/>
          </w:rPr>
          <w:t>observations of ge</w:t>
        </w:r>
      </w:ins>
      <w:ins w:id="389" w:author="David Dayan" w:date="2021-12-15T17:35:00Z">
        <w:r>
          <w:rPr>
            <w:sz w:val="24"/>
            <w:szCs w:val="24"/>
          </w:rPr>
          <w:t>notypes</w:t>
        </w:r>
      </w:ins>
      <w:ins w:id="390" w:author="David Dayan" w:date="2021-12-15T17:36:00Z">
        <w:r>
          <w:rPr>
            <w:sz w:val="24"/>
            <w:szCs w:val="24"/>
          </w:rPr>
          <w:t xml:space="preserve"> until sample size approaches census size</w:t>
        </w:r>
      </w:ins>
      <w:ins w:id="391" w:author="David Dayan" w:date="2021-12-15T17:34:00Z">
        <w:r w:rsidRPr="00E314BF">
          <w:rPr>
            <w:sz w:val="24"/>
            <w:szCs w:val="24"/>
          </w:rPr>
          <w:t>, and uneven</w:t>
        </w:r>
      </w:ins>
      <w:ins w:id="392" w:author="David Dayan" w:date="2021-12-15T17:36:00Z">
        <w:r>
          <w:rPr>
            <w:sz w:val="24"/>
            <w:szCs w:val="24"/>
          </w:rPr>
          <w:t xml:space="preserve"> sampling</w:t>
        </w:r>
      </w:ins>
      <w:ins w:id="393" w:author="David Dayan" w:date="2021-12-15T17:34:00Z">
        <w:r w:rsidRPr="00E314BF">
          <w:rPr>
            <w:sz w:val="24"/>
            <w:szCs w:val="24"/>
          </w:rPr>
          <w:t xml:space="preserve"> effort</w:t>
        </w:r>
      </w:ins>
      <w:ins w:id="394" w:author="David Dayan" w:date="2021-12-15T17:35:00Z">
        <w:r>
          <w:rPr>
            <w:sz w:val="24"/>
            <w:szCs w:val="24"/>
          </w:rPr>
          <w:t xml:space="preserve"> through time</w:t>
        </w:r>
      </w:ins>
      <w:ins w:id="395" w:author="David Dayan" w:date="2021-12-15T17:34:00Z">
        <w:r w:rsidRPr="00E314BF">
          <w:rPr>
            <w:sz w:val="24"/>
            <w:szCs w:val="24"/>
          </w:rPr>
          <w:t xml:space="preserve"> will bias one </w:t>
        </w:r>
      </w:ins>
      <w:ins w:id="396" w:author="David Dayan" w:date="2021-12-15T17:36:00Z">
        <w:r>
          <w:rPr>
            <w:sz w:val="24"/>
            <w:szCs w:val="24"/>
          </w:rPr>
          <w:t xml:space="preserve">observation </w:t>
        </w:r>
      </w:ins>
      <w:ins w:id="397" w:author="David Dayan" w:date="2021-12-15T17:34:00Z">
        <w:r w:rsidRPr="00E314BF">
          <w:rPr>
            <w:sz w:val="24"/>
            <w:szCs w:val="24"/>
          </w:rPr>
          <w:t>more than the other</w:t>
        </w:r>
      </w:ins>
      <w:ins w:id="398" w:author="David Dayan" w:date="2021-12-15T17:35:00Z">
        <w:r>
          <w:rPr>
            <w:sz w:val="24"/>
            <w:szCs w:val="24"/>
          </w:rPr>
          <w:t>.</w:t>
        </w:r>
      </w:ins>
      <w:ins w:id="399" w:author="David Dayan" w:date="2021-12-15T17:33:00Z">
        <w:r>
          <w:rPr>
            <w:sz w:val="24"/>
            <w:szCs w:val="24"/>
          </w:rPr>
          <w:t xml:space="preserve"> </w:t>
        </w:r>
      </w:ins>
      <w:ins w:id="400" w:author="David Dayan" w:date="2021-12-15T17:32:00Z">
        <w:r w:rsidR="004D6825">
          <w:rPr>
            <w:sz w:val="24"/>
            <w:szCs w:val="24"/>
          </w:rPr>
          <w:t xml:space="preserve"> </w:t>
        </w:r>
      </w:ins>
      <w:ins w:id="401" w:author="David Dayan" w:date="2021-12-15T17:31:00Z">
        <w:r w:rsidR="004D6825">
          <w:rPr>
            <w:sz w:val="24"/>
            <w:szCs w:val="24"/>
          </w:rPr>
          <w:t xml:space="preserve">  </w:t>
        </w:r>
      </w:ins>
    </w:p>
    <w:p w14:paraId="31FD7E7F" w14:textId="77777777" w:rsidR="00144E70" w:rsidRPr="00D90081" w:rsidRDefault="00144E70" w:rsidP="00144E70">
      <w:pPr>
        <w:pStyle w:val="Heading1"/>
        <w:rPr>
          <w:rFonts w:asciiTheme="minorHAnsi" w:hAnsiTheme="minorHAnsi"/>
        </w:rPr>
      </w:pPr>
      <w:bookmarkStart w:id="402" w:name="_Toc8116577"/>
      <w:r w:rsidRPr="00D90081">
        <w:rPr>
          <w:rFonts w:asciiTheme="minorHAnsi" w:hAnsiTheme="minorHAnsi"/>
        </w:rPr>
        <w:t>ACKNOWLEDGMENTS</w:t>
      </w:r>
      <w:bookmarkEnd w:id="402"/>
    </w:p>
    <w:p w14:paraId="64EA897A" w14:textId="0EB191BA"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65796E">
        <w:rPr>
          <w:sz w:val="24"/>
          <w:szCs w:val="24"/>
        </w:rPr>
        <w:t>Chinook</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r w:rsidRPr="00495D35">
        <w:rPr>
          <w:sz w:val="24"/>
          <w:szCs w:val="24"/>
        </w:rPr>
        <w:t xml:space="preserve">This report benefitted from review by </w:t>
      </w:r>
      <w:r>
        <w:rPr>
          <w:sz w:val="24"/>
          <w:szCs w:val="24"/>
        </w:rPr>
        <w:t>XXXXXX</w:t>
      </w:r>
      <w:r w:rsidRPr="00495D35">
        <w:rPr>
          <w:sz w:val="24"/>
          <w:szCs w:val="24"/>
        </w:rPr>
        <w:t xml:space="preserve"> of ODFW. </w:t>
      </w:r>
    </w:p>
    <w:p w14:paraId="795584EB" w14:textId="77777777" w:rsidR="003A435A" w:rsidRPr="00D90081" w:rsidRDefault="003A435A" w:rsidP="003A435A">
      <w:pPr>
        <w:spacing w:line="240" w:lineRule="auto"/>
        <w:contextualSpacing/>
      </w:pPr>
    </w:p>
    <w:p w14:paraId="4EFEB3F5" w14:textId="77777777" w:rsidR="000537E9" w:rsidRDefault="000537E9">
      <w:pPr>
        <w:rPr>
          <w:ins w:id="403" w:author="David Dayan" w:date="2021-12-17T15:24:00Z"/>
          <w:rFonts w:eastAsia="Times New Roman" w:cs="Times New Roman"/>
          <w:b/>
          <w:bCs/>
          <w:iCs/>
          <w:caps/>
          <w:sz w:val="24"/>
          <w:szCs w:val="32"/>
        </w:rPr>
      </w:pPr>
      <w:bookmarkStart w:id="404" w:name="_Toc8116578"/>
      <w:ins w:id="405" w:author="David Dayan" w:date="2021-12-17T15:24:00Z">
        <w:r>
          <w:br w:type="page"/>
        </w:r>
      </w:ins>
    </w:p>
    <w:p w14:paraId="14A90821" w14:textId="2D20663B" w:rsidR="00144E70" w:rsidDel="00EB7E31" w:rsidRDefault="00144E70" w:rsidP="00144E70">
      <w:pPr>
        <w:pStyle w:val="Heading1"/>
        <w:rPr>
          <w:del w:id="406" w:author="David Dayan" w:date="2021-12-03T17:46:00Z"/>
          <w:rFonts w:asciiTheme="minorHAnsi" w:hAnsiTheme="minorHAnsi"/>
        </w:rPr>
      </w:pPr>
      <w:commentRangeStart w:id="407"/>
      <w:r w:rsidRPr="00D90081">
        <w:rPr>
          <w:rFonts w:asciiTheme="minorHAnsi" w:hAnsiTheme="minorHAnsi"/>
        </w:rPr>
        <w:lastRenderedPageBreak/>
        <w:t>REFERENCES</w:t>
      </w:r>
      <w:bookmarkEnd w:id="404"/>
      <w:commentRangeEnd w:id="407"/>
      <w:r w:rsidR="006078E3">
        <w:rPr>
          <w:rStyle w:val="CommentReference"/>
          <w:rFonts w:asciiTheme="minorHAnsi" w:eastAsiaTheme="minorHAnsi" w:hAnsiTheme="minorHAnsi" w:cstheme="minorBidi"/>
          <w:b w:val="0"/>
          <w:bCs w:val="0"/>
          <w:iCs w:val="0"/>
          <w:caps w:val="0"/>
        </w:rPr>
        <w:commentReference w:id="407"/>
      </w:r>
      <w:r w:rsidRPr="00D90081">
        <w:rPr>
          <w:rFonts w:asciiTheme="minorHAnsi" w:hAnsiTheme="minorHAnsi"/>
        </w:rPr>
        <w:t xml:space="preserve"> </w:t>
      </w:r>
    </w:p>
    <w:p w14:paraId="0D05F54F" w14:textId="2172A0FD" w:rsidR="009E3DE5" w:rsidDel="00F54C37" w:rsidRDefault="009E3DE5">
      <w:pPr>
        <w:rPr>
          <w:del w:id="408" w:author="David Dayan" w:date="2021-12-03T17:44:00Z"/>
          <w:sz w:val="24"/>
          <w:szCs w:val="24"/>
        </w:rPr>
        <w:pPrChange w:id="409" w:author="David Dayan" w:date="2021-12-03T17:46:00Z">
          <w:pPr>
            <w:ind w:left="720" w:hanging="720"/>
          </w:pPr>
        </w:pPrChange>
      </w:pPr>
      <w:del w:id="410" w:author="David Dayan" w:date="2021-12-03T17:44:00Z">
        <w:r w:rsidRPr="009E3DE5" w:rsidDel="00F54C37">
          <w:rPr>
            <w:sz w:val="24"/>
            <w:szCs w:val="24"/>
          </w:rPr>
          <w:delText>Campbell NR, Harmon SA, Narum SR (2015) Genotyping-in-thousands by sequencing (gt-seq): A cost effective snp genotyping method based on custom amplicon sequencing. Mol Ecol Resour 15, 855-867.</w:delText>
        </w:r>
      </w:del>
    </w:p>
    <w:p w14:paraId="4596E061" w14:textId="77777777" w:rsidR="00F54C37" w:rsidRPr="009E3DE5" w:rsidRDefault="00F54C37">
      <w:pPr>
        <w:pStyle w:val="Heading1"/>
        <w:rPr>
          <w:ins w:id="411" w:author="David Dayan" w:date="2021-12-03T17:44:00Z"/>
        </w:rPr>
        <w:pPrChange w:id="412" w:author="David Dayan" w:date="2021-12-03T17:46:00Z">
          <w:pPr>
            <w:ind w:left="720" w:hanging="720"/>
          </w:pPr>
        </w:pPrChange>
      </w:pPr>
    </w:p>
    <w:p w14:paraId="25F445D6" w14:textId="77777777" w:rsidR="00F54C37" w:rsidRPr="00F54C37" w:rsidRDefault="00F54C37" w:rsidP="000537E9">
      <w:pPr>
        <w:rPr>
          <w:ins w:id="413" w:author="David Dayan" w:date="2021-12-03T17:45:00Z"/>
          <w:sz w:val="24"/>
          <w:szCs w:val="24"/>
        </w:rPr>
        <w:pPrChange w:id="414" w:author="David Dayan" w:date="2021-12-17T15:24:00Z">
          <w:pPr>
            <w:ind w:left="720" w:hanging="720"/>
          </w:pPr>
        </w:pPrChange>
      </w:pPr>
    </w:p>
    <w:p w14:paraId="2727F697" w14:textId="764E30E6" w:rsidR="00F54C37" w:rsidRPr="00F54C37" w:rsidRDefault="00F54C37" w:rsidP="00F54C37">
      <w:pPr>
        <w:ind w:left="720" w:hanging="720"/>
        <w:rPr>
          <w:ins w:id="415" w:author="David Dayan" w:date="2021-12-03T17:45:00Z"/>
          <w:sz w:val="24"/>
          <w:szCs w:val="24"/>
        </w:rPr>
      </w:pPr>
      <w:ins w:id="416" w:author="David Dayan" w:date="2021-12-03T17:45:00Z">
        <w:r w:rsidRPr="00F54C37">
          <w:rPr>
            <w:sz w:val="24"/>
            <w:szCs w:val="24"/>
          </w:rPr>
          <w:t xml:space="preserve">Campbell NR, Harmon SA, </w:t>
        </w:r>
        <w:proofErr w:type="spellStart"/>
        <w:r w:rsidRPr="00F54C37">
          <w:rPr>
            <w:sz w:val="24"/>
            <w:szCs w:val="24"/>
          </w:rPr>
          <w:t>Narum</w:t>
        </w:r>
        <w:proofErr w:type="spellEnd"/>
        <w:r w:rsidRPr="00F54C37">
          <w:rPr>
            <w:sz w:val="24"/>
            <w:szCs w:val="24"/>
          </w:rPr>
          <w:t xml:space="preserve"> SR (2015) Genotyping-in-thousands by sequencing (</w:t>
        </w:r>
        <w:proofErr w:type="spellStart"/>
        <w:r w:rsidRPr="00F54C37">
          <w:rPr>
            <w:sz w:val="24"/>
            <w:szCs w:val="24"/>
          </w:rPr>
          <w:t>gt</w:t>
        </w:r>
        <w:proofErr w:type="spellEnd"/>
        <w:r w:rsidRPr="00F54C37">
          <w:rPr>
            <w:sz w:val="24"/>
            <w:szCs w:val="24"/>
          </w:rPr>
          <w:t xml:space="preserve">-seq): A cost effective </w:t>
        </w:r>
        <w:proofErr w:type="spellStart"/>
        <w:r w:rsidRPr="00F54C37">
          <w:rPr>
            <w:sz w:val="24"/>
            <w:szCs w:val="24"/>
          </w:rPr>
          <w:t>snp</w:t>
        </w:r>
        <w:proofErr w:type="spellEnd"/>
        <w:r w:rsidRPr="00F54C37">
          <w:rPr>
            <w:sz w:val="24"/>
            <w:szCs w:val="24"/>
          </w:rPr>
          <w:t xml:space="preserve"> genotyping method based on custom amplicon sequencing. Mol</w:t>
        </w:r>
      </w:ins>
      <w:ins w:id="417" w:author="David Dayan" w:date="2021-12-17T14:56:00Z">
        <w:r w:rsidR="001B674E">
          <w:rPr>
            <w:sz w:val="24"/>
            <w:szCs w:val="24"/>
          </w:rPr>
          <w:t>ecular</w:t>
        </w:r>
      </w:ins>
      <w:ins w:id="418" w:author="David Dayan" w:date="2021-12-03T17:45:00Z">
        <w:r w:rsidRPr="00F54C37">
          <w:rPr>
            <w:sz w:val="24"/>
            <w:szCs w:val="24"/>
          </w:rPr>
          <w:t xml:space="preserve"> Ecol</w:t>
        </w:r>
        <w:r>
          <w:rPr>
            <w:sz w:val="24"/>
            <w:szCs w:val="24"/>
          </w:rPr>
          <w:t>ogy</w:t>
        </w:r>
        <w:r w:rsidRPr="00F54C37">
          <w:rPr>
            <w:sz w:val="24"/>
            <w:szCs w:val="24"/>
          </w:rPr>
          <w:t xml:space="preserve"> Resour</w:t>
        </w:r>
        <w:r>
          <w:rPr>
            <w:sz w:val="24"/>
            <w:szCs w:val="24"/>
          </w:rPr>
          <w:t>ces</w:t>
        </w:r>
        <w:r w:rsidRPr="00F54C37">
          <w:rPr>
            <w:sz w:val="24"/>
            <w:szCs w:val="24"/>
          </w:rPr>
          <w:t xml:space="preserve"> 15, 855-867.</w:t>
        </w:r>
      </w:ins>
    </w:p>
    <w:p w14:paraId="432BBC26" w14:textId="77777777" w:rsidR="00F54C37" w:rsidRPr="00F54C37" w:rsidRDefault="00F54C37" w:rsidP="00F54C37">
      <w:pPr>
        <w:ind w:left="720" w:hanging="720"/>
        <w:rPr>
          <w:ins w:id="419" w:author="David Dayan" w:date="2021-12-03T17:45:00Z"/>
          <w:sz w:val="24"/>
          <w:szCs w:val="24"/>
        </w:rPr>
      </w:pPr>
      <w:ins w:id="420" w:author="David Dayan" w:date="2021-12-03T17:45:00Z">
        <w:r w:rsidRPr="00F54C37">
          <w:rPr>
            <w:sz w:val="24"/>
            <w:szCs w:val="24"/>
          </w:rPr>
          <w:t>Hess JE, Ackerman MW, Fryer JK, et al. (2016) Differential adult migration-timing and stock-specific abundance of steelhead in mixed stock assemblages. ICES Journal of Marine Science 73, 2606-2615.</w:t>
        </w:r>
      </w:ins>
    </w:p>
    <w:p w14:paraId="7FDDC79B" w14:textId="77777777" w:rsidR="00F54C37" w:rsidRPr="00F54C37" w:rsidRDefault="00F54C37" w:rsidP="00F54C37">
      <w:pPr>
        <w:ind w:left="720" w:hanging="720"/>
        <w:rPr>
          <w:ins w:id="421" w:author="David Dayan" w:date="2021-12-03T17:45:00Z"/>
          <w:sz w:val="24"/>
          <w:szCs w:val="24"/>
        </w:rPr>
      </w:pPr>
      <w:ins w:id="422" w:author="David Dayan" w:date="2021-12-03T17:45:00Z">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Molecular Ecology Notes 6, 998-1002.</w:t>
        </w:r>
      </w:ins>
    </w:p>
    <w:p w14:paraId="38A0A1BB" w14:textId="3CB8A0A8" w:rsidR="009E3DE5" w:rsidDel="00F54C37" w:rsidRDefault="00F54C37">
      <w:pPr>
        <w:ind w:left="720" w:hanging="720"/>
        <w:rPr>
          <w:del w:id="423" w:author="David Dayan" w:date="2021-12-03T17:44:00Z"/>
          <w:sz w:val="24"/>
          <w:szCs w:val="24"/>
        </w:rPr>
      </w:pPr>
      <w:ins w:id="424" w:author="David Dayan" w:date="2021-12-03T17:45:00Z">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ins>
      <w:ins w:id="425" w:author="David Dayan" w:date="2021-12-03T17:46:00Z">
        <w:r>
          <w:rPr>
            <w:sz w:val="24"/>
            <w:szCs w:val="24"/>
          </w:rPr>
          <w:t>’r</w:t>
        </w:r>
      </w:ins>
      <w:ins w:id="426" w:author="David Dayan" w:date="2021-12-03T17:45:00Z">
        <w:r w:rsidRPr="00F54C37">
          <w:rPr>
            <w:sz w:val="24"/>
            <w:szCs w:val="24"/>
          </w:rPr>
          <w:t xml:space="preserve">e looking for: Principles of effective </w:t>
        </w:r>
        <w:proofErr w:type="spellStart"/>
        <w:r w:rsidRPr="00F54C37">
          <w:rPr>
            <w:sz w:val="24"/>
            <w:szCs w:val="24"/>
          </w:rPr>
          <w:t>snp</w:t>
        </w:r>
        <w:proofErr w:type="spellEnd"/>
        <w:r w:rsidRPr="00F54C37">
          <w:rPr>
            <w:sz w:val="24"/>
            <w:szCs w:val="24"/>
          </w:rPr>
          <w:t xml:space="preserve"> filtering for molecular ecologists. Mol</w:t>
        </w:r>
      </w:ins>
      <w:ins w:id="427" w:author="David Dayan" w:date="2021-12-17T14:56:00Z">
        <w:r w:rsidR="001B674E">
          <w:rPr>
            <w:sz w:val="24"/>
            <w:szCs w:val="24"/>
          </w:rPr>
          <w:t>ecular</w:t>
        </w:r>
      </w:ins>
      <w:ins w:id="428" w:author="David Dayan" w:date="2021-12-03T17:45:00Z">
        <w:r w:rsidRPr="00F54C37">
          <w:rPr>
            <w:sz w:val="24"/>
            <w:szCs w:val="24"/>
          </w:rPr>
          <w:t xml:space="preserve"> Ecol</w:t>
        </w:r>
        <w:r>
          <w:rPr>
            <w:sz w:val="24"/>
            <w:szCs w:val="24"/>
          </w:rPr>
          <w:t>ogy</w:t>
        </w:r>
        <w:r w:rsidRPr="00F54C37">
          <w:rPr>
            <w:sz w:val="24"/>
            <w:szCs w:val="24"/>
          </w:rPr>
          <w:t>.</w:t>
        </w:r>
      </w:ins>
      <w:del w:id="429" w:author="David Dayan" w:date="2021-12-03T17:44:00Z">
        <w:r w:rsidR="009E3DE5" w:rsidRPr="009E3DE5" w:rsidDel="00F54C37">
          <w:rPr>
            <w:sz w:val="24"/>
            <w:szCs w:val="24"/>
          </w:rPr>
          <w:delText>Hess JE, Zendt JS, Matala AR, Narum SR (2016) Genetic basis of adult migration timing in anadromous steelhead discovered through multivariate association testing. Proc Biol Sci 283.</w:delText>
        </w:r>
      </w:del>
    </w:p>
    <w:p w14:paraId="7B4B87FC" w14:textId="77777777" w:rsidR="00F54C37" w:rsidRPr="009E3DE5" w:rsidRDefault="00F54C37" w:rsidP="00F54C37">
      <w:pPr>
        <w:ind w:left="720" w:hanging="720"/>
        <w:rPr>
          <w:ins w:id="430" w:author="David Dayan" w:date="2021-12-03T17:45:00Z"/>
          <w:sz w:val="24"/>
          <w:szCs w:val="24"/>
        </w:rPr>
      </w:pPr>
    </w:p>
    <w:p w14:paraId="05694819" w14:textId="47528342" w:rsidR="009E3DE5" w:rsidRPr="009E3DE5" w:rsidDel="00F54C37" w:rsidRDefault="009E3DE5" w:rsidP="009E3DE5">
      <w:pPr>
        <w:ind w:left="720" w:hanging="720"/>
        <w:rPr>
          <w:del w:id="431" w:author="David Dayan" w:date="2021-12-03T17:44:00Z"/>
          <w:sz w:val="24"/>
          <w:szCs w:val="24"/>
        </w:rPr>
      </w:pPr>
      <w:del w:id="432" w:author="David Dayan" w:date="2021-12-03T17:44:00Z">
        <w:r w:rsidRPr="009E3DE5" w:rsidDel="00F54C37">
          <w:rPr>
            <w:sz w:val="24"/>
            <w:szCs w:val="24"/>
          </w:rPr>
          <w:delText>Ivanova NV, Dewaard JR, Hebert PDN (2006) An inexpensive, automation-friendly protocol for recovering high-quality DNA. Molecular Ecology Notes 6, 998-1002.</w:delText>
        </w:r>
      </w:del>
    </w:p>
    <w:p w14:paraId="32FF8D4C" w14:textId="4E40A4A2" w:rsidR="009E3DE5" w:rsidDel="00F54C37" w:rsidRDefault="009E3DE5" w:rsidP="009E3DE5">
      <w:pPr>
        <w:ind w:left="720" w:hanging="720"/>
        <w:rPr>
          <w:del w:id="433" w:author="David Dayan" w:date="2021-12-03T17:44:00Z"/>
          <w:sz w:val="24"/>
          <w:szCs w:val="24"/>
        </w:rPr>
      </w:pPr>
      <w:del w:id="434" w:author="David Dayan" w:date="2021-12-03T17:44:00Z">
        <w:r w:rsidRPr="009E3DE5" w:rsidDel="00F54C37">
          <w:rPr>
            <w:sz w:val="24"/>
            <w:szCs w:val="24"/>
          </w:rPr>
          <w:delText xml:space="preserve">O'Leary SJ, Puritz JB, Willis SC, Hollenbeck CM, Portnoy DS (2018) These aren't the loci you'e looking for: Principles of effective snp filtering for molecular ecologists. </w:delText>
        </w:r>
        <w:r w:rsidRPr="00031947" w:rsidDel="00F54C37">
          <w:rPr>
            <w:sz w:val="24"/>
            <w:szCs w:val="24"/>
            <w:highlight w:val="yellow"/>
          </w:rPr>
          <w:delText>Mol Ecol.</w:delText>
        </w:r>
      </w:del>
    </w:p>
    <w:p w14:paraId="29959FCC" w14:textId="1836D0E8" w:rsidR="006078E3" w:rsidRDefault="006078E3" w:rsidP="009E3DE5">
      <w:pPr>
        <w:ind w:left="720" w:hanging="720"/>
        <w:rPr>
          <w:ins w:id="435" w:author="David Dayan" w:date="2021-12-17T14:55:00Z"/>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Pr>
          <w:sz w:val="24"/>
          <w:szCs w:val="24"/>
        </w:rPr>
        <w:t>)</w:t>
      </w:r>
      <w:r w:rsidRPr="006078E3">
        <w:rPr>
          <w:sz w:val="24"/>
          <w:szCs w:val="24"/>
        </w:rPr>
        <w:t xml:space="preserve"> Evaluating the genetics of naturally produced Chinook salmon (Oncorhynchus tshawytscha) captured in the Lower Rogue River, Oregon fishery. Information Report 2020-02. Oregon Department of Fish and Wildlife, Salem. </w:t>
      </w:r>
      <w:ins w:id="436" w:author="David Dayan" w:date="2021-12-17T14:55:00Z">
        <w:r w:rsidR="001B674E">
          <w:rPr>
            <w:sz w:val="24"/>
            <w:szCs w:val="24"/>
          </w:rPr>
          <w:fldChar w:fldCharType="begin"/>
        </w:r>
        <w:r w:rsidR="001B674E">
          <w:rPr>
            <w:sz w:val="24"/>
            <w:szCs w:val="24"/>
          </w:rPr>
          <w:instrText xml:space="preserve"> HYPERLINK "</w:instrText>
        </w:r>
      </w:ins>
      <w:r w:rsidR="001B674E" w:rsidRPr="006078E3">
        <w:rPr>
          <w:sz w:val="24"/>
          <w:szCs w:val="24"/>
        </w:rPr>
        <w:instrText>https://nrimp.dfw.state.or.us/web%20stores/data%20libraries/files/ODFW/ODFW_42004_2_O'Malley%20et%20al.%20(2020)%20ODFW%20Information%20Report%202020-02.pdf</w:instrText>
      </w:r>
      <w:ins w:id="437" w:author="David Dayan" w:date="2021-12-17T14:55:00Z">
        <w:r w:rsidR="001B674E">
          <w:rPr>
            <w:sz w:val="24"/>
            <w:szCs w:val="24"/>
          </w:rPr>
          <w:instrText xml:space="preserve">" </w:instrText>
        </w:r>
        <w:r w:rsidR="001B674E">
          <w:rPr>
            <w:sz w:val="24"/>
            <w:szCs w:val="24"/>
          </w:rPr>
          <w:fldChar w:fldCharType="separate"/>
        </w:r>
      </w:ins>
      <w:r w:rsidR="001B674E" w:rsidRPr="00113589">
        <w:rPr>
          <w:rStyle w:val="Hyperlink"/>
          <w:sz w:val="24"/>
          <w:szCs w:val="24"/>
        </w:rPr>
        <w:t>https://nrimp.dfw.state.or.us/web%20stores/data%20libraries/files/ODFW/ODFW_42004_2_O'Malley%20et%20al.%20(2020)%20ODFW%20Information%20Report%202020-02.pdf</w:t>
      </w:r>
      <w:ins w:id="438" w:author="David Dayan" w:date="2021-12-17T14:55:00Z">
        <w:r w:rsidR="001B674E">
          <w:rPr>
            <w:sz w:val="24"/>
            <w:szCs w:val="24"/>
          </w:rPr>
          <w:fldChar w:fldCharType="end"/>
        </w:r>
      </w:ins>
    </w:p>
    <w:p w14:paraId="354345C4" w14:textId="6227E18F" w:rsidR="001B674E" w:rsidRDefault="001B674E" w:rsidP="001B674E">
      <w:pPr>
        <w:ind w:left="720" w:hanging="720"/>
        <w:rPr>
          <w:ins w:id="439" w:author="David Dayan" w:date="2021-12-17T14:55:00Z"/>
          <w:sz w:val="24"/>
          <w:szCs w:val="24"/>
        </w:rPr>
        <w:pPrChange w:id="440" w:author="David Dayan" w:date="2021-12-17T14:56:00Z">
          <w:pPr>
            <w:ind w:left="720" w:hanging="720"/>
          </w:pPr>
        </w:pPrChange>
      </w:pPr>
      <w:proofErr w:type="spellStart"/>
      <w:ins w:id="441" w:author="David Dayan" w:date="2021-12-17T14:55:00Z">
        <w:r>
          <w:rPr>
            <w:sz w:val="24"/>
            <w:szCs w:val="24"/>
          </w:rPr>
          <w:t>Waples</w:t>
        </w:r>
        <w:proofErr w:type="spellEnd"/>
        <w:r>
          <w:rPr>
            <w:sz w:val="24"/>
            <w:szCs w:val="24"/>
          </w:rPr>
          <w:t xml:space="preserve"> RS, Ford MJ, Nichols K, et al. (2022, in press) </w:t>
        </w:r>
      </w:ins>
      <w:ins w:id="442" w:author="David Dayan" w:date="2021-12-17T14:56:00Z">
        <w:r w:rsidRPr="001B674E">
          <w:rPr>
            <w:sz w:val="24"/>
            <w:szCs w:val="24"/>
          </w:rPr>
          <w:t>Implications of Large-Effect Loci fo</w:t>
        </w:r>
        <w:r>
          <w:rPr>
            <w:sz w:val="24"/>
            <w:szCs w:val="24"/>
          </w:rPr>
          <w:t xml:space="preserve">r </w:t>
        </w:r>
        <w:r w:rsidRPr="001B674E">
          <w:rPr>
            <w:sz w:val="24"/>
            <w:szCs w:val="24"/>
          </w:rPr>
          <w:t>Conservation: A Review and Case Study with</w:t>
        </w:r>
        <w:r>
          <w:rPr>
            <w:sz w:val="24"/>
            <w:szCs w:val="24"/>
          </w:rPr>
          <w:t xml:space="preserve"> </w:t>
        </w:r>
        <w:r w:rsidRPr="001B674E">
          <w:rPr>
            <w:sz w:val="24"/>
            <w:szCs w:val="24"/>
          </w:rPr>
          <w:t>Pacific Salmon</w:t>
        </w:r>
        <w:r>
          <w:rPr>
            <w:sz w:val="24"/>
            <w:szCs w:val="24"/>
          </w:rPr>
          <w:t>.</w:t>
        </w:r>
      </w:ins>
      <w:ins w:id="443" w:author="David Dayan" w:date="2021-12-17T14:57:00Z">
        <w:r>
          <w:rPr>
            <w:sz w:val="24"/>
            <w:szCs w:val="24"/>
          </w:rPr>
          <w:t xml:space="preserve"> Journal of Heredity</w:t>
        </w:r>
      </w:ins>
      <w:ins w:id="444" w:author="David Dayan" w:date="2021-12-17T15:41:00Z">
        <w:r w:rsidR="00E935B3">
          <w:rPr>
            <w:sz w:val="24"/>
            <w:szCs w:val="24"/>
          </w:rPr>
          <w:t>.</w:t>
        </w:r>
      </w:ins>
    </w:p>
    <w:p w14:paraId="038462B7" w14:textId="08CBB743" w:rsidR="001B674E" w:rsidRDefault="001B674E" w:rsidP="009E3DE5">
      <w:pPr>
        <w:ind w:left="720" w:hanging="720"/>
        <w:rPr>
          <w:ins w:id="445" w:author="David Dayan" w:date="2021-12-17T14:55:00Z"/>
          <w:sz w:val="24"/>
          <w:szCs w:val="24"/>
        </w:rPr>
      </w:pPr>
    </w:p>
    <w:p w14:paraId="0A424256" w14:textId="620B4F3A" w:rsidR="001B674E" w:rsidRPr="009E3DE5" w:rsidDel="001B674E" w:rsidRDefault="001B674E" w:rsidP="009E3DE5">
      <w:pPr>
        <w:ind w:left="720" w:hanging="720"/>
        <w:rPr>
          <w:del w:id="446" w:author="David Dayan" w:date="2021-12-17T14:57:00Z"/>
          <w:sz w:val="24"/>
          <w:szCs w:val="24"/>
        </w:rPr>
      </w:pPr>
    </w:p>
    <w:p w14:paraId="2888F32B" w14:textId="6B20A0DE" w:rsidR="007251DA" w:rsidRDefault="00144E70" w:rsidP="00144E70">
      <w:pPr>
        <w:ind w:left="720" w:hanging="720"/>
        <w:rPr>
          <w:sz w:val="24"/>
          <w:szCs w:val="24"/>
        </w:rPr>
      </w:pPr>
      <w:r w:rsidRPr="00D90081">
        <w:rPr>
          <w:sz w:val="24"/>
          <w:szCs w:val="24"/>
        </w:rPr>
        <w:t xml:space="preserve">  </w:t>
      </w:r>
    </w:p>
    <w:p w14:paraId="5DC84AEB" w14:textId="67EF0FAE" w:rsidR="007251DA" w:rsidRDefault="007251DA" w:rsidP="00144E70">
      <w:pPr>
        <w:ind w:left="720" w:hanging="720"/>
        <w:rPr>
          <w:sz w:val="24"/>
          <w:szCs w:val="24"/>
        </w:rPr>
      </w:pPr>
    </w:p>
    <w:p w14:paraId="54F4A30B" w14:textId="77777777" w:rsidR="00311713" w:rsidRDefault="00311713">
      <w:pPr>
        <w:rPr>
          <w:ins w:id="447" w:author="David Dayan" w:date="2021-12-15T17:27:00Z"/>
          <w:sz w:val="24"/>
          <w:szCs w:val="24"/>
        </w:rPr>
      </w:pPr>
    </w:p>
    <w:p w14:paraId="078A3551" w14:textId="77777777" w:rsidR="004D6825" w:rsidRDefault="004D6825">
      <w:pPr>
        <w:rPr>
          <w:ins w:id="448" w:author="David Dayan" w:date="2021-12-15T17:27:00Z"/>
          <w:sz w:val="24"/>
          <w:szCs w:val="24"/>
        </w:rPr>
      </w:pPr>
    </w:p>
    <w:p w14:paraId="24ABD2ED" w14:textId="77777777" w:rsidR="004D6825" w:rsidRDefault="004D6825">
      <w:pPr>
        <w:rPr>
          <w:ins w:id="449" w:author="David Dayan" w:date="2021-12-15T17:27:00Z"/>
          <w:sz w:val="24"/>
          <w:szCs w:val="24"/>
        </w:rPr>
      </w:pPr>
    </w:p>
    <w:p w14:paraId="78A88037" w14:textId="77777777" w:rsidR="004D6825" w:rsidRDefault="004D6825">
      <w:pPr>
        <w:rPr>
          <w:ins w:id="450" w:author="David Dayan" w:date="2021-12-15T17:27:00Z"/>
          <w:sz w:val="24"/>
          <w:szCs w:val="24"/>
        </w:rPr>
      </w:pPr>
    </w:p>
    <w:p w14:paraId="3ADA6DAF" w14:textId="77777777" w:rsidR="004D6825" w:rsidRDefault="004D6825">
      <w:pPr>
        <w:rPr>
          <w:ins w:id="451" w:author="David Dayan" w:date="2021-12-15T17:27:00Z"/>
          <w:sz w:val="24"/>
          <w:szCs w:val="24"/>
        </w:rPr>
      </w:pPr>
    </w:p>
    <w:p w14:paraId="1138A340" w14:textId="77777777" w:rsidR="004D6825" w:rsidRDefault="004D6825">
      <w:pPr>
        <w:rPr>
          <w:ins w:id="452" w:author="David Dayan" w:date="2021-12-15T17:27:00Z"/>
          <w:sz w:val="24"/>
          <w:szCs w:val="24"/>
        </w:rPr>
      </w:pPr>
    </w:p>
    <w:p w14:paraId="3576BDF3" w14:textId="77777777" w:rsidR="004D6825" w:rsidRDefault="004D6825">
      <w:pPr>
        <w:rPr>
          <w:ins w:id="453" w:author="David Dayan" w:date="2021-12-15T17:27:00Z"/>
          <w:sz w:val="24"/>
          <w:szCs w:val="24"/>
        </w:rPr>
      </w:pPr>
    </w:p>
    <w:p w14:paraId="4F8C380E" w14:textId="02C3AB69" w:rsidR="004D6825" w:rsidRDefault="004D6825">
      <w:pPr>
        <w:rPr>
          <w:ins w:id="454" w:author="David Dayan" w:date="2021-12-15T17:28:00Z"/>
          <w:sz w:val="24"/>
          <w:szCs w:val="24"/>
        </w:rPr>
      </w:pPr>
      <w:ins w:id="455" w:author="David Dayan" w:date="2021-12-15T17:28:00Z">
        <w:r>
          <w:rPr>
            <w:noProof/>
            <w:sz w:val="24"/>
            <w:szCs w:val="24"/>
          </w:rPr>
          <w:lastRenderedPageBreak/>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ins>
    </w:p>
    <w:p w14:paraId="641DCC90" w14:textId="5D255455" w:rsidR="004D6825" w:rsidRDefault="004D6825">
      <w:pPr>
        <w:rPr>
          <w:ins w:id="456" w:author="David Dayan" w:date="2021-12-17T15:21:00Z"/>
          <w:sz w:val="24"/>
          <w:szCs w:val="24"/>
        </w:rPr>
      </w:pPr>
      <w:ins w:id="457" w:author="David Dayan" w:date="2021-12-15T17:28:00Z">
        <w:r>
          <w:rPr>
            <w:sz w:val="24"/>
            <w:szCs w:val="24"/>
          </w:rPr>
          <w:t>Supplemental Figure 1: Cumulative proportion</w:t>
        </w:r>
      </w:ins>
      <w:ins w:id="458" w:author="David Dayan" w:date="2021-12-15T17:29:00Z">
        <w:r>
          <w:rPr>
            <w:sz w:val="24"/>
            <w:szCs w:val="24"/>
          </w:rPr>
          <w:t xml:space="preserve"> of all </w:t>
        </w:r>
      </w:ins>
      <w:ins w:id="459" w:author="David Dayan" w:date="2021-12-17T15:41:00Z">
        <w:r w:rsidR="00E935B3">
          <w:rPr>
            <w:sz w:val="24"/>
            <w:szCs w:val="24"/>
          </w:rPr>
          <w:t>spring</w:t>
        </w:r>
      </w:ins>
      <w:ins w:id="460" w:author="David Dayan" w:date="2021-12-15T17:29:00Z">
        <w:r>
          <w:rPr>
            <w:sz w:val="24"/>
            <w:szCs w:val="24"/>
          </w:rPr>
          <w:t xml:space="preserve"> associated alleles </w:t>
        </w:r>
      </w:ins>
      <w:ins w:id="461" w:author="David Dayan" w:date="2021-12-15T17:30:00Z">
        <w:r>
          <w:rPr>
            <w:sz w:val="24"/>
            <w:szCs w:val="24"/>
          </w:rPr>
          <w:t xml:space="preserve">by date with milestones at 50% and 80% of total number of </w:t>
        </w:r>
      </w:ins>
      <w:ins w:id="462" w:author="David Dayan" w:date="2021-12-17T15:42:00Z">
        <w:r w:rsidR="00E935B3">
          <w:rPr>
            <w:sz w:val="24"/>
            <w:szCs w:val="24"/>
          </w:rPr>
          <w:t xml:space="preserve">spring </w:t>
        </w:r>
      </w:ins>
      <w:ins w:id="463" w:author="David Dayan" w:date="2021-12-15T17:30:00Z">
        <w:r>
          <w:rPr>
            <w:sz w:val="24"/>
            <w:szCs w:val="24"/>
          </w:rPr>
          <w:t>alleles highlighted.</w:t>
        </w:r>
      </w:ins>
    </w:p>
    <w:p w14:paraId="37EC7011" w14:textId="77777777" w:rsidR="00163E90" w:rsidRDefault="00163E90">
      <w:pPr>
        <w:rPr>
          <w:ins w:id="464" w:author="David Dayan" w:date="2021-12-17T15:13:00Z"/>
          <w:sz w:val="24"/>
          <w:szCs w:val="24"/>
        </w:rPr>
      </w:pPr>
    </w:p>
    <w:p w14:paraId="2739FEB2" w14:textId="11998FF6" w:rsidR="00A50D04" w:rsidRDefault="00163E90">
      <w:pPr>
        <w:rPr>
          <w:ins w:id="465" w:author="David Dayan" w:date="2021-12-17T15:13:00Z"/>
          <w:sz w:val="24"/>
          <w:szCs w:val="24"/>
        </w:rPr>
      </w:pPr>
      <w:ins w:id="466" w:author="David Dayan" w:date="2021-12-17T15:21:00Z">
        <w:r>
          <w:rPr>
            <w:noProof/>
            <w:sz w:val="24"/>
            <w:szCs w:val="24"/>
          </w:rPr>
          <w:drawing>
            <wp:inline distT="0" distB="0" distL="0" distR="0" wp14:anchorId="4726638D" wp14:editId="47E82007">
              <wp:extent cx="5157926" cy="294266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166821" cy="2947738"/>
                      </a:xfrm>
                      <a:prstGeom prst="rect">
                        <a:avLst/>
                      </a:prstGeom>
                    </pic:spPr>
                  </pic:pic>
                </a:graphicData>
              </a:graphic>
            </wp:inline>
          </w:drawing>
        </w:r>
      </w:ins>
    </w:p>
    <w:p w14:paraId="26CB539C" w14:textId="189C9089" w:rsidR="00A50D04" w:rsidRPr="00163E90" w:rsidRDefault="00163E90">
      <w:pPr>
        <w:rPr>
          <w:ins w:id="467" w:author="David Dayan" w:date="2021-12-03T16:39:00Z"/>
          <w:sz w:val="24"/>
          <w:szCs w:val="24"/>
          <w:rPrChange w:id="468" w:author="David Dayan" w:date="2021-12-17T15:22:00Z">
            <w:rPr>
              <w:ins w:id="469" w:author="David Dayan" w:date="2021-12-03T16:39:00Z"/>
              <w:sz w:val="24"/>
              <w:szCs w:val="24"/>
            </w:rPr>
          </w:rPrChange>
        </w:rPr>
        <w:sectPr w:rsidR="00A50D04" w:rsidRPr="00163E90" w:rsidSect="00144E70">
          <w:pgSz w:w="12240" w:h="15840" w:code="1"/>
          <w:pgMar w:top="1440" w:right="1440" w:bottom="1440" w:left="1440" w:header="720" w:footer="720" w:gutter="0"/>
          <w:pgNumType w:start="1"/>
          <w:cols w:space="720"/>
          <w:docGrid w:linePitch="360"/>
        </w:sectPr>
      </w:pPr>
      <w:ins w:id="470" w:author="David Dayan" w:date="2021-12-17T15:21:00Z">
        <w:r>
          <w:rPr>
            <w:sz w:val="24"/>
            <w:szCs w:val="24"/>
          </w:rPr>
          <w:t xml:space="preserve">Supplemental Figure </w:t>
        </w:r>
      </w:ins>
      <w:ins w:id="471" w:author="David Dayan" w:date="2021-12-17T15:22:00Z">
        <w:r>
          <w:rPr>
            <w:sz w:val="24"/>
            <w:szCs w:val="24"/>
          </w:rPr>
          <w:t>2</w:t>
        </w:r>
      </w:ins>
      <w:ins w:id="472" w:author="David Dayan" w:date="2021-12-17T15:21:00Z">
        <w:r>
          <w:rPr>
            <w:sz w:val="24"/>
            <w:szCs w:val="24"/>
          </w:rPr>
          <w:t>:</w:t>
        </w:r>
      </w:ins>
      <w:ins w:id="473" w:author="David Dayan" w:date="2021-12-17T15:22:00Z">
        <w:r>
          <w:rPr>
            <w:sz w:val="24"/>
            <w:szCs w:val="24"/>
          </w:rPr>
          <w:t xml:space="preserve"> Density plot of sampling date across genotypes at </w:t>
        </w:r>
        <w:r>
          <w:rPr>
            <w:i/>
            <w:iCs/>
            <w:sz w:val="24"/>
            <w:szCs w:val="24"/>
          </w:rPr>
          <w:t>greb1l</w:t>
        </w:r>
        <w:r>
          <w:rPr>
            <w:sz w:val="24"/>
            <w:szCs w:val="24"/>
          </w:rPr>
          <w:t xml:space="preserve"> SNP1 . Mean sampling date for each genotype displayed as vertical line in corresponding color, black vertical line is the midpo</w:t>
        </w:r>
      </w:ins>
      <w:ins w:id="474" w:author="David Dayan" w:date="2021-12-17T15:23:00Z">
        <w:r>
          <w:rPr>
            <w:sz w:val="24"/>
            <w:szCs w:val="24"/>
          </w:rPr>
          <w:t>int between mean sampling date</w:t>
        </w:r>
        <w:r w:rsidR="00CA29AC">
          <w:rPr>
            <w:sz w:val="24"/>
            <w:szCs w:val="24"/>
          </w:rPr>
          <w:t xml:space="preserve"> of the two homozygous genotypes.</w:t>
        </w:r>
      </w:ins>
    </w:p>
    <w:tbl>
      <w:tblPr>
        <w:tblW w:w="14220" w:type="dxa"/>
        <w:tblInd w:w="-360" w:type="dxa"/>
        <w:tblLook w:val="04A0" w:firstRow="1" w:lastRow="0" w:firstColumn="1" w:lastColumn="0" w:noHBand="0" w:noVBand="1"/>
        <w:tblPrChange w:id="475" w:author="David Dayan" w:date="2021-12-03T17:18:00Z">
          <w:tblPr>
            <w:tblW w:w="15282" w:type="dxa"/>
            <w:tblLook w:val="04A0" w:firstRow="1" w:lastRow="0" w:firstColumn="1" w:lastColumn="0" w:noHBand="0" w:noVBand="1"/>
          </w:tblPr>
        </w:tblPrChange>
      </w:tblPr>
      <w:tblGrid>
        <w:gridCol w:w="1563"/>
        <w:gridCol w:w="746"/>
        <w:gridCol w:w="599"/>
        <w:gridCol w:w="1142"/>
        <w:gridCol w:w="1440"/>
        <w:gridCol w:w="1530"/>
        <w:gridCol w:w="898"/>
        <w:gridCol w:w="902"/>
        <w:gridCol w:w="2160"/>
        <w:gridCol w:w="1710"/>
        <w:gridCol w:w="1530"/>
        <w:tblGridChange w:id="476">
          <w:tblGrid>
            <w:gridCol w:w="1563"/>
            <w:gridCol w:w="746"/>
            <w:gridCol w:w="599"/>
            <w:gridCol w:w="1142"/>
            <w:gridCol w:w="1440"/>
            <w:gridCol w:w="1530"/>
            <w:gridCol w:w="898"/>
            <w:gridCol w:w="902"/>
            <w:gridCol w:w="2160"/>
            <w:gridCol w:w="1296"/>
            <w:gridCol w:w="1580"/>
            <w:gridCol w:w="1426"/>
          </w:tblGrid>
        </w:tblGridChange>
      </w:tblGrid>
      <w:tr w:rsidR="00036D0E" w:rsidRPr="00036D0E" w14:paraId="7B4A1184" w14:textId="77777777" w:rsidTr="00245317">
        <w:trPr>
          <w:cantSplit/>
          <w:trHeight w:val="20"/>
          <w:tblHeader/>
          <w:ins w:id="477" w:author="David Dayan" w:date="2021-12-03T17:13:00Z"/>
          <w:trPrChange w:id="478" w:author="David Dayan" w:date="2021-12-03T17:18:00Z">
            <w:trPr>
              <w:trHeight w:val="340"/>
            </w:trPr>
          </w:trPrChange>
        </w:trPr>
        <w:tc>
          <w:tcPr>
            <w:tcW w:w="1563" w:type="dxa"/>
            <w:tcBorders>
              <w:top w:val="single" w:sz="4" w:space="0" w:color="auto"/>
              <w:left w:val="nil"/>
              <w:bottom w:val="single" w:sz="8" w:space="0" w:color="auto"/>
              <w:right w:val="nil"/>
            </w:tcBorders>
            <w:shd w:val="clear" w:color="auto" w:fill="auto"/>
            <w:noWrap/>
            <w:vAlign w:val="bottom"/>
            <w:hideMark/>
            <w:tcPrChange w:id="479" w:author="David Dayan" w:date="2021-12-03T17:18:00Z">
              <w:tcPr>
                <w:tcW w:w="1563" w:type="dxa"/>
                <w:tcBorders>
                  <w:top w:val="single" w:sz="4" w:space="0" w:color="auto"/>
                  <w:left w:val="nil"/>
                  <w:bottom w:val="single" w:sz="8" w:space="0" w:color="auto"/>
                  <w:right w:val="nil"/>
                </w:tcBorders>
                <w:shd w:val="clear" w:color="auto" w:fill="auto"/>
                <w:noWrap/>
                <w:vAlign w:val="bottom"/>
                <w:hideMark/>
              </w:tcPr>
            </w:tcPrChange>
          </w:tcPr>
          <w:p w14:paraId="549CDC5B" w14:textId="77777777" w:rsidR="00036D0E" w:rsidRPr="00036D0E" w:rsidRDefault="00036D0E" w:rsidP="00245317">
            <w:pPr>
              <w:spacing w:after="0" w:line="240" w:lineRule="auto"/>
              <w:jc w:val="center"/>
              <w:rPr>
                <w:ins w:id="480" w:author="David Dayan" w:date="2021-12-03T17:13:00Z"/>
                <w:rFonts w:ascii="Calibri" w:eastAsia="Times New Roman" w:hAnsi="Calibri" w:cs="Times New Roman"/>
                <w:b/>
                <w:bCs/>
                <w:color w:val="000000"/>
                <w:sz w:val="16"/>
                <w:szCs w:val="16"/>
              </w:rPr>
            </w:pPr>
            <w:ins w:id="481" w:author="David Dayan" w:date="2021-12-03T17:13:00Z">
              <w:r w:rsidRPr="00036D0E">
                <w:rPr>
                  <w:rFonts w:ascii="Calibri" w:eastAsia="Times New Roman" w:hAnsi="Calibri" w:cs="Times New Roman"/>
                  <w:b/>
                  <w:bCs/>
                  <w:color w:val="000000"/>
                  <w:sz w:val="16"/>
                  <w:szCs w:val="16"/>
                </w:rPr>
                <w:lastRenderedPageBreak/>
                <w:t>Sample</w:t>
              </w:r>
            </w:ins>
          </w:p>
        </w:tc>
        <w:tc>
          <w:tcPr>
            <w:tcW w:w="746" w:type="dxa"/>
            <w:tcBorders>
              <w:top w:val="single" w:sz="4" w:space="0" w:color="auto"/>
              <w:left w:val="nil"/>
              <w:bottom w:val="single" w:sz="8" w:space="0" w:color="auto"/>
              <w:right w:val="nil"/>
            </w:tcBorders>
            <w:shd w:val="clear" w:color="auto" w:fill="auto"/>
            <w:noWrap/>
            <w:vAlign w:val="bottom"/>
            <w:hideMark/>
            <w:tcPrChange w:id="482" w:author="David Dayan" w:date="2021-12-03T17:18:00Z">
              <w:tcPr>
                <w:tcW w:w="746" w:type="dxa"/>
                <w:tcBorders>
                  <w:top w:val="single" w:sz="4" w:space="0" w:color="auto"/>
                  <w:left w:val="nil"/>
                  <w:bottom w:val="single" w:sz="8" w:space="0" w:color="auto"/>
                  <w:right w:val="nil"/>
                </w:tcBorders>
                <w:shd w:val="clear" w:color="auto" w:fill="auto"/>
                <w:noWrap/>
                <w:vAlign w:val="bottom"/>
                <w:hideMark/>
              </w:tcPr>
            </w:tcPrChange>
          </w:tcPr>
          <w:p w14:paraId="20BE641B" w14:textId="77777777" w:rsidR="00036D0E" w:rsidRPr="00036D0E" w:rsidRDefault="00036D0E" w:rsidP="00245317">
            <w:pPr>
              <w:spacing w:after="0" w:line="240" w:lineRule="auto"/>
              <w:jc w:val="center"/>
              <w:rPr>
                <w:ins w:id="483" w:author="David Dayan" w:date="2021-12-03T17:13:00Z"/>
                <w:rFonts w:ascii="Calibri" w:eastAsia="Times New Roman" w:hAnsi="Calibri" w:cs="Times New Roman"/>
                <w:b/>
                <w:bCs/>
                <w:color w:val="000000"/>
                <w:sz w:val="16"/>
                <w:szCs w:val="16"/>
              </w:rPr>
            </w:pPr>
            <w:ins w:id="484" w:author="David Dayan" w:date="2021-12-03T17:13:00Z">
              <w:r w:rsidRPr="00036D0E">
                <w:rPr>
                  <w:rFonts w:ascii="Calibri" w:eastAsia="Times New Roman" w:hAnsi="Calibri" w:cs="Times New Roman"/>
                  <w:b/>
                  <w:bCs/>
                  <w:color w:val="000000"/>
                  <w:sz w:val="16"/>
                  <w:szCs w:val="16"/>
                </w:rPr>
                <w:t>Date</w:t>
              </w:r>
            </w:ins>
          </w:p>
        </w:tc>
        <w:tc>
          <w:tcPr>
            <w:tcW w:w="599" w:type="dxa"/>
            <w:tcBorders>
              <w:top w:val="single" w:sz="4" w:space="0" w:color="auto"/>
              <w:left w:val="nil"/>
              <w:bottom w:val="single" w:sz="8" w:space="0" w:color="auto"/>
              <w:right w:val="nil"/>
            </w:tcBorders>
            <w:shd w:val="clear" w:color="auto" w:fill="auto"/>
            <w:noWrap/>
            <w:vAlign w:val="bottom"/>
            <w:hideMark/>
            <w:tcPrChange w:id="485" w:author="David Dayan" w:date="2021-12-03T17:18:00Z">
              <w:tcPr>
                <w:tcW w:w="599" w:type="dxa"/>
                <w:tcBorders>
                  <w:top w:val="single" w:sz="4" w:space="0" w:color="auto"/>
                  <w:left w:val="nil"/>
                  <w:bottom w:val="single" w:sz="8" w:space="0" w:color="auto"/>
                  <w:right w:val="nil"/>
                </w:tcBorders>
                <w:shd w:val="clear" w:color="auto" w:fill="auto"/>
                <w:noWrap/>
                <w:vAlign w:val="bottom"/>
                <w:hideMark/>
              </w:tcPr>
            </w:tcPrChange>
          </w:tcPr>
          <w:p w14:paraId="43131981" w14:textId="77777777" w:rsidR="00036D0E" w:rsidRPr="00036D0E" w:rsidRDefault="00036D0E" w:rsidP="00245317">
            <w:pPr>
              <w:spacing w:after="0" w:line="240" w:lineRule="auto"/>
              <w:jc w:val="center"/>
              <w:rPr>
                <w:ins w:id="486" w:author="David Dayan" w:date="2021-12-03T17:13:00Z"/>
                <w:rFonts w:ascii="Calibri" w:eastAsia="Times New Roman" w:hAnsi="Calibri" w:cs="Times New Roman"/>
                <w:b/>
                <w:bCs/>
                <w:color w:val="000000"/>
                <w:sz w:val="16"/>
                <w:szCs w:val="16"/>
              </w:rPr>
            </w:pPr>
            <w:ins w:id="487" w:author="David Dayan" w:date="2021-12-03T17:13:00Z">
              <w:r w:rsidRPr="00036D0E">
                <w:rPr>
                  <w:rFonts w:ascii="Calibri" w:eastAsia="Times New Roman" w:hAnsi="Calibri" w:cs="Times New Roman"/>
                  <w:b/>
                  <w:bCs/>
                  <w:color w:val="000000"/>
                  <w:sz w:val="16"/>
                  <w:szCs w:val="16"/>
                </w:rPr>
                <w:t>Julian Day</w:t>
              </w:r>
            </w:ins>
          </w:p>
        </w:tc>
        <w:tc>
          <w:tcPr>
            <w:tcW w:w="1142" w:type="dxa"/>
            <w:tcBorders>
              <w:top w:val="single" w:sz="4" w:space="0" w:color="auto"/>
              <w:left w:val="nil"/>
              <w:bottom w:val="single" w:sz="8" w:space="0" w:color="auto"/>
              <w:right w:val="nil"/>
            </w:tcBorders>
            <w:shd w:val="clear" w:color="auto" w:fill="auto"/>
            <w:noWrap/>
            <w:vAlign w:val="bottom"/>
            <w:hideMark/>
            <w:tcPrChange w:id="488" w:author="David Dayan" w:date="2021-12-03T17:18:00Z">
              <w:tcPr>
                <w:tcW w:w="1142" w:type="dxa"/>
                <w:tcBorders>
                  <w:top w:val="single" w:sz="4" w:space="0" w:color="auto"/>
                  <w:left w:val="nil"/>
                  <w:bottom w:val="single" w:sz="8" w:space="0" w:color="auto"/>
                  <w:right w:val="nil"/>
                </w:tcBorders>
                <w:shd w:val="clear" w:color="auto" w:fill="auto"/>
                <w:noWrap/>
                <w:vAlign w:val="bottom"/>
                <w:hideMark/>
              </w:tcPr>
            </w:tcPrChange>
          </w:tcPr>
          <w:p w14:paraId="4EC63E75" w14:textId="77777777" w:rsidR="00036D0E" w:rsidRPr="00036D0E" w:rsidRDefault="00036D0E" w:rsidP="00245317">
            <w:pPr>
              <w:spacing w:after="0" w:line="240" w:lineRule="auto"/>
              <w:jc w:val="center"/>
              <w:rPr>
                <w:ins w:id="489" w:author="David Dayan" w:date="2021-12-03T17:13:00Z"/>
                <w:rFonts w:ascii="Calibri" w:eastAsia="Times New Roman" w:hAnsi="Calibri" w:cs="Times New Roman"/>
                <w:b/>
                <w:bCs/>
                <w:color w:val="000000"/>
                <w:sz w:val="16"/>
                <w:szCs w:val="16"/>
              </w:rPr>
            </w:pPr>
            <w:ins w:id="490" w:author="David Dayan" w:date="2021-12-03T17:13:00Z">
              <w:r w:rsidRPr="00036D0E">
                <w:rPr>
                  <w:rFonts w:ascii="Calibri" w:eastAsia="Times New Roman" w:hAnsi="Calibri" w:cs="Times New Roman"/>
                  <w:b/>
                  <w:bCs/>
                  <w:color w:val="000000"/>
                  <w:sz w:val="16"/>
                  <w:szCs w:val="16"/>
                </w:rPr>
                <w:t>Location</w:t>
              </w:r>
            </w:ins>
          </w:p>
        </w:tc>
        <w:tc>
          <w:tcPr>
            <w:tcW w:w="1440" w:type="dxa"/>
            <w:tcBorders>
              <w:top w:val="single" w:sz="4" w:space="0" w:color="auto"/>
              <w:left w:val="nil"/>
              <w:bottom w:val="single" w:sz="8" w:space="0" w:color="auto"/>
              <w:right w:val="nil"/>
            </w:tcBorders>
            <w:shd w:val="clear" w:color="auto" w:fill="auto"/>
            <w:noWrap/>
            <w:vAlign w:val="bottom"/>
            <w:hideMark/>
            <w:tcPrChange w:id="491" w:author="David Dayan" w:date="2021-12-03T17:18:00Z">
              <w:tcPr>
                <w:tcW w:w="1440" w:type="dxa"/>
                <w:tcBorders>
                  <w:top w:val="single" w:sz="4" w:space="0" w:color="auto"/>
                  <w:left w:val="nil"/>
                  <w:bottom w:val="single" w:sz="8" w:space="0" w:color="auto"/>
                  <w:right w:val="nil"/>
                </w:tcBorders>
                <w:shd w:val="clear" w:color="auto" w:fill="auto"/>
                <w:noWrap/>
                <w:vAlign w:val="bottom"/>
                <w:hideMark/>
              </w:tcPr>
            </w:tcPrChange>
          </w:tcPr>
          <w:p w14:paraId="2656EB1E" w14:textId="77777777" w:rsidR="00036D0E" w:rsidRPr="00036D0E" w:rsidRDefault="00036D0E" w:rsidP="00245317">
            <w:pPr>
              <w:spacing w:after="0" w:line="240" w:lineRule="auto"/>
              <w:jc w:val="center"/>
              <w:rPr>
                <w:ins w:id="492" w:author="David Dayan" w:date="2021-12-03T17:13:00Z"/>
                <w:rFonts w:ascii="Calibri" w:eastAsia="Times New Roman" w:hAnsi="Calibri" w:cs="Times New Roman"/>
                <w:b/>
                <w:bCs/>
                <w:color w:val="000000"/>
                <w:sz w:val="16"/>
                <w:szCs w:val="16"/>
              </w:rPr>
            </w:pPr>
            <w:ins w:id="493" w:author="David Dayan" w:date="2021-12-03T17:13:00Z">
              <w:r w:rsidRPr="00036D0E">
                <w:rPr>
                  <w:rFonts w:ascii="Calibri" w:eastAsia="Times New Roman" w:hAnsi="Calibri" w:cs="Times New Roman"/>
                  <w:b/>
                  <w:bCs/>
                  <w:color w:val="000000"/>
                  <w:sz w:val="16"/>
                  <w:szCs w:val="16"/>
                </w:rPr>
                <w:t>Detailed Location</w:t>
              </w:r>
            </w:ins>
          </w:p>
        </w:tc>
        <w:tc>
          <w:tcPr>
            <w:tcW w:w="1530" w:type="dxa"/>
            <w:tcBorders>
              <w:top w:val="single" w:sz="4" w:space="0" w:color="auto"/>
              <w:left w:val="nil"/>
              <w:bottom w:val="single" w:sz="8" w:space="0" w:color="auto"/>
              <w:right w:val="nil"/>
            </w:tcBorders>
            <w:shd w:val="clear" w:color="auto" w:fill="auto"/>
            <w:noWrap/>
            <w:vAlign w:val="bottom"/>
            <w:hideMark/>
            <w:tcPrChange w:id="494" w:author="David Dayan" w:date="2021-12-03T17:18:00Z">
              <w:tcPr>
                <w:tcW w:w="1530" w:type="dxa"/>
                <w:tcBorders>
                  <w:top w:val="single" w:sz="4" w:space="0" w:color="auto"/>
                  <w:left w:val="nil"/>
                  <w:bottom w:val="single" w:sz="8" w:space="0" w:color="auto"/>
                  <w:right w:val="nil"/>
                </w:tcBorders>
                <w:shd w:val="clear" w:color="auto" w:fill="auto"/>
                <w:noWrap/>
                <w:vAlign w:val="bottom"/>
                <w:hideMark/>
              </w:tcPr>
            </w:tcPrChange>
          </w:tcPr>
          <w:p w14:paraId="6F86A4DA" w14:textId="77777777" w:rsidR="00036D0E" w:rsidRPr="00036D0E" w:rsidRDefault="00036D0E" w:rsidP="00245317">
            <w:pPr>
              <w:spacing w:after="0" w:line="240" w:lineRule="auto"/>
              <w:jc w:val="center"/>
              <w:rPr>
                <w:ins w:id="495" w:author="David Dayan" w:date="2021-12-03T17:13:00Z"/>
                <w:rFonts w:ascii="Calibri" w:eastAsia="Times New Roman" w:hAnsi="Calibri" w:cs="Times New Roman"/>
                <w:b/>
                <w:bCs/>
                <w:color w:val="000000"/>
                <w:sz w:val="16"/>
                <w:szCs w:val="16"/>
              </w:rPr>
            </w:pPr>
            <w:ins w:id="496" w:author="David Dayan" w:date="2021-12-03T17:13:00Z">
              <w:r w:rsidRPr="00036D0E">
                <w:rPr>
                  <w:rFonts w:ascii="Calibri" w:eastAsia="Times New Roman" w:hAnsi="Calibri" w:cs="Times New Roman"/>
                  <w:b/>
                  <w:bCs/>
                  <w:color w:val="000000"/>
                  <w:sz w:val="16"/>
                  <w:szCs w:val="16"/>
                </w:rPr>
                <w:t>Sampling Method</w:t>
              </w:r>
            </w:ins>
          </w:p>
        </w:tc>
        <w:tc>
          <w:tcPr>
            <w:tcW w:w="898" w:type="dxa"/>
            <w:tcBorders>
              <w:top w:val="single" w:sz="4" w:space="0" w:color="auto"/>
              <w:left w:val="nil"/>
              <w:bottom w:val="single" w:sz="8" w:space="0" w:color="auto"/>
              <w:right w:val="nil"/>
            </w:tcBorders>
            <w:shd w:val="clear" w:color="auto" w:fill="auto"/>
            <w:noWrap/>
            <w:vAlign w:val="bottom"/>
            <w:hideMark/>
            <w:tcPrChange w:id="497" w:author="David Dayan" w:date="2021-12-03T17:18:00Z">
              <w:tcPr>
                <w:tcW w:w="898" w:type="dxa"/>
                <w:tcBorders>
                  <w:top w:val="single" w:sz="4" w:space="0" w:color="auto"/>
                  <w:left w:val="nil"/>
                  <w:bottom w:val="single" w:sz="8" w:space="0" w:color="auto"/>
                  <w:right w:val="nil"/>
                </w:tcBorders>
                <w:shd w:val="clear" w:color="auto" w:fill="auto"/>
                <w:noWrap/>
                <w:vAlign w:val="bottom"/>
                <w:hideMark/>
              </w:tcPr>
            </w:tcPrChange>
          </w:tcPr>
          <w:p w14:paraId="1B6F3FED" w14:textId="77777777" w:rsidR="00036D0E" w:rsidRPr="00036D0E" w:rsidRDefault="00036D0E" w:rsidP="00245317">
            <w:pPr>
              <w:spacing w:after="0" w:line="240" w:lineRule="auto"/>
              <w:jc w:val="center"/>
              <w:rPr>
                <w:ins w:id="498" w:author="David Dayan" w:date="2021-12-03T17:13:00Z"/>
                <w:rFonts w:ascii="Calibri" w:eastAsia="Times New Roman" w:hAnsi="Calibri" w:cs="Times New Roman"/>
                <w:b/>
                <w:bCs/>
                <w:color w:val="000000"/>
                <w:sz w:val="16"/>
                <w:szCs w:val="16"/>
              </w:rPr>
            </w:pPr>
            <w:ins w:id="499" w:author="David Dayan" w:date="2021-12-03T17:13:00Z">
              <w:r w:rsidRPr="00036D0E">
                <w:rPr>
                  <w:rFonts w:ascii="Calibri" w:eastAsia="Times New Roman" w:hAnsi="Calibri" w:cs="Times New Roman"/>
                  <w:b/>
                  <w:bCs/>
                  <w:color w:val="000000"/>
                  <w:sz w:val="16"/>
                  <w:szCs w:val="16"/>
                </w:rPr>
                <w:t>Ots37124-12277401</w:t>
              </w:r>
            </w:ins>
          </w:p>
        </w:tc>
        <w:tc>
          <w:tcPr>
            <w:tcW w:w="902" w:type="dxa"/>
            <w:tcBorders>
              <w:top w:val="single" w:sz="4" w:space="0" w:color="auto"/>
              <w:left w:val="nil"/>
              <w:bottom w:val="single" w:sz="8" w:space="0" w:color="auto"/>
              <w:right w:val="nil"/>
            </w:tcBorders>
            <w:shd w:val="clear" w:color="auto" w:fill="auto"/>
            <w:noWrap/>
            <w:vAlign w:val="bottom"/>
            <w:hideMark/>
            <w:tcPrChange w:id="500" w:author="David Dayan" w:date="2021-12-03T17:18:00Z">
              <w:tcPr>
                <w:tcW w:w="902" w:type="dxa"/>
                <w:tcBorders>
                  <w:top w:val="single" w:sz="4" w:space="0" w:color="auto"/>
                  <w:left w:val="nil"/>
                  <w:bottom w:val="single" w:sz="8" w:space="0" w:color="auto"/>
                  <w:right w:val="nil"/>
                </w:tcBorders>
                <w:shd w:val="clear" w:color="auto" w:fill="auto"/>
                <w:noWrap/>
                <w:vAlign w:val="bottom"/>
                <w:hideMark/>
              </w:tcPr>
            </w:tcPrChange>
          </w:tcPr>
          <w:p w14:paraId="15F41CF9" w14:textId="77777777" w:rsidR="00036D0E" w:rsidRPr="00036D0E" w:rsidRDefault="00036D0E" w:rsidP="00245317">
            <w:pPr>
              <w:spacing w:after="0" w:line="240" w:lineRule="auto"/>
              <w:jc w:val="center"/>
              <w:rPr>
                <w:ins w:id="501" w:author="David Dayan" w:date="2021-12-03T17:13:00Z"/>
                <w:rFonts w:ascii="Calibri" w:eastAsia="Times New Roman" w:hAnsi="Calibri" w:cs="Times New Roman"/>
                <w:b/>
                <w:bCs/>
                <w:color w:val="000000"/>
                <w:sz w:val="16"/>
                <w:szCs w:val="16"/>
              </w:rPr>
            </w:pPr>
            <w:ins w:id="502" w:author="David Dayan" w:date="2021-12-03T17:13:00Z">
              <w:r w:rsidRPr="00036D0E">
                <w:rPr>
                  <w:rFonts w:ascii="Calibri" w:eastAsia="Times New Roman" w:hAnsi="Calibri" w:cs="Times New Roman"/>
                  <w:b/>
                  <w:bCs/>
                  <w:color w:val="000000"/>
                  <w:sz w:val="16"/>
                  <w:szCs w:val="16"/>
                </w:rPr>
                <w:t>Ots37124-12310649</w:t>
              </w:r>
            </w:ins>
          </w:p>
        </w:tc>
        <w:tc>
          <w:tcPr>
            <w:tcW w:w="2160" w:type="dxa"/>
            <w:tcBorders>
              <w:top w:val="single" w:sz="4" w:space="0" w:color="auto"/>
              <w:left w:val="nil"/>
              <w:bottom w:val="single" w:sz="8" w:space="0" w:color="auto"/>
              <w:right w:val="nil"/>
            </w:tcBorders>
            <w:shd w:val="clear" w:color="auto" w:fill="auto"/>
            <w:noWrap/>
            <w:vAlign w:val="bottom"/>
            <w:hideMark/>
            <w:tcPrChange w:id="503" w:author="David Dayan" w:date="2021-12-03T17:18:00Z">
              <w:tcPr>
                <w:tcW w:w="3456" w:type="dxa"/>
                <w:gridSpan w:val="2"/>
                <w:tcBorders>
                  <w:top w:val="single" w:sz="4" w:space="0" w:color="auto"/>
                  <w:left w:val="nil"/>
                  <w:bottom w:val="single" w:sz="8" w:space="0" w:color="auto"/>
                  <w:right w:val="nil"/>
                </w:tcBorders>
                <w:shd w:val="clear" w:color="auto" w:fill="auto"/>
                <w:noWrap/>
                <w:vAlign w:val="bottom"/>
                <w:hideMark/>
              </w:tcPr>
            </w:tcPrChange>
          </w:tcPr>
          <w:p w14:paraId="510846EF" w14:textId="77777777" w:rsidR="00036D0E" w:rsidRPr="00036D0E" w:rsidRDefault="00036D0E" w:rsidP="00245317">
            <w:pPr>
              <w:spacing w:after="0" w:line="240" w:lineRule="auto"/>
              <w:jc w:val="center"/>
              <w:rPr>
                <w:ins w:id="504" w:author="David Dayan" w:date="2021-12-03T17:13:00Z"/>
                <w:rFonts w:ascii="Calibri" w:eastAsia="Times New Roman" w:hAnsi="Calibri" w:cs="Times New Roman"/>
                <w:b/>
                <w:bCs/>
                <w:color w:val="000000"/>
                <w:sz w:val="16"/>
                <w:szCs w:val="16"/>
              </w:rPr>
            </w:pPr>
            <w:ins w:id="505" w:author="David Dayan" w:date="2021-12-03T17:13:00Z">
              <w:r w:rsidRPr="00036D0E">
                <w:rPr>
                  <w:rFonts w:ascii="Calibri" w:eastAsia="Times New Roman" w:hAnsi="Calibri" w:cs="Times New Roman"/>
                  <w:b/>
                  <w:bCs/>
                  <w:color w:val="000000"/>
                  <w:sz w:val="16"/>
                  <w:szCs w:val="16"/>
                </w:rPr>
                <w:t>greb1l SNP1 Genotype</w:t>
              </w:r>
            </w:ins>
          </w:p>
        </w:tc>
        <w:tc>
          <w:tcPr>
            <w:tcW w:w="1710" w:type="dxa"/>
            <w:tcBorders>
              <w:top w:val="single" w:sz="4" w:space="0" w:color="auto"/>
              <w:left w:val="nil"/>
              <w:bottom w:val="single" w:sz="8" w:space="0" w:color="auto"/>
              <w:right w:val="nil"/>
            </w:tcBorders>
            <w:shd w:val="clear" w:color="auto" w:fill="auto"/>
            <w:noWrap/>
            <w:vAlign w:val="bottom"/>
            <w:hideMark/>
            <w:tcPrChange w:id="506" w:author="David Dayan" w:date="2021-12-03T17:18:00Z">
              <w:tcPr>
                <w:tcW w:w="1580" w:type="dxa"/>
                <w:tcBorders>
                  <w:top w:val="single" w:sz="4" w:space="0" w:color="auto"/>
                  <w:left w:val="nil"/>
                  <w:bottom w:val="single" w:sz="8" w:space="0" w:color="auto"/>
                  <w:right w:val="nil"/>
                </w:tcBorders>
                <w:shd w:val="clear" w:color="auto" w:fill="auto"/>
                <w:noWrap/>
                <w:vAlign w:val="bottom"/>
                <w:hideMark/>
              </w:tcPr>
            </w:tcPrChange>
          </w:tcPr>
          <w:p w14:paraId="45962DCB" w14:textId="77777777" w:rsidR="00036D0E" w:rsidRPr="00036D0E" w:rsidRDefault="00036D0E" w:rsidP="00245317">
            <w:pPr>
              <w:spacing w:after="0" w:line="240" w:lineRule="auto"/>
              <w:jc w:val="center"/>
              <w:rPr>
                <w:ins w:id="507" w:author="David Dayan" w:date="2021-12-03T17:13:00Z"/>
                <w:rFonts w:ascii="Calibri" w:eastAsia="Times New Roman" w:hAnsi="Calibri" w:cs="Times New Roman"/>
                <w:b/>
                <w:bCs/>
                <w:color w:val="000000"/>
                <w:sz w:val="16"/>
                <w:szCs w:val="16"/>
              </w:rPr>
            </w:pPr>
            <w:ins w:id="508" w:author="David Dayan" w:date="2021-12-03T17:13:00Z">
              <w:r w:rsidRPr="00036D0E">
                <w:rPr>
                  <w:rFonts w:ascii="Calibri" w:eastAsia="Times New Roman" w:hAnsi="Calibri" w:cs="Times New Roman"/>
                  <w:b/>
                  <w:bCs/>
                  <w:color w:val="000000"/>
                  <w:sz w:val="16"/>
                  <w:szCs w:val="16"/>
                </w:rPr>
                <w:t>greb1l SNP2 Genotype</w:t>
              </w:r>
            </w:ins>
          </w:p>
        </w:tc>
        <w:tc>
          <w:tcPr>
            <w:tcW w:w="1530" w:type="dxa"/>
            <w:tcBorders>
              <w:top w:val="single" w:sz="4" w:space="0" w:color="auto"/>
              <w:left w:val="nil"/>
              <w:bottom w:val="single" w:sz="8" w:space="0" w:color="auto"/>
              <w:right w:val="nil"/>
            </w:tcBorders>
            <w:shd w:val="clear" w:color="auto" w:fill="auto"/>
            <w:noWrap/>
            <w:vAlign w:val="bottom"/>
            <w:hideMark/>
            <w:tcPrChange w:id="509" w:author="David Dayan" w:date="2021-12-03T17:18:00Z">
              <w:tcPr>
                <w:tcW w:w="1426" w:type="dxa"/>
                <w:tcBorders>
                  <w:top w:val="single" w:sz="4" w:space="0" w:color="auto"/>
                  <w:left w:val="nil"/>
                  <w:bottom w:val="single" w:sz="8" w:space="0" w:color="auto"/>
                  <w:right w:val="nil"/>
                </w:tcBorders>
                <w:shd w:val="clear" w:color="auto" w:fill="auto"/>
                <w:noWrap/>
                <w:vAlign w:val="bottom"/>
                <w:hideMark/>
              </w:tcPr>
            </w:tcPrChange>
          </w:tcPr>
          <w:p w14:paraId="2D679EF6" w14:textId="77777777" w:rsidR="00036D0E" w:rsidRPr="00036D0E" w:rsidRDefault="00036D0E" w:rsidP="00245317">
            <w:pPr>
              <w:spacing w:after="0" w:line="240" w:lineRule="auto"/>
              <w:jc w:val="center"/>
              <w:rPr>
                <w:ins w:id="510" w:author="David Dayan" w:date="2021-12-03T17:13:00Z"/>
                <w:rFonts w:ascii="Calibri" w:eastAsia="Times New Roman" w:hAnsi="Calibri" w:cs="Times New Roman"/>
                <w:b/>
                <w:bCs/>
                <w:color w:val="000000"/>
                <w:sz w:val="16"/>
                <w:szCs w:val="16"/>
              </w:rPr>
            </w:pPr>
            <w:ins w:id="511" w:author="David Dayan" w:date="2021-12-03T17:13:00Z">
              <w:r w:rsidRPr="00036D0E">
                <w:rPr>
                  <w:rFonts w:ascii="Calibri" w:eastAsia="Times New Roman" w:hAnsi="Calibri" w:cs="Times New Roman"/>
                  <w:b/>
                  <w:bCs/>
                  <w:color w:val="000000"/>
                  <w:sz w:val="16"/>
                  <w:szCs w:val="16"/>
                </w:rPr>
                <w:t>Two SNP Genotype</w:t>
              </w:r>
            </w:ins>
          </w:p>
        </w:tc>
      </w:tr>
      <w:tr w:rsidR="00036D0E" w:rsidRPr="00036D0E" w14:paraId="05BFB597" w14:textId="77777777" w:rsidTr="00245317">
        <w:trPr>
          <w:cantSplit/>
          <w:trHeight w:val="20"/>
          <w:ins w:id="512" w:author="David Dayan" w:date="2021-12-03T17:13:00Z"/>
          <w:trPrChange w:id="5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4" w:author="David Dayan" w:date="2021-12-03T17:18:00Z">
              <w:tcPr>
                <w:tcW w:w="1563" w:type="dxa"/>
                <w:tcBorders>
                  <w:top w:val="nil"/>
                  <w:left w:val="nil"/>
                  <w:bottom w:val="nil"/>
                  <w:right w:val="nil"/>
                </w:tcBorders>
                <w:shd w:val="clear" w:color="auto" w:fill="auto"/>
                <w:noWrap/>
                <w:vAlign w:val="bottom"/>
                <w:hideMark/>
              </w:tcPr>
            </w:tcPrChange>
          </w:tcPr>
          <w:p w14:paraId="638EE019" w14:textId="77777777" w:rsidR="00036D0E" w:rsidRPr="00036D0E" w:rsidRDefault="00036D0E" w:rsidP="00245317">
            <w:pPr>
              <w:spacing w:after="0" w:line="240" w:lineRule="auto"/>
              <w:jc w:val="center"/>
              <w:rPr>
                <w:ins w:id="515" w:author="David Dayan" w:date="2021-12-03T17:13:00Z"/>
                <w:rFonts w:ascii="Calibri" w:eastAsia="Times New Roman" w:hAnsi="Calibri" w:cs="Times New Roman"/>
                <w:color w:val="000000"/>
                <w:sz w:val="16"/>
                <w:szCs w:val="16"/>
              </w:rPr>
            </w:pPr>
            <w:ins w:id="516" w:author="David Dayan" w:date="2021-12-03T17:13:00Z">
              <w:r w:rsidRPr="00036D0E">
                <w:rPr>
                  <w:rFonts w:ascii="Calibri" w:eastAsia="Times New Roman" w:hAnsi="Calibri" w:cs="Times New Roman"/>
                  <w:color w:val="000000"/>
                  <w:sz w:val="16"/>
                  <w:szCs w:val="16"/>
                </w:rPr>
                <w:t>OtsAC20ROGR_0001</w:t>
              </w:r>
            </w:ins>
          </w:p>
        </w:tc>
        <w:tc>
          <w:tcPr>
            <w:tcW w:w="746" w:type="dxa"/>
            <w:tcBorders>
              <w:top w:val="nil"/>
              <w:left w:val="nil"/>
              <w:bottom w:val="nil"/>
              <w:right w:val="nil"/>
            </w:tcBorders>
            <w:shd w:val="clear" w:color="auto" w:fill="auto"/>
            <w:noWrap/>
            <w:vAlign w:val="bottom"/>
            <w:hideMark/>
            <w:tcPrChange w:id="517" w:author="David Dayan" w:date="2021-12-03T17:18:00Z">
              <w:tcPr>
                <w:tcW w:w="746" w:type="dxa"/>
                <w:tcBorders>
                  <w:top w:val="nil"/>
                  <w:left w:val="nil"/>
                  <w:bottom w:val="nil"/>
                  <w:right w:val="nil"/>
                </w:tcBorders>
                <w:shd w:val="clear" w:color="auto" w:fill="auto"/>
                <w:noWrap/>
                <w:vAlign w:val="bottom"/>
                <w:hideMark/>
              </w:tcPr>
            </w:tcPrChange>
          </w:tcPr>
          <w:p w14:paraId="7B3815B1" w14:textId="77777777" w:rsidR="00036D0E" w:rsidRPr="00036D0E" w:rsidRDefault="00036D0E" w:rsidP="00245317">
            <w:pPr>
              <w:spacing w:after="0" w:line="240" w:lineRule="auto"/>
              <w:jc w:val="center"/>
              <w:rPr>
                <w:ins w:id="518" w:author="David Dayan" w:date="2021-12-03T17:13:00Z"/>
                <w:rFonts w:ascii="Calibri" w:eastAsia="Times New Roman" w:hAnsi="Calibri" w:cs="Times New Roman"/>
                <w:color w:val="000000"/>
                <w:sz w:val="16"/>
                <w:szCs w:val="16"/>
              </w:rPr>
            </w:pPr>
            <w:ins w:id="519" w:author="David Dayan" w:date="2021-12-03T17:13:00Z">
              <w:r w:rsidRPr="00036D0E">
                <w:rPr>
                  <w:rFonts w:ascii="Calibri" w:eastAsia="Times New Roman" w:hAnsi="Calibri" w:cs="Times New Roman"/>
                  <w:color w:val="000000"/>
                  <w:sz w:val="16"/>
                  <w:szCs w:val="16"/>
                </w:rPr>
                <w:t>4/5/20</w:t>
              </w:r>
            </w:ins>
          </w:p>
        </w:tc>
        <w:tc>
          <w:tcPr>
            <w:tcW w:w="599" w:type="dxa"/>
            <w:tcBorders>
              <w:top w:val="nil"/>
              <w:left w:val="nil"/>
              <w:bottom w:val="nil"/>
              <w:right w:val="nil"/>
            </w:tcBorders>
            <w:shd w:val="clear" w:color="auto" w:fill="auto"/>
            <w:noWrap/>
            <w:vAlign w:val="bottom"/>
            <w:hideMark/>
            <w:tcPrChange w:id="520" w:author="David Dayan" w:date="2021-12-03T17:18:00Z">
              <w:tcPr>
                <w:tcW w:w="599" w:type="dxa"/>
                <w:tcBorders>
                  <w:top w:val="nil"/>
                  <w:left w:val="nil"/>
                  <w:bottom w:val="nil"/>
                  <w:right w:val="nil"/>
                </w:tcBorders>
                <w:shd w:val="clear" w:color="auto" w:fill="auto"/>
                <w:noWrap/>
                <w:vAlign w:val="bottom"/>
                <w:hideMark/>
              </w:tcPr>
            </w:tcPrChange>
          </w:tcPr>
          <w:p w14:paraId="31A515BF" w14:textId="77777777" w:rsidR="00036D0E" w:rsidRPr="00036D0E" w:rsidRDefault="00036D0E" w:rsidP="00245317">
            <w:pPr>
              <w:spacing w:after="0" w:line="240" w:lineRule="auto"/>
              <w:jc w:val="center"/>
              <w:rPr>
                <w:ins w:id="521" w:author="David Dayan" w:date="2021-12-03T17:13:00Z"/>
                <w:rFonts w:ascii="Calibri" w:eastAsia="Times New Roman" w:hAnsi="Calibri" w:cs="Times New Roman"/>
                <w:color w:val="000000"/>
                <w:sz w:val="16"/>
                <w:szCs w:val="16"/>
              </w:rPr>
            </w:pPr>
            <w:ins w:id="522" w:author="David Dayan" w:date="2021-12-03T17:13:00Z">
              <w:r w:rsidRPr="00036D0E">
                <w:rPr>
                  <w:rFonts w:ascii="Calibri" w:eastAsia="Times New Roman" w:hAnsi="Calibri" w:cs="Times New Roman"/>
                  <w:color w:val="000000"/>
                  <w:sz w:val="16"/>
                  <w:szCs w:val="16"/>
                </w:rPr>
                <w:t>96</w:t>
              </w:r>
            </w:ins>
          </w:p>
        </w:tc>
        <w:tc>
          <w:tcPr>
            <w:tcW w:w="1142" w:type="dxa"/>
            <w:tcBorders>
              <w:top w:val="nil"/>
              <w:left w:val="nil"/>
              <w:bottom w:val="nil"/>
              <w:right w:val="nil"/>
            </w:tcBorders>
            <w:shd w:val="clear" w:color="auto" w:fill="auto"/>
            <w:noWrap/>
            <w:vAlign w:val="bottom"/>
            <w:hideMark/>
            <w:tcPrChange w:id="523" w:author="David Dayan" w:date="2021-12-03T17:18:00Z">
              <w:tcPr>
                <w:tcW w:w="1142" w:type="dxa"/>
                <w:tcBorders>
                  <w:top w:val="nil"/>
                  <w:left w:val="nil"/>
                  <w:bottom w:val="nil"/>
                  <w:right w:val="nil"/>
                </w:tcBorders>
                <w:shd w:val="clear" w:color="auto" w:fill="auto"/>
                <w:noWrap/>
                <w:vAlign w:val="bottom"/>
                <w:hideMark/>
              </w:tcPr>
            </w:tcPrChange>
          </w:tcPr>
          <w:p w14:paraId="25401056" w14:textId="77777777" w:rsidR="00036D0E" w:rsidRPr="00036D0E" w:rsidRDefault="00036D0E" w:rsidP="00245317">
            <w:pPr>
              <w:spacing w:after="0" w:line="240" w:lineRule="auto"/>
              <w:jc w:val="center"/>
              <w:rPr>
                <w:ins w:id="524" w:author="David Dayan" w:date="2021-12-03T17:13:00Z"/>
                <w:rFonts w:ascii="Calibri" w:eastAsia="Times New Roman" w:hAnsi="Calibri" w:cs="Times New Roman"/>
                <w:color w:val="000000"/>
                <w:sz w:val="16"/>
                <w:szCs w:val="16"/>
              </w:rPr>
            </w:pPr>
            <w:proofErr w:type="spellStart"/>
            <w:ins w:id="52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526" w:author="David Dayan" w:date="2021-12-03T17:18:00Z">
              <w:tcPr>
                <w:tcW w:w="1440" w:type="dxa"/>
                <w:tcBorders>
                  <w:top w:val="nil"/>
                  <w:left w:val="nil"/>
                  <w:bottom w:val="nil"/>
                  <w:right w:val="nil"/>
                </w:tcBorders>
                <w:shd w:val="clear" w:color="auto" w:fill="auto"/>
                <w:noWrap/>
                <w:vAlign w:val="bottom"/>
                <w:hideMark/>
              </w:tcPr>
            </w:tcPrChange>
          </w:tcPr>
          <w:p w14:paraId="25BF85D1" w14:textId="77777777" w:rsidR="00036D0E" w:rsidRPr="00036D0E" w:rsidRDefault="00036D0E" w:rsidP="00245317">
            <w:pPr>
              <w:spacing w:after="0" w:line="240" w:lineRule="auto"/>
              <w:jc w:val="center"/>
              <w:rPr>
                <w:ins w:id="527" w:author="David Dayan" w:date="2021-12-03T17:13:00Z"/>
                <w:rFonts w:ascii="Calibri" w:eastAsia="Times New Roman" w:hAnsi="Calibri" w:cs="Times New Roman"/>
                <w:color w:val="000000"/>
                <w:sz w:val="16"/>
                <w:szCs w:val="16"/>
              </w:rPr>
            </w:pPr>
            <w:proofErr w:type="spellStart"/>
            <w:ins w:id="52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529" w:author="David Dayan" w:date="2021-12-03T17:18:00Z">
              <w:tcPr>
                <w:tcW w:w="1530" w:type="dxa"/>
                <w:tcBorders>
                  <w:top w:val="nil"/>
                  <w:left w:val="nil"/>
                  <w:bottom w:val="nil"/>
                  <w:right w:val="nil"/>
                </w:tcBorders>
                <w:shd w:val="clear" w:color="auto" w:fill="auto"/>
                <w:noWrap/>
                <w:vAlign w:val="bottom"/>
                <w:hideMark/>
              </w:tcPr>
            </w:tcPrChange>
          </w:tcPr>
          <w:p w14:paraId="3F7D5CD9" w14:textId="77777777" w:rsidR="00036D0E" w:rsidRPr="00036D0E" w:rsidRDefault="00036D0E" w:rsidP="00245317">
            <w:pPr>
              <w:spacing w:after="0" w:line="240" w:lineRule="auto"/>
              <w:jc w:val="center"/>
              <w:rPr>
                <w:ins w:id="530" w:author="David Dayan" w:date="2021-12-03T17:13:00Z"/>
                <w:rFonts w:ascii="Calibri" w:eastAsia="Times New Roman" w:hAnsi="Calibri" w:cs="Times New Roman"/>
                <w:color w:val="000000"/>
                <w:sz w:val="16"/>
                <w:szCs w:val="16"/>
              </w:rPr>
            </w:pPr>
            <w:ins w:id="53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32" w:author="David Dayan" w:date="2021-12-03T17:18:00Z">
              <w:tcPr>
                <w:tcW w:w="898" w:type="dxa"/>
                <w:tcBorders>
                  <w:top w:val="nil"/>
                  <w:left w:val="nil"/>
                  <w:bottom w:val="nil"/>
                  <w:right w:val="nil"/>
                </w:tcBorders>
                <w:shd w:val="clear" w:color="auto" w:fill="auto"/>
                <w:noWrap/>
                <w:vAlign w:val="bottom"/>
                <w:hideMark/>
              </w:tcPr>
            </w:tcPrChange>
          </w:tcPr>
          <w:p w14:paraId="475FB3F8" w14:textId="77777777" w:rsidR="00036D0E" w:rsidRPr="00036D0E" w:rsidRDefault="00036D0E" w:rsidP="00245317">
            <w:pPr>
              <w:spacing w:after="0" w:line="240" w:lineRule="auto"/>
              <w:jc w:val="center"/>
              <w:rPr>
                <w:ins w:id="533" w:author="David Dayan" w:date="2021-12-03T17:13:00Z"/>
                <w:rFonts w:ascii="Calibri" w:eastAsia="Times New Roman" w:hAnsi="Calibri" w:cs="Times New Roman"/>
                <w:color w:val="000000"/>
                <w:sz w:val="16"/>
                <w:szCs w:val="16"/>
              </w:rPr>
            </w:pPr>
            <w:ins w:id="53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35" w:author="David Dayan" w:date="2021-12-03T17:18:00Z">
              <w:tcPr>
                <w:tcW w:w="902" w:type="dxa"/>
                <w:tcBorders>
                  <w:top w:val="nil"/>
                  <w:left w:val="nil"/>
                  <w:bottom w:val="nil"/>
                  <w:right w:val="nil"/>
                </w:tcBorders>
                <w:shd w:val="clear" w:color="auto" w:fill="auto"/>
                <w:noWrap/>
                <w:vAlign w:val="bottom"/>
                <w:hideMark/>
              </w:tcPr>
            </w:tcPrChange>
          </w:tcPr>
          <w:p w14:paraId="3D880158" w14:textId="77777777" w:rsidR="00036D0E" w:rsidRPr="00036D0E" w:rsidRDefault="00036D0E" w:rsidP="00245317">
            <w:pPr>
              <w:spacing w:after="0" w:line="240" w:lineRule="auto"/>
              <w:jc w:val="center"/>
              <w:rPr>
                <w:ins w:id="536" w:author="David Dayan" w:date="2021-12-03T17:13:00Z"/>
                <w:rFonts w:ascii="Calibri" w:eastAsia="Times New Roman" w:hAnsi="Calibri" w:cs="Times New Roman"/>
                <w:color w:val="000000"/>
                <w:sz w:val="16"/>
                <w:szCs w:val="16"/>
              </w:rPr>
            </w:pPr>
            <w:ins w:id="53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538" w:author="David Dayan" w:date="2021-12-03T17:18:00Z">
              <w:tcPr>
                <w:tcW w:w="2160" w:type="dxa"/>
                <w:tcBorders>
                  <w:top w:val="nil"/>
                  <w:left w:val="nil"/>
                  <w:bottom w:val="nil"/>
                  <w:right w:val="nil"/>
                </w:tcBorders>
                <w:shd w:val="clear" w:color="auto" w:fill="auto"/>
                <w:noWrap/>
                <w:vAlign w:val="bottom"/>
                <w:hideMark/>
              </w:tcPr>
            </w:tcPrChange>
          </w:tcPr>
          <w:p w14:paraId="25A8550D" w14:textId="77777777" w:rsidR="00036D0E" w:rsidRPr="00036D0E" w:rsidRDefault="00036D0E" w:rsidP="00245317">
            <w:pPr>
              <w:spacing w:after="0" w:line="240" w:lineRule="auto"/>
              <w:jc w:val="center"/>
              <w:rPr>
                <w:ins w:id="539" w:author="David Dayan" w:date="2021-12-03T17:13:00Z"/>
                <w:rFonts w:ascii="Calibri" w:eastAsia="Times New Roman" w:hAnsi="Calibri" w:cs="Times New Roman"/>
                <w:color w:val="000000"/>
                <w:sz w:val="16"/>
                <w:szCs w:val="16"/>
              </w:rPr>
            </w:pPr>
            <w:ins w:id="54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541" w:author="David Dayan" w:date="2021-12-03T17:18:00Z">
              <w:tcPr>
                <w:tcW w:w="2876" w:type="dxa"/>
                <w:gridSpan w:val="2"/>
                <w:tcBorders>
                  <w:top w:val="nil"/>
                  <w:left w:val="nil"/>
                  <w:bottom w:val="nil"/>
                  <w:right w:val="nil"/>
                </w:tcBorders>
                <w:shd w:val="clear" w:color="auto" w:fill="auto"/>
                <w:noWrap/>
                <w:vAlign w:val="bottom"/>
                <w:hideMark/>
              </w:tcPr>
            </w:tcPrChange>
          </w:tcPr>
          <w:p w14:paraId="45D3A385" w14:textId="77777777" w:rsidR="00036D0E" w:rsidRPr="00036D0E" w:rsidRDefault="00036D0E" w:rsidP="00245317">
            <w:pPr>
              <w:spacing w:after="0" w:line="240" w:lineRule="auto"/>
              <w:jc w:val="center"/>
              <w:rPr>
                <w:ins w:id="542" w:author="David Dayan" w:date="2021-12-03T17:13:00Z"/>
                <w:rFonts w:ascii="Calibri" w:eastAsia="Times New Roman" w:hAnsi="Calibri" w:cs="Times New Roman"/>
                <w:color w:val="000000"/>
                <w:sz w:val="16"/>
                <w:szCs w:val="16"/>
              </w:rPr>
            </w:pPr>
            <w:ins w:id="54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544" w:author="David Dayan" w:date="2021-12-03T17:18:00Z">
              <w:tcPr>
                <w:tcW w:w="1426" w:type="dxa"/>
                <w:tcBorders>
                  <w:top w:val="nil"/>
                  <w:left w:val="nil"/>
                  <w:bottom w:val="nil"/>
                  <w:right w:val="nil"/>
                </w:tcBorders>
                <w:shd w:val="clear" w:color="auto" w:fill="auto"/>
                <w:noWrap/>
                <w:vAlign w:val="bottom"/>
                <w:hideMark/>
              </w:tcPr>
            </w:tcPrChange>
          </w:tcPr>
          <w:p w14:paraId="63351050" w14:textId="77777777" w:rsidR="00036D0E" w:rsidRPr="00036D0E" w:rsidRDefault="00036D0E" w:rsidP="00245317">
            <w:pPr>
              <w:spacing w:after="0" w:line="240" w:lineRule="auto"/>
              <w:jc w:val="center"/>
              <w:rPr>
                <w:ins w:id="545" w:author="David Dayan" w:date="2021-12-03T17:13:00Z"/>
                <w:rFonts w:ascii="Calibri" w:eastAsia="Times New Roman" w:hAnsi="Calibri" w:cs="Times New Roman"/>
                <w:color w:val="000000"/>
                <w:sz w:val="16"/>
                <w:szCs w:val="16"/>
              </w:rPr>
            </w:pPr>
            <w:ins w:id="54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045583B" w14:textId="77777777" w:rsidTr="00245317">
        <w:trPr>
          <w:cantSplit/>
          <w:trHeight w:val="20"/>
          <w:ins w:id="547" w:author="David Dayan" w:date="2021-12-03T17:13:00Z"/>
          <w:trPrChange w:id="5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9" w:author="David Dayan" w:date="2021-12-03T17:18:00Z">
              <w:tcPr>
                <w:tcW w:w="1563" w:type="dxa"/>
                <w:tcBorders>
                  <w:top w:val="nil"/>
                  <w:left w:val="nil"/>
                  <w:bottom w:val="nil"/>
                  <w:right w:val="nil"/>
                </w:tcBorders>
                <w:shd w:val="clear" w:color="auto" w:fill="auto"/>
                <w:noWrap/>
                <w:vAlign w:val="bottom"/>
                <w:hideMark/>
              </w:tcPr>
            </w:tcPrChange>
          </w:tcPr>
          <w:p w14:paraId="26A6243E" w14:textId="77777777" w:rsidR="00036D0E" w:rsidRPr="00036D0E" w:rsidRDefault="00036D0E" w:rsidP="00245317">
            <w:pPr>
              <w:spacing w:after="0" w:line="240" w:lineRule="auto"/>
              <w:jc w:val="center"/>
              <w:rPr>
                <w:ins w:id="550" w:author="David Dayan" w:date="2021-12-03T17:13:00Z"/>
                <w:rFonts w:ascii="Calibri" w:eastAsia="Times New Roman" w:hAnsi="Calibri" w:cs="Times New Roman"/>
                <w:color w:val="000000"/>
                <w:sz w:val="16"/>
                <w:szCs w:val="16"/>
              </w:rPr>
            </w:pPr>
            <w:ins w:id="551" w:author="David Dayan" w:date="2021-12-03T17:13:00Z">
              <w:r w:rsidRPr="00036D0E">
                <w:rPr>
                  <w:rFonts w:ascii="Calibri" w:eastAsia="Times New Roman" w:hAnsi="Calibri" w:cs="Times New Roman"/>
                  <w:color w:val="000000"/>
                  <w:sz w:val="16"/>
                  <w:szCs w:val="16"/>
                </w:rPr>
                <w:t>OtsAC20ROGR_0002</w:t>
              </w:r>
            </w:ins>
          </w:p>
        </w:tc>
        <w:tc>
          <w:tcPr>
            <w:tcW w:w="746" w:type="dxa"/>
            <w:tcBorders>
              <w:top w:val="nil"/>
              <w:left w:val="nil"/>
              <w:bottom w:val="nil"/>
              <w:right w:val="nil"/>
            </w:tcBorders>
            <w:shd w:val="clear" w:color="auto" w:fill="auto"/>
            <w:noWrap/>
            <w:vAlign w:val="bottom"/>
            <w:hideMark/>
            <w:tcPrChange w:id="552" w:author="David Dayan" w:date="2021-12-03T17:18:00Z">
              <w:tcPr>
                <w:tcW w:w="746" w:type="dxa"/>
                <w:tcBorders>
                  <w:top w:val="nil"/>
                  <w:left w:val="nil"/>
                  <w:bottom w:val="nil"/>
                  <w:right w:val="nil"/>
                </w:tcBorders>
                <w:shd w:val="clear" w:color="auto" w:fill="auto"/>
                <w:noWrap/>
                <w:vAlign w:val="bottom"/>
                <w:hideMark/>
              </w:tcPr>
            </w:tcPrChange>
          </w:tcPr>
          <w:p w14:paraId="4EC935D0" w14:textId="77777777" w:rsidR="00036D0E" w:rsidRPr="00036D0E" w:rsidRDefault="00036D0E" w:rsidP="00245317">
            <w:pPr>
              <w:spacing w:after="0" w:line="240" w:lineRule="auto"/>
              <w:jc w:val="center"/>
              <w:rPr>
                <w:ins w:id="553" w:author="David Dayan" w:date="2021-12-03T17:13:00Z"/>
                <w:rFonts w:ascii="Calibri" w:eastAsia="Times New Roman" w:hAnsi="Calibri" w:cs="Times New Roman"/>
                <w:color w:val="000000"/>
                <w:sz w:val="16"/>
                <w:szCs w:val="16"/>
              </w:rPr>
            </w:pPr>
            <w:ins w:id="554" w:author="David Dayan" w:date="2021-12-03T17:13:00Z">
              <w:r w:rsidRPr="00036D0E">
                <w:rPr>
                  <w:rFonts w:ascii="Calibri" w:eastAsia="Times New Roman" w:hAnsi="Calibri" w:cs="Times New Roman"/>
                  <w:color w:val="000000"/>
                  <w:sz w:val="16"/>
                  <w:szCs w:val="16"/>
                </w:rPr>
                <w:t>4/5/20</w:t>
              </w:r>
            </w:ins>
          </w:p>
        </w:tc>
        <w:tc>
          <w:tcPr>
            <w:tcW w:w="599" w:type="dxa"/>
            <w:tcBorders>
              <w:top w:val="nil"/>
              <w:left w:val="nil"/>
              <w:bottom w:val="nil"/>
              <w:right w:val="nil"/>
            </w:tcBorders>
            <w:shd w:val="clear" w:color="auto" w:fill="auto"/>
            <w:noWrap/>
            <w:vAlign w:val="bottom"/>
            <w:hideMark/>
            <w:tcPrChange w:id="555" w:author="David Dayan" w:date="2021-12-03T17:18:00Z">
              <w:tcPr>
                <w:tcW w:w="599" w:type="dxa"/>
                <w:tcBorders>
                  <w:top w:val="nil"/>
                  <w:left w:val="nil"/>
                  <w:bottom w:val="nil"/>
                  <w:right w:val="nil"/>
                </w:tcBorders>
                <w:shd w:val="clear" w:color="auto" w:fill="auto"/>
                <w:noWrap/>
                <w:vAlign w:val="bottom"/>
                <w:hideMark/>
              </w:tcPr>
            </w:tcPrChange>
          </w:tcPr>
          <w:p w14:paraId="18225DDB" w14:textId="77777777" w:rsidR="00036D0E" w:rsidRPr="00036D0E" w:rsidRDefault="00036D0E" w:rsidP="00245317">
            <w:pPr>
              <w:spacing w:after="0" w:line="240" w:lineRule="auto"/>
              <w:jc w:val="center"/>
              <w:rPr>
                <w:ins w:id="556" w:author="David Dayan" w:date="2021-12-03T17:13:00Z"/>
                <w:rFonts w:ascii="Calibri" w:eastAsia="Times New Roman" w:hAnsi="Calibri" w:cs="Times New Roman"/>
                <w:color w:val="000000"/>
                <w:sz w:val="16"/>
                <w:szCs w:val="16"/>
              </w:rPr>
            </w:pPr>
            <w:ins w:id="557" w:author="David Dayan" w:date="2021-12-03T17:13:00Z">
              <w:r w:rsidRPr="00036D0E">
                <w:rPr>
                  <w:rFonts w:ascii="Calibri" w:eastAsia="Times New Roman" w:hAnsi="Calibri" w:cs="Times New Roman"/>
                  <w:color w:val="000000"/>
                  <w:sz w:val="16"/>
                  <w:szCs w:val="16"/>
                </w:rPr>
                <w:t>96</w:t>
              </w:r>
            </w:ins>
          </w:p>
        </w:tc>
        <w:tc>
          <w:tcPr>
            <w:tcW w:w="1142" w:type="dxa"/>
            <w:tcBorders>
              <w:top w:val="nil"/>
              <w:left w:val="nil"/>
              <w:bottom w:val="nil"/>
              <w:right w:val="nil"/>
            </w:tcBorders>
            <w:shd w:val="clear" w:color="auto" w:fill="auto"/>
            <w:noWrap/>
            <w:vAlign w:val="bottom"/>
            <w:hideMark/>
            <w:tcPrChange w:id="558" w:author="David Dayan" w:date="2021-12-03T17:18:00Z">
              <w:tcPr>
                <w:tcW w:w="1142" w:type="dxa"/>
                <w:tcBorders>
                  <w:top w:val="nil"/>
                  <w:left w:val="nil"/>
                  <w:bottom w:val="nil"/>
                  <w:right w:val="nil"/>
                </w:tcBorders>
                <w:shd w:val="clear" w:color="auto" w:fill="auto"/>
                <w:noWrap/>
                <w:vAlign w:val="bottom"/>
                <w:hideMark/>
              </w:tcPr>
            </w:tcPrChange>
          </w:tcPr>
          <w:p w14:paraId="7977669C" w14:textId="77777777" w:rsidR="00036D0E" w:rsidRPr="00036D0E" w:rsidRDefault="00036D0E" w:rsidP="00245317">
            <w:pPr>
              <w:spacing w:after="0" w:line="240" w:lineRule="auto"/>
              <w:jc w:val="center"/>
              <w:rPr>
                <w:ins w:id="559" w:author="David Dayan" w:date="2021-12-03T17:13:00Z"/>
                <w:rFonts w:ascii="Calibri" w:eastAsia="Times New Roman" w:hAnsi="Calibri" w:cs="Times New Roman"/>
                <w:color w:val="000000"/>
                <w:sz w:val="16"/>
                <w:szCs w:val="16"/>
              </w:rPr>
            </w:pPr>
            <w:proofErr w:type="spellStart"/>
            <w:ins w:id="56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561" w:author="David Dayan" w:date="2021-12-03T17:18:00Z">
              <w:tcPr>
                <w:tcW w:w="1440" w:type="dxa"/>
                <w:tcBorders>
                  <w:top w:val="nil"/>
                  <w:left w:val="nil"/>
                  <w:bottom w:val="nil"/>
                  <w:right w:val="nil"/>
                </w:tcBorders>
                <w:shd w:val="clear" w:color="auto" w:fill="auto"/>
                <w:noWrap/>
                <w:vAlign w:val="bottom"/>
                <w:hideMark/>
              </w:tcPr>
            </w:tcPrChange>
          </w:tcPr>
          <w:p w14:paraId="74A85685" w14:textId="77777777" w:rsidR="00036D0E" w:rsidRPr="00036D0E" w:rsidRDefault="00036D0E" w:rsidP="00245317">
            <w:pPr>
              <w:spacing w:after="0" w:line="240" w:lineRule="auto"/>
              <w:jc w:val="center"/>
              <w:rPr>
                <w:ins w:id="562" w:author="David Dayan" w:date="2021-12-03T17:13:00Z"/>
                <w:rFonts w:ascii="Calibri" w:eastAsia="Times New Roman" w:hAnsi="Calibri" w:cs="Times New Roman"/>
                <w:color w:val="000000"/>
                <w:sz w:val="16"/>
                <w:szCs w:val="16"/>
              </w:rPr>
            </w:pPr>
            <w:proofErr w:type="spellStart"/>
            <w:ins w:id="56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564" w:author="David Dayan" w:date="2021-12-03T17:18:00Z">
              <w:tcPr>
                <w:tcW w:w="1530" w:type="dxa"/>
                <w:tcBorders>
                  <w:top w:val="nil"/>
                  <w:left w:val="nil"/>
                  <w:bottom w:val="nil"/>
                  <w:right w:val="nil"/>
                </w:tcBorders>
                <w:shd w:val="clear" w:color="auto" w:fill="auto"/>
                <w:noWrap/>
                <w:vAlign w:val="bottom"/>
                <w:hideMark/>
              </w:tcPr>
            </w:tcPrChange>
          </w:tcPr>
          <w:p w14:paraId="790C2339" w14:textId="77777777" w:rsidR="00036D0E" w:rsidRPr="00036D0E" w:rsidRDefault="00036D0E" w:rsidP="00245317">
            <w:pPr>
              <w:spacing w:after="0" w:line="240" w:lineRule="auto"/>
              <w:jc w:val="center"/>
              <w:rPr>
                <w:ins w:id="565" w:author="David Dayan" w:date="2021-12-03T17:13:00Z"/>
                <w:rFonts w:ascii="Calibri" w:eastAsia="Times New Roman" w:hAnsi="Calibri" w:cs="Times New Roman"/>
                <w:color w:val="000000"/>
                <w:sz w:val="16"/>
                <w:szCs w:val="16"/>
              </w:rPr>
            </w:pPr>
            <w:ins w:id="56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567" w:author="David Dayan" w:date="2021-12-03T17:18:00Z">
              <w:tcPr>
                <w:tcW w:w="898" w:type="dxa"/>
                <w:tcBorders>
                  <w:top w:val="nil"/>
                  <w:left w:val="nil"/>
                  <w:bottom w:val="nil"/>
                  <w:right w:val="nil"/>
                </w:tcBorders>
                <w:shd w:val="clear" w:color="auto" w:fill="auto"/>
                <w:noWrap/>
                <w:vAlign w:val="bottom"/>
                <w:hideMark/>
              </w:tcPr>
            </w:tcPrChange>
          </w:tcPr>
          <w:p w14:paraId="61B04C19" w14:textId="77777777" w:rsidR="00036D0E" w:rsidRPr="00036D0E" w:rsidRDefault="00036D0E" w:rsidP="00245317">
            <w:pPr>
              <w:spacing w:after="0" w:line="240" w:lineRule="auto"/>
              <w:jc w:val="center"/>
              <w:rPr>
                <w:ins w:id="568" w:author="David Dayan" w:date="2021-12-03T17:13:00Z"/>
                <w:rFonts w:ascii="Calibri" w:eastAsia="Times New Roman" w:hAnsi="Calibri" w:cs="Times New Roman"/>
                <w:color w:val="000000"/>
                <w:sz w:val="16"/>
                <w:szCs w:val="16"/>
              </w:rPr>
            </w:pPr>
            <w:ins w:id="56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570" w:author="David Dayan" w:date="2021-12-03T17:18:00Z">
              <w:tcPr>
                <w:tcW w:w="902" w:type="dxa"/>
                <w:tcBorders>
                  <w:top w:val="nil"/>
                  <w:left w:val="nil"/>
                  <w:bottom w:val="nil"/>
                  <w:right w:val="nil"/>
                </w:tcBorders>
                <w:shd w:val="clear" w:color="auto" w:fill="auto"/>
                <w:noWrap/>
                <w:vAlign w:val="bottom"/>
                <w:hideMark/>
              </w:tcPr>
            </w:tcPrChange>
          </w:tcPr>
          <w:p w14:paraId="436447CE" w14:textId="77777777" w:rsidR="00036D0E" w:rsidRPr="00036D0E" w:rsidRDefault="00036D0E" w:rsidP="00245317">
            <w:pPr>
              <w:spacing w:after="0" w:line="240" w:lineRule="auto"/>
              <w:jc w:val="center"/>
              <w:rPr>
                <w:ins w:id="571" w:author="David Dayan" w:date="2021-12-03T17:13:00Z"/>
                <w:rFonts w:ascii="Calibri" w:eastAsia="Times New Roman" w:hAnsi="Calibri" w:cs="Times New Roman"/>
                <w:color w:val="000000"/>
                <w:sz w:val="16"/>
                <w:szCs w:val="16"/>
              </w:rPr>
            </w:pPr>
            <w:ins w:id="57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573" w:author="David Dayan" w:date="2021-12-03T17:18:00Z">
              <w:tcPr>
                <w:tcW w:w="2160" w:type="dxa"/>
                <w:tcBorders>
                  <w:top w:val="nil"/>
                  <w:left w:val="nil"/>
                  <w:bottom w:val="nil"/>
                  <w:right w:val="nil"/>
                </w:tcBorders>
                <w:shd w:val="clear" w:color="auto" w:fill="auto"/>
                <w:noWrap/>
                <w:vAlign w:val="bottom"/>
                <w:hideMark/>
              </w:tcPr>
            </w:tcPrChange>
          </w:tcPr>
          <w:p w14:paraId="792372D0" w14:textId="77777777" w:rsidR="00036D0E" w:rsidRPr="00036D0E" w:rsidRDefault="00036D0E" w:rsidP="00245317">
            <w:pPr>
              <w:spacing w:after="0" w:line="240" w:lineRule="auto"/>
              <w:jc w:val="center"/>
              <w:rPr>
                <w:ins w:id="574" w:author="David Dayan" w:date="2021-12-03T17:13:00Z"/>
                <w:rFonts w:ascii="Calibri" w:eastAsia="Times New Roman" w:hAnsi="Calibri" w:cs="Times New Roman"/>
                <w:color w:val="000000"/>
                <w:sz w:val="16"/>
                <w:szCs w:val="16"/>
              </w:rPr>
            </w:pPr>
            <w:ins w:id="57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576" w:author="David Dayan" w:date="2021-12-03T17:18:00Z">
              <w:tcPr>
                <w:tcW w:w="2876" w:type="dxa"/>
                <w:gridSpan w:val="2"/>
                <w:tcBorders>
                  <w:top w:val="nil"/>
                  <w:left w:val="nil"/>
                  <w:bottom w:val="nil"/>
                  <w:right w:val="nil"/>
                </w:tcBorders>
                <w:shd w:val="clear" w:color="auto" w:fill="auto"/>
                <w:noWrap/>
                <w:vAlign w:val="bottom"/>
                <w:hideMark/>
              </w:tcPr>
            </w:tcPrChange>
          </w:tcPr>
          <w:p w14:paraId="5FF8929E" w14:textId="77777777" w:rsidR="00036D0E" w:rsidRPr="00036D0E" w:rsidRDefault="00036D0E" w:rsidP="00245317">
            <w:pPr>
              <w:spacing w:after="0" w:line="240" w:lineRule="auto"/>
              <w:jc w:val="center"/>
              <w:rPr>
                <w:ins w:id="577" w:author="David Dayan" w:date="2021-12-03T17:13:00Z"/>
                <w:rFonts w:ascii="Calibri" w:eastAsia="Times New Roman" w:hAnsi="Calibri" w:cs="Times New Roman"/>
                <w:color w:val="000000"/>
                <w:sz w:val="16"/>
                <w:szCs w:val="16"/>
              </w:rPr>
            </w:pPr>
            <w:ins w:id="57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579" w:author="David Dayan" w:date="2021-12-03T17:18:00Z">
              <w:tcPr>
                <w:tcW w:w="1426" w:type="dxa"/>
                <w:tcBorders>
                  <w:top w:val="nil"/>
                  <w:left w:val="nil"/>
                  <w:bottom w:val="nil"/>
                  <w:right w:val="nil"/>
                </w:tcBorders>
                <w:shd w:val="clear" w:color="auto" w:fill="auto"/>
                <w:noWrap/>
                <w:vAlign w:val="bottom"/>
                <w:hideMark/>
              </w:tcPr>
            </w:tcPrChange>
          </w:tcPr>
          <w:p w14:paraId="5E1D9761" w14:textId="77777777" w:rsidR="00036D0E" w:rsidRPr="00036D0E" w:rsidRDefault="00036D0E" w:rsidP="00245317">
            <w:pPr>
              <w:spacing w:after="0" w:line="240" w:lineRule="auto"/>
              <w:jc w:val="center"/>
              <w:rPr>
                <w:ins w:id="580" w:author="David Dayan" w:date="2021-12-03T17:13:00Z"/>
                <w:rFonts w:ascii="Calibri" w:eastAsia="Times New Roman" w:hAnsi="Calibri" w:cs="Times New Roman"/>
                <w:color w:val="000000"/>
                <w:sz w:val="16"/>
                <w:szCs w:val="16"/>
              </w:rPr>
            </w:pPr>
            <w:ins w:id="58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40365C1" w14:textId="77777777" w:rsidTr="00245317">
        <w:trPr>
          <w:cantSplit/>
          <w:trHeight w:val="20"/>
          <w:ins w:id="582" w:author="David Dayan" w:date="2021-12-03T17:13:00Z"/>
          <w:trPrChange w:id="5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4" w:author="David Dayan" w:date="2021-12-03T17:18:00Z">
              <w:tcPr>
                <w:tcW w:w="1563" w:type="dxa"/>
                <w:tcBorders>
                  <w:top w:val="nil"/>
                  <w:left w:val="nil"/>
                  <w:bottom w:val="nil"/>
                  <w:right w:val="nil"/>
                </w:tcBorders>
                <w:shd w:val="clear" w:color="auto" w:fill="auto"/>
                <w:noWrap/>
                <w:vAlign w:val="bottom"/>
                <w:hideMark/>
              </w:tcPr>
            </w:tcPrChange>
          </w:tcPr>
          <w:p w14:paraId="6F5689CD" w14:textId="77777777" w:rsidR="00036D0E" w:rsidRPr="00036D0E" w:rsidRDefault="00036D0E" w:rsidP="00245317">
            <w:pPr>
              <w:spacing w:after="0" w:line="240" w:lineRule="auto"/>
              <w:jc w:val="center"/>
              <w:rPr>
                <w:ins w:id="585" w:author="David Dayan" w:date="2021-12-03T17:13:00Z"/>
                <w:rFonts w:ascii="Calibri" w:eastAsia="Times New Roman" w:hAnsi="Calibri" w:cs="Times New Roman"/>
                <w:color w:val="000000"/>
                <w:sz w:val="16"/>
                <w:szCs w:val="16"/>
              </w:rPr>
            </w:pPr>
            <w:ins w:id="586" w:author="David Dayan" w:date="2021-12-03T17:13:00Z">
              <w:r w:rsidRPr="00036D0E">
                <w:rPr>
                  <w:rFonts w:ascii="Calibri" w:eastAsia="Times New Roman" w:hAnsi="Calibri" w:cs="Times New Roman"/>
                  <w:color w:val="000000"/>
                  <w:sz w:val="16"/>
                  <w:szCs w:val="16"/>
                </w:rPr>
                <w:t>OtsAC20ROGR_0003</w:t>
              </w:r>
            </w:ins>
          </w:p>
        </w:tc>
        <w:tc>
          <w:tcPr>
            <w:tcW w:w="746" w:type="dxa"/>
            <w:tcBorders>
              <w:top w:val="nil"/>
              <w:left w:val="nil"/>
              <w:bottom w:val="nil"/>
              <w:right w:val="nil"/>
            </w:tcBorders>
            <w:shd w:val="clear" w:color="auto" w:fill="auto"/>
            <w:noWrap/>
            <w:vAlign w:val="bottom"/>
            <w:hideMark/>
            <w:tcPrChange w:id="587" w:author="David Dayan" w:date="2021-12-03T17:18:00Z">
              <w:tcPr>
                <w:tcW w:w="746" w:type="dxa"/>
                <w:tcBorders>
                  <w:top w:val="nil"/>
                  <w:left w:val="nil"/>
                  <w:bottom w:val="nil"/>
                  <w:right w:val="nil"/>
                </w:tcBorders>
                <w:shd w:val="clear" w:color="auto" w:fill="auto"/>
                <w:noWrap/>
                <w:vAlign w:val="bottom"/>
                <w:hideMark/>
              </w:tcPr>
            </w:tcPrChange>
          </w:tcPr>
          <w:p w14:paraId="65F16A6B" w14:textId="77777777" w:rsidR="00036D0E" w:rsidRPr="00036D0E" w:rsidRDefault="00036D0E" w:rsidP="00245317">
            <w:pPr>
              <w:spacing w:after="0" w:line="240" w:lineRule="auto"/>
              <w:jc w:val="center"/>
              <w:rPr>
                <w:ins w:id="588" w:author="David Dayan" w:date="2021-12-03T17:13:00Z"/>
                <w:rFonts w:ascii="Calibri" w:eastAsia="Times New Roman" w:hAnsi="Calibri" w:cs="Times New Roman"/>
                <w:color w:val="000000"/>
                <w:sz w:val="16"/>
                <w:szCs w:val="16"/>
              </w:rPr>
            </w:pPr>
            <w:ins w:id="589" w:author="David Dayan" w:date="2021-12-03T17:13:00Z">
              <w:r w:rsidRPr="00036D0E">
                <w:rPr>
                  <w:rFonts w:ascii="Calibri" w:eastAsia="Times New Roman" w:hAnsi="Calibri" w:cs="Times New Roman"/>
                  <w:color w:val="000000"/>
                  <w:sz w:val="16"/>
                  <w:szCs w:val="16"/>
                </w:rPr>
                <w:t>4/6/20</w:t>
              </w:r>
            </w:ins>
          </w:p>
        </w:tc>
        <w:tc>
          <w:tcPr>
            <w:tcW w:w="599" w:type="dxa"/>
            <w:tcBorders>
              <w:top w:val="nil"/>
              <w:left w:val="nil"/>
              <w:bottom w:val="nil"/>
              <w:right w:val="nil"/>
            </w:tcBorders>
            <w:shd w:val="clear" w:color="auto" w:fill="auto"/>
            <w:noWrap/>
            <w:vAlign w:val="bottom"/>
            <w:hideMark/>
            <w:tcPrChange w:id="590" w:author="David Dayan" w:date="2021-12-03T17:18:00Z">
              <w:tcPr>
                <w:tcW w:w="599" w:type="dxa"/>
                <w:tcBorders>
                  <w:top w:val="nil"/>
                  <w:left w:val="nil"/>
                  <w:bottom w:val="nil"/>
                  <w:right w:val="nil"/>
                </w:tcBorders>
                <w:shd w:val="clear" w:color="auto" w:fill="auto"/>
                <w:noWrap/>
                <w:vAlign w:val="bottom"/>
                <w:hideMark/>
              </w:tcPr>
            </w:tcPrChange>
          </w:tcPr>
          <w:p w14:paraId="798C68E7" w14:textId="77777777" w:rsidR="00036D0E" w:rsidRPr="00036D0E" w:rsidRDefault="00036D0E" w:rsidP="00245317">
            <w:pPr>
              <w:spacing w:after="0" w:line="240" w:lineRule="auto"/>
              <w:jc w:val="center"/>
              <w:rPr>
                <w:ins w:id="591" w:author="David Dayan" w:date="2021-12-03T17:13:00Z"/>
                <w:rFonts w:ascii="Calibri" w:eastAsia="Times New Roman" w:hAnsi="Calibri" w:cs="Times New Roman"/>
                <w:color w:val="000000"/>
                <w:sz w:val="16"/>
                <w:szCs w:val="16"/>
              </w:rPr>
            </w:pPr>
            <w:ins w:id="592" w:author="David Dayan" w:date="2021-12-03T17:13:00Z">
              <w:r w:rsidRPr="00036D0E">
                <w:rPr>
                  <w:rFonts w:ascii="Calibri" w:eastAsia="Times New Roman" w:hAnsi="Calibri" w:cs="Times New Roman"/>
                  <w:color w:val="000000"/>
                  <w:sz w:val="16"/>
                  <w:szCs w:val="16"/>
                </w:rPr>
                <w:t>97</w:t>
              </w:r>
            </w:ins>
          </w:p>
        </w:tc>
        <w:tc>
          <w:tcPr>
            <w:tcW w:w="1142" w:type="dxa"/>
            <w:tcBorders>
              <w:top w:val="nil"/>
              <w:left w:val="nil"/>
              <w:bottom w:val="nil"/>
              <w:right w:val="nil"/>
            </w:tcBorders>
            <w:shd w:val="clear" w:color="auto" w:fill="auto"/>
            <w:noWrap/>
            <w:vAlign w:val="bottom"/>
            <w:hideMark/>
            <w:tcPrChange w:id="593" w:author="David Dayan" w:date="2021-12-03T17:18:00Z">
              <w:tcPr>
                <w:tcW w:w="1142" w:type="dxa"/>
                <w:tcBorders>
                  <w:top w:val="nil"/>
                  <w:left w:val="nil"/>
                  <w:bottom w:val="nil"/>
                  <w:right w:val="nil"/>
                </w:tcBorders>
                <w:shd w:val="clear" w:color="auto" w:fill="auto"/>
                <w:noWrap/>
                <w:vAlign w:val="bottom"/>
                <w:hideMark/>
              </w:tcPr>
            </w:tcPrChange>
          </w:tcPr>
          <w:p w14:paraId="1AA1648D" w14:textId="77777777" w:rsidR="00036D0E" w:rsidRPr="00036D0E" w:rsidRDefault="00036D0E" w:rsidP="00245317">
            <w:pPr>
              <w:spacing w:after="0" w:line="240" w:lineRule="auto"/>
              <w:jc w:val="center"/>
              <w:rPr>
                <w:ins w:id="594" w:author="David Dayan" w:date="2021-12-03T17:13:00Z"/>
                <w:rFonts w:ascii="Calibri" w:eastAsia="Times New Roman" w:hAnsi="Calibri" w:cs="Times New Roman"/>
                <w:color w:val="000000"/>
                <w:sz w:val="16"/>
                <w:szCs w:val="16"/>
              </w:rPr>
            </w:pPr>
            <w:ins w:id="595"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596" w:author="David Dayan" w:date="2021-12-03T17:18:00Z">
              <w:tcPr>
                <w:tcW w:w="1440" w:type="dxa"/>
                <w:tcBorders>
                  <w:top w:val="nil"/>
                  <w:left w:val="nil"/>
                  <w:bottom w:val="nil"/>
                  <w:right w:val="nil"/>
                </w:tcBorders>
                <w:shd w:val="clear" w:color="auto" w:fill="auto"/>
                <w:noWrap/>
                <w:vAlign w:val="bottom"/>
                <w:hideMark/>
              </w:tcPr>
            </w:tcPrChange>
          </w:tcPr>
          <w:p w14:paraId="3C9B27CD" w14:textId="77777777" w:rsidR="00036D0E" w:rsidRPr="00036D0E" w:rsidRDefault="00036D0E" w:rsidP="00245317">
            <w:pPr>
              <w:spacing w:after="0" w:line="240" w:lineRule="auto"/>
              <w:jc w:val="center"/>
              <w:rPr>
                <w:ins w:id="597" w:author="David Dayan" w:date="2021-12-03T17:13:00Z"/>
                <w:rFonts w:ascii="Calibri" w:eastAsia="Times New Roman" w:hAnsi="Calibri" w:cs="Times New Roman"/>
                <w:color w:val="000000"/>
                <w:sz w:val="16"/>
                <w:szCs w:val="16"/>
              </w:rPr>
            </w:pPr>
            <w:ins w:id="598"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599" w:author="David Dayan" w:date="2021-12-03T17:18:00Z">
              <w:tcPr>
                <w:tcW w:w="1530" w:type="dxa"/>
                <w:tcBorders>
                  <w:top w:val="nil"/>
                  <w:left w:val="nil"/>
                  <w:bottom w:val="nil"/>
                  <w:right w:val="nil"/>
                </w:tcBorders>
                <w:shd w:val="clear" w:color="auto" w:fill="auto"/>
                <w:noWrap/>
                <w:vAlign w:val="bottom"/>
                <w:hideMark/>
              </w:tcPr>
            </w:tcPrChange>
          </w:tcPr>
          <w:p w14:paraId="2752AE41" w14:textId="77777777" w:rsidR="00036D0E" w:rsidRPr="00036D0E" w:rsidRDefault="00036D0E" w:rsidP="00245317">
            <w:pPr>
              <w:spacing w:after="0" w:line="240" w:lineRule="auto"/>
              <w:jc w:val="center"/>
              <w:rPr>
                <w:ins w:id="600" w:author="David Dayan" w:date="2021-12-03T17:13:00Z"/>
                <w:rFonts w:ascii="Calibri" w:eastAsia="Times New Roman" w:hAnsi="Calibri" w:cs="Times New Roman"/>
                <w:color w:val="000000"/>
                <w:sz w:val="16"/>
                <w:szCs w:val="16"/>
              </w:rPr>
            </w:pPr>
            <w:ins w:id="60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02" w:author="David Dayan" w:date="2021-12-03T17:18:00Z">
              <w:tcPr>
                <w:tcW w:w="898" w:type="dxa"/>
                <w:tcBorders>
                  <w:top w:val="nil"/>
                  <w:left w:val="nil"/>
                  <w:bottom w:val="nil"/>
                  <w:right w:val="nil"/>
                </w:tcBorders>
                <w:shd w:val="clear" w:color="auto" w:fill="auto"/>
                <w:noWrap/>
                <w:vAlign w:val="bottom"/>
                <w:hideMark/>
              </w:tcPr>
            </w:tcPrChange>
          </w:tcPr>
          <w:p w14:paraId="29F3B1BB" w14:textId="77777777" w:rsidR="00036D0E" w:rsidRPr="00036D0E" w:rsidRDefault="00036D0E" w:rsidP="00245317">
            <w:pPr>
              <w:spacing w:after="0" w:line="240" w:lineRule="auto"/>
              <w:jc w:val="center"/>
              <w:rPr>
                <w:ins w:id="603" w:author="David Dayan" w:date="2021-12-03T17:13:00Z"/>
                <w:rFonts w:ascii="Calibri" w:eastAsia="Times New Roman" w:hAnsi="Calibri" w:cs="Times New Roman"/>
                <w:color w:val="000000"/>
                <w:sz w:val="16"/>
                <w:szCs w:val="16"/>
              </w:rPr>
            </w:pPr>
            <w:ins w:id="60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05" w:author="David Dayan" w:date="2021-12-03T17:18:00Z">
              <w:tcPr>
                <w:tcW w:w="902" w:type="dxa"/>
                <w:tcBorders>
                  <w:top w:val="nil"/>
                  <w:left w:val="nil"/>
                  <w:bottom w:val="nil"/>
                  <w:right w:val="nil"/>
                </w:tcBorders>
                <w:shd w:val="clear" w:color="auto" w:fill="auto"/>
                <w:noWrap/>
                <w:vAlign w:val="bottom"/>
                <w:hideMark/>
              </w:tcPr>
            </w:tcPrChange>
          </w:tcPr>
          <w:p w14:paraId="04F61CAB" w14:textId="77777777" w:rsidR="00036D0E" w:rsidRPr="00036D0E" w:rsidRDefault="00036D0E" w:rsidP="00245317">
            <w:pPr>
              <w:spacing w:after="0" w:line="240" w:lineRule="auto"/>
              <w:jc w:val="center"/>
              <w:rPr>
                <w:ins w:id="606" w:author="David Dayan" w:date="2021-12-03T17:13:00Z"/>
                <w:rFonts w:ascii="Calibri" w:eastAsia="Times New Roman" w:hAnsi="Calibri" w:cs="Times New Roman"/>
                <w:color w:val="000000"/>
                <w:sz w:val="16"/>
                <w:szCs w:val="16"/>
              </w:rPr>
            </w:pPr>
            <w:ins w:id="60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08" w:author="David Dayan" w:date="2021-12-03T17:18:00Z">
              <w:tcPr>
                <w:tcW w:w="2160" w:type="dxa"/>
                <w:tcBorders>
                  <w:top w:val="nil"/>
                  <w:left w:val="nil"/>
                  <w:bottom w:val="nil"/>
                  <w:right w:val="nil"/>
                </w:tcBorders>
                <w:shd w:val="clear" w:color="auto" w:fill="auto"/>
                <w:noWrap/>
                <w:vAlign w:val="bottom"/>
                <w:hideMark/>
              </w:tcPr>
            </w:tcPrChange>
          </w:tcPr>
          <w:p w14:paraId="70B67567" w14:textId="77777777" w:rsidR="00036D0E" w:rsidRPr="00036D0E" w:rsidRDefault="00036D0E" w:rsidP="00245317">
            <w:pPr>
              <w:spacing w:after="0" w:line="240" w:lineRule="auto"/>
              <w:jc w:val="center"/>
              <w:rPr>
                <w:ins w:id="609" w:author="David Dayan" w:date="2021-12-03T17:13:00Z"/>
                <w:rFonts w:ascii="Calibri" w:eastAsia="Times New Roman" w:hAnsi="Calibri" w:cs="Times New Roman"/>
                <w:color w:val="000000"/>
                <w:sz w:val="16"/>
                <w:szCs w:val="16"/>
              </w:rPr>
            </w:pPr>
            <w:ins w:id="61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611" w:author="David Dayan" w:date="2021-12-03T17:18:00Z">
              <w:tcPr>
                <w:tcW w:w="2876" w:type="dxa"/>
                <w:gridSpan w:val="2"/>
                <w:tcBorders>
                  <w:top w:val="nil"/>
                  <w:left w:val="nil"/>
                  <w:bottom w:val="nil"/>
                  <w:right w:val="nil"/>
                </w:tcBorders>
                <w:shd w:val="clear" w:color="auto" w:fill="auto"/>
                <w:noWrap/>
                <w:vAlign w:val="bottom"/>
                <w:hideMark/>
              </w:tcPr>
            </w:tcPrChange>
          </w:tcPr>
          <w:p w14:paraId="22C2F3D8" w14:textId="77777777" w:rsidR="00036D0E" w:rsidRPr="00036D0E" w:rsidRDefault="00036D0E" w:rsidP="00245317">
            <w:pPr>
              <w:spacing w:after="0" w:line="240" w:lineRule="auto"/>
              <w:jc w:val="center"/>
              <w:rPr>
                <w:ins w:id="612" w:author="David Dayan" w:date="2021-12-03T17:13:00Z"/>
                <w:rFonts w:ascii="Calibri" w:eastAsia="Times New Roman" w:hAnsi="Calibri" w:cs="Times New Roman"/>
                <w:color w:val="000000"/>
                <w:sz w:val="16"/>
                <w:szCs w:val="16"/>
              </w:rPr>
            </w:pPr>
            <w:ins w:id="61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614" w:author="David Dayan" w:date="2021-12-03T17:18:00Z">
              <w:tcPr>
                <w:tcW w:w="1426" w:type="dxa"/>
                <w:tcBorders>
                  <w:top w:val="nil"/>
                  <w:left w:val="nil"/>
                  <w:bottom w:val="nil"/>
                  <w:right w:val="nil"/>
                </w:tcBorders>
                <w:shd w:val="clear" w:color="auto" w:fill="auto"/>
                <w:noWrap/>
                <w:vAlign w:val="bottom"/>
                <w:hideMark/>
              </w:tcPr>
            </w:tcPrChange>
          </w:tcPr>
          <w:p w14:paraId="2C117006" w14:textId="77777777" w:rsidR="00036D0E" w:rsidRPr="00036D0E" w:rsidRDefault="00036D0E" w:rsidP="00245317">
            <w:pPr>
              <w:spacing w:after="0" w:line="240" w:lineRule="auto"/>
              <w:jc w:val="center"/>
              <w:rPr>
                <w:ins w:id="615" w:author="David Dayan" w:date="2021-12-03T17:13:00Z"/>
                <w:rFonts w:ascii="Calibri" w:eastAsia="Times New Roman" w:hAnsi="Calibri" w:cs="Times New Roman"/>
                <w:color w:val="000000"/>
                <w:sz w:val="16"/>
                <w:szCs w:val="16"/>
              </w:rPr>
            </w:pPr>
            <w:ins w:id="61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726D5D2" w14:textId="77777777" w:rsidTr="00245317">
        <w:trPr>
          <w:cantSplit/>
          <w:trHeight w:val="20"/>
          <w:ins w:id="617" w:author="David Dayan" w:date="2021-12-03T17:13:00Z"/>
          <w:trPrChange w:id="6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9" w:author="David Dayan" w:date="2021-12-03T17:18:00Z">
              <w:tcPr>
                <w:tcW w:w="1563" w:type="dxa"/>
                <w:tcBorders>
                  <w:top w:val="nil"/>
                  <w:left w:val="nil"/>
                  <w:bottom w:val="nil"/>
                  <w:right w:val="nil"/>
                </w:tcBorders>
                <w:shd w:val="clear" w:color="auto" w:fill="auto"/>
                <w:noWrap/>
                <w:vAlign w:val="bottom"/>
                <w:hideMark/>
              </w:tcPr>
            </w:tcPrChange>
          </w:tcPr>
          <w:p w14:paraId="01637336" w14:textId="77777777" w:rsidR="00036D0E" w:rsidRPr="00036D0E" w:rsidRDefault="00036D0E" w:rsidP="00245317">
            <w:pPr>
              <w:spacing w:after="0" w:line="240" w:lineRule="auto"/>
              <w:jc w:val="center"/>
              <w:rPr>
                <w:ins w:id="620" w:author="David Dayan" w:date="2021-12-03T17:13:00Z"/>
                <w:rFonts w:ascii="Calibri" w:eastAsia="Times New Roman" w:hAnsi="Calibri" w:cs="Times New Roman"/>
                <w:color w:val="000000"/>
                <w:sz w:val="16"/>
                <w:szCs w:val="16"/>
              </w:rPr>
            </w:pPr>
            <w:ins w:id="621" w:author="David Dayan" w:date="2021-12-03T17:13:00Z">
              <w:r w:rsidRPr="00036D0E">
                <w:rPr>
                  <w:rFonts w:ascii="Calibri" w:eastAsia="Times New Roman" w:hAnsi="Calibri" w:cs="Times New Roman"/>
                  <w:color w:val="000000"/>
                  <w:sz w:val="16"/>
                  <w:szCs w:val="16"/>
                </w:rPr>
                <w:t>OtsAC20ROGR_0004</w:t>
              </w:r>
            </w:ins>
          </w:p>
        </w:tc>
        <w:tc>
          <w:tcPr>
            <w:tcW w:w="746" w:type="dxa"/>
            <w:tcBorders>
              <w:top w:val="nil"/>
              <w:left w:val="nil"/>
              <w:bottom w:val="nil"/>
              <w:right w:val="nil"/>
            </w:tcBorders>
            <w:shd w:val="clear" w:color="auto" w:fill="auto"/>
            <w:noWrap/>
            <w:vAlign w:val="bottom"/>
            <w:hideMark/>
            <w:tcPrChange w:id="622" w:author="David Dayan" w:date="2021-12-03T17:18:00Z">
              <w:tcPr>
                <w:tcW w:w="746" w:type="dxa"/>
                <w:tcBorders>
                  <w:top w:val="nil"/>
                  <w:left w:val="nil"/>
                  <w:bottom w:val="nil"/>
                  <w:right w:val="nil"/>
                </w:tcBorders>
                <w:shd w:val="clear" w:color="auto" w:fill="auto"/>
                <w:noWrap/>
                <w:vAlign w:val="bottom"/>
                <w:hideMark/>
              </w:tcPr>
            </w:tcPrChange>
          </w:tcPr>
          <w:p w14:paraId="5F4786C7" w14:textId="77777777" w:rsidR="00036D0E" w:rsidRPr="00036D0E" w:rsidRDefault="00036D0E" w:rsidP="00245317">
            <w:pPr>
              <w:spacing w:after="0" w:line="240" w:lineRule="auto"/>
              <w:jc w:val="center"/>
              <w:rPr>
                <w:ins w:id="623" w:author="David Dayan" w:date="2021-12-03T17:13:00Z"/>
                <w:rFonts w:ascii="Calibri" w:eastAsia="Times New Roman" w:hAnsi="Calibri" w:cs="Times New Roman"/>
                <w:color w:val="000000"/>
                <w:sz w:val="16"/>
                <w:szCs w:val="16"/>
              </w:rPr>
            </w:pPr>
            <w:ins w:id="624"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625" w:author="David Dayan" w:date="2021-12-03T17:18:00Z">
              <w:tcPr>
                <w:tcW w:w="599" w:type="dxa"/>
                <w:tcBorders>
                  <w:top w:val="nil"/>
                  <w:left w:val="nil"/>
                  <w:bottom w:val="nil"/>
                  <w:right w:val="nil"/>
                </w:tcBorders>
                <w:shd w:val="clear" w:color="auto" w:fill="auto"/>
                <w:noWrap/>
                <w:vAlign w:val="bottom"/>
                <w:hideMark/>
              </w:tcPr>
            </w:tcPrChange>
          </w:tcPr>
          <w:p w14:paraId="560A67EB" w14:textId="77777777" w:rsidR="00036D0E" w:rsidRPr="00036D0E" w:rsidRDefault="00036D0E" w:rsidP="00245317">
            <w:pPr>
              <w:spacing w:after="0" w:line="240" w:lineRule="auto"/>
              <w:jc w:val="center"/>
              <w:rPr>
                <w:ins w:id="626" w:author="David Dayan" w:date="2021-12-03T17:13:00Z"/>
                <w:rFonts w:ascii="Calibri" w:eastAsia="Times New Roman" w:hAnsi="Calibri" w:cs="Times New Roman"/>
                <w:color w:val="000000"/>
                <w:sz w:val="16"/>
                <w:szCs w:val="16"/>
              </w:rPr>
            </w:pPr>
            <w:ins w:id="627"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628" w:author="David Dayan" w:date="2021-12-03T17:18:00Z">
              <w:tcPr>
                <w:tcW w:w="1142" w:type="dxa"/>
                <w:tcBorders>
                  <w:top w:val="nil"/>
                  <w:left w:val="nil"/>
                  <w:bottom w:val="nil"/>
                  <w:right w:val="nil"/>
                </w:tcBorders>
                <w:shd w:val="clear" w:color="auto" w:fill="auto"/>
                <w:noWrap/>
                <w:vAlign w:val="bottom"/>
                <w:hideMark/>
              </w:tcPr>
            </w:tcPrChange>
          </w:tcPr>
          <w:p w14:paraId="68418FB0" w14:textId="77777777" w:rsidR="00036D0E" w:rsidRPr="00036D0E" w:rsidRDefault="00036D0E" w:rsidP="00245317">
            <w:pPr>
              <w:spacing w:after="0" w:line="240" w:lineRule="auto"/>
              <w:jc w:val="center"/>
              <w:rPr>
                <w:ins w:id="629" w:author="David Dayan" w:date="2021-12-03T17:13:00Z"/>
                <w:rFonts w:ascii="Calibri" w:eastAsia="Times New Roman" w:hAnsi="Calibri" w:cs="Times New Roman"/>
                <w:color w:val="000000"/>
                <w:sz w:val="16"/>
                <w:szCs w:val="16"/>
              </w:rPr>
            </w:pPr>
            <w:proofErr w:type="spellStart"/>
            <w:ins w:id="63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631" w:author="David Dayan" w:date="2021-12-03T17:18:00Z">
              <w:tcPr>
                <w:tcW w:w="1440" w:type="dxa"/>
                <w:tcBorders>
                  <w:top w:val="nil"/>
                  <w:left w:val="nil"/>
                  <w:bottom w:val="nil"/>
                  <w:right w:val="nil"/>
                </w:tcBorders>
                <w:shd w:val="clear" w:color="auto" w:fill="auto"/>
                <w:noWrap/>
                <w:vAlign w:val="bottom"/>
                <w:hideMark/>
              </w:tcPr>
            </w:tcPrChange>
          </w:tcPr>
          <w:p w14:paraId="363253AA" w14:textId="77777777" w:rsidR="00036D0E" w:rsidRPr="00036D0E" w:rsidRDefault="00036D0E" w:rsidP="00245317">
            <w:pPr>
              <w:spacing w:after="0" w:line="240" w:lineRule="auto"/>
              <w:jc w:val="center"/>
              <w:rPr>
                <w:ins w:id="632" w:author="David Dayan" w:date="2021-12-03T17:13:00Z"/>
                <w:rFonts w:ascii="Calibri" w:eastAsia="Times New Roman" w:hAnsi="Calibri" w:cs="Times New Roman"/>
                <w:color w:val="000000"/>
                <w:sz w:val="16"/>
                <w:szCs w:val="16"/>
              </w:rPr>
            </w:pPr>
            <w:proofErr w:type="spellStart"/>
            <w:ins w:id="63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634" w:author="David Dayan" w:date="2021-12-03T17:18:00Z">
              <w:tcPr>
                <w:tcW w:w="1530" w:type="dxa"/>
                <w:tcBorders>
                  <w:top w:val="nil"/>
                  <w:left w:val="nil"/>
                  <w:bottom w:val="nil"/>
                  <w:right w:val="nil"/>
                </w:tcBorders>
                <w:shd w:val="clear" w:color="auto" w:fill="auto"/>
                <w:noWrap/>
                <w:vAlign w:val="bottom"/>
                <w:hideMark/>
              </w:tcPr>
            </w:tcPrChange>
          </w:tcPr>
          <w:p w14:paraId="43C07CD8" w14:textId="77777777" w:rsidR="00036D0E" w:rsidRPr="00036D0E" w:rsidRDefault="00036D0E" w:rsidP="00245317">
            <w:pPr>
              <w:spacing w:after="0" w:line="240" w:lineRule="auto"/>
              <w:jc w:val="center"/>
              <w:rPr>
                <w:ins w:id="635" w:author="David Dayan" w:date="2021-12-03T17:13:00Z"/>
                <w:rFonts w:ascii="Calibri" w:eastAsia="Times New Roman" w:hAnsi="Calibri" w:cs="Times New Roman"/>
                <w:color w:val="000000"/>
                <w:sz w:val="16"/>
                <w:szCs w:val="16"/>
              </w:rPr>
            </w:pPr>
            <w:ins w:id="63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37" w:author="David Dayan" w:date="2021-12-03T17:18:00Z">
              <w:tcPr>
                <w:tcW w:w="898" w:type="dxa"/>
                <w:tcBorders>
                  <w:top w:val="nil"/>
                  <w:left w:val="nil"/>
                  <w:bottom w:val="nil"/>
                  <w:right w:val="nil"/>
                </w:tcBorders>
                <w:shd w:val="clear" w:color="auto" w:fill="auto"/>
                <w:noWrap/>
                <w:vAlign w:val="bottom"/>
                <w:hideMark/>
              </w:tcPr>
            </w:tcPrChange>
          </w:tcPr>
          <w:p w14:paraId="4A824D60" w14:textId="77777777" w:rsidR="00036D0E" w:rsidRPr="00036D0E" w:rsidRDefault="00036D0E" w:rsidP="00245317">
            <w:pPr>
              <w:spacing w:after="0" w:line="240" w:lineRule="auto"/>
              <w:jc w:val="center"/>
              <w:rPr>
                <w:ins w:id="638" w:author="David Dayan" w:date="2021-12-03T17:13:00Z"/>
                <w:rFonts w:ascii="Calibri" w:eastAsia="Times New Roman" w:hAnsi="Calibri" w:cs="Times New Roman"/>
                <w:color w:val="000000"/>
                <w:sz w:val="16"/>
                <w:szCs w:val="16"/>
              </w:rPr>
            </w:pPr>
            <w:ins w:id="63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40" w:author="David Dayan" w:date="2021-12-03T17:18:00Z">
              <w:tcPr>
                <w:tcW w:w="902" w:type="dxa"/>
                <w:tcBorders>
                  <w:top w:val="nil"/>
                  <w:left w:val="nil"/>
                  <w:bottom w:val="nil"/>
                  <w:right w:val="nil"/>
                </w:tcBorders>
                <w:shd w:val="clear" w:color="auto" w:fill="auto"/>
                <w:noWrap/>
                <w:vAlign w:val="bottom"/>
                <w:hideMark/>
              </w:tcPr>
            </w:tcPrChange>
          </w:tcPr>
          <w:p w14:paraId="03DF2CBA" w14:textId="77777777" w:rsidR="00036D0E" w:rsidRPr="00036D0E" w:rsidRDefault="00036D0E" w:rsidP="00245317">
            <w:pPr>
              <w:spacing w:after="0" w:line="240" w:lineRule="auto"/>
              <w:jc w:val="center"/>
              <w:rPr>
                <w:ins w:id="641" w:author="David Dayan" w:date="2021-12-03T17:13:00Z"/>
                <w:rFonts w:ascii="Calibri" w:eastAsia="Times New Roman" w:hAnsi="Calibri" w:cs="Times New Roman"/>
                <w:color w:val="000000"/>
                <w:sz w:val="16"/>
                <w:szCs w:val="16"/>
              </w:rPr>
            </w:pPr>
            <w:ins w:id="64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43" w:author="David Dayan" w:date="2021-12-03T17:18:00Z">
              <w:tcPr>
                <w:tcW w:w="2160" w:type="dxa"/>
                <w:tcBorders>
                  <w:top w:val="nil"/>
                  <w:left w:val="nil"/>
                  <w:bottom w:val="nil"/>
                  <w:right w:val="nil"/>
                </w:tcBorders>
                <w:shd w:val="clear" w:color="auto" w:fill="auto"/>
                <w:noWrap/>
                <w:vAlign w:val="bottom"/>
                <w:hideMark/>
              </w:tcPr>
            </w:tcPrChange>
          </w:tcPr>
          <w:p w14:paraId="23C38EAC" w14:textId="77777777" w:rsidR="00036D0E" w:rsidRPr="00036D0E" w:rsidRDefault="00036D0E" w:rsidP="00245317">
            <w:pPr>
              <w:spacing w:after="0" w:line="240" w:lineRule="auto"/>
              <w:jc w:val="center"/>
              <w:rPr>
                <w:ins w:id="644" w:author="David Dayan" w:date="2021-12-03T17:13:00Z"/>
                <w:rFonts w:ascii="Calibri" w:eastAsia="Times New Roman" w:hAnsi="Calibri" w:cs="Times New Roman"/>
                <w:color w:val="000000"/>
                <w:sz w:val="16"/>
                <w:szCs w:val="16"/>
              </w:rPr>
            </w:pPr>
            <w:ins w:id="64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646" w:author="David Dayan" w:date="2021-12-03T17:18:00Z">
              <w:tcPr>
                <w:tcW w:w="2876" w:type="dxa"/>
                <w:gridSpan w:val="2"/>
                <w:tcBorders>
                  <w:top w:val="nil"/>
                  <w:left w:val="nil"/>
                  <w:bottom w:val="nil"/>
                  <w:right w:val="nil"/>
                </w:tcBorders>
                <w:shd w:val="clear" w:color="auto" w:fill="auto"/>
                <w:noWrap/>
                <w:vAlign w:val="bottom"/>
                <w:hideMark/>
              </w:tcPr>
            </w:tcPrChange>
          </w:tcPr>
          <w:p w14:paraId="204531AE" w14:textId="77777777" w:rsidR="00036D0E" w:rsidRPr="00036D0E" w:rsidRDefault="00036D0E" w:rsidP="00245317">
            <w:pPr>
              <w:spacing w:after="0" w:line="240" w:lineRule="auto"/>
              <w:jc w:val="center"/>
              <w:rPr>
                <w:ins w:id="647" w:author="David Dayan" w:date="2021-12-03T17:13:00Z"/>
                <w:rFonts w:ascii="Calibri" w:eastAsia="Times New Roman" w:hAnsi="Calibri" w:cs="Times New Roman"/>
                <w:color w:val="000000"/>
                <w:sz w:val="16"/>
                <w:szCs w:val="16"/>
              </w:rPr>
            </w:pPr>
            <w:ins w:id="64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649" w:author="David Dayan" w:date="2021-12-03T17:18:00Z">
              <w:tcPr>
                <w:tcW w:w="1426" w:type="dxa"/>
                <w:tcBorders>
                  <w:top w:val="nil"/>
                  <w:left w:val="nil"/>
                  <w:bottom w:val="nil"/>
                  <w:right w:val="nil"/>
                </w:tcBorders>
                <w:shd w:val="clear" w:color="auto" w:fill="auto"/>
                <w:noWrap/>
                <w:vAlign w:val="bottom"/>
                <w:hideMark/>
              </w:tcPr>
            </w:tcPrChange>
          </w:tcPr>
          <w:p w14:paraId="198FA7D8" w14:textId="77777777" w:rsidR="00036D0E" w:rsidRPr="00036D0E" w:rsidRDefault="00036D0E" w:rsidP="00245317">
            <w:pPr>
              <w:spacing w:after="0" w:line="240" w:lineRule="auto"/>
              <w:jc w:val="center"/>
              <w:rPr>
                <w:ins w:id="650" w:author="David Dayan" w:date="2021-12-03T17:13:00Z"/>
                <w:rFonts w:ascii="Calibri" w:eastAsia="Times New Roman" w:hAnsi="Calibri" w:cs="Times New Roman"/>
                <w:color w:val="000000"/>
                <w:sz w:val="16"/>
                <w:szCs w:val="16"/>
              </w:rPr>
            </w:pPr>
            <w:ins w:id="65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466C807" w14:textId="77777777" w:rsidTr="00245317">
        <w:trPr>
          <w:cantSplit/>
          <w:trHeight w:val="20"/>
          <w:ins w:id="652" w:author="David Dayan" w:date="2021-12-03T17:13:00Z"/>
          <w:trPrChange w:id="6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4" w:author="David Dayan" w:date="2021-12-03T17:18:00Z">
              <w:tcPr>
                <w:tcW w:w="1563" w:type="dxa"/>
                <w:tcBorders>
                  <w:top w:val="nil"/>
                  <w:left w:val="nil"/>
                  <w:bottom w:val="nil"/>
                  <w:right w:val="nil"/>
                </w:tcBorders>
                <w:shd w:val="clear" w:color="auto" w:fill="auto"/>
                <w:noWrap/>
                <w:vAlign w:val="bottom"/>
                <w:hideMark/>
              </w:tcPr>
            </w:tcPrChange>
          </w:tcPr>
          <w:p w14:paraId="67E5B6A6" w14:textId="77777777" w:rsidR="00036D0E" w:rsidRPr="00036D0E" w:rsidRDefault="00036D0E" w:rsidP="00245317">
            <w:pPr>
              <w:spacing w:after="0" w:line="240" w:lineRule="auto"/>
              <w:jc w:val="center"/>
              <w:rPr>
                <w:ins w:id="655" w:author="David Dayan" w:date="2021-12-03T17:13:00Z"/>
                <w:rFonts w:ascii="Calibri" w:eastAsia="Times New Roman" w:hAnsi="Calibri" w:cs="Times New Roman"/>
                <w:color w:val="000000"/>
                <w:sz w:val="16"/>
                <w:szCs w:val="16"/>
              </w:rPr>
            </w:pPr>
            <w:ins w:id="656" w:author="David Dayan" w:date="2021-12-03T17:13:00Z">
              <w:r w:rsidRPr="00036D0E">
                <w:rPr>
                  <w:rFonts w:ascii="Calibri" w:eastAsia="Times New Roman" w:hAnsi="Calibri" w:cs="Times New Roman"/>
                  <w:color w:val="000000"/>
                  <w:sz w:val="16"/>
                  <w:szCs w:val="16"/>
                </w:rPr>
                <w:t>OtsAC20ROGR_0005</w:t>
              </w:r>
            </w:ins>
          </w:p>
        </w:tc>
        <w:tc>
          <w:tcPr>
            <w:tcW w:w="746" w:type="dxa"/>
            <w:tcBorders>
              <w:top w:val="nil"/>
              <w:left w:val="nil"/>
              <w:bottom w:val="nil"/>
              <w:right w:val="nil"/>
            </w:tcBorders>
            <w:shd w:val="clear" w:color="auto" w:fill="auto"/>
            <w:noWrap/>
            <w:vAlign w:val="bottom"/>
            <w:hideMark/>
            <w:tcPrChange w:id="657" w:author="David Dayan" w:date="2021-12-03T17:18:00Z">
              <w:tcPr>
                <w:tcW w:w="746" w:type="dxa"/>
                <w:tcBorders>
                  <w:top w:val="nil"/>
                  <w:left w:val="nil"/>
                  <w:bottom w:val="nil"/>
                  <w:right w:val="nil"/>
                </w:tcBorders>
                <w:shd w:val="clear" w:color="auto" w:fill="auto"/>
                <w:noWrap/>
                <w:vAlign w:val="bottom"/>
                <w:hideMark/>
              </w:tcPr>
            </w:tcPrChange>
          </w:tcPr>
          <w:p w14:paraId="729CE494" w14:textId="77777777" w:rsidR="00036D0E" w:rsidRPr="00036D0E" w:rsidRDefault="00036D0E" w:rsidP="00245317">
            <w:pPr>
              <w:spacing w:after="0" w:line="240" w:lineRule="auto"/>
              <w:jc w:val="center"/>
              <w:rPr>
                <w:ins w:id="658" w:author="David Dayan" w:date="2021-12-03T17:13:00Z"/>
                <w:rFonts w:ascii="Calibri" w:eastAsia="Times New Roman" w:hAnsi="Calibri" w:cs="Times New Roman"/>
                <w:color w:val="000000"/>
                <w:sz w:val="16"/>
                <w:szCs w:val="16"/>
              </w:rPr>
            </w:pPr>
            <w:ins w:id="659"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660" w:author="David Dayan" w:date="2021-12-03T17:18:00Z">
              <w:tcPr>
                <w:tcW w:w="599" w:type="dxa"/>
                <w:tcBorders>
                  <w:top w:val="nil"/>
                  <w:left w:val="nil"/>
                  <w:bottom w:val="nil"/>
                  <w:right w:val="nil"/>
                </w:tcBorders>
                <w:shd w:val="clear" w:color="auto" w:fill="auto"/>
                <w:noWrap/>
                <w:vAlign w:val="bottom"/>
                <w:hideMark/>
              </w:tcPr>
            </w:tcPrChange>
          </w:tcPr>
          <w:p w14:paraId="07F9FFA6" w14:textId="77777777" w:rsidR="00036D0E" w:rsidRPr="00036D0E" w:rsidRDefault="00036D0E" w:rsidP="00245317">
            <w:pPr>
              <w:spacing w:after="0" w:line="240" w:lineRule="auto"/>
              <w:jc w:val="center"/>
              <w:rPr>
                <w:ins w:id="661" w:author="David Dayan" w:date="2021-12-03T17:13:00Z"/>
                <w:rFonts w:ascii="Calibri" w:eastAsia="Times New Roman" w:hAnsi="Calibri" w:cs="Times New Roman"/>
                <w:color w:val="000000"/>
                <w:sz w:val="16"/>
                <w:szCs w:val="16"/>
              </w:rPr>
            </w:pPr>
            <w:ins w:id="662"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663" w:author="David Dayan" w:date="2021-12-03T17:18:00Z">
              <w:tcPr>
                <w:tcW w:w="1142" w:type="dxa"/>
                <w:tcBorders>
                  <w:top w:val="nil"/>
                  <w:left w:val="nil"/>
                  <w:bottom w:val="nil"/>
                  <w:right w:val="nil"/>
                </w:tcBorders>
                <w:shd w:val="clear" w:color="auto" w:fill="auto"/>
                <w:noWrap/>
                <w:vAlign w:val="bottom"/>
                <w:hideMark/>
              </w:tcPr>
            </w:tcPrChange>
          </w:tcPr>
          <w:p w14:paraId="1CD13CC7" w14:textId="77777777" w:rsidR="00036D0E" w:rsidRPr="00036D0E" w:rsidRDefault="00036D0E" w:rsidP="00245317">
            <w:pPr>
              <w:spacing w:after="0" w:line="240" w:lineRule="auto"/>
              <w:jc w:val="center"/>
              <w:rPr>
                <w:ins w:id="664" w:author="David Dayan" w:date="2021-12-03T17:13:00Z"/>
                <w:rFonts w:ascii="Calibri" w:eastAsia="Times New Roman" w:hAnsi="Calibri" w:cs="Times New Roman"/>
                <w:color w:val="000000"/>
                <w:sz w:val="16"/>
                <w:szCs w:val="16"/>
              </w:rPr>
            </w:pPr>
            <w:ins w:id="66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666" w:author="David Dayan" w:date="2021-12-03T17:18:00Z">
              <w:tcPr>
                <w:tcW w:w="1440" w:type="dxa"/>
                <w:tcBorders>
                  <w:top w:val="nil"/>
                  <w:left w:val="nil"/>
                  <w:bottom w:val="nil"/>
                  <w:right w:val="nil"/>
                </w:tcBorders>
                <w:shd w:val="clear" w:color="auto" w:fill="auto"/>
                <w:noWrap/>
                <w:vAlign w:val="bottom"/>
                <w:hideMark/>
              </w:tcPr>
            </w:tcPrChange>
          </w:tcPr>
          <w:p w14:paraId="22155DFC" w14:textId="77777777" w:rsidR="00036D0E" w:rsidRPr="00036D0E" w:rsidRDefault="00036D0E" w:rsidP="00245317">
            <w:pPr>
              <w:spacing w:after="0" w:line="240" w:lineRule="auto"/>
              <w:jc w:val="center"/>
              <w:rPr>
                <w:ins w:id="667" w:author="David Dayan" w:date="2021-12-03T17:13:00Z"/>
                <w:rFonts w:ascii="Calibri" w:eastAsia="Times New Roman" w:hAnsi="Calibri" w:cs="Times New Roman"/>
                <w:color w:val="000000"/>
                <w:sz w:val="16"/>
                <w:szCs w:val="16"/>
              </w:rPr>
            </w:pPr>
            <w:ins w:id="66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669" w:author="David Dayan" w:date="2021-12-03T17:18:00Z">
              <w:tcPr>
                <w:tcW w:w="1530" w:type="dxa"/>
                <w:tcBorders>
                  <w:top w:val="nil"/>
                  <w:left w:val="nil"/>
                  <w:bottom w:val="nil"/>
                  <w:right w:val="nil"/>
                </w:tcBorders>
                <w:shd w:val="clear" w:color="auto" w:fill="auto"/>
                <w:noWrap/>
                <w:vAlign w:val="bottom"/>
                <w:hideMark/>
              </w:tcPr>
            </w:tcPrChange>
          </w:tcPr>
          <w:p w14:paraId="28C34F29" w14:textId="77777777" w:rsidR="00036D0E" w:rsidRPr="00036D0E" w:rsidRDefault="00036D0E" w:rsidP="00245317">
            <w:pPr>
              <w:spacing w:after="0" w:line="240" w:lineRule="auto"/>
              <w:jc w:val="center"/>
              <w:rPr>
                <w:ins w:id="670" w:author="David Dayan" w:date="2021-12-03T17:13:00Z"/>
                <w:rFonts w:ascii="Calibri" w:eastAsia="Times New Roman" w:hAnsi="Calibri" w:cs="Times New Roman"/>
                <w:color w:val="000000"/>
                <w:sz w:val="16"/>
                <w:szCs w:val="16"/>
              </w:rPr>
            </w:pPr>
            <w:ins w:id="67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672" w:author="David Dayan" w:date="2021-12-03T17:18:00Z">
              <w:tcPr>
                <w:tcW w:w="898" w:type="dxa"/>
                <w:tcBorders>
                  <w:top w:val="nil"/>
                  <w:left w:val="nil"/>
                  <w:bottom w:val="nil"/>
                  <w:right w:val="nil"/>
                </w:tcBorders>
                <w:shd w:val="clear" w:color="auto" w:fill="auto"/>
                <w:noWrap/>
                <w:vAlign w:val="bottom"/>
                <w:hideMark/>
              </w:tcPr>
            </w:tcPrChange>
          </w:tcPr>
          <w:p w14:paraId="67C09DBA" w14:textId="77777777" w:rsidR="00036D0E" w:rsidRPr="00036D0E" w:rsidRDefault="00036D0E" w:rsidP="00245317">
            <w:pPr>
              <w:spacing w:after="0" w:line="240" w:lineRule="auto"/>
              <w:jc w:val="center"/>
              <w:rPr>
                <w:ins w:id="673" w:author="David Dayan" w:date="2021-12-03T17:13:00Z"/>
                <w:rFonts w:ascii="Calibri" w:eastAsia="Times New Roman" w:hAnsi="Calibri" w:cs="Times New Roman"/>
                <w:color w:val="000000"/>
                <w:sz w:val="16"/>
                <w:szCs w:val="16"/>
              </w:rPr>
            </w:pPr>
            <w:ins w:id="67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675" w:author="David Dayan" w:date="2021-12-03T17:18:00Z">
              <w:tcPr>
                <w:tcW w:w="902" w:type="dxa"/>
                <w:tcBorders>
                  <w:top w:val="nil"/>
                  <w:left w:val="nil"/>
                  <w:bottom w:val="nil"/>
                  <w:right w:val="nil"/>
                </w:tcBorders>
                <w:shd w:val="clear" w:color="auto" w:fill="auto"/>
                <w:noWrap/>
                <w:vAlign w:val="bottom"/>
                <w:hideMark/>
              </w:tcPr>
            </w:tcPrChange>
          </w:tcPr>
          <w:p w14:paraId="636FCD7F" w14:textId="77777777" w:rsidR="00036D0E" w:rsidRPr="00036D0E" w:rsidRDefault="00036D0E" w:rsidP="00245317">
            <w:pPr>
              <w:spacing w:after="0" w:line="240" w:lineRule="auto"/>
              <w:jc w:val="center"/>
              <w:rPr>
                <w:ins w:id="676" w:author="David Dayan" w:date="2021-12-03T17:13:00Z"/>
                <w:rFonts w:ascii="Calibri" w:eastAsia="Times New Roman" w:hAnsi="Calibri" w:cs="Times New Roman"/>
                <w:color w:val="000000"/>
                <w:sz w:val="16"/>
                <w:szCs w:val="16"/>
              </w:rPr>
            </w:pPr>
            <w:ins w:id="67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678" w:author="David Dayan" w:date="2021-12-03T17:18:00Z">
              <w:tcPr>
                <w:tcW w:w="2160" w:type="dxa"/>
                <w:tcBorders>
                  <w:top w:val="nil"/>
                  <w:left w:val="nil"/>
                  <w:bottom w:val="nil"/>
                  <w:right w:val="nil"/>
                </w:tcBorders>
                <w:shd w:val="clear" w:color="auto" w:fill="auto"/>
                <w:noWrap/>
                <w:vAlign w:val="bottom"/>
                <w:hideMark/>
              </w:tcPr>
            </w:tcPrChange>
          </w:tcPr>
          <w:p w14:paraId="532B74AD" w14:textId="77777777" w:rsidR="00036D0E" w:rsidRPr="00036D0E" w:rsidRDefault="00036D0E" w:rsidP="00245317">
            <w:pPr>
              <w:spacing w:after="0" w:line="240" w:lineRule="auto"/>
              <w:jc w:val="center"/>
              <w:rPr>
                <w:ins w:id="679" w:author="David Dayan" w:date="2021-12-03T17:13:00Z"/>
                <w:rFonts w:ascii="Calibri" w:eastAsia="Times New Roman" w:hAnsi="Calibri" w:cs="Times New Roman"/>
                <w:color w:val="000000"/>
                <w:sz w:val="16"/>
                <w:szCs w:val="16"/>
              </w:rPr>
            </w:pPr>
            <w:ins w:id="68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681" w:author="David Dayan" w:date="2021-12-03T17:18:00Z">
              <w:tcPr>
                <w:tcW w:w="2876" w:type="dxa"/>
                <w:gridSpan w:val="2"/>
                <w:tcBorders>
                  <w:top w:val="nil"/>
                  <w:left w:val="nil"/>
                  <w:bottom w:val="nil"/>
                  <w:right w:val="nil"/>
                </w:tcBorders>
                <w:shd w:val="clear" w:color="auto" w:fill="auto"/>
                <w:noWrap/>
                <w:vAlign w:val="bottom"/>
                <w:hideMark/>
              </w:tcPr>
            </w:tcPrChange>
          </w:tcPr>
          <w:p w14:paraId="4527EE22" w14:textId="77777777" w:rsidR="00036D0E" w:rsidRPr="00036D0E" w:rsidRDefault="00036D0E" w:rsidP="00245317">
            <w:pPr>
              <w:spacing w:after="0" w:line="240" w:lineRule="auto"/>
              <w:jc w:val="center"/>
              <w:rPr>
                <w:ins w:id="682" w:author="David Dayan" w:date="2021-12-03T17:13:00Z"/>
                <w:rFonts w:ascii="Calibri" w:eastAsia="Times New Roman" w:hAnsi="Calibri" w:cs="Times New Roman"/>
                <w:color w:val="000000"/>
                <w:sz w:val="16"/>
                <w:szCs w:val="16"/>
              </w:rPr>
            </w:pPr>
            <w:ins w:id="68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684" w:author="David Dayan" w:date="2021-12-03T17:18:00Z">
              <w:tcPr>
                <w:tcW w:w="1426" w:type="dxa"/>
                <w:tcBorders>
                  <w:top w:val="nil"/>
                  <w:left w:val="nil"/>
                  <w:bottom w:val="nil"/>
                  <w:right w:val="nil"/>
                </w:tcBorders>
                <w:shd w:val="clear" w:color="auto" w:fill="auto"/>
                <w:noWrap/>
                <w:vAlign w:val="bottom"/>
                <w:hideMark/>
              </w:tcPr>
            </w:tcPrChange>
          </w:tcPr>
          <w:p w14:paraId="27E76DAA" w14:textId="77777777" w:rsidR="00036D0E" w:rsidRPr="00036D0E" w:rsidRDefault="00036D0E" w:rsidP="00245317">
            <w:pPr>
              <w:spacing w:after="0" w:line="240" w:lineRule="auto"/>
              <w:jc w:val="center"/>
              <w:rPr>
                <w:ins w:id="685" w:author="David Dayan" w:date="2021-12-03T17:13:00Z"/>
                <w:rFonts w:ascii="Calibri" w:eastAsia="Times New Roman" w:hAnsi="Calibri" w:cs="Times New Roman"/>
                <w:color w:val="000000"/>
                <w:sz w:val="16"/>
                <w:szCs w:val="16"/>
              </w:rPr>
            </w:pPr>
            <w:ins w:id="68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6544D89D" w14:textId="77777777" w:rsidTr="00245317">
        <w:trPr>
          <w:cantSplit/>
          <w:trHeight w:val="20"/>
          <w:ins w:id="687" w:author="David Dayan" w:date="2021-12-03T17:13:00Z"/>
          <w:trPrChange w:id="6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9" w:author="David Dayan" w:date="2021-12-03T17:18:00Z">
              <w:tcPr>
                <w:tcW w:w="1563" w:type="dxa"/>
                <w:tcBorders>
                  <w:top w:val="nil"/>
                  <w:left w:val="nil"/>
                  <w:bottom w:val="nil"/>
                  <w:right w:val="nil"/>
                </w:tcBorders>
                <w:shd w:val="clear" w:color="auto" w:fill="auto"/>
                <w:noWrap/>
                <w:vAlign w:val="bottom"/>
                <w:hideMark/>
              </w:tcPr>
            </w:tcPrChange>
          </w:tcPr>
          <w:p w14:paraId="2614BA5E" w14:textId="77777777" w:rsidR="00036D0E" w:rsidRPr="00036D0E" w:rsidRDefault="00036D0E" w:rsidP="00245317">
            <w:pPr>
              <w:spacing w:after="0" w:line="240" w:lineRule="auto"/>
              <w:jc w:val="center"/>
              <w:rPr>
                <w:ins w:id="690" w:author="David Dayan" w:date="2021-12-03T17:13:00Z"/>
                <w:rFonts w:ascii="Calibri" w:eastAsia="Times New Roman" w:hAnsi="Calibri" w:cs="Times New Roman"/>
                <w:color w:val="000000"/>
                <w:sz w:val="16"/>
                <w:szCs w:val="16"/>
              </w:rPr>
            </w:pPr>
            <w:ins w:id="691" w:author="David Dayan" w:date="2021-12-03T17:13:00Z">
              <w:r w:rsidRPr="00036D0E">
                <w:rPr>
                  <w:rFonts w:ascii="Calibri" w:eastAsia="Times New Roman" w:hAnsi="Calibri" w:cs="Times New Roman"/>
                  <w:color w:val="000000"/>
                  <w:sz w:val="16"/>
                  <w:szCs w:val="16"/>
                </w:rPr>
                <w:t>OtsAC20ROGR_0006</w:t>
              </w:r>
            </w:ins>
          </w:p>
        </w:tc>
        <w:tc>
          <w:tcPr>
            <w:tcW w:w="746" w:type="dxa"/>
            <w:tcBorders>
              <w:top w:val="nil"/>
              <w:left w:val="nil"/>
              <w:bottom w:val="nil"/>
              <w:right w:val="nil"/>
            </w:tcBorders>
            <w:shd w:val="clear" w:color="auto" w:fill="auto"/>
            <w:noWrap/>
            <w:vAlign w:val="bottom"/>
            <w:hideMark/>
            <w:tcPrChange w:id="692" w:author="David Dayan" w:date="2021-12-03T17:18:00Z">
              <w:tcPr>
                <w:tcW w:w="746" w:type="dxa"/>
                <w:tcBorders>
                  <w:top w:val="nil"/>
                  <w:left w:val="nil"/>
                  <w:bottom w:val="nil"/>
                  <w:right w:val="nil"/>
                </w:tcBorders>
                <w:shd w:val="clear" w:color="auto" w:fill="auto"/>
                <w:noWrap/>
                <w:vAlign w:val="bottom"/>
                <w:hideMark/>
              </w:tcPr>
            </w:tcPrChange>
          </w:tcPr>
          <w:p w14:paraId="043E6B83" w14:textId="77777777" w:rsidR="00036D0E" w:rsidRPr="00036D0E" w:rsidRDefault="00036D0E" w:rsidP="00245317">
            <w:pPr>
              <w:spacing w:after="0" w:line="240" w:lineRule="auto"/>
              <w:jc w:val="center"/>
              <w:rPr>
                <w:ins w:id="693" w:author="David Dayan" w:date="2021-12-03T17:13:00Z"/>
                <w:rFonts w:ascii="Calibri" w:eastAsia="Times New Roman" w:hAnsi="Calibri" w:cs="Times New Roman"/>
                <w:color w:val="000000"/>
                <w:sz w:val="16"/>
                <w:szCs w:val="16"/>
              </w:rPr>
            </w:pPr>
            <w:ins w:id="694" w:author="David Dayan" w:date="2021-12-03T17:13:00Z">
              <w:r w:rsidRPr="00036D0E">
                <w:rPr>
                  <w:rFonts w:ascii="Calibri" w:eastAsia="Times New Roman" w:hAnsi="Calibri" w:cs="Times New Roman"/>
                  <w:color w:val="000000"/>
                  <w:sz w:val="16"/>
                  <w:szCs w:val="16"/>
                </w:rPr>
                <w:t>4/8/20</w:t>
              </w:r>
            </w:ins>
          </w:p>
        </w:tc>
        <w:tc>
          <w:tcPr>
            <w:tcW w:w="599" w:type="dxa"/>
            <w:tcBorders>
              <w:top w:val="nil"/>
              <w:left w:val="nil"/>
              <w:bottom w:val="nil"/>
              <w:right w:val="nil"/>
            </w:tcBorders>
            <w:shd w:val="clear" w:color="auto" w:fill="auto"/>
            <w:noWrap/>
            <w:vAlign w:val="bottom"/>
            <w:hideMark/>
            <w:tcPrChange w:id="695" w:author="David Dayan" w:date="2021-12-03T17:18:00Z">
              <w:tcPr>
                <w:tcW w:w="599" w:type="dxa"/>
                <w:tcBorders>
                  <w:top w:val="nil"/>
                  <w:left w:val="nil"/>
                  <w:bottom w:val="nil"/>
                  <w:right w:val="nil"/>
                </w:tcBorders>
                <w:shd w:val="clear" w:color="auto" w:fill="auto"/>
                <w:noWrap/>
                <w:vAlign w:val="bottom"/>
                <w:hideMark/>
              </w:tcPr>
            </w:tcPrChange>
          </w:tcPr>
          <w:p w14:paraId="69AF3F61" w14:textId="77777777" w:rsidR="00036D0E" w:rsidRPr="00036D0E" w:rsidRDefault="00036D0E" w:rsidP="00245317">
            <w:pPr>
              <w:spacing w:after="0" w:line="240" w:lineRule="auto"/>
              <w:jc w:val="center"/>
              <w:rPr>
                <w:ins w:id="696" w:author="David Dayan" w:date="2021-12-03T17:13:00Z"/>
                <w:rFonts w:ascii="Calibri" w:eastAsia="Times New Roman" w:hAnsi="Calibri" w:cs="Times New Roman"/>
                <w:color w:val="000000"/>
                <w:sz w:val="16"/>
                <w:szCs w:val="16"/>
              </w:rPr>
            </w:pPr>
            <w:ins w:id="697" w:author="David Dayan" w:date="2021-12-03T17:13:00Z">
              <w:r w:rsidRPr="00036D0E">
                <w:rPr>
                  <w:rFonts w:ascii="Calibri" w:eastAsia="Times New Roman" w:hAnsi="Calibri" w:cs="Times New Roman"/>
                  <w:color w:val="000000"/>
                  <w:sz w:val="16"/>
                  <w:szCs w:val="16"/>
                </w:rPr>
                <w:t>99</w:t>
              </w:r>
            </w:ins>
          </w:p>
        </w:tc>
        <w:tc>
          <w:tcPr>
            <w:tcW w:w="1142" w:type="dxa"/>
            <w:tcBorders>
              <w:top w:val="nil"/>
              <w:left w:val="nil"/>
              <w:bottom w:val="nil"/>
              <w:right w:val="nil"/>
            </w:tcBorders>
            <w:shd w:val="clear" w:color="auto" w:fill="auto"/>
            <w:noWrap/>
            <w:vAlign w:val="bottom"/>
            <w:hideMark/>
            <w:tcPrChange w:id="698" w:author="David Dayan" w:date="2021-12-03T17:18:00Z">
              <w:tcPr>
                <w:tcW w:w="1142" w:type="dxa"/>
                <w:tcBorders>
                  <w:top w:val="nil"/>
                  <w:left w:val="nil"/>
                  <w:bottom w:val="nil"/>
                  <w:right w:val="nil"/>
                </w:tcBorders>
                <w:shd w:val="clear" w:color="auto" w:fill="auto"/>
                <w:noWrap/>
                <w:vAlign w:val="bottom"/>
                <w:hideMark/>
              </w:tcPr>
            </w:tcPrChange>
          </w:tcPr>
          <w:p w14:paraId="031F4E53" w14:textId="77777777" w:rsidR="00036D0E" w:rsidRPr="00036D0E" w:rsidRDefault="00036D0E" w:rsidP="00245317">
            <w:pPr>
              <w:spacing w:after="0" w:line="240" w:lineRule="auto"/>
              <w:jc w:val="center"/>
              <w:rPr>
                <w:ins w:id="699" w:author="David Dayan" w:date="2021-12-03T17:13:00Z"/>
                <w:rFonts w:ascii="Calibri" w:eastAsia="Times New Roman" w:hAnsi="Calibri" w:cs="Times New Roman"/>
                <w:color w:val="000000"/>
                <w:sz w:val="16"/>
                <w:szCs w:val="16"/>
              </w:rPr>
            </w:pPr>
            <w:ins w:id="70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701" w:author="David Dayan" w:date="2021-12-03T17:18:00Z">
              <w:tcPr>
                <w:tcW w:w="1440" w:type="dxa"/>
                <w:tcBorders>
                  <w:top w:val="nil"/>
                  <w:left w:val="nil"/>
                  <w:bottom w:val="nil"/>
                  <w:right w:val="nil"/>
                </w:tcBorders>
                <w:shd w:val="clear" w:color="auto" w:fill="auto"/>
                <w:noWrap/>
                <w:vAlign w:val="bottom"/>
                <w:hideMark/>
              </w:tcPr>
            </w:tcPrChange>
          </w:tcPr>
          <w:p w14:paraId="630C70B6" w14:textId="77777777" w:rsidR="00036D0E" w:rsidRPr="00036D0E" w:rsidRDefault="00036D0E" w:rsidP="00245317">
            <w:pPr>
              <w:spacing w:after="0" w:line="240" w:lineRule="auto"/>
              <w:jc w:val="center"/>
              <w:rPr>
                <w:ins w:id="702" w:author="David Dayan" w:date="2021-12-03T17:13:00Z"/>
                <w:rFonts w:ascii="Calibri" w:eastAsia="Times New Roman" w:hAnsi="Calibri" w:cs="Times New Roman"/>
                <w:color w:val="000000"/>
                <w:sz w:val="16"/>
                <w:szCs w:val="16"/>
              </w:rPr>
            </w:pPr>
            <w:ins w:id="703"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704" w:author="David Dayan" w:date="2021-12-03T17:18:00Z">
              <w:tcPr>
                <w:tcW w:w="1530" w:type="dxa"/>
                <w:tcBorders>
                  <w:top w:val="nil"/>
                  <w:left w:val="nil"/>
                  <w:bottom w:val="nil"/>
                  <w:right w:val="nil"/>
                </w:tcBorders>
                <w:shd w:val="clear" w:color="auto" w:fill="auto"/>
                <w:noWrap/>
                <w:vAlign w:val="bottom"/>
                <w:hideMark/>
              </w:tcPr>
            </w:tcPrChange>
          </w:tcPr>
          <w:p w14:paraId="6F4CD68D" w14:textId="77777777" w:rsidR="00036D0E" w:rsidRPr="00036D0E" w:rsidRDefault="00036D0E" w:rsidP="00245317">
            <w:pPr>
              <w:spacing w:after="0" w:line="240" w:lineRule="auto"/>
              <w:jc w:val="center"/>
              <w:rPr>
                <w:ins w:id="705" w:author="David Dayan" w:date="2021-12-03T17:13:00Z"/>
                <w:rFonts w:ascii="Calibri" w:eastAsia="Times New Roman" w:hAnsi="Calibri" w:cs="Times New Roman"/>
                <w:color w:val="000000"/>
                <w:sz w:val="16"/>
                <w:szCs w:val="16"/>
              </w:rPr>
            </w:pPr>
            <w:ins w:id="70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07" w:author="David Dayan" w:date="2021-12-03T17:18:00Z">
              <w:tcPr>
                <w:tcW w:w="898" w:type="dxa"/>
                <w:tcBorders>
                  <w:top w:val="nil"/>
                  <w:left w:val="nil"/>
                  <w:bottom w:val="nil"/>
                  <w:right w:val="nil"/>
                </w:tcBorders>
                <w:shd w:val="clear" w:color="auto" w:fill="auto"/>
                <w:noWrap/>
                <w:vAlign w:val="bottom"/>
                <w:hideMark/>
              </w:tcPr>
            </w:tcPrChange>
          </w:tcPr>
          <w:p w14:paraId="71CFC74C" w14:textId="77777777" w:rsidR="00036D0E" w:rsidRPr="00036D0E" w:rsidRDefault="00036D0E" w:rsidP="00245317">
            <w:pPr>
              <w:spacing w:after="0" w:line="240" w:lineRule="auto"/>
              <w:jc w:val="center"/>
              <w:rPr>
                <w:ins w:id="708" w:author="David Dayan" w:date="2021-12-03T17:13:00Z"/>
                <w:rFonts w:ascii="Calibri" w:eastAsia="Times New Roman" w:hAnsi="Calibri" w:cs="Times New Roman"/>
                <w:color w:val="000000"/>
                <w:sz w:val="16"/>
                <w:szCs w:val="16"/>
              </w:rPr>
            </w:pPr>
            <w:ins w:id="70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10" w:author="David Dayan" w:date="2021-12-03T17:18:00Z">
              <w:tcPr>
                <w:tcW w:w="902" w:type="dxa"/>
                <w:tcBorders>
                  <w:top w:val="nil"/>
                  <w:left w:val="nil"/>
                  <w:bottom w:val="nil"/>
                  <w:right w:val="nil"/>
                </w:tcBorders>
                <w:shd w:val="clear" w:color="auto" w:fill="auto"/>
                <w:noWrap/>
                <w:vAlign w:val="bottom"/>
                <w:hideMark/>
              </w:tcPr>
            </w:tcPrChange>
          </w:tcPr>
          <w:p w14:paraId="4B1D93FD" w14:textId="77777777" w:rsidR="00036D0E" w:rsidRPr="00036D0E" w:rsidRDefault="00036D0E" w:rsidP="00245317">
            <w:pPr>
              <w:spacing w:after="0" w:line="240" w:lineRule="auto"/>
              <w:jc w:val="center"/>
              <w:rPr>
                <w:ins w:id="711" w:author="David Dayan" w:date="2021-12-03T17:13:00Z"/>
                <w:rFonts w:ascii="Calibri" w:eastAsia="Times New Roman" w:hAnsi="Calibri" w:cs="Times New Roman"/>
                <w:color w:val="000000"/>
                <w:sz w:val="16"/>
                <w:szCs w:val="16"/>
              </w:rPr>
            </w:pPr>
            <w:ins w:id="71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13" w:author="David Dayan" w:date="2021-12-03T17:18:00Z">
              <w:tcPr>
                <w:tcW w:w="2160" w:type="dxa"/>
                <w:tcBorders>
                  <w:top w:val="nil"/>
                  <w:left w:val="nil"/>
                  <w:bottom w:val="nil"/>
                  <w:right w:val="nil"/>
                </w:tcBorders>
                <w:shd w:val="clear" w:color="auto" w:fill="auto"/>
                <w:noWrap/>
                <w:vAlign w:val="bottom"/>
                <w:hideMark/>
              </w:tcPr>
            </w:tcPrChange>
          </w:tcPr>
          <w:p w14:paraId="48C3219C" w14:textId="77777777" w:rsidR="00036D0E" w:rsidRPr="00036D0E" w:rsidRDefault="00036D0E" w:rsidP="00245317">
            <w:pPr>
              <w:spacing w:after="0" w:line="240" w:lineRule="auto"/>
              <w:jc w:val="center"/>
              <w:rPr>
                <w:ins w:id="714" w:author="David Dayan" w:date="2021-12-03T17:13:00Z"/>
                <w:rFonts w:ascii="Calibri" w:eastAsia="Times New Roman" w:hAnsi="Calibri" w:cs="Times New Roman"/>
                <w:color w:val="000000"/>
                <w:sz w:val="16"/>
                <w:szCs w:val="16"/>
              </w:rPr>
            </w:pPr>
            <w:ins w:id="71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716" w:author="David Dayan" w:date="2021-12-03T17:18:00Z">
              <w:tcPr>
                <w:tcW w:w="2876" w:type="dxa"/>
                <w:gridSpan w:val="2"/>
                <w:tcBorders>
                  <w:top w:val="nil"/>
                  <w:left w:val="nil"/>
                  <w:bottom w:val="nil"/>
                  <w:right w:val="nil"/>
                </w:tcBorders>
                <w:shd w:val="clear" w:color="auto" w:fill="auto"/>
                <w:noWrap/>
                <w:vAlign w:val="bottom"/>
                <w:hideMark/>
              </w:tcPr>
            </w:tcPrChange>
          </w:tcPr>
          <w:p w14:paraId="00ED2934" w14:textId="77777777" w:rsidR="00036D0E" w:rsidRPr="00036D0E" w:rsidRDefault="00036D0E" w:rsidP="00245317">
            <w:pPr>
              <w:spacing w:after="0" w:line="240" w:lineRule="auto"/>
              <w:jc w:val="center"/>
              <w:rPr>
                <w:ins w:id="717" w:author="David Dayan" w:date="2021-12-03T17:13:00Z"/>
                <w:rFonts w:ascii="Calibri" w:eastAsia="Times New Roman" w:hAnsi="Calibri" w:cs="Times New Roman"/>
                <w:color w:val="000000"/>
                <w:sz w:val="16"/>
                <w:szCs w:val="16"/>
              </w:rPr>
            </w:pPr>
            <w:ins w:id="71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719" w:author="David Dayan" w:date="2021-12-03T17:18:00Z">
              <w:tcPr>
                <w:tcW w:w="1426" w:type="dxa"/>
                <w:tcBorders>
                  <w:top w:val="nil"/>
                  <w:left w:val="nil"/>
                  <w:bottom w:val="nil"/>
                  <w:right w:val="nil"/>
                </w:tcBorders>
                <w:shd w:val="clear" w:color="auto" w:fill="auto"/>
                <w:noWrap/>
                <w:vAlign w:val="bottom"/>
                <w:hideMark/>
              </w:tcPr>
            </w:tcPrChange>
          </w:tcPr>
          <w:p w14:paraId="255266F7" w14:textId="77777777" w:rsidR="00036D0E" w:rsidRPr="00036D0E" w:rsidRDefault="00036D0E" w:rsidP="00245317">
            <w:pPr>
              <w:spacing w:after="0" w:line="240" w:lineRule="auto"/>
              <w:jc w:val="center"/>
              <w:rPr>
                <w:ins w:id="720" w:author="David Dayan" w:date="2021-12-03T17:13:00Z"/>
                <w:rFonts w:ascii="Calibri" w:eastAsia="Times New Roman" w:hAnsi="Calibri" w:cs="Times New Roman"/>
                <w:color w:val="000000"/>
                <w:sz w:val="16"/>
                <w:szCs w:val="16"/>
              </w:rPr>
            </w:pPr>
            <w:ins w:id="72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8B84925" w14:textId="77777777" w:rsidTr="00245317">
        <w:trPr>
          <w:cantSplit/>
          <w:trHeight w:val="20"/>
          <w:ins w:id="722" w:author="David Dayan" w:date="2021-12-03T17:13:00Z"/>
          <w:trPrChange w:id="7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4" w:author="David Dayan" w:date="2021-12-03T17:18:00Z">
              <w:tcPr>
                <w:tcW w:w="1563" w:type="dxa"/>
                <w:tcBorders>
                  <w:top w:val="nil"/>
                  <w:left w:val="nil"/>
                  <w:bottom w:val="nil"/>
                  <w:right w:val="nil"/>
                </w:tcBorders>
                <w:shd w:val="clear" w:color="auto" w:fill="auto"/>
                <w:noWrap/>
                <w:vAlign w:val="bottom"/>
                <w:hideMark/>
              </w:tcPr>
            </w:tcPrChange>
          </w:tcPr>
          <w:p w14:paraId="1D36DDEF" w14:textId="77777777" w:rsidR="00036D0E" w:rsidRPr="00036D0E" w:rsidRDefault="00036D0E" w:rsidP="00245317">
            <w:pPr>
              <w:spacing w:after="0" w:line="240" w:lineRule="auto"/>
              <w:jc w:val="center"/>
              <w:rPr>
                <w:ins w:id="725" w:author="David Dayan" w:date="2021-12-03T17:13:00Z"/>
                <w:rFonts w:ascii="Calibri" w:eastAsia="Times New Roman" w:hAnsi="Calibri" w:cs="Times New Roman"/>
                <w:color w:val="000000"/>
                <w:sz w:val="16"/>
                <w:szCs w:val="16"/>
              </w:rPr>
            </w:pPr>
            <w:ins w:id="726" w:author="David Dayan" w:date="2021-12-03T17:13:00Z">
              <w:r w:rsidRPr="00036D0E">
                <w:rPr>
                  <w:rFonts w:ascii="Calibri" w:eastAsia="Times New Roman" w:hAnsi="Calibri" w:cs="Times New Roman"/>
                  <w:color w:val="000000"/>
                  <w:sz w:val="16"/>
                  <w:szCs w:val="16"/>
                </w:rPr>
                <w:t>OtsAC20ROGR_0007</w:t>
              </w:r>
            </w:ins>
          </w:p>
        </w:tc>
        <w:tc>
          <w:tcPr>
            <w:tcW w:w="746" w:type="dxa"/>
            <w:tcBorders>
              <w:top w:val="nil"/>
              <w:left w:val="nil"/>
              <w:bottom w:val="nil"/>
              <w:right w:val="nil"/>
            </w:tcBorders>
            <w:shd w:val="clear" w:color="auto" w:fill="auto"/>
            <w:noWrap/>
            <w:vAlign w:val="bottom"/>
            <w:hideMark/>
            <w:tcPrChange w:id="727" w:author="David Dayan" w:date="2021-12-03T17:18:00Z">
              <w:tcPr>
                <w:tcW w:w="746" w:type="dxa"/>
                <w:tcBorders>
                  <w:top w:val="nil"/>
                  <w:left w:val="nil"/>
                  <w:bottom w:val="nil"/>
                  <w:right w:val="nil"/>
                </w:tcBorders>
                <w:shd w:val="clear" w:color="auto" w:fill="auto"/>
                <w:noWrap/>
                <w:vAlign w:val="bottom"/>
                <w:hideMark/>
              </w:tcPr>
            </w:tcPrChange>
          </w:tcPr>
          <w:p w14:paraId="5CECE25A" w14:textId="77777777" w:rsidR="00036D0E" w:rsidRPr="00036D0E" w:rsidRDefault="00036D0E" w:rsidP="00245317">
            <w:pPr>
              <w:spacing w:after="0" w:line="240" w:lineRule="auto"/>
              <w:jc w:val="center"/>
              <w:rPr>
                <w:ins w:id="728" w:author="David Dayan" w:date="2021-12-03T17:13:00Z"/>
                <w:rFonts w:ascii="Calibri" w:eastAsia="Times New Roman" w:hAnsi="Calibri" w:cs="Times New Roman"/>
                <w:color w:val="000000"/>
                <w:sz w:val="16"/>
                <w:szCs w:val="16"/>
              </w:rPr>
            </w:pPr>
            <w:ins w:id="729" w:author="David Dayan" w:date="2021-12-03T17:13:00Z">
              <w:r w:rsidRPr="00036D0E">
                <w:rPr>
                  <w:rFonts w:ascii="Calibri" w:eastAsia="Times New Roman" w:hAnsi="Calibri" w:cs="Times New Roman"/>
                  <w:color w:val="000000"/>
                  <w:sz w:val="16"/>
                  <w:szCs w:val="16"/>
                </w:rPr>
                <w:t>4/9/20</w:t>
              </w:r>
            </w:ins>
          </w:p>
        </w:tc>
        <w:tc>
          <w:tcPr>
            <w:tcW w:w="599" w:type="dxa"/>
            <w:tcBorders>
              <w:top w:val="nil"/>
              <w:left w:val="nil"/>
              <w:bottom w:val="nil"/>
              <w:right w:val="nil"/>
            </w:tcBorders>
            <w:shd w:val="clear" w:color="auto" w:fill="auto"/>
            <w:noWrap/>
            <w:vAlign w:val="bottom"/>
            <w:hideMark/>
            <w:tcPrChange w:id="730" w:author="David Dayan" w:date="2021-12-03T17:18:00Z">
              <w:tcPr>
                <w:tcW w:w="599" w:type="dxa"/>
                <w:tcBorders>
                  <w:top w:val="nil"/>
                  <w:left w:val="nil"/>
                  <w:bottom w:val="nil"/>
                  <w:right w:val="nil"/>
                </w:tcBorders>
                <w:shd w:val="clear" w:color="auto" w:fill="auto"/>
                <w:noWrap/>
                <w:vAlign w:val="bottom"/>
                <w:hideMark/>
              </w:tcPr>
            </w:tcPrChange>
          </w:tcPr>
          <w:p w14:paraId="06B4904F" w14:textId="77777777" w:rsidR="00036D0E" w:rsidRPr="00036D0E" w:rsidRDefault="00036D0E" w:rsidP="00245317">
            <w:pPr>
              <w:spacing w:after="0" w:line="240" w:lineRule="auto"/>
              <w:jc w:val="center"/>
              <w:rPr>
                <w:ins w:id="731" w:author="David Dayan" w:date="2021-12-03T17:13:00Z"/>
                <w:rFonts w:ascii="Calibri" w:eastAsia="Times New Roman" w:hAnsi="Calibri" w:cs="Times New Roman"/>
                <w:color w:val="000000"/>
                <w:sz w:val="16"/>
                <w:szCs w:val="16"/>
              </w:rPr>
            </w:pPr>
            <w:ins w:id="732" w:author="David Dayan" w:date="2021-12-03T17:13:00Z">
              <w:r w:rsidRPr="00036D0E">
                <w:rPr>
                  <w:rFonts w:ascii="Calibri" w:eastAsia="Times New Roman" w:hAnsi="Calibri" w:cs="Times New Roman"/>
                  <w:color w:val="000000"/>
                  <w:sz w:val="16"/>
                  <w:szCs w:val="16"/>
                </w:rPr>
                <w:t>100</w:t>
              </w:r>
            </w:ins>
          </w:p>
        </w:tc>
        <w:tc>
          <w:tcPr>
            <w:tcW w:w="1142" w:type="dxa"/>
            <w:tcBorders>
              <w:top w:val="nil"/>
              <w:left w:val="nil"/>
              <w:bottom w:val="nil"/>
              <w:right w:val="nil"/>
            </w:tcBorders>
            <w:shd w:val="clear" w:color="auto" w:fill="auto"/>
            <w:noWrap/>
            <w:vAlign w:val="bottom"/>
            <w:hideMark/>
            <w:tcPrChange w:id="733" w:author="David Dayan" w:date="2021-12-03T17:18:00Z">
              <w:tcPr>
                <w:tcW w:w="1142" w:type="dxa"/>
                <w:tcBorders>
                  <w:top w:val="nil"/>
                  <w:left w:val="nil"/>
                  <w:bottom w:val="nil"/>
                  <w:right w:val="nil"/>
                </w:tcBorders>
                <w:shd w:val="clear" w:color="auto" w:fill="auto"/>
                <w:noWrap/>
                <w:vAlign w:val="bottom"/>
                <w:hideMark/>
              </w:tcPr>
            </w:tcPrChange>
          </w:tcPr>
          <w:p w14:paraId="5810D29B" w14:textId="77777777" w:rsidR="00036D0E" w:rsidRPr="00036D0E" w:rsidRDefault="00036D0E" w:rsidP="00245317">
            <w:pPr>
              <w:spacing w:after="0" w:line="240" w:lineRule="auto"/>
              <w:jc w:val="center"/>
              <w:rPr>
                <w:ins w:id="734" w:author="David Dayan" w:date="2021-12-03T17:13:00Z"/>
                <w:rFonts w:ascii="Calibri" w:eastAsia="Times New Roman" w:hAnsi="Calibri" w:cs="Times New Roman"/>
                <w:color w:val="000000"/>
                <w:sz w:val="16"/>
                <w:szCs w:val="16"/>
              </w:rPr>
            </w:pPr>
            <w:ins w:id="73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736" w:author="David Dayan" w:date="2021-12-03T17:18:00Z">
              <w:tcPr>
                <w:tcW w:w="1440" w:type="dxa"/>
                <w:tcBorders>
                  <w:top w:val="nil"/>
                  <w:left w:val="nil"/>
                  <w:bottom w:val="nil"/>
                  <w:right w:val="nil"/>
                </w:tcBorders>
                <w:shd w:val="clear" w:color="auto" w:fill="auto"/>
                <w:noWrap/>
                <w:vAlign w:val="bottom"/>
                <w:hideMark/>
              </w:tcPr>
            </w:tcPrChange>
          </w:tcPr>
          <w:p w14:paraId="186C6F16" w14:textId="77777777" w:rsidR="00036D0E" w:rsidRPr="00036D0E" w:rsidRDefault="00036D0E" w:rsidP="00245317">
            <w:pPr>
              <w:spacing w:after="0" w:line="240" w:lineRule="auto"/>
              <w:jc w:val="center"/>
              <w:rPr>
                <w:ins w:id="737" w:author="David Dayan" w:date="2021-12-03T17:13:00Z"/>
                <w:rFonts w:ascii="Calibri" w:eastAsia="Times New Roman" w:hAnsi="Calibri" w:cs="Times New Roman"/>
                <w:color w:val="000000"/>
                <w:sz w:val="16"/>
                <w:szCs w:val="16"/>
              </w:rPr>
            </w:pPr>
            <w:ins w:id="738"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739" w:author="David Dayan" w:date="2021-12-03T17:18:00Z">
              <w:tcPr>
                <w:tcW w:w="1530" w:type="dxa"/>
                <w:tcBorders>
                  <w:top w:val="nil"/>
                  <w:left w:val="nil"/>
                  <w:bottom w:val="nil"/>
                  <w:right w:val="nil"/>
                </w:tcBorders>
                <w:shd w:val="clear" w:color="auto" w:fill="auto"/>
                <w:noWrap/>
                <w:vAlign w:val="bottom"/>
                <w:hideMark/>
              </w:tcPr>
            </w:tcPrChange>
          </w:tcPr>
          <w:p w14:paraId="12EE4C41" w14:textId="77777777" w:rsidR="00036D0E" w:rsidRPr="00036D0E" w:rsidRDefault="00036D0E" w:rsidP="00245317">
            <w:pPr>
              <w:spacing w:after="0" w:line="240" w:lineRule="auto"/>
              <w:jc w:val="center"/>
              <w:rPr>
                <w:ins w:id="740" w:author="David Dayan" w:date="2021-12-03T17:13:00Z"/>
                <w:rFonts w:ascii="Calibri" w:eastAsia="Times New Roman" w:hAnsi="Calibri" w:cs="Times New Roman"/>
                <w:color w:val="000000"/>
                <w:sz w:val="16"/>
                <w:szCs w:val="16"/>
              </w:rPr>
            </w:pPr>
            <w:ins w:id="74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42" w:author="David Dayan" w:date="2021-12-03T17:18:00Z">
              <w:tcPr>
                <w:tcW w:w="898" w:type="dxa"/>
                <w:tcBorders>
                  <w:top w:val="nil"/>
                  <w:left w:val="nil"/>
                  <w:bottom w:val="nil"/>
                  <w:right w:val="nil"/>
                </w:tcBorders>
                <w:shd w:val="clear" w:color="auto" w:fill="auto"/>
                <w:noWrap/>
                <w:vAlign w:val="bottom"/>
                <w:hideMark/>
              </w:tcPr>
            </w:tcPrChange>
          </w:tcPr>
          <w:p w14:paraId="5AF00200" w14:textId="77777777" w:rsidR="00036D0E" w:rsidRPr="00036D0E" w:rsidRDefault="00036D0E" w:rsidP="00245317">
            <w:pPr>
              <w:spacing w:after="0" w:line="240" w:lineRule="auto"/>
              <w:jc w:val="center"/>
              <w:rPr>
                <w:ins w:id="743" w:author="David Dayan" w:date="2021-12-03T17:13:00Z"/>
                <w:rFonts w:ascii="Calibri" w:eastAsia="Times New Roman" w:hAnsi="Calibri" w:cs="Times New Roman"/>
                <w:color w:val="000000"/>
                <w:sz w:val="16"/>
                <w:szCs w:val="16"/>
              </w:rPr>
            </w:pPr>
            <w:ins w:id="74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45" w:author="David Dayan" w:date="2021-12-03T17:18:00Z">
              <w:tcPr>
                <w:tcW w:w="902" w:type="dxa"/>
                <w:tcBorders>
                  <w:top w:val="nil"/>
                  <w:left w:val="nil"/>
                  <w:bottom w:val="nil"/>
                  <w:right w:val="nil"/>
                </w:tcBorders>
                <w:shd w:val="clear" w:color="auto" w:fill="auto"/>
                <w:noWrap/>
                <w:vAlign w:val="bottom"/>
                <w:hideMark/>
              </w:tcPr>
            </w:tcPrChange>
          </w:tcPr>
          <w:p w14:paraId="4489902B" w14:textId="77777777" w:rsidR="00036D0E" w:rsidRPr="00036D0E" w:rsidRDefault="00036D0E" w:rsidP="00245317">
            <w:pPr>
              <w:spacing w:after="0" w:line="240" w:lineRule="auto"/>
              <w:jc w:val="center"/>
              <w:rPr>
                <w:ins w:id="746" w:author="David Dayan" w:date="2021-12-03T17:13:00Z"/>
                <w:rFonts w:ascii="Calibri" w:eastAsia="Times New Roman" w:hAnsi="Calibri" w:cs="Times New Roman"/>
                <w:color w:val="000000"/>
                <w:sz w:val="16"/>
                <w:szCs w:val="16"/>
              </w:rPr>
            </w:pPr>
            <w:ins w:id="74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48" w:author="David Dayan" w:date="2021-12-03T17:18:00Z">
              <w:tcPr>
                <w:tcW w:w="2160" w:type="dxa"/>
                <w:tcBorders>
                  <w:top w:val="nil"/>
                  <w:left w:val="nil"/>
                  <w:bottom w:val="nil"/>
                  <w:right w:val="nil"/>
                </w:tcBorders>
                <w:shd w:val="clear" w:color="auto" w:fill="auto"/>
                <w:noWrap/>
                <w:vAlign w:val="bottom"/>
                <w:hideMark/>
              </w:tcPr>
            </w:tcPrChange>
          </w:tcPr>
          <w:p w14:paraId="6C6C971D" w14:textId="77777777" w:rsidR="00036D0E" w:rsidRPr="00036D0E" w:rsidRDefault="00036D0E" w:rsidP="00245317">
            <w:pPr>
              <w:spacing w:after="0" w:line="240" w:lineRule="auto"/>
              <w:jc w:val="center"/>
              <w:rPr>
                <w:ins w:id="749" w:author="David Dayan" w:date="2021-12-03T17:13:00Z"/>
                <w:rFonts w:ascii="Calibri" w:eastAsia="Times New Roman" w:hAnsi="Calibri" w:cs="Times New Roman"/>
                <w:color w:val="000000"/>
                <w:sz w:val="16"/>
                <w:szCs w:val="16"/>
              </w:rPr>
            </w:pPr>
            <w:ins w:id="75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751" w:author="David Dayan" w:date="2021-12-03T17:18:00Z">
              <w:tcPr>
                <w:tcW w:w="2876" w:type="dxa"/>
                <w:gridSpan w:val="2"/>
                <w:tcBorders>
                  <w:top w:val="nil"/>
                  <w:left w:val="nil"/>
                  <w:bottom w:val="nil"/>
                  <w:right w:val="nil"/>
                </w:tcBorders>
                <w:shd w:val="clear" w:color="auto" w:fill="auto"/>
                <w:noWrap/>
                <w:vAlign w:val="bottom"/>
                <w:hideMark/>
              </w:tcPr>
            </w:tcPrChange>
          </w:tcPr>
          <w:p w14:paraId="1CEE170B" w14:textId="77777777" w:rsidR="00036D0E" w:rsidRPr="00036D0E" w:rsidRDefault="00036D0E" w:rsidP="00245317">
            <w:pPr>
              <w:spacing w:after="0" w:line="240" w:lineRule="auto"/>
              <w:jc w:val="center"/>
              <w:rPr>
                <w:ins w:id="752" w:author="David Dayan" w:date="2021-12-03T17:13:00Z"/>
                <w:rFonts w:ascii="Calibri" w:eastAsia="Times New Roman" w:hAnsi="Calibri" w:cs="Times New Roman"/>
                <w:color w:val="000000"/>
                <w:sz w:val="16"/>
                <w:szCs w:val="16"/>
              </w:rPr>
            </w:pPr>
            <w:ins w:id="75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754" w:author="David Dayan" w:date="2021-12-03T17:18:00Z">
              <w:tcPr>
                <w:tcW w:w="1426" w:type="dxa"/>
                <w:tcBorders>
                  <w:top w:val="nil"/>
                  <w:left w:val="nil"/>
                  <w:bottom w:val="nil"/>
                  <w:right w:val="nil"/>
                </w:tcBorders>
                <w:shd w:val="clear" w:color="auto" w:fill="auto"/>
                <w:noWrap/>
                <w:vAlign w:val="bottom"/>
                <w:hideMark/>
              </w:tcPr>
            </w:tcPrChange>
          </w:tcPr>
          <w:p w14:paraId="74F6BCDC" w14:textId="77777777" w:rsidR="00036D0E" w:rsidRPr="00036D0E" w:rsidRDefault="00036D0E" w:rsidP="00245317">
            <w:pPr>
              <w:spacing w:after="0" w:line="240" w:lineRule="auto"/>
              <w:jc w:val="center"/>
              <w:rPr>
                <w:ins w:id="755" w:author="David Dayan" w:date="2021-12-03T17:13:00Z"/>
                <w:rFonts w:ascii="Calibri" w:eastAsia="Times New Roman" w:hAnsi="Calibri" w:cs="Times New Roman"/>
                <w:color w:val="000000"/>
                <w:sz w:val="16"/>
                <w:szCs w:val="16"/>
              </w:rPr>
            </w:pPr>
            <w:ins w:id="75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49E38E0" w14:textId="77777777" w:rsidTr="00245317">
        <w:trPr>
          <w:cantSplit/>
          <w:trHeight w:val="20"/>
          <w:ins w:id="757" w:author="David Dayan" w:date="2021-12-03T17:13:00Z"/>
          <w:trPrChange w:id="7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9" w:author="David Dayan" w:date="2021-12-03T17:18:00Z">
              <w:tcPr>
                <w:tcW w:w="1563" w:type="dxa"/>
                <w:tcBorders>
                  <w:top w:val="nil"/>
                  <w:left w:val="nil"/>
                  <w:bottom w:val="nil"/>
                  <w:right w:val="nil"/>
                </w:tcBorders>
                <w:shd w:val="clear" w:color="auto" w:fill="auto"/>
                <w:noWrap/>
                <w:vAlign w:val="bottom"/>
                <w:hideMark/>
              </w:tcPr>
            </w:tcPrChange>
          </w:tcPr>
          <w:p w14:paraId="10DAE8C9" w14:textId="77777777" w:rsidR="00036D0E" w:rsidRPr="00036D0E" w:rsidRDefault="00036D0E" w:rsidP="00245317">
            <w:pPr>
              <w:spacing w:after="0" w:line="240" w:lineRule="auto"/>
              <w:jc w:val="center"/>
              <w:rPr>
                <w:ins w:id="760" w:author="David Dayan" w:date="2021-12-03T17:13:00Z"/>
                <w:rFonts w:ascii="Calibri" w:eastAsia="Times New Roman" w:hAnsi="Calibri" w:cs="Times New Roman"/>
                <w:color w:val="000000"/>
                <w:sz w:val="16"/>
                <w:szCs w:val="16"/>
              </w:rPr>
            </w:pPr>
            <w:ins w:id="761" w:author="David Dayan" w:date="2021-12-03T17:13:00Z">
              <w:r w:rsidRPr="00036D0E">
                <w:rPr>
                  <w:rFonts w:ascii="Calibri" w:eastAsia="Times New Roman" w:hAnsi="Calibri" w:cs="Times New Roman"/>
                  <w:color w:val="000000"/>
                  <w:sz w:val="16"/>
                  <w:szCs w:val="16"/>
                </w:rPr>
                <w:t>OtsAC20ROGR_0008</w:t>
              </w:r>
            </w:ins>
          </w:p>
        </w:tc>
        <w:tc>
          <w:tcPr>
            <w:tcW w:w="746" w:type="dxa"/>
            <w:tcBorders>
              <w:top w:val="nil"/>
              <w:left w:val="nil"/>
              <w:bottom w:val="nil"/>
              <w:right w:val="nil"/>
            </w:tcBorders>
            <w:shd w:val="clear" w:color="auto" w:fill="auto"/>
            <w:noWrap/>
            <w:vAlign w:val="bottom"/>
            <w:hideMark/>
            <w:tcPrChange w:id="762" w:author="David Dayan" w:date="2021-12-03T17:18:00Z">
              <w:tcPr>
                <w:tcW w:w="746" w:type="dxa"/>
                <w:tcBorders>
                  <w:top w:val="nil"/>
                  <w:left w:val="nil"/>
                  <w:bottom w:val="nil"/>
                  <w:right w:val="nil"/>
                </w:tcBorders>
                <w:shd w:val="clear" w:color="auto" w:fill="auto"/>
                <w:noWrap/>
                <w:vAlign w:val="bottom"/>
                <w:hideMark/>
              </w:tcPr>
            </w:tcPrChange>
          </w:tcPr>
          <w:p w14:paraId="3921206A" w14:textId="77777777" w:rsidR="00036D0E" w:rsidRPr="00036D0E" w:rsidRDefault="00036D0E" w:rsidP="00245317">
            <w:pPr>
              <w:spacing w:after="0" w:line="240" w:lineRule="auto"/>
              <w:jc w:val="center"/>
              <w:rPr>
                <w:ins w:id="763" w:author="David Dayan" w:date="2021-12-03T17:13:00Z"/>
                <w:rFonts w:ascii="Calibri" w:eastAsia="Times New Roman" w:hAnsi="Calibri" w:cs="Times New Roman"/>
                <w:color w:val="000000"/>
                <w:sz w:val="16"/>
                <w:szCs w:val="16"/>
              </w:rPr>
            </w:pPr>
            <w:ins w:id="764" w:author="David Dayan" w:date="2021-12-03T17:13:00Z">
              <w:r w:rsidRPr="00036D0E">
                <w:rPr>
                  <w:rFonts w:ascii="Calibri" w:eastAsia="Times New Roman" w:hAnsi="Calibri" w:cs="Times New Roman"/>
                  <w:color w:val="000000"/>
                  <w:sz w:val="16"/>
                  <w:szCs w:val="16"/>
                </w:rPr>
                <w:t>4/9/20</w:t>
              </w:r>
            </w:ins>
          </w:p>
        </w:tc>
        <w:tc>
          <w:tcPr>
            <w:tcW w:w="599" w:type="dxa"/>
            <w:tcBorders>
              <w:top w:val="nil"/>
              <w:left w:val="nil"/>
              <w:bottom w:val="nil"/>
              <w:right w:val="nil"/>
            </w:tcBorders>
            <w:shd w:val="clear" w:color="auto" w:fill="auto"/>
            <w:noWrap/>
            <w:vAlign w:val="bottom"/>
            <w:hideMark/>
            <w:tcPrChange w:id="765" w:author="David Dayan" w:date="2021-12-03T17:18:00Z">
              <w:tcPr>
                <w:tcW w:w="599" w:type="dxa"/>
                <w:tcBorders>
                  <w:top w:val="nil"/>
                  <w:left w:val="nil"/>
                  <w:bottom w:val="nil"/>
                  <w:right w:val="nil"/>
                </w:tcBorders>
                <w:shd w:val="clear" w:color="auto" w:fill="auto"/>
                <w:noWrap/>
                <w:vAlign w:val="bottom"/>
                <w:hideMark/>
              </w:tcPr>
            </w:tcPrChange>
          </w:tcPr>
          <w:p w14:paraId="46E56197" w14:textId="77777777" w:rsidR="00036D0E" w:rsidRPr="00036D0E" w:rsidRDefault="00036D0E" w:rsidP="00245317">
            <w:pPr>
              <w:spacing w:after="0" w:line="240" w:lineRule="auto"/>
              <w:jc w:val="center"/>
              <w:rPr>
                <w:ins w:id="766" w:author="David Dayan" w:date="2021-12-03T17:13:00Z"/>
                <w:rFonts w:ascii="Calibri" w:eastAsia="Times New Roman" w:hAnsi="Calibri" w:cs="Times New Roman"/>
                <w:color w:val="000000"/>
                <w:sz w:val="16"/>
                <w:szCs w:val="16"/>
              </w:rPr>
            </w:pPr>
            <w:ins w:id="767" w:author="David Dayan" w:date="2021-12-03T17:13:00Z">
              <w:r w:rsidRPr="00036D0E">
                <w:rPr>
                  <w:rFonts w:ascii="Calibri" w:eastAsia="Times New Roman" w:hAnsi="Calibri" w:cs="Times New Roman"/>
                  <w:color w:val="000000"/>
                  <w:sz w:val="16"/>
                  <w:szCs w:val="16"/>
                </w:rPr>
                <w:t>100</w:t>
              </w:r>
            </w:ins>
          </w:p>
        </w:tc>
        <w:tc>
          <w:tcPr>
            <w:tcW w:w="1142" w:type="dxa"/>
            <w:tcBorders>
              <w:top w:val="nil"/>
              <w:left w:val="nil"/>
              <w:bottom w:val="nil"/>
              <w:right w:val="nil"/>
            </w:tcBorders>
            <w:shd w:val="clear" w:color="auto" w:fill="auto"/>
            <w:noWrap/>
            <w:vAlign w:val="bottom"/>
            <w:hideMark/>
            <w:tcPrChange w:id="768" w:author="David Dayan" w:date="2021-12-03T17:18:00Z">
              <w:tcPr>
                <w:tcW w:w="1142" w:type="dxa"/>
                <w:tcBorders>
                  <w:top w:val="nil"/>
                  <w:left w:val="nil"/>
                  <w:bottom w:val="nil"/>
                  <w:right w:val="nil"/>
                </w:tcBorders>
                <w:shd w:val="clear" w:color="auto" w:fill="auto"/>
                <w:noWrap/>
                <w:vAlign w:val="bottom"/>
                <w:hideMark/>
              </w:tcPr>
            </w:tcPrChange>
          </w:tcPr>
          <w:p w14:paraId="68DDCAF3" w14:textId="77777777" w:rsidR="00036D0E" w:rsidRPr="00036D0E" w:rsidRDefault="00036D0E" w:rsidP="00245317">
            <w:pPr>
              <w:spacing w:after="0" w:line="240" w:lineRule="auto"/>
              <w:jc w:val="center"/>
              <w:rPr>
                <w:ins w:id="769" w:author="David Dayan" w:date="2021-12-03T17:13:00Z"/>
                <w:rFonts w:ascii="Calibri" w:eastAsia="Times New Roman" w:hAnsi="Calibri" w:cs="Times New Roman"/>
                <w:color w:val="000000"/>
                <w:sz w:val="16"/>
                <w:szCs w:val="16"/>
              </w:rPr>
            </w:pPr>
            <w:proofErr w:type="spellStart"/>
            <w:ins w:id="77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771" w:author="David Dayan" w:date="2021-12-03T17:18:00Z">
              <w:tcPr>
                <w:tcW w:w="1440" w:type="dxa"/>
                <w:tcBorders>
                  <w:top w:val="nil"/>
                  <w:left w:val="nil"/>
                  <w:bottom w:val="nil"/>
                  <w:right w:val="nil"/>
                </w:tcBorders>
                <w:shd w:val="clear" w:color="auto" w:fill="auto"/>
                <w:noWrap/>
                <w:vAlign w:val="bottom"/>
                <w:hideMark/>
              </w:tcPr>
            </w:tcPrChange>
          </w:tcPr>
          <w:p w14:paraId="1FBFB81A" w14:textId="77777777" w:rsidR="00036D0E" w:rsidRPr="00036D0E" w:rsidRDefault="00036D0E" w:rsidP="00245317">
            <w:pPr>
              <w:spacing w:after="0" w:line="240" w:lineRule="auto"/>
              <w:jc w:val="center"/>
              <w:rPr>
                <w:ins w:id="772" w:author="David Dayan" w:date="2021-12-03T17:13:00Z"/>
                <w:rFonts w:ascii="Calibri" w:eastAsia="Times New Roman" w:hAnsi="Calibri" w:cs="Times New Roman"/>
                <w:color w:val="000000"/>
                <w:sz w:val="16"/>
                <w:szCs w:val="16"/>
              </w:rPr>
            </w:pPr>
            <w:ins w:id="773"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774" w:author="David Dayan" w:date="2021-12-03T17:18:00Z">
              <w:tcPr>
                <w:tcW w:w="1530" w:type="dxa"/>
                <w:tcBorders>
                  <w:top w:val="nil"/>
                  <w:left w:val="nil"/>
                  <w:bottom w:val="nil"/>
                  <w:right w:val="nil"/>
                </w:tcBorders>
                <w:shd w:val="clear" w:color="auto" w:fill="auto"/>
                <w:noWrap/>
                <w:vAlign w:val="bottom"/>
                <w:hideMark/>
              </w:tcPr>
            </w:tcPrChange>
          </w:tcPr>
          <w:p w14:paraId="19067F89" w14:textId="77777777" w:rsidR="00036D0E" w:rsidRPr="00036D0E" w:rsidRDefault="00036D0E" w:rsidP="00245317">
            <w:pPr>
              <w:spacing w:after="0" w:line="240" w:lineRule="auto"/>
              <w:jc w:val="center"/>
              <w:rPr>
                <w:ins w:id="775" w:author="David Dayan" w:date="2021-12-03T17:13:00Z"/>
                <w:rFonts w:ascii="Calibri" w:eastAsia="Times New Roman" w:hAnsi="Calibri" w:cs="Times New Roman"/>
                <w:color w:val="000000"/>
                <w:sz w:val="16"/>
                <w:szCs w:val="16"/>
              </w:rPr>
            </w:pPr>
            <w:ins w:id="77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777" w:author="David Dayan" w:date="2021-12-03T17:18:00Z">
              <w:tcPr>
                <w:tcW w:w="898" w:type="dxa"/>
                <w:tcBorders>
                  <w:top w:val="nil"/>
                  <w:left w:val="nil"/>
                  <w:bottom w:val="nil"/>
                  <w:right w:val="nil"/>
                </w:tcBorders>
                <w:shd w:val="clear" w:color="auto" w:fill="auto"/>
                <w:noWrap/>
                <w:vAlign w:val="bottom"/>
                <w:hideMark/>
              </w:tcPr>
            </w:tcPrChange>
          </w:tcPr>
          <w:p w14:paraId="29576630" w14:textId="77777777" w:rsidR="00036D0E" w:rsidRPr="00036D0E" w:rsidRDefault="00036D0E" w:rsidP="00245317">
            <w:pPr>
              <w:spacing w:after="0" w:line="240" w:lineRule="auto"/>
              <w:jc w:val="center"/>
              <w:rPr>
                <w:ins w:id="778" w:author="David Dayan" w:date="2021-12-03T17:13:00Z"/>
                <w:rFonts w:ascii="Calibri" w:eastAsia="Times New Roman" w:hAnsi="Calibri" w:cs="Times New Roman"/>
                <w:color w:val="000000"/>
                <w:sz w:val="16"/>
                <w:szCs w:val="16"/>
              </w:rPr>
            </w:pPr>
            <w:ins w:id="77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780" w:author="David Dayan" w:date="2021-12-03T17:18:00Z">
              <w:tcPr>
                <w:tcW w:w="902" w:type="dxa"/>
                <w:tcBorders>
                  <w:top w:val="nil"/>
                  <w:left w:val="nil"/>
                  <w:bottom w:val="nil"/>
                  <w:right w:val="nil"/>
                </w:tcBorders>
                <w:shd w:val="clear" w:color="auto" w:fill="auto"/>
                <w:noWrap/>
                <w:vAlign w:val="bottom"/>
                <w:hideMark/>
              </w:tcPr>
            </w:tcPrChange>
          </w:tcPr>
          <w:p w14:paraId="18F81ADA" w14:textId="77777777" w:rsidR="00036D0E" w:rsidRPr="00036D0E" w:rsidRDefault="00036D0E" w:rsidP="00245317">
            <w:pPr>
              <w:spacing w:after="0" w:line="240" w:lineRule="auto"/>
              <w:jc w:val="center"/>
              <w:rPr>
                <w:ins w:id="781" w:author="David Dayan" w:date="2021-12-03T17:13:00Z"/>
                <w:rFonts w:ascii="Calibri" w:eastAsia="Times New Roman" w:hAnsi="Calibri" w:cs="Times New Roman"/>
                <w:color w:val="000000"/>
                <w:sz w:val="16"/>
                <w:szCs w:val="16"/>
              </w:rPr>
            </w:pPr>
            <w:ins w:id="78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783" w:author="David Dayan" w:date="2021-12-03T17:18:00Z">
              <w:tcPr>
                <w:tcW w:w="2160" w:type="dxa"/>
                <w:tcBorders>
                  <w:top w:val="nil"/>
                  <w:left w:val="nil"/>
                  <w:bottom w:val="nil"/>
                  <w:right w:val="nil"/>
                </w:tcBorders>
                <w:shd w:val="clear" w:color="auto" w:fill="auto"/>
                <w:noWrap/>
                <w:vAlign w:val="bottom"/>
                <w:hideMark/>
              </w:tcPr>
            </w:tcPrChange>
          </w:tcPr>
          <w:p w14:paraId="012AE7C1" w14:textId="77777777" w:rsidR="00036D0E" w:rsidRPr="00036D0E" w:rsidRDefault="00036D0E" w:rsidP="00245317">
            <w:pPr>
              <w:spacing w:after="0" w:line="240" w:lineRule="auto"/>
              <w:jc w:val="center"/>
              <w:rPr>
                <w:ins w:id="784" w:author="David Dayan" w:date="2021-12-03T17:13:00Z"/>
                <w:rFonts w:ascii="Calibri" w:eastAsia="Times New Roman" w:hAnsi="Calibri" w:cs="Times New Roman"/>
                <w:color w:val="000000"/>
                <w:sz w:val="16"/>
                <w:szCs w:val="16"/>
              </w:rPr>
            </w:pPr>
            <w:ins w:id="78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786" w:author="David Dayan" w:date="2021-12-03T17:18:00Z">
              <w:tcPr>
                <w:tcW w:w="2876" w:type="dxa"/>
                <w:gridSpan w:val="2"/>
                <w:tcBorders>
                  <w:top w:val="nil"/>
                  <w:left w:val="nil"/>
                  <w:bottom w:val="nil"/>
                  <w:right w:val="nil"/>
                </w:tcBorders>
                <w:shd w:val="clear" w:color="auto" w:fill="auto"/>
                <w:noWrap/>
                <w:vAlign w:val="bottom"/>
                <w:hideMark/>
              </w:tcPr>
            </w:tcPrChange>
          </w:tcPr>
          <w:p w14:paraId="66098052" w14:textId="77777777" w:rsidR="00036D0E" w:rsidRPr="00036D0E" w:rsidRDefault="00036D0E" w:rsidP="00245317">
            <w:pPr>
              <w:spacing w:after="0" w:line="240" w:lineRule="auto"/>
              <w:jc w:val="center"/>
              <w:rPr>
                <w:ins w:id="787" w:author="David Dayan" w:date="2021-12-03T17:13:00Z"/>
                <w:rFonts w:ascii="Calibri" w:eastAsia="Times New Roman" w:hAnsi="Calibri" w:cs="Times New Roman"/>
                <w:color w:val="000000"/>
                <w:sz w:val="16"/>
                <w:szCs w:val="16"/>
              </w:rPr>
            </w:pPr>
            <w:ins w:id="78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789" w:author="David Dayan" w:date="2021-12-03T17:18:00Z">
              <w:tcPr>
                <w:tcW w:w="1426" w:type="dxa"/>
                <w:tcBorders>
                  <w:top w:val="nil"/>
                  <w:left w:val="nil"/>
                  <w:bottom w:val="nil"/>
                  <w:right w:val="nil"/>
                </w:tcBorders>
                <w:shd w:val="clear" w:color="auto" w:fill="auto"/>
                <w:noWrap/>
                <w:vAlign w:val="bottom"/>
                <w:hideMark/>
              </w:tcPr>
            </w:tcPrChange>
          </w:tcPr>
          <w:p w14:paraId="158CC640" w14:textId="77777777" w:rsidR="00036D0E" w:rsidRPr="00036D0E" w:rsidRDefault="00036D0E" w:rsidP="00245317">
            <w:pPr>
              <w:spacing w:after="0" w:line="240" w:lineRule="auto"/>
              <w:jc w:val="center"/>
              <w:rPr>
                <w:ins w:id="790" w:author="David Dayan" w:date="2021-12-03T17:13:00Z"/>
                <w:rFonts w:ascii="Calibri" w:eastAsia="Times New Roman" w:hAnsi="Calibri" w:cs="Times New Roman"/>
                <w:color w:val="000000"/>
                <w:sz w:val="16"/>
                <w:szCs w:val="16"/>
              </w:rPr>
            </w:pPr>
            <w:ins w:id="79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69B64BB" w14:textId="77777777" w:rsidTr="00245317">
        <w:trPr>
          <w:cantSplit/>
          <w:trHeight w:val="20"/>
          <w:ins w:id="792" w:author="David Dayan" w:date="2021-12-03T17:13:00Z"/>
          <w:trPrChange w:id="7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94" w:author="David Dayan" w:date="2021-12-03T17:18:00Z">
              <w:tcPr>
                <w:tcW w:w="1563" w:type="dxa"/>
                <w:tcBorders>
                  <w:top w:val="nil"/>
                  <w:left w:val="nil"/>
                  <w:bottom w:val="nil"/>
                  <w:right w:val="nil"/>
                </w:tcBorders>
                <w:shd w:val="clear" w:color="auto" w:fill="auto"/>
                <w:noWrap/>
                <w:vAlign w:val="bottom"/>
                <w:hideMark/>
              </w:tcPr>
            </w:tcPrChange>
          </w:tcPr>
          <w:p w14:paraId="54F8C8FC" w14:textId="77777777" w:rsidR="00036D0E" w:rsidRPr="00036D0E" w:rsidRDefault="00036D0E" w:rsidP="00245317">
            <w:pPr>
              <w:spacing w:after="0" w:line="240" w:lineRule="auto"/>
              <w:jc w:val="center"/>
              <w:rPr>
                <w:ins w:id="795" w:author="David Dayan" w:date="2021-12-03T17:13:00Z"/>
                <w:rFonts w:ascii="Calibri" w:eastAsia="Times New Roman" w:hAnsi="Calibri" w:cs="Times New Roman"/>
                <w:color w:val="000000"/>
                <w:sz w:val="16"/>
                <w:szCs w:val="16"/>
              </w:rPr>
            </w:pPr>
            <w:ins w:id="796" w:author="David Dayan" w:date="2021-12-03T17:13:00Z">
              <w:r w:rsidRPr="00036D0E">
                <w:rPr>
                  <w:rFonts w:ascii="Calibri" w:eastAsia="Times New Roman" w:hAnsi="Calibri" w:cs="Times New Roman"/>
                  <w:color w:val="000000"/>
                  <w:sz w:val="16"/>
                  <w:szCs w:val="16"/>
                </w:rPr>
                <w:t>OtsAC20ROGR_0009</w:t>
              </w:r>
            </w:ins>
          </w:p>
        </w:tc>
        <w:tc>
          <w:tcPr>
            <w:tcW w:w="746" w:type="dxa"/>
            <w:tcBorders>
              <w:top w:val="nil"/>
              <w:left w:val="nil"/>
              <w:bottom w:val="nil"/>
              <w:right w:val="nil"/>
            </w:tcBorders>
            <w:shd w:val="clear" w:color="auto" w:fill="auto"/>
            <w:noWrap/>
            <w:vAlign w:val="bottom"/>
            <w:hideMark/>
            <w:tcPrChange w:id="797" w:author="David Dayan" w:date="2021-12-03T17:18:00Z">
              <w:tcPr>
                <w:tcW w:w="746" w:type="dxa"/>
                <w:tcBorders>
                  <w:top w:val="nil"/>
                  <w:left w:val="nil"/>
                  <w:bottom w:val="nil"/>
                  <w:right w:val="nil"/>
                </w:tcBorders>
                <w:shd w:val="clear" w:color="auto" w:fill="auto"/>
                <w:noWrap/>
                <w:vAlign w:val="bottom"/>
                <w:hideMark/>
              </w:tcPr>
            </w:tcPrChange>
          </w:tcPr>
          <w:p w14:paraId="67433CB1" w14:textId="77777777" w:rsidR="00036D0E" w:rsidRPr="00036D0E" w:rsidRDefault="00036D0E" w:rsidP="00245317">
            <w:pPr>
              <w:spacing w:after="0" w:line="240" w:lineRule="auto"/>
              <w:jc w:val="center"/>
              <w:rPr>
                <w:ins w:id="798" w:author="David Dayan" w:date="2021-12-03T17:13:00Z"/>
                <w:rFonts w:ascii="Calibri" w:eastAsia="Times New Roman" w:hAnsi="Calibri" w:cs="Times New Roman"/>
                <w:color w:val="000000"/>
                <w:sz w:val="16"/>
                <w:szCs w:val="16"/>
              </w:rPr>
            </w:pPr>
            <w:ins w:id="799" w:author="David Dayan" w:date="2021-12-03T17:13:00Z">
              <w:r w:rsidRPr="00036D0E">
                <w:rPr>
                  <w:rFonts w:ascii="Calibri" w:eastAsia="Times New Roman" w:hAnsi="Calibri" w:cs="Times New Roman"/>
                  <w:color w:val="000000"/>
                  <w:sz w:val="16"/>
                  <w:szCs w:val="16"/>
                </w:rPr>
                <w:t>4/11/20</w:t>
              </w:r>
            </w:ins>
          </w:p>
        </w:tc>
        <w:tc>
          <w:tcPr>
            <w:tcW w:w="599" w:type="dxa"/>
            <w:tcBorders>
              <w:top w:val="nil"/>
              <w:left w:val="nil"/>
              <w:bottom w:val="nil"/>
              <w:right w:val="nil"/>
            </w:tcBorders>
            <w:shd w:val="clear" w:color="auto" w:fill="auto"/>
            <w:noWrap/>
            <w:vAlign w:val="bottom"/>
            <w:hideMark/>
            <w:tcPrChange w:id="800" w:author="David Dayan" w:date="2021-12-03T17:18:00Z">
              <w:tcPr>
                <w:tcW w:w="599" w:type="dxa"/>
                <w:tcBorders>
                  <w:top w:val="nil"/>
                  <w:left w:val="nil"/>
                  <w:bottom w:val="nil"/>
                  <w:right w:val="nil"/>
                </w:tcBorders>
                <w:shd w:val="clear" w:color="auto" w:fill="auto"/>
                <w:noWrap/>
                <w:vAlign w:val="bottom"/>
                <w:hideMark/>
              </w:tcPr>
            </w:tcPrChange>
          </w:tcPr>
          <w:p w14:paraId="197C47A4" w14:textId="77777777" w:rsidR="00036D0E" w:rsidRPr="00036D0E" w:rsidRDefault="00036D0E" w:rsidP="00245317">
            <w:pPr>
              <w:spacing w:after="0" w:line="240" w:lineRule="auto"/>
              <w:jc w:val="center"/>
              <w:rPr>
                <w:ins w:id="801" w:author="David Dayan" w:date="2021-12-03T17:13:00Z"/>
                <w:rFonts w:ascii="Calibri" w:eastAsia="Times New Roman" w:hAnsi="Calibri" w:cs="Times New Roman"/>
                <w:color w:val="000000"/>
                <w:sz w:val="16"/>
                <w:szCs w:val="16"/>
              </w:rPr>
            </w:pPr>
            <w:ins w:id="802" w:author="David Dayan" w:date="2021-12-03T17:13:00Z">
              <w:r w:rsidRPr="00036D0E">
                <w:rPr>
                  <w:rFonts w:ascii="Calibri" w:eastAsia="Times New Roman" w:hAnsi="Calibri" w:cs="Times New Roman"/>
                  <w:color w:val="000000"/>
                  <w:sz w:val="16"/>
                  <w:szCs w:val="16"/>
                </w:rPr>
                <w:t>102</w:t>
              </w:r>
            </w:ins>
          </w:p>
        </w:tc>
        <w:tc>
          <w:tcPr>
            <w:tcW w:w="1142" w:type="dxa"/>
            <w:tcBorders>
              <w:top w:val="nil"/>
              <w:left w:val="nil"/>
              <w:bottom w:val="nil"/>
              <w:right w:val="nil"/>
            </w:tcBorders>
            <w:shd w:val="clear" w:color="auto" w:fill="auto"/>
            <w:noWrap/>
            <w:vAlign w:val="bottom"/>
            <w:hideMark/>
            <w:tcPrChange w:id="803" w:author="David Dayan" w:date="2021-12-03T17:18:00Z">
              <w:tcPr>
                <w:tcW w:w="1142" w:type="dxa"/>
                <w:tcBorders>
                  <w:top w:val="nil"/>
                  <w:left w:val="nil"/>
                  <w:bottom w:val="nil"/>
                  <w:right w:val="nil"/>
                </w:tcBorders>
                <w:shd w:val="clear" w:color="auto" w:fill="auto"/>
                <w:noWrap/>
                <w:vAlign w:val="bottom"/>
                <w:hideMark/>
              </w:tcPr>
            </w:tcPrChange>
          </w:tcPr>
          <w:p w14:paraId="4FD52349" w14:textId="77777777" w:rsidR="00036D0E" w:rsidRPr="00036D0E" w:rsidRDefault="00036D0E" w:rsidP="00245317">
            <w:pPr>
              <w:spacing w:after="0" w:line="240" w:lineRule="auto"/>
              <w:jc w:val="center"/>
              <w:rPr>
                <w:ins w:id="804" w:author="David Dayan" w:date="2021-12-03T17:13:00Z"/>
                <w:rFonts w:ascii="Calibri" w:eastAsia="Times New Roman" w:hAnsi="Calibri" w:cs="Times New Roman"/>
                <w:color w:val="000000"/>
                <w:sz w:val="16"/>
                <w:szCs w:val="16"/>
              </w:rPr>
            </w:pPr>
            <w:ins w:id="80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806" w:author="David Dayan" w:date="2021-12-03T17:18:00Z">
              <w:tcPr>
                <w:tcW w:w="1440" w:type="dxa"/>
                <w:tcBorders>
                  <w:top w:val="nil"/>
                  <w:left w:val="nil"/>
                  <w:bottom w:val="nil"/>
                  <w:right w:val="nil"/>
                </w:tcBorders>
                <w:shd w:val="clear" w:color="auto" w:fill="auto"/>
                <w:noWrap/>
                <w:vAlign w:val="bottom"/>
                <w:hideMark/>
              </w:tcPr>
            </w:tcPrChange>
          </w:tcPr>
          <w:p w14:paraId="3EB79703" w14:textId="77777777" w:rsidR="00036D0E" w:rsidRPr="00036D0E" w:rsidRDefault="00036D0E" w:rsidP="00245317">
            <w:pPr>
              <w:spacing w:after="0" w:line="240" w:lineRule="auto"/>
              <w:jc w:val="center"/>
              <w:rPr>
                <w:ins w:id="807" w:author="David Dayan" w:date="2021-12-03T17:13:00Z"/>
                <w:rFonts w:ascii="Calibri" w:eastAsia="Times New Roman" w:hAnsi="Calibri" w:cs="Times New Roman"/>
                <w:color w:val="000000"/>
                <w:sz w:val="16"/>
                <w:szCs w:val="16"/>
              </w:rPr>
            </w:pPr>
            <w:ins w:id="808" w:author="David Dayan" w:date="2021-12-03T17:13:00Z">
              <w:r w:rsidRPr="00036D0E">
                <w:rPr>
                  <w:rFonts w:ascii="Calibri" w:eastAsia="Times New Roman" w:hAnsi="Calibri" w:cs="Times New Roman"/>
                  <w:color w:val="000000"/>
                  <w:sz w:val="16"/>
                  <w:szCs w:val="16"/>
                </w:rPr>
                <w:t>Shallow Riffle</w:t>
              </w:r>
            </w:ins>
          </w:p>
        </w:tc>
        <w:tc>
          <w:tcPr>
            <w:tcW w:w="1530" w:type="dxa"/>
            <w:tcBorders>
              <w:top w:val="nil"/>
              <w:left w:val="nil"/>
              <w:bottom w:val="nil"/>
              <w:right w:val="nil"/>
            </w:tcBorders>
            <w:shd w:val="clear" w:color="auto" w:fill="auto"/>
            <w:noWrap/>
            <w:vAlign w:val="bottom"/>
            <w:hideMark/>
            <w:tcPrChange w:id="809" w:author="David Dayan" w:date="2021-12-03T17:18:00Z">
              <w:tcPr>
                <w:tcW w:w="1530" w:type="dxa"/>
                <w:tcBorders>
                  <w:top w:val="nil"/>
                  <w:left w:val="nil"/>
                  <w:bottom w:val="nil"/>
                  <w:right w:val="nil"/>
                </w:tcBorders>
                <w:shd w:val="clear" w:color="auto" w:fill="auto"/>
                <w:noWrap/>
                <w:vAlign w:val="bottom"/>
                <w:hideMark/>
              </w:tcPr>
            </w:tcPrChange>
          </w:tcPr>
          <w:p w14:paraId="242932B8" w14:textId="77777777" w:rsidR="00036D0E" w:rsidRPr="00036D0E" w:rsidRDefault="00036D0E" w:rsidP="00245317">
            <w:pPr>
              <w:spacing w:after="0" w:line="240" w:lineRule="auto"/>
              <w:jc w:val="center"/>
              <w:rPr>
                <w:ins w:id="810" w:author="David Dayan" w:date="2021-12-03T17:13:00Z"/>
                <w:rFonts w:ascii="Calibri" w:eastAsia="Times New Roman" w:hAnsi="Calibri" w:cs="Times New Roman"/>
                <w:color w:val="000000"/>
                <w:sz w:val="16"/>
                <w:szCs w:val="16"/>
              </w:rPr>
            </w:pPr>
            <w:ins w:id="81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12" w:author="David Dayan" w:date="2021-12-03T17:18:00Z">
              <w:tcPr>
                <w:tcW w:w="898" w:type="dxa"/>
                <w:tcBorders>
                  <w:top w:val="nil"/>
                  <w:left w:val="nil"/>
                  <w:bottom w:val="nil"/>
                  <w:right w:val="nil"/>
                </w:tcBorders>
                <w:shd w:val="clear" w:color="auto" w:fill="auto"/>
                <w:noWrap/>
                <w:vAlign w:val="bottom"/>
                <w:hideMark/>
              </w:tcPr>
            </w:tcPrChange>
          </w:tcPr>
          <w:p w14:paraId="5B8B9482" w14:textId="77777777" w:rsidR="00036D0E" w:rsidRPr="00036D0E" w:rsidRDefault="00036D0E" w:rsidP="00245317">
            <w:pPr>
              <w:spacing w:after="0" w:line="240" w:lineRule="auto"/>
              <w:jc w:val="center"/>
              <w:rPr>
                <w:ins w:id="813" w:author="David Dayan" w:date="2021-12-03T17:13:00Z"/>
                <w:rFonts w:ascii="Calibri" w:eastAsia="Times New Roman" w:hAnsi="Calibri" w:cs="Times New Roman"/>
                <w:color w:val="000000"/>
                <w:sz w:val="16"/>
                <w:szCs w:val="16"/>
              </w:rPr>
            </w:pPr>
            <w:ins w:id="81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815" w:author="David Dayan" w:date="2021-12-03T17:18:00Z">
              <w:tcPr>
                <w:tcW w:w="902" w:type="dxa"/>
                <w:tcBorders>
                  <w:top w:val="nil"/>
                  <w:left w:val="nil"/>
                  <w:bottom w:val="nil"/>
                  <w:right w:val="nil"/>
                </w:tcBorders>
                <w:shd w:val="clear" w:color="auto" w:fill="auto"/>
                <w:noWrap/>
                <w:vAlign w:val="bottom"/>
                <w:hideMark/>
              </w:tcPr>
            </w:tcPrChange>
          </w:tcPr>
          <w:p w14:paraId="14CD2D00" w14:textId="77777777" w:rsidR="00036D0E" w:rsidRPr="00036D0E" w:rsidRDefault="00036D0E" w:rsidP="00245317">
            <w:pPr>
              <w:spacing w:after="0" w:line="240" w:lineRule="auto"/>
              <w:jc w:val="center"/>
              <w:rPr>
                <w:ins w:id="816" w:author="David Dayan" w:date="2021-12-03T17:13:00Z"/>
                <w:rFonts w:ascii="Calibri" w:eastAsia="Times New Roman" w:hAnsi="Calibri" w:cs="Times New Roman"/>
                <w:color w:val="000000"/>
                <w:sz w:val="16"/>
                <w:szCs w:val="16"/>
              </w:rPr>
            </w:pPr>
            <w:ins w:id="81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18" w:author="David Dayan" w:date="2021-12-03T17:18:00Z">
              <w:tcPr>
                <w:tcW w:w="2160" w:type="dxa"/>
                <w:tcBorders>
                  <w:top w:val="nil"/>
                  <w:left w:val="nil"/>
                  <w:bottom w:val="nil"/>
                  <w:right w:val="nil"/>
                </w:tcBorders>
                <w:shd w:val="clear" w:color="auto" w:fill="auto"/>
                <w:noWrap/>
                <w:vAlign w:val="bottom"/>
                <w:hideMark/>
              </w:tcPr>
            </w:tcPrChange>
          </w:tcPr>
          <w:p w14:paraId="1E441073" w14:textId="77777777" w:rsidR="00036D0E" w:rsidRPr="00036D0E" w:rsidRDefault="00036D0E" w:rsidP="00245317">
            <w:pPr>
              <w:spacing w:after="0" w:line="240" w:lineRule="auto"/>
              <w:jc w:val="center"/>
              <w:rPr>
                <w:ins w:id="819" w:author="David Dayan" w:date="2021-12-03T17:13:00Z"/>
                <w:rFonts w:ascii="Calibri" w:eastAsia="Times New Roman" w:hAnsi="Calibri" w:cs="Times New Roman"/>
                <w:color w:val="000000"/>
                <w:sz w:val="16"/>
                <w:szCs w:val="16"/>
              </w:rPr>
            </w:pPr>
            <w:ins w:id="82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821" w:author="David Dayan" w:date="2021-12-03T17:18:00Z">
              <w:tcPr>
                <w:tcW w:w="2876" w:type="dxa"/>
                <w:gridSpan w:val="2"/>
                <w:tcBorders>
                  <w:top w:val="nil"/>
                  <w:left w:val="nil"/>
                  <w:bottom w:val="nil"/>
                  <w:right w:val="nil"/>
                </w:tcBorders>
                <w:shd w:val="clear" w:color="auto" w:fill="auto"/>
                <w:noWrap/>
                <w:vAlign w:val="bottom"/>
                <w:hideMark/>
              </w:tcPr>
            </w:tcPrChange>
          </w:tcPr>
          <w:p w14:paraId="3437CF24" w14:textId="77777777" w:rsidR="00036D0E" w:rsidRPr="00036D0E" w:rsidRDefault="00036D0E" w:rsidP="00245317">
            <w:pPr>
              <w:spacing w:after="0" w:line="240" w:lineRule="auto"/>
              <w:jc w:val="center"/>
              <w:rPr>
                <w:ins w:id="822" w:author="David Dayan" w:date="2021-12-03T17:13:00Z"/>
                <w:rFonts w:ascii="Calibri" w:eastAsia="Times New Roman" w:hAnsi="Calibri" w:cs="Times New Roman"/>
                <w:color w:val="000000"/>
                <w:sz w:val="16"/>
                <w:szCs w:val="16"/>
              </w:rPr>
            </w:pPr>
            <w:ins w:id="82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824" w:author="David Dayan" w:date="2021-12-03T17:18:00Z">
              <w:tcPr>
                <w:tcW w:w="1426" w:type="dxa"/>
                <w:tcBorders>
                  <w:top w:val="nil"/>
                  <w:left w:val="nil"/>
                  <w:bottom w:val="nil"/>
                  <w:right w:val="nil"/>
                </w:tcBorders>
                <w:shd w:val="clear" w:color="auto" w:fill="auto"/>
                <w:noWrap/>
                <w:vAlign w:val="bottom"/>
                <w:hideMark/>
              </w:tcPr>
            </w:tcPrChange>
          </w:tcPr>
          <w:p w14:paraId="5C1256DE" w14:textId="77777777" w:rsidR="00036D0E" w:rsidRPr="00036D0E" w:rsidRDefault="00036D0E" w:rsidP="00245317">
            <w:pPr>
              <w:spacing w:after="0" w:line="240" w:lineRule="auto"/>
              <w:jc w:val="center"/>
              <w:rPr>
                <w:ins w:id="825" w:author="David Dayan" w:date="2021-12-03T17:13:00Z"/>
                <w:rFonts w:ascii="Calibri" w:eastAsia="Times New Roman" w:hAnsi="Calibri" w:cs="Times New Roman"/>
                <w:color w:val="000000"/>
                <w:sz w:val="16"/>
                <w:szCs w:val="16"/>
              </w:rPr>
            </w:pPr>
            <w:ins w:id="82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F91F414" w14:textId="77777777" w:rsidTr="00245317">
        <w:trPr>
          <w:cantSplit/>
          <w:trHeight w:val="20"/>
          <w:ins w:id="827" w:author="David Dayan" w:date="2021-12-03T17:13:00Z"/>
          <w:trPrChange w:id="8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29" w:author="David Dayan" w:date="2021-12-03T17:18:00Z">
              <w:tcPr>
                <w:tcW w:w="1563" w:type="dxa"/>
                <w:tcBorders>
                  <w:top w:val="nil"/>
                  <w:left w:val="nil"/>
                  <w:bottom w:val="nil"/>
                  <w:right w:val="nil"/>
                </w:tcBorders>
                <w:shd w:val="clear" w:color="auto" w:fill="auto"/>
                <w:noWrap/>
                <w:vAlign w:val="bottom"/>
                <w:hideMark/>
              </w:tcPr>
            </w:tcPrChange>
          </w:tcPr>
          <w:p w14:paraId="52742ADB" w14:textId="77777777" w:rsidR="00036D0E" w:rsidRPr="00036D0E" w:rsidRDefault="00036D0E" w:rsidP="00245317">
            <w:pPr>
              <w:spacing w:after="0" w:line="240" w:lineRule="auto"/>
              <w:jc w:val="center"/>
              <w:rPr>
                <w:ins w:id="830" w:author="David Dayan" w:date="2021-12-03T17:13:00Z"/>
                <w:rFonts w:ascii="Calibri" w:eastAsia="Times New Roman" w:hAnsi="Calibri" w:cs="Times New Roman"/>
                <w:color w:val="000000"/>
                <w:sz w:val="16"/>
                <w:szCs w:val="16"/>
              </w:rPr>
            </w:pPr>
            <w:ins w:id="831" w:author="David Dayan" w:date="2021-12-03T17:13:00Z">
              <w:r w:rsidRPr="00036D0E">
                <w:rPr>
                  <w:rFonts w:ascii="Calibri" w:eastAsia="Times New Roman" w:hAnsi="Calibri" w:cs="Times New Roman"/>
                  <w:color w:val="000000"/>
                  <w:sz w:val="16"/>
                  <w:szCs w:val="16"/>
                </w:rPr>
                <w:t>OtsAC20ROGR_0010</w:t>
              </w:r>
            </w:ins>
          </w:p>
        </w:tc>
        <w:tc>
          <w:tcPr>
            <w:tcW w:w="746" w:type="dxa"/>
            <w:tcBorders>
              <w:top w:val="nil"/>
              <w:left w:val="nil"/>
              <w:bottom w:val="nil"/>
              <w:right w:val="nil"/>
            </w:tcBorders>
            <w:shd w:val="clear" w:color="auto" w:fill="auto"/>
            <w:noWrap/>
            <w:vAlign w:val="bottom"/>
            <w:hideMark/>
            <w:tcPrChange w:id="832" w:author="David Dayan" w:date="2021-12-03T17:18:00Z">
              <w:tcPr>
                <w:tcW w:w="746" w:type="dxa"/>
                <w:tcBorders>
                  <w:top w:val="nil"/>
                  <w:left w:val="nil"/>
                  <w:bottom w:val="nil"/>
                  <w:right w:val="nil"/>
                </w:tcBorders>
                <w:shd w:val="clear" w:color="auto" w:fill="auto"/>
                <w:noWrap/>
                <w:vAlign w:val="bottom"/>
                <w:hideMark/>
              </w:tcPr>
            </w:tcPrChange>
          </w:tcPr>
          <w:p w14:paraId="4D9CF3FE" w14:textId="77777777" w:rsidR="00036D0E" w:rsidRPr="00036D0E" w:rsidRDefault="00036D0E" w:rsidP="00245317">
            <w:pPr>
              <w:spacing w:after="0" w:line="240" w:lineRule="auto"/>
              <w:jc w:val="center"/>
              <w:rPr>
                <w:ins w:id="833" w:author="David Dayan" w:date="2021-12-03T17:13:00Z"/>
                <w:rFonts w:ascii="Calibri" w:eastAsia="Times New Roman" w:hAnsi="Calibri" w:cs="Times New Roman"/>
                <w:color w:val="000000"/>
                <w:sz w:val="16"/>
                <w:szCs w:val="16"/>
              </w:rPr>
            </w:pPr>
            <w:ins w:id="834" w:author="David Dayan" w:date="2021-12-03T17:13:00Z">
              <w:r w:rsidRPr="00036D0E">
                <w:rPr>
                  <w:rFonts w:ascii="Calibri" w:eastAsia="Times New Roman" w:hAnsi="Calibri" w:cs="Times New Roman"/>
                  <w:color w:val="000000"/>
                  <w:sz w:val="16"/>
                  <w:szCs w:val="16"/>
                </w:rPr>
                <w:t>4/12/20</w:t>
              </w:r>
            </w:ins>
          </w:p>
        </w:tc>
        <w:tc>
          <w:tcPr>
            <w:tcW w:w="599" w:type="dxa"/>
            <w:tcBorders>
              <w:top w:val="nil"/>
              <w:left w:val="nil"/>
              <w:bottom w:val="nil"/>
              <w:right w:val="nil"/>
            </w:tcBorders>
            <w:shd w:val="clear" w:color="auto" w:fill="auto"/>
            <w:noWrap/>
            <w:vAlign w:val="bottom"/>
            <w:hideMark/>
            <w:tcPrChange w:id="835" w:author="David Dayan" w:date="2021-12-03T17:18:00Z">
              <w:tcPr>
                <w:tcW w:w="599" w:type="dxa"/>
                <w:tcBorders>
                  <w:top w:val="nil"/>
                  <w:left w:val="nil"/>
                  <w:bottom w:val="nil"/>
                  <w:right w:val="nil"/>
                </w:tcBorders>
                <w:shd w:val="clear" w:color="auto" w:fill="auto"/>
                <w:noWrap/>
                <w:vAlign w:val="bottom"/>
                <w:hideMark/>
              </w:tcPr>
            </w:tcPrChange>
          </w:tcPr>
          <w:p w14:paraId="19492859" w14:textId="77777777" w:rsidR="00036D0E" w:rsidRPr="00036D0E" w:rsidRDefault="00036D0E" w:rsidP="00245317">
            <w:pPr>
              <w:spacing w:after="0" w:line="240" w:lineRule="auto"/>
              <w:jc w:val="center"/>
              <w:rPr>
                <w:ins w:id="836" w:author="David Dayan" w:date="2021-12-03T17:13:00Z"/>
                <w:rFonts w:ascii="Calibri" w:eastAsia="Times New Roman" w:hAnsi="Calibri" w:cs="Times New Roman"/>
                <w:color w:val="000000"/>
                <w:sz w:val="16"/>
                <w:szCs w:val="16"/>
              </w:rPr>
            </w:pPr>
            <w:ins w:id="837" w:author="David Dayan" w:date="2021-12-03T17:13:00Z">
              <w:r w:rsidRPr="00036D0E">
                <w:rPr>
                  <w:rFonts w:ascii="Calibri" w:eastAsia="Times New Roman" w:hAnsi="Calibri" w:cs="Times New Roman"/>
                  <w:color w:val="000000"/>
                  <w:sz w:val="16"/>
                  <w:szCs w:val="16"/>
                </w:rPr>
                <w:t>103</w:t>
              </w:r>
            </w:ins>
          </w:p>
        </w:tc>
        <w:tc>
          <w:tcPr>
            <w:tcW w:w="1142" w:type="dxa"/>
            <w:tcBorders>
              <w:top w:val="nil"/>
              <w:left w:val="nil"/>
              <w:bottom w:val="nil"/>
              <w:right w:val="nil"/>
            </w:tcBorders>
            <w:shd w:val="clear" w:color="auto" w:fill="auto"/>
            <w:noWrap/>
            <w:vAlign w:val="bottom"/>
            <w:hideMark/>
            <w:tcPrChange w:id="838" w:author="David Dayan" w:date="2021-12-03T17:18:00Z">
              <w:tcPr>
                <w:tcW w:w="1142" w:type="dxa"/>
                <w:tcBorders>
                  <w:top w:val="nil"/>
                  <w:left w:val="nil"/>
                  <w:bottom w:val="nil"/>
                  <w:right w:val="nil"/>
                </w:tcBorders>
                <w:shd w:val="clear" w:color="auto" w:fill="auto"/>
                <w:noWrap/>
                <w:vAlign w:val="bottom"/>
                <w:hideMark/>
              </w:tcPr>
            </w:tcPrChange>
          </w:tcPr>
          <w:p w14:paraId="269DA657" w14:textId="77777777" w:rsidR="00036D0E" w:rsidRPr="00036D0E" w:rsidRDefault="00036D0E" w:rsidP="00245317">
            <w:pPr>
              <w:spacing w:after="0" w:line="240" w:lineRule="auto"/>
              <w:jc w:val="center"/>
              <w:rPr>
                <w:ins w:id="839" w:author="David Dayan" w:date="2021-12-03T17:13:00Z"/>
                <w:rFonts w:ascii="Calibri" w:eastAsia="Times New Roman" w:hAnsi="Calibri" w:cs="Times New Roman"/>
                <w:color w:val="000000"/>
                <w:sz w:val="16"/>
                <w:szCs w:val="16"/>
              </w:rPr>
            </w:pPr>
            <w:ins w:id="84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841" w:author="David Dayan" w:date="2021-12-03T17:18:00Z">
              <w:tcPr>
                <w:tcW w:w="1440" w:type="dxa"/>
                <w:tcBorders>
                  <w:top w:val="nil"/>
                  <w:left w:val="nil"/>
                  <w:bottom w:val="nil"/>
                  <w:right w:val="nil"/>
                </w:tcBorders>
                <w:shd w:val="clear" w:color="auto" w:fill="auto"/>
                <w:noWrap/>
                <w:vAlign w:val="bottom"/>
                <w:hideMark/>
              </w:tcPr>
            </w:tcPrChange>
          </w:tcPr>
          <w:p w14:paraId="09032070" w14:textId="77777777" w:rsidR="00036D0E" w:rsidRPr="00036D0E" w:rsidRDefault="00036D0E" w:rsidP="00245317">
            <w:pPr>
              <w:spacing w:after="0" w:line="240" w:lineRule="auto"/>
              <w:jc w:val="center"/>
              <w:rPr>
                <w:ins w:id="842" w:author="David Dayan" w:date="2021-12-03T17:13:00Z"/>
                <w:rFonts w:ascii="Calibri" w:eastAsia="Times New Roman" w:hAnsi="Calibri" w:cs="Times New Roman"/>
                <w:color w:val="000000"/>
                <w:sz w:val="16"/>
                <w:szCs w:val="16"/>
              </w:rPr>
            </w:pPr>
            <w:ins w:id="84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844" w:author="David Dayan" w:date="2021-12-03T17:18:00Z">
              <w:tcPr>
                <w:tcW w:w="1530" w:type="dxa"/>
                <w:tcBorders>
                  <w:top w:val="nil"/>
                  <w:left w:val="nil"/>
                  <w:bottom w:val="nil"/>
                  <w:right w:val="nil"/>
                </w:tcBorders>
                <w:shd w:val="clear" w:color="auto" w:fill="auto"/>
                <w:noWrap/>
                <w:vAlign w:val="bottom"/>
                <w:hideMark/>
              </w:tcPr>
            </w:tcPrChange>
          </w:tcPr>
          <w:p w14:paraId="58003171" w14:textId="77777777" w:rsidR="00036D0E" w:rsidRPr="00036D0E" w:rsidRDefault="00036D0E" w:rsidP="00245317">
            <w:pPr>
              <w:spacing w:after="0" w:line="240" w:lineRule="auto"/>
              <w:jc w:val="center"/>
              <w:rPr>
                <w:ins w:id="845" w:author="David Dayan" w:date="2021-12-03T17:13:00Z"/>
                <w:rFonts w:ascii="Calibri" w:eastAsia="Times New Roman" w:hAnsi="Calibri" w:cs="Times New Roman"/>
                <w:color w:val="000000"/>
                <w:sz w:val="16"/>
                <w:szCs w:val="16"/>
              </w:rPr>
            </w:pPr>
            <w:ins w:id="84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47" w:author="David Dayan" w:date="2021-12-03T17:18:00Z">
              <w:tcPr>
                <w:tcW w:w="898" w:type="dxa"/>
                <w:tcBorders>
                  <w:top w:val="nil"/>
                  <w:left w:val="nil"/>
                  <w:bottom w:val="nil"/>
                  <w:right w:val="nil"/>
                </w:tcBorders>
                <w:shd w:val="clear" w:color="auto" w:fill="auto"/>
                <w:noWrap/>
                <w:vAlign w:val="bottom"/>
                <w:hideMark/>
              </w:tcPr>
            </w:tcPrChange>
          </w:tcPr>
          <w:p w14:paraId="1A75A434" w14:textId="77777777" w:rsidR="00036D0E" w:rsidRPr="00036D0E" w:rsidRDefault="00036D0E" w:rsidP="00245317">
            <w:pPr>
              <w:spacing w:after="0" w:line="240" w:lineRule="auto"/>
              <w:jc w:val="center"/>
              <w:rPr>
                <w:ins w:id="848" w:author="David Dayan" w:date="2021-12-03T17:13:00Z"/>
                <w:rFonts w:ascii="Calibri" w:eastAsia="Times New Roman" w:hAnsi="Calibri" w:cs="Times New Roman"/>
                <w:color w:val="000000"/>
                <w:sz w:val="16"/>
                <w:szCs w:val="16"/>
              </w:rPr>
            </w:pPr>
            <w:ins w:id="84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850" w:author="David Dayan" w:date="2021-12-03T17:18:00Z">
              <w:tcPr>
                <w:tcW w:w="902" w:type="dxa"/>
                <w:tcBorders>
                  <w:top w:val="nil"/>
                  <w:left w:val="nil"/>
                  <w:bottom w:val="nil"/>
                  <w:right w:val="nil"/>
                </w:tcBorders>
                <w:shd w:val="clear" w:color="auto" w:fill="auto"/>
                <w:noWrap/>
                <w:vAlign w:val="bottom"/>
                <w:hideMark/>
              </w:tcPr>
            </w:tcPrChange>
          </w:tcPr>
          <w:p w14:paraId="2E2924CD" w14:textId="77777777" w:rsidR="00036D0E" w:rsidRPr="00036D0E" w:rsidRDefault="00036D0E" w:rsidP="00245317">
            <w:pPr>
              <w:spacing w:after="0" w:line="240" w:lineRule="auto"/>
              <w:jc w:val="center"/>
              <w:rPr>
                <w:ins w:id="851" w:author="David Dayan" w:date="2021-12-03T17:13:00Z"/>
                <w:rFonts w:ascii="Calibri" w:eastAsia="Times New Roman" w:hAnsi="Calibri" w:cs="Times New Roman"/>
                <w:color w:val="000000"/>
                <w:sz w:val="16"/>
                <w:szCs w:val="16"/>
              </w:rPr>
            </w:pPr>
            <w:ins w:id="85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53" w:author="David Dayan" w:date="2021-12-03T17:18:00Z">
              <w:tcPr>
                <w:tcW w:w="2160" w:type="dxa"/>
                <w:tcBorders>
                  <w:top w:val="nil"/>
                  <w:left w:val="nil"/>
                  <w:bottom w:val="nil"/>
                  <w:right w:val="nil"/>
                </w:tcBorders>
                <w:shd w:val="clear" w:color="auto" w:fill="auto"/>
                <w:noWrap/>
                <w:vAlign w:val="bottom"/>
                <w:hideMark/>
              </w:tcPr>
            </w:tcPrChange>
          </w:tcPr>
          <w:p w14:paraId="7B759201" w14:textId="77777777" w:rsidR="00036D0E" w:rsidRPr="00036D0E" w:rsidRDefault="00036D0E" w:rsidP="00245317">
            <w:pPr>
              <w:spacing w:after="0" w:line="240" w:lineRule="auto"/>
              <w:jc w:val="center"/>
              <w:rPr>
                <w:ins w:id="854" w:author="David Dayan" w:date="2021-12-03T17:13:00Z"/>
                <w:rFonts w:ascii="Calibri" w:eastAsia="Times New Roman" w:hAnsi="Calibri" w:cs="Times New Roman"/>
                <w:color w:val="000000"/>
                <w:sz w:val="16"/>
                <w:szCs w:val="16"/>
              </w:rPr>
            </w:pPr>
            <w:ins w:id="85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856" w:author="David Dayan" w:date="2021-12-03T17:18:00Z">
              <w:tcPr>
                <w:tcW w:w="2876" w:type="dxa"/>
                <w:gridSpan w:val="2"/>
                <w:tcBorders>
                  <w:top w:val="nil"/>
                  <w:left w:val="nil"/>
                  <w:bottom w:val="nil"/>
                  <w:right w:val="nil"/>
                </w:tcBorders>
                <w:shd w:val="clear" w:color="auto" w:fill="auto"/>
                <w:noWrap/>
                <w:vAlign w:val="bottom"/>
                <w:hideMark/>
              </w:tcPr>
            </w:tcPrChange>
          </w:tcPr>
          <w:p w14:paraId="686F1FC8" w14:textId="77777777" w:rsidR="00036D0E" w:rsidRPr="00036D0E" w:rsidRDefault="00036D0E" w:rsidP="00245317">
            <w:pPr>
              <w:spacing w:after="0" w:line="240" w:lineRule="auto"/>
              <w:jc w:val="center"/>
              <w:rPr>
                <w:ins w:id="857" w:author="David Dayan" w:date="2021-12-03T17:13:00Z"/>
                <w:rFonts w:ascii="Calibri" w:eastAsia="Times New Roman" w:hAnsi="Calibri" w:cs="Times New Roman"/>
                <w:color w:val="000000"/>
                <w:sz w:val="16"/>
                <w:szCs w:val="16"/>
              </w:rPr>
            </w:pPr>
            <w:ins w:id="85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859" w:author="David Dayan" w:date="2021-12-03T17:18:00Z">
              <w:tcPr>
                <w:tcW w:w="1426" w:type="dxa"/>
                <w:tcBorders>
                  <w:top w:val="nil"/>
                  <w:left w:val="nil"/>
                  <w:bottom w:val="nil"/>
                  <w:right w:val="nil"/>
                </w:tcBorders>
                <w:shd w:val="clear" w:color="auto" w:fill="auto"/>
                <w:noWrap/>
                <w:vAlign w:val="bottom"/>
                <w:hideMark/>
              </w:tcPr>
            </w:tcPrChange>
          </w:tcPr>
          <w:p w14:paraId="0A231965" w14:textId="77777777" w:rsidR="00036D0E" w:rsidRPr="00036D0E" w:rsidRDefault="00036D0E" w:rsidP="00245317">
            <w:pPr>
              <w:spacing w:after="0" w:line="240" w:lineRule="auto"/>
              <w:jc w:val="center"/>
              <w:rPr>
                <w:ins w:id="860" w:author="David Dayan" w:date="2021-12-03T17:13:00Z"/>
                <w:rFonts w:ascii="Calibri" w:eastAsia="Times New Roman" w:hAnsi="Calibri" w:cs="Times New Roman"/>
                <w:color w:val="000000"/>
                <w:sz w:val="16"/>
                <w:szCs w:val="16"/>
              </w:rPr>
            </w:pPr>
            <w:ins w:id="86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D3DE79E" w14:textId="77777777" w:rsidTr="00245317">
        <w:trPr>
          <w:cantSplit/>
          <w:trHeight w:val="20"/>
          <w:ins w:id="862" w:author="David Dayan" w:date="2021-12-03T17:13:00Z"/>
          <w:trPrChange w:id="8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64" w:author="David Dayan" w:date="2021-12-03T17:18:00Z">
              <w:tcPr>
                <w:tcW w:w="1563" w:type="dxa"/>
                <w:tcBorders>
                  <w:top w:val="nil"/>
                  <w:left w:val="nil"/>
                  <w:bottom w:val="nil"/>
                  <w:right w:val="nil"/>
                </w:tcBorders>
                <w:shd w:val="clear" w:color="auto" w:fill="auto"/>
                <w:noWrap/>
                <w:vAlign w:val="bottom"/>
                <w:hideMark/>
              </w:tcPr>
            </w:tcPrChange>
          </w:tcPr>
          <w:p w14:paraId="1D4DB2E8" w14:textId="77777777" w:rsidR="00036D0E" w:rsidRPr="00036D0E" w:rsidRDefault="00036D0E" w:rsidP="00245317">
            <w:pPr>
              <w:spacing w:after="0" w:line="240" w:lineRule="auto"/>
              <w:jc w:val="center"/>
              <w:rPr>
                <w:ins w:id="865" w:author="David Dayan" w:date="2021-12-03T17:13:00Z"/>
                <w:rFonts w:ascii="Calibri" w:eastAsia="Times New Roman" w:hAnsi="Calibri" w:cs="Times New Roman"/>
                <w:color w:val="000000"/>
                <w:sz w:val="16"/>
                <w:szCs w:val="16"/>
              </w:rPr>
            </w:pPr>
            <w:ins w:id="866" w:author="David Dayan" w:date="2021-12-03T17:13:00Z">
              <w:r w:rsidRPr="00036D0E">
                <w:rPr>
                  <w:rFonts w:ascii="Calibri" w:eastAsia="Times New Roman" w:hAnsi="Calibri" w:cs="Times New Roman"/>
                  <w:color w:val="000000"/>
                  <w:sz w:val="16"/>
                  <w:szCs w:val="16"/>
                </w:rPr>
                <w:t>OtsAC20ROGR_0011</w:t>
              </w:r>
            </w:ins>
          </w:p>
        </w:tc>
        <w:tc>
          <w:tcPr>
            <w:tcW w:w="746" w:type="dxa"/>
            <w:tcBorders>
              <w:top w:val="nil"/>
              <w:left w:val="nil"/>
              <w:bottom w:val="nil"/>
              <w:right w:val="nil"/>
            </w:tcBorders>
            <w:shd w:val="clear" w:color="auto" w:fill="auto"/>
            <w:noWrap/>
            <w:vAlign w:val="bottom"/>
            <w:hideMark/>
            <w:tcPrChange w:id="867" w:author="David Dayan" w:date="2021-12-03T17:18:00Z">
              <w:tcPr>
                <w:tcW w:w="746" w:type="dxa"/>
                <w:tcBorders>
                  <w:top w:val="nil"/>
                  <w:left w:val="nil"/>
                  <w:bottom w:val="nil"/>
                  <w:right w:val="nil"/>
                </w:tcBorders>
                <w:shd w:val="clear" w:color="auto" w:fill="auto"/>
                <w:noWrap/>
                <w:vAlign w:val="bottom"/>
                <w:hideMark/>
              </w:tcPr>
            </w:tcPrChange>
          </w:tcPr>
          <w:p w14:paraId="48D529B3" w14:textId="77777777" w:rsidR="00036D0E" w:rsidRPr="00036D0E" w:rsidRDefault="00036D0E" w:rsidP="00245317">
            <w:pPr>
              <w:spacing w:after="0" w:line="240" w:lineRule="auto"/>
              <w:jc w:val="center"/>
              <w:rPr>
                <w:ins w:id="868" w:author="David Dayan" w:date="2021-12-03T17:13:00Z"/>
                <w:rFonts w:ascii="Calibri" w:eastAsia="Times New Roman" w:hAnsi="Calibri" w:cs="Times New Roman"/>
                <w:color w:val="000000"/>
                <w:sz w:val="16"/>
                <w:szCs w:val="16"/>
              </w:rPr>
            </w:pPr>
            <w:ins w:id="869" w:author="David Dayan" w:date="2021-12-03T17:13:00Z">
              <w:r w:rsidRPr="00036D0E">
                <w:rPr>
                  <w:rFonts w:ascii="Calibri" w:eastAsia="Times New Roman" w:hAnsi="Calibri" w:cs="Times New Roman"/>
                  <w:color w:val="000000"/>
                  <w:sz w:val="16"/>
                  <w:szCs w:val="16"/>
                </w:rPr>
                <w:t>4/14/20</w:t>
              </w:r>
            </w:ins>
          </w:p>
        </w:tc>
        <w:tc>
          <w:tcPr>
            <w:tcW w:w="599" w:type="dxa"/>
            <w:tcBorders>
              <w:top w:val="nil"/>
              <w:left w:val="nil"/>
              <w:bottom w:val="nil"/>
              <w:right w:val="nil"/>
            </w:tcBorders>
            <w:shd w:val="clear" w:color="auto" w:fill="auto"/>
            <w:noWrap/>
            <w:vAlign w:val="bottom"/>
            <w:hideMark/>
            <w:tcPrChange w:id="870" w:author="David Dayan" w:date="2021-12-03T17:18:00Z">
              <w:tcPr>
                <w:tcW w:w="599" w:type="dxa"/>
                <w:tcBorders>
                  <w:top w:val="nil"/>
                  <w:left w:val="nil"/>
                  <w:bottom w:val="nil"/>
                  <w:right w:val="nil"/>
                </w:tcBorders>
                <w:shd w:val="clear" w:color="auto" w:fill="auto"/>
                <w:noWrap/>
                <w:vAlign w:val="bottom"/>
                <w:hideMark/>
              </w:tcPr>
            </w:tcPrChange>
          </w:tcPr>
          <w:p w14:paraId="34AD9371" w14:textId="77777777" w:rsidR="00036D0E" w:rsidRPr="00036D0E" w:rsidRDefault="00036D0E" w:rsidP="00245317">
            <w:pPr>
              <w:spacing w:after="0" w:line="240" w:lineRule="auto"/>
              <w:jc w:val="center"/>
              <w:rPr>
                <w:ins w:id="871" w:author="David Dayan" w:date="2021-12-03T17:13:00Z"/>
                <w:rFonts w:ascii="Calibri" w:eastAsia="Times New Roman" w:hAnsi="Calibri" w:cs="Times New Roman"/>
                <w:color w:val="000000"/>
                <w:sz w:val="16"/>
                <w:szCs w:val="16"/>
              </w:rPr>
            </w:pPr>
            <w:ins w:id="872" w:author="David Dayan" w:date="2021-12-03T17:13:00Z">
              <w:r w:rsidRPr="00036D0E">
                <w:rPr>
                  <w:rFonts w:ascii="Calibri" w:eastAsia="Times New Roman" w:hAnsi="Calibri" w:cs="Times New Roman"/>
                  <w:color w:val="000000"/>
                  <w:sz w:val="16"/>
                  <w:szCs w:val="16"/>
                </w:rPr>
                <w:t>105</w:t>
              </w:r>
            </w:ins>
          </w:p>
        </w:tc>
        <w:tc>
          <w:tcPr>
            <w:tcW w:w="1142" w:type="dxa"/>
            <w:tcBorders>
              <w:top w:val="nil"/>
              <w:left w:val="nil"/>
              <w:bottom w:val="nil"/>
              <w:right w:val="nil"/>
            </w:tcBorders>
            <w:shd w:val="clear" w:color="auto" w:fill="auto"/>
            <w:noWrap/>
            <w:vAlign w:val="bottom"/>
            <w:hideMark/>
            <w:tcPrChange w:id="873" w:author="David Dayan" w:date="2021-12-03T17:18:00Z">
              <w:tcPr>
                <w:tcW w:w="1142" w:type="dxa"/>
                <w:tcBorders>
                  <w:top w:val="nil"/>
                  <w:left w:val="nil"/>
                  <w:bottom w:val="nil"/>
                  <w:right w:val="nil"/>
                </w:tcBorders>
                <w:shd w:val="clear" w:color="auto" w:fill="auto"/>
                <w:noWrap/>
                <w:vAlign w:val="bottom"/>
                <w:hideMark/>
              </w:tcPr>
            </w:tcPrChange>
          </w:tcPr>
          <w:p w14:paraId="01FE209C" w14:textId="77777777" w:rsidR="00036D0E" w:rsidRPr="00036D0E" w:rsidRDefault="00036D0E" w:rsidP="00245317">
            <w:pPr>
              <w:spacing w:after="0" w:line="240" w:lineRule="auto"/>
              <w:jc w:val="center"/>
              <w:rPr>
                <w:ins w:id="874" w:author="David Dayan" w:date="2021-12-03T17:13:00Z"/>
                <w:rFonts w:ascii="Calibri" w:eastAsia="Times New Roman" w:hAnsi="Calibri" w:cs="Times New Roman"/>
                <w:color w:val="000000"/>
                <w:sz w:val="16"/>
                <w:szCs w:val="16"/>
              </w:rPr>
            </w:pPr>
            <w:proofErr w:type="spellStart"/>
            <w:ins w:id="87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876" w:author="David Dayan" w:date="2021-12-03T17:18:00Z">
              <w:tcPr>
                <w:tcW w:w="1440" w:type="dxa"/>
                <w:tcBorders>
                  <w:top w:val="nil"/>
                  <w:left w:val="nil"/>
                  <w:bottom w:val="nil"/>
                  <w:right w:val="nil"/>
                </w:tcBorders>
                <w:shd w:val="clear" w:color="auto" w:fill="auto"/>
                <w:noWrap/>
                <w:vAlign w:val="bottom"/>
                <w:hideMark/>
              </w:tcPr>
            </w:tcPrChange>
          </w:tcPr>
          <w:p w14:paraId="0D35A9E3" w14:textId="77777777" w:rsidR="00036D0E" w:rsidRPr="00036D0E" w:rsidRDefault="00036D0E" w:rsidP="00245317">
            <w:pPr>
              <w:spacing w:after="0" w:line="240" w:lineRule="auto"/>
              <w:jc w:val="center"/>
              <w:rPr>
                <w:ins w:id="877" w:author="David Dayan" w:date="2021-12-03T17:13:00Z"/>
                <w:rFonts w:ascii="Calibri" w:eastAsia="Times New Roman" w:hAnsi="Calibri" w:cs="Times New Roman"/>
                <w:color w:val="000000"/>
                <w:sz w:val="16"/>
                <w:szCs w:val="16"/>
              </w:rPr>
            </w:pPr>
            <w:ins w:id="878"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879" w:author="David Dayan" w:date="2021-12-03T17:18:00Z">
              <w:tcPr>
                <w:tcW w:w="1530" w:type="dxa"/>
                <w:tcBorders>
                  <w:top w:val="nil"/>
                  <w:left w:val="nil"/>
                  <w:bottom w:val="nil"/>
                  <w:right w:val="nil"/>
                </w:tcBorders>
                <w:shd w:val="clear" w:color="auto" w:fill="auto"/>
                <w:noWrap/>
                <w:vAlign w:val="bottom"/>
                <w:hideMark/>
              </w:tcPr>
            </w:tcPrChange>
          </w:tcPr>
          <w:p w14:paraId="5EC31932" w14:textId="77777777" w:rsidR="00036D0E" w:rsidRPr="00036D0E" w:rsidRDefault="00036D0E" w:rsidP="00245317">
            <w:pPr>
              <w:spacing w:after="0" w:line="240" w:lineRule="auto"/>
              <w:jc w:val="center"/>
              <w:rPr>
                <w:ins w:id="880" w:author="David Dayan" w:date="2021-12-03T17:13:00Z"/>
                <w:rFonts w:ascii="Calibri" w:eastAsia="Times New Roman" w:hAnsi="Calibri" w:cs="Times New Roman"/>
                <w:color w:val="000000"/>
                <w:sz w:val="16"/>
                <w:szCs w:val="16"/>
              </w:rPr>
            </w:pPr>
            <w:ins w:id="88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882" w:author="David Dayan" w:date="2021-12-03T17:18:00Z">
              <w:tcPr>
                <w:tcW w:w="898" w:type="dxa"/>
                <w:tcBorders>
                  <w:top w:val="nil"/>
                  <w:left w:val="nil"/>
                  <w:bottom w:val="nil"/>
                  <w:right w:val="nil"/>
                </w:tcBorders>
                <w:shd w:val="clear" w:color="auto" w:fill="auto"/>
                <w:noWrap/>
                <w:vAlign w:val="bottom"/>
                <w:hideMark/>
              </w:tcPr>
            </w:tcPrChange>
          </w:tcPr>
          <w:p w14:paraId="7DAA78AE" w14:textId="77777777" w:rsidR="00036D0E" w:rsidRPr="00036D0E" w:rsidRDefault="00036D0E" w:rsidP="00245317">
            <w:pPr>
              <w:spacing w:after="0" w:line="240" w:lineRule="auto"/>
              <w:jc w:val="center"/>
              <w:rPr>
                <w:ins w:id="883" w:author="David Dayan" w:date="2021-12-03T17:13:00Z"/>
                <w:rFonts w:ascii="Calibri" w:eastAsia="Times New Roman" w:hAnsi="Calibri" w:cs="Times New Roman"/>
                <w:color w:val="000000"/>
                <w:sz w:val="16"/>
                <w:szCs w:val="16"/>
              </w:rPr>
            </w:pPr>
            <w:ins w:id="88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885" w:author="David Dayan" w:date="2021-12-03T17:18:00Z">
              <w:tcPr>
                <w:tcW w:w="902" w:type="dxa"/>
                <w:tcBorders>
                  <w:top w:val="nil"/>
                  <w:left w:val="nil"/>
                  <w:bottom w:val="nil"/>
                  <w:right w:val="nil"/>
                </w:tcBorders>
                <w:shd w:val="clear" w:color="auto" w:fill="auto"/>
                <w:noWrap/>
                <w:vAlign w:val="bottom"/>
                <w:hideMark/>
              </w:tcPr>
            </w:tcPrChange>
          </w:tcPr>
          <w:p w14:paraId="0FE4A0DA" w14:textId="77777777" w:rsidR="00036D0E" w:rsidRPr="00036D0E" w:rsidRDefault="00036D0E" w:rsidP="00245317">
            <w:pPr>
              <w:spacing w:after="0" w:line="240" w:lineRule="auto"/>
              <w:jc w:val="center"/>
              <w:rPr>
                <w:ins w:id="886" w:author="David Dayan" w:date="2021-12-03T17:13:00Z"/>
                <w:rFonts w:ascii="Calibri" w:eastAsia="Times New Roman" w:hAnsi="Calibri" w:cs="Times New Roman"/>
                <w:color w:val="000000"/>
                <w:sz w:val="16"/>
                <w:szCs w:val="16"/>
              </w:rPr>
            </w:pPr>
            <w:ins w:id="88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888" w:author="David Dayan" w:date="2021-12-03T17:18:00Z">
              <w:tcPr>
                <w:tcW w:w="2160" w:type="dxa"/>
                <w:tcBorders>
                  <w:top w:val="nil"/>
                  <w:left w:val="nil"/>
                  <w:bottom w:val="nil"/>
                  <w:right w:val="nil"/>
                </w:tcBorders>
                <w:shd w:val="clear" w:color="auto" w:fill="auto"/>
                <w:noWrap/>
                <w:vAlign w:val="bottom"/>
                <w:hideMark/>
              </w:tcPr>
            </w:tcPrChange>
          </w:tcPr>
          <w:p w14:paraId="50FB8590" w14:textId="77777777" w:rsidR="00036D0E" w:rsidRPr="00036D0E" w:rsidRDefault="00036D0E" w:rsidP="00245317">
            <w:pPr>
              <w:spacing w:after="0" w:line="240" w:lineRule="auto"/>
              <w:jc w:val="center"/>
              <w:rPr>
                <w:ins w:id="889" w:author="David Dayan" w:date="2021-12-03T17:13:00Z"/>
                <w:rFonts w:ascii="Calibri" w:eastAsia="Times New Roman" w:hAnsi="Calibri" w:cs="Times New Roman"/>
                <w:color w:val="000000"/>
                <w:sz w:val="16"/>
                <w:szCs w:val="16"/>
              </w:rPr>
            </w:pPr>
            <w:ins w:id="89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891" w:author="David Dayan" w:date="2021-12-03T17:18:00Z">
              <w:tcPr>
                <w:tcW w:w="2876" w:type="dxa"/>
                <w:gridSpan w:val="2"/>
                <w:tcBorders>
                  <w:top w:val="nil"/>
                  <w:left w:val="nil"/>
                  <w:bottom w:val="nil"/>
                  <w:right w:val="nil"/>
                </w:tcBorders>
                <w:shd w:val="clear" w:color="auto" w:fill="auto"/>
                <w:noWrap/>
                <w:vAlign w:val="bottom"/>
                <w:hideMark/>
              </w:tcPr>
            </w:tcPrChange>
          </w:tcPr>
          <w:p w14:paraId="5C3FD242" w14:textId="77777777" w:rsidR="00036D0E" w:rsidRPr="00036D0E" w:rsidRDefault="00036D0E" w:rsidP="00245317">
            <w:pPr>
              <w:spacing w:after="0" w:line="240" w:lineRule="auto"/>
              <w:jc w:val="center"/>
              <w:rPr>
                <w:ins w:id="892" w:author="David Dayan" w:date="2021-12-03T17:13:00Z"/>
                <w:rFonts w:ascii="Calibri" w:eastAsia="Times New Roman" w:hAnsi="Calibri" w:cs="Times New Roman"/>
                <w:color w:val="000000"/>
                <w:sz w:val="16"/>
                <w:szCs w:val="16"/>
              </w:rPr>
            </w:pPr>
            <w:ins w:id="89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894" w:author="David Dayan" w:date="2021-12-03T17:18:00Z">
              <w:tcPr>
                <w:tcW w:w="1426" w:type="dxa"/>
                <w:tcBorders>
                  <w:top w:val="nil"/>
                  <w:left w:val="nil"/>
                  <w:bottom w:val="nil"/>
                  <w:right w:val="nil"/>
                </w:tcBorders>
                <w:shd w:val="clear" w:color="auto" w:fill="auto"/>
                <w:noWrap/>
                <w:vAlign w:val="bottom"/>
                <w:hideMark/>
              </w:tcPr>
            </w:tcPrChange>
          </w:tcPr>
          <w:p w14:paraId="17720BDD" w14:textId="77777777" w:rsidR="00036D0E" w:rsidRPr="00036D0E" w:rsidRDefault="00036D0E" w:rsidP="00245317">
            <w:pPr>
              <w:spacing w:after="0" w:line="240" w:lineRule="auto"/>
              <w:jc w:val="center"/>
              <w:rPr>
                <w:ins w:id="895" w:author="David Dayan" w:date="2021-12-03T17:13:00Z"/>
                <w:rFonts w:ascii="Calibri" w:eastAsia="Times New Roman" w:hAnsi="Calibri" w:cs="Times New Roman"/>
                <w:color w:val="000000"/>
                <w:sz w:val="16"/>
                <w:szCs w:val="16"/>
              </w:rPr>
            </w:pPr>
            <w:ins w:id="89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54BA956" w14:textId="77777777" w:rsidTr="00245317">
        <w:trPr>
          <w:cantSplit/>
          <w:trHeight w:val="20"/>
          <w:ins w:id="897" w:author="David Dayan" w:date="2021-12-03T17:13:00Z"/>
          <w:trPrChange w:id="8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899" w:author="David Dayan" w:date="2021-12-03T17:18:00Z">
              <w:tcPr>
                <w:tcW w:w="1563" w:type="dxa"/>
                <w:tcBorders>
                  <w:top w:val="nil"/>
                  <w:left w:val="nil"/>
                  <w:bottom w:val="nil"/>
                  <w:right w:val="nil"/>
                </w:tcBorders>
                <w:shd w:val="clear" w:color="auto" w:fill="auto"/>
                <w:noWrap/>
                <w:vAlign w:val="bottom"/>
                <w:hideMark/>
              </w:tcPr>
            </w:tcPrChange>
          </w:tcPr>
          <w:p w14:paraId="1AEB5312" w14:textId="77777777" w:rsidR="00036D0E" w:rsidRPr="00036D0E" w:rsidRDefault="00036D0E" w:rsidP="00245317">
            <w:pPr>
              <w:spacing w:after="0" w:line="240" w:lineRule="auto"/>
              <w:jc w:val="center"/>
              <w:rPr>
                <w:ins w:id="900" w:author="David Dayan" w:date="2021-12-03T17:13:00Z"/>
                <w:rFonts w:ascii="Calibri" w:eastAsia="Times New Roman" w:hAnsi="Calibri" w:cs="Times New Roman"/>
                <w:color w:val="000000"/>
                <w:sz w:val="16"/>
                <w:szCs w:val="16"/>
              </w:rPr>
            </w:pPr>
            <w:ins w:id="901" w:author="David Dayan" w:date="2021-12-03T17:13:00Z">
              <w:r w:rsidRPr="00036D0E">
                <w:rPr>
                  <w:rFonts w:ascii="Calibri" w:eastAsia="Times New Roman" w:hAnsi="Calibri" w:cs="Times New Roman"/>
                  <w:color w:val="000000"/>
                  <w:sz w:val="16"/>
                  <w:szCs w:val="16"/>
                </w:rPr>
                <w:t>OtsAC20ROGR_0012</w:t>
              </w:r>
            </w:ins>
          </w:p>
        </w:tc>
        <w:tc>
          <w:tcPr>
            <w:tcW w:w="746" w:type="dxa"/>
            <w:tcBorders>
              <w:top w:val="nil"/>
              <w:left w:val="nil"/>
              <w:bottom w:val="nil"/>
              <w:right w:val="nil"/>
            </w:tcBorders>
            <w:shd w:val="clear" w:color="auto" w:fill="auto"/>
            <w:noWrap/>
            <w:vAlign w:val="bottom"/>
            <w:hideMark/>
            <w:tcPrChange w:id="902" w:author="David Dayan" w:date="2021-12-03T17:18:00Z">
              <w:tcPr>
                <w:tcW w:w="746" w:type="dxa"/>
                <w:tcBorders>
                  <w:top w:val="nil"/>
                  <w:left w:val="nil"/>
                  <w:bottom w:val="nil"/>
                  <w:right w:val="nil"/>
                </w:tcBorders>
                <w:shd w:val="clear" w:color="auto" w:fill="auto"/>
                <w:noWrap/>
                <w:vAlign w:val="bottom"/>
                <w:hideMark/>
              </w:tcPr>
            </w:tcPrChange>
          </w:tcPr>
          <w:p w14:paraId="50DE95A1" w14:textId="77777777" w:rsidR="00036D0E" w:rsidRPr="00036D0E" w:rsidRDefault="00036D0E" w:rsidP="00245317">
            <w:pPr>
              <w:spacing w:after="0" w:line="240" w:lineRule="auto"/>
              <w:jc w:val="center"/>
              <w:rPr>
                <w:ins w:id="903" w:author="David Dayan" w:date="2021-12-03T17:13:00Z"/>
                <w:rFonts w:ascii="Calibri" w:eastAsia="Times New Roman" w:hAnsi="Calibri" w:cs="Times New Roman"/>
                <w:color w:val="000000"/>
                <w:sz w:val="16"/>
                <w:szCs w:val="16"/>
              </w:rPr>
            </w:pPr>
            <w:ins w:id="904" w:author="David Dayan" w:date="2021-12-03T17:13:00Z">
              <w:r w:rsidRPr="00036D0E">
                <w:rPr>
                  <w:rFonts w:ascii="Calibri" w:eastAsia="Times New Roman" w:hAnsi="Calibri" w:cs="Times New Roman"/>
                  <w:color w:val="000000"/>
                  <w:sz w:val="16"/>
                  <w:szCs w:val="16"/>
                </w:rPr>
                <w:t>4/14/20</w:t>
              </w:r>
            </w:ins>
          </w:p>
        </w:tc>
        <w:tc>
          <w:tcPr>
            <w:tcW w:w="599" w:type="dxa"/>
            <w:tcBorders>
              <w:top w:val="nil"/>
              <w:left w:val="nil"/>
              <w:bottom w:val="nil"/>
              <w:right w:val="nil"/>
            </w:tcBorders>
            <w:shd w:val="clear" w:color="auto" w:fill="auto"/>
            <w:noWrap/>
            <w:vAlign w:val="bottom"/>
            <w:hideMark/>
            <w:tcPrChange w:id="905" w:author="David Dayan" w:date="2021-12-03T17:18:00Z">
              <w:tcPr>
                <w:tcW w:w="599" w:type="dxa"/>
                <w:tcBorders>
                  <w:top w:val="nil"/>
                  <w:left w:val="nil"/>
                  <w:bottom w:val="nil"/>
                  <w:right w:val="nil"/>
                </w:tcBorders>
                <w:shd w:val="clear" w:color="auto" w:fill="auto"/>
                <w:noWrap/>
                <w:vAlign w:val="bottom"/>
                <w:hideMark/>
              </w:tcPr>
            </w:tcPrChange>
          </w:tcPr>
          <w:p w14:paraId="061F3542" w14:textId="77777777" w:rsidR="00036D0E" w:rsidRPr="00036D0E" w:rsidRDefault="00036D0E" w:rsidP="00245317">
            <w:pPr>
              <w:spacing w:after="0" w:line="240" w:lineRule="auto"/>
              <w:jc w:val="center"/>
              <w:rPr>
                <w:ins w:id="906" w:author="David Dayan" w:date="2021-12-03T17:13:00Z"/>
                <w:rFonts w:ascii="Calibri" w:eastAsia="Times New Roman" w:hAnsi="Calibri" w:cs="Times New Roman"/>
                <w:color w:val="000000"/>
                <w:sz w:val="16"/>
                <w:szCs w:val="16"/>
              </w:rPr>
            </w:pPr>
            <w:ins w:id="907" w:author="David Dayan" w:date="2021-12-03T17:13:00Z">
              <w:r w:rsidRPr="00036D0E">
                <w:rPr>
                  <w:rFonts w:ascii="Calibri" w:eastAsia="Times New Roman" w:hAnsi="Calibri" w:cs="Times New Roman"/>
                  <w:color w:val="000000"/>
                  <w:sz w:val="16"/>
                  <w:szCs w:val="16"/>
                </w:rPr>
                <w:t>105</w:t>
              </w:r>
            </w:ins>
          </w:p>
        </w:tc>
        <w:tc>
          <w:tcPr>
            <w:tcW w:w="1142" w:type="dxa"/>
            <w:tcBorders>
              <w:top w:val="nil"/>
              <w:left w:val="nil"/>
              <w:bottom w:val="nil"/>
              <w:right w:val="nil"/>
            </w:tcBorders>
            <w:shd w:val="clear" w:color="auto" w:fill="auto"/>
            <w:noWrap/>
            <w:vAlign w:val="bottom"/>
            <w:hideMark/>
            <w:tcPrChange w:id="908" w:author="David Dayan" w:date="2021-12-03T17:18:00Z">
              <w:tcPr>
                <w:tcW w:w="1142" w:type="dxa"/>
                <w:tcBorders>
                  <w:top w:val="nil"/>
                  <w:left w:val="nil"/>
                  <w:bottom w:val="nil"/>
                  <w:right w:val="nil"/>
                </w:tcBorders>
                <w:shd w:val="clear" w:color="auto" w:fill="auto"/>
                <w:noWrap/>
                <w:vAlign w:val="bottom"/>
                <w:hideMark/>
              </w:tcPr>
            </w:tcPrChange>
          </w:tcPr>
          <w:p w14:paraId="764ACA70" w14:textId="77777777" w:rsidR="00036D0E" w:rsidRPr="00036D0E" w:rsidRDefault="00036D0E" w:rsidP="00245317">
            <w:pPr>
              <w:spacing w:after="0" w:line="240" w:lineRule="auto"/>
              <w:jc w:val="center"/>
              <w:rPr>
                <w:ins w:id="909" w:author="David Dayan" w:date="2021-12-03T17:13:00Z"/>
                <w:rFonts w:ascii="Calibri" w:eastAsia="Times New Roman" w:hAnsi="Calibri" w:cs="Times New Roman"/>
                <w:color w:val="000000"/>
                <w:sz w:val="16"/>
                <w:szCs w:val="16"/>
              </w:rPr>
            </w:pPr>
            <w:proofErr w:type="spellStart"/>
            <w:ins w:id="91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911" w:author="David Dayan" w:date="2021-12-03T17:18:00Z">
              <w:tcPr>
                <w:tcW w:w="1440" w:type="dxa"/>
                <w:tcBorders>
                  <w:top w:val="nil"/>
                  <w:left w:val="nil"/>
                  <w:bottom w:val="nil"/>
                  <w:right w:val="nil"/>
                </w:tcBorders>
                <w:shd w:val="clear" w:color="auto" w:fill="auto"/>
                <w:noWrap/>
                <w:vAlign w:val="bottom"/>
                <w:hideMark/>
              </w:tcPr>
            </w:tcPrChange>
          </w:tcPr>
          <w:p w14:paraId="2E4523FF" w14:textId="77777777" w:rsidR="00036D0E" w:rsidRPr="00036D0E" w:rsidRDefault="00036D0E" w:rsidP="00245317">
            <w:pPr>
              <w:spacing w:after="0" w:line="240" w:lineRule="auto"/>
              <w:jc w:val="center"/>
              <w:rPr>
                <w:ins w:id="912" w:author="David Dayan" w:date="2021-12-03T17:13:00Z"/>
                <w:rFonts w:ascii="Calibri" w:eastAsia="Times New Roman" w:hAnsi="Calibri" w:cs="Times New Roman"/>
                <w:color w:val="000000"/>
                <w:sz w:val="16"/>
                <w:szCs w:val="16"/>
              </w:rPr>
            </w:pPr>
            <w:ins w:id="913" w:author="David Dayan" w:date="2021-12-03T17:13:00Z">
              <w:r w:rsidRPr="00036D0E">
                <w:rPr>
                  <w:rFonts w:ascii="Calibri" w:eastAsia="Times New Roman" w:hAnsi="Calibri" w:cs="Times New Roman"/>
                  <w:color w:val="000000"/>
                  <w:sz w:val="16"/>
                  <w:szCs w:val="16"/>
                </w:rPr>
                <w:t>Cole Riffle</w:t>
              </w:r>
            </w:ins>
          </w:p>
        </w:tc>
        <w:tc>
          <w:tcPr>
            <w:tcW w:w="1530" w:type="dxa"/>
            <w:tcBorders>
              <w:top w:val="nil"/>
              <w:left w:val="nil"/>
              <w:bottom w:val="nil"/>
              <w:right w:val="nil"/>
            </w:tcBorders>
            <w:shd w:val="clear" w:color="auto" w:fill="auto"/>
            <w:noWrap/>
            <w:vAlign w:val="bottom"/>
            <w:hideMark/>
            <w:tcPrChange w:id="914" w:author="David Dayan" w:date="2021-12-03T17:18:00Z">
              <w:tcPr>
                <w:tcW w:w="1530" w:type="dxa"/>
                <w:tcBorders>
                  <w:top w:val="nil"/>
                  <w:left w:val="nil"/>
                  <w:bottom w:val="nil"/>
                  <w:right w:val="nil"/>
                </w:tcBorders>
                <w:shd w:val="clear" w:color="auto" w:fill="auto"/>
                <w:noWrap/>
                <w:vAlign w:val="bottom"/>
                <w:hideMark/>
              </w:tcPr>
            </w:tcPrChange>
          </w:tcPr>
          <w:p w14:paraId="2D82CA79" w14:textId="77777777" w:rsidR="00036D0E" w:rsidRPr="00036D0E" w:rsidRDefault="00036D0E" w:rsidP="00245317">
            <w:pPr>
              <w:spacing w:after="0" w:line="240" w:lineRule="auto"/>
              <w:jc w:val="center"/>
              <w:rPr>
                <w:ins w:id="915" w:author="David Dayan" w:date="2021-12-03T17:13:00Z"/>
                <w:rFonts w:ascii="Calibri" w:eastAsia="Times New Roman" w:hAnsi="Calibri" w:cs="Times New Roman"/>
                <w:color w:val="000000"/>
                <w:sz w:val="16"/>
                <w:szCs w:val="16"/>
              </w:rPr>
            </w:pPr>
            <w:ins w:id="91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17" w:author="David Dayan" w:date="2021-12-03T17:18:00Z">
              <w:tcPr>
                <w:tcW w:w="898" w:type="dxa"/>
                <w:tcBorders>
                  <w:top w:val="nil"/>
                  <w:left w:val="nil"/>
                  <w:bottom w:val="nil"/>
                  <w:right w:val="nil"/>
                </w:tcBorders>
                <w:shd w:val="clear" w:color="auto" w:fill="auto"/>
                <w:noWrap/>
                <w:vAlign w:val="bottom"/>
                <w:hideMark/>
              </w:tcPr>
            </w:tcPrChange>
          </w:tcPr>
          <w:p w14:paraId="0D9E5FD3" w14:textId="77777777" w:rsidR="00036D0E" w:rsidRPr="00036D0E" w:rsidRDefault="00036D0E" w:rsidP="00245317">
            <w:pPr>
              <w:spacing w:after="0" w:line="240" w:lineRule="auto"/>
              <w:jc w:val="center"/>
              <w:rPr>
                <w:ins w:id="918" w:author="David Dayan" w:date="2021-12-03T17:13:00Z"/>
                <w:rFonts w:ascii="Calibri" w:eastAsia="Times New Roman" w:hAnsi="Calibri" w:cs="Times New Roman"/>
                <w:color w:val="000000"/>
                <w:sz w:val="16"/>
                <w:szCs w:val="16"/>
              </w:rPr>
            </w:pPr>
            <w:ins w:id="91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20" w:author="David Dayan" w:date="2021-12-03T17:18:00Z">
              <w:tcPr>
                <w:tcW w:w="902" w:type="dxa"/>
                <w:tcBorders>
                  <w:top w:val="nil"/>
                  <w:left w:val="nil"/>
                  <w:bottom w:val="nil"/>
                  <w:right w:val="nil"/>
                </w:tcBorders>
                <w:shd w:val="clear" w:color="auto" w:fill="auto"/>
                <w:noWrap/>
                <w:vAlign w:val="bottom"/>
                <w:hideMark/>
              </w:tcPr>
            </w:tcPrChange>
          </w:tcPr>
          <w:p w14:paraId="0FCEC94B" w14:textId="77777777" w:rsidR="00036D0E" w:rsidRPr="00036D0E" w:rsidRDefault="00036D0E" w:rsidP="00245317">
            <w:pPr>
              <w:spacing w:after="0" w:line="240" w:lineRule="auto"/>
              <w:jc w:val="center"/>
              <w:rPr>
                <w:ins w:id="921" w:author="David Dayan" w:date="2021-12-03T17:13:00Z"/>
                <w:rFonts w:ascii="Calibri" w:eastAsia="Times New Roman" w:hAnsi="Calibri" w:cs="Times New Roman"/>
                <w:color w:val="000000"/>
                <w:sz w:val="16"/>
                <w:szCs w:val="16"/>
              </w:rPr>
            </w:pPr>
            <w:ins w:id="92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23" w:author="David Dayan" w:date="2021-12-03T17:18:00Z">
              <w:tcPr>
                <w:tcW w:w="2160" w:type="dxa"/>
                <w:tcBorders>
                  <w:top w:val="nil"/>
                  <w:left w:val="nil"/>
                  <w:bottom w:val="nil"/>
                  <w:right w:val="nil"/>
                </w:tcBorders>
                <w:shd w:val="clear" w:color="auto" w:fill="auto"/>
                <w:noWrap/>
                <w:vAlign w:val="bottom"/>
                <w:hideMark/>
              </w:tcPr>
            </w:tcPrChange>
          </w:tcPr>
          <w:p w14:paraId="0B0CF919" w14:textId="77777777" w:rsidR="00036D0E" w:rsidRPr="00036D0E" w:rsidRDefault="00036D0E" w:rsidP="00245317">
            <w:pPr>
              <w:spacing w:after="0" w:line="240" w:lineRule="auto"/>
              <w:jc w:val="center"/>
              <w:rPr>
                <w:ins w:id="924" w:author="David Dayan" w:date="2021-12-03T17:13:00Z"/>
                <w:rFonts w:ascii="Calibri" w:eastAsia="Times New Roman" w:hAnsi="Calibri" w:cs="Times New Roman"/>
                <w:color w:val="000000"/>
                <w:sz w:val="16"/>
                <w:szCs w:val="16"/>
              </w:rPr>
            </w:pPr>
            <w:ins w:id="92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926" w:author="David Dayan" w:date="2021-12-03T17:18:00Z">
              <w:tcPr>
                <w:tcW w:w="2876" w:type="dxa"/>
                <w:gridSpan w:val="2"/>
                <w:tcBorders>
                  <w:top w:val="nil"/>
                  <w:left w:val="nil"/>
                  <w:bottom w:val="nil"/>
                  <w:right w:val="nil"/>
                </w:tcBorders>
                <w:shd w:val="clear" w:color="auto" w:fill="auto"/>
                <w:noWrap/>
                <w:vAlign w:val="bottom"/>
                <w:hideMark/>
              </w:tcPr>
            </w:tcPrChange>
          </w:tcPr>
          <w:p w14:paraId="0BBCE610" w14:textId="77777777" w:rsidR="00036D0E" w:rsidRPr="00036D0E" w:rsidRDefault="00036D0E" w:rsidP="00245317">
            <w:pPr>
              <w:spacing w:after="0" w:line="240" w:lineRule="auto"/>
              <w:jc w:val="center"/>
              <w:rPr>
                <w:ins w:id="927" w:author="David Dayan" w:date="2021-12-03T17:13:00Z"/>
                <w:rFonts w:ascii="Calibri" w:eastAsia="Times New Roman" w:hAnsi="Calibri" w:cs="Times New Roman"/>
                <w:color w:val="000000"/>
                <w:sz w:val="16"/>
                <w:szCs w:val="16"/>
              </w:rPr>
            </w:pPr>
            <w:ins w:id="92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929" w:author="David Dayan" w:date="2021-12-03T17:18:00Z">
              <w:tcPr>
                <w:tcW w:w="1426" w:type="dxa"/>
                <w:tcBorders>
                  <w:top w:val="nil"/>
                  <w:left w:val="nil"/>
                  <w:bottom w:val="nil"/>
                  <w:right w:val="nil"/>
                </w:tcBorders>
                <w:shd w:val="clear" w:color="auto" w:fill="auto"/>
                <w:noWrap/>
                <w:vAlign w:val="bottom"/>
                <w:hideMark/>
              </w:tcPr>
            </w:tcPrChange>
          </w:tcPr>
          <w:p w14:paraId="68D2AD35" w14:textId="77777777" w:rsidR="00036D0E" w:rsidRPr="00036D0E" w:rsidRDefault="00036D0E" w:rsidP="00245317">
            <w:pPr>
              <w:spacing w:after="0" w:line="240" w:lineRule="auto"/>
              <w:jc w:val="center"/>
              <w:rPr>
                <w:ins w:id="930" w:author="David Dayan" w:date="2021-12-03T17:13:00Z"/>
                <w:rFonts w:ascii="Calibri" w:eastAsia="Times New Roman" w:hAnsi="Calibri" w:cs="Times New Roman"/>
                <w:color w:val="000000"/>
                <w:sz w:val="16"/>
                <w:szCs w:val="16"/>
              </w:rPr>
            </w:pPr>
            <w:ins w:id="93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6DAC88D" w14:textId="77777777" w:rsidTr="00245317">
        <w:trPr>
          <w:cantSplit/>
          <w:trHeight w:val="20"/>
          <w:ins w:id="932" w:author="David Dayan" w:date="2021-12-03T17:13:00Z"/>
          <w:trPrChange w:id="9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34" w:author="David Dayan" w:date="2021-12-03T17:18:00Z">
              <w:tcPr>
                <w:tcW w:w="1563" w:type="dxa"/>
                <w:tcBorders>
                  <w:top w:val="nil"/>
                  <w:left w:val="nil"/>
                  <w:bottom w:val="nil"/>
                  <w:right w:val="nil"/>
                </w:tcBorders>
                <w:shd w:val="clear" w:color="auto" w:fill="auto"/>
                <w:noWrap/>
                <w:vAlign w:val="bottom"/>
                <w:hideMark/>
              </w:tcPr>
            </w:tcPrChange>
          </w:tcPr>
          <w:p w14:paraId="72AC3556" w14:textId="77777777" w:rsidR="00036D0E" w:rsidRPr="00036D0E" w:rsidRDefault="00036D0E" w:rsidP="00245317">
            <w:pPr>
              <w:spacing w:after="0" w:line="240" w:lineRule="auto"/>
              <w:jc w:val="center"/>
              <w:rPr>
                <w:ins w:id="935" w:author="David Dayan" w:date="2021-12-03T17:13:00Z"/>
                <w:rFonts w:ascii="Calibri" w:eastAsia="Times New Roman" w:hAnsi="Calibri" w:cs="Times New Roman"/>
                <w:color w:val="000000"/>
                <w:sz w:val="16"/>
                <w:szCs w:val="16"/>
              </w:rPr>
            </w:pPr>
            <w:ins w:id="936" w:author="David Dayan" w:date="2021-12-03T17:13:00Z">
              <w:r w:rsidRPr="00036D0E">
                <w:rPr>
                  <w:rFonts w:ascii="Calibri" w:eastAsia="Times New Roman" w:hAnsi="Calibri" w:cs="Times New Roman"/>
                  <w:color w:val="000000"/>
                  <w:sz w:val="16"/>
                  <w:szCs w:val="16"/>
                </w:rPr>
                <w:t>OtsAC20ROGR_0013</w:t>
              </w:r>
            </w:ins>
          </w:p>
        </w:tc>
        <w:tc>
          <w:tcPr>
            <w:tcW w:w="746" w:type="dxa"/>
            <w:tcBorders>
              <w:top w:val="nil"/>
              <w:left w:val="nil"/>
              <w:bottom w:val="nil"/>
              <w:right w:val="nil"/>
            </w:tcBorders>
            <w:shd w:val="clear" w:color="auto" w:fill="auto"/>
            <w:noWrap/>
            <w:vAlign w:val="bottom"/>
            <w:hideMark/>
            <w:tcPrChange w:id="937" w:author="David Dayan" w:date="2021-12-03T17:18:00Z">
              <w:tcPr>
                <w:tcW w:w="746" w:type="dxa"/>
                <w:tcBorders>
                  <w:top w:val="nil"/>
                  <w:left w:val="nil"/>
                  <w:bottom w:val="nil"/>
                  <w:right w:val="nil"/>
                </w:tcBorders>
                <w:shd w:val="clear" w:color="auto" w:fill="auto"/>
                <w:noWrap/>
                <w:vAlign w:val="bottom"/>
                <w:hideMark/>
              </w:tcPr>
            </w:tcPrChange>
          </w:tcPr>
          <w:p w14:paraId="53871010" w14:textId="77777777" w:rsidR="00036D0E" w:rsidRPr="00036D0E" w:rsidRDefault="00036D0E" w:rsidP="00245317">
            <w:pPr>
              <w:spacing w:after="0" w:line="240" w:lineRule="auto"/>
              <w:jc w:val="center"/>
              <w:rPr>
                <w:ins w:id="938" w:author="David Dayan" w:date="2021-12-03T17:13:00Z"/>
                <w:rFonts w:ascii="Calibri" w:eastAsia="Times New Roman" w:hAnsi="Calibri" w:cs="Times New Roman"/>
                <w:color w:val="000000"/>
                <w:sz w:val="16"/>
                <w:szCs w:val="16"/>
              </w:rPr>
            </w:pPr>
            <w:ins w:id="939" w:author="David Dayan" w:date="2021-12-03T17:13:00Z">
              <w:r w:rsidRPr="00036D0E">
                <w:rPr>
                  <w:rFonts w:ascii="Calibri" w:eastAsia="Times New Roman" w:hAnsi="Calibri" w:cs="Times New Roman"/>
                  <w:color w:val="000000"/>
                  <w:sz w:val="16"/>
                  <w:szCs w:val="16"/>
                </w:rPr>
                <w:t>4/15/20</w:t>
              </w:r>
            </w:ins>
          </w:p>
        </w:tc>
        <w:tc>
          <w:tcPr>
            <w:tcW w:w="599" w:type="dxa"/>
            <w:tcBorders>
              <w:top w:val="nil"/>
              <w:left w:val="nil"/>
              <w:bottom w:val="nil"/>
              <w:right w:val="nil"/>
            </w:tcBorders>
            <w:shd w:val="clear" w:color="auto" w:fill="auto"/>
            <w:noWrap/>
            <w:vAlign w:val="bottom"/>
            <w:hideMark/>
            <w:tcPrChange w:id="940" w:author="David Dayan" w:date="2021-12-03T17:18:00Z">
              <w:tcPr>
                <w:tcW w:w="599" w:type="dxa"/>
                <w:tcBorders>
                  <w:top w:val="nil"/>
                  <w:left w:val="nil"/>
                  <w:bottom w:val="nil"/>
                  <w:right w:val="nil"/>
                </w:tcBorders>
                <w:shd w:val="clear" w:color="auto" w:fill="auto"/>
                <w:noWrap/>
                <w:vAlign w:val="bottom"/>
                <w:hideMark/>
              </w:tcPr>
            </w:tcPrChange>
          </w:tcPr>
          <w:p w14:paraId="7F801E55" w14:textId="77777777" w:rsidR="00036D0E" w:rsidRPr="00036D0E" w:rsidRDefault="00036D0E" w:rsidP="00245317">
            <w:pPr>
              <w:spacing w:after="0" w:line="240" w:lineRule="auto"/>
              <w:jc w:val="center"/>
              <w:rPr>
                <w:ins w:id="941" w:author="David Dayan" w:date="2021-12-03T17:13:00Z"/>
                <w:rFonts w:ascii="Calibri" w:eastAsia="Times New Roman" w:hAnsi="Calibri" w:cs="Times New Roman"/>
                <w:color w:val="000000"/>
                <w:sz w:val="16"/>
                <w:szCs w:val="16"/>
              </w:rPr>
            </w:pPr>
            <w:ins w:id="942" w:author="David Dayan" w:date="2021-12-03T17:13:00Z">
              <w:r w:rsidRPr="00036D0E">
                <w:rPr>
                  <w:rFonts w:ascii="Calibri" w:eastAsia="Times New Roman" w:hAnsi="Calibri" w:cs="Times New Roman"/>
                  <w:color w:val="000000"/>
                  <w:sz w:val="16"/>
                  <w:szCs w:val="16"/>
                </w:rPr>
                <w:t>106</w:t>
              </w:r>
            </w:ins>
          </w:p>
        </w:tc>
        <w:tc>
          <w:tcPr>
            <w:tcW w:w="1142" w:type="dxa"/>
            <w:tcBorders>
              <w:top w:val="nil"/>
              <w:left w:val="nil"/>
              <w:bottom w:val="nil"/>
              <w:right w:val="nil"/>
            </w:tcBorders>
            <w:shd w:val="clear" w:color="auto" w:fill="auto"/>
            <w:noWrap/>
            <w:vAlign w:val="bottom"/>
            <w:hideMark/>
            <w:tcPrChange w:id="943" w:author="David Dayan" w:date="2021-12-03T17:18:00Z">
              <w:tcPr>
                <w:tcW w:w="1142" w:type="dxa"/>
                <w:tcBorders>
                  <w:top w:val="nil"/>
                  <w:left w:val="nil"/>
                  <w:bottom w:val="nil"/>
                  <w:right w:val="nil"/>
                </w:tcBorders>
                <w:shd w:val="clear" w:color="auto" w:fill="auto"/>
                <w:noWrap/>
                <w:vAlign w:val="bottom"/>
                <w:hideMark/>
              </w:tcPr>
            </w:tcPrChange>
          </w:tcPr>
          <w:p w14:paraId="7118B1FD" w14:textId="77777777" w:rsidR="00036D0E" w:rsidRPr="00036D0E" w:rsidRDefault="00036D0E" w:rsidP="00245317">
            <w:pPr>
              <w:spacing w:after="0" w:line="240" w:lineRule="auto"/>
              <w:jc w:val="center"/>
              <w:rPr>
                <w:ins w:id="944" w:author="David Dayan" w:date="2021-12-03T17:13:00Z"/>
                <w:rFonts w:ascii="Calibri" w:eastAsia="Times New Roman" w:hAnsi="Calibri" w:cs="Times New Roman"/>
                <w:color w:val="000000"/>
                <w:sz w:val="16"/>
                <w:szCs w:val="16"/>
              </w:rPr>
            </w:pPr>
            <w:ins w:id="94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946" w:author="David Dayan" w:date="2021-12-03T17:18:00Z">
              <w:tcPr>
                <w:tcW w:w="1440" w:type="dxa"/>
                <w:tcBorders>
                  <w:top w:val="nil"/>
                  <w:left w:val="nil"/>
                  <w:bottom w:val="nil"/>
                  <w:right w:val="nil"/>
                </w:tcBorders>
                <w:shd w:val="clear" w:color="auto" w:fill="auto"/>
                <w:noWrap/>
                <w:vAlign w:val="bottom"/>
                <w:hideMark/>
              </w:tcPr>
            </w:tcPrChange>
          </w:tcPr>
          <w:p w14:paraId="5B7134B7" w14:textId="77777777" w:rsidR="00036D0E" w:rsidRPr="00036D0E" w:rsidRDefault="00036D0E" w:rsidP="00245317">
            <w:pPr>
              <w:spacing w:after="0" w:line="240" w:lineRule="auto"/>
              <w:jc w:val="center"/>
              <w:rPr>
                <w:ins w:id="947" w:author="David Dayan" w:date="2021-12-03T17:13:00Z"/>
                <w:rFonts w:ascii="Calibri" w:eastAsia="Times New Roman" w:hAnsi="Calibri" w:cs="Times New Roman"/>
                <w:color w:val="000000"/>
                <w:sz w:val="16"/>
                <w:szCs w:val="16"/>
              </w:rPr>
            </w:pPr>
            <w:ins w:id="94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949" w:author="David Dayan" w:date="2021-12-03T17:18:00Z">
              <w:tcPr>
                <w:tcW w:w="1530" w:type="dxa"/>
                <w:tcBorders>
                  <w:top w:val="nil"/>
                  <w:left w:val="nil"/>
                  <w:bottom w:val="nil"/>
                  <w:right w:val="nil"/>
                </w:tcBorders>
                <w:shd w:val="clear" w:color="auto" w:fill="auto"/>
                <w:noWrap/>
                <w:vAlign w:val="bottom"/>
                <w:hideMark/>
              </w:tcPr>
            </w:tcPrChange>
          </w:tcPr>
          <w:p w14:paraId="2100296C" w14:textId="77777777" w:rsidR="00036D0E" w:rsidRPr="00036D0E" w:rsidRDefault="00036D0E" w:rsidP="00245317">
            <w:pPr>
              <w:spacing w:after="0" w:line="240" w:lineRule="auto"/>
              <w:jc w:val="center"/>
              <w:rPr>
                <w:ins w:id="950" w:author="David Dayan" w:date="2021-12-03T17:13:00Z"/>
                <w:rFonts w:ascii="Calibri" w:eastAsia="Times New Roman" w:hAnsi="Calibri" w:cs="Times New Roman"/>
                <w:color w:val="000000"/>
                <w:sz w:val="16"/>
                <w:szCs w:val="16"/>
              </w:rPr>
            </w:pPr>
            <w:ins w:id="95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52" w:author="David Dayan" w:date="2021-12-03T17:18:00Z">
              <w:tcPr>
                <w:tcW w:w="898" w:type="dxa"/>
                <w:tcBorders>
                  <w:top w:val="nil"/>
                  <w:left w:val="nil"/>
                  <w:bottom w:val="nil"/>
                  <w:right w:val="nil"/>
                </w:tcBorders>
                <w:shd w:val="clear" w:color="auto" w:fill="auto"/>
                <w:noWrap/>
                <w:vAlign w:val="bottom"/>
                <w:hideMark/>
              </w:tcPr>
            </w:tcPrChange>
          </w:tcPr>
          <w:p w14:paraId="1E41DF04" w14:textId="77777777" w:rsidR="00036D0E" w:rsidRPr="00036D0E" w:rsidRDefault="00036D0E" w:rsidP="00245317">
            <w:pPr>
              <w:spacing w:after="0" w:line="240" w:lineRule="auto"/>
              <w:jc w:val="center"/>
              <w:rPr>
                <w:ins w:id="953" w:author="David Dayan" w:date="2021-12-03T17:13:00Z"/>
                <w:rFonts w:ascii="Calibri" w:eastAsia="Times New Roman" w:hAnsi="Calibri" w:cs="Times New Roman"/>
                <w:color w:val="000000"/>
                <w:sz w:val="16"/>
                <w:szCs w:val="16"/>
              </w:rPr>
            </w:pPr>
            <w:ins w:id="95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55" w:author="David Dayan" w:date="2021-12-03T17:18:00Z">
              <w:tcPr>
                <w:tcW w:w="902" w:type="dxa"/>
                <w:tcBorders>
                  <w:top w:val="nil"/>
                  <w:left w:val="nil"/>
                  <w:bottom w:val="nil"/>
                  <w:right w:val="nil"/>
                </w:tcBorders>
                <w:shd w:val="clear" w:color="auto" w:fill="auto"/>
                <w:noWrap/>
                <w:vAlign w:val="bottom"/>
                <w:hideMark/>
              </w:tcPr>
            </w:tcPrChange>
          </w:tcPr>
          <w:p w14:paraId="60155A91" w14:textId="77777777" w:rsidR="00036D0E" w:rsidRPr="00036D0E" w:rsidRDefault="00036D0E" w:rsidP="00245317">
            <w:pPr>
              <w:spacing w:after="0" w:line="240" w:lineRule="auto"/>
              <w:jc w:val="center"/>
              <w:rPr>
                <w:ins w:id="956" w:author="David Dayan" w:date="2021-12-03T17:13:00Z"/>
                <w:rFonts w:ascii="Calibri" w:eastAsia="Times New Roman" w:hAnsi="Calibri" w:cs="Times New Roman"/>
                <w:color w:val="000000"/>
                <w:sz w:val="16"/>
                <w:szCs w:val="16"/>
              </w:rPr>
            </w:pPr>
            <w:ins w:id="95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58" w:author="David Dayan" w:date="2021-12-03T17:18:00Z">
              <w:tcPr>
                <w:tcW w:w="2160" w:type="dxa"/>
                <w:tcBorders>
                  <w:top w:val="nil"/>
                  <w:left w:val="nil"/>
                  <w:bottom w:val="nil"/>
                  <w:right w:val="nil"/>
                </w:tcBorders>
                <w:shd w:val="clear" w:color="auto" w:fill="auto"/>
                <w:noWrap/>
                <w:vAlign w:val="bottom"/>
                <w:hideMark/>
              </w:tcPr>
            </w:tcPrChange>
          </w:tcPr>
          <w:p w14:paraId="2E405CC5" w14:textId="77777777" w:rsidR="00036D0E" w:rsidRPr="00036D0E" w:rsidRDefault="00036D0E" w:rsidP="00245317">
            <w:pPr>
              <w:spacing w:after="0" w:line="240" w:lineRule="auto"/>
              <w:jc w:val="center"/>
              <w:rPr>
                <w:ins w:id="959" w:author="David Dayan" w:date="2021-12-03T17:13:00Z"/>
                <w:rFonts w:ascii="Calibri" w:eastAsia="Times New Roman" w:hAnsi="Calibri" w:cs="Times New Roman"/>
                <w:color w:val="000000"/>
                <w:sz w:val="16"/>
                <w:szCs w:val="16"/>
              </w:rPr>
            </w:pPr>
            <w:ins w:id="96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961" w:author="David Dayan" w:date="2021-12-03T17:18:00Z">
              <w:tcPr>
                <w:tcW w:w="2876" w:type="dxa"/>
                <w:gridSpan w:val="2"/>
                <w:tcBorders>
                  <w:top w:val="nil"/>
                  <w:left w:val="nil"/>
                  <w:bottom w:val="nil"/>
                  <w:right w:val="nil"/>
                </w:tcBorders>
                <w:shd w:val="clear" w:color="auto" w:fill="auto"/>
                <w:noWrap/>
                <w:vAlign w:val="bottom"/>
                <w:hideMark/>
              </w:tcPr>
            </w:tcPrChange>
          </w:tcPr>
          <w:p w14:paraId="7633C136" w14:textId="77777777" w:rsidR="00036D0E" w:rsidRPr="00036D0E" w:rsidRDefault="00036D0E" w:rsidP="00245317">
            <w:pPr>
              <w:spacing w:after="0" w:line="240" w:lineRule="auto"/>
              <w:jc w:val="center"/>
              <w:rPr>
                <w:ins w:id="962" w:author="David Dayan" w:date="2021-12-03T17:13:00Z"/>
                <w:rFonts w:ascii="Calibri" w:eastAsia="Times New Roman" w:hAnsi="Calibri" w:cs="Times New Roman"/>
                <w:color w:val="000000"/>
                <w:sz w:val="16"/>
                <w:szCs w:val="16"/>
              </w:rPr>
            </w:pPr>
            <w:ins w:id="96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964" w:author="David Dayan" w:date="2021-12-03T17:18:00Z">
              <w:tcPr>
                <w:tcW w:w="1426" w:type="dxa"/>
                <w:tcBorders>
                  <w:top w:val="nil"/>
                  <w:left w:val="nil"/>
                  <w:bottom w:val="nil"/>
                  <w:right w:val="nil"/>
                </w:tcBorders>
                <w:shd w:val="clear" w:color="auto" w:fill="auto"/>
                <w:noWrap/>
                <w:vAlign w:val="bottom"/>
                <w:hideMark/>
              </w:tcPr>
            </w:tcPrChange>
          </w:tcPr>
          <w:p w14:paraId="3A88380B" w14:textId="77777777" w:rsidR="00036D0E" w:rsidRPr="00036D0E" w:rsidRDefault="00036D0E" w:rsidP="00245317">
            <w:pPr>
              <w:spacing w:after="0" w:line="240" w:lineRule="auto"/>
              <w:jc w:val="center"/>
              <w:rPr>
                <w:ins w:id="965" w:author="David Dayan" w:date="2021-12-03T17:13:00Z"/>
                <w:rFonts w:ascii="Calibri" w:eastAsia="Times New Roman" w:hAnsi="Calibri" w:cs="Times New Roman"/>
                <w:color w:val="000000"/>
                <w:sz w:val="16"/>
                <w:szCs w:val="16"/>
              </w:rPr>
            </w:pPr>
            <w:ins w:id="96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591AF72" w14:textId="77777777" w:rsidTr="00245317">
        <w:trPr>
          <w:cantSplit/>
          <w:trHeight w:val="20"/>
          <w:ins w:id="967" w:author="David Dayan" w:date="2021-12-03T17:13:00Z"/>
          <w:trPrChange w:id="9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969" w:author="David Dayan" w:date="2021-12-03T17:18:00Z">
              <w:tcPr>
                <w:tcW w:w="1563" w:type="dxa"/>
                <w:tcBorders>
                  <w:top w:val="nil"/>
                  <w:left w:val="nil"/>
                  <w:bottom w:val="nil"/>
                  <w:right w:val="nil"/>
                </w:tcBorders>
                <w:shd w:val="clear" w:color="auto" w:fill="auto"/>
                <w:noWrap/>
                <w:vAlign w:val="bottom"/>
                <w:hideMark/>
              </w:tcPr>
            </w:tcPrChange>
          </w:tcPr>
          <w:p w14:paraId="624C98CB" w14:textId="77777777" w:rsidR="00036D0E" w:rsidRPr="00036D0E" w:rsidRDefault="00036D0E" w:rsidP="00245317">
            <w:pPr>
              <w:spacing w:after="0" w:line="240" w:lineRule="auto"/>
              <w:jc w:val="center"/>
              <w:rPr>
                <w:ins w:id="970" w:author="David Dayan" w:date="2021-12-03T17:13:00Z"/>
                <w:rFonts w:ascii="Calibri" w:eastAsia="Times New Roman" w:hAnsi="Calibri" w:cs="Times New Roman"/>
                <w:color w:val="000000"/>
                <w:sz w:val="16"/>
                <w:szCs w:val="16"/>
              </w:rPr>
            </w:pPr>
            <w:ins w:id="971" w:author="David Dayan" w:date="2021-12-03T17:13:00Z">
              <w:r w:rsidRPr="00036D0E">
                <w:rPr>
                  <w:rFonts w:ascii="Calibri" w:eastAsia="Times New Roman" w:hAnsi="Calibri" w:cs="Times New Roman"/>
                  <w:color w:val="000000"/>
                  <w:sz w:val="16"/>
                  <w:szCs w:val="16"/>
                </w:rPr>
                <w:t>OtsAC20ROGR_0014</w:t>
              </w:r>
            </w:ins>
          </w:p>
        </w:tc>
        <w:tc>
          <w:tcPr>
            <w:tcW w:w="746" w:type="dxa"/>
            <w:tcBorders>
              <w:top w:val="nil"/>
              <w:left w:val="nil"/>
              <w:bottom w:val="nil"/>
              <w:right w:val="nil"/>
            </w:tcBorders>
            <w:shd w:val="clear" w:color="auto" w:fill="auto"/>
            <w:noWrap/>
            <w:vAlign w:val="bottom"/>
            <w:hideMark/>
            <w:tcPrChange w:id="972" w:author="David Dayan" w:date="2021-12-03T17:18:00Z">
              <w:tcPr>
                <w:tcW w:w="746" w:type="dxa"/>
                <w:tcBorders>
                  <w:top w:val="nil"/>
                  <w:left w:val="nil"/>
                  <w:bottom w:val="nil"/>
                  <w:right w:val="nil"/>
                </w:tcBorders>
                <w:shd w:val="clear" w:color="auto" w:fill="auto"/>
                <w:noWrap/>
                <w:vAlign w:val="bottom"/>
                <w:hideMark/>
              </w:tcPr>
            </w:tcPrChange>
          </w:tcPr>
          <w:p w14:paraId="2F8EA034" w14:textId="77777777" w:rsidR="00036D0E" w:rsidRPr="00036D0E" w:rsidRDefault="00036D0E" w:rsidP="00245317">
            <w:pPr>
              <w:spacing w:after="0" w:line="240" w:lineRule="auto"/>
              <w:jc w:val="center"/>
              <w:rPr>
                <w:ins w:id="973" w:author="David Dayan" w:date="2021-12-03T17:13:00Z"/>
                <w:rFonts w:ascii="Calibri" w:eastAsia="Times New Roman" w:hAnsi="Calibri" w:cs="Times New Roman"/>
                <w:color w:val="000000"/>
                <w:sz w:val="16"/>
                <w:szCs w:val="16"/>
              </w:rPr>
            </w:pPr>
            <w:ins w:id="974" w:author="David Dayan" w:date="2021-12-03T17:13:00Z">
              <w:r w:rsidRPr="00036D0E">
                <w:rPr>
                  <w:rFonts w:ascii="Calibri" w:eastAsia="Times New Roman" w:hAnsi="Calibri" w:cs="Times New Roman"/>
                  <w:color w:val="000000"/>
                  <w:sz w:val="16"/>
                  <w:szCs w:val="16"/>
                </w:rPr>
                <w:t>4/27/20</w:t>
              </w:r>
            </w:ins>
          </w:p>
        </w:tc>
        <w:tc>
          <w:tcPr>
            <w:tcW w:w="599" w:type="dxa"/>
            <w:tcBorders>
              <w:top w:val="nil"/>
              <w:left w:val="nil"/>
              <w:bottom w:val="nil"/>
              <w:right w:val="nil"/>
            </w:tcBorders>
            <w:shd w:val="clear" w:color="auto" w:fill="auto"/>
            <w:noWrap/>
            <w:vAlign w:val="bottom"/>
            <w:hideMark/>
            <w:tcPrChange w:id="975" w:author="David Dayan" w:date="2021-12-03T17:18:00Z">
              <w:tcPr>
                <w:tcW w:w="599" w:type="dxa"/>
                <w:tcBorders>
                  <w:top w:val="nil"/>
                  <w:left w:val="nil"/>
                  <w:bottom w:val="nil"/>
                  <w:right w:val="nil"/>
                </w:tcBorders>
                <w:shd w:val="clear" w:color="auto" w:fill="auto"/>
                <w:noWrap/>
                <w:vAlign w:val="bottom"/>
                <w:hideMark/>
              </w:tcPr>
            </w:tcPrChange>
          </w:tcPr>
          <w:p w14:paraId="0DA4B96B" w14:textId="77777777" w:rsidR="00036D0E" w:rsidRPr="00036D0E" w:rsidRDefault="00036D0E" w:rsidP="00245317">
            <w:pPr>
              <w:spacing w:after="0" w:line="240" w:lineRule="auto"/>
              <w:jc w:val="center"/>
              <w:rPr>
                <w:ins w:id="976" w:author="David Dayan" w:date="2021-12-03T17:13:00Z"/>
                <w:rFonts w:ascii="Calibri" w:eastAsia="Times New Roman" w:hAnsi="Calibri" w:cs="Times New Roman"/>
                <w:color w:val="000000"/>
                <w:sz w:val="16"/>
                <w:szCs w:val="16"/>
              </w:rPr>
            </w:pPr>
            <w:ins w:id="977" w:author="David Dayan" w:date="2021-12-03T17:13:00Z">
              <w:r w:rsidRPr="00036D0E">
                <w:rPr>
                  <w:rFonts w:ascii="Calibri" w:eastAsia="Times New Roman" w:hAnsi="Calibri" w:cs="Times New Roman"/>
                  <w:color w:val="000000"/>
                  <w:sz w:val="16"/>
                  <w:szCs w:val="16"/>
                </w:rPr>
                <w:t>118</w:t>
              </w:r>
            </w:ins>
          </w:p>
        </w:tc>
        <w:tc>
          <w:tcPr>
            <w:tcW w:w="1142" w:type="dxa"/>
            <w:tcBorders>
              <w:top w:val="nil"/>
              <w:left w:val="nil"/>
              <w:bottom w:val="nil"/>
              <w:right w:val="nil"/>
            </w:tcBorders>
            <w:shd w:val="clear" w:color="auto" w:fill="auto"/>
            <w:noWrap/>
            <w:vAlign w:val="bottom"/>
            <w:hideMark/>
            <w:tcPrChange w:id="978" w:author="David Dayan" w:date="2021-12-03T17:18:00Z">
              <w:tcPr>
                <w:tcW w:w="1142" w:type="dxa"/>
                <w:tcBorders>
                  <w:top w:val="nil"/>
                  <w:left w:val="nil"/>
                  <w:bottom w:val="nil"/>
                  <w:right w:val="nil"/>
                </w:tcBorders>
                <w:shd w:val="clear" w:color="auto" w:fill="auto"/>
                <w:noWrap/>
                <w:vAlign w:val="bottom"/>
                <w:hideMark/>
              </w:tcPr>
            </w:tcPrChange>
          </w:tcPr>
          <w:p w14:paraId="0369FF23" w14:textId="77777777" w:rsidR="00036D0E" w:rsidRPr="00036D0E" w:rsidRDefault="00036D0E" w:rsidP="00245317">
            <w:pPr>
              <w:spacing w:after="0" w:line="240" w:lineRule="auto"/>
              <w:jc w:val="center"/>
              <w:rPr>
                <w:ins w:id="979" w:author="David Dayan" w:date="2021-12-03T17:13:00Z"/>
                <w:rFonts w:ascii="Calibri" w:eastAsia="Times New Roman" w:hAnsi="Calibri" w:cs="Times New Roman"/>
                <w:color w:val="000000"/>
                <w:sz w:val="16"/>
                <w:szCs w:val="16"/>
              </w:rPr>
            </w:pPr>
            <w:ins w:id="98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981" w:author="David Dayan" w:date="2021-12-03T17:18:00Z">
              <w:tcPr>
                <w:tcW w:w="1440" w:type="dxa"/>
                <w:tcBorders>
                  <w:top w:val="nil"/>
                  <w:left w:val="nil"/>
                  <w:bottom w:val="nil"/>
                  <w:right w:val="nil"/>
                </w:tcBorders>
                <w:shd w:val="clear" w:color="auto" w:fill="auto"/>
                <w:noWrap/>
                <w:vAlign w:val="bottom"/>
                <w:hideMark/>
              </w:tcPr>
            </w:tcPrChange>
          </w:tcPr>
          <w:p w14:paraId="146D9D36" w14:textId="77777777" w:rsidR="00036D0E" w:rsidRPr="00036D0E" w:rsidRDefault="00036D0E" w:rsidP="00245317">
            <w:pPr>
              <w:spacing w:after="0" w:line="240" w:lineRule="auto"/>
              <w:jc w:val="center"/>
              <w:rPr>
                <w:ins w:id="982" w:author="David Dayan" w:date="2021-12-03T17:13:00Z"/>
                <w:rFonts w:ascii="Calibri" w:eastAsia="Times New Roman" w:hAnsi="Calibri" w:cs="Times New Roman"/>
                <w:color w:val="000000"/>
                <w:sz w:val="16"/>
                <w:szCs w:val="16"/>
              </w:rPr>
            </w:pPr>
            <w:ins w:id="983"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984" w:author="David Dayan" w:date="2021-12-03T17:18:00Z">
              <w:tcPr>
                <w:tcW w:w="1530" w:type="dxa"/>
                <w:tcBorders>
                  <w:top w:val="nil"/>
                  <w:left w:val="nil"/>
                  <w:bottom w:val="nil"/>
                  <w:right w:val="nil"/>
                </w:tcBorders>
                <w:shd w:val="clear" w:color="auto" w:fill="auto"/>
                <w:noWrap/>
                <w:vAlign w:val="bottom"/>
                <w:hideMark/>
              </w:tcPr>
            </w:tcPrChange>
          </w:tcPr>
          <w:p w14:paraId="4C34DCA2" w14:textId="77777777" w:rsidR="00036D0E" w:rsidRPr="00036D0E" w:rsidRDefault="00036D0E" w:rsidP="00245317">
            <w:pPr>
              <w:spacing w:after="0" w:line="240" w:lineRule="auto"/>
              <w:jc w:val="center"/>
              <w:rPr>
                <w:ins w:id="985" w:author="David Dayan" w:date="2021-12-03T17:13:00Z"/>
                <w:rFonts w:ascii="Calibri" w:eastAsia="Times New Roman" w:hAnsi="Calibri" w:cs="Times New Roman"/>
                <w:color w:val="000000"/>
                <w:sz w:val="16"/>
                <w:szCs w:val="16"/>
              </w:rPr>
            </w:pPr>
            <w:ins w:id="98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987" w:author="David Dayan" w:date="2021-12-03T17:18:00Z">
              <w:tcPr>
                <w:tcW w:w="898" w:type="dxa"/>
                <w:tcBorders>
                  <w:top w:val="nil"/>
                  <w:left w:val="nil"/>
                  <w:bottom w:val="nil"/>
                  <w:right w:val="nil"/>
                </w:tcBorders>
                <w:shd w:val="clear" w:color="auto" w:fill="auto"/>
                <w:noWrap/>
                <w:vAlign w:val="bottom"/>
                <w:hideMark/>
              </w:tcPr>
            </w:tcPrChange>
          </w:tcPr>
          <w:p w14:paraId="23011FA6" w14:textId="77777777" w:rsidR="00036D0E" w:rsidRPr="00036D0E" w:rsidRDefault="00036D0E" w:rsidP="00245317">
            <w:pPr>
              <w:spacing w:after="0" w:line="240" w:lineRule="auto"/>
              <w:jc w:val="center"/>
              <w:rPr>
                <w:ins w:id="988" w:author="David Dayan" w:date="2021-12-03T17:13:00Z"/>
                <w:rFonts w:ascii="Calibri" w:eastAsia="Times New Roman" w:hAnsi="Calibri" w:cs="Times New Roman"/>
                <w:color w:val="000000"/>
                <w:sz w:val="16"/>
                <w:szCs w:val="16"/>
              </w:rPr>
            </w:pPr>
            <w:ins w:id="98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990" w:author="David Dayan" w:date="2021-12-03T17:18:00Z">
              <w:tcPr>
                <w:tcW w:w="902" w:type="dxa"/>
                <w:tcBorders>
                  <w:top w:val="nil"/>
                  <w:left w:val="nil"/>
                  <w:bottom w:val="nil"/>
                  <w:right w:val="nil"/>
                </w:tcBorders>
                <w:shd w:val="clear" w:color="auto" w:fill="auto"/>
                <w:noWrap/>
                <w:vAlign w:val="bottom"/>
                <w:hideMark/>
              </w:tcPr>
            </w:tcPrChange>
          </w:tcPr>
          <w:p w14:paraId="7D27F340" w14:textId="77777777" w:rsidR="00036D0E" w:rsidRPr="00036D0E" w:rsidRDefault="00036D0E" w:rsidP="00245317">
            <w:pPr>
              <w:spacing w:after="0" w:line="240" w:lineRule="auto"/>
              <w:jc w:val="center"/>
              <w:rPr>
                <w:ins w:id="991" w:author="David Dayan" w:date="2021-12-03T17:13:00Z"/>
                <w:rFonts w:ascii="Calibri" w:eastAsia="Times New Roman" w:hAnsi="Calibri" w:cs="Times New Roman"/>
                <w:color w:val="000000"/>
                <w:sz w:val="16"/>
                <w:szCs w:val="16"/>
              </w:rPr>
            </w:pPr>
            <w:ins w:id="99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993" w:author="David Dayan" w:date="2021-12-03T17:18:00Z">
              <w:tcPr>
                <w:tcW w:w="2160" w:type="dxa"/>
                <w:tcBorders>
                  <w:top w:val="nil"/>
                  <w:left w:val="nil"/>
                  <w:bottom w:val="nil"/>
                  <w:right w:val="nil"/>
                </w:tcBorders>
                <w:shd w:val="clear" w:color="auto" w:fill="auto"/>
                <w:noWrap/>
                <w:vAlign w:val="bottom"/>
                <w:hideMark/>
              </w:tcPr>
            </w:tcPrChange>
          </w:tcPr>
          <w:p w14:paraId="00ABD730" w14:textId="77777777" w:rsidR="00036D0E" w:rsidRPr="00036D0E" w:rsidRDefault="00036D0E" w:rsidP="00245317">
            <w:pPr>
              <w:spacing w:after="0" w:line="240" w:lineRule="auto"/>
              <w:jc w:val="center"/>
              <w:rPr>
                <w:ins w:id="994" w:author="David Dayan" w:date="2021-12-03T17:13:00Z"/>
                <w:rFonts w:ascii="Calibri" w:eastAsia="Times New Roman" w:hAnsi="Calibri" w:cs="Times New Roman"/>
                <w:color w:val="000000"/>
                <w:sz w:val="16"/>
                <w:szCs w:val="16"/>
              </w:rPr>
            </w:pPr>
            <w:ins w:id="99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996" w:author="David Dayan" w:date="2021-12-03T17:18:00Z">
              <w:tcPr>
                <w:tcW w:w="2876" w:type="dxa"/>
                <w:gridSpan w:val="2"/>
                <w:tcBorders>
                  <w:top w:val="nil"/>
                  <w:left w:val="nil"/>
                  <w:bottom w:val="nil"/>
                  <w:right w:val="nil"/>
                </w:tcBorders>
                <w:shd w:val="clear" w:color="auto" w:fill="auto"/>
                <w:noWrap/>
                <w:vAlign w:val="bottom"/>
                <w:hideMark/>
              </w:tcPr>
            </w:tcPrChange>
          </w:tcPr>
          <w:p w14:paraId="5B6B0681" w14:textId="77777777" w:rsidR="00036D0E" w:rsidRPr="00036D0E" w:rsidRDefault="00036D0E" w:rsidP="00245317">
            <w:pPr>
              <w:spacing w:after="0" w:line="240" w:lineRule="auto"/>
              <w:jc w:val="center"/>
              <w:rPr>
                <w:ins w:id="997" w:author="David Dayan" w:date="2021-12-03T17:13:00Z"/>
                <w:rFonts w:ascii="Calibri" w:eastAsia="Times New Roman" w:hAnsi="Calibri" w:cs="Times New Roman"/>
                <w:color w:val="000000"/>
                <w:sz w:val="16"/>
                <w:szCs w:val="16"/>
              </w:rPr>
            </w:pPr>
            <w:ins w:id="99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999" w:author="David Dayan" w:date="2021-12-03T17:18:00Z">
              <w:tcPr>
                <w:tcW w:w="1426" w:type="dxa"/>
                <w:tcBorders>
                  <w:top w:val="nil"/>
                  <w:left w:val="nil"/>
                  <w:bottom w:val="nil"/>
                  <w:right w:val="nil"/>
                </w:tcBorders>
                <w:shd w:val="clear" w:color="auto" w:fill="auto"/>
                <w:noWrap/>
                <w:vAlign w:val="bottom"/>
                <w:hideMark/>
              </w:tcPr>
            </w:tcPrChange>
          </w:tcPr>
          <w:p w14:paraId="33E57A4D" w14:textId="77777777" w:rsidR="00036D0E" w:rsidRPr="00036D0E" w:rsidRDefault="00036D0E" w:rsidP="00245317">
            <w:pPr>
              <w:spacing w:after="0" w:line="240" w:lineRule="auto"/>
              <w:jc w:val="center"/>
              <w:rPr>
                <w:ins w:id="1000" w:author="David Dayan" w:date="2021-12-03T17:13:00Z"/>
                <w:rFonts w:ascii="Calibri" w:eastAsia="Times New Roman" w:hAnsi="Calibri" w:cs="Times New Roman"/>
                <w:color w:val="000000"/>
                <w:sz w:val="16"/>
                <w:szCs w:val="16"/>
              </w:rPr>
            </w:pPr>
            <w:ins w:id="100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76A8905" w14:textId="77777777" w:rsidTr="00245317">
        <w:trPr>
          <w:cantSplit/>
          <w:trHeight w:val="20"/>
          <w:ins w:id="1002" w:author="David Dayan" w:date="2021-12-03T17:13:00Z"/>
          <w:trPrChange w:id="10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04" w:author="David Dayan" w:date="2021-12-03T17:18:00Z">
              <w:tcPr>
                <w:tcW w:w="1563" w:type="dxa"/>
                <w:tcBorders>
                  <w:top w:val="nil"/>
                  <w:left w:val="nil"/>
                  <w:bottom w:val="nil"/>
                  <w:right w:val="nil"/>
                </w:tcBorders>
                <w:shd w:val="clear" w:color="auto" w:fill="auto"/>
                <w:noWrap/>
                <w:vAlign w:val="bottom"/>
                <w:hideMark/>
              </w:tcPr>
            </w:tcPrChange>
          </w:tcPr>
          <w:p w14:paraId="4104693A" w14:textId="77777777" w:rsidR="00036D0E" w:rsidRPr="00036D0E" w:rsidRDefault="00036D0E" w:rsidP="00245317">
            <w:pPr>
              <w:spacing w:after="0" w:line="240" w:lineRule="auto"/>
              <w:jc w:val="center"/>
              <w:rPr>
                <w:ins w:id="1005" w:author="David Dayan" w:date="2021-12-03T17:13:00Z"/>
                <w:rFonts w:ascii="Calibri" w:eastAsia="Times New Roman" w:hAnsi="Calibri" w:cs="Times New Roman"/>
                <w:color w:val="000000"/>
                <w:sz w:val="16"/>
                <w:szCs w:val="16"/>
              </w:rPr>
            </w:pPr>
            <w:ins w:id="1006" w:author="David Dayan" w:date="2021-12-03T17:13:00Z">
              <w:r w:rsidRPr="00036D0E">
                <w:rPr>
                  <w:rFonts w:ascii="Calibri" w:eastAsia="Times New Roman" w:hAnsi="Calibri" w:cs="Times New Roman"/>
                  <w:color w:val="000000"/>
                  <w:sz w:val="16"/>
                  <w:szCs w:val="16"/>
                </w:rPr>
                <w:t>OtsAC20ROGR_0015</w:t>
              </w:r>
            </w:ins>
          </w:p>
        </w:tc>
        <w:tc>
          <w:tcPr>
            <w:tcW w:w="746" w:type="dxa"/>
            <w:tcBorders>
              <w:top w:val="nil"/>
              <w:left w:val="nil"/>
              <w:bottom w:val="nil"/>
              <w:right w:val="nil"/>
            </w:tcBorders>
            <w:shd w:val="clear" w:color="auto" w:fill="auto"/>
            <w:noWrap/>
            <w:vAlign w:val="bottom"/>
            <w:hideMark/>
            <w:tcPrChange w:id="1007" w:author="David Dayan" w:date="2021-12-03T17:18:00Z">
              <w:tcPr>
                <w:tcW w:w="746" w:type="dxa"/>
                <w:tcBorders>
                  <w:top w:val="nil"/>
                  <w:left w:val="nil"/>
                  <w:bottom w:val="nil"/>
                  <w:right w:val="nil"/>
                </w:tcBorders>
                <w:shd w:val="clear" w:color="auto" w:fill="auto"/>
                <w:noWrap/>
                <w:vAlign w:val="bottom"/>
                <w:hideMark/>
              </w:tcPr>
            </w:tcPrChange>
          </w:tcPr>
          <w:p w14:paraId="6145B47A" w14:textId="77777777" w:rsidR="00036D0E" w:rsidRPr="00036D0E" w:rsidRDefault="00036D0E" w:rsidP="00245317">
            <w:pPr>
              <w:spacing w:after="0" w:line="240" w:lineRule="auto"/>
              <w:jc w:val="center"/>
              <w:rPr>
                <w:ins w:id="1008" w:author="David Dayan" w:date="2021-12-03T17:13:00Z"/>
                <w:rFonts w:ascii="Calibri" w:eastAsia="Times New Roman" w:hAnsi="Calibri" w:cs="Times New Roman"/>
                <w:color w:val="000000"/>
                <w:sz w:val="16"/>
                <w:szCs w:val="16"/>
              </w:rPr>
            </w:pPr>
            <w:ins w:id="1009" w:author="David Dayan" w:date="2021-12-03T17:13:00Z">
              <w:r w:rsidRPr="00036D0E">
                <w:rPr>
                  <w:rFonts w:ascii="Calibri" w:eastAsia="Times New Roman" w:hAnsi="Calibri" w:cs="Times New Roman"/>
                  <w:color w:val="000000"/>
                  <w:sz w:val="16"/>
                  <w:szCs w:val="16"/>
                </w:rPr>
                <w:t>5/3/20</w:t>
              </w:r>
            </w:ins>
          </w:p>
        </w:tc>
        <w:tc>
          <w:tcPr>
            <w:tcW w:w="599" w:type="dxa"/>
            <w:tcBorders>
              <w:top w:val="nil"/>
              <w:left w:val="nil"/>
              <w:bottom w:val="nil"/>
              <w:right w:val="nil"/>
            </w:tcBorders>
            <w:shd w:val="clear" w:color="auto" w:fill="auto"/>
            <w:noWrap/>
            <w:vAlign w:val="bottom"/>
            <w:hideMark/>
            <w:tcPrChange w:id="1010" w:author="David Dayan" w:date="2021-12-03T17:18:00Z">
              <w:tcPr>
                <w:tcW w:w="599" w:type="dxa"/>
                <w:tcBorders>
                  <w:top w:val="nil"/>
                  <w:left w:val="nil"/>
                  <w:bottom w:val="nil"/>
                  <w:right w:val="nil"/>
                </w:tcBorders>
                <w:shd w:val="clear" w:color="auto" w:fill="auto"/>
                <w:noWrap/>
                <w:vAlign w:val="bottom"/>
                <w:hideMark/>
              </w:tcPr>
            </w:tcPrChange>
          </w:tcPr>
          <w:p w14:paraId="4A29A76D" w14:textId="77777777" w:rsidR="00036D0E" w:rsidRPr="00036D0E" w:rsidRDefault="00036D0E" w:rsidP="00245317">
            <w:pPr>
              <w:spacing w:after="0" w:line="240" w:lineRule="auto"/>
              <w:jc w:val="center"/>
              <w:rPr>
                <w:ins w:id="1011" w:author="David Dayan" w:date="2021-12-03T17:13:00Z"/>
                <w:rFonts w:ascii="Calibri" w:eastAsia="Times New Roman" w:hAnsi="Calibri" w:cs="Times New Roman"/>
                <w:color w:val="000000"/>
                <w:sz w:val="16"/>
                <w:szCs w:val="16"/>
              </w:rPr>
            </w:pPr>
            <w:ins w:id="1012" w:author="David Dayan" w:date="2021-12-03T17:13:00Z">
              <w:r w:rsidRPr="00036D0E">
                <w:rPr>
                  <w:rFonts w:ascii="Calibri" w:eastAsia="Times New Roman" w:hAnsi="Calibri" w:cs="Times New Roman"/>
                  <w:color w:val="000000"/>
                  <w:sz w:val="16"/>
                  <w:szCs w:val="16"/>
                </w:rPr>
                <w:t>124</w:t>
              </w:r>
            </w:ins>
          </w:p>
        </w:tc>
        <w:tc>
          <w:tcPr>
            <w:tcW w:w="1142" w:type="dxa"/>
            <w:tcBorders>
              <w:top w:val="nil"/>
              <w:left w:val="nil"/>
              <w:bottom w:val="nil"/>
              <w:right w:val="nil"/>
            </w:tcBorders>
            <w:shd w:val="clear" w:color="auto" w:fill="auto"/>
            <w:noWrap/>
            <w:vAlign w:val="bottom"/>
            <w:hideMark/>
            <w:tcPrChange w:id="1013" w:author="David Dayan" w:date="2021-12-03T17:18:00Z">
              <w:tcPr>
                <w:tcW w:w="1142" w:type="dxa"/>
                <w:tcBorders>
                  <w:top w:val="nil"/>
                  <w:left w:val="nil"/>
                  <w:bottom w:val="nil"/>
                  <w:right w:val="nil"/>
                </w:tcBorders>
                <w:shd w:val="clear" w:color="auto" w:fill="auto"/>
                <w:noWrap/>
                <w:vAlign w:val="bottom"/>
                <w:hideMark/>
              </w:tcPr>
            </w:tcPrChange>
          </w:tcPr>
          <w:p w14:paraId="3B08EB25" w14:textId="77777777" w:rsidR="00036D0E" w:rsidRPr="00036D0E" w:rsidRDefault="00036D0E" w:rsidP="00245317">
            <w:pPr>
              <w:spacing w:after="0" w:line="240" w:lineRule="auto"/>
              <w:jc w:val="center"/>
              <w:rPr>
                <w:ins w:id="1014" w:author="David Dayan" w:date="2021-12-03T17:13:00Z"/>
                <w:rFonts w:ascii="Calibri" w:eastAsia="Times New Roman" w:hAnsi="Calibri" w:cs="Times New Roman"/>
                <w:color w:val="000000"/>
                <w:sz w:val="16"/>
                <w:szCs w:val="16"/>
              </w:rPr>
            </w:pPr>
            <w:ins w:id="101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016" w:author="David Dayan" w:date="2021-12-03T17:18:00Z">
              <w:tcPr>
                <w:tcW w:w="1440" w:type="dxa"/>
                <w:tcBorders>
                  <w:top w:val="nil"/>
                  <w:left w:val="nil"/>
                  <w:bottom w:val="nil"/>
                  <w:right w:val="nil"/>
                </w:tcBorders>
                <w:shd w:val="clear" w:color="auto" w:fill="auto"/>
                <w:noWrap/>
                <w:vAlign w:val="bottom"/>
                <w:hideMark/>
              </w:tcPr>
            </w:tcPrChange>
          </w:tcPr>
          <w:p w14:paraId="6031CF85" w14:textId="77777777" w:rsidR="00036D0E" w:rsidRPr="00036D0E" w:rsidRDefault="00036D0E" w:rsidP="00245317">
            <w:pPr>
              <w:spacing w:after="0" w:line="240" w:lineRule="auto"/>
              <w:jc w:val="center"/>
              <w:rPr>
                <w:ins w:id="1017" w:author="David Dayan" w:date="2021-12-03T17:13:00Z"/>
                <w:rFonts w:ascii="Calibri" w:eastAsia="Times New Roman" w:hAnsi="Calibri" w:cs="Times New Roman"/>
                <w:color w:val="000000"/>
                <w:sz w:val="16"/>
                <w:szCs w:val="16"/>
              </w:rPr>
            </w:pPr>
            <w:ins w:id="101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019" w:author="David Dayan" w:date="2021-12-03T17:18:00Z">
              <w:tcPr>
                <w:tcW w:w="1530" w:type="dxa"/>
                <w:tcBorders>
                  <w:top w:val="nil"/>
                  <w:left w:val="nil"/>
                  <w:bottom w:val="nil"/>
                  <w:right w:val="nil"/>
                </w:tcBorders>
                <w:shd w:val="clear" w:color="auto" w:fill="auto"/>
                <w:noWrap/>
                <w:vAlign w:val="bottom"/>
                <w:hideMark/>
              </w:tcPr>
            </w:tcPrChange>
          </w:tcPr>
          <w:p w14:paraId="71F2FC6D" w14:textId="77777777" w:rsidR="00036D0E" w:rsidRPr="00036D0E" w:rsidRDefault="00036D0E" w:rsidP="00245317">
            <w:pPr>
              <w:spacing w:after="0" w:line="240" w:lineRule="auto"/>
              <w:jc w:val="center"/>
              <w:rPr>
                <w:ins w:id="1020" w:author="David Dayan" w:date="2021-12-03T17:13:00Z"/>
                <w:rFonts w:ascii="Calibri" w:eastAsia="Times New Roman" w:hAnsi="Calibri" w:cs="Times New Roman"/>
                <w:color w:val="000000"/>
                <w:sz w:val="16"/>
                <w:szCs w:val="16"/>
              </w:rPr>
            </w:pPr>
            <w:ins w:id="102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22" w:author="David Dayan" w:date="2021-12-03T17:18:00Z">
              <w:tcPr>
                <w:tcW w:w="898" w:type="dxa"/>
                <w:tcBorders>
                  <w:top w:val="nil"/>
                  <w:left w:val="nil"/>
                  <w:bottom w:val="nil"/>
                  <w:right w:val="nil"/>
                </w:tcBorders>
                <w:shd w:val="clear" w:color="auto" w:fill="auto"/>
                <w:noWrap/>
                <w:vAlign w:val="bottom"/>
                <w:hideMark/>
              </w:tcPr>
            </w:tcPrChange>
          </w:tcPr>
          <w:p w14:paraId="11CADD02" w14:textId="77777777" w:rsidR="00036D0E" w:rsidRPr="00036D0E" w:rsidRDefault="00036D0E" w:rsidP="00245317">
            <w:pPr>
              <w:spacing w:after="0" w:line="240" w:lineRule="auto"/>
              <w:jc w:val="center"/>
              <w:rPr>
                <w:ins w:id="1023" w:author="David Dayan" w:date="2021-12-03T17:13:00Z"/>
                <w:rFonts w:ascii="Calibri" w:eastAsia="Times New Roman" w:hAnsi="Calibri" w:cs="Times New Roman"/>
                <w:color w:val="000000"/>
                <w:sz w:val="16"/>
                <w:szCs w:val="16"/>
              </w:rPr>
            </w:pPr>
            <w:ins w:id="102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025" w:author="David Dayan" w:date="2021-12-03T17:18:00Z">
              <w:tcPr>
                <w:tcW w:w="902" w:type="dxa"/>
                <w:tcBorders>
                  <w:top w:val="nil"/>
                  <w:left w:val="nil"/>
                  <w:bottom w:val="nil"/>
                  <w:right w:val="nil"/>
                </w:tcBorders>
                <w:shd w:val="clear" w:color="auto" w:fill="auto"/>
                <w:noWrap/>
                <w:vAlign w:val="bottom"/>
                <w:hideMark/>
              </w:tcPr>
            </w:tcPrChange>
          </w:tcPr>
          <w:p w14:paraId="2E8D4F7F" w14:textId="77777777" w:rsidR="00036D0E" w:rsidRPr="00036D0E" w:rsidRDefault="00036D0E" w:rsidP="00245317">
            <w:pPr>
              <w:spacing w:after="0" w:line="240" w:lineRule="auto"/>
              <w:jc w:val="center"/>
              <w:rPr>
                <w:ins w:id="1026" w:author="David Dayan" w:date="2021-12-03T17:13:00Z"/>
                <w:rFonts w:ascii="Calibri" w:eastAsia="Times New Roman" w:hAnsi="Calibri" w:cs="Times New Roman"/>
                <w:color w:val="000000"/>
                <w:sz w:val="16"/>
                <w:szCs w:val="16"/>
              </w:rPr>
            </w:pPr>
            <w:ins w:id="102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28" w:author="David Dayan" w:date="2021-12-03T17:18:00Z">
              <w:tcPr>
                <w:tcW w:w="2160" w:type="dxa"/>
                <w:tcBorders>
                  <w:top w:val="nil"/>
                  <w:left w:val="nil"/>
                  <w:bottom w:val="nil"/>
                  <w:right w:val="nil"/>
                </w:tcBorders>
                <w:shd w:val="clear" w:color="auto" w:fill="auto"/>
                <w:noWrap/>
                <w:vAlign w:val="bottom"/>
                <w:hideMark/>
              </w:tcPr>
            </w:tcPrChange>
          </w:tcPr>
          <w:p w14:paraId="7E2F96B2" w14:textId="77777777" w:rsidR="00036D0E" w:rsidRPr="00036D0E" w:rsidRDefault="00036D0E" w:rsidP="00245317">
            <w:pPr>
              <w:spacing w:after="0" w:line="240" w:lineRule="auto"/>
              <w:jc w:val="center"/>
              <w:rPr>
                <w:ins w:id="1029" w:author="David Dayan" w:date="2021-12-03T17:13:00Z"/>
                <w:rFonts w:ascii="Calibri" w:eastAsia="Times New Roman" w:hAnsi="Calibri" w:cs="Times New Roman"/>
                <w:color w:val="000000"/>
                <w:sz w:val="16"/>
                <w:szCs w:val="16"/>
              </w:rPr>
            </w:pPr>
            <w:ins w:id="103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031" w:author="David Dayan" w:date="2021-12-03T17:18:00Z">
              <w:tcPr>
                <w:tcW w:w="2876" w:type="dxa"/>
                <w:gridSpan w:val="2"/>
                <w:tcBorders>
                  <w:top w:val="nil"/>
                  <w:left w:val="nil"/>
                  <w:bottom w:val="nil"/>
                  <w:right w:val="nil"/>
                </w:tcBorders>
                <w:shd w:val="clear" w:color="auto" w:fill="auto"/>
                <w:noWrap/>
                <w:vAlign w:val="bottom"/>
                <w:hideMark/>
              </w:tcPr>
            </w:tcPrChange>
          </w:tcPr>
          <w:p w14:paraId="02B52986" w14:textId="77777777" w:rsidR="00036D0E" w:rsidRPr="00036D0E" w:rsidRDefault="00036D0E" w:rsidP="00245317">
            <w:pPr>
              <w:spacing w:after="0" w:line="240" w:lineRule="auto"/>
              <w:jc w:val="center"/>
              <w:rPr>
                <w:ins w:id="1032" w:author="David Dayan" w:date="2021-12-03T17:13:00Z"/>
                <w:rFonts w:ascii="Calibri" w:eastAsia="Times New Roman" w:hAnsi="Calibri" w:cs="Times New Roman"/>
                <w:color w:val="000000"/>
                <w:sz w:val="16"/>
                <w:szCs w:val="16"/>
              </w:rPr>
            </w:pPr>
            <w:ins w:id="103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034" w:author="David Dayan" w:date="2021-12-03T17:18:00Z">
              <w:tcPr>
                <w:tcW w:w="1426" w:type="dxa"/>
                <w:tcBorders>
                  <w:top w:val="nil"/>
                  <w:left w:val="nil"/>
                  <w:bottom w:val="nil"/>
                  <w:right w:val="nil"/>
                </w:tcBorders>
                <w:shd w:val="clear" w:color="auto" w:fill="auto"/>
                <w:noWrap/>
                <w:vAlign w:val="bottom"/>
                <w:hideMark/>
              </w:tcPr>
            </w:tcPrChange>
          </w:tcPr>
          <w:p w14:paraId="7B069AB8" w14:textId="77777777" w:rsidR="00036D0E" w:rsidRPr="00036D0E" w:rsidRDefault="00036D0E" w:rsidP="00245317">
            <w:pPr>
              <w:spacing w:after="0" w:line="240" w:lineRule="auto"/>
              <w:jc w:val="center"/>
              <w:rPr>
                <w:ins w:id="1035" w:author="David Dayan" w:date="2021-12-03T17:13:00Z"/>
                <w:rFonts w:ascii="Calibri" w:eastAsia="Times New Roman" w:hAnsi="Calibri" w:cs="Times New Roman"/>
                <w:color w:val="000000"/>
                <w:sz w:val="16"/>
                <w:szCs w:val="16"/>
              </w:rPr>
            </w:pPr>
            <w:ins w:id="103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6854DB89" w14:textId="77777777" w:rsidTr="00245317">
        <w:trPr>
          <w:cantSplit/>
          <w:trHeight w:val="20"/>
          <w:ins w:id="1037" w:author="David Dayan" w:date="2021-12-03T17:13:00Z"/>
          <w:trPrChange w:id="10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39" w:author="David Dayan" w:date="2021-12-03T17:18:00Z">
              <w:tcPr>
                <w:tcW w:w="1563" w:type="dxa"/>
                <w:tcBorders>
                  <w:top w:val="nil"/>
                  <w:left w:val="nil"/>
                  <w:bottom w:val="nil"/>
                  <w:right w:val="nil"/>
                </w:tcBorders>
                <w:shd w:val="clear" w:color="auto" w:fill="auto"/>
                <w:noWrap/>
                <w:vAlign w:val="bottom"/>
                <w:hideMark/>
              </w:tcPr>
            </w:tcPrChange>
          </w:tcPr>
          <w:p w14:paraId="5D175F41" w14:textId="77777777" w:rsidR="00036D0E" w:rsidRPr="00036D0E" w:rsidRDefault="00036D0E" w:rsidP="00245317">
            <w:pPr>
              <w:spacing w:after="0" w:line="240" w:lineRule="auto"/>
              <w:jc w:val="center"/>
              <w:rPr>
                <w:ins w:id="1040" w:author="David Dayan" w:date="2021-12-03T17:13:00Z"/>
                <w:rFonts w:ascii="Calibri" w:eastAsia="Times New Roman" w:hAnsi="Calibri" w:cs="Times New Roman"/>
                <w:color w:val="000000"/>
                <w:sz w:val="16"/>
                <w:szCs w:val="16"/>
              </w:rPr>
            </w:pPr>
            <w:ins w:id="1041" w:author="David Dayan" w:date="2021-12-03T17:13:00Z">
              <w:r w:rsidRPr="00036D0E">
                <w:rPr>
                  <w:rFonts w:ascii="Calibri" w:eastAsia="Times New Roman" w:hAnsi="Calibri" w:cs="Times New Roman"/>
                  <w:color w:val="000000"/>
                  <w:sz w:val="16"/>
                  <w:szCs w:val="16"/>
                </w:rPr>
                <w:t>OtsAC20ROGR_0016</w:t>
              </w:r>
            </w:ins>
          </w:p>
        </w:tc>
        <w:tc>
          <w:tcPr>
            <w:tcW w:w="746" w:type="dxa"/>
            <w:tcBorders>
              <w:top w:val="nil"/>
              <w:left w:val="nil"/>
              <w:bottom w:val="nil"/>
              <w:right w:val="nil"/>
            </w:tcBorders>
            <w:shd w:val="clear" w:color="auto" w:fill="auto"/>
            <w:noWrap/>
            <w:vAlign w:val="bottom"/>
            <w:hideMark/>
            <w:tcPrChange w:id="1042" w:author="David Dayan" w:date="2021-12-03T17:18:00Z">
              <w:tcPr>
                <w:tcW w:w="746" w:type="dxa"/>
                <w:tcBorders>
                  <w:top w:val="nil"/>
                  <w:left w:val="nil"/>
                  <w:bottom w:val="nil"/>
                  <w:right w:val="nil"/>
                </w:tcBorders>
                <w:shd w:val="clear" w:color="auto" w:fill="auto"/>
                <w:noWrap/>
                <w:vAlign w:val="bottom"/>
                <w:hideMark/>
              </w:tcPr>
            </w:tcPrChange>
          </w:tcPr>
          <w:p w14:paraId="64AE23AB" w14:textId="77777777" w:rsidR="00036D0E" w:rsidRPr="00036D0E" w:rsidRDefault="00036D0E" w:rsidP="00245317">
            <w:pPr>
              <w:spacing w:after="0" w:line="240" w:lineRule="auto"/>
              <w:jc w:val="center"/>
              <w:rPr>
                <w:ins w:id="1043" w:author="David Dayan" w:date="2021-12-03T17:13:00Z"/>
                <w:rFonts w:ascii="Calibri" w:eastAsia="Times New Roman" w:hAnsi="Calibri" w:cs="Times New Roman"/>
                <w:color w:val="000000"/>
                <w:sz w:val="16"/>
                <w:szCs w:val="16"/>
              </w:rPr>
            </w:pPr>
            <w:ins w:id="1044" w:author="David Dayan" w:date="2021-12-03T17:13:00Z">
              <w:r w:rsidRPr="00036D0E">
                <w:rPr>
                  <w:rFonts w:ascii="Calibri" w:eastAsia="Times New Roman" w:hAnsi="Calibri" w:cs="Times New Roman"/>
                  <w:color w:val="000000"/>
                  <w:sz w:val="16"/>
                  <w:szCs w:val="16"/>
                </w:rPr>
                <w:t>5/3/20</w:t>
              </w:r>
            </w:ins>
          </w:p>
        </w:tc>
        <w:tc>
          <w:tcPr>
            <w:tcW w:w="599" w:type="dxa"/>
            <w:tcBorders>
              <w:top w:val="nil"/>
              <w:left w:val="nil"/>
              <w:bottom w:val="nil"/>
              <w:right w:val="nil"/>
            </w:tcBorders>
            <w:shd w:val="clear" w:color="auto" w:fill="auto"/>
            <w:noWrap/>
            <w:vAlign w:val="bottom"/>
            <w:hideMark/>
            <w:tcPrChange w:id="1045" w:author="David Dayan" w:date="2021-12-03T17:18:00Z">
              <w:tcPr>
                <w:tcW w:w="599" w:type="dxa"/>
                <w:tcBorders>
                  <w:top w:val="nil"/>
                  <w:left w:val="nil"/>
                  <w:bottom w:val="nil"/>
                  <w:right w:val="nil"/>
                </w:tcBorders>
                <w:shd w:val="clear" w:color="auto" w:fill="auto"/>
                <w:noWrap/>
                <w:vAlign w:val="bottom"/>
                <w:hideMark/>
              </w:tcPr>
            </w:tcPrChange>
          </w:tcPr>
          <w:p w14:paraId="079B35E9" w14:textId="77777777" w:rsidR="00036D0E" w:rsidRPr="00036D0E" w:rsidRDefault="00036D0E" w:rsidP="00245317">
            <w:pPr>
              <w:spacing w:after="0" w:line="240" w:lineRule="auto"/>
              <w:jc w:val="center"/>
              <w:rPr>
                <w:ins w:id="1046" w:author="David Dayan" w:date="2021-12-03T17:13:00Z"/>
                <w:rFonts w:ascii="Calibri" w:eastAsia="Times New Roman" w:hAnsi="Calibri" w:cs="Times New Roman"/>
                <w:color w:val="000000"/>
                <w:sz w:val="16"/>
                <w:szCs w:val="16"/>
              </w:rPr>
            </w:pPr>
            <w:ins w:id="1047" w:author="David Dayan" w:date="2021-12-03T17:13:00Z">
              <w:r w:rsidRPr="00036D0E">
                <w:rPr>
                  <w:rFonts w:ascii="Calibri" w:eastAsia="Times New Roman" w:hAnsi="Calibri" w:cs="Times New Roman"/>
                  <w:color w:val="000000"/>
                  <w:sz w:val="16"/>
                  <w:szCs w:val="16"/>
                </w:rPr>
                <w:t>124</w:t>
              </w:r>
            </w:ins>
          </w:p>
        </w:tc>
        <w:tc>
          <w:tcPr>
            <w:tcW w:w="1142" w:type="dxa"/>
            <w:tcBorders>
              <w:top w:val="nil"/>
              <w:left w:val="nil"/>
              <w:bottom w:val="nil"/>
              <w:right w:val="nil"/>
            </w:tcBorders>
            <w:shd w:val="clear" w:color="auto" w:fill="auto"/>
            <w:noWrap/>
            <w:vAlign w:val="bottom"/>
            <w:hideMark/>
            <w:tcPrChange w:id="1048" w:author="David Dayan" w:date="2021-12-03T17:18:00Z">
              <w:tcPr>
                <w:tcW w:w="1142" w:type="dxa"/>
                <w:tcBorders>
                  <w:top w:val="nil"/>
                  <w:left w:val="nil"/>
                  <w:bottom w:val="nil"/>
                  <w:right w:val="nil"/>
                </w:tcBorders>
                <w:shd w:val="clear" w:color="auto" w:fill="auto"/>
                <w:noWrap/>
                <w:vAlign w:val="bottom"/>
                <w:hideMark/>
              </w:tcPr>
            </w:tcPrChange>
          </w:tcPr>
          <w:p w14:paraId="686FD680" w14:textId="77777777" w:rsidR="00036D0E" w:rsidRPr="00036D0E" w:rsidRDefault="00036D0E" w:rsidP="00245317">
            <w:pPr>
              <w:spacing w:after="0" w:line="240" w:lineRule="auto"/>
              <w:jc w:val="center"/>
              <w:rPr>
                <w:ins w:id="1049" w:author="David Dayan" w:date="2021-12-03T17:13:00Z"/>
                <w:rFonts w:ascii="Calibri" w:eastAsia="Times New Roman" w:hAnsi="Calibri" w:cs="Times New Roman"/>
                <w:color w:val="000000"/>
                <w:sz w:val="16"/>
                <w:szCs w:val="16"/>
              </w:rPr>
            </w:pPr>
            <w:ins w:id="105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051" w:author="David Dayan" w:date="2021-12-03T17:18:00Z">
              <w:tcPr>
                <w:tcW w:w="1440" w:type="dxa"/>
                <w:tcBorders>
                  <w:top w:val="nil"/>
                  <w:left w:val="nil"/>
                  <w:bottom w:val="nil"/>
                  <w:right w:val="nil"/>
                </w:tcBorders>
                <w:shd w:val="clear" w:color="auto" w:fill="auto"/>
                <w:noWrap/>
                <w:vAlign w:val="bottom"/>
                <w:hideMark/>
              </w:tcPr>
            </w:tcPrChange>
          </w:tcPr>
          <w:p w14:paraId="2584E8CF" w14:textId="77777777" w:rsidR="00036D0E" w:rsidRPr="00036D0E" w:rsidRDefault="00036D0E" w:rsidP="00245317">
            <w:pPr>
              <w:spacing w:after="0" w:line="240" w:lineRule="auto"/>
              <w:jc w:val="center"/>
              <w:rPr>
                <w:ins w:id="1052" w:author="David Dayan" w:date="2021-12-03T17:13:00Z"/>
                <w:rFonts w:ascii="Calibri" w:eastAsia="Times New Roman" w:hAnsi="Calibri" w:cs="Times New Roman"/>
                <w:color w:val="000000"/>
                <w:sz w:val="16"/>
                <w:szCs w:val="16"/>
              </w:rPr>
            </w:pPr>
            <w:ins w:id="1053" w:author="David Dayan" w:date="2021-12-03T17:13:00Z">
              <w:r w:rsidRPr="00036D0E">
                <w:rPr>
                  <w:rFonts w:ascii="Calibri" w:eastAsia="Times New Roman" w:hAnsi="Calibri" w:cs="Times New Roman"/>
                  <w:color w:val="000000"/>
                  <w:sz w:val="16"/>
                  <w:szCs w:val="16"/>
                </w:rPr>
                <w:t>Snag Patch</w:t>
              </w:r>
            </w:ins>
          </w:p>
        </w:tc>
        <w:tc>
          <w:tcPr>
            <w:tcW w:w="1530" w:type="dxa"/>
            <w:tcBorders>
              <w:top w:val="nil"/>
              <w:left w:val="nil"/>
              <w:bottom w:val="nil"/>
              <w:right w:val="nil"/>
            </w:tcBorders>
            <w:shd w:val="clear" w:color="auto" w:fill="auto"/>
            <w:noWrap/>
            <w:vAlign w:val="bottom"/>
            <w:hideMark/>
            <w:tcPrChange w:id="1054" w:author="David Dayan" w:date="2021-12-03T17:18:00Z">
              <w:tcPr>
                <w:tcW w:w="1530" w:type="dxa"/>
                <w:tcBorders>
                  <w:top w:val="nil"/>
                  <w:left w:val="nil"/>
                  <w:bottom w:val="nil"/>
                  <w:right w:val="nil"/>
                </w:tcBorders>
                <w:shd w:val="clear" w:color="auto" w:fill="auto"/>
                <w:noWrap/>
                <w:vAlign w:val="bottom"/>
                <w:hideMark/>
              </w:tcPr>
            </w:tcPrChange>
          </w:tcPr>
          <w:p w14:paraId="76E40DC9" w14:textId="77777777" w:rsidR="00036D0E" w:rsidRPr="00036D0E" w:rsidRDefault="00036D0E" w:rsidP="00245317">
            <w:pPr>
              <w:spacing w:after="0" w:line="240" w:lineRule="auto"/>
              <w:jc w:val="center"/>
              <w:rPr>
                <w:ins w:id="1055" w:author="David Dayan" w:date="2021-12-03T17:13:00Z"/>
                <w:rFonts w:ascii="Calibri" w:eastAsia="Times New Roman" w:hAnsi="Calibri" w:cs="Times New Roman"/>
                <w:color w:val="000000"/>
                <w:sz w:val="16"/>
                <w:szCs w:val="16"/>
              </w:rPr>
            </w:pPr>
            <w:ins w:id="105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57" w:author="David Dayan" w:date="2021-12-03T17:18:00Z">
              <w:tcPr>
                <w:tcW w:w="898" w:type="dxa"/>
                <w:tcBorders>
                  <w:top w:val="nil"/>
                  <w:left w:val="nil"/>
                  <w:bottom w:val="nil"/>
                  <w:right w:val="nil"/>
                </w:tcBorders>
                <w:shd w:val="clear" w:color="auto" w:fill="auto"/>
                <w:noWrap/>
                <w:vAlign w:val="bottom"/>
                <w:hideMark/>
              </w:tcPr>
            </w:tcPrChange>
          </w:tcPr>
          <w:p w14:paraId="25F1C7E4" w14:textId="77777777" w:rsidR="00036D0E" w:rsidRPr="00036D0E" w:rsidRDefault="00036D0E" w:rsidP="00245317">
            <w:pPr>
              <w:spacing w:after="0" w:line="240" w:lineRule="auto"/>
              <w:jc w:val="center"/>
              <w:rPr>
                <w:ins w:id="1058" w:author="David Dayan" w:date="2021-12-03T17:13:00Z"/>
                <w:rFonts w:ascii="Calibri" w:eastAsia="Times New Roman" w:hAnsi="Calibri" w:cs="Times New Roman"/>
                <w:color w:val="000000"/>
                <w:sz w:val="16"/>
                <w:szCs w:val="16"/>
              </w:rPr>
            </w:pPr>
            <w:ins w:id="105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060" w:author="David Dayan" w:date="2021-12-03T17:18:00Z">
              <w:tcPr>
                <w:tcW w:w="902" w:type="dxa"/>
                <w:tcBorders>
                  <w:top w:val="nil"/>
                  <w:left w:val="nil"/>
                  <w:bottom w:val="nil"/>
                  <w:right w:val="nil"/>
                </w:tcBorders>
                <w:shd w:val="clear" w:color="auto" w:fill="auto"/>
                <w:noWrap/>
                <w:vAlign w:val="bottom"/>
                <w:hideMark/>
              </w:tcPr>
            </w:tcPrChange>
          </w:tcPr>
          <w:p w14:paraId="478E30A6" w14:textId="77777777" w:rsidR="00036D0E" w:rsidRPr="00036D0E" w:rsidRDefault="00036D0E" w:rsidP="00245317">
            <w:pPr>
              <w:spacing w:after="0" w:line="240" w:lineRule="auto"/>
              <w:jc w:val="center"/>
              <w:rPr>
                <w:ins w:id="1061" w:author="David Dayan" w:date="2021-12-03T17:13:00Z"/>
                <w:rFonts w:ascii="Calibri" w:eastAsia="Times New Roman" w:hAnsi="Calibri" w:cs="Times New Roman"/>
                <w:color w:val="000000"/>
                <w:sz w:val="16"/>
                <w:szCs w:val="16"/>
              </w:rPr>
            </w:pPr>
            <w:ins w:id="106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63" w:author="David Dayan" w:date="2021-12-03T17:18:00Z">
              <w:tcPr>
                <w:tcW w:w="2160" w:type="dxa"/>
                <w:tcBorders>
                  <w:top w:val="nil"/>
                  <w:left w:val="nil"/>
                  <w:bottom w:val="nil"/>
                  <w:right w:val="nil"/>
                </w:tcBorders>
                <w:shd w:val="clear" w:color="auto" w:fill="auto"/>
                <w:noWrap/>
                <w:vAlign w:val="bottom"/>
                <w:hideMark/>
              </w:tcPr>
            </w:tcPrChange>
          </w:tcPr>
          <w:p w14:paraId="34ED1A56" w14:textId="77777777" w:rsidR="00036D0E" w:rsidRPr="00036D0E" w:rsidRDefault="00036D0E" w:rsidP="00245317">
            <w:pPr>
              <w:spacing w:after="0" w:line="240" w:lineRule="auto"/>
              <w:jc w:val="center"/>
              <w:rPr>
                <w:ins w:id="1064" w:author="David Dayan" w:date="2021-12-03T17:13:00Z"/>
                <w:rFonts w:ascii="Calibri" w:eastAsia="Times New Roman" w:hAnsi="Calibri" w:cs="Times New Roman"/>
                <w:color w:val="000000"/>
                <w:sz w:val="16"/>
                <w:szCs w:val="16"/>
              </w:rPr>
            </w:pPr>
            <w:ins w:id="106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066" w:author="David Dayan" w:date="2021-12-03T17:18:00Z">
              <w:tcPr>
                <w:tcW w:w="2876" w:type="dxa"/>
                <w:gridSpan w:val="2"/>
                <w:tcBorders>
                  <w:top w:val="nil"/>
                  <w:left w:val="nil"/>
                  <w:bottom w:val="nil"/>
                  <w:right w:val="nil"/>
                </w:tcBorders>
                <w:shd w:val="clear" w:color="auto" w:fill="auto"/>
                <w:noWrap/>
                <w:vAlign w:val="bottom"/>
                <w:hideMark/>
              </w:tcPr>
            </w:tcPrChange>
          </w:tcPr>
          <w:p w14:paraId="07181A68" w14:textId="77777777" w:rsidR="00036D0E" w:rsidRPr="00036D0E" w:rsidRDefault="00036D0E" w:rsidP="00245317">
            <w:pPr>
              <w:spacing w:after="0" w:line="240" w:lineRule="auto"/>
              <w:jc w:val="center"/>
              <w:rPr>
                <w:ins w:id="1067" w:author="David Dayan" w:date="2021-12-03T17:13:00Z"/>
                <w:rFonts w:ascii="Calibri" w:eastAsia="Times New Roman" w:hAnsi="Calibri" w:cs="Times New Roman"/>
                <w:color w:val="000000"/>
                <w:sz w:val="16"/>
                <w:szCs w:val="16"/>
              </w:rPr>
            </w:pPr>
            <w:ins w:id="106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069" w:author="David Dayan" w:date="2021-12-03T17:18:00Z">
              <w:tcPr>
                <w:tcW w:w="1426" w:type="dxa"/>
                <w:tcBorders>
                  <w:top w:val="nil"/>
                  <w:left w:val="nil"/>
                  <w:bottom w:val="nil"/>
                  <w:right w:val="nil"/>
                </w:tcBorders>
                <w:shd w:val="clear" w:color="auto" w:fill="auto"/>
                <w:noWrap/>
                <w:vAlign w:val="bottom"/>
                <w:hideMark/>
              </w:tcPr>
            </w:tcPrChange>
          </w:tcPr>
          <w:p w14:paraId="42B9ADFF" w14:textId="77777777" w:rsidR="00036D0E" w:rsidRPr="00036D0E" w:rsidRDefault="00036D0E" w:rsidP="00245317">
            <w:pPr>
              <w:spacing w:after="0" w:line="240" w:lineRule="auto"/>
              <w:jc w:val="center"/>
              <w:rPr>
                <w:ins w:id="1070" w:author="David Dayan" w:date="2021-12-03T17:13:00Z"/>
                <w:rFonts w:ascii="Calibri" w:eastAsia="Times New Roman" w:hAnsi="Calibri" w:cs="Times New Roman"/>
                <w:color w:val="000000"/>
                <w:sz w:val="16"/>
                <w:szCs w:val="16"/>
              </w:rPr>
            </w:pPr>
            <w:ins w:id="107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B760D60" w14:textId="77777777" w:rsidTr="00245317">
        <w:trPr>
          <w:cantSplit/>
          <w:trHeight w:val="20"/>
          <w:ins w:id="1072" w:author="David Dayan" w:date="2021-12-03T17:13:00Z"/>
          <w:trPrChange w:id="10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074" w:author="David Dayan" w:date="2021-12-03T17:18:00Z">
              <w:tcPr>
                <w:tcW w:w="1563" w:type="dxa"/>
                <w:tcBorders>
                  <w:top w:val="nil"/>
                  <w:left w:val="nil"/>
                  <w:bottom w:val="nil"/>
                  <w:right w:val="nil"/>
                </w:tcBorders>
                <w:shd w:val="clear" w:color="auto" w:fill="auto"/>
                <w:noWrap/>
                <w:vAlign w:val="bottom"/>
                <w:hideMark/>
              </w:tcPr>
            </w:tcPrChange>
          </w:tcPr>
          <w:p w14:paraId="1A77170D" w14:textId="77777777" w:rsidR="00036D0E" w:rsidRPr="00036D0E" w:rsidRDefault="00036D0E" w:rsidP="00245317">
            <w:pPr>
              <w:spacing w:after="0" w:line="240" w:lineRule="auto"/>
              <w:jc w:val="center"/>
              <w:rPr>
                <w:ins w:id="1075" w:author="David Dayan" w:date="2021-12-03T17:13:00Z"/>
                <w:rFonts w:ascii="Calibri" w:eastAsia="Times New Roman" w:hAnsi="Calibri" w:cs="Times New Roman"/>
                <w:color w:val="000000"/>
                <w:sz w:val="16"/>
                <w:szCs w:val="16"/>
              </w:rPr>
            </w:pPr>
            <w:ins w:id="1076" w:author="David Dayan" w:date="2021-12-03T17:13:00Z">
              <w:r w:rsidRPr="00036D0E">
                <w:rPr>
                  <w:rFonts w:ascii="Calibri" w:eastAsia="Times New Roman" w:hAnsi="Calibri" w:cs="Times New Roman"/>
                  <w:color w:val="000000"/>
                  <w:sz w:val="16"/>
                  <w:szCs w:val="16"/>
                </w:rPr>
                <w:t>OtsAC20ROGR_0017</w:t>
              </w:r>
            </w:ins>
          </w:p>
        </w:tc>
        <w:tc>
          <w:tcPr>
            <w:tcW w:w="746" w:type="dxa"/>
            <w:tcBorders>
              <w:top w:val="nil"/>
              <w:left w:val="nil"/>
              <w:bottom w:val="nil"/>
              <w:right w:val="nil"/>
            </w:tcBorders>
            <w:shd w:val="clear" w:color="auto" w:fill="auto"/>
            <w:noWrap/>
            <w:vAlign w:val="bottom"/>
            <w:hideMark/>
            <w:tcPrChange w:id="1077" w:author="David Dayan" w:date="2021-12-03T17:18:00Z">
              <w:tcPr>
                <w:tcW w:w="746" w:type="dxa"/>
                <w:tcBorders>
                  <w:top w:val="nil"/>
                  <w:left w:val="nil"/>
                  <w:bottom w:val="nil"/>
                  <w:right w:val="nil"/>
                </w:tcBorders>
                <w:shd w:val="clear" w:color="auto" w:fill="auto"/>
                <w:noWrap/>
                <w:vAlign w:val="bottom"/>
                <w:hideMark/>
              </w:tcPr>
            </w:tcPrChange>
          </w:tcPr>
          <w:p w14:paraId="65BBFFFF" w14:textId="77777777" w:rsidR="00036D0E" w:rsidRPr="00036D0E" w:rsidRDefault="00036D0E" w:rsidP="00245317">
            <w:pPr>
              <w:spacing w:after="0" w:line="240" w:lineRule="auto"/>
              <w:jc w:val="center"/>
              <w:rPr>
                <w:ins w:id="1078" w:author="David Dayan" w:date="2021-12-03T17:13:00Z"/>
                <w:rFonts w:ascii="Calibri" w:eastAsia="Times New Roman" w:hAnsi="Calibri" w:cs="Times New Roman"/>
                <w:color w:val="000000"/>
                <w:sz w:val="16"/>
                <w:szCs w:val="16"/>
              </w:rPr>
            </w:pPr>
            <w:ins w:id="1079" w:author="David Dayan" w:date="2021-12-03T17:13:00Z">
              <w:r w:rsidRPr="00036D0E">
                <w:rPr>
                  <w:rFonts w:ascii="Calibri" w:eastAsia="Times New Roman" w:hAnsi="Calibri" w:cs="Times New Roman"/>
                  <w:color w:val="000000"/>
                  <w:sz w:val="16"/>
                  <w:szCs w:val="16"/>
                </w:rPr>
                <w:t>5/5/20</w:t>
              </w:r>
            </w:ins>
          </w:p>
        </w:tc>
        <w:tc>
          <w:tcPr>
            <w:tcW w:w="599" w:type="dxa"/>
            <w:tcBorders>
              <w:top w:val="nil"/>
              <w:left w:val="nil"/>
              <w:bottom w:val="nil"/>
              <w:right w:val="nil"/>
            </w:tcBorders>
            <w:shd w:val="clear" w:color="auto" w:fill="auto"/>
            <w:noWrap/>
            <w:vAlign w:val="bottom"/>
            <w:hideMark/>
            <w:tcPrChange w:id="1080" w:author="David Dayan" w:date="2021-12-03T17:18:00Z">
              <w:tcPr>
                <w:tcW w:w="599" w:type="dxa"/>
                <w:tcBorders>
                  <w:top w:val="nil"/>
                  <w:left w:val="nil"/>
                  <w:bottom w:val="nil"/>
                  <w:right w:val="nil"/>
                </w:tcBorders>
                <w:shd w:val="clear" w:color="auto" w:fill="auto"/>
                <w:noWrap/>
                <w:vAlign w:val="bottom"/>
                <w:hideMark/>
              </w:tcPr>
            </w:tcPrChange>
          </w:tcPr>
          <w:p w14:paraId="7858D544" w14:textId="77777777" w:rsidR="00036D0E" w:rsidRPr="00036D0E" w:rsidRDefault="00036D0E" w:rsidP="00245317">
            <w:pPr>
              <w:spacing w:after="0" w:line="240" w:lineRule="auto"/>
              <w:jc w:val="center"/>
              <w:rPr>
                <w:ins w:id="1081" w:author="David Dayan" w:date="2021-12-03T17:13:00Z"/>
                <w:rFonts w:ascii="Calibri" w:eastAsia="Times New Roman" w:hAnsi="Calibri" w:cs="Times New Roman"/>
                <w:color w:val="000000"/>
                <w:sz w:val="16"/>
                <w:szCs w:val="16"/>
              </w:rPr>
            </w:pPr>
            <w:ins w:id="1082" w:author="David Dayan" w:date="2021-12-03T17:13:00Z">
              <w:r w:rsidRPr="00036D0E">
                <w:rPr>
                  <w:rFonts w:ascii="Calibri" w:eastAsia="Times New Roman" w:hAnsi="Calibri" w:cs="Times New Roman"/>
                  <w:color w:val="000000"/>
                  <w:sz w:val="16"/>
                  <w:szCs w:val="16"/>
                </w:rPr>
                <w:t>126</w:t>
              </w:r>
            </w:ins>
          </w:p>
        </w:tc>
        <w:tc>
          <w:tcPr>
            <w:tcW w:w="1142" w:type="dxa"/>
            <w:tcBorders>
              <w:top w:val="nil"/>
              <w:left w:val="nil"/>
              <w:bottom w:val="nil"/>
              <w:right w:val="nil"/>
            </w:tcBorders>
            <w:shd w:val="clear" w:color="auto" w:fill="auto"/>
            <w:noWrap/>
            <w:vAlign w:val="bottom"/>
            <w:hideMark/>
            <w:tcPrChange w:id="1083" w:author="David Dayan" w:date="2021-12-03T17:18:00Z">
              <w:tcPr>
                <w:tcW w:w="1142" w:type="dxa"/>
                <w:tcBorders>
                  <w:top w:val="nil"/>
                  <w:left w:val="nil"/>
                  <w:bottom w:val="nil"/>
                  <w:right w:val="nil"/>
                </w:tcBorders>
                <w:shd w:val="clear" w:color="auto" w:fill="auto"/>
                <w:noWrap/>
                <w:vAlign w:val="bottom"/>
                <w:hideMark/>
              </w:tcPr>
            </w:tcPrChange>
          </w:tcPr>
          <w:p w14:paraId="02FA86AC" w14:textId="77777777" w:rsidR="00036D0E" w:rsidRPr="00036D0E" w:rsidRDefault="00036D0E" w:rsidP="00245317">
            <w:pPr>
              <w:spacing w:after="0" w:line="240" w:lineRule="auto"/>
              <w:jc w:val="center"/>
              <w:rPr>
                <w:ins w:id="1084" w:author="David Dayan" w:date="2021-12-03T17:13:00Z"/>
                <w:rFonts w:ascii="Calibri" w:eastAsia="Times New Roman" w:hAnsi="Calibri" w:cs="Times New Roman"/>
                <w:color w:val="000000"/>
                <w:sz w:val="16"/>
                <w:szCs w:val="16"/>
              </w:rPr>
            </w:pPr>
            <w:ins w:id="108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086" w:author="David Dayan" w:date="2021-12-03T17:18:00Z">
              <w:tcPr>
                <w:tcW w:w="1440" w:type="dxa"/>
                <w:tcBorders>
                  <w:top w:val="nil"/>
                  <w:left w:val="nil"/>
                  <w:bottom w:val="nil"/>
                  <w:right w:val="nil"/>
                </w:tcBorders>
                <w:shd w:val="clear" w:color="auto" w:fill="auto"/>
                <w:noWrap/>
                <w:vAlign w:val="bottom"/>
                <w:hideMark/>
              </w:tcPr>
            </w:tcPrChange>
          </w:tcPr>
          <w:p w14:paraId="600D166D" w14:textId="77777777" w:rsidR="00036D0E" w:rsidRPr="00036D0E" w:rsidRDefault="00036D0E" w:rsidP="00245317">
            <w:pPr>
              <w:spacing w:after="0" w:line="240" w:lineRule="auto"/>
              <w:jc w:val="center"/>
              <w:rPr>
                <w:ins w:id="1087" w:author="David Dayan" w:date="2021-12-03T17:13:00Z"/>
                <w:rFonts w:ascii="Calibri" w:eastAsia="Times New Roman" w:hAnsi="Calibri" w:cs="Times New Roman"/>
                <w:color w:val="000000"/>
                <w:sz w:val="16"/>
                <w:szCs w:val="16"/>
              </w:rPr>
            </w:pPr>
            <w:ins w:id="1088"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089" w:author="David Dayan" w:date="2021-12-03T17:18:00Z">
              <w:tcPr>
                <w:tcW w:w="1530" w:type="dxa"/>
                <w:tcBorders>
                  <w:top w:val="nil"/>
                  <w:left w:val="nil"/>
                  <w:bottom w:val="nil"/>
                  <w:right w:val="nil"/>
                </w:tcBorders>
                <w:shd w:val="clear" w:color="auto" w:fill="auto"/>
                <w:noWrap/>
                <w:vAlign w:val="bottom"/>
                <w:hideMark/>
              </w:tcPr>
            </w:tcPrChange>
          </w:tcPr>
          <w:p w14:paraId="7122384D" w14:textId="77777777" w:rsidR="00036D0E" w:rsidRPr="00036D0E" w:rsidRDefault="00036D0E" w:rsidP="00245317">
            <w:pPr>
              <w:spacing w:after="0" w:line="240" w:lineRule="auto"/>
              <w:jc w:val="center"/>
              <w:rPr>
                <w:ins w:id="1090" w:author="David Dayan" w:date="2021-12-03T17:13:00Z"/>
                <w:rFonts w:ascii="Calibri" w:eastAsia="Times New Roman" w:hAnsi="Calibri" w:cs="Times New Roman"/>
                <w:color w:val="000000"/>
                <w:sz w:val="16"/>
                <w:szCs w:val="16"/>
              </w:rPr>
            </w:pPr>
            <w:ins w:id="109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092" w:author="David Dayan" w:date="2021-12-03T17:18:00Z">
              <w:tcPr>
                <w:tcW w:w="898" w:type="dxa"/>
                <w:tcBorders>
                  <w:top w:val="nil"/>
                  <w:left w:val="nil"/>
                  <w:bottom w:val="nil"/>
                  <w:right w:val="nil"/>
                </w:tcBorders>
                <w:shd w:val="clear" w:color="auto" w:fill="auto"/>
                <w:noWrap/>
                <w:vAlign w:val="bottom"/>
                <w:hideMark/>
              </w:tcPr>
            </w:tcPrChange>
          </w:tcPr>
          <w:p w14:paraId="48D6D79C" w14:textId="77777777" w:rsidR="00036D0E" w:rsidRPr="00036D0E" w:rsidRDefault="00036D0E" w:rsidP="00245317">
            <w:pPr>
              <w:spacing w:after="0" w:line="240" w:lineRule="auto"/>
              <w:jc w:val="center"/>
              <w:rPr>
                <w:ins w:id="1093" w:author="David Dayan" w:date="2021-12-03T17:13:00Z"/>
                <w:rFonts w:ascii="Calibri" w:eastAsia="Times New Roman" w:hAnsi="Calibri" w:cs="Times New Roman"/>
                <w:color w:val="000000"/>
                <w:sz w:val="16"/>
                <w:szCs w:val="16"/>
              </w:rPr>
            </w:pPr>
            <w:ins w:id="109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095" w:author="David Dayan" w:date="2021-12-03T17:18:00Z">
              <w:tcPr>
                <w:tcW w:w="902" w:type="dxa"/>
                <w:tcBorders>
                  <w:top w:val="nil"/>
                  <w:left w:val="nil"/>
                  <w:bottom w:val="nil"/>
                  <w:right w:val="nil"/>
                </w:tcBorders>
                <w:shd w:val="clear" w:color="auto" w:fill="auto"/>
                <w:noWrap/>
                <w:vAlign w:val="bottom"/>
                <w:hideMark/>
              </w:tcPr>
            </w:tcPrChange>
          </w:tcPr>
          <w:p w14:paraId="751A5C67" w14:textId="77777777" w:rsidR="00036D0E" w:rsidRPr="00036D0E" w:rsidRDefault="00036D0E" w:rsidP="00245317">
            <w:pPr>
              <w:spacing w:after="0" w:line="240" w:lineRule="auto"/>
              <w:jc w:val="center"/>
              <w:rPr>
                <w:ins w:id="1096" w:author="David Dayan" w:date="2021-12-03T17:13:00Z"/>
                <w:rFonts w:ascii="Calibri" w:eastAsia="Times New Roman" w:hAnsi="Calibri" w:cs="Times New Roman"/>
                <w:color w:val="000000"/>
                <w:sz w:val="16"/>
                <w:szCs w:val="16"/>
              </w:rPr>
            </w:pPr>
            <w:ins w:id="109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098" w:author="David Dayan" w:date="2021-12-03T17:18:00Z">
              <w:tcPr>
                <w:tcW w:w="2160" w:type="dxa"/>
                <w:tcBorders>
                  <w:top w:val="nil"/>
                  <w:left w:val="nil"/>
                  <w:bottom w:val="nil"/>
                  <w:right w:val="nil"/>
                </w:tcBorders>
                <w:shd w:val="clear" w:color="auto" w:fill="auto"/>
                <w:noWrap/>
                <w:vAlign w:val="bottom"/>
                <w:hideMark/>
              </w:tcPr>
            </w:tcPrChange>
          </w:tcPr>
          <w:p w14:paraId="0F57C85E" w14:textId="77777777" w:rsidR="00036D0E" w:rsidRPr="00036D0E" w:rsidRDefault="00036D0E" w:rsidP="00245317">
            <w:pPr>
              <w:spacing w:after="0" w:line="240" w:lineRule="auto"/>
              <w:jc w:val="center"/>
              <w:rPr>
                <w:ins w:id="1099" w:author="David Dayan" w:date="2021-12-03T17:13:00Z"/>
                <w:rFonts w:ascii="Calibri" w:eastAsia="Times New Roman" w:hAnsi="Calibri" w:cs="Times New Roman"/>
                <w:color w:val="000000"/>
                <w:sz w:val="16"/>
                <w:szCs w:val="16"/>
              </w:rPr>
            </w:pPr>
            <w:ins w:id="110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101" w:author="David Dayan" w:date="2021-12-03T17:18:00Z">
              <w:tcPr>
                <w:tcW w:w="2876" w:type="dxa"/>
                <w:gridSpan w:val="2"/>
                <w:tcBorders>
                  <w:top w:val="nil"/>
                  <w:left w:val="nil"/>
                  <w:bottom w:val="nil"/>
                  <w:right w:val="nil"/>
                </w:tcBorders>
                <w:shd w:val="clear" w:color="auto" w:fill="auto"/>
                <w:noWrap/>
                <w:vAlign w:val="bottom"/>
                <w:hideMark/>
              </w:tcPr>
            </w:tcPrChange>
          </w:tcPr>
          <w:p w14:paraId="35AE75D2" w14:textId="77777777" w:rsidR="00036D0E" w:rsidRPr="00036D0E" w:rsidRDefault="00036D0E" w:rsidP="00245317">
            <w:pPr>
              <w:spacing w:after="0" w:line="240" w:lineRule="auto"/>
              <w:jc w:val="center"/>
              <w:rPr>
                <w:ins w:id="1102" w:author="David Dayan" w:date="2021-12-03T17:13:00Z"/>
                <w:rFonts w:ascii="Calibri" w:eastAsia="Times New Roman" w:hAnsi="Calibri" w:cs="Times New Roman"/>
                <w:color w:val="000000"/>
                <w:sz w:val="16"/>
                <w:szCs w:val="16"/>
              </w:rPr>
            </w:pPr>
            <w:ins w:id="110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104" w:author="David Dayan" w:date="2021-12-03T17:18:00Z">
              <w:tcPr>
                <w:tcW w:w="1426" w:type="dxa"/>
                <w:tcBorders>
                  <w:top w:val="nil"/>
                  <w:left w:val="nil"/>
                  <w:bottom w:val="nil"/>
                  <w:right w:val="nil"/>
                </w:tcBorders>
                <w:shd w:val="clear" w:color="auto" w:fill="auto"/>
                <w:noWrap/>
                <w:vAlign w:val="bottom"/>
                <w:hideMark/>
              </w:tcPr>
            </w:tcPrChange>
          </w:tcPr>
          <w:p w14:paraId="00EAD18F" w14:textId="77777777" w:rsidR="00036D0E" w:rsidRPr="00036D0E" w:rsidRDefault="00036D0E" w:rsidP="00245317">
            <w:pPr>
              <w:spacing w:after="0" w:line="240" w:lineRule="auto"/>
              <w:jc w:val="center"/>
              <w:rPr>
                <w:ins w:id="1105" w:author="David Dayan" w:date="2021-12-03T17:13:00Z"/>
                <w:rFonts w:ascii="Calibri" w:eastAsia="Times New Roman" w:hAnsi="Calibri" w:cs="Times New Roman"/>
                <w:color w:val="000000"/>
                <w:sz w:val="16"/>
                <w:szCs w:val="16"/>
              </w:rPr>
            </w:pPr>
            <w:ins w:id="1106" w:author="David Dayan" w:date="2021-12-03T17:13:00Z">
              <w:r w:rsidRPr="00036D0E">
                <w:rPr>
                  <w:rFonts w:ascii="Calibri" w:eastAsia="Times New Roman" w:hAnsi="Calibri" w:cs="Times New Roman"/>
                  <w:color w:val="000000"/>
                  <w:sz w:val="16"/>
                  <w:szCs w:val="16"/>
                </w:rPr>
                <w:t>discordant</w:t>
              </w:r>
            </w:ins>
          </w:p>
        </w:tc>
      </w:tr>
      <w:tr w:rsidR="00036D0E" w:rsidRPr="00036D0E" w14:paraId="3339BE8C" w14:textId="77777777" w:rsidTr="00245317">
        <w:trPr>
          <w:cantSplit/>
          <w:trHeight w:val="20"/>
          <w:ins w:id="1107" w:author="David Dayan" w:date="2021-12-03T17:13:00Z"/>
          <w:trPrChange w:id="11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09" w:author="David Dayan" w:date="2021-12-03T17:18:00Z">
              <w:tcPr>
                <w:tcW w:w="1563" w:type="dxa"/>
                <w:tcBorders>
                  <w:top w:val="nil"/>
                  <w:left w:val="nil"/>
                  <w:bottom w:val="nil"/>
                  <w:right w:val="nil"/>
                </w:tcBorders>
                <w:shd w:val="clear" w:color="auto" w:fill="auto"/>
                <w:noWrap/>
                <w:vAlign w:val="bottom"/>
                <w:hideMark/>
              </w:tcPr>
            </w:tcPrChange>
          </w:tcPr>
          <w:p w14:paraId="0AEBFF16" w14:textId="77777777" w:rsidR="00036D0E" w:rsidRPr="00036D0E" w:rsidRDefault="00036D0E" w:rsidP="00245317">
            <w:pPr>
              <w:spacing w:after="0" w:line="240" w:lineRule="auto"/>
              <w:jc w:val="center"/>
              <w:rPr>
                <w:ins w:id="1110" w:author="David Dayan" w:date="2021-12-03T17:13:00Z"/>
                <w:rFonts w:ascii="Calibri" w:eastAsia="Times New Roman" w:hAnsi="Calibri" w:cs="Times New Roman"/>
                <w:color w:val="000000"/>
                <w:sz w:val="16"/>
                <w:szCs w:val="16"/>
              </w:rPr>
            </w:pPr>
            <w:ins w:id="1111" w:author="David Dayan" w:date="2021-12-03T17:13:00Z">
              <w:r w:rsidRPr="00036D0E">
                <w:rPr>
                  <w:rFonts w:ascii="Calibri" w:eastAsia="Times New Roman" w:hAnsi="Calibri" w:cs="Times New Roman"/>
                  <w:color w:val="000000"/>
                  <w:sz w:val="16"/>
                  <w:szCs w:val="16"/>
                </w:rPr>
                <w:t>OtsAC20ROGR_0018</w:t>
              </w:r>
            </w:ins>
          </w:p>
        </w:tc>
        <w:tc>
          <w:tcPr>
            <w:tcW w:w="746" w:type="dxa"/>
            <w:tcBorders>
              <w:top w:val="nil"/>
              <w:left w:val="nil"/>
              <w:bottom w:val="nil"/>
              <w:right w:val="nil"/>
            </w:tcBorders>
            <w:shd w:val="clear" w:color="auto" w:fill="auto"/>
            <w:noWrap/>
            <w:vAlign w:val="bottom"/>
            <w:hideMark/>
            <w:tcPrChange w:id="1112" w:author="David Dayan" w:date="2021-12-03T17:18:00Z">
              <w:tcPr>
                <w:tcW w:w="746" w:type="dxa"/>
                <w:tcBorders>
                  <w:top w:val="nil"/>
                  <w:left w:val="nil"/>
                  <w:bottom w:val="nil"/>
                  <w:right w:val="nil"/>
                </w:tcBorders>
                <w:shd w:val="clear" w:color="auto" w:fill="auto"/>
                <w:noWrap/>
                <w:vAlign w:val="bottom"/>
                <w:hideMark/>
              </w:tcPr>
            </w:tcPrChange>
          </w:tcPr>
          <w:p w14:paraId="1AA59A74" w14:textId="77777777" w:rsidR="00036D0E" w:rsidRPr="00036D0E" w:rsidRDefault="00036D0E" w:rsidP="00245317">
            <w:pPr>
              <w:spacing w:after="0" w:line="240" w:lineRule="auto"/>
              <w:jc w:val="center"/>
              <w:rPr>
                <w:ins w:id="1113" w:author="David Dayan" w:date="2021-12-03T17:13:00Z"/>
                <w:rFonts w:ascii="Calibri" w:eastAsia="Times New Roman" w:hAnsi="Calibri" w:cs="Times New Roman"/>
                <w:color w:val="000000"/>
                <w:sz w:val="16"/>
                <w:szCs w:val="16"/>
              </w:rPr>
            </w:pPr>
            <w:ins w:id="1114" w:author="David Dayan" w:date="2021-12-03T17:13:00Z">
              <w:r w:rsidRPr="00036D0E">
                <w:rPr>
                  <w:rFonts w:ascii="Calibri" w:eastAsia="Times New Roman" w:hAnsi="Calibri" w:cs="Times New Roman"/>
                  <w:color w:val="000000"/>
                  <w:sz w:val="16"/>
                  <w:szCs w:val="16"/>
                </w:rPr>
                <w:t>5/6/20</w:t>
              </w:r>
            </w:ins>
          </w:p>
        </w:tc>
        <w:tc>
          <w:tcPr>
            <w:tcW w:w="599" w:type="dxa"/>
            <w:tcBorders>
              <w:top w:val="nil"/>
              <w:left w:val="nil"/>
              <w:bottom w:val="nil"/>
              <w:right w:val="nil"/>
            </w:tcBorders>
            <w:shd w:val="clear" w:color="auto" w:fill="auto"/>
            <w:noWrap/>
            <w:vAlign w:val="bottom"/>
            <w:hideMark/>
            <w:tcPrChange w:id="1115" w:author="David Dayan" w:date="2021-12-03T17:18:00Z">
              <w:tcPr>
                <w:tcW w:w="599" w:type="dxa"/>
                <w:tcBorders>
                  <w:top w:val="nil"/>
                  <w:left w:val="nil"/>
                  <w:bottom w:val="nil"/>
                  <w:right w:val="nil"/>
                </w:tcBorders>
                <w:shd w:val="clear" w:color="auto" w:fill="auto"/>
                <w:noWrap/>
                <w:vAlign w:val="bottom"/>
                <w:hideMark/>
              </w:tcPr>
            </w:tcPrChange>
          </w:tcPr>
          <w:p w14:paraId="5E23151A" w14:textId="77777777" w:rsidR="00036D0E" w:rsidRPr="00036D0E" w:rsidRDefault="00036D0E" w:rsidP="00245317">
            <w:pPr>
              <w:spacing w:after="0" w:line="240" w:lineRule="auto"/>
              <w:jc w:val="center"/>
              <w:rPr>
                <w:ins w:id="1116" w:author="David Dayan" w:date="2021-12-03T17:13:00Z"/>
                <w:rFonts w:ascii="Calibri" w:eastAsia="Times New Roman" w:hAnsi="Calibri" w:cs="Times New Roman"/>
                <w:color w:val="000000"/>
                <w:sz w:val="16"/>
                <w:szCs w:val="16"/>
              </w:rPr>
            </w:pPr>
            <w:ins w:id="1117" w:author="David Dayan" w:date="2021-12-03T17:13:00Z">
              <w:r w:rsidRPr="00036D0E">
                <w:rPr>
                  <w:rFonts w:ascii="Calibri" w:eastAsia="Times New Roman" w:hAnsi="Calibri" w:cs="Times New Roman"/>
                  <w:color w:val="000000"/>
                  <w:sz w:val="16"/>
                  <w:szCs w:val="16"/>
                </w:rPr>
                <w:t>127</w:t>
              </w:r>
            </w:ins>
          </w:p>
        </w:tc>
        <w:tc>
          <w:tcPr>
            <w:tcW w:w="1142" w:type="dxa"/>
            <w:tcBorders>
              <w:top w:val="nil"/>
              <w:left w:val="nil"/>
              <w:bottom w:val="nil"/>
              <w:right w:val="nil"/>
            </w:tcBorders>
            <w:shd w:val="clear" w:color="auto" w:fill="auto"/>
            <w:noWrap/>
            <w:vAlign w:val="bottom"/>
            <w:hideMark/>
            <w:tcPrChange w:id="1118" w:author="David Dayan" w:date="2021-12-03T17:18:00Z">
              <w:tcPr>
                <w:tcW w:w="1142" w:type="dxa"/>
                <w:tcBorders>
                  <w:top w:val="nil"/>
                  <w:left w:val="nil"/>
                  <w:bottom w:val="nil"/>
                  <w:right w:val="nil"/>
                </w:tcBorders>
                <w:shd w:val="clear" w:color="auto" w:fill="auto"/>
                <w:noWrap/>
                <w:vAlign w:val="bottom"/>
                <w:hideMark/>
              </w:tcPr>
            </w:tcPrChange>
          </w:tcPr>
          <w:p w14:paraId="02ED72CC" w14:textId="77777777" w:rsidR="00036D0E" w:rsidRPr="00036D0E" w:rsidRDefault="00036D0E" w:rsidP="00245317">
            <w:pPr>
              <w:spacing w:after="0" w:line="240" w:lineRule="auto"/>
              <w:jc w:val="center"/>
              <w:rPr>
                <w:ins w:id="1119" w:author="David Dayan" w:date="2021-12-03T17:13:00Z"/>
                <w:rFonts w:ascii="Calibri" w:eastAsia="Times New Roman" w:hAnsi="Calibri" w:cs="Times New Roman"/>
                <w:color w:val="000000"/>
                <w:sz w:val="16"/>
                <w:szCs w:val="16"/>
              </w:rPr>
            </w:pPr>
            <w:ins w:id="112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121" w:author="David Dayan" w:date="2021-12-03T17:18:00Z">
              <w:tcPr>
                <w:tcW w:w="1440" w:type="dxa"/>
                <w:tcBorders>
                  <w:top w:val="nil"/>
                  <w:left w:val="nil"/>
                  <w:bottom w:val="nil"/>
                  <w:right w:val="nil"/>
                </w:tcBorders>
                <w:shd w:val="clear" w:color="auto" w:fill="auto"/>
                <w:noWrap/>
                <w:vAlign w:val="bottom"/>
                <w:hideMark/>
              </w:tcPr>
            </w:tcPrChange>
          </w:tcPr>
          <w:p w14:paraId="6A59A23F" w14:textId="77777777" w:rsidR="00036D0E" w:rsidRPr="00036D0E" w:rsidRDefault="00036D0E" w:rsidP="00245317">
            <w:pPr>
              <w:spacing w:after="0" w:line="240" w:lineRule="auto"/>
              <w:jc w:val="center"/>
              <w:rPr>
                <w:ins w:id="1122" w:author="David Dayan" w:date="2021-12-03T17:13:00Z"/>
                <w:rFonts w:ascii="Calibri" w:eastAsia="Times New Roman" w:hAnsi="Calibri" w:cs="Times New Roman"/>
                <w:color w:val="000000"/>
                <w:sz w:val="16"/>
                <w:szCs w:val="16"/>
              </w:rPr>
            </w:pPr>
            <w:ins w:id="1123"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1124" w:author="David Dayan" w:date="2021-12-03T17:18:00Z">
              <w:tcPr>
                <w:tcW w:w="1530" w:type="dxa"/>
                <w:tcBorders>
                  <w:top w:val="nil"/>
                  <w:left w:val="nil"/>
                  <w:bottom w:val="nil"/>
                  <w:right w:val="nil"/>
                </w:tcBorders>
                <w:shd w:val="clear" w:color="auto" w:fill="auto"/>
                <w:noWrap/>
                <w:vAlign w:val="bottom"/>
                <w:hideMark/>
              </w:tcPr>
            </w:tcPrChange>
          </w:tcPr>
          <w:p w14:paraId="0BB23631" w14:textId="77777777" w:rsidR="00036D0E" w:rsidRPr="00036D0E" w:rsidRDefault="00036D0E" w:rsidP="00245317">
            <w:pPr>
              <w:spacing w:after="0" w:line="240" w:lineRule="auto"/>
              <w:jc w:val="center"/>
              <w:rPr>
                <w:ins w:id="1125" w:author="David Dayan" w:date="2021-12-03T17:13:00Z"/>
                <w:rFonts w:ascii="Calibri" w:eastAsia="Times New Roman" w:hAnsi="Calibri" w:cs="Times New Roman"/>
                <w:color w:val="000000"/>
                <w:sz w:val="16"/>
                <w:szCs w:val="16"/>
              </w:rPr>
            </w:pPr>
            <w:ins w:id="112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27" w:author="David Dayan" w:date="2021-12-03T17:18:00Z">
              <w:tcPr>
                <w:tcW w:w="898" w:type="dxa"/>
                <w:tcBorders>
                  <w:top w:val="nil"/>
                  <w:left w:val="nil"/>
                  <w:bottom w:val="nil"/>
                  <w:right w:val="nil"/>
                </w:tcBorders>
                <w:shd w:val="clear" w:color="auto" w:fill="auto"/>
                <w:noWrap/>
                <w:vAlign w:val="bottom"/>
                <w:hideMark/>
              </w:tcPr>
            </w:tcPrChange>
          </w:tcPr>
          <w:p w14:paraId="4ED59E1D" w14:textId="77777777" w:rsidR="00036D0E" w:rsidRPr="00036D0E" w:rsidRDefault="00036D0E" w:rsidP="00245317">
            <w:pPr>
              <w:spacing w:after="0" w:line="240" w:lineRule="auto"/>
              <w:jc w:val="center"/>
              <w:rPr>
                <w:ins w:id="1128" w:author="David Dayan" w:date="2021-12-03T17:13:00Z"/>
                <w:rFonts w:ascii="Calibri" w:eastAsia="Times New Roman" w:hAnsi="Calibri" w:cs="Times New Roman"/>
                <w:color w:val="000000"/>
                <w:sz w:val="16"/>
                <w:szCs w:val="16"/>
              </w:rPr>
            </w:pPr>
            <w:ins w:id="112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30" w:author="David Dayan" w:date="2021-12-03T17:18:00Z">
              <w:tcPr>
                <w:tcW w:w="902" w:type="dxa"/>
                <w:tcBorders>
                  <w:top w:val="nil"/>
                  <w:left w:val="nil"/>
                  <w:bottom w:val="nil"/>
                  <w:right w:val="nil"/>
                </w:tcBorders>
                <w:shd w:val="clear" w:color="auto" w:fill="auto"/>
                <w:noWrap/>
                <w:vAlign w:val="bottom"/>
                <w:hideMark/>
              </w:tcPr>
            </w:tcPrChange>
          </w:tcPr>
          <w:p w14:paraId="741F8DBB" w14:textId="77777777" w:rsidR="00036D0E" w:rsidRPr="00036D0E" w:rsidRDefault="00036D0E" w:rsidP="00245317">
            <w:pPr>
              <w:spacing w:after="0" w:line="240" w:lineRule="auto"/>
              <w:jc w:val="center"/>
              <w:rPr>
                <w:ins w:id="1131" w:author="David Dayan" w:date="2021-12-03T17:13:00Z"/>
                <w:rFonts w:ascii="Calibri" w:eastAsia="Times New Roman" w:hAnsi="Calibri" w:cs="Times New Roman"/>
                <w:color w:val="000000"/>
                <w:sz w:val="16"/>
                <w:szCs w:val="16"/>
              </w:rPr>
            </w:pPr>
            <w:ins w:id="113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33" w:author="David Dayan" w:date="2021-12-03T17:18:00Z">
              <w:tcPr>
                <w:tcW w:w="2160" w:type="dxa"/>
                <w:tcBorders>
                  <w:top w:val="nil"/>
                  <w:left w:val="nil"/>
                  <w:bottom w:val="nil"/>
                  <w:right w:val="nil"/>
                </w:tcBorders>
                <w:shd w:val="clear" w:color="auto" w:fill="auto"/>
                <w:noWrap/>
                <w:vAlign w:val="bottom"/>
                <w:hideMark/>
              </w:tcPr>
            </w:tcPrChange>
          </w:tcPr>
          <w:p w14:paraId="798D3EE8" w14:textId="77777777" w:rsidR="00036D0E" w:rsidRPr="00036D0E" w:rsidRDefault="00036D0E" w:rsidP="00245317">
            <w:pPr>
              <w:spacing w:after="0" w:line="240" w:lineRule="auto"/>
              <w:jc w:val="center"/>
              <w:rPr>
                <w:ins w:id="1134" w:author="David Dayan" w:date="2021-12-03T17:13:00Z"/>
                <w:rFonts w:ascii="Calibri" w:eastAsia="Times New Roman" w:hAnsi="Calibri" w:cs="Times New Roman"/>
                <w:color w:val="000000"/>
                <w:sz w:val="16"/>
                <w:szCs w:val="16"/>
              </w:rPr>
            </w:pPr>
            <w:ins w:id="113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136" w:author="David Dayan" w:date="2021-12-03T17:18:00Z">
              <w:tcPr>
                <w:tcW w:w="2876" w:type="dxa"/>
                <w:gridSpan w:val="2"/>
                <w:tcBorders>
                  <w:top w:val="nil"/>
                  <w:left w:val="nil"/>
                  <w:bottom w:val="nil"/>
                  <w:right w:val="nil"/>
                </w:tcBorders>
                <w:shd w:val="clear" w:color="auto" w:fill="auto"/>
                <w:noWrap/>
                <w:vAlign w:val="bottom"/>
                <w:hideMark/>
              </w:tcPr>
            </w:tcPrChange>
          </w:tcPr>
          <w:p w14:paraId="3AB353C6" w14:textId="77777777" w:rsidR="00036D0E" w:rsidRPr="00036D0E" w:rsidRDefault="00036D0E" w:rsidP="00245317">
            <w:pPr>
              <w:spacing w:after="0" w:line="240" w:lineRule="auto"/>
              <w:jc w:val="center"/>
              <w:rPr>
                <w:ins w:id="1137" w:author="David Dayan" w:date="2021-12-03T17:13:00Z"/>
                <w:rFonts w:ascii="Calibri" w:eastAsia="Times New Roman" w:hAnsi="Calibri" w:cs="Times New Roman"/>
                <w:color w:val="000000"/>
                <w:sz w:val="16"/>
                <w:szCs w:val="16"/>
              </w:rPr>
            </w:pPr>
            <w:ins w:id="113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139" w:author="David Dayan" w:date="2021-12-03T17:18:00Z">
              <w:tcPr>
                <w:tcW w:w="1426" w:type="dxa"/>
                <w:tcBorders>
                  <w:top w:val="nil"/>
                  <w:left w:val="nil"/>
                  <w:bottom w:val="nil"/>
                  <w:right w:val="nil"/>
                </w:tcBorders>
                <w:shd w:val="clear" w:color="auto" w:fill="auto"/>
                <w:noWrap/>
                <w:vAlign w:val="bottom"/>
                <w:hideMark/>
              </w:tcPr>
            </w:tcPrChange>
          </w:tcPr>
          <w:p w14:paraId="0CA1B8C3" w14:textId="77777777" w:rsidR="00036D0E" w:rsidRPr="00036D0E" w:rsidRDefault="00036D0E" w:rsidP="00245317">
            <w:pPr>
              <w:spacing w:after="0" w:line="240" w:lineRule="auto"/>
              <w:jc w:val="center"/>
              <w:rPr>
                <w:ins w:id="1140" w:author="David Dayan" w:date="2021-12-03T17:13:00Z"/>
                <w:rFonts w:ascii="Calibri" w:eastAsia="Times New Roman" w:hAnsi="Calibri" w:cs="Times New Roman"/>
                <w:color w:val="000000"/>
                <w:sz w:val="16"/>
                <w:szCs w:val="16"/>
              </w:rPr>
            </w:pPr>
            <w:ins w:id="114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D3EA4FF" w14:textId="77777777" w:rsidTr="00245317">
        <w:trPr>
          <w:cantSplit/>
          <w:trHeight w:val="20"/>
          <w:ins w:id="1142" w:author="David Dayan" w:date="2021-12-03T17:13:00Z"/>
          <w:trPrChange w:id="11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44" w:author="David Dayan" w:date="2021-12-03T17:18:00Z">
              <w:tcPr>
                <w:tcW w:w="1563" w:type="dxa"/>
                <w:tcBorders>
                  <w:top w:val="nil"/>
                  <w:left w:val="nil"/>
                  <w:bottom w:val="nil"/>
                  <w:right w:val="nil"/>
                </w:tcBorders>
                <w:shd w:val="clear" w:color="auto" w:fill="auto"/>
                <w:noWrap/>
                <w:vAlign w:val="bottom"/>
                <w:hideMark/>
              </w:tcPr>
            </w:tcPrChange>
          </w:tcPr>
          <w:p w14:paraId="494FD30E" w14:textId="77777777" w:rsidR="00036D0E" w:rsidRPr="00036D0E" w:rsidRDefault="00036D0E" w:rsidP="00245317">
            <w:pPr>
              <w:spacing w:after="0" w:line="240" w:lineRule="auto"/>
              <w:jc w:val="center"/>
              <w:rPr>
                <w:ins w:id="1145" w:author="David Dayan" w:date="2021-12-03T17:13:00Z"/>
                <w:rFonts w:ascii="Calibri" w:eastAsia="Times New Roman" w:hAnsi="Calibri" w:cs="Times New Roman"/>
                <w:color w:val="000000"/>
                <w:sz w:val="16"/>
                <w:szCs w:val="16"/>
              </w:rPr>
            </w:pPr>
            <w:ins w:id="1146" w:author="David Dayan" w:date="2021-12-03T17:13:00Z">
              <w:r w:rsidRPr="00036D0E">
                <w:rPr>
                  <w:rFonts w:ascii="Calibri" w:eastAsia="Times New Roman" w:hAnsi="Calibri" w:cs="Times New Roman"/>
                  <w:color w:val="000000"/>
                  <w:sz w:val="16"/>
                  <w:szCs w:val="16"/>
                </w:rPr>
                <w:t>OtsAC20ROGR_0019</w:t>
              </w:r>
            </w:ins>
          </w:p>
        </w:tc>
        <w:tc>
          <w:tcPr>
            <w:tcW w:w="746" w:type="dxa"/>
            <w:tcBorders>
              <w:top w:val="nil"/>
              <w:left w:val="nil"/>
              <w:bottom w:val="nil"/>
              <w:right w:val="nil"/>
            </w:tcBorders>
            <w:shd w:val="clear" w:color="auto" w:fill="auto"/>
            <w:noWrap/>
            <w:vAlign w:val="bottom"/>
            <w:hideMark/>
            <w:tcPrChange w:id="1147" w:author="David Dayan" w:date="2021-12-03T17:18:00Z">
              <w:tcPr>
                <w:tcW w:w="746" w:type="dxa"/>
                <w:tcBorders>
                  <w:top w:val="nil"/>
                  <w:left w:val="nil"/>
                  <w:bottom w:val="nil"/>
                  <w:right w:val="nil"/>
                </w:tcBorders>
                <w:shd w:val="clear" w:color="auto" w:fill="auto"/>
                <w:noWrap/>
                <w:vAlign w:val="bottom"/>
                <w:hideMark/>
              </w:tcPr>
            </w:tcPrChange>
          </w:tcPr>
          <w:p w14:paraId="1660A3E5" w14:textId="77777777" w:rsidR="00036D0E" w:rsidRPr="00036D0E" w:rsidRDefault="00036D0E" w:rsidP="00245317">
            <w:pPr>
              <w:spacing w:after="0" w:line="240" w:lineRule="auto"/>
              <w:jc w:val="center"/>
              <w:rPr>
                <w:ins w:id="1148" w:author="David Dayan" w:date="2021-12-03T17:13:00Z"/>
                <w:rFonts w:ascii="Calibri" w:eastAsia="Times New Roman" w:hAnsi="Calibri" w:cs="Times New Roman"/>
                <w:color w:val="000000"/>
                <w:sz w:val="16"/>
                <w:szCs w:val="16"/>
              </w:rPr>
            </w:pPr>
            <w:ins w:id="1149" w:author="David Dayan" w:date="2021-12-03T17:13:00Z">
              <w:r w:rsidRPr="00036D0E">
                <w:rPr>
                  <w:rFonts w:ascii="Calibri" w:eastAsia="Times New Roman" w:hAnsi="Calibri" w:cs="Times New Roman"/>
                  <w:color w:val="000000"/>
                  <w:sz w:val="16"/>
                  <w:szCs w:val="16"/>
                </w:rPr>
                <w:t>5/8/20</w:t>
              </w:r>
            </w:ins>
          </w:p>
        </w:tc>
        <w:tc>
          <w:tcPr>
            <w:tcW w:w="599" w:type="dxa"/>
            <w:tcBorders>
              <w:top w:val="nil"/>
              <w:left w:val="nil"/>
              <w:bottom w:val="nil"/>
              <w:right w:val="nil"/>
            </w:tcBorders>
            <w:shd w:val="clear" w:color="auto" w:fill="auto"/>
            <w:noWrap/>
            <w:vAlign w:val="bottom"/>
            <w:hideMark/>
            <w:tcPrChange w:id="1150" w:author="David Dayan" w:date="2021-12-03T17:18:00Z">
              <w:tcPr>
                <w:tcW w:w="599" w:type="dxa"/>
                <w:tcBorders>
                  <w:top w:val="nil"/>
                  <w:left w:val="nil"/>
                  <w:bottom w:val="nil"/>
                  <w:right w:val="nil"/>
                </w:tcBorders>
                <w:shd w:val="clear" w:color="auto" w:fill="auto"/>
                <w:noWrap/>
                <w:vAlign w:val="bottom"/>
                <w:hideMark/>
              </w:tcPr>
            </w:tcPrChange>
          </w:tcPr>
          <w:p w14:paraId="147C3992" w14:textId="77777777" w:rsidR="00036D0E" w:rsidRPr="00036D0E" w:rsidRDefault="00036D0E" w:rsidP="00245317">
            <w:pPr>
              <w:spacing w:after="0" w:line="240" w:lineRule="auto"/>
              <w:jc w:val="center"/>
              <w:rPr>
                <w:ins w:id="1151" w:author="David Dayan" w:date="2021-12-03T17:13:00Z"/>
                <w:rFonts w:ascii="Calibri" w:eastAsia="Times New Roman" w:hAnsi="Calibri" w:cs="Times New Roman"/>
                <w:color w:val="000000"/>
                <w:sz w:val="16"/>
                <w:szCs w:val="16"/>
              </w:rPr>
            </w:pPr>
            <w:ins w:id="1152" w:author="David Dayan" w:date="2021-12-03T17:13:00Z">
              <w:r w:rsidRPr="00036D0E">
                <w:rPr>
                  <w:rFonts w:ascii="Calibri" w:eastAsia="Times New Roman" w:hAnsi="Calibri" w:cs="Times New Roman"/>
                  <w:color w:val="000000"/>
                  <w:sz w:val="16"/>
                  <w:szCs w:val="16"/>
                </w:rPr>
                <w:t>129</w:t>
              </w:r>
            </w:ins>
          </w:p>
        </w:tc>
        <w:tc>
          <w:tcPr>
            <w:tcW w:w="1142" w:type="dxa"/>
            <w:tcBorders>
              <w:top w:val="nil"/>
              <w:left w:val="nil"/>
              <w:bottom w:val="nil"/>
              <w:right w:val="nil"/>
            </w:tcBorders>
            <w:shd w:val="clear" w:color="auto" w:fill="auto"/>
            <w:noWrap/>
            <w:vAlign w:val="bottom"/>
            <w:hideMark/>
            <w:tcPrChange w:id="1153" w:author="David Dayan" w:date="2021-12-03T17:18:00Z">
              <w:tcPr>
                <w:tcW w:w="1142" w:type="dxa"/>
                <w:tcBorders>
                  <w:top w:val="nil"/>
                  <w:left w:val="nil"/>
                  <w:bottom w:val="nil"/>
                  <w:right w:val="nil"/>
                </w:tcBorders>
                <w:shd w:val="clear" w:color="auto" w:fill="auto"/>
                <w:noWrap/>
                <w:vAlign w:val="bottom"/>
                <w:hideMark/>
              </w:tcPr>
            </w:tcPrChange>
          </w:tcPr>
          <w:p w14:paraId="7CB96469" w14:textId="77777777" w:rsidR="00036D0E" w:rsidRPr="00036D0E" w:rsidRDefault="00036D0E" w:rsidP="00245317">
            <w:pPr>
              <w:spacing w:after="0" w:line="240" w:lineRule="auto"/>
              <w:jc w:val="center"/>
              <w:rPr>
                <w:ins w:id="1154" w:author="David Dayan" w:date="2021-12-03T17:13:00Z"/>
                <w:rFonts w:ascii="Calibri" w:eastAsia="Times New Roman" w:hAnsi="Calibri" w:cs="Times New Roman"/>
                <w:color w:val="000000"/>
                <w:sz w:val="16"/>
                <w:szCs w:val="16"/>
              </w:rPr>
            </w:pPr>
            <w:ins w:id="115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156" w:author="David Dayan" w:date="2021-12-03T17:18:00Z">
              <w:tcPr>
                <w:tcW w:w="1440" w:type="dxa"/>
                <w:tcBorders>
                  <w:top w:val="nil"/>
                  <w:left w:val="nil"/>
                  <w:bottom w:val="nil"/>
                  <w:right w:val="nil"/>
                </w:tcBorders>
                <w:shd w:val="clear" w:color="auto" w:fill="auto"/>
                <w:noWrap/>
                <w:vAlign w:val="bottom"/>
                <w:hideMark/>
              </w:tcPr>
            </w:tcPrChange>
          </w:tcPr>
          <w:p w14:paraId="6F4E1032" w14:textId="77777777" w:rsidR="00036D0E" w:rsidRPr="00036D0E" w:rsidRDefault="00036D0E" w:rsidP="00245317">
            <w:pPr>
              <w:spacing w:after="0" w:line="240" w:lineRule="auto"/>
              <w:jc w:val="center"/>
              <w:rPr>
                <w:ins w:id="1157" w:author="David Dayan" w:date="2021-12-03T17:13:00Z"/>
                <w:rFonts w:ascii="Calibri" w:eastAsia="Times New Roman" w:hAnsi="Calibri" w:cs="Times New Roman"/>
                <w:color w:val="000000"/>
                <w:sz w:val="16"/>
                <w:szCs w:val="16"/>
              </w:rPr>
            </w:pPr>
            <w:ins w:id="1158"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1159" w:author="David Dayan" w:date="2021-12-03T17:18:00Z">
              <w:tcPr>
                <w:tcW w:w="1530" w:type="dxa"/>
                <w:tcBorders>
                  <w:top w:val="nil"/>
                  <w:left w:val="nil"/>
                  <w:bottom w:val="nil"/>
                  <w:right w:val="nil"/>
                </w:tcBorders>
                <w:shd w:val="clear" w:color="auto" w:fill="auto"/>
                <w:noWrap/>
                <w:vAlign w:val="bottom"/>
                <w:hideMark/>
              </w:tcPr>
            </w:tcPrChange>
          </w:tcPr>
          <w:p w14:paraId="20D03857" w14:textId="77777777" w:rsidR="00036D0E" w:rsidRPr="00036D0E" w:rsidRDefault="00036D0E" w:rsidP="00245317">
            <w:pPr>
              <w:spacing w:after="0" w:line="240" w:lineRule="auto"/>
              <w:jc w:val="center"/>
              <w:rPr>
                <w:ins w:id="1160" w:author="David Dayan" w:date="2021-12-03T17:13:00Z"/>
                <w:rFonts w:ascii="Calibri" w:eastAsia="Times New Roman" w:hAnsi="Calibri" w:cs="Times New Roman"/>
                <w:color w:val="000000"/>
                <w:sz w:val="16"/>
                <w:szCs w:val="16"/>
              </w:rPr>
            </w:pPr>
            <w:ins w:id="116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62" w:author="David Dayan" w:date="2021-12-03T17:18:00Z">
              <w:tcPr>
                <w:tcW w:w="898" w:type="dxa"/>
                <w:tcBorders>
                  <w:top w:val="nil"/>
                  <w:left w:val="nil"/>
                  <w:bottom w:val="nil"/>
                  <w:right w:val="nil"/>
                </w:tcBorders>
                <w:shd w:val="clear" w:color="auto" w:fill="auto"/>
                <w:noWrap/>
                <w:vAlign w:val="bottom"/>
                <w:hideMark/>
              </w:tcPr>
            </w:tcPrChange>
          </w:tcPr>
          <w:p w14:paraId="6F0E23EA" w14:textId="77777777" w:rsidR="00036D0E" w:rsidRPr="00036D0E" w:rsidRDefault="00036D0E" w:rsidP="00245317">
            <w:pPr>
              <w:spacing w:after="0" w:line="240" w:lineRule="auto"/>
              <w:jc w:val="center"/>
              <w:rPr>
                <w:ins w:id="1163" w:author="David Dayan" w:date="2021-12-03T17:13:00Z"/>
                <w:rFonts w:ascii="Calibri" w:eastAsia="Times New Roman" w:hAnsi="Calibri" w:cs="Times New Roman"/>
                <w:color w:val="000000"/>
                <w:sz w:val="16"/>
                <w:szCs w:val="16"/>
              </w:rPr>
            </w:pPr>
            <w:ins w:id="116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165" w:author="David Dayan" w:date="2021-12-03T17:18:00Z">
              <w:tcPr>
                <w:tcW w:w="902" w:type="dxa"/>
                <w:tcBorders>
                  <w:top w:val="nil"/>
                  <w:left w:val="nil"/>
                  <w:bottom w:val="nil"/>
                  <w:right w:val="nil"/>
                </w:tcBorders>
                <w:shd w:val="clear" w:color="auto" w:fill="auto"/>
                <w:noWrap/>
                <w:vAlign w:val="bottom"/>
                <w:hideMark/>
              </w:tcPr>
            </w:tcPrChange>
          </w:tcPr>
          <w:p w14:paraId="0C84BEB3" w14:textId="77777777" w:rsidR="00036D0E" w:rsidRPr="00036D0E" w:rsidRDefault="00036D0E" w:rsidP="00245317">
            <w:pPr>
              <w:spacing w:after="0" w:line="240" w:lineRule="auto"/>
              <w:jc w:val="center"/>
              <w:rPr>
                <w:ins w:id="1166" w:author="David Dayan" w:date="2021-12-03T17:13:00Z"/>
                <w:rFonts w:ascii="Calibri" w:eastAsia="Times New Roman" w:hAnsi="Calibri" w:cs="Times New Roman"/>
                <w:color w:val="000000"/>
                <w:sz w:val="16"/>
                <w:szCs w:val="16"/>
              </w:rPr>
            </w:pPr>
            <w:ins w:id="116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168" w:author="David Dayan" w:date="2021-12-03T17:18:00Z">
              <w:tcPr>
                <w:tcW w:w="2160" w:type="dxa"/>
                <w:tcBorders>
                  <w:top w:val="nil"/>
                  <w:left w:val="nil"/>
                  <w:bottom w:val="nil"/>
                  <w:right w:val="nil"/>
                </w:tcBorders>
                <w:shd w:val="clear" w:color="auto" w:fill="auto"/>
                <w:noWrap/>
                <w:vAlign w:val="bottom"/>
                <w:hideMark/>
              </w:tcPr>
            </w:tcPrChange>
          </w:tcPr>
          <w:p w14:paraId="5B9481B6" w14:textId="77777777" w:rsidR="00036D0E" w:rsidRPr="00036D0E" w:rsidRDefault="00036D0E" w:rsidP="00245317">
            <w:pPr>
              <w:spacing w:after="0" w:line="240" w:lineRule="auto"/>
              <w:jc w:val="center"/>
              <w:rPr>
                <w:ins w:id="1169" w:author="David Dayan" w:date="2021-12-03T17:13:00Z"/>
                <w:rFonts w:ascii="Calibri" w:eastAsia="Times New Roman" w:hAnsi="Calibri" w:cs="Times New Roman"/>
                <w:color w:val="000000"/>
                <w:sz w:val="16"/>
                <w:szCs w:val="16"/>
              </w:rPr>
            </w:pPr>
            <w:ins w:id="117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171" w:author="David Dayan" w:date="2021-12-03T17:18:00Z">
              <w:tcPr>
                <w:tcW w:w="2876" w:type="dxa"/>
                <w:gridSpan w:val="2"/>
                <w:tcBorders>
                  <w:top w:val="nil"/>
                  <w:left w:val="nil"/>
                  <w:bottom w:val="nil"/>
                  <w:right w:val="nil"/>
                </w:tcBorders>
                <w:shd w:val="clear" w:color="auto" w:fill="auto"/>
                <w:noWrap/>
                <w:vAlign w:val="bottom"/>
                <w:hideMark/>
              </w:tcPr>
            </w:tcPrChange>
          </w:tcPr>
          <w:p w14:paraId="6B411528" w14:textId="77777777" w:rsidR="00036D0E" w:rsidRPr="00036D0E" w:rsidRDefault="00036D0E" w:rsidP="00245317">
            <w:pPr>
              <w:spacing w:after="0" w:line="240" w:lineRule="auto"/>
              <w:jc w:val="center"/>
              <w:rPr>
                <w:ins w:id="1172" w:author="David Dayan" w:date="2021-12-03T17:13:00Z"/>
                <w:rFonts w:ascii="Calibri" w:eastAsia="Times New Roman" w:hAnsi="Calibri" w:cs="Times New Roman"/>
                <w:color w:val="000000"/>
                <w:sz w:val="16"/>
                <w:szCs w:val="16"/>
              </w:rPr>
            </w:pPr>
            <w:ins w:id="117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174" w:author="David Dayan" w:date="2021-12-03T17:18:00Z">
              <w:tcPr>
                <w:tcW w:w="1426" w:type="dxa"/>
                <w:tcBorders>
                  <w:top w:val="nil"/>
                  <w:left w:val="nil"/>
                  <w:bottom w:val="nil"/>
                  <w:right w:val="nil"/>
                </w:tcBorders>
                <w:shd w:val="clear" w:color="auto" w:fill="auto"/>
                <w:noWrap/>
                <w:vAlign w:val="bottom"/>
                <w:hideMark/>
              </w:tcPr>
            </w:tcPrChange>
          </w:tcPr>
          <w:p w14:paraId="3AD58AE7" w14:textId="77777777" w:rsidR="00036D0E" w:rsidRPr="00036D0E" w:rsidRDefault="00036D0E" w:rsidP="00245317">
            <w:pPr>
              <w:spacing w:after="0" w:line="240" w:lineRule="auto"/>
              <w:jc w:val="center"/>
              <w:rPr>
                <w:ins w:id="1175" w:author="David Dayan" w:date="2021-12-03T17:13:00Z"/>
                <w:rFonts w:ascii="Calibri" w:eastAsia="Times New Roman" w:hAnsi="Calibri" w:cs="Times New Roman"/>
                <w:color w:val="000000"/>
                <w:sz w:val="16"/>
                <w:szCs w:val="16"/>
              </w:rPr>
            </w:pPr>
            <w:ins w:id="117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706AD61" w14:textId="77777777" w:rsidTr="00245317">
        <w:trPr>
          <w:cantSplit/>
          <w:trHeight w:val="20"/>
          <w:ins w:id="1177" w:author="David Dayan" w:date="2021-12-03T17:13:00Z"/>
          <w:trPrChange w:id="11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179" w:author="David Dayan" w:date="2021-12-03T17:18:00Z">
              <w:tcPr>
                <w:tcW w:w="1563" w:type="dxa"/>
                <w:tcBorders>
                  <w:top w:val="nil"/>
                  <w:left w:val="nil"/>
                  <w:bottom w:val="nil"/>
                  <w:right w:val="nil"/>
                </w:tcBorders>
                <w:shd w:val="clear" w:color="auto" w:fill="auto"/>
                <w:noWrap/>
                <w:vAlign w:val="bottom"/>
                <w:hideMark/>
              </w:tcPr>
            </w:tcPrChange>
          </w:tcPr>
          <w:p w14:paraId="574CA5C0" w14:textId="77777777" w:rsidR="00036D0E" w:rsidRPr="00036D0E" w:rsidRDefault="00036D0E" w:rsidP="00245317">
            <w:pPr>
              <w:spacing w:after="0" w:line="240" w:lineRule="auto"/>
              <w:jc w:val="center"/>
              <w:rPr>
                <w:ins w:id="1180" w:author="David Dayan" w:date="2021-12-03T17:13:00Z"/>
                <w:rFonts w:ascii="Calibri" w:eastAsia="Times New Roman" w:hAnsi="Calibri" w:cs="Times New Roman"/>
                <w:color w:val="000000"/>
                <w:sz w:val="16"/>
                <w:szCs w:val="16"/>
              </w:rPr>
            </w:pPr>
            <w:ins w:id="1181" w:author="David Dayan" w:date="2021-12-03T17:13:00Z">
              <w:r w:rsidRPr="00036D0E">
                <w:rPr>
                  <w:rFonts w:ascii="Calibri" w:eastAsia="Times New Roman" w:hAnsi="Calibri" w:cs="Times New Roman"/>
                  <w:color w:val="000000"/>
                  <w:sz w:val="16"/>
                  <w:szCs w:val="16"/>
                </w:rPr>
                <w:t>OtsAC20ROGR_0020</w:t>
              </w:r>
            </w:ins>
          </w:p>
        </w:tc>
        <w:tc>
          <w:tcPr>
            <w:tcW w:w="746" w:type="dxa"/>
            <w:tcBorders>
              <w:top w:val="nil"/>
              <w:left w:val="nil"/>
              <w:bottom w:val="nil"/>
              <w:right w:val="nil"/>
            </w:tcBorders>
            <w:shd w:val="clear" w:color="auto" w:fill="auto"/>
            <w:noWrap/>
            <w:vAlign w:val="bottom"/>
            <w:hideMark/>
            <w:tcPrChange w:id="1182" w:author="David Dayan" w:date="2021-12-03T17:18:00Z">
              <w:tcPr>
                <w:tcW w:w="746" w:type="dxa"/>
                <w:tcBorders>
                  <w:top w:val="nil"/>
                  <w:left w:val="nil"/>
                  <w:bottom w:val="nil"/>
                  <w:right w:val="nil"/>
                </w:tcBorders>
                <w:shd w:val="clear" w:color="auto" w:fill="auto"/>
                <w:noWrap/>
                <w:vAlign w:val="bottom"/>
                <w:hideMark/>
              </w:tcPr>
            </w:tcPrChange>
          </w:tcPr>
          <w:p w14:paraId="327F8BCB" w14:textId="77777777" w:rsidR="00036D0E" w:rsidRPr="00036D0E" w:rsidRDefault="00036D0E" w:rsidP="00245317">
            <w:pPr>
              <w:spacing w:after="0" w:line="240" w:lineRule="auto"/>
              <w:jc w:val="center"/>
              <w:rPr>
                <w:ins w:id="1183" w:author="David Dayan" w:date="2021-12-03T17:13:00Z"/>
                <w:rFonts w:ascii="Calibri" w:eastAsia="Times New Roman" w:hAnsi="Calibri" w:cs="Times New Roman"/>
                <w:color w:val="000000"/>
                <w:sz w:val="16"/>
                <w:szCs w:val="16"/>
              </w:rPr>
            </w:pPr>
            <w:ins w:id="1184" w:author="David Dayan" w:date="2021-12-03T17:13:00Z">
              <w:r w:rsidRPr="00036D0E">
                <w:rPr>
                  <w:rFonts w:ascii="Calibri" w:eastAsia="Times New Roman" w:hAnsi="Calibri" w:cs="Times New Roman"/>
                  <w:color w:val="000000"/>
                  <w:sz w:val="16"/>
                  <w:szCs w:val="16"/>
                </w:rPr>
                <w:t>5/12/20</w:t>
              </w:r>
            </w:ins>
          </w:p>
        </w:tc>
        <w:tc>
          <w:tcPr>
            <w:tcW w:w="599" w:type="dxa"/>
            <w:tcBorders>
              <w:top w:val="nil"/>
              <w:left w:val="nil"/>
              <w:bottom w:val="nil"/>
              <w:right w:val="nil"/>
            </w:tcBorders>
            <w:shd w:val="clear" w:color="auto" w:fill="auto"/>
            <w:noWrap/>
            <w:vAlign w:val="bottom"/>
            <w:hideMark/>
            <w:tcPrChange w:id="1185" w:author="David Dayan" w:date="2021-12-03T17:18:00Z">
              <w:tcPr>
                <w:tcW w:w="599" w:type="dxa"/>
                <w:tcBorders>
                  <w:top w:val="nil"/>
                  <w:left w:val="nil"/>
                  <w:bottom w:val="nil"/>
                  <w:right w:val="nil"/>
                </w:tcBorders>
                <w:shd w:val="clear" w:color="auto" w:fill="auto"/>
                <w:noWrap/>
                <w:vAlign w:val="bottom"/>
                <w:hideMark/>
              </w:tcPr>
            </w:tcPrChange>
          </w:tcPr>
          <w:p w14:paraId="6222CACD" w14:textId="77777777" w:rsidR="00036D0E" w:rsidRPr="00036D0E" w:rsidRDefault="00036D0E" w:rsidP="00245317">
            <w:pPr>
              <w:spacing w:after="0" w:line="240" w:lineRule="auto"/>
              <w:jc w:val="center"/>
              <w:rPr>
                <w:ins w:id="1186" w:author="David Dayan" w:date="2021-12-03T17:13:00Z"/>
                <w:rFonts w:ascii="Calibri" w:eastAsia="Times New Roman" w:hAnsi="Calibri" w:cs="Times New Roman"/>
                <w:color w:val="000000"/>
                <w:sz w:val="16"/>
                <w:szCs w:val="16"/>
              </w:rPr>
            </w:pPr>
            <w:ins w:id="1187" w:author="David Dayan" w:date="2021-12-03T17:13:00Z">
              <w:r w:rsidRPr="00036D0E">
                <w:rPr>
                  <w:rFonts w:ascii="Calibri" w:eastAsia="Times New Roman" w:hAnsi="Calibri" w:cs="Times New Roman"/>
                  <w:color w:val="000000"/>
                  <w:sz w:val="16"/>
                  <w:szCs w:val="16"/>
                </w:rPr>
                <w:t>133</w:t>
              </w:r>
            </w:ins>
          </w:p>
        </w:tc>
        <w:tc>
          <w:tcPr>
            <w:tcW w:w="1142" w:type="dxa"/>
            <w:tcBorders>
              <w:top w:val="nil"/>
              <w:left w:val="nil"/>
              <w:bottom w:val="nil"/>
              <w:right w:val="nil"/>
            </w:tcBorders>
            <w:shd w:val="clear" w:color="auto" w:fill="auto"/>
            <w:noWrap/>
            <w:vAlign w:val="bottom"/>
            <w:hideMark/>
            <w:tcPrChange w:id="1188" w:author="David Dayan" w:date="2021-12-03T17:18:00Z">
              <w:tcPr>
                <w:tcW w:w="1142" w:type="dxa"/>
                <w:tcBorders>
                  <w:top w:val="nil"/>
                  <w:left w:val="nil"/>
                  <w:bottom w:val="nil"/>
                  <w:right w:val="nil"/>
                </w:tcBorders>
                <w:shd w:val="clear" w:color="auto" w:fill="auto"/>
                <w:noWrap/>
                <w:vAlign w:val="bottom"/>
                <w:hideMark/>
              </w:tcPr>
            </w:tcPrChange>
          </w:tcPr>
          <w:p w14:paraId="6BCB156D" w14:textId="77777777" w:rsidR="00036D0E" w:rsidRPr="00036D0E" w:rsidRDefault="00036D0E" w:rsidP="00245317">
            <w:pPr>
              <w:spacing w:after="0" w:line="240" w:lineRule="auto"/>
              <w:jc w:val="center"/>
              <w:rPr>
                <w:ins w:id="1189" w:author="David Dayan" w:date="2021-12-03T17:13:00Z"/>
                <w:rFonts w:ascii="Calibri" w:eastAsia="Times New Roman" w:hAnsi="Calibri" w:cs="Times New Roman"/>
                <w:color w:val="000000"/>
                <w:sz w:val="16"/>
                <w:szCs w:val="16"/>
              </w:rPr>
            </w:pPr>
            <w:proofErr w:type="spellStart"/>
            <w:ins w:id="119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191" w:author="David Dayan" w:date="2021-12-03T17:18:00Z">
              <w:tcPr>
                <w:tcW w:w="1440" w:type="dxa"/>
                <w:tcBorders>
                  <w:top w:val="nil"/>
                  <w:left w:val="nil"/>
                  <w:bottom w:val="nil"/>
                  <w:right w:val="nil"/>
                </w:tcBorders>
                <w:shd w:val="clear" w:color="auto" w:fill="auto"/>
                <w:noWrap/>
                <w:vAlign w:val="bottom"/>
                <w:hideMark/>
              </w:tcPr>
            </w:tcPrChange>
          </w:tcPr>
          <w:p w14:paraId="6901F992" w14:textId="77777777" w:rsidR="00036D0E" w:rsidRPr="00036D0E" w:rsidRDefault="00036D0E" w:rsidP="00245317">
            <w:pPr>
              <w:spacing w:after="0" w:line="240" w:lineRule="auto"/>
              <w:jc w:val="center"/>
              <w:rPr>
                <w:ins w:id="1192" w:author="David Dayan" w:date="2021-12-03T17:13:00Z"/>
                <w:rFonts w:ascii="Calibri" w:eastAsia="Times New Roman" w:hAnsi="Calibri" w:cs="Times New Roman"/>
                <w:color w:val="000000"/>
                <w:sz w:val="16"/>
                <w:szCs w:val="16"/>
              </w:rPr>
            </w:pPr>
            <w:ins w:id="1193"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1194" w:author="David Dayan" w:date="2021-12-03T17:18:00Z">
              <w:tcPr>
                <w:tcW w:w="1530" w:type="dxa"/>
                <w:tcBorders>
                  <w:top w:val="nil"/>
                  <w:left w:val="nil"/>
                  <w:bottom w:val="nil"/>
                  <w:right w:val="nil"/>
                </w:tcBorders>
                <w:shd w:val="clear" w:color="auto" w:fill="auto"/>
                <w:noWrap/>
                <w:vAlign w:val="bottom"/>
                <w:hideMark/>
              </w:tcPr>
            </w:tcPrChange>
          </w:tcPr>
          <w:p w14:paraId="0BD0435D" w14:textId="77777777" w:rsidR="00036D0E" w:rsidRPr="00036D0E" w:rsidRDefault="00036D0E" w:rsidP="00245317">
            <w:pPr>
              <w:spacing w:after="0" w:line="240" w:lineRule="auto"/>
              <w:jc w:val="center"/>
              <w:rPr>
                <w:ins w:id="1195" w:author="David Dayan" w:date="2021-12-03T17:13:00Z"/>
                <w:rFonts w:ascii="Calibri" w:eastAsia="Times New Roman" w:hAnsi="Calibri" w:cs="Times New Roman"/>
                <w:color w:val="000000"/>
                <w:sz w:val="16"/>
                <w:szCs w:val="16"/>
              </w:rPr>
            </w:pPr>
            <w:ins w:id="119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197" w:author="David Dayan" w:date="2021-12-03T17:18:00Z">
              <w:tcPr>
                <w:tcW w:w="898" w:type="dxa"/>
                <w:tcBorders>
                  <w:top w:val="nil"/>
                  <w:left w:val="nil"/>
                  <w:bottom w:val="nil"/>
                  <w:right w:val="nil"/>
                </w:tcBorders>
                <w:shd w:val="clear" w:color="auto" w:fill="auto"/>
                <w:noWrap/>
                <w:vAlign w:val="bottom"/>
                <w:hideMark/>
              </w:tcPr>
            </w:tcPrChange>
          </w:tcPr>
          <w:p w14:paraId="4FB4FAC9" w14:textId="77777777" w:rsidR="00036D0E" w:rsidRPr="00036D0E" w:rsidRDefault="00036D0E" w:rsidP="00245317">
            <w:pPr>
              <w:spacing w:after="0" w:line="240" w:lineRule="auto"/>
              <w:jc w:val="center"/>
              <w:rPr>
                <w:ins w:id="1198" w:author="David Dayan" w:date="2021-12-03T17:13:00Z"/>
                <w:rFonts w:ascii="Calibri" w:eastAsia="Times New Roman" w:hAnsi="Calibri" w:cs="Times New Roman"/>
                <w:color w:val="000000"/>
                <w:sz w:val="16"/>
                <w:szCs w:val="16"/>
              </w:rPr>
            </w:pPr>
            <w:ins w:id="119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200" w:author="David Dayan" w:date="2021-12-03T17:18:00Z">
              <w:tcPr>
                <w:tcW w:w="902" w:type="dxa"/>
                <w:tcBorders>
                  <w:top w:val="nil"/>
                  <w:left w:val="nil"/>
                  <w:bottom w:val="nil"/>
                  <w:right w:val="nil"/>
                </w:tcBorders>
                <w:shd w:val="clear" w:color="auto" w:fill="auto"/>
                <w:noWrap/>
                <w:vAlign w:val="bottom"/>
                <w:hideMark/>
              </w:tcPr>
            </w:tcPrChange>
          </w:tcPr>
          <w:p w14:paraId="6D05CD1B" w14:textId="77777777" w:rsidR="00036D0E" w:rsidRPr="00036D0E" w:rsidRDefault="00036D0E" w:rsidP="00245317">
            <w:pPr>
              <w:spacing w:after="0" w:line="240" w:lineRule="auto"/>
              <w:jc w:val="center"/>
              <w:rPr>
                <w:ins w:id="1201" w:author="David Dayan" w:date="2021-12-03T17:13:00Z"/>
                <w:rFonts w:ascii="Calibri" w:eastAsia="Times New Roman" w:hAnsi="Calibri" w:cs="Times New Roman"/>
                <w:color w:val="000000"/>
                <w:sz w:val="16"/>
                <w:szCs w:val="16"/>
              </w:rPr>
            </w:pPr>
            <w:ins w:id="120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203" w:author="David Dayan" w:date="2021-12-03T17:18:00Z">
              <w:tcPr>
                <w:tcW w:w="2160" w:type="dxa"/>
                <w:tcBorders>
                  <w:top w:val="nil"/>
                  <w:left w:val="nil"/>
                  <w:bottom w:val="nil"/>
                  <w:right w:val="nil"/>
                </w:tcBorders>
                <w:shd w:val="clear" w:color="auto" w:fill="auto"/>
                <w:noWrap/>
                <w:vAlign w:val="bottom"/>
                <w:hideMark/>
              </w:tcPr>
            </w:tcPrChange>
          </w:tcPr>
          <w:p w14:paraId="129A67B8" w14:textId="77777777" w:rsidR="00036D0E" w:rsidRPr="00036D0E" w:rsidRDefault="00036D0E" w:rsidP="00245317">
            <w:pPr>
              <w:spacing w:after="0" w:line="240" w:lineRule="auto"/>
              <w:jc w:val="center"/>
              <w:rPr>
                <w:ins w:id="1204" w:author="David Dayan" w:date="2021-12-03T17:13:00Z"/>
                <w:rFonts w:ascii="Calibri" w:eastAsia="Times New Roman" w:hAnsi="Calibri" w:cs="Times New Roman"/>
                <w:color w:val="000000"/>
                <w:sz w:val="16"/>
                <w:szCs w:val="16"/>
              </w:rPr>
            </w:pPr>
            <w:ins w:id="120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206" w:author="David Dayan" w:date="2021-12-03T17:18:00Z">
              <w:tcPr>
                <w:tcW w:w="2876" w:type="dxa"/>
                <w:gridSpan w:val="2"/>
                <w:tcBorders>
                  <w:top w:val="nil"/>
                  <w:left w:val="nil"/>
                  <w:bottom w:val="nil"/>
                  <w:right w:val="nil"/>
                </w:tcBorders>
                <w:shd w:val="clear" w:color="auto" w:fill="auto"/>
                <w:noWrap/>
                <w:vAlign w:val="bottom"/>
                <w:hideMark/>
              </w:tcPr>
            </w:tcPrChange>
          </w:tcPr>
          <w:p w14:paraId="4889A854" w14:textId="77777777" w:rsidR="00036D0E" w:rsidRPr="00036D0E" w:rsidRDefault="00036D0E" w:rsidP="00245317">
            <w:pPr>
              <w:spacing w:after="0" w:line="240" w:lineRule="auto"/>
              <w:jc w:val="center"/>
              <w:rPr>
                <w:ins w:id="1207" w:author="David Dayan" w:date="2021-12-03T17:13:00Z"/>
                <w:rFonts w:ascii="Calibri" w:eastAsia="Times New Roman" w:hAnsi="Calibri" w:cs="Times New Roman"/>
                <w:color w:val="000000"/>
                <w:sz w:val="16"/>
                <w:szCs w:val="16"/>
              </w:rPr>
            </w:pPr>
            <w:ins w:id="120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209" w:author="David Dayan" w:date="2021-12-03T17:18:00Z">
              <w:tcPr>
                <w:tcW w:w="1426" w:type="dxa"/>
                <w:tcBorders>
                  <w:top w:val="nil"/>
                  <w:left w:val="nil"/>
                  <w:bottom w:val="nil"/>
                  <w:right w:val="nil"/>
                </w:tcBorders>
                <w:shd w:val="clear" w:color="auto" w:fill="auto"/>
                <w:noWrap/>
                <w:vAlign w:val="bottom"/>
                <w:hideMark/>
              </w:tcPr>
            </w:tcPrChange>
          </w:tcPr>
          <w:p w14:paraId="640B77FA" w14:textId="77777777" w:rsidR="00036D0E" w:rsidRPr="00036D0E" w:rsidRDefault="00036D0E" w:rsidP="00245317">
            <w:pPr>
              <w:spacing w:after="0" w:line="240" w:lineRule="auto"/>
              <w:jc w:val="center"/>
              <w:rPr>
                <w:ins w:id="1210" w:author="David Dayan" w:date="2021-12-03T17:13:00Z"/>
                <w:rFonts w:ascii="Calibri" w:eastAsia="Times New Roman" w:hAnsi="Calibri" w:cs="Times New Roman"/>
                <w:color w:val="000000"/>
                <w:sz w:val="16"/>
                <w:szCs w:val="16"/>
              </w:rPr>
            </w:pPr>
            <w:ins w:id="121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F9CCE25" w14:textId="77777777" w:rsidTr="00245317">
        <w:trPr>
          <w:cantSplit/>
          <w:trHeight w:val="20"/>
          <w:ins w:id="1212" w:author="David Dayan" w:date="2021-12-03T17:13:00Z"/>
          <w:trPrChange w:id="12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14" w:author="David Dayan" w:date="2021-12-03T17:18:00Z">
              <w:tcPr>
                <w:tcW w:w="1563" w:type="dxa"/>
                <w:tcBorders>
                  <w:top w:val="nil"/>
                  <w:left w:val="nil"/>
                  <w:bottom w:val="nil"/>
                  <w:right w:val="nil"/>
                </w:tcBorders>
                <w:shd w:val="clear" w:color="auto" w:fill="auto"/>
                <w:noWrap/>
                <w:vAlign w:val="bottom"/>
                <w:hideMark/>
              </w:tcPr>
            </w:tcPrChange>
          </w:tcPr>
          <w:p w14:paraId="463629DF" w14:textId="77777777" w:rsidR="00036D0E" w:rsidRPr="00036D0E" w:rsidRDefault="00036D0E" w:rsidP="00245317">
            <w:pPr>
              <w:spacing w:after="0" w:line="240" w:lineRule="auto"/>
              <w:jc w:val="center"/>
              <w:rPr>
                <w:ins w:id="1215" w:author="David Dayan" w:date="2021-12-03T17:13:00Z"/>
                <w:rFonts w:ascii="Calibri" w:eastAsia="Times New Roman" w:hAnsi="Calibri" w:cs="Times New Roman"/>
                <w:color w:val="000000"/>
                <w:sz w:val="16"/>
                <w:szCs w:val="16"/>
              </w:rPr>
            </w:pPr>
            <w:ins w:id="1216" w:author="David Dayan" w:date="2021-12-03T17:13:00Z">
              <w:r w:rsidRPr="00036D0E">
                <w:rPr>
                  <w:rFonts w:ascii="Calibri" w:eastAsia="Times New Roman" w:hAnsi="Calibri" w:cs="Times New Roman"/>
                  <w:color w:val="000000"/>
                  <w:sz w:val="16"/>
                  <w:szCs w:val="16"/>
                </w:rPr>
                <w:t>OtsAC20ROGR_0021</w:t>
              </w:r>
            </w:ins>
          </w:p>
        </w:tc>
        <w:tc>
          <w:tcPr>
            <w:tcW w:w="746" w:type="dxa"/>
            <w:tcBorders>
              <w:top w:val="nil"/>
              <w:left w:val="nil"/>
              <w:bottom w:val="nil"/>
              <w:right w:val="nil"/>
            </w:tcBorders>
            <w:shd w:val="clear" w:color="auto" w:fill="auto"/>
            <w:noWrap/>
            <w:vAlign w:val="bottom"/>
            <w:hideMark/>
            <w:tcPrChange w:id="1217" w:author="David Dayan" w:date="2021-12-03T17:18:00Z">
              <w:tcPr>
                <w:tcW w:w="746" w:type="dxa"/>
                <w:tcBorders>
                  <w:top w:val="nil"/>
                  <w:left w:val="nil"/>
                  <w:bottom w:val="nil"/>
                  <w:right w:val="nil"/>
                </w:tcBorders>
                <w:shd w:val="clear" w:color="auto" w:fill="auto"/>
                <w:noWrap/>
                <w:vAlign w:val="bottom"/>
                <w:hideMark/>
              </w:tcPr>
            </w:tcPrChange>
          </w:tcPr>
          <w:p w14:paraId="26F11C5E" w14:textId="77777777" w:rsidR="00036D0E" w:rsidRPr="00036D0E" w:rsidRDefault="00036D0E" w:rsidP="00245317">
            <w:pPr>
              <w:spacing w:after="0" w:line="240" w:lineRule="auto"/>
              <w:jc w:val="center"/>
              <w:rPr>
                <w:ins w:id="1218" w:author="David Dayan" w:date="2021-12-03T17:13:00Z"/>
                <w:rFonts w:ascii="Calibri" w:eastAsia="Times New Roman" w:hAnsi="Calibri" w:cs="Times New Roman"/>
                <w:color w:val="000000"/>
                <w:sz w:val="16"/>
                <w:szCs w:val="16"/>
              </w:rPr>
            </w:pPr>
            <w:ins w:id="1219" w:author="David Dayan" w:date="2021-12-03T17:13:00Z">
              <w:r w:rsidRPr="00036D0E">
                <w:rPr>
                  <w:rFonts w:ascii="Calibri" w:eastAsia="Times New Roman" w:hAnsi="Calibri" w:cs="Times New Roman"/>
                  <w:color w:val="000000"/>
                  <w:sz w:val="16"/>
                  <w:szCs w:val="16"/>
                </w:rPr>
                <w:t>5/12/20</w:t>
              </w:r>
            </w:ins>
          </w:p>
        </w:tc>
        <w:tc>
          <w:tcPr>
            <w:tcW w:w="599" w:type="dxa"/>
            <w:tcBorders>
              <w:top w:val="nil"/>
              <w:left w:val="nil"/>
              <w:bottom w:val="nil"/>
              <w:right w:val="nil"/>
            </w:tcBorders>
            <w:shd w:val="clear" w:color="auto" w:fill="auto"/>
            <w:noWrap/>
            <w:vAlign w:val="bottom"/>
            <w:hideMark/>
            <w:tcPrChange w:id="1220" w:author="David Dayan" w:date="2021-12-03T17:18:00Z">
              <w:tcPr>
                <w:tcW w:w="599" w:type="dxa"/>
                <w:tcBorders>
                  <w:top w:val="nil"/>
                  <w:left w:val="nil"/>
                  <w:bottom w:val="nil"/>
                  <w:right w:val="nil"/>
                </w:tcBorders>
                <w:shd w:val="clear" w:color="auto" w:fill="auto"/>
                <w:noWrap/>
                <w:vAlign w:val="bottom"/>
                <w:hideMark/>
              </w:tcPr>
            </w:tcPrChange>
          </w:tcPr>
          <w:p w14:paraId="0AD9F926" w14:textId="77777777" w:rsidR="00036D0E" w:rsidRPr="00036D0E" w:rsidRDefault="00036D0E" w:rsidP="00245317">
            <w:pPr>
              <w:spacing w:after="0" w:line="240" w:lineRule="auto"/>
              <w:jc w:val="center"/>
              <w:rPr>
                <w:ins w:id="1221" w:author="David Dayan" w:date="2021-12-03T17:13:00Z"/>
                <w:rFonts w:ascii="Calibri" w:eastAsia="Times New Roman" w:hAnsi="Calibri" w:cs="Times New Roman"/>
                <w:color w:val="000000"/>
                <w:sz w:val="16"/>
                <w:szCs w:val="16"/>
              </w:rPr>
            </w:pPr>
            <w:ins w:id="1222" w:author="David Dayan" w:date="2021-12-03T17:13:00Z">
              <w:r w:rsidRPr="00036D0E">
                <w:rPr>
                  <w:rFonts w:ascii="Calibri" w:eastAsia="Times New Roman" w:hAnsi="Calibri" w:cs="Times New Roman"/>
                  <w:color w:val="000000"/>
                  <w:sz w:val="16"/>
                  <w:szCs w:val="16"/>
                </w:rPr>
                <w:t>133</w:t>
              </w:r>
            </w:ins>
          </w:p>
        </w:tc>
        <w:tc>
          <w:tcPr>
            <w:tcW w:w="1142" w:type="dxa"/>
            <w:tcBorders>
              <w:top w:val="nil"/>
              <w:left w:val="nil"/>
              <w:bottom w:val="nil"/>
              <w:right w:val="nil"/>
            </w:tcBorders>
            <w:shd w:val="clear" w:color="auto" w:fill="auto"/>
            <w:noWrap/>
            <w:vAlign w:val="bottom"/>
            <w:hideMark/>
            <w:tcPrChange w:id="1223" w:author="David Dayan" w:date="2021-12-03T17:18:00Z">
              <w:tcPr>
                <w:tcW w:w="1142" w:type="dxa"/>
                <w:tcBorders>
                  <w:top w:val="nil"/>
                  <w:left w:val="nil"/>
                  <w:bottom w:val="nil"/>
                  <w:right w:val="nil"/>
                </w:tcBorders>
                <w:shd w:val="clear" w:color="auto" w:fill="auto"/>
                <w:noWrap/>
                <w:vAlign w:val="bottom"/>
                <w:hideMark/>
              </w:tcPr>
            </w:tcPrChange>
          </w:tcPr>
          <w:p w14:paraId="6737E6B7" w14:textId="77777777" w:rsidR="00036D0E" w:rsidRPr="00036D0E" w:rsidRDefault="00036D0E" w:rsidP="00245317">
            <w:pPr>
              <w:spacing w:after="0" w:line="240" w:lineRule="auto"/>
              <w:jc w:val="center"/>
              <w:rPr>
                <w:ins w:id="1224" w:author="David Dayan" w:date="2021-12-03T17:13:00Z"/>
                <w:rFonts w:ascii="Calibri" w:eastAsia="Times New Roman" w:hAnsi="Calibri" w:cs="Times New Roman"/>
                <w:color w:val="000000"/>
                <w:sz w:val="16"/>
                <w:szCs w:val="16"/>
              </w:rPr>
            </w:pPr>
            <w:ins w:id="122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226" w:author="David Dayan" w:date="2021-12-03T17:18:00Z">
              <w:tcPr>
                <w:tcW w:w="1440" w:type="dxa"/>
                <w:tcBorders>
                  <w:top w:val="nil"/>
                  <w:left w:val="nil"/>
                  <w:bottom w:val="nil"/>
                  <w:right w:val="nil"/>
                </w:tcBorders>
                <w:shd w:val="clear" w:color="auto" w:fill="auto"/>
                <w:noWrap/>
                <w:vAlign w:val="bottom"/>
                <w:hideMark/>
              </w:tcPr>
            </w:tcPrChange>
          </w:tcPr>
          <w:p w14:paraId="669AF85C" w14:textId="77777777" w:rsidR="00036D0E" w:rsidRPr="00036D0E" w:rsidRDefault="00036D0E" w:rsidP="00245317">
            <w:pPr>
              <w:spacing w:after="0" w:line="240" w:lineRule="auto"/>
              <w:jc w:val="center"/>
              <w:rPr>
                <w:ins w:id="1227" w:author="David Dayan" w:date="2021-12-03T17:13:00Z"/>
                <w:rFonts w:ascii="Calibri" w:eastAsia="Times New Roman" w:hAnsi="Calibri" w:cs="Times New Roman"/>
                <w:color w:val="000000"/>
                <w:sz w:val="16"/>
                <w:szCs w:val="16"/>
              </w:rPr>
            </w:pPr>
            <w:ins w:id="1228"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1229" w:author="David Dayan" w:date="2021-12-03T17:18:00Z">
              <w:tcPr>
                <w:tcW w:w="1530" w:type="dxa"/>
                <w:tcBorders>
                  <w:top w:val="nil"/>
                  <w:left w:val="nil"/>
                  <w:bottom w:val="nil"/>
                  <w:right w:val="nil"/>
                </w:tcBorders>
                <w:shd w:val="clear" w:color="auto" w:fill="auto"/>
                <w:noWrap/>
                <w:vAlign w:val="bottom"/>
                <w:hideMark/>
              </w:tcPr>
            </w:tcPrChange>
          </w:tcPr>
          <w:p w14:paraId="6236C141" w14:textId="77777777" w:rsidR="00036D0E" w:rsidRPr="00036D0E" w:rsidRDefault="00036D0E" w:rsidP="00245317">
            <w:pPr>
              <w:spacing w:after="0" w:line="240" w:lineRule="auto"/>
              <w:jc w:val="center"/>
              <w:rPr>
                <w:ins w:id="1230" w:author="David Dayan" w:date="2021-12-03T17:13:00Z"/>
                <w:rFonts w:ascii="Calibri" w:eastAsia="Times New Roman" w:hAnsi="Calibri" w:cs="Times New Roman"/>
                <w:color w:val="000000"/>
                <w:sz w:val="16"/>
                <w:szCs w:val="16"/>
              </w:rPr>
            </w:pPr>
            <w:ins w:id="123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32" w:author="David Dayan" w:date="2021-12-03T17:18:00Z">
              <w:tcPr>
                <w:tcW w:w="898" w:type="dxa"/>
                <w:tcBorders>
                  <w:top w:val="nil"/>
                  <w:left w:val="nil"/>
                  <w:bottom w:val="nil"/>
                  <w:right w:val="nil"/>
                </w:tcBorders>
                <w:shd w:val="clear" w:color="auto" w:fill="auto"/>
                <w:noWrap/>
                <w:vAlign w:val="bottom"/>
                <w:hideMark/>
              </w:tcPr>
            </w:tcPrChange>
          </w:tcPr>
          <w:p w14:paraId="69A0C0AA" w14:textId="77777777" w:rsidR="00036D0E" w:rsidRPr="00036D0E" w:rsidRDefault="00036D0E" w:rsidP="00245317">
            <w:pPr>
              <w:spacing w:after="0" w:line="240" w:lineRule="auto"/>
              <w:jc w:val="center"/>
              <w:rPr>
                <w:ins w:id="1233" w:author="David Dayan" w:date="2021-12-03T17:13:00Z"/>
                <w:rFonts w:ascii="Calibri" w:eastAsia="Times New Roman" w:hAnsi="Calibri" w:cs="Times New Roman"/>
                <w:color w:val="000000"/>
                <w:sz w:val="16"/>
                <w:szCs w:val="16"/>
              </w:rPr>
            </w:pPr>
            <w:ins w:id="123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235" w:author="David Dayan" w:date="2021-12-03T17:18:00Z">
              <w:tcPr>
                <w:tcW w:w="902" w:type="dxa"/>
                <w:tcBorders>
                  <w:top w:val="nil"/>
                  <w:left w:val="nil"/>
                  <w:bottom w:val="nil"/>
                  <w:right w:val="nil"/>
                </w:tcBorders>
                <w:shd w:val="clear" w:color="auto" w:fill="auto"/>
                <w:noWrap/>
                <w:vAlign w:val="bottom"/>
                <w:hideMark/>
              </w:tcPr>
            </w:tcPrChange>
          </w:tcPr>
          <w:p w14:paraId="570C22BB" w14:textId="77777777" w:rsidR="00036D0E" w:rsidRPr="00036D0E" w:rsidRDefault="00036D0E" w:rsidP="00245317">
            <w:pPr>
              <w:spacing w:after="0" w:line="240" w:lineRule="auto"/>
              <w:jc w:val="center"/>
              <w:rPr>
                <w:ins w:id="1236" w:author="David Dayan" w:date="2021-12-03T17:13:00Z"/>
                <w:rFonts w:ascii="Calibri" w:eastAsia="Times New Roman" w:hAnsi="Calibri" w:cs="Times New Roman"/>
                <w:color w:val="000000"/>
                <w:sz w:val="16"/>
                <w:szCs w:val="16"/>
              </w:rPr>
            </w:pPr>
            <w:ins w:id="123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238" w:author="David Dayan" w:date="2021-12-03T17:18:00Z">
              <w:tcPr>
                <w:tcW w:w="2160" w:type="dxa"/>
                <w:tcBorders>
                  <w:top w:val="nil"/>
                  <w:left w:val="nil"/>
                  <w:bottom w:val="nil"/>
                  <w:right w:val="nil"/>
                </w:tcBorders>
                <w:shd w:val="clear" w:color="auto" w:fill="auto"/>
                <w:noWrap/>
                <w:vAlign w:val="bottom"/>
                <w:hideMark/>
              </w:tcPr>
            </w:tcPrChange>
          </w:tcPr>
          <w:p w14:paraId="079D4C22" w14:textId="77777777" w:rsidR="00036D0E" w:rsidRPr="00036D0E" w:rsidRDefault="00036D0E" w:rsidP="00245317">
            <w:pPr>
              <w:spacing w:after="0" w:line="240" w:lineRule="auto"/>
              <w:jc w:val="center"/>
              <w:rPr>
                <w:ins w:id="1239" w:author="David Dayan" w:date="2021-12-03T17:13:00Z"/>
                <w:rFonts w:ascii="Calibri" w:eastAsia="Times New Roman" w:hAnsi="Calibri" w:cs="Times New Roman"/>
                <w:color w:val="000000"/>
                <w:sz w:val="16"/>
                <w:szCs w:val="16"/>
              </w:rPr>
            </w:pPr>
            <w:ins w:id="124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241" w:author="David Dayan" w:date="2021-12-03T17:18:00Z">
              <w:tcPr>
                <w:tcW w:w="2876" w:type="dxa"/>
                <w:gridSpan w:val="2"/>
                <w:tcBorders>
                  <w:top w:val="nil"/>
                  <w:left w:val="nil"/>
                  <w:bottom w:val="nil"/>
                  <w:right w:val="nil"/>
                </w:tcBorders>
                <w:shd w:val="clear" w:color="auto" w:fill="auto"/>
                <w:noWrap/>
                <w:vAlign w:val="bottom"/>
                <w:hideMark/>
              </w:tcPr>
            </w:tcPrChange>
          </w:tcPr>
          <w:p w14:paraId="387E72EB" w14:textId="77777777" w:rsidR="00036D0E" w:rsidRPr="00036D0E" w:rsidRDefault="00036D0E" w:rsidP="00245317">
            <w:pPr>
              <w:spacing w:after="0" w:line="240" w:lineRule="auto"/>
              <w:jc w:val="center"/>
              <w:rPr>
                <w:ins w:id="1242" w:author="David Dayan" w:date="2021-12-03T17:13:00Z"/>
                <w:rFonts w:ascii="Calibri" w:eastAsia="Times New Roman" w:hAnsi="Calibri" w:cs="Times New Roman"/>
                <w:color w:val="000000"/>
                <w:sz w:val="16"/>
                <w:szCs w:val="16"/>
              </w:rPr>
            </w:pPr>
            <w:ins w:id="124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244" w:author="David Dayan" w:date="2021-12-03T17:18:00Z">
              <w:tcPr>
                <w:tcW w:w="1426" w:type="dxa"/>
                <w:tcBorders>
                  <w:top w:val="nil"/>
                  <w:left w:val="nil"/>
                  <w:bottom w:val="nil"/>
                  <w:right w:val="nil"/>
                </w:tcBorders>
                <w:shd w:val="clear" w:color="auto" w:fill="auto"/>
                <w:noWrap/>
                <w:vAlign w:val="bottom"/>
                <w:hideMark/>
              </w:tcPr>
            </w:tcPrChange>
          </w:tcPr>
          <w:p w14:paraId="660B6E8C" w14:textId="77777777" w:rsidR="00036D0E" w:rsidRPr="00036D0E" w:rsidRDefault="00036D0E" w:rsidP="00245317">
            <w:pPr>
              <w:spacing w:after="0" w:line="240" w:lineRule="auto"/>
              <w:jc w:val="center"/>
              <w:rPr>
                <w:ins w:id="1245" w:author="David Dayan" w:date="2021-12-03T17:13:00Z"/>
                <w:rFonts w:ascii="Calibri" w:eastAsia="Times New Roman" w:hAnsi="Calibri" w:cs="Times New Roman"/>
                <w:color w:val="000000"/>
                <w:sz w:val="16"/>
                <w:szCs w:val="16"/>
              </w:rPr>
            </w:pPr>
            <w:ins w:id="124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F693B88" w14:textId="77777777" w:rsidTr="00245317">
        <w:trPr>
          <w:cantSplit/>
          <w:trHeight w:val="20"/>
          <w:ins w:id="1247" w:author="David Dayan" w:date="2021-12-03T17:13:00Z"/>
          <w:trPrChange w:id="12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49" w:author="David Dayan" w:date="2021-12-03T17:18:00Z">
              <w:tcPr>
                <w:tcW w:w="1563" w:type="dxa"/>
                <w:tcBorders>
                  <w:top w:val="nil"/>
                  <w:left w:val="nil"/>
                  <w:bottom w:val="nil"/>
                  <w:right w:val="nil"/>
                </w:tcBorders>
                <w:shd w:val="clear" w:color="auto" w:fill="auto"/>
                <w:noWrap/>
                <w:vAlign w:val="bottom"/>
                <w:hideMark/>
              </w:tcPr>
            </w:tcPrChange>
          </w:tcPr>
          <w:p w14:paraId="1D9D40C1" w14:textId="77777777" w:rsidR="00036D0E" w:rsidRPr="00036D0E" w:rsidRDefault="00036D0E" w:rsidP="00245317">
            <w:pPr>
              <w:spacing w:after="0" w:line="240" w:lineRule="auto"/>
              <w:jc w:val="center"/>
              <w:rPr>
                <w:ins w:id="1250" w:author="David Dayan" w:date="2021-12-03T17:13:00Z"/>
                <w:rFonts w:ascii="Calibri" w:eastAsia="Times New Roman" w:hAnsi="Calibri" w:cs="Times New Roman"/>
                <w:color w:val="000000"/>
                <w:sz w:val="16"/>
                <w:szCs w:val="16"/>
              </w:rPr>
            </w:pPr>
            <w:ins w:id="1251" w:author="David Dayan" w:date="2021-12-03T17:13:00Z">
              <w:r w:rsidRPr="00036D0E">
                <w:rPr>
                  <w:rFonts w:ascii="Calibri" w:eastAsia="Times New Roman" w:hAnsi="Calibri" w:cs="Times New Roman"/>
                  <w:color w:val="000000"/>
                  <w:sz w:val="16"/>
                  <w:szCs w:val="16"/>
                </w:rPr>
                <w:t>OtsAC20ROGR_0022</w:t>
              </w:r>
            </w:ins>
          </w:p>
        </w:tc>
        <w:tc>
          <w:tcPr>
            <w:tcW w:w="746" w:type="dxa"/>
            <w:tcBorders>
              <w:top w:val="nil"/>
              <w:left w:val="nil"/>
              <w:bottom w:val="nil"/>
              <w:right w:val="nil"/>
            </w:tcBorders>
            <w:shd w:val="clear" w:color="auto" w:fill="auto"/>
            <w:noWrap/>
            <w:vAlign w:val="bottom"/>
            <w:hideMark/>
            <w:tcPrChange w:id="1252" w:author="David Dayan" w:date="2021-12-03T17:18:00Z">
              <w:tcPr>
                <w:tcW w:w="746" w:type="dxa"/>
                <w:tcBorders>
                  <w:top w:val="nil"/>
                  <w:left w:val="nil"/>
                  <w:bottom w:val="nil"/>
                  <w:right w:val="nil"/>
                </w:tcBorders>
                <w:shd w:val="clear" w:color="auto" w:fill="auto"/>
                <w:noWrap/>
                <w:vAlign w:val="bottom"/>
                <w:hideMark/>
              </w:tcPr>
            </w:tcPrChange>
          </w:tcPr>
          <w:p w14:paraId="34C9E163" w14:textId="77777777" w:rsidR="00036D0E" w:rsidRPr="00036D0E" w:rsidRDefault="00036D0E" w:rsidP="00245317">
            <w:pPr>
              <w:spacing w:after="0" w:line="240" w:lineRule="auto"/>
              <w:jc w:val="center"/>
              <w:rPr>
                <w:ins w:id="1253" w:author="David Dayan" w:date="2021-12-03T17:13:00Z"/>
                <w:rFonts w:ascii="Calibri" w:eastAsia="Times New Roman" w:hAnsi="Calibri" w:cs="Times New Roman"/>
                <w:color w:val="000000"/>
                <w:sz w:val="16"/>
                <w:szCs w:val="16"/>
              </w:rPr>
            </w:pPr>
            <w:ins w:id="1254" w:author="David Dayan" w:date="2021-12-03T17:13:00Z">
              <w:r w:rsidRPr="00036D0E">
                <w:rPr>
                  <w:rFonts w:ascii="Calibri" w:eastAsia="Times New Roman" w:hAnsi="Calibri" w:cs="Times New Roman"/>
                  <w:color w:val="000000"/>
                  <w:sz w:val="16"/>
                  <w:szCs w:val="16"/>
                </w:rPr>
                <w:t>5/13/20</w:t>
              </w:r>
            </w:ins>
          </w:p>
        </w:tc>
        <w:tc>
          <w:tcPr>
            <w:tcW w:w="599" w:type="dxa"/>
            <w:tcBorders>
              <w:top w:val="nil"/>
              <w:left w:val="nil"/>
              <w:bottom w:val="nil"/>
              <w:right w:val="nil"/>
            </w:tcBorders>
            <w:shd w:val="clear" w:color="auto" w:fill="auto"/>
            <w:noWrap/>
            <w:vAlign w:val="bottom"/>
            <w:hideMark/>
            <w:tcPrChange w:id="1255" w:author="David Dayan" w:date="2021-12-03T17:18:00Z">
              <w:tcPr>
                <w:tcW w:w="599" w:type="dxa"/>
                <w:tcBorders>
                  <w:top w:val="nil"/>
                  <w:left w:val="nil"/>
                  <w:bottom w:val="nil"/>
                  <w:right w:val="nil"/>
                </w:tcBorders>
                <w:shd w:val="clear" w:color="auto" w:fill="auto"/>
                <w:noWrap/>
                <w:vAlign w:val="bottom"/>
                <w:hideMark/>
              </w:tcPr>
            </w:tcPrChange>
          </w:tcPr>
          <w:p w14:paraId="3FD8726C" w14:textId="77777777" w:rsidR="00036D0E" w:rsidRPr="00036D0E" w:rsidRDefault="00036D0E" w:rsidP="00245317">
            <w:pPr>
              <w:spacing w:after="0" w:line="240" w:lineRule="auto"/>
              <w:jc w:val="center"/>
              <w:rPr>
                <w:ins w:id="1256" w:author="David Dayan" w:date="2021-12-03T17:13:00Z"/>
                <w:rFonts w:ascii="Calibri" w:eastAsia="Times New Roman" w:hAnsi="Calibri" w:cs="Times New Roman"/>
                <w:color w:val="000000"/>
                <w:sz w:val="16"/>
                <w:szCs w:val="16"/>
              </w:rPr>
            </w:pPr>
            <w:ins w:id="1257" w:author="David Dayan" w:date="2021-12-03T17:13:00Z">
              <w:r w:rsidRPr="00036D0E">
                <w:rPr>
                  <w:rFonts w:ascii="Calibri" w:eastAsia="Times New Roman" w:hAnsi="Calibri" w:cs="Times New Roman"/>
                  <w:color w:val="000000"/>
                  <w:sz w:val="16"/>
                  <w:szCs w:val="16"/>
                </w:rPr>
                <w:t>134</w:t>
              </w:r>
            </w:ins>
          </w:p>
        </w:tc>
        <w:tc>
          <w:tcPr>
            <w:tcW w:w="1142" w:type="dxa"/>
            <w:tcBorders>
              <w:top w:val="nil"/>
              <w:left w:val="nil"/>
              <w:bottom w:val="nil"/>
              <w:right w:val="nil"/>
            </w:tcBorders>
            <w:shd w:val="clear" w:color="auto" w:fill="auto"/>
            <w:noWrap/>
            <w:vAlign w:val="bottom"/>
            <w:hideMark/>
            <w:tcPrChange w:id="1258" w:author="David Dayan" w:date="2021-12-03T17:18:00Z">
              <w:tcPr>
                <w:tcW w:w="1142" w:type="dxa"/>
                <w:tcBorders>
                  <w:top w:val="nil"/>
                  <w:left w:val="nil"/>
                  <w:bottom w:val="nil"/>
                  <w:right w:val="nil"/>
                </w:tcBorders>
                <w:shd w:val="clear" w:color="auto" w:fill="auto"/>
                <w:noWrap/>
                <w:vAlign w:val="bottom"/>
                <w:hideMark/>
              </w:tcPr>
            </w:tcPrChange>
          </w:tcPr>
          <w:p w14:paraId="6DAA82CE" w14:textId="77777777" w:rsidR="00036D0E" w:rsidRPr="00036D0E" w:rsidRDefault="00036D0E" w:rsidP="00245317">
            <w:pPr>
              <w:spacing w:after="0" w:line="240" w:lineRule="auto"/>
              <w:jc w:val="center"/>
              <w:rPr>
                <w:ins w:id="1259" w:author="David Dayan" w:date="2021-12-03T17:13:00Z"/>
                <w:rFonts w:ascii="Calibri" w:eastAsia="Times New Roman" w:hAnsi="Calibri" w:cs="Times New Roman"/>
                <w:color w:val="000000"/>
                <w:sz w:val="16"/>
                <w:szCs w:val="16"/>
              </w:rPr>
            </w:pPr>
            <w:ins w:id="126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261" w:author="David Dayan" w:date="2021-12-03T17:18:00Z">
              <w:tcPr>
                <w:tcW w:w="1440" w:type="dxa"/>
                <w:tcBorders>
                  <w:top w:val="nil"/>
                  <w:left w:val="nil"/>
                  <w:bottom w:val="nil"/>
                  <w:right w:val="nil"/>
                </w:tcBorders>
                <w:shd w:val="clear" w:color="auto" w:fill="auto"/>
                <w:noWrap/>
                <w:vAlign w:val="bottom"/>
                <w:hideMark/>
              </w:tcPr>
            </w:tcPrChange>
          </w:tcPr>
          <w:p w14:paraId="4169166A" w14:textId="77777777" w:rsidR="00036D0E" w:rsidRPr="00036D0E" w:rsidRDefault="00036D0E" w:rsidP="00245317">
            <w:pPr>
              <w:spacing w:after="0" w:line="240" w:lineRule="auto"/>
              <w:jc w:val="center"/>
              <w:rPr>
                <w:ins w:id="1262" w:author="David Dayan" w:date="2021-12-03T17:13:00Z"/>
                <w:rFonts w:ascii="Calibri" w:eastAsia="Times New Roman" w:hAnsi="Calibri" w:cs="Times New Roman"/>
                <w:color w:val="000000"/>
                <w:sz w:val="16"/>
                <w:szCs w:val="16"/>
              </w:rPr>
            </w:pPr>
            <w:ins w:id="126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264" w:author="David Dayan" w:date="2021-12-03T17:18:00Z">
              <w:tcPr>
                <w:tcW w:w="1530" w:type="dxa"/>
                <w:tcBorders>
                  <w:top w:val="nil"/>
                  <w:left w:val="nil"/>
                  <w:bottom w:val="nil"/>
                  <w:right w:val="nil"/>
                </w:tcBorders>
                <w:shd w:val="clear" w:color="auto" w:fill="auto"/>
                <w:noWrap/>
                <w:vAlign w:val="bottom"/>
                <w:hideMark/>
              </w:tcPr>
            </w:tcPrChange>
          </w:tcPr>
          <w:p w14:paraId="778DCAD4" w14:textId="77777777" w:rsidR="00036D0E" w:rsidRPr="00036D0E" w:rsidRDefault="00036D0E" w:rsidP="00245317">
            <w:pPr>
              <w:spacing w:after="0" w:line="240" w:lineRule="auto"/>
              <w:jc w:val="center"/>
              <w:rPr>
                <w:ins w:id="1265" w:author="David Dayan" w:date="2021-12-03T17:13:00Z"/>
                <w:rFonts w:ascii="Calibri" w:eastAsia="Times New Roman" w:hAnsi="Calibri" w:cs="Times New Roman"/>
                <w:color w:val="000000"/>
                <w:sz w:val="16"/>
                <w:szCs w:val="16"/>
              </w:rPr>
            </w:pPr>
            <w:ins w:id="126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267" w:author="David Dayan" w:date="2021-12-03T17:18:00Z">
              <w:tcPr>
                <w:tcW w:w="898" w:type="dxa"/>
                <w:tcBorders>
                  <w:top w:val="nil"/>
                  <w:left w:val="nil"/>
                  <w:bottom w:val="nil"/>
                  <w:right w:val="nil"/>
                </w:tcBorders>
                <w:shd w:val="clear" w:color="auto" w:fill="auto"/>
                <w:noWrap/>
                <w:vAlign w:val="bottom"/>
                <w:hideMark/>
              </w:tcPr>
            </w:tcPrChange>
          </w:tcPr>
          <w:p w14:paraId="15AB1D8E" w14:textId="77777777" w:rsidR="00036D0E" w:rsidRPr="00036D0E" w:rsidRDefault="00036D0E" w:rsidP="00245317">
            <w:pPr>
              <w:spacing w:after="0" w:line="240" w:lineRule="auto"/>
              <w:jc w:val="center"/>
              <w:rPr>
                <w:ins w:id="1268" w:author="David Dayan" w:date="2021-12-03T17:13:00Z"/>
                <w:rFonts w:ascii="Calibri" w:eastAsia="Times New Roman" w:hAnsi="Calibri" w:cs="Times New Roman"/>
                <w:color w:val="000000"/>
                <w:sz w:val="16"/>
                <w:szCs w:val="16"/>
              </w:rPr>
            </w:pPr>
            <w:ins w:id="126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270" w:author="David Dayan" w:date="2021-12-03T17:18:00Z">
              <w:tcPr>
                <w:tcW w:w="902" w:type="dxa"/>
                <w:tcBorders>
                  <w:top w:val="nil"/>
                  <w:left w:val="nil"/>
                  <w:bottom w:val="nil"/>
                  <w:right w:val="nil"/>
                </w:tcBorders>
                <w:shd w:val="clear" w:color="auto" w:fill="auto"/>
                <w:noWrap/>
                <w:vAlign w:val="bottom"/>
                <w:hideMark/>
              </w:tcPr>
            </w:tcPrChange>
          </w:tcPr>
          <w:p w14:paraId="609991D9" w14:textId="77777777" w:rsidR="00036D0E" w:rsidRPr="00036D0E" w:rsidRDefault="00036D0E" w:rsidP="00245317">
            <w:pPr>
              <w:spacing w:after="0" w:line="240" w:lineRule="auto"/>
              <w:jc w:val="center"/>
              <w:rPr>
                <w:ins w:id="1271" w:author="David Dayan" w:date="2021-12-03T17:13:00Z"/>
                <w:rFonts w:ascii="Calibri" w:eastAsia="Times New Roman" w:hAnsi="Calibri" w:cs="Times New Roman"/>
                <w:color w:val="000000"/>
                <w:sz w:val="16"/>
                <w:szCs w:val="16"/>
              </w:rPr>
            </w:pPr>
            <w:ins w:id="127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273" w:author="David Dayan" w:date="2021-12-03T17:18:00Z">
              <w:tcPr>
                <w:tcW w:w="2160" w:type="dxa"/>
                <w:tcBorders>
                  <w:top w:val="nil"/>
                  <w:left w:val="nil"/>
                  <w:bottom w:val="nil"/>
                  <w:right w:val="nil"/>
                </w:tcBorders>
                <w:shd w:val="clear" w:color="auto" w:fill="auto"/>
                <w:noWrap/>
                <w:vAlign w:val="bottom"/>
                <w:hideMark/>
              </w:tcPr>
            </w:tcPrChange>
          </w:tcPr>
          <w:p w14:paraId="7E7D13AF" w14:textId="77777777" w:rsidR="00036D0E" w:rsidRPr="00036D0E" w:rsidRDefault="00036D0E" w:rsidP="00245317">
            <w:pPr>
              <w:spacing w:after="0" w:line="240" w:lineRule="auto"/>
              <w:jc w:val="center"/>
              <w:rPr>
                <w:ins w:id="1274" w:author="David Dayan" w:date="2021-12-03T17:13:00Z"/>
                <w:rFonts w:ascii="Calibri" w:eastAsia="Times New Roman" w:hAnsi="Calibri" w:cs="Times New Roman"/>
                <w:color w:val="000000"/>
                <w:sz w:val="16"/>
                <w:szCs w:val="16"/>
              </w:rPr>
            </w:pPr>
            <w:ins w:id="127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276" w:author="David Dayan" w:date="2021-12-03T17:18:00Z">
              <w:tcPr>
                <w:tcW w:w="2876" w:type="dxa"/>
                <w:gridSpan w:val="2"/>
                <w:tcBorders>
                  <w:top w:val="nil"/>
                  <w:left w:val="nil"/>
                  <w:bottom w:val="nil"/>
                  <w:right w:val="nil"/>
                </w:tcBorders>
                <w:shd w:val="clear" w:color="auto" w:fill="auto"/>
                <w:noWrap/>
                <w:vAlign w:val="bottom"/>
                <w:hideMark/>
              </w:tcPr>
            </w:tcPrChange>
          </w:tcPr>
          <w:p w14:paraId="1F692952" w14:textId="77777777" w:rsidR="00036D0E" w:rsidRPr="00036D0E" w:rsidRDefault="00036D0E" w:rsidP="00245317">
            <w:pPr>
              <w:spacing w:after="0" w:line="240" w:lineRule="auto"/>
              <w:jc w:val="center"/>
              <w:rPr>
                <w:ins w:id="1277" w:author="David Dayan" w:date="2021-12-03T17:13:00Z"/>
                <w:rFonts w:ascii="Calibri" w:eastAsia="Times New Roman" w:hAnsi="Calibri" w:cs="Times New Roman"/>
                <w:color w:val="000000"/>
                <w:sz w:val="16"/>
                <w:szCs w:val="16"/>
              </w:rPr>
            </w:pPr>
            <w:ins w:id="127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279" w:author="David Dayan" w:date="2021-12-03T17:18:00Z">
              <w:tcPr>
                <w:tcW w:w="1426" w:type="dxa"/>
                <w:tcBorders>
                  <w:top w:val="nil"/>
                  <w:left w:val="nil"/>
                  <w:bottom w:val="nil"/>
                  <w:right w:val="nil"/>
                </w:tcBorders>
                <w:shd w:val="clear" w:color="auto" w:fill="auto"/>
                <w:noWrap/>
                <w:vAlign w:val="bottom"/>
                <w:hideMark/>
              </w:tcPr>
            </w:tcPrChange>
          </w:tcPr>
          <w:p w14:paraId="2062F54D" w14:textId="77777777" w:rsidR="00036D0E" w:rsidRPr="00036D0E" w:rsidRDefault="00036D0E" w:rsidP="00245317">
            <w:pPr>
              <w:spacing w:after="0" w:line="240" w:lineRule="auto"/>
              <w:jc w:val="center"/>
              <w:rPr>
                <w:ins w:id="1280" w:author="David Dayan" w:date="2021-12-03T17:13:00Z"/>
                <w:rFonts w:ascii="Calibri" w:eastAsia="Times New Roman" w:hAnsi="Calibri" w:cs="Times New Roman"/>
                <w:color w:val="000000"/>
                <w:sz w:val="16"/>
                <w:szCs w:val="16"/>
              </w:rPr>
            </w:pPr>
            <w:ins w:id="128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6E040C9" w14:textId="77777777" w:rsidTr="00245317">
        <w:trPr>
          <w:cantSplit/>
          <w:trHeight w:val="20"/>
          <w:ins w:id="1282" w:author="David Dayan" w:date="2021-12-03T17:13:00Z"/>
          <w:trPrChange w:id="12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284" w:author="David Dayan" w:date="2021-12-03T17:18:00Z">
              <w:tcPr>
                <w:tcW w:w="1563" w:type="dxa"/>
                <w:tcBorders>
                  <w:top w:val="nil"/>
                  <w:left w:val="nil"/>
                  <w:bottom w:val="nil"/>
                  <w:right w:val="nil"/>
                </w:tcBorders>
                <w:shd w:val="clear" w:color="auto" w:fill="auto"/>
                <w:noWrap/>
                <w:vAlign w:val="bottom"/>
                <w:hideMark/>
              </w:tcPr>
            </w:tcPrChange>
          </w:tcPr>
          <w:p w14:paraId="531D787E" w14:textId="77777777" w:rsidR="00036D0E" w:rsidRPr="00036D0E" w:rsidRDefault="00036D0E" w:rsidP="00245317">
            <w:pPr>
              <w:spacing w:after="0" w:line="240" w:lineRule="auto"/>
              <w:jc w:val="center"/>
              <w:rPr>
                <w:ins w:id="1285" w:author="David Dayan" w:date="2021-12-03T17:13:00Z"/>
                <w:rFonts w:ascii="Calibri" w:eastAsia="Times New Roman" w:hAnsi="Calibri" w:cs="Times New Roman"/>
                <w:color w:val="000000"/>
                <w:sz w:val="16"/>
                <w:szCs w:val="16"/>
              </w:rPr>
            </w:pPr>
            <w:ins w:id="1286" w:author="David Dayan" w:date="2021-12-03T17:13:00Z">
              <w:r w:rsidRPr="00036D0E">
                <w:rPr>
                  <w:rFonts w:ascii="Calibri" w:eastAsia="Times New Roman" w:hAnsi="Calibri" w:cs="Times New Roman"/>
                  <w:color w:val="000000"/>
                  <w:sz w:val="16"/>
                  <w:szCs w:val="16"/>
                </w:rPr>
                <w:t>OtsAC20ROGR_0023</w:t>
              </w:r>
            </w:ins>
          </w:p>
        </w:tc>
        <w:tc>
          <w:tcPr>
            <w:tcW w:w="746" w:type="dxa"/>
            <w:tcBorders>
              <w:top w:val="nil"/>
              <w:left w:val="nil"/>
              <w:bottom w:val="nil"/>
              <w:right w:val="nil"/>
            </w:tcBorders>
            <w:shd w:val="clear" w:color="auto" w:fill="auto"/>
            <w:noWrap/>
            <w:vAlign w:val="bottom"/>
            <w:hideMark/>
            <w:tcPrChange w:id="1287" w:author="David Dayan" w:date="2021-12-03T17:18:00Z">
              <w:tcPr>
                <w:tcW w:w="746" w:type="dxa"/>
                <w:tcBorders>
                  <w:top w:val="nil"/>
                  <w:left w:val="nil"/>
                  <w:bottom w:val="nil"/>
                  <w:right w:val="nil"/>
                </w:tcBorders>
                <w:shd w:val="clear" w:color="auto" w:fill="auto"/>
                <w:noWrap/>
                <w:vAlign w:val="bottom"/>
                <w:hideMark/>
              </w:tcPr>
            </w:tcPrChange>
          </w:tcPr>
          <w:p w14:paraId="2CA45A6F" w14:textId="77777777" w:rsidR="00036D0E" w:rsidRPr="00036D0E" w:rsidRDefault="00036D0E" w:rsidP="00245317">
            <w:pPr>
              <w:spacing w:after="0" w:line="240" w:lineRule="auto"/>
              <w:jc w:val="center"/>
              <w:rPr>
                <w:ins w:id="1288" w:author="David Dayan" w:date="2021-12-03T17:13:00Z"/>
                <w:rFonts w:ascii="Calibri" w:eastAsia="Times New Roman" w:hAnsi="Calibri" w:cs="Times New Roman"/>
                <w:color w:val="000000"/>
                <w:sz w:val="16"/>
                <w:szCs w:val="16"/>
              </w:rPr>
            </w:pPr>
            <w:ins w:id="1289" w:author="David Dayan" w:date="2021-12-03T17:13:00Z">
              <w:r w:rsidRPr="00036D0E">
                <w:rPr>
                  <w:rFonts w:ascii="Calibri" w:eastAsia="Times New Roman" w:hAnsi="Calibri" w:cs="Times New Roman"/>
                  <w:color w:val="000000"/>
                  <w:sz w:val="16"/>
                  <w:szCs w:val="16"/>
                </w:rPr>
                <w:t>5/13/20</w:t>
              </w:r>
            </w:ins>
          </w:p>
        </w:tc>
        <w:tc>
          <w:tcPr>
            <w:tcW w:w="599" w:type="dxa"/>
            <w:tcBorders>
              <w:top w:val="nil"/>
              <w:left w:val="nil"/>
              <w:bottom w:val="nil"/>
              <w:right w:val="nil"/>
            </w:tcBorders>
            <w:shd w:val="clear" w:color="auto" w:fill="auto"/>
            <w:noWrap/>
            <w:vAlign w:val="bottom"/>
            <w:hideMark/>
            <w:tcPrChange w:id="1290" w:author="David Dayan" w:date="2021-12-03T17:18:00Z">
              <w:tcPr>
                <w:tcW w:w="599" w:type="dxa"/>
                <w:tcBorders>
                  <w:top w:val="nil"/>
                  <w:left w:val="nil"/>
                  <w:bottom w:val="nil"/>
                  <w:right w:val="nil"/>
                </w:tcBorders>
                <w:shd w:val="clear" w:color="auto" w:fill="auto"/>
                <w:noWrap/>
                <w:vAlign w:val="bottom"/>
                <w:hideMark/>
              </w:tcPr>
            </w:tcPrChange>
          </w:tcPr>
          <w:p w14:paraId="382E13F0" w14:textId="77777777" w:rsidR="00036D0E" w:rsidRPr="00036D0E" w:rsidRDefault="00036D0E" w:rsidP="00245317">
            <w:pPr>
              <w:spacing w:after="0" w:line="240" w:lineRule="auto"/>
              <w:jc w:val="center"/>
              <w:rPr>
                <w:ins w:id="1291" w:author="David Dayan" w:date="2021-12-03T17:13:00Z"/>
                <w:rFonts w:ascii="Calibri" w:eastAsia="Times New Roman" w:hAnsi="Calibri" w:cs="Times New Roman"/>
                <w:color w:val="000000"/>
                <w:sz w:val="16"/>
                <w:szCs w:val="16"/>
              </w:rPr>
            </w:pPr>
            <w:ins w:id="1292" w:author="David Dayan" w:date="2021-12-03T17:13:00Z">
              <w:r w:rsidRPr="00036D0E">
                <w:rPr>
                  <w:rFonts w:ascii="Calibri" w:eastAsia="Times New Roman" w:hAnsi="Calibri" w:cs="Times New Roman"/>
                  <w:color w:val="000000"/>
                  <w:sz w:val="16"/>
                  <w:szCs w:val="16"/>
                </w:rPr>
                <w:t>134</w:t>
              </w:r>
            </w:ins>
          </w:p>
        </w:tc>
        <w:tc>
          <w:tcPr>
            <w:tcW w:w="1142" w:type="dxa"/>
            <w:tcBorders>
              <w:top w:val="nil"/>
              <w:left w:val="nil"/>
              <w:bottom w:val="nil"/>
              <w:right w:val="nil"/>
            </w:tcBorders>
            <w:shd w:val="clear" w:color="auto" w:fill="auto"/>
            <w:noWrap/>
            <w:vAlign w:val="bottom"/>
            <w:hideMark/>
            <w:tcPrChange w:id="1293" w:author="David Dayan" w:date="2021-12-03T17:18:00Z">
              <w:tcPr>
                <w:tcW w:w="1142" w:type="dxa"/>
                <w:tcBorders>
                  <w:top w:val="nil"/>
                  <w:left w:val="nil"/>
                  <w:bottom w:val="nil"/>
                  <w:right w:val="nil"/>
                </w:tcBorders>
                <w:shd w:val="clear" w:color="auto" w:fill="auto"/>
                <w:noWrap/>
                <w:vAlign w:val="bottom"/>
                <w:hideMark/>
              </w:tcPr>
            </w:tcPrChange>
          </w:tcPr>
          <w:p w14:paraId="5ABFC031" w14:textId="77777777" w:rsidR="00036D0E" w:rsidRPr="00036D0E" w:rsidRDefault="00036D0E" w:rsidP="00245317">
            <w:pPr>
              <w:spacing w:after="0" w:line="240" w:lineRule="auto"/>
              <w:jc w:val="center"/>
              <w:rPr>
                <w:ins w:id="1294" w:author="David Dayan" w:date="2021-12-03T17:13:00Z"/>
                <w:rFonts w:ascii="Calibri" w:eastAsia="Times New Roman" w:hAnsi="Calibri" w:cs="Times New Roman"/>
                <w:color w:val="000000"/>
                <w:sz w:val="16"/>
                <w:szCs w:val="16"/>
              </w:rPr>
            </w:pPr>
            <w:ins w:id="129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296" w:author="David Dayan" w:date="2021-12-03T17:18:00Z">
              <w:tcPr>
                <w:tcW w:w="1440" w:type="dxa"/>
                <w:tcBorders>
                  <w:top w:val="nil"/>
                  <w:left w:val="nil"/>
                  <w:bottom w:val="nil"/>
                  <w:right w:val="nil"/>
                </w:tcBorders>
                <w:shd w:val="clear" w:color="auto" w:fill="auto"/>
                <w:noWrap/>
                <w:vAlign w:val="bottom"/>
                <w:hideMark/>
              </w:tcPr>
            </w:tcPrChange>
          </w:tcPr>
          <w:p w14:paraId="093D081F" w14:textId="77777777" w:rsidR="00036D0E" w:rsidRPr="00036D0E" w:rsidRDefault="00036D0E" w:rsidP="00245317">
            <w:pPr>
              <w:spacing w:after="0" w:line="240" w:lineRule="auto"/>
              <w:jc w:val="center"/>
              <w:rPr>
                <w:ins w:id="1297" w:author="David Dayan" w:date="2021-12-03T17:13:00Z"/>
                <w:rFonts w:ascii="Calibri" w:eastAsia="Times New Roman" w:hAnsi="Calibri" w:cs="Times New Roman"/>
                <w:color w:val="000000"/>
                <w:sz w:val="16"/>
                <w:szCs w:val="16"/>
              </w:rPr>
            </w:pPr>
            <w:ins w:id="129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299" w:author="David Dayan" w:date="2021-12-03T17:18:00Z">
              <w:tcPr>
                <w:tcW w:w="1530" w:type="dxa"/>
                <w:tcBorders>
                  <w:top w:val="nil"/>
                  <w:left w:val="nil"/>
                  <w:bottom w:val="nil"/>
                  <w:right w:val="nil"/>
                </w:tcBorders>
                <w:shd w:val="clear" w:color="auto" w:fill="auto"/>
                <w:noWrap/>
                <w:vAlign w:val="bottom"/>
                <w:hideMark/>
              </w:tcPr>
            </w:tcPrChange>
          </w:tcPr>
          <w:p w14:paraId="056D4B75" w14:textId="77777777" w:rsidR="00036D0E" w:rsidRPr="00036D0E" w:rsidRDefault="00036D0E" w:rsidP="00245317">
            <w:pPr>
              <w:spacing w:after="0" w:line="240" w:lineRule="auto"/>
              <w:jc w:val="center"/>
              <w:rPr>
                <w:ins w:id="1300" w:author="David Dayan" w:date="2021-12-03T17:13:00Z"/>
                <w:rFonts w:ascii="Calibri" w:eastAsia="Times New Roman" w:hAnsi="Calibri" w:cs="Times New Roman"/>
                <w:color w:val="000000"/>
                <w:sz w:val="16"/>
                <w:szCs w:val="16"/>
              </w:rPr>
            </w:pPr>
            <w:ins w:id="130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02" w:author="David Dayan" w:date="2021-12-03T17:18:00Z">
              <w:tcPr>
                <w:tcW w:w="898" w:type="dxa"/>
                <w:tcBorders>
                  <w:top w:val="nil"/>
                  <w:left w:val="nil"/>
                  <w:bottom w:val="nil"/>
                  <w:right w:val="nil"/>
                </w:tcBorders>
                <w:shd w:val="clear" w:color="auto" w:fill="auto"/>
                <w:noWrap/>
                <w:vAlign w:val="bottom"/>
                <w:hideMark/>
              </w:tcPr>
            </w:tcPrChange>
          </w:tcPr>
          <w:p w14:paraId="4CF471D7" w14:textId="77777777" w:rsidR="00036D0E" w:rsidRPr="00036D0E" w:rsidRDefault="00036D0E" w:rsidP="00245317">
            <w:pPr>
              <w:spacing w:after="0" w:line="240" w:lineRule="auto"/>
              <w:jc w:val="center"/>
              <w:rPr>
                <w:ins w:id="1303" w:author="David Dayan" w:date="2021-12-03T17:13:00Z"/>
                <w:rFonts w:ascii="Calibri" w:eastAsia="Times New Roman" w:hAnsi="Calibri" w:cs="Times New Roman"/>
                <w:color w:val="000000"/>
                <w:sz w:val="16"/>
                <w:szCs w:val="16"/>
              </w:rPr>
            </w:pPr>
            <w:ins w:id="130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05" w:author="David Dayan" w:date="2021-12-03T17:18:00Z">
              <w:tcPr>
                <w:tcW w:w="902" w:type="dxa"/>
                <w:tcBorders>
                  <w:top w:val="nil"/>
                  <w:left w:val="nil"/>
                  <w:bottom w:val="nil"/>
                  <w:right w:val="nil"/>
                </w:tcBorders>
                <w:shd w:val="clear" w:color="auto" w:fill="auto"/>
                <w:noWrap/>
                <w:vAlign w:val="bottom"/>
                <w:hideMark/>
              </w:tcPr>
            </w:tcPrChange>
          </w:tcPr>
          <w:p w14:paraId="58C010A2" w14:textId="77777777" w:rsidR="00036D0E" w:rsidRPr="00036D0E" w:rsidRDefault="00036D0E" w:rsidP="00245317">
            <w:pPr>
              <w:spacing w:after="0" w:line="240" w:lineRule="auto"/>
              <w:jc w:val="center"/>
              <w:rPr>
                <w:ins w:id="1306" w:author="David Dayan" w:date="2021-12-03T17:13:00Z"/>
                <w:rFonts w:ascii="Calibri" w:eastAsia="Times New Roman" w:hAnsi="Calibri" w:cs="Times New Roman"/>
                <w:color w:val="000000"/>
                <w:sz w:val="16"/>
                <w:szCs w:val="16"/>
              </w:rPr>
            </w:pPr>
            <w:ins w:id="130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08" w:author="David Dayan" w:date="2021-12-03T17:18:00Z">
              <w:tcPr>
                <w:tcW w:w="2160" w:type="dxa"/>
                <w:tcBorders>
                  <w:top w:val="nil"/>
                  <w:left w:val="nil"/>
                  <w:bottom w:val="nil"/>
                  <w:right w:val="nil"/>
                </w:tcBorders>
                <w:shd w:val="clear" w:color="auto" w:fill="auto"/>
                <w:noWrap/>
                <w:vAlign w:val="bottom"/>
                <w:hideMark/>
              </w:tcPr>
            </w:tcPrChange>
          </w:tcPr>
          <w:p w14:paraId="5B4AF449" w14:textId="77777777" w:rsidR="00036D0E" w:rsidRPr="00036D0E" w:rsidRDefault="00036D0E" w:rsidP="00245317">
            <w:pPr>
              <w:spacing w:after="0" w:line="240" w:lineRule="auto"/>
              <w:jc w:val="center"/>
              <w:rPr>
                <w:ins w:id="1309" w:author="David Dayan" w:date="2021-12-03T17:13:00Z"/>
                <w:rFonts w:ascii="Calibri" w:eastAsia="Times New Roman" w:hAnsi="Calibri" w:cs="Times New Roman"/>
                <w:color w:val="000000"/>
                <w:sz w:val="16"/>
                <w:szCs w:val="16"/>
              </w:rPr>
            </w:pPr>
            <w:ins w:id="131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311" w:author="David Dayan" w:date="2021-12-03T17:18:00Z">
              <w:tcPr>
                <w:tcW w:w="2876" w:type="dxa"/>
                <w:gridSpan w:val="2"/>
                <w:tcBorders>
                  <w:top w:val="nil"/>
                  <w:left w:val="nil"/>
                  <w:bottom w:val="nil"/>
                  <w:right w:val="nil"/>
                </w:tcBorders>
                <w:shd w:val="clear" w:color="auto" w:fill="auto"/>
                <w:noWrap/>
                <w:vAlign w:val="bottom"/>
                <w:hideMark/>
              </w:tcPr>
            </w:tcPrChange>
          </w:tcPr>
          <w:p w14:paraId="658A81C3" w14:textId="77777777" w:rsidR="00036D0E" w:rsidRPr="00036D0E" w:rsidRDefault="00036D0E" w:rsidP="00245317">
            <w:pPr>
              <w:spacing w:after="0" w:line="240" w:lineRule="auto"/>
              <w:jc w:val="center"/>
              <w:rPr>
                <w:ins w:id="1312" w:author="David Dayan" w:date="2021-12-03T17:13:00Z"/>
                <w:rFonts w:ascii="Calibri" w:eastAsia="Times New Roman" w:hAnsi="Calibri" w:cs="Times New Roman"/>
                <w:color w:val="000000"/>
                <w:sz w:val="16"/>
                <w:szCs w:val="16"/>
              </w:rPr>
            </w:pPr>
            <w:ins w:id="131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314" w:author="David Dayan" w:date="2021-12-03T17:18:00Z">
              <w:tcPr>
                <w:tcW w:w="1426" w:type="dxa"/>
                <w:tcBorders>
                  <w:top w:val="nil"/>
                  <w:left w:val="nil"/>
                  <w:bottom w:val="nil"/>
                  <w:right w:val="nil"/>
                </w:tcBorders>
                <w:shd w:val="clear" w:color="auto" w:fill="auto"/>
                <w:noWrap/>
                <w:vAlign w:val="bottom"/>
                <w:hideMark/>
              </w:tcPr>
            </w:tcPrChange>
          </w:tcPr>
          <w:p w14:paraId="0DA10F9A" w14:textId="77777777" w:rsidR="00036D0E" w:rsidRPr="00036D0E" w:rsidRDefault="00036D0E" w:rsidP="00245317">
            <w:pPr>
              <w:spacing w:after="0" w:line="240" w:lineRule="auto"/>
              <w:jc w:val="center"/>
              <w:rPr>
                <w:ins w:id="1315" w:author="David Dayan" w:date="2021-12-03T17:13:00Z"/>
                <w:rFonts w:ascii="Calibri" w:eastAsia="Times New Roman" w:hAnsi="Calibri" w:cs="Times New Roman"/>
                <w:color w:val="000000"/>
                <w:sz w:val="16"/>
                <w:szCs w:val="16"/>
              </w:rPr>
            </w:pPr>
            <w:ins w:id="131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5422FA6" w14:textId="77777777" w:rsidTr="00245317">
        <w:trPr>
          <w:cantSplit/>
          <w:trHeight w:val="20"/>
          <w:ins w:id="1317" w:author="David Dayan" w:date="2021-12-03T17:13:00Z"/>
          <w:trPrChange w:id="13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19" w:author="David Dayan" w:date="2021-12-03T17:18:00Z">
              <w:tcPr>
                <w:tcW w:w="1563" w:type="dxa"/>
                <w:tcBorders>
                  <w:top w:val="nil"/>
                  <w:left w:val="nil"/>
                  <w:bottom w:val="nil"/>
                  <w:right w:val="nil"/>
                </w:tcBorders>
                <w:shd w:val="clear" w:color="auto" w:fill="auto"/>
                <w:noWrap/>
                <w:vAlign w:val="bottom"/>
                <w:hideMark/>
              </w:tcPr>
            </w:tcPrChange>
          </w:tcPr>
          <w:p w14:paraId="142267EB" w14:textId="77777777" w:rsidR="00036D0E" w:rsidRPr="00036D0E" w:rsidRDefault="00036D0E" w:rsidP="00245317">
            <w:pPr>
              <w:spacing w:after="0" w:line="240" w:lineRule="auto"/>
              <w:jc w:val="center"/>
              <w:rPr>
                <w:ins w:id="1320" w:author="David Dayan" w:date="2021-12-03T17:13:00Z"/>
                <w:rFonts w:ascii="Calibri" w:eastAsia="Times New Roman" w:hAnsi="Calibri" w:cs="Times New Roman"/>
                <w:color w:val="000000"/>
                <w:sz w:val="16"/>
                <w:szCs w:val="16"/>
              </w:rPr>
            </w:pPr>
            <w:ins w:id="1321" w:author="David Dayan" w:date="2021-12-03T17:13:00Z">
              <w:r w:rsidRPr="00036D0E">
                <w:rPr>
                  <w:rFonts w:ascii="Calibri" w:eastAsia="Times New Roman" w:hAnsi="Calibri" w:cs="Times New Roman"/>
                  <w:color w:val="000000"/>
                  <w:sz w:val="16"/>
                  <w:szCs w:val="16"/>
                </w:rPr>
                <w:t>OtsAC20ROGR_0024</w:t>
              </w:r>
            </w:ins>
          </w:p>
        </w:tc>
        <w:tc>
          <w:tcPr>
            <w:tcW w:w="746" w:type="dxa"/>
            <w:tcBorders>
              <w:top w:val="nil"/>
              <w:left w:val="nil"/>
              <w:bottom w:val="nil"/>
              <w:right w:val="nil"/>
            </w:tcBorders>
            <w:shd w:val="clear" w:color="auto" w:fill="auto"/>
            <w:noWrap/>
            <w:vAlign w:val="bottom"/>
            <w:hideMark/>
            <w:tcPrChange w:id="1322" w:author="David Dayan" w:date="2021-12-03T17:18:00Z">
              <w:tcPr>
                <w:tcW w:w="746" w:type="dxa"/>
                <w:tcBorders>
                  <w:top w:val="nil"/>
                  <w:left w:val="nil"/>
                  <w:bottom w:val="nil"/>
                  <w:right w:val="nil"/>
                </w:tcBorders>
                <w:shd w:val="clear" w:color="auto" w:fill="auto"/>
                <w:noWrap/>
                <w:vAlign w:val="bottom"/>
                <w:hideMark/>
              </w:tcPr>
            </w:tcPrChange>
          </w:tcPr>
          <w:p w14:paraId="06F95075" w14:textId="77777777" w:rsidR="00036D0E" w:rsidRPr="00036D0E" w:rsidRDefault="00036D0E" w:rsidP="00245317">
            <w:pPr>
              <w:spacing w:after="0" w:line="240" w:lineRule="auto"/>
              <w:jc w:val="center"/>
              <w:rPr>
                <w:ins w:id="1323" w:author="David Dayan" w:date="2021-12-03T17:13:00Z"/>
                <w:rFonts w:ascii="Calibri" w:eastAsia="Times New Roman" w:hAnsi="Calibri" w:cs="Times New Roman"/>
                <w:color w:val="000000"/>
                <w:sz w:val="16"/>
                <w:szCs w:val="16"/>
              </w:rPr>
            </w:pPr>
            <w:ins w:id="1324" w:author="David Dayan" w:date="2021-12-03T17:13:00Z">
              <w:r w:rsidRPr="00036D0E">
                <w:rPr>
                  <w:rFonts w:ascii="Calibri" w:eastAsia="Times New Roman" w:hAnsi="Calibri" w:cs="Times New Roman"/>
                  <w:color w:val="000000"/>
                  <w:sz w:val="16"/>
                  <w:szCs w:val="16"/>
                </w:rPr>
                <w:t>5/14/20</w:t>
              </w:r>
            </w:ins>
          </w:p>
        </w:tc>
        <w:tc>
          <w:tcPr>
            <w:tcW w:w="599" w:type="dxa"/>
            <w:tcBorders>
              <w:top w:val="nil"/>
              <w:left w:val="nil"/>
              <w:bottom w:val="nil"/>
              <w:right w:val="nil"/>
            </w:tcBorders>
            <w:shd w:val="clear" w:color="auto" w:fill="auto"/>
            <w:noWrap/>
            <w:vAlign w:val="bottom"/>
            <w:hideMark/>
            <w:tcPrChange w:id="1325" w:author="David Dayan" w:date="2021-12-03T17:18:00Z">
              <w:tcPr>
                <w:tcW w:w="599" w:type="dxa"/>
                <w:tcBorders>
                  <w:top w:val="nil"/>
                  <w:left w:val="nil"/>
                  <w:bottom w:val="nil"/>
                  <w:right w:val="nil"/>
                </w:tcBorders>
                <w:shd w:val="clear" w:color="auto" w:fill="auto"/>
                <w:noWrap/>
                <w:vAlign w:val="bottom"/>
                <w:hideMark/>
              </w:tcPr>
            </w:tcPrChange>
          </w:tcPr>
          <w:p w14:paraId="259040D1" w14:textId="77777777" w:rsidR="00036D0E" w:rsidRPr="00036D0E" w:rsidRDefault="00036D0E" w:rsidP="00245317">
            <w:pPr>
              <w:spacing w:after="0" w:line="240" w:lineRule="auto"/>
              <w:jc w:val="center"/>
              <w:rPr>
                <w:ins w:id="1326" w:author="David Dayan" w:date="2021-12-03T17:13:00Z"/>
                <w:rFonts w:ascii="Calibri" w:eastAsia="Times New Roman" w:hAnsi="Calibri" w:cs="Times New Roman"/>
                <w:color w:val="000000"/>
                <w:sz w:val="16"/>
                <w:szCs w:val="16"/>
              </w:rPr>
            </w:pPr>
            <w:ins w:id="1327" w:author="David Dayan" w:date="2021-12-03T17:13:00Z">
              <w:r w:rsidRPr="00036D0E">
                <w:rPr>
                  <w:rFonts w:ascii="Calibri" w:eastAsia="Times New Roman" w:hAnsi="Calibri" w:cs="Times New Roman"/>
                  <w:color w:val="000000"/>
                  <w:sz w:val="16"/>
                  <w:szCs w:val="16"/>
                </w:rPr>
                <w:t>135</w:t>
              </w:r>
            </w:ins>
          </w:p>
        </w:tc>
        <w:tc>
          <w:tcPr>
            <w:tcW w:w="1142" w:type="dxa"/>
            <w:tcBorders>
              <w:top w:val="nil"/>
              <w:left w:val="nil"/>
              <w:bottom w:val="nil"/>
              <w:right w:val="nil"/>
            </w:tcBorders>
            <w:shd w:val="clear" w:color="auto" w:fill="auto"/>
            <w:noWrap/>
            <w:vAlign w:val="bottom"/>
            <w:hideMark/>
            <w:tcPrChange w:id="1328" w:author="David Dayan" w:date="2021-12-03T17:18:00Z">
              <w:tcPr>
                <w:tcW w:w="1142" w:type="dxa"/>
                <w:tcBorders>
                  <w:top w:val="nil"/>
                  <w:left w:val="nil"/>
                  <w:bottom w:val="nil"/>
                  <w:right w:val="nil"/>
                </w:tcBorders>
                <w:shd w:val="clear" w:color="auto" w:fill="auto"/>
                <w:noWrap/>
                <w:vAlign w:val="bottom"/>
                <w:hideMark/>
              </w:tcPr>
            </w:tcPrChange>
          </w:tcPr>
          <w:p w14:paraId="2A136120" w14:textId="77777777" w:rsidR="00036D0E" w:rsidRPr="00036D0E" w:rsidRDefault="00036D0E" w:rsidP="00245317">
            <w:pPr>
              <w:spacing w:after="0" w:line="240" w:lineRule="auto"/>
              <w:jc w:val="center"/>
              <w:rPr>
                <w:ins w:id="1329" w:author="David Dayan" w:date="2021-12-03T17:13:00Z"/>
                <w:rFonts w:ascii="Calibri" w:eastAsia="Times New Roman" w:hAnsi="Calibri" w:cs="Times New Roman"/>
                <w:color w:val="000000"/>
                <w:sz w:val="16"/>
                <w:szCs w:val="16"/>
              </w:rPr>
            </w:pPr>
            <w:ins w:id="133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331" w:author="David Dayan" w:date="2021-12-03T17:18:00Z">
              <w:tcPr>
                <w:tcW w:w="1440" w:type="dxa"/>
                <w:tcBorders>
                  <w:top w:val="nil"/>
                  <w:left w:val="nil"/>
                  <w:bottom w:val="nil"/>
                  <w:right w:val="nil"/>
                </w:tcBorders>
                <w:shd w:val="clear" w:color="auto" w:fill="auto"/>
                <w:noWrap/>
                <w:vAlign w:val="bottom"/>
                <w:hideMark/>
              </w:tcPr>
            </w:tcPrChange>
          </w:tcPr>
          <w:p w14:paraId="4481E23D" w14:textId="77777777" w:rsidR="00036D0E" w:rsidRPr="00036D0E" w:rsidRDefault="00036D0E" w:rsidP="00245317">
            <w:pPr>
              <w:spacing w:after="0" w:line="240" w:lineRule="auto"/>
              <w:jc w:val="center"/>
              <w:rPr>
                <w:ins w:id="1332" w:author="David Dayan" w:date="2021-12-03T17:13:00Z"/>
                <w:rFonts w:ascii="Calibri" w:eastAsia="Times New Roman" w:hAnsi="Calibri" w:cs="Times New Roman"/>
                <w:color w:val="000000"/>
                <w:sz w:val="16"/>
                <w:szCs w:val="16"/>
              </w:rPr>
            </w:pPr>
            <w:ins w:id="133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334" w:author="David Dayan" w:date="2021-12-03T17:18:00Z">
              <w:tcPr>
                <w:tcW w:w="1530" w:type="dxa"/>
                <w:tcBorders>
                  <w:top w:val="nil"/>
                  <w:left w:val="nil"/>
                  <w:bottom w:val="nil"/>
                  <w:right w:val="nil"/>
                </w:tcBorders>
                <w:shd w:val="clear" w:color="auto" w:fill="auto"/>
                <w:noWrap/>
                <w:vAlign w:val="bottom"/>
                <w:hideMark/>
              </w:tcPr>
            </w:tcPrChange>
          </w:tcPr>
          <w:p w14:paraId="45D1214A" w14:textId="77777777" w:rsidR="00036D0E" w:rsidRPr="00036D0E" w:rsidRDefault="00036D0E" w:rsidP="00245317">
            <w:pPr>
              <w:spacing w:after="0" w:line="240" w:lineRule="auto"/>
              <w:jc w:val="center"/>
              <w:rPr>
                <w:ins w:id="1335" w:author="David Dayan" w:date="2021-12-03T17:13:00Z"/>
                <w:rFonts w:ascii="Calibri" w:eastAsia="Times New Roman" w:hAnsi="Calibri" w:cs="Times New Roman"/>
                <w:color w:val="000000"/>
                <w:sz w:val="16"/>
                <w:szCs w:val="16"/>
              </w:rPr>
            </w:pPr>
            <w:ins w:id="133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37" w:author="David Dayan" w:date="2021-12-03T17:18:00Z">
              <w:tcPr>
                <w:tcW w:w="898" w:type="dxa"/>
                <w:tcBorders>
                  <w:top w:val="nil"/>
                  <w:left w:val="nil"/>
                  <w:bottom w:val="nil"/>
                  <w:right w:val="nil"/>
                </w:tcBorders>
                <w:shd w:val="clear" w:color="auto" w:fill="auto"/>
                <w:noWrap/>
                <w:vAlign w:val="bottom"/>
                <w:hideMark/>
              </w:tcPr>
            </w:tcPrChange>
          </w:tcPr>
          <w:p w14:paraId="02F6F9A4" w14:textId="77777777" w:rsidR="00036D0E" w:rsidRPr="00036D0E" w:rsidRDefault="00036D0E" w:rsidP="00245317">
            <w:pPr>
              <w:spacing w:after="0" w:line="240" w:lineRule="auto"/>
              <w:jc w:val="center"/>
              <w:rPr>
                <w:ins w:id="1338" w:author="David Dayan" w:date="2021-12-03T17:13:00Z"/>
                <w:rFonts w:ascii="Calibri" w:eastAsia="Times New Roman" w:hAnsi="Calibri" w:cs="Times New Roman"/>
                <w:color w:val="000000"/>
                <w:sz w:val="16"/>
                <w:szCs w:val="16"/>
              </w:rPr>
            </w:pPr>
            <w:ins w:id="133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40" w:author="David Dayan" w:date="2021-12-03T17:18:00Z">
              <w:tcPr>
                <w:tcW w:w="902" w:type="dxa"/>
                <w:tcBorders>
                  <w:top w:val="nil"/>
                  <w:left w:val="nil"/>
                  <w:bottom w:val="nil"/>
                  <w:right w:val="nil"/>
                </w:tcBorders>
                <w:shd w:val="clear" w:color="auto" w:fill="auto"/>
                <w:noWrap/>
                <w:vAlign w:val="bottom"/>
                <w:hideMark/>
              </w:tcPr>
            </w:tcPrChange>
          </w:tcPr>
          <w:p w14:paraId="57D3AF51" w14:textId="77777777" w:rsidR="00036D0E" w:rsidRPr="00036D0E" w:rsidRDefault="00036D0E" w:rsidP="00245317">
            <w:pPr>
              <w:spacing w:after="0" w:line="240" w:lineRule="auto"/>
              <w:jc w:val="center"/>
              <w:rPr>
                <w:ins w:id="1341" w:author="David Dayan" w:date="2021-12-03T17:13:00Z"/>
                <w:rFonts w:ascii="Calibri" w:eastAsia="Times New Roman" w:hAnsi="Calibri" w:cs="Times New Roman"/>
                <w:color w:val="000000"/>
                <w:sz w:val="16"/>
                <w:szCs w:val="16"/>
              </w:rPr>
            </w:pPr>
            <w:ins w:id="134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43" w:author="David Dayan" w:date="2021-12-03T17:18:00Z">
              <w:tcPr>
                <w:tcW w:w="2160" w:type="dxa"/>
                <w:tcBorders>
                  <w:top w:val="nil"/>
                  <w:left w:val="nil"/>
                  <w:bottom w:val="nil"/>
                  <w:right w:val="nil"/>
                </w:tcBorders>
                <w:shd w:val="clear" w:color="auto" w:fill="auto"/>
                <w:noWrap/>
                <w:vAlign w:val="bottom"/>
                <w:hideMark/>
              </w:tcPr>
            </w:tcPrChange>
          </w:tcPr>
          <w:p w14:paraId="6EF98CBE" w14:textId="77777777" w:rsidR="00036D0E" w:rsidRPr="00036D0E" w:rsidRDefault="00036D0E" w:rsidP="00245317">
            <w:pPr>
              <w:spacing w:after="0" w:line="240" w:lineRule="auto"/>
              <w:jc w:val="center"/>
              <w:rPr>
                <w:ins w:id="1344" w:author="David Dayan" w:date="2021-12-03T17:13:00Z"/>
                <w:rFonts w:ascii="Calibri" w:eastAsia="Times New Roman" w:hAnsi="Calibri" w:cs="Times New Roman"/>
                <w:color w:val="000000"/>
                <w:sz w:val="16"/>
                <w:szCs w:val="16"/>
              </w:rPr>
            </w:pPr>
            <w:ins w:id="134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346" w:author="David Dayan" w:date="2021-12-03T17:18:00Z">
              <w:tcPr>
                <w:tcW w:w="2876" w:type="dxa"/>
                <w:gridSpan w:val="2"/>
                <w:tcBorders>
                  <w:top w:val="nil"/>
                  <w:left w:val="nil"/>
                  <w:bottom w:val="nil"/>
                  <w:right w:val="nil"/>
                </w:tcBorders>
                <w:shd w:val="clear" w:color="auto" w:fill="auto"/>
                <w:noWrap/>
                <w:vAlign w:val="bottom"/>
                <w:hideMark/>
              </w:tcPr>
            </w:tcPrChange>
          </w:tcPr>
          <w:p w14:paraId="76994F74" w14:textId="77777777" w:rsidR="00036D0E" w:rsidRPr="00036D0E" w:rsidRDefault="00036D0E" w:rsidP="00245317">
            <w:pPr>
              <w:spacing w:after="0" w:line="240" w:lineRule="auto"/>
              <w:jc w:val="center"/>
              <w:rPr>
                <w:ins w:id="1347" w:author="David Dayan" w:date="2021-12-03T17:13:00Z"/>
                <w:rFonts w:ascii="Calibri" w:eastAsia="Times New Roman" w:hAnsi="Calibri" w:cs="Times New Roman"/>
                <w:color w:val="000000"/>
                <w:sz w:val="16"/>
                <w:szCs w:val="16"/>
              </w:rPr>
            </w:pPr>
            <w:ins w:id="134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349" w:author="David Dayan" w:date="2021-12-03T17:18:00Z">
              <w:tcPr>
                <w:tcW w:w="1426" w:type="dxa"/>
                <w:tcBorders>
                  <w:top w:val="nil"/>
                  <w:left w:val="nil"/>
                  <w:bottom w:val="nil"/>
                  <w:right w:val="nil"/>
                </w:tcBorders>
                <w:shd w:val="clear" w:color="auto" w:fill="auto"/>
                <w:noWrap/>
                <w:vAlign w:val="bottom"/>
                <w:hideMark/>
              </w:tcPr>
            </w:tcPrChange>
          </w:tcPr>
          <w:p w14:paraId="728A0DD9" w14:textId="77777777" w:rsidR="00036D0E" w:rsidRPr="00036D0E" w:rsidRDefault="00036D0E" w:rsidP="00245317">
            <w:pPr>
              <w:spacing w:after="0" w:line="240" w:lineRule="auto"/>
              <w:jc w:val="center"/>
              <w:rPr>
                <w:ins w:id="1350" w:author="David Dayan" w:date="2021-12-03T17:13:00Z"/>
                <w:rFonts w:ascii="Calibri" w:eastAsia="Times New Roman" w:hAnsi="Calibri" w:cs="Times New Roman"/>
                <w:color w:val="000000"/>
                <w:sz w:val="16"/>
                <w:szCs w:val="16"/>
              </w:rPr>
            </w:pPr>
            <w:ins w:id="135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3C9DE71" w14:textId="77777777" w:rsidTr="00245317">
        <w:trPr>
          <w:cantSplit/>
          <w:trHeight w:val="20"/>
          <w:ins w:id="1352" w:author="David Dayan" w:date="2021-12-03T17:13:00Z"/>
          <w:trPrChange w:id="13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54" w:author="David Dayan" w:date="2021-12-03T17:18:00Z">
              <w:tcPr>
                <w:tcW w:w="1563" w:type="dxa"/>
                <w:tcBorders>
                  <w:top w:val="nil"/>
                  <w:left w:val="nil"/>
                  <w:bottom w:val="nil"/>
                  <w:right w:val="nil"/>
                </w:tcBorders>
                <w:shd w:val="clear" w:color="auto" w:fill="auto"/>
                <w:noWrap/>
                <w:vAlign w:val="bottom"/>
                <w:hideMark/>
              </w:tcPr>
            </w:tcPrChange>
          </w:tcPr>
          <w:p w14:paraId="472AC9D9" w14:textId="77777777" w:rsidR="00036D0E" w:rsidRPr="00036D0E" w:rsidRDefault="00036D0E" w:rsidP="00245317">
            <w:pPr>
              <w:spacing w:after="0" w:line="240" w:lineRule="auto"/>
              <w:jc w:val="center"/>
              <w:rPr>
                <w:ins w:id="1355" w:author="David Dayan" w:date="2021-12-03T17:13:00Z"/>
                <w:rFonts w:ascii="Calibri" w:eastAsia="Times New Roman" w:hAnsi="Calibri" w:cs="Times New Roman"/>
                <w:color w:val="000000"/>
                <w:sz w:val="16"/>
                <w:szCs w:val="16"/>
              </w:rPr>
            </w:pPr>
            <w:ins w:id="1356" w:author="David Dayan" w:date="2021-12-03T17:13:00Z">
              <w:r w:rsidRPr="00036D0E">
                <w:rPr>
                  <w:rFonts w:ascii="Calibri" w:eastAsia="Times New Roman" w:hAnsi="Calibri" w:cs="Times New Roman"/>
                  <w:color w:val="000000"/>
                  <w:sz w:val="16"/>
                  <w:szCs w:val="16"/>
                </w:rPr>
                <w:t>OtsAC20ROGR_0025</w:t>
              </w:r>
            </w:ins>
          </w:p>
        </w:tc>
        <w:tc>
          <w:tcPr>
            <w:tcW w:w="746" w:type="dxa"/>
            <w:tcBorders>
              <w:top w:val="nil"/>
              <w:left w:val="nil"/>
              <w:bottom w:val="nil"/>
              <w:right w:val="nil"/>
            </w:tcBorders>
            <w:shd w:val="clear" w:color="auto" w:fill="auto"/>
            <w:noWrap/>
            <w:vAlign w:val="bottom"/>
            <w:hideMark/>
            <w:tcPrChange w:id="1357" w:author="David Dayan" w:date="2021-12-03T17:18:00Z">
              <w:tcPr>
                <w:tcW w:w="746" w:type="dxa"/>
                <w:tcBorders>
                  <w:top w:val="nil"/>
                  <w:left w:val="nil"/>
                  <w:bottom w:val="nil"/>
                  <w:right w:val="nil"/>
                </w:tcBorders>
                <w:shd w:val="clear" w:color="auto" w:fill="auto"/>
                <w:noWrap/>
                <w:vAlign w:val="bottom"/>
                <w:hideMark/>
              </w:tcPr>
            </w:tcPrChange>
          </w:tcPr>
          <w:p w14:paraId="4F8E5BCE" w14:textId="77777777" w:rsidR="00036D0E" w:rsidRPr="00036D0E" w:rsidRDefault="00036D0E" w:rsidP="00245317">
            <w:pPr>
              <w:spacing w:after="0" w:line="240" w:lineRule="auto"/>
              <w:jc w:val="center"/>
              <w:rPr>
                <w:ins w:id="1358" w:author="David Dayan" w:date="2021-12-03T17:13:00Z"/>
                <w:rFonts w:ascii="Calibri" w:eastAsia="Times New Roman" w:hAnsi="Calibri" w:cs="Times New Roman"/>
                <w:color w:val="000000"/>
                <w:sz w:val="16"/>
                <w:szCs w:val="16"/>
              </w:rPr>
            </w:pPr>
            <w:ins w:id="1359" w:author="David Dayan" w:date="2021-12-03T17:13:00Z">
              <w:r w:rsidRPr="00036D0E">
                <w:rPr>
                  <w:rFonts w:ascii="Calibri" w:eastAsia="Times New Roman" w:hAnsi="Calibri" w:cs="Times New Roman"/>
                  <w:color w:val="000000"/>
                  <w:sz w:val="16"/>
                  <w:szCs w:val="16"/>
                </w:rPr>
                <w:t>5/14/20</w:t>
              </w:r>
            </w:ins>
          </w:p>
        </w:tc>
        <w:tc>
          <w:tcPr>
            <w:tcW w:w="599" w:type="dxa"/>
            <w:tcBorders>
              <w:top w:val="nil"/>
              <w:left w:val="nil"/>
              <w:bottom w:val="nil"/>
              <w:right w:val="nil"/>
            </w:tcBorders>
            <w:shd w:val="clear" w:color="auto" w:fill="auto"/>
            <w:noWrap/>
            <w:vAlign w:val="bottom"/>
            <w:hideMark/>
            <w:tcPrChange w:id="1360" w:author="David Dayan" w:date="2021-12-03T17:18:00Z">
              <w:tcPr>
                <w:tcW w:w="599" w:type="dxa"/>
                <w:tcBorders>
                  <w:top w:val="nil"/>
                  <w:left w:val="nil"/>
                  <w:bottom w:val="nil"/>
                  <w:right w:val="nil"/>
                </w:tcBorders>
                <w:shd w:val="clear" w:color="auto" w:fill="auto"/>
                <w:noWrap/>
                <w:vAlign w:val="bottom"/>
                <w:hideMark/>
              </w:tcPr>
            </w:tcPrChange>
          </w:tcPr>
          <w:p w14:paraId="2364BCBD" w14:textId="77777777" w:rsidR="00036D0E" w:rsidRPr="00036D0E" w:rsidRDefault="00036D0E" w:rsidP="00245317">
            <w:pPr>
              <w:spacing w:after="0" w:line="240" w:lineRule="auto"/>
              <w:jc w:val="center"/>
              <w:rPr>
                <w:ins w:id="1361" w:author="David Dayan" w:date="2021-12-03T17:13:00Z"/>
                <w:rFonts w:ascii="Calibri" w:eastAsia="Times New Roman" w:hAnsi="Calibri" w:cs="Times New Roman"/>
                <w:color w:val="000000"/>
                <w:sz w:val="16"/>
                <w:szCs w:val="16"/>
              </w:rPr>
            </w:pPr>
            <w:ins w:id="1362" w:author="David Dayan" w:date="2021-12-03T17:13:00Z">
              <w:r w:rsidRPr="00036D0E">
                <w:rPr>
                  <w:rFonts w:ascii="Calibri" w:eastAsia="Times New Roman" w:hAnsi="Calibri" w:cs="Times New Roman"/>
                  <w:color w:val="000000"/>
                  <w:sz w:val="16"/>
                  <w:szCs w:val="16"/>
                </w:rPr>
                <w:t>135</w:t>
              </w:r>
            </w:ins>
          </w:p>
        </w:tc>
        <w:tc>
          <w:tcPr>
            <w:tcW w:w="1142" w:type="dxa"/>
            <w:tcBorders>
              <w:top w:val="nil"/>
              <w:left w:val="nil"/>
              <w:bottom w:val="nil"/>
              <w:right w:val="nil"/>
            </w:tcBorders>
            <w:shd w:val="clear" w:color="auto" w:fill="auto"/>
            <w:noWrap/>
            <w:vAlign w:val="bottom"/>
            <w:hideMark/>
            <w:tcPrChange w:id="1363" w:author="David Dayan" w:date="2021-12-03T17:18:00Z">
              <w:tcPr>
                <w:tcW w:w="1142" w:type="dxa"/>
                <w:tcBorders>
                  <w:top w:val="nil"/>
                  <w:left w:val="nil"/>
                  <w:bottom w:val="nil"/>
                  <w:right w:val="nil"/>
                </w:tcBorders>
                <w:shd w:val="clear" w:color="auto" w:fill="auto"/>
                <w:noWrap/>
                <w:vAlign w:val="bottom"/>
                <w:hideMark/>
              </w:tcPr>
            </w:tcPrChange>
          </w:tcPr>
          <w:p w14:paraId="6AA95C66" w14:textId="77777777" w:rsidR="00036D0E" w:rsidRPr="00036D0E" w:rsidRDefault="00036D0E" w:rsidP="00245317">
            <w:pPr>
              <w:spacing w:after="0" w:line="240" w:lineRule="auto"/>
              <w:jc w:val="center"/>
              <w:rPr>
                <w:ins w:id="1364" w:author="David Dayan" w:date="2021-12-03T17:13:00Z"/>
                <w:rFonts w:ascii="Calibri" w:eastAsia="Times New Roman" w:hAnsi="Calibri" w:cs="Times New Roman"/>
                <w:color w:val="000000"/>
                <w:sz w:val="16"/>
                <w:szCs w:val="16"/>
              </w:rPr>
            </w:pPr>
            <w:ins w:id="136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366" w:author="David Dayan" w:date="2021-12-03T17:18:00Z">
              <w:tcPr>
                <w:tcW w:w="1440" w:type="dxa"/>
                <w:tcBorders>
                  <w:top w:val="nil"/>
                  <w:left w:val="nil"/>
                  <w:bottom w:val="nil"/>
                  <w:right w:val="nil"/>
                </w:tcBorders>
                <w:shd w:val="clear" w:color="auto" w:fill="auto"/>
                <w:noWrap/>
                <w:vAlign w:val="bottom"/>
                <w:hideMark/>
              </w:tcPr>
            </w:tcPrChange>
          </w:tcPr>
          <w:p w14:paraId="7E4AA8AA" w14:textId="77777777" w:rsidR="00036D0E" w:rsidRPr="00036D0E" w:rsidRDefault="00036D0E" w:rsidP="00245317">
            <w:pPr>
              <w:spacing w:after="0" w:line="240" w:lineRule="auto"/>
              <w:jc w:val="center"/>
              <w:rPr>
                <w:ins w:id="1367" w:author="David Dayan" w:date="2021-12-03T17:13:00Z"/>
                <w:rFonts w:ascii="Calibri" w:eastAsia="Times New Roman" w:hAnsi="Calibri" w:cs="Times New Roman"/>
                <w:color w:val="000000"/>
                <w:sz w:val="16"/>
                <w:szCs w:val="16"/>
              </w:rPr>
            </w:pPr>
            <w:ins w:id="136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1369" w:author="David Dayan" w:date="2021-12-03T17:18:00Z">
              <w:tcPr>
                <w:tcW w:w="1530" w:type="dxa"/>
                <w:tcBorders>
                  <w:top w:val="nil"/>
                  <w:left w:val="nil"/>
                  <w:bottom w:val="nil"/>
                  <w:right w:val="nil"/>
                </w:tcBorders>
                <w:shd w:val="clear" w:color="auto" w:fill="auto"/>
                <w:noWrap/>
                <w:vAlign w:val="bottom"/>
                <w:hideMark/>
              </w:tcPr>
            </w:tcPrChange>
          </w:tcPr>
          <w:p w14:paraId="11358C61" w14:textId="77777777" w:rsidR="00036D0E" w:rsidRPr="00036D0E" w:rsidRDefault="00036D0E" w:rsidP="00245317">
            <w:pPr>
              <w:spacing w:after="0" w:line="240" w:lineRule="auto"/>
              <w:jc w:val="center"/>
              <w:rPr>
                <w:ins w:id="1370" w:author="David Dayan" w:date="2021-12-03T17:13:00Z"/>
                <w:rFonts w:ascii="Calibri" w:eastAsia="Times New Roman" w:hAnsi="Calibri" w:cs="Times New Roman"/>
                <w:color w:val="000000"/>
                <w:sz w:val="16"/>
                <w:szCs w:val="16"/>
              </w:rPr>
            </w:pPr>
            <w:ins w:id="137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372" w:author="David Dayan" w:date="2021-12-03T17:18:00Z">
              <w:tcPr>
                <w:tcW w:w="898" w:type="dxa"/>
                <w:tcBorders>
                  <w:top w:val="nil"/>
                  <w:left w:val="nil"/>
                  <w:bottom w:val="nil"/>
                  <w:right w:val="nil"/>
                </w:tcBorders>
                <w:shd w:val="clear" w:color="auto" w:fill="auto"/>
                <w:noWrap/>
                <w:vAlign w:val="bottom"/>
                <w:hideMark/>
              </w:tcPr>
            </w:tcPrChange>
          </w:tcPr>
          <w:p w14:paraId="4E571A36" w14:textId="77777777" w:rsidR="00036D0E" w:rsidRPr="00036D0E" w:rsidRDefault="00036D0E" w:rsidP="00245317">
            <w:pPr>
              <w:spacing w:after="0" w:line="240" w:lineRule="auto"/>
              <w:jc w:val="center"/>
              <w:rPr>
                <w:ins w:id="1373" w:author="David Dayan" w:date="2021-12-03T17:13:00Z"/>
                <w:rFonts w:ascii="Calibri" w:eastAsia="Times New Roman" w:hAnsi="Calibri" w:cs="Times New Roman"/>
                <w:color w:val="000000"/>
                <w:sz w:val="16"/>
                <w:szCs w:val="16"/>
              </w:rPr>
            </w:pPr>
            <w:ins w:id="137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375" w:author="David Dayan" w:date="2021-12-03T17:18:00Z">
              <w:tcPr>
                <w:tcW w:w="902" w:type="dxa"/>
                <w:tcBorders>
                  <w:top w:val="nil"/>
                  <w:left w:val="nil"/>
                  <w:bottom w:val="nil"/>
                  <w:right w:val="nil"/>
                </w:tcBorders>
                <w:shd w:val="clear" w:color="auto" w:fill="auto"/>
                <w:noWrap/>
                <w:vAlign w:val="bottom"/>
                <w:hideMark/>
              </w:tcPr>
            </w:tcPrChange>
          </w:tcPr>
          <w:p w14:paraId="7E957390" w14:textId="77777777" w:rsidR="00036D0E" w:rsidRPr="00036D0E" w:rsidRDefault="00036D0E" w:rsidP="00245317">
            <w:pPr>
              <w:spacing w:after="0" w:line="240" w:lineRule="auto"/>
              <w:jc w:val="center"/>
              <w:rPr>
                <w:ins w:id="1376" w:author="David Dayan" w:date="2021-12-03T17:13:00Z"/>
                <w:rFonts w:ascii="Calibri" w:eastAsia="Times New Roman" w:hAnsi="Calibri" w:cs="Times New Roman"/>
                <w:color w:val="000000"/>
                <w:sz w:val="16"/>
                <w:szCs w:val="16"/>
              </w:rPr>
            </w:pPr>
            <w:ins w:id="137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378" w:author="David Dayan" w:date="2021-12-03T17:18:00Z">
              <w:tcPr>
                <w:tcW w:w="2160" w:type="dxa"/>
                <w:tcBorders>
                  <w:top w:val="nil"/>
                  <w:left w:val="nil"/>
                  <w:bottom w:val="nil"/>
                  <w:right w:val="nil"/>
                </w:tcBorders>
                <w:shd w:val="clear" w:color="auto" w:fill="auto"/>
                <w:noWrap/>
                <w:vAlign w:val="bottom"/>
                <w:hideMark/>
              </w:tcPr>
            </w:tcPrChange>
          </w:tcPr>
          <w:p w14:paraId="467F555F" w14:textId="77777777" w:rsidR="00036D0E" w:rsidRPr="00036D0E" w:rsidRDefault="00036D0E" w:rsidP="00245317">
            <w:pPr>
              <w:spacing w:after="0" w:line="240" w:lineRule="auto"/>
              <w:jc w:val="center"/>
              <w:rPr>
                <w:ins w:id="1379" w:author="David Dayan" w:date="2021-12-03T17:13:00Z"/>
                <w:rFonts w:ascii="Calibri" w:eastAsia="Times New Roman" w:hAnsi="Calibri" w:cs="Times New Roman"/>
                <w:color w:val="000000"/>
                <w:sz w:val="16"/>
                <w:szCs w:val="16"/>
              </w:rPr>
            </w:pPr>
            <w:ins w:id="138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381" w:author="David Dayan" w:date="2021-12-03T17:18:00Z">
              <w:tcPr>
                <w:tcW w:w="2876" w:type="dxa"/>
                <w:gridSpan w:val="2"/>
                <w:tcBorders>
                  <w:top w:val="nil"/>
                  <w:left w:val="nil"/>
                  <w:bottom w:val="nil"/>
                  <w:right w:val="nil"/>
                </w:tcBorders>
                <w:shd w:val="clear" w:color="auto" w:fill="auto"/>
                <w:noWrap/>
                <w:vAlign w:val="bottom"/>
                <w:hideMark/>
              </w:tcPr>
            </w:tcPrChange>
          </w:tcPr>
          <w:p w14:paraId="1DFAF34F" w14:textId="77777777" w:rsidR="00036D0E" w:rsidRPr="00036D0E" w:rsidRDefault="00036D0E" w:rsidP="00245317">
            <w:pPr>
              <w:spacing w:after="0" w:line="240" w:lineRule="auto"/>
              <w:jc w:val="center"/>
              <w:rPr>
                <w:ins w:id="1382" w:author="David Dayan" w:date="2021-12-03T17:13:00Z"/>
                <w:rFonts w:ascii="Calibri" w:eastAsia="Times New Roman" w:hAnsi="Calibri" w:cs="Times New Roman"/>
                <w:color w:val="000000"/>
                <w:sz w:val="16"/>
                <w:szCs w:val="16"/>
              </w:rPr>
            </w:pPr>
            <w:ins w:id="138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384" w:author="David Dayan" w:date="2021-12-03T17:18:00Z">
              <w:tcPr>
                <w:tcW w:w="1426" w:type="dxa"/>
                <w:tcBorders>
                  <w:top w:val="nil"/>
                  <w:left w:val="nil"/>
                  <w:bottom w:val="nil"/>
                  <w:right w:val="nil"/>
                </w:tcBorders>
                <w:shd w:val="clear" w:color="auto" w:fill="auto"/>
                <w:noWrap/>
                <w:vAlign w:val="bottom"/>
                <w:hideMark/>
              </w:tcPr>
            </w:tcPrChange>
          </w:tcPr>
          <w:p w14:paraId="3F54D05A" w14:textId="77777777" w:rsidR="00036D0E" w:rsidRPr="00036D0E" w:rsidRDefault="00036D0E" w:rsidP="00245317">
            <w:pPr>
              <w:spacing w:after="0" w:line="240" w:lineRule="auto"/>
              <w:jc w:val="center"/>
              <w:rPr>
                <w:ins w:id="1385" w:author="David Dayan" w:date="2021-12-03T17:13:00Z"/>
                <w:rFonts w:ascii="Calibri" w:eastAsia="Times New Roman" w:hAnsi="Calibri" w:cs="Times New Roman"/>
                <w:color w:val="000000"/>
                <w:sz w:val="16"/>
                <w:szCs w:val="16"/>
              </w:rPr>
            </w:pPr>
            <w:ins w:id="138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3DB391B" w14:textId="77777777" w:rsidTr="00245317">
        <w:trPr>
          <w:cantSplit/>
          <w:trHeight w:val="20"/>
          <w:ins w:id="1387" w:author="David Dayan" w:date="2021-12-03T17:13:00Z"/>
          <w:trPrChange w:id="13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389" w:author="David Dayan" w:date="2021-12-03T17:18:00Z">
              <w:tcPr>
                <w:tcW w:w="1563" w:type="dxa"/>
                <w:tcBorders>
                  <w:top w:val="nil"/>
                  <w:left w:val="nil"/>
                  <w:bottom w:val="nil"/>
                  <w:right w:val="nil"/>
                </w:tcBorders>
                <w:shd w:val="clear" w:color="auto" w:fill="auto"/>
                <w:noWrap/>
                <w:vAlign w:val="bottom"/>
                <w:hideMark/>
              </w:tcPr>
            </w:tcPrChange>
          </w:tcPr>
          <w:p w14:paraId="62677568" w14:textId="77777777" w:rsidR="00036D0E" w:rsidRPr="00036D0E" w:rsidRDefault="00036D0E" w:rsidP="00245317">
            <w:pPr>
              <w:spacing w:after="0" w:line="240" w:lineRule="auto"/>
              <w:jc w:val="center"/>
              <w:rPr>
                <w:ins w:id="1390" w:author="David Dayan" w:date="2021-12-03T17:13:00Z"/>
                <w:rFonts w:ascii="Calibri" w:eastAsia="Times New Roman" w:hAnsi="Calibri" w:cs="Times New Roman"/>
                <w:color w:val="000000"/>
                <w:sz w:val="16"/>
                <w:szCs w:val="16"/>
              </w:rPr>
            </w:pPr>
            <w:ins w:id="1391" w:author="David Dayan" w:date="2021-12-03T17:13:00Z">
              <w:r w:rsidRPr="00036D0E">
                <w:rPr>
                  <w:rFonts w:ascii="Calibri" w:eastAsia="Times New Roman" w:hAnsi="Calibri" w:cs="Times New Roman"/>
                  <w:color w:val="000000"/>
                  <w:sz w:val="16"/>
                  <w:szCs w:val="16"/>
                </w:rPr>
                <w:t>OtsAC20ROGR_0026</w:t>
              </w:r>
            </w:ins>
          </w:p>
        </w:tc>
        <w:tc>
          <w:tcPr>
            <w:tcW w:w="746" w:type="dxa"/>
            <w:tcBorders>
              <w:top w:val="nil"/>
              <w:left w:val="nil"/>
              <w:bottom w:val="nil"/>
              <w:right w:val="nil"/>
            </w:tcBorders>
            <w:shd w:val="clear" w:color="auto" w:fill="auto"/>
            <w:noWrap/>
            <w:vAlign w:val="bottom"/>
            <w:hideMark/>
            <w:tcPrChange w:id="1392" w:author="David Dayan" w:date="2021-12-03T17:18:00Z">
              <w:tcPr>
                <w:tcW w:w="746" w:type="dxa"/>
                <w:tcBorders>
                  <w:top w:val="nil"/>
                  <w:left w:val="nil"/>
                  <w:bottom w:val="nil"/>
                  <w:right w:val="nil"/>
                </w:tcBorders>
                <w:shd w:val="clear" w:color="auto" w:fill="auto"/>
                <w:noWrap/>
                <w:vAlign w:val="bottom"/>
                <w:hideMark/>
              </w:tcPr>
            </w:tcPrChange>
          </w:tcPr>
          <w:p w14:paraId="36100740" w14:textId="77777777" w:rsidR="00036D0E" w:rsidRPr="00036D0E" w:rsidRDefault="00036D0E" w:rsidP="00245317">
            <w:pPr>
              <w:spacing w:after="0" w:line="240" w:lineRule="auto"/>
              <w:jc w:val="center"/>
              <w:rPr>
                <w:ins w:id="1393" w:author="David Dayan" w:date="2021-12-03T17:13:00Z"/>
                <w:rFonts w:ascii="Calibri" w:eastAsia="Times New Roman" w:hAnsi="Calibri" w:cs="Times New Roman"/>
                <w:color w:val="000000"/>
                <w:sz w:val="16"/>
                <w:szCs w:val="16"/>
              </w:rPr>
            </w:pPr>
            <w:ins w:id="1394" w:author="David Dayan" w:date="2021-12-03T17:13:00Z">
              <w:r w:rsidRPr="00036D0E">
                <w:rPr>
                  <w:rFonts w:ascii="Calibri" w:eastAsia="Times New Roman" w:hAnsi="Calibri" w:cs="Times New Roman"/>
                  <w:color w:val="000000"/>
                  <w:sz w:val="16"/>
                  <w:szCs w:val="16"/>
                </w:rPr>
                <w:t>5/15/20</w:t>
              </w:r>
            </w:ins>
          </w:p>
        </w:tc>
        <w:tc>
          <w:tcPr>
            <w:tcW w:w="599" w:type="dxa"/>
            <w:tcBorders>
              <w:top w:val="nil"/>
              <w:left w:val="nil"/>
              <w:bottom w:val="nil"/>
              <w:right w:val="nil"/>
            </w:tcBorders>
            <w:shd w:val="clear" w:color="auto" w:fill="auto"/>
            <w:noWrap/>
            <w:vAlign w:val="bottom"/>
            <w:hideMark/>
            <w:tcPrChange w:id="1395" w:author="David Dayan" w:date="2021-12-03T17:18:00Z">
              <w:tcPr>
                <w:tcW w:w="599" w:type="dxa"/>
                <w:tcBorders>
                  <w:top w:val="nil"/>
                  <w:left w:val="nil"/>
                  <w:bottom w:val="nil"/>
                  <w:right w:val="nil"/>
                </w:tcBorders>
                <w:shd w:val="clear" w:color="auto" w:fill="auto"/>
                <w:noWrap/>
                <w:vAlign w:val="bottom"/>
                <w:hideMark/>
              </w:tcPr>
            </w:tcPrChange>
          </w:tcPr>
          <w:p w14:paraId="1FF2EE61" w14:textId="77777777" w:rsidR="00036D0E" w:rsidRPr="00036D0E" w:rsidRDefault="00036D0E" w:rsidP="00245317">
            <w:pPr>
              <w:spacing w:after="0" w:line="240" w:lineRule="auto"/>
              <w:jc w:val="center"/>
              <w:rPr>
                <w:ins w:id="1396" w:author="David Dayan" w:date="2021-12-03T17:13:00Z"/>
                <w:rFonts w:ascii="Calibri" w:eastAsia="Times New Roman" w:hAnsi="Calibri" w:cs="Times New Roman"/>
                <w:color w:val="000000"/>
                <w:sz w:val="16"/>
                <w:szCs w:val="16"/>
              </w:rPr>
            </w:pPr>
            <w:ins w:id="1397" w:author="David Dayan" w:date="2021-12-03T17:13:00Z">
              <w:r w:rsidRPr="00036D0E">
                <w:rPr>
                  <w:rFonts w:ascii="Calibri" w:eastAsia="Times New Roman" w:hAnsi="Calibri" w:cs="Times New Roman"/>
                  <w:color w:val="000000"/>
                  <w:sz w:val="16"/>
                  <w:szCs w:val="16"/>
                </w:rPr>
                <w:t>136</w:t>
              </w:r>
            </w:ins>
          </w:p>
        </w:tc>
        <w:tc>
          <w:tcPr>
            <w:tcW w:w="1142" w:type="dxa"/>
            <w:tcBorders>
              <w:top w:val="nil"/>
              <w:left w:val="nil"/>
              <w:bottom w:val="nil"/>
              <w:right w:val="nil"/>
            </w:tcBorders>
            <w:shd w:val="clear" w:color="auto" w:fill="auto"/>
            <w:noWrap/>
            <w:vAlign w:val="bottom"/>
            <w:hideMark/>
            <w:tcPrChange w:id="1398" w:author="David Dayan" w:date="2021-12-03T17:18:00Z">
              <w:tcPr>
                <w:tcW w:w="1142" w:type="dxa"/>
                <w:tcBorders>
                  <w:top w:val="nil"/>
                  <w:left w:val="nil"/>
                  <w:bottom w:val="nil"/>
                  <w:right w:val="nil"/>
                </w:tcBorders>
                <w:shd w:val="clear" w:color="auto" w:fill="auto"/>
                <w:noWrap/>
                <w:vAlign w:val="bottom"/>
                <w:hideMark/>
              </w:tcPr>
            </w:tcPrChange>
          </w:tcPr>
          <w:p w14:paraId="45AFC7B2" w14:textId="77777777" w:rsidR="00036D0E" w:rsidRPr="00036D0E" w:rsidRDefault="00036D0E" w:rsidP="00245317">
            <w:pPr>
              <w:spacing w:after="0" w:line="240" w:lineRule="auto"/>
              <w:jc w:val="center"/>
              <w:rPr>
                <w:ins w:id="1399" w:author="David Dayan" w:date="2021-12-03T17:13:00Z"/>
                <w:rFonts w:ascii="Calibri" w:eastAsia="Times New Roman" w:hAnsi="Calibri" w:cs="Times New Roman"/>
                <w:color w:val="000000"/>
                <w:sz w:val="16"/>
                <w:szCs w:val="16"/>
              </w:rPr>
            </w:pPr>
            <w:ins w:id="140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401" w:author="David Dayan" w:date="2021-12-03T17:18:00Z">
              <w:tcPr>
                <w:tcW w:w="1440" w:type="dxa"/>
                <w:tcBorders>
                  <w:top w:val="nil"/>
                  <w:left w:val="nil"/>
                  <w:bottom w:val="nil"/>
                  <w:right w:val="nil"/>
                </w:tcBorders>
                <w:shd w:val="clear" w:color="auto" w:fill="auto"/>
                <w:noWrap/>
                <w:vAlign w:val="bottom"/>
                <w:hideMark/>
              </w:tcPr>
            </w:tcPrChange>
          </w:tcPr>
          <w:p w14:paraId="038CC3F2" w14:textId="77777777" w:rsidR="00036D0E" w:rsidRPr="00036D0E" w:rsidRDefault="00036D0E" w:rsidP="00245317">
            <w:pPr>
              <w:spacing w:after="0" w:line="240" w:lineRule="auto"/>
              <w:jc w:val="center"/>
              <w:rPr>
                <w:ins w:id="1402" w:author="David Dayan" w:date="2021-12-03T17:13:00Z"/>
                <w:rFonts w:ascii="Calibri" w:eastAsia="Times New Roman" w:hAnsi="Calibri" w:cs="Times New Roman"/>
                <w:color w:val="000000"/>
                <w:sz w:val="16"/>
                <w:szCs w:val="16"/>
              </w:rPr>
            </w:pPr>
            <w:ins w:id="140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404" w:author="David Dayan" w:date="2021-12-03T17:18:00Z">
              <w:tcPr>
                <w:tcW w:w="1530" w:type="dxa"/>
                <w:tcBorders>
                  <w:top w:val="nil"/>
                  <w:left w:val="nil"/>
                  <w:bottom w:val="nil"/>
                  <w:right w:val="nil"/>
                </w:tcBorders>
                <w:shd w:val="clear" w:color="auto" w:fill="auto"/>
                <w:noWrap/>
                <w:vAlign w:val="bottom"/>
                <w:hideMark/>
              </w:tcPr>
            </w:tcPrChange>
          </w:tcPr>
          <w:p w14:paraId="4A45CAF1" w14:textId="77777777" w:rsidR="00036D0E" w:rsidRPr="00036D0E" w:rsidRDefault="00036D0E" w:rsidP="00245317">
            <w:pPr>
              <w:spacing w:after="0" w:line="240" w:lineRule="auto"/>
              <w:jc w:val="center"/>
              <w:rPr>
                <w:ins w:id="1405" w:author="David Dayan" w:date="2021-12-03T17:13:00Z"/>
                <w:rFonts w:ascii="Calibri" w:eastAsia="Times New Roman" w:hAnsi="Calibri" w:cs="Times New Roman"/>
                <w:color w:val="000000"/>
                <w:sz w:val="16"/>
                <w:szCs w:val="16"/>
              </w:rPr>
            </w:pPr>
            <w:ins w:id="140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07" w:author="David Dayan" w:date="2021-12-03T17:18:00Z">
              <w:tcPr>
                <w:tcW w:w="898" w:type="dxa"/>
                <w:tcBorders>
                  <w:top w:val="nil"/>
                  <w:left w:val="nil"/>
                  <w:bottom w:val="nil"/>
                  <w:right w:val="nil"/>
                </w:tcBorders>
                <w:shd w:val="clear" w:color="auto" w:fill="auto"/>
                <w:noWrap/>
                <w:vAlign w:val="bottom"/>
                <w:hideMark/>
              </w:tcPr>
            </w:tcPrChange>
          </w:tcPr>
          <w:p w14:paraId="728769F2" w14:textId="77777777" w:rsidR="00036D0E" w:rsidRPr="00036D0E" w:rsidRDefault="00036D0E" w:rsidP="00245317">
            <w:pPr>
              <w:spacing w:after="0" w:line="240" w:lineRule="auto"/>
              <w:jc w:val="center"/>
              <w:rPr>
                <w:ins w:id="1408" w:author="David Dayan" w:date="2021-12-03T17:13:00Z"/>
                <w:rFonts w:ascii="Calibri" w:eastAsia="Times New Roman" w:hAnsi="Calibri" w:cs="Times New Roman"/>
                <w:color w:val="000000"/>
                <w:sz w:val="16"/>
                <w:szCs w:val="16"/>
              </w:rPr>
            </w:pPr>
            <w:ins w:id="140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410" w:author="David Dayan" w:date="2021-12-03T17:18:00Z">
              <w:tcPr>
                <w:tcW w:w="902" w:type="dxa"/>
                <w:tcBorders>
                  <w:top w:val="nil"/>
                  <w:left w:val="nil"/>
                  <w:bottom w:val="nil"/>
                  <w:right w:val="nil"/>
                </w:tcBorders>
                <w:shd w:val="clear" w:color="auto" w:fill="auto"/>
                <w:noWrap/>
                <w:vAlign w:val="bottom"/>
                <w:hideMark/>
              </w:tcPr>
            </w:tcPrChange>
          </w:tcPr>
          <w:p w14:paraId="4FF8666B" w14:textId="77777777" w:rsidR="00036D0E" w:rsidRPr="00036D0E" w:rsidRDefault="00036D0E" w:rsidP="00245317">
            <w:pPr>
              <w:spacing w:after="0" w:line="240" w:lineRule="auto"/>
              <w:jc w:val="center"/>
              <w:rPr>
                <w:ins w:id="1411" w:author="David Dayan" w:date="2021-12-03T17:13:00Z"/>
                <w:rFonts w:ascii="Calibri" w:eastAsia="Times New Roman" w:hAnsi="Calibri" w:cs="Times New Roman"/>
                <w:color w:val="000000"/>
                <w:sz w:val="16"/>
                <w:szCs w:val="16"/>
              </w:rPr>
            </w:pPr>
            <w:ins w:id="141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413" w:author="David Dayan" w:date="2021-12-03T17:18:00Z">
              <w:tcPr>
                <w:tcW w:w="2160" w:type="dxa"/>
                <w:tcBorders>
                  <w:top w:val="nil"/>
                  <w:left w:val="nil"/>
                  <w:bottom w:val="nil"/>
                  <w:right w:val="nil"/>
                </w:tcBorders>
                <w:shd w:val="clear" w:color="auto" w:fill="auto"/>
                <w:noWrap/>
                <w:vAlign w:val="bottom"/>
                <w:hideMark/>
              </w:tcPr>
            </w:tcPrChange>
          </w:tcPr>
          <w:p w14:paraId="077DFA4E" w14:textId="77777777" w:rsidR="00036D0E" w:rsidRPr="00036D0E" w:rsidRDefault="00036D0E" w:rsidP="00245317">
            <w:pPr>
              <w:spacing w:after="0" w:line="240" w:lineRule="auto"/>
              <w:jc w:val="center"/>
              <w:rPr>
                <w:ins w:id="1414" w:author="David Dayan" w:date="2021-12-03T17:13:00Z"/>
                <w:rFonts w:ascii="Calibri" w:eastAsia="Times New Roman" w:hAnsi="Calibri" w:cs="Times New Roman"/>
                <w:color w:val="000000"/>
                <w:sz w:val="16"/>
                <w:szCs w:val="16"/>
              </w:rPr>
            </w:pPr>
            <w:ins w:id="141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416" w:author="David Dayan" w:date="2021-12-03T17:18:00Z">
              <w:tcPr>
                <w:tcW w:w="2876" w:type="dxa"/>
                <w:gridSpan w:val="2"/>
                <w:tcBorders>
                  <w:top w:val="nil"/>
                  <w:left w:val="nil"/>
                  <w:bottom w:val="nil"/>
                  <w:right w:val="nil"/>
                </w:tcBorders>
                <w:shd w:val="clear" w:color="auto" w:fill="auto"/>
                <w:noWrap/>
                <w:vAlign w:val="bottom"/>
                <w:hideMark/>
              </w:tcPr>
            </w:tcPrChange>
          </w:tcPr>
          <w:p w14:paraId="06F8373D" w14:textId="77777777" w:rsidR="00036D0E" w:rsidRPr="00036D0E" w:rsidRDefault="00036D0E" w:rsidP="00245317">
            <w:pPr>
              <w:spacing w:after="0" w:line="240" w:lineRule="auto"/>
              <w:jc w:val="center"/>
              <w:rPr>
                <w:ins w:id="1417" w:author="David Dayan" w:date="2021-12-03T17:13:00Z"/>
                <w:rFonts w:ascii="Calibri" w:eastAsia="Times New Roman" w:hAnsi="Calibri" w:cs="Times New Roman"/>
                <w:color w:val="000000"/>
                <w:sz w:val="16"/>
                <w:szCs w:val="16"/>
              </w:rPr>
            </w:pPr>
            <w:ins w:id="141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419" w:author="David Dayan" w:date="2021-12-03T17:18:00Z">
              <w:tcPr>
                <w:tcW w:w="1426" w:type="dxa"/>
                <w:tcBorders>
                  <w:top w:val="nil"/>
                  <w:left w:val="nil"/>
                  <w:bottom w:val="nil"/>
                  <w:right w:val="nil"/>
                </w:tcBorders>
                <w:shd w:val="clear" w:color="auto" w:fill="auto"/>
                <w:noWrap/>
                <w:vAlign w:val="bottom"/>
                <w:hideMark/>
              </w:tcPr>
            </w:tcPrChange>
          </w:tcPr>
          <w:p w14:paraId="7B6BDBC6" w14:textId="77777777" w:rsidR="00036D0E" w:rsidRPr="00036D0E" w:rsidRDefault="00036D0E" w:rsidP="00245317">
            <w:pPr>
              <w:spacing w:after="0" w:line="240" w:lineRule="auto"/>
              <w:jc w:val="center"/>
              <w:rPr>
                <w:ins w:id="1420" w:author="David Dayan" w:date="2021-12-03T17:13:00Z"/>
                <w:rFonts w:ascii="Calibri" w:eastAsia="Times New Roman" w:hAnsi="Calibri" w:cs="Times New Roman"/>
                <w:color w:val="000000"/>
                <w:sz w:val="16"/>
                <w:szCs w:val="16"/>
              </w:rPr>
            </w:pPr>
            <w:ins w:id="142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888BA7F" w14:textId="77777777" w:rsidTr="00245317">
        <w:trPr>
          <w:cantSplit/>
          <w:trHeight w:val="20"/>
          <w:ins w:id="1422" w:author="David Dayan" w:date="2021-12-03T17:13:00Z"/>
          <w:trPrChange w:id="14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24" w:author="David Dayan" w:date="2021-12-03T17:18:00Z">
              <w:tcPr>
                <w:tcW w:w="1563" w:type="dxa"/>
                <w:tcBorders>
                  <w:top w:val="nil"/>
                  <w:left w:val="nil"/>
                  <w:bottom w:val="nil"/>
                  <w:right w:val="nil"/>
                </w:tcBorders>
                <w:shd w:val="clear" w:color="auto" w:fill="auto"/>
                <w:noWrap/>
                <w:vAlign w:val="bottom"/>
                <w:hideMark/>
              </w:tcPr>
            </w:tcPrChange>
          </w:tcPr>
          <w:p w14:paraId="3C2ABC84" w14:textId="77777777" w:rsidR="00036D0E" w:rsidRPr="00036D0E" w:rsidRDefault="00036D0E" w:rsidP="00245317">
            <w:pPr>
              <w:spacing w:after="0" w:line="240" w:lineRule="auto"/>
              <w:jc w:val="center"/>
              <w:rPr>
                <w:ins w:id="1425" w:author="David Dayan" w:date="2021-12-03T17:13:00Z"/>
                <w:rFonts w:ascii="Calibri" w:eastAsia="Times New Roman" w:hAnsi="Calibri" w:cs="Times New Roman"/>
                <w:color w:val="000000"/>
                <w:sz w:val="16"/>
                <w:szCs w:val="16"/>
              </w:rPr>
            </w:pPr>
            <w:ins w:id="1426" w:author="David Dayan" w:date="2021-12-03T17:13:00Z">
              <w:r w:rsidRPr="00036D0E">
                <w:rPr>
                  <w:rFonts w:ascii="Calibri" w:eastAsia="Times New Roman" w:hAnsi="Calibri" w:cs="Times New Roman"/>
                  <w:color w:val="000000"/>
                  <w:sz w:val="16"/>
                  <w:szCs w:val="16"/>
                </w:rPr>
                <w:t>OtsAC20ROGR_0027</w:t>
              </w:r>
            </w:ins>
          </w:p>
        </w:tc>
        <w:tc>
          <w:tcPr>
            <w:tcW w:w="746" w:type="dxa"/>
            <w:tcBorders>
              <w:top w:val="nil"/>
              <w:left w:val="nil"/>
              <w:bottom w:val="nil"/>
              <w:right w:val="nil"/>
            </w:tcBorders>
            <w:shd w:val="clear" w:color="auto" w:fill="auto"/>
            <w:noWrap/>
            <w:vAlign w:val="bottom"/>
            <w:hideMark/>
            <w:tcPrChange w:id="1427" w:author="David Dayan" w:date="2021-12-03T17:18:00Z">
              <w:tcPr>
                <w:tcW w:w="746" w:type="dxa"/>
                <w:tcBorders>
                  <w:top w:val="nil"/>
                  <w:left w:val="nil"/>
                  <w:bottom w:val="nil"/>
                  <w:right w:val="nil"/>
                </w:tcBorders>
                <w:shd w:val="clear" w:color="auto" w:fill="auto"/>
                <w:noWrap/>
                <w:vAlign w:val="bottom"/>
                <w:hideMark/>
              </w:tcPr>
            </w:tcPrChange>
          </w:tcPr>
          <w:p w14:paraId="4E8EE998" w14:textId="77777777" w:rsidR="00036D0E" w:rsidRPr="00036D0E" w:rsidRDefault="00036D0E" w:rsidP="00245317">
            <w:pPr>
              <w:spacing w:after="0" w:line="240" w:lineRule="auto"/>
              <w:jc w:val="center"/>
              <w:rPr>
                <w:ins w:id="1428" w:author="David Dayan" w:date="2021-12-03T17:13:00Z"/>
                <w:rFonts w:ascii="Calibri" w:eastAsia="Times New Roman" w:hAnsi="Calibri" w:cs="Times New Roman"/>
                <w:color w:val="000000"/>
                <w:sz w:val="16"/>
                <w:szCs w:val="16"/>
              </w:rPr>
            </w:pPr>
            <w:ins w:id="1429" w:author="David Dayan" w:date="2021-12-03T17:13:00Z">
              <w:r w:rsidRPr="00036D0E">
                <w:rPr>
                  <w:rFonts w:ascii="Calibri" w:eastAsia="Times New Roman" w:hAnsi="Calibri" w:cs="Times New Roman"/>
                  <w:color w:val="000000"/>
                  <w:sz w:val="16"/>
                  <w:szCs w:val="16"/>
                </w:rPr>
                <w:t>5/16/20</w:t>
              </w:r>
            </w:ins>
          </w:p>
        </w:tc>
        <w:tc>
          <w:tcPr>
            <w:tcW w:w="599" w:type="dxa"/>
            <w:tcBorders>
              <w:top w:val="nil"/>
              <w:left w:val="nil"/>
              <w:bottom w:val="nil"/>
              <w:right w:val="nil"/>
            </w:tcBorders>
            <w:shd w:val="clear" w:color="auto" w:fill="auto"/>
            <w:noWrap/>
            <w:vAlign w:val="bottom"/>
            <w:hideMark/>
            <w:tcPrChange w:id="1430" w:author="David Dayan" w:date="2021-12-03T17:18:00Z">
              <w:tcPr>
                <w:tcW w:w="599" w:type="dxa"/>
                <w:tcBorders>
                  <w:top w:val="nil"/>
                  <w:left w:val="nil"/>
                  <w:bottom w:val="nil"/>
                  <w:right w:val="nil"/>
                </w:tcBorders>
                <w:shd w:val="clear" w:color="auto" w:fill="auto"/>
                <w:noWrap/>
                <w:vAlign w:val="bottom"/>
                <w:hideMark/>
              </w:tcPr>
            </w:tcPrChange>
          </w:tcPr>
          <w:p w14:paraId="5BA45DA9" w14:textId="77777777" w:rsidR="00036D0E" w:rsidRPr="00036D0E" w:rsidRDefault="00036D0E" w:rsidP="00245317">
            <w:pPr>
              <w:spacing w:after="0" w:line="240" w:lineRule="auto"/>
              <w:jc w:val="center"/>
              <w:rPr>
                <w:ins w:id="1431" w:author="David Dayan" w:date="2021-12-03T17:13:00Z"/>
                <w:rFonts w:ascii="Calibri" w:eastAsia="Times New Roman" w:hAnsi="Calibri" w:cs="Times New Roman"/>
                <w:color w:val="000000"/>
                <w:sz w:val="16"/>
                <w:szCs w:val="16"/>
              </w:rPr>
            </w:pPr>
            <w:ins w:id="1432" w:author="David Dayan" w:date="2021-12-03T17:13:00Z">
              <w:r w:rsidRPr="00036D0E">
                <w:rPr>
                  <w:rFonts w:ascii="Calibri" w:eastAsia="Times New Roman" w:hAnsi="Calibri" w:cs="Times New Roman"/>
                  <w:color w:val="000000"/>
                  <w:sz w:val="16"/>
                  <w:szCs w:val="16"/>
                </w:rPr>
                <w:t>137</w:t>
              </w:r>
            </w:ins>
          </w:p>
        </w:tc>
        <w:tc>
          <w:tcPr>
            <w:tcW w:w="1142" w:type="dxa"/>
            <w:tcBorders>
              <w:top w:val="nil"/>
              <w:left w:val="nil"/>
              <w:bottom w:val="nil"/>
              <w:right w:val="nil"/>
            </w:tcBorders>
            <w:shd w:val="clear" w:color="auto" w:fill="auto"/>
            <w:noWrap/>
            <w:vAlign w:val="bottom"/>
            <w:hideMark/>
            <w:tcPrChange w:id="1433" w:author="David Dayan" w:date="2021-12-03T17:18:00Z">
              <w:tcPr>
                <w:tcW w:w="1142" w:type="dxa"/>
                <w:tcBorders>
                  <w:top w:val="nil"/>
                  <w:left w:val="nil"/>
                  <w:bottom w:val="nil"/>
                  <w:right w:val="nil"/>
                </w:tcBorders>
                <w:shd w:val="clear" w:color="auto" w:fill="auto"/>
                <w:noWrap/>
                <w:vAlign w:val="bottom"/>
                <w:hideMark/>
              </w:tcPr>
            </w:tcPrChange>
          </w:tcPr>
          <w:p w14:paraId="4BA9F662" w14:textId="77777777" w:rsidR="00036D0E" w:rsidRPr="00036D0E" w:rsidRDefault="00036D0E" w:rsidP="00245317">
            <w:pPr>
              <w:spacing w:after="0" w:line="240" w:lineRule="auto"/>
              <w:jc w:val="center"/>
              <w:rPr>
                <w:ins w:id="1434" w:author="David Dayan" w:date="2021-12-03T17:13:00Z"/>
                <w:rFonts w:ascii="Calibri" w:eastAsia="Times New Roman" w:hAnsi="Calibri" w:cs="Times New Roman"/>
                <w:color w:val="000000"/>
                <w:sz w:val="16"/>
                <w:szCs w:val="16"/>
              </w:rPr>
            </w:pPr>
            <w:ins w:id="143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436" w:author="David Dayan" w:date="2021-12-03T17:18:00Z">
              <w:tcPr>
                <w:tcW w:w="1440" w:type="dxa"/>
                <w:tcBorders>
                  <w:top w:val="nil"/>
                  <w:left w:val="nil"/>
                  <w:bottom w:val="nil"/>
                  <w:right w:val="nil"/>
                </w:tcBorders>
                <w:shd w:val="clear" w:color="auto" w:fill="auto"/>
                <w:noWrap/>
                <w:vAlign w:val="bottom"/>
                <w:hideMark/>
              </w:tcPr>
            </w:tcPrChange>
          </w:tcPr>
          <w:p w14:paraId="525DED36" w14:textId="77777777" w:rsidR="00036D0E" w:rsidRPr="00036D0E" w:rsidRDefault="00036D0E" w:rsidP="00245317">
            <w:pPr>
              <w:spacing w:after="0" w:line="240" w:lineRule="auto"/>
              <w:jc w:val="center"/>
              <w:rPr>
                <w:ins w:id="1437" w:author="David Dayan" w:date="2021-12-03T17:13:00Z"/>
                <w:rFonts w:ascii="Calibri" w:eastAsia="Times New Roman" w:hAnsi="Calibri" w:cs="Times New Roman"/>
                <w:color w:val="000000"/>
                <w:sz w:val="16"/>
                <w:szCs w:val="16"/>
              </w:rPr>
            </w:pPr>
            <w:ins w:id="143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1439" w:author="David Dayan" w:date="2021-12-03T17:18:00Z">
              <w:tcPr>
                <w:tcW w:w="1530" w:type="dxa"/>
                <w:tcBorders>
                  <w:top w:val="nil"/>
                  <w:left w:val="nil"/>
                  <w:bottom w:val="nil"/>
                  <w:right w:val="nil"/>
                </w:tcBorders>
                <w:shd w:val="clear" w:color="auto" w:fill="auto"/>
                <w:noWrap/>
                <w:vAlign w:val="bottom"/>
                <w:hideMark/>
              </w:tcPr>
            </w:tcPrChange>
          </w:tcPr>
          <w:p w14:paraId="786201C3" w14:textId="77777777" w:rsidR="00036D0E" w:rsidRPr="00036D0E" w:rsidRDefault="00036D0E" w:rsidP="00245317">
            <w:pPr>
              <w:spacing w:after="0" w:line="240" w:lineRule="auto"/>
              <w:jc w:val="center"/>
              <w:rPr>
                <w:ins w:id="1440" w:author="David Dayan" w:date="2021-12-03T17:13:00Z"/>
                <w:rFonts w:ascii="Calibri" w:eastAsia="Times New Roman" w:hAnsi="Calibri" w:cs="Times New Roman"/>
                <w:color w:val="000000"/>
                <w:sz w:val="16"/>
                <w:szCs w:val="16"/>
              </w:rPr>
            </w:pPr>
            <w:ins w:id="144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42" w:author="David Dayan" w:date="2021-12-03T17:18:00Z">
              <w:tcPr>
                <w:tcW w:w="898" w:type="dxa"/>
                <w:tcBorders>
                  <w:top w:val="nil"/>
                  <w:left w:val="nil"/>
                  <w:bottom w:val="nil"/>
                  <w:right w:val="nil"/>
                </w:tcBorders>
                <w:shd w:val="clear" w:color="auto" w:fill="auto"/>
                <w:noWrap/>
                <w:vAlign w:val="bottom"/>
                <w:hideMark/>
              </w:tcPr>
            </w:tcPrChange>
          </w:tcPr>
          <w:p w14:paraId="62EA8B2D" w14:textId="77777777" w:rsidR="00036D0E" w:rsidRPr="00036D0E" w:rsidRDefault="00036D0E" w:rsidP="00245317">
            <w:pPr>
              <w:spacing w:after="0" w:line="240" w:lineRule="auto"/>
              <w:jc w:val="center"/>
              <w:rPr>
                <w:ins w:id="1443" w:author="David Dayan" w:date="2021-12-03T17:13:00Z"/>
                <w:rFonts w:ascii="Calibri" w:eastAsia="Times New Roman" w:hAnsi="Calibri" w:cs="Times New Roman"/>
                <w:color w:val="000000"/>
                <w:sz w:val="16"/>
                <w:szCs w:val="16"/>
              </w:rPr>
            </w:pPr>
            <w:ins w:id="144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445" w:author="David Dayan" w:date="2021-12-03T17:18:00Z">
              <w:tcPr>
                <w:tcW w:w="902" w:type="dxa"/>
                <w:tcBorders>
                  <w:top w:val="nil"/>
                  <w:left w:val="nil"/>
                  <w:bottom w:val="nil"/>
                  <w:right w:val="nil"/>
                </w:tcBorders>
                <w:shd w:val="clear" w:color="auto" w:fill="auto"/>
                <w:noWrap/>
                <w:vAlign w:val="bottom"/>
                <w:hideMark/>
              </w:tcPr>
            </w:tcPrChange>
          </w:tcPr>
          <w:p w14:paraId="5AEA2892" w14:textId="77777777" w:rsidR="00036D0E" w:rsidRPr="00036D0E" w:rsidRDefault="00036D0E" w:rsidP="00245317">
            <w:pPr>
              <w:spacing w:after="0" w:line="240" w:lineRule="auto"/>
              <w:jc w:val="center"/>
              <w:rPr>
                <w:ins w:id="1446" w:author="David Dayan" w:date="2021-12-03T17:13:00Z"/>
                <w:rFonts w:ascii="Calibri" w:eastAsia="Times New Roman" w:hAnsi="Calibri" w:cs="Times New Roman"/>
                <w:color w:val="000000"/>
                <w:sz w:val="16"/>
                <w:szCs w:val="16"/>
              </w:rPr>
            </w:pPr>
            <w:ins w:id="144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448" w:author="David Dayan" w:date="2021-12-03T17:18:00Z">
              <w:tcPr>
                <w:tcW w:w="2160" w:type="dxa"/>
                <w:tcBorders>
                  <w:top w:val="nil"/>
                  <w:left w:val="nil"/>
                  <w:bottom w:val="nil"/>
                  <w:right w:val="nil"/>
                </w:tcBorders>
                <w:shd w:val="clear" w:color="auto" w:fill="auto"/>
                <w:noWrap/>
                <w:vAlign w:val="bottom"/>
                <w:hideMark/>
              </w:tcPr>
            </w:tcPrChange>
          </w:tcPr>
          <w:p w14:paraId="6423401B" w14:textId="77777777" w:rsidR="00036D0E" w:rsidRPr="00036D0E" w:rsidRDefault="00036D0E" w:rsidP="00245317">
            <w:pPr>
              <w:spacing w:after="0" w:line="240" w:lineRule="auto"/>
              <w:jc w:val="center"/>
              <w:rPr>
                <w:ins w:id="1449" w:author="David Dayan" w:date="2021-12-03T17:13:00Z"/>
                <w:rFonts w:ascii="Calibri" w:eastAsia="Times New Roman" w:hAnsi="Calibri" w:cs="Times New Roman"/>
                <w:color w:val="000000"/>
                <w:sz w:val="16"/>
                <w:szCs w:val="16"/>
              </w:rPr>
            </w:pPr>
            <w:ins w:id="145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451" w:author="David Dayan" w:date="2021-12-03T17:18:00Z">
              <w:tcPr>
                <w:tcW w:w="2876" w:type="dxa"/>
                <w:gridSpan w:val="2"/>
                <w:tcBorders>
                  <w:top w:val="nil"/>
                  <w:left w:val="nil"/>
                  <w:bottom w:val="nil"/>
                  <w:right w:val="nil"/>
                </w:tcBorders>
                <w:shd w:val="clear" w:color="auto" w:fill="auto"/>
                <w:noWrap/>
                <w:vAlign w:val="bottom"/>
                <w:hideMark/>
              </w:tcPr>
            </w:tcPrChange>
          </w:tcPr>
          <w:p w14:paraId="375F2832" w14:textId="77777777" w:rsidR="00036D0E" w:rsidRPr="00036D0E" w:rsidRDefault="00036D0E" w:rsidP="00245317">
            <w:pPr>
              <w:spacing w:after="0" w:line="240" w:lineRule="auto"/>
              <w:jc w:val="center"/>
              <w:rPr>
                <w:ins w:id="1452" w:author="David Dayan" w:date="2021-12-03T17:13:00Z"/>
                <w:rFonts w:ascii="Calibri" w:eastAsia="Times New Roman" w:hAnsi="Calibri" w:cs="Times New Roman"/>
                <w:color w:val="000000"/>
                <w:sz w:val="16"/>
                <w:szCs w:val="16"/>
              </w:rPr>
            </w:pPr>
            <w:ins w:id="145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454" w:author="David Dayan" w:date="2021-12-03T17:18:00Z">
              <w:tcPr>
                <w:tcW w:w="1426" w:type="dxa"/>
                <w:tcBorders>
                  <w:top w:val="nil"/>
                  <w:left w:val="nil"/>
                  <w:bottom w:val="nil"/>
                  <w:right w:val="nil"/>
                </w:tcBorders>
                <w:shd w:val="clear" w:color="auto" w:fill="auto"/>
                <w:noWrap/>
                <w:vAlign w:val="bottom"/>
                <w:hideMark/>
              </w:tcPr>
            </w:tcPrChange>
          </w:tcPr>
          <w:p w14:paraId="5895DE94" w14:textId="77777777" w:rsidR="00036D0E" w:rsidRPr="00036D0E" w:rsidRDefault="00036D0E" w:rsidP="00245317">
            <w:pPr>
              <w:spacing w:after="0" w:line="240" w:lineRule="auto"/>
              <w:jc w:val="center"/>
              <w:rPr>
                <w:ins w:id="1455" w:author="David Dayan" w:date="2021-12-03T17:13:00Z"/>
                <w:rFonts w:ascii="Calibri" w:eastAsia="Times New Roman" w:hAnsi="Calibri" w:cs="Times New Roman"/>
                <w:color w:val="000000"/>
                <w:sz w:val="16"/>
                <w:szCs w:val="16"/>
              </w:rPr>
            </w:pPr>
            <w:ins w:id="145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B16E61F" w14:textId="77777777" w:rsidTr="00245317">
        <w:trPr>
          <w:cantSplit/>
          <w:trHeight w:val="20"/>
          <w:ins w:id="1457" w:author="David Dayan" w:date="2021-12-03T17:13:00Z"/>
          <w:trPrChange w:id="14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59" w:author="David Dayan" w:date="2021-12-03T17:18:00Z">
              <w:tcPr>
                <w:tcW w:w="1563" w:type="dxa"/>
                <w:tcBorders>
                  <w:top w:val="nil"/>
                  <w:left w:val="nil"/>
                  <w:bottom w:val="nil"/>
                  <w:right w:val="nil"/>
                </w:tcBorders>
                <w:shd w:val="clear" w:color="auto" w:fill="auto"/>
                <w:noWrap/>
                <w:vAlign w:val="bottom"/>
                <w:hideMark/>
              </w:tcPr>
            </w:tcPrChange>
          </w:tcPr>
          <w:p w14:paraId="00674EBE" w14:textId="77777777" w:rsidR="00036D0E" w:rsidRPr="00036D0E" w:rsidRDefault="00036D0E" w:rsidP="00245317">
            <w:pPr>
              <w:spacing w:after="0" w:line="240" w:lineRule="auto"/>
              <w:jc w:val="center"/>
              <w:rPr>
                <w:ins w:id="1460" w:author="David Dayan" w:date="2021-12-03T17:13:00Z"/>
                <w:rFonts w:ascii="Calibri" w:eastAsia="Times New Roman" w:hAnsi="Calibri" w:cs="Times New Roman"/>
                <w:color w:val="000000"/>
                <w:sz w:val="16"/>
                <w:szCs w:val="16"/>
              </w:rPr>
            </w:pPr>
            <w:ins w:id="1461" w:author="David Dayan" w:date="2021-12-03T17:13:00Z">
              <w:r w:rsidRPr="00036D0E">
                <w:rPr>
                  <w:rFonts w:ascii="Calibri" w:eastAsia="Times New Roman" w:hAnsi="Calibri" w:cs="Times New Roman"/>
                  <w:color w:val="000000"/>
                  <w:sz w:val="16"/>
                  <w:szCs w:val="16"/>
                </w:rPr>
                <w:t>OtsAC20ROGR_0028</w:t>
              </w:r>
            </w:ins>
          </w:p>
        </w:tc>
        <w:tc>
          <w:tcPr>
            <w:tcW w:w="746" w:type="dxa"/>
            <w:tcBorders>
              <w:top w:val="nil"/>
              <w:left w:val="nil"/>
              <w:bottom w:val="nil"/>
              <w:right w:val="nil"/>
            </w:tcBorders>
            <w:shd w:val="clear" w:color="auto" w:fill="auto"/>
            <w:noWrap/>
            <w:vAlign w:val="bottom"/>
            <w:hideMark/>
            <w:tcPrChange w:id="1462" w:author="David Dayan" w:date="2021-12-03T17:18:00Z">
              <w:tcPr>
                <w:tcW w:w="746" w:type="dxa"/>
                <w:tcBorders>
                  <w:top w:val="nil"/>
                  <w:left w:val="nil"/>
                  <w:bottom w:val="nil"/>
                  <w:right w:val="nil"/>
                </w:tcBorders>
                <w:shd w:val="clear" w:color="auto" w:fill="auto"/>
                <w:noWrap/>
                <w:vAlign w:val="bottom"/>
                <w:hideMark/>
              </w:tcPr>
            </w:tcPrChange>
          </w:tcPr>
          <w:p w14:paraId="16446FC5" w14:textId="77777777" w:rsidR="00036D0E" w:rsidRPr="00036D0E" w:rsidRDefault="00036D0E" w:rsidP="00245317">
            <w:pPr>
              <w:spacing w:after="0" w:line="240" w:lineRule="auto"/>
              <w:jc w:val="center"/>
              <w:rPr>
                <w:ins w:id="1463" w:author="David Dayan" w:date="2021-12-03T17:13:00Z"/>
                <w:rFonts w:ascii="Calibri" w:eastAsia="Times New Roman" w:hAnsi="Calibri" w:cs="Times New Roman"/>
                <w:color w:val="000000"/>
                <w:sz w:val="16"/>
                <w:szCs w:val="16"/>
              </w:rPr>
            </w:pPr>
            <w:ins w:id="1464"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465" w:author="David Dayan" w:date="2021-12-03T17:18:00Z">
              <w:tcPr>
                <w:tcW w:w="599" w:type="dxa"/>
                <w:tcBorders>
                  <w:top w:val="nil"/>
                  <w:left w:val="nil"/>
                  <w:bottom w:val="nil"/>
                  <w:right w:val="nil"/>
                </w:tcBorders>
                <w:shd w:val="clear" w:color="auto" w:fill="auto"/>
                <w:noWrap/>
                <w:vAlign w:val="bottom"/>
                <w:hideMark/>
              </w:tcPr>
            </w:tcPrChange>
          </w:tcPr>
          <w:p w14:paraId="5A809A81" w14:textId="77777777" w:rsidR="00036D0E" w:rsidRPr="00036D0E" w:rsidRDefault="00036D0E" w:rsidP="00245317">
            <w:pPr>
              <w:spacing w:after="0" w:line="240" w:lineRule="auto"/>
              <w:jc w:val="center"/>
              <w:rPr>
                <w:ins w:id="1466" w:author="David Dayan" w:date="2021-12-03T17:13:00Z"/>
                <w:rFonts w:ascii="Calibri" w:eastAsia="Times New Roman" w:hAnsi="Calibri" w:cs="Times New Roman"/>
                <w:color w:val="000000"/>
                <w:sz w:val="16"/>
                <w:szCs w:val="16"/>
              </w:rPr>
            </w:pPr>
            <w:ins w:id="1467"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468" w:author="David Dayan" w:date="2021-12-03T17:18:00Z">
              <w:tcPr>
                <w:tcW w:w="1142" w:type="dxa"/>
                <w:tcBorders>
                  <w:top w:val="nil"/>
                  <w:left w:val="nil"/>
                  <w:bottom w:val="nil"/>
                  <w:right w:val="nil"/>
                </w:tcBorders>
                <w:shd w:val="clear" w:color="auto" w:fill="auto"/>
                <w:noWrap/>
                <w:vAlign w:val="bottom"/>
                <w:hideMark/>
              </w:tcPr>
            </w:tcPrChange>
          </w:tcPr>
          <w:p w14:paraId="12B42914" w14:textId="77777777" w:rsidR="00036D0E" w:rsidRPr="00036D0E" w:rsidRDefault="00036D0E" w:rsidP="00245317">
            <w:pPr>
              <w:spacing w:after="0" w:line="240" w:lineRule="auto"/>
              <w:jc w:val="center"/>
              <w:rPr>
                <w:ins w:id="1469" w:author="David Dayan" w:date="2021-12-03T17:13:00Z"/>
                <w:rFonts w:ascii="Calibri" w:eastAsia="Times New Roman" w:hAnsi="Calibri" w:cs="Times New Roman"/>
                <w:color w:val="000000"/>
                <w:sz w:val="16"/>
                <w:szCs w:val="16"/>
              </w:rPr>
            </w:pPr>
            <w:ins w:id="147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471" w:author="David Dayan" w:date="2021-12-03T17:18:00Z">
              <w:tcPr>
                <w:tcW w:w="1440" w:type="dxa"/>
                <w:tcBorders>
                  <w:top w:val="nil"/>
                  <w:left w:val="nil"/>
                  <w:bottom w:val="nil"/>
                  <w:right w:val="nil"/>
                </w:tcBorders>
                <w:shd w:val="clear" w:color="auto" w:fill="auto"/>
                <w:noWrap/>
                <w:vAlign w:val="bottom"/>
                <w:hideMark/>
              </w:tcPr>
            </w:tcPrChange>
          </w:tcPr>
          <w:p w14:paraId="2498A4A2" w14:textId="77777777" w:rsidR="00036D0E" w:rsidRPr="00036D0E" w:rsidRDefault="00036D0E" w:rsidP="00245317">
            <w:pPr>
              <w:spacing w:after="0" w:line="240" w:lineRule="auto"/>
              <w:jc w:val="center"/>
              <w:rPr>
                <w:ins w:id="1472" w:author="David Dayan" w:date="2021-12-03T17:13:00Z"/>
                <w:rFonts w:ascii="Calibri" w:eastAsia="Times New Roman" w:hAnsi="Calibri" w:cs="Times New Roman"/>
                <w:color w:val="000000"/>
                <w:sz w:val="16"/>
                <w:szCs w:val="16"/>
              </w:rPr>
            </w:pPr>
            <w:ins w:id="1473" w:author="David Dayan" w:date="2021-12-03T17:13:00Z">
              <w:r w:rsidRPr="00036D0E">
                <w:rPr>
                  <w:rFonts w:ascii="Calibri" w:eastAsia="Times New Roman" w:hAnsi="Calibri" w:cs="Times New Roman"/>
                  <w:color w:val="000000"/>
                  <w:sz w:val="16"/>
                  <w:szCs w:val="16"/>
                </w:rPr>
                <w:t>226</w:t>
              </w:r>
            </w:ins>
          </w:p>
        </w:tc>
        <w:tc>
          <w:tcPr>
            <w:tcW w:w="1530" w:type="dxa"/>
            <w:tcBorders>
              <w:top w:val="nil"/>
              <w:left w:val="nil"/>
              <w:bottom w:val="nil"/>
              <w:right w:val="nil"/>
            </w:tcBorders>
            <w:shd w:val="clear" w:color="auto" w:fill="auto"/>
            <w:noWrap/>
            <w:vAlign w:val="bottom"/>
            <w:hideMark/>
            <w:tcPrChange w:id="1474" w:author="David Dayan" w:date="2021-12-03T17:18:00Z">
              <w:tcPr>
                <w:tcW w:w="1530" w:type="dxa"/>
                <w:tcBorders>
                  <w:top w:val="nil"/>
                  <w:left w:val="nil"/>
                  <w:bottom w:val="nil"/>
                  <w:right w:val="nil"/>
                </w:tcBorders>
                <w:shd w:val="clear" w:color="auto" w:fill="auto"/>
                <w:noWrap/>
                <w:vAlign w:val="bottom"/>
                <w:hideMark/>
              </w:tcPr>
            </w:tcPrChange>
          </w:tcPr>
          <w:p w14:paraId="0EF08F74" w14:textId="77777777" w:rsidR="00036D0E" w:rsidRPr="00036D0E" w:rsidRDefault="00036D0E" w:rsidP="00245317">
            <w:pPr>
              <w:spacing w:after="0" w:line="240" w:lineRule="auto"/>
              <w:jc w:val="center"/>
              <w:rPr>
                <w:ins w:id="1475" w:author="David Dayan" w:date="2021-12-03T17:13:00Z"/>
                <w:rFonts w:ascii="Calibri" w:eastAsia="Times New Roman" w:hAnsi="Calibri" w:cs="Times New Roman"/>
                <w:color w:val="000000"/>
                <w:sz w:val="16"/>
                <w:szCs w:val="16"/>
              </w:rPr>
            </w:pPr>
            <w:ins w:id="147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477" w:author="David Dayan" w:date="2021-12-03T17:18:00Z">
              <w:tcPr>
                <w:tcW w:w="898" w:type="dxa"/>
                <w:tcBorders>
                  <w:top w:val="nil"/>
                  <w:left w:val="nil"/>
                  <w:bottom w:val="nil"/>
                  <w:right w:val="nil"/>
                </w:tcBorders>
                <w:shd w:val="clear" w:color="auto" w:fill="auto"/>
                <w:noWrap/>
                <w:vAlign w:val="bottom"/>
                <w:hideMark/>
              </w:tcPr>
            </w:tcPrChange>
          </w:tcPr>
          <w:p w14:paraId="3DBC1C3F" w14:textId="77777777" w:rsidR="00036D0E" w:rsidRPr="00036D0E" w:rsidRDefault="00036D0E" w:rsidP="00245317">
            <w:pPr>
              <w:spacing w:after="0" w:line="240" w:lineRule="auto"/>
              <w:jc w:val="center"/>
              <w:rPr>
                <w:ins w:id="1478" w:author="David Dayan" w:date="2021-12-03T17:13:00Z"/>
                <w:rFonts w:ascii="Calibri" w:eastAsia="Times New Roman" w:hAnsi="Calibri" w:cs="Times New Roman"/>
                <w:color w:val="000000"/>
                <w:sz w:val="16"/>
                <w:szCs w:val="16"/>
              </w:rPr>
            </w:pPr>
            <w:ins w:id="147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480" w:author="David Dayan" w:date="2021-12-03T17:18:00Z">
              <w:tcPr>
                <w:tcW w:w="902" w:type="dxa"/>
                <w:tcBorders>
                  <w:top w:val="nil"/>
                  <w:left w:val="nil"/>
                  <w:bottom w:val="nil"/>
                  <w:right w:val="nil"/>
                </w:tcBorders>
                <w:shd w:val="clear" w:color="auto" w:fill="auto"/>
                <w:noWrap/>
                <w:vAlign w:val="bottom"/>
                <w:hideMark/>
              </w:tcPr>
            </w:tcPrChange>
          </w:tcPr>
          <w:p w14:paraId="7494852F" w14:textId="77777777" w:rsidR="00036D0E" w:rsidRPr="00036D0E" w:rsidRDefault="00036D0E" w:rsidP="00245317">
            <w:pPr>
              <w:spacing w:after="0" w:line="240" w:lineRule="auto"/>
              <w:jc w:val="center"/>
              <w:rPr>
                <w:ins w:id="1481" w:author="David Dayan" w:date="2021-12-03T17:13:00Z"/>
                <w:rFonts w:ascii="Calibri" w:eastAsia="Times New Roman" w:hAnsi="Calibri" w:cs="Times New Roman"/>
                <w:color w:val="000000"/>
                <w:sz w:val="16"/>
                <w:szCs w:val="16"/>
              </w:rPr>
            </w:pPr>
            <w:ins w:id="148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483" w:author="David Dayan" w:date="2021-12-03T17:18:00Z">
              <w:tcPr>
                <w:tcW w:w="2160" w:type="dxa"/>
                <w:tcBorders>
                  <w:top w:val="nil"/>
                  <w:left w:val="nil"/>
                  <w:bottom w:val="nil"/>
                  <w:right w:val="nil"/>
                </w:tcBorders>
                <w:shd w:val="clear" w:color="auto" w:fill="auto"/>
                <w:noWrap/>
                <w:vAlign w:val="bottom"/>
                <w:hideMark/>
              </w:tcPr>
            </w:tcPrChange>
          </w:tcPr>
          <w:p w14:paraId="00C65649" w14:textId="77777777" w:rsidR="00036D0E" w:rsidRPr="00036D0E" w:rsidRDefault="00036D0E" w:rsidP="00245317">
            <w:pPr>
              <w:spacing w:after="0" w:line="240" w:lineRule="auto"/>
              <w:jc w:val="center"/>
              <w:rPr>
                <w:ins w:id="1484" w:author="David Dayan" w:date="2021-12-03T17:13:00Z"/>
                <w:rFonts w:ascii="Calibri" w:eastAsia="Times New Roman" w:hAnsi="Calibri" w:cs="Times New Roman"/>
                <w:color w:val="000000"/>
                <w:sz w:val="16"/>
                <w:szCs w:val="16"/>
              </w:rPr>
            </w:pPr>
            <w:ins w:id="148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486" w:author="David Dayan" w:date="2021-12-03T17:18:00Z">
              <w:tcPr>
                <w:tcW w:w="2876" w:type="dxa"/>
                <w:gridSpan w:val="2"/>
                <w:tcBorders>
                  <w:top w:val="nil"/>
                  <w:left w:val="nil"/>
                  <w:bottom w:val="nil"/>
                  <w:right w:val="nil"/>
                </w:tcBorders>
                <w:shd w:val="clear" w:color="auto" w:fill="auto"/>
                <w:noWrap/>
                <w:vAlign w:val="bottom"/>
                <w:hideMark/>
              </w:tcPr>
            </w:tcPrChange>
          </w:tcPr>
          <w:p w14:paraId="53E8EBE3" w14:textId="77777777" w:rsidR="00036D0E" w:rsidRPr="00036D0E" w:rsidRDefault="00036D0E" w:rsidP="00245317">
            <w:pPr>
              <w:spacing w:after="0" w:line="240" w:lineRule="auto"/>
              <w:jc w:val="center"/>
              <w:rPr>
                <w:ins w:id="1487" w:author="David Dayan" w:date="2021-12-03T17:13:00Z"/>
                <w:rFonts w:ascii="Calibri" w:eastAsia="Times New Roman" w:hAnsi="Calibri" w:cs="Times New Roman"/>
                <w:color w:val="000000"/>
                <w:sz w:val="16"/>
                <w:szCs w:val="16"/>
              </w:rPr>
            </w:pPr>
            <w:ins w:id="148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489" w:author="David Dayan" w:date="2021-12-03T17:18:00Z">
              <w:tcPr>
                <w:tcW w:w="1426" w:type="dxa"/>
                <w:tcBorders>
                  <w:top w:val="nil"/>
                  <w:left w:val="nil"/>
                  <w:bottom w:val="nil"/>
                  <w:right w:val="nil"/>
                </w:tcBorders>
                <w:shd w:val="clear" w:color="auto" w:fill="auto"/>
                <w:noWrap/>
                <w:vAlign w:val="bottom"/>
                <w:hideMark/>
              </w:tcPr>
            </w:tcPrChange>
          </w:tcPr>
          <w:p w14:paraId="29AE343E" w14:textId="77777777" w:rsidR="00036D0E" w:rsidRPr="00036D0E" w:rsidRDefault="00036D0E" w:rsidP="00245317">
            <w:pPr>
              <w:spacing w:after="0" w:line="240" w:lineRule="auto"/>
              <w:jc w:val="center"/>
              <w:rPr>
                <w:ins w:id="1490" w:author="David Dayan" w:date="2021-12-03T17:13:00Z"/>
                <w:rFonts w:ascii="Calibri" w:eastAsia="Times New Roman" w:hAnsi="Calibri" w:cs="Times New Roman"/>
                <w:color w:val="000000"/>
                <w:sz w:val="16"/>
                <w:szCs w:val="16"/>
              </w:rPr>
            </w:pPr>
            <w:ins w:id="149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D904FF0" w14:textId="77777777" w:rsidTr="00245317">
        <w:trPr>
          <w:cantSplit/>
          <w:trHeight w:val="20"/>
          <w:ins w:id="1492" w:author="David Dayan" w:date="2021-12-03T17:13:00Z"/>
          <w:trPrChange w:id="14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494" w:author="David Dayan" w:date="2021-12-03T17:18:00Z">
              <w:tcPr>
                <w:tcW w:w="1563" w:type="dxa"/>
                <w:tcBorders>
                  <w:top w:val="nil"/>
                  <w:left w:val="nil"/>
                  <w:bottom w:val="nil"/>
                  <w:right w:val="nil"/>
                </w:tcBorders>
                <w:shd w:val="clear" w:color="auto" w:fill="auto"/>
                <w:noWrap/>
                <w:vAlign w:val="bottom"/>
                <w:hideMark/>
              </w:tcPr>
            </w:tcPrChange>
          </w:tcPr>
          <w:p w14:paraId="5887048F" w14:textId="77777777" w:rsidR="00036D0E" w:rsidRPr="00036D0E" w:rsidRDefault="00036D0E" w:rsidP="00245317">
            <w:pPr>
              <w:spacing w:after="0" w:line="240" w:lineRule="auto"/>
              <w:jc w:val="center"/>
              <w:rPr>
                <w:ins w:id="1495" w:author="David Dayan" w:date="2021-12-03T17:13:00Z"/>
                <w:rFonts w:ascii="Calibri" w:eastAsia="Times New Roman" w:hAnsi="Calibri" w:cs="Times New Roman"/>
                <w:color w:val="000000"/>
                <w:sz w:val="16"/>
                <w:szCs w:val="16"/>
              </w:rPr>
            </w:pPr>
            <w:ins w:id="1496" w:author="David Dayan" w:date="2021-12-03T17:13:00Z">
              <w:r w:rsidRPr="00036D0E">
                <w:rPr>
                  <w:rFonts w:ascii="Calibri" w:eastAsia="Times New Roman" w:hAnsi="Calibri" w:cs="Times New Roman"/>
                  <w:color w:val="000000"/>
                  <w:sz w:val="16"/>
                  <w:szCs w:val="16"/>
                </w:rPr>
                <w:t>OtsAC20ROGR_0029</w:t>
              </w:r>
            </w:ins>
          </w:p>
        </w:tc>
        <w:tc>
          <w:tcPr>
            <w:tcW w:w="746" w:type="dxa"/>
            <w:tcBorders>
              <w:top w:val="nil"/>
              <w:left w:val="nil"/>
              <w:bottom w:val="nil"/>
              <w:right w:val="nil"/>
            </w:tcBorders>
            <w:shd w:val="clear" w:color="auto" w:fill="auto"/>
            <w:noWrap/>
            <w:vAlign w:val="bottom"/>
            <w:hideMark/>
            <w:tcPrChange w:id="1497" w:author="David Dayan" w:date="2021-12-03T17:18:00Z">
              <w:tcPr>
                <w:tcW w:w="746" w:type="dxa"/>
                <w:tcBorders>
                  <w:top w:val="nil"/>
                  <w:left w:val="nil"/>
                  <w:bottom w:val="nil"/>
                  <w:right w:val="nil"/>
                </w:tcBorders>
                <w:shd w:val="clear" w:color="auto" w:fill="auto"/>
                <w:noWrap/>
                <w:vAlign w:val="bottom"/>
                <w:hideMark/>
              </w:tcPr>
            </w:tcPrChange>
          </w:tcPr>
          <w:p w14:paraId="4EC6BEDC" w14:textId="77777777" w:rsidR="00036D0E" w:rsidRPr="00036D0E" w:rsidRDefault="00036D0E" w:rsidP="00245317">
            <w:pPr>
              <w:spacing w:after="0" w:line="240" w:lineRule="auto"/>
              <w:jc w:val="center"/>
              <w:rPr>
                <w:ins w:id="1498" w:author="David Dayan" w:date="2021-12-03T17:13:00Z"/>
                <w:rFonts w:ascii="Calibri" w:eastAsia="Times New Roman" w:hAnsi="Calibri" w:cs="Times New Roman"/>
                <w:color w:val="000000"/>
                <w:sz w:val="16"/>
                <w:szCs w:val="16"/>
              </w:rPr>
            </w:pPr>
            <w:ins w:id="1499"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500" w:author="David Dayan" w:date="2021-12-03T17:18:00Z">
              <w:tcPr>
                <w:tcW w:w="599" w:type="dxa"/>
                <w:tcBorders>
                  <w:top w:val="nil"/>
                  <w:left w:val="nil"/>
                  <w:bottom w:val="nil"/>
                  <w:right w:val="nil"/>
                </w:tcBorders>
                <w:shd w:val="clear" w:color="auto" w:fill="auto"/>
                <w:noWrap/>
                <w:vAlign w:val="bottom"/>
                <w:hideMark/>
              </w:tcPr>
            </w:tcPrChange>
          </w:tcPr>
          <w:p w14:paraId="3994E0C1" w14:textId="77777777" w:rsidR="00036D0E" w:rsidRPr="00036D0E" w:rsidRDefault="00036D0E" w:rsidP="00245317">
            <w:pPr>
              <w:spacing w:after="0" w:line="240" w:lineRule="auto"/>
              <w:jc w:val="center"/>
              <w:rPr>
                <w:ins w:id="1501" w:author="David Dayan" w:date="2021-12-03T17:13:00Z"/>
                <w:rFonts w:ascii="Calibri" w:eastAsia="Times New Roman" w:hAnsi="Calibri" w:cs="Times New Roman"/>
                <w:color w:val="000000"/>
                <w:sz w:val="16"/>
                <w:szCs w:val="16"/>
              </w:rPr>
            </w:pPr>
            <w:ins w:id="1502"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503" w:author="David Dayan" w:date="2021-12-03T17:18:00Z">
              <w:tcPr>
                <w:tcW w:w="1142" w:type="dxa"/>
                <w:tcBorders>
                  <w:top w:val="nil"/>
                  <w:left w:val="nil"/>
                  <w:bottom w:val="nil"/>
                  <w:right w:val="nil"/>
                </w:tcBorders>
                <w:shd w:val="clear" w:color="auto" w:fill="auto"/>
                <w:noWrap/>
                <w:vAlign w:val="bottom"/>
                <w:hideMark/>
              </w:tcPr>
            </w:tcPrChange>
          </w:tcPr>
          <w:p w14:paraId="1F7F15FF" w14:textId="77777777" w:rsidR="00036D0E" w:rsidRPr="00036D0E" w:rsidRDefault="00036D0E" w:rsidP="00245317">
            <w:pPr>
              <w:spacing w:after="0" w:line="240" w:lineRule="auto"/>
              <w:jc w:val="center"/>
              <w:rPr>
                <w:ins w:id="1504" w:author="David Dayan" w:date="2021-12-03T17:13:00Z"/>
                <w:rFonts w:ascii="Calibri" w:eastAsia="Times New Roman" w:hAnsi="Calibri" w:cs="Times New Roman"/>
                <w:color w:val="000000"/>
                <w:sz w:val="16"/>
                <w:szCs w:val="16"/>
              </w:rPr>
            </w:pPr>
            <w:ins w:id="150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506" w:author="David Dayan" w:date="2021-12-03T17:18:00Z">
              <w:tcPr>
                <w:tcW w:w="1440" w:type="dxa"/>
                <w:tcBorders>
                  <w:top w:val="nil"/>
                  <w:left w:val="nil"/>
                  <w:bottom w:val="nil"/>
                  <w:right w:val="nil"/>
                </w:tcBorders>
                <w:shd w:val="clear" w:color="auto" w:fill="auto"/>
                <w:noWrap/>
                <w:vAlign w:val="bottom"/>
                <w:hideMark/>
              </w:tcPr>
            </w:tcPrChange>
          </w:tcPr>
          <w:p w14:paraId="697B8EDB" w14:textId="77777777" w:rsidR="00036D0E" w:rsidRPr="00036D0E" w:rsidRDefault="00036D0E" w:rsidP="00245317">
            <w:pPr>
              <w:spacing w:after="0" w:line="240" w:lineRule="auto"/>
              <w:jc w:val="center"/>
              <w:rPr>
                <w:ins w:id="1507" w:author="David Dayan" w:date="2021-12-03T17:13:00Z"/>
                <w:rFonts w:ascii="Calibri" w:eastAsia="Times New Roman" w:hAnsi="Calibri" w:cs="Times New Roman"/>
                <w:color w:val="000000"/>
                <w:sz w:val="16"/>
                <w:szCs w:val="16"/>
              </w:rPr>
            </w:pPr>
            <w:ins w:id="150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509" w:author="David Dayan" w:date="2021-12-03T17:18:00Z">
              <w:tcPr>
                <w:tcW w:w="1530" w:type="dxa"/>
                <w:tcBorders>
                  <w:top w:val="nil"/>
                  <w:left w:val="nil"/>
                  <w:bottom w:val="nil"/>
                  <w:right w:val="nil"/>
                </w:tcBorders>
                <w:shd w:val="clear" w:color="auto" w:fill="auto"/>
                <w:noWrap/>
                <w:vAlign w:val="bottom"/>
                <w:hideMark/>
              </w:tcPr>
            </w:tcPrChange>
          </w:tcPr>
          <w:p w14:paraId="442462BE" w14:textId="77777777" w:rsidR="00036D0E" w:rsidRPr="00036D0E" w:rsidRDefault="00036D0E" w:rsidP="00245317">
            <w:pPr>
              <w:spacing w:after="0" w:line="240" w:lineRule="auto"/>
              <w:jc w:val="center"/>
              <w:rPr>
                <w:ins w:id="1510" w:author="David Dayan" w:date="2021-12-03T17:13:00Z"/>
                <w:rFonts w:ascii="Calibri" w:eastAsia="Times New Roman" w:hAnsi="Calibri" w:cs="Times New Roman"/>
                <w:color w:val="000000"/>
                <w:sz w:val="16"/>
                <w:szCs w:val="16"/>
              </w:rPr>
            </w:pPr>
            <w:ins w:id="151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12" w:author="David Dayan" w:date="2021-12-03T17:18:00Z">
              <w:tcPr>
                <w:tcW w:w="898" w:type="dxa"/>
                <w:tcBorders>
                  <w:top w:val="nil"/>
                  <w:left w:val="nil"/>
                  <w:bottom w:val="nil"/>
                  <w:right w:val="nil"/>
                </w:tcBorders>
                <w:shd w:val="clear" w:color="auto" w:fill="auto"/>
                <w:noWrap/>
                <w:vAlign w:val="bottom"/>
                <w:hideMark/>
              </w:tcPr>
            </w:tcPrChange>
          </w:tcPr>
          <w:p w14:paraId="42ECDE2D" w14:textId="77777777" w:rsidR="00036D0E" w:rsidRPr="00036D0E" w:rsidRDefault="00036D0E" w:rsidP="00245317">
            <w:pPr>
              <w:spacing w:after="0" w:line="240" w:lineRule="auto"/>
              <w:jc w:val="center"/>
              <w:rPr>
                <w:ins w:id="1513" w:author="David Dayan" w:date="2021-12-03T17:13:00Z"/>
                <w:rFonts w:ascii="Calibri" w:eastAsia="Times New Roman" w:hAnsi="Calibri" w:cs="Times New Roman"/>
                <w:color w:val="000000"/>
                <w:sz w:val="16"/>
                <w:szCs w:val="16"/>
              </w:rPr>
            </w:pPr>
            <w:ins w:id="151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515" w:author="David Dayan" w:date="2021-12-03T17:18:00Z">
              <w:tcPr>
                <w:tcW w:w="902" w:type="dxa"/>
                <w:tcBorders>
                  <w:top w:val="nil"/>
                  <w:left w:val="nil"/>
                  <w:bottom w:val="nil"/>
                  <w:right w:val="nil"/>
                </w:tcBorders>
                <w:shd w:val="clear" w:color="auto" w:fill="auto"/>
                <w:noWrap/>
                <w:vAlign w:val="bottom"/>
                <w:hideMark/>
              </w:tcPr>
            </w:tcPrChange>
          </w:tcPr>
          <w:p w14:paraId="1414454F" w14:textId="77777777" w:rsidR="00036D0E" w:rsidRPr="00036D0E" w:rsidRDefault="00036D0E" w:rsidP="00245317">
            <w:pPr>
              <w:spacing w:after="0" w:line="240" w:lineRule="auto"/>
              <w:jc w:val="center"/>
              <w:rPr>
                <w:ins w:id="1516" w:author="David Dayan" w:date="2021-12-03T17:13:00Z"/>
                <w:rFonts w:ascii="Calibri" w:eastAsia="Times New Roman" w:hAnsi="Calibri" w:cs="Times New Roman"/>
                <w:color w:val="000000"/>
                <w:sz w:val="16"/>
                <w:szCs w:val="16"/>
              </w:rPr>
            </w:pPr>
            <w:ins w:id="151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518" w:author="David Dayan" w:date="2021-12-03T17:18:00Z">
              <w:tcPr>
                <w:tcW w:w="2160" w:type="dxa"/>
                <w:tcBorders>
                  <w:top w:val="nil"/>
                  <w:left w:val="nil"/>
                  <w:bottom w:val="nil"/>
                  <w:right w:val="nil"/>
                </w:tcBorders>
                <w:shd w:val="clear" w:color="auto" w:fill="auto"/>
                <w:noWrap/>
                <w:vAlign w:val="bottom"/>
                <w:hideMark/>
              </w:tcPr>
            </w:tcPrChange>
          </w:tcPr>
          <w:p w14:paraId="68B39CD2" w14:textId="77777777" w:rsidR="00036D0E" w:rsidRPr="00036D0E" w:rsidRDefault="00036D0E" w:rsidP="00245317">
            <w:pPr>
              <w:spacing w:after="0" w:line="240" w:lineRule="auto"/>
              <w:jc w:val="center"/>
              <w:rPr>
                <w:ins w:id="1519" w:author="David Dayan" w:date="2021-12-03T17:13:00Z"/>
                <w:rFonts w:ascii="Calibri" w:eastAsia="Times New Roman" w:hAnsi="Calibri" w:cs="Times New Roman"/>
                <w:color w:val="000000"/>
                <w:sz w:val="16"/>
                <w:szCs w:val="16"/>
              </w:rPr>
            </w:pPr>
            <w:ins w:id="152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521" w:author="David Dayan" w:date="2021-12-03T17:18:00Z">
              <w:tcPr>
                <w:tcW w:w="2876" w:type="dxa"/>
                <w:gridSpan w:val="2"/>
                <w:tcBorders>
                  <w:top w:val="nil"/>
                  <w:left w:val="nil"/>
                  <w:bottom w:val="nil"/>
                  <w:right w:val="nil"/>
                </w:tcBorders>
                <w:shd w:val="clear" w:color="auto" w:fill="auto"/>
                <w:noWrap/>
                <w:vAlign w:val="bottom"/>
                <w:hideMark/>
              </w:tcPr>
            </w:tcPrChange>
          </w:tcPr>
          <w:p w14:paraId="4D941C2C" w14:textId="77777777" w:rsidR="00036D0E" w:rsidRPr="00036D0E" w:rsidRDefault="00036D0E" w:rsidP="00245317">
            <w:pPr>
              <w:spacing w:after="0" w:line="240" w:lineRule="auto"/>
              <w:jc w:val="center"/>
              <w:rPr>
                <w:ins w:id="1522" w:author="David Dayan" w:date="2021-12-03T17:13:00Z"/>
                <w:rFonts w:ascii="Calibri" w:eastAsia="Times New Roman" w:hAnsi="Calibri" w:cs="Times New Roman"/>
                <w:color w:val="000000"/>
                <w:sz w:val="16"/>
                <w:szCs w:val="16"/>
              </w:rPr>
            </w:pPr>
            <w:ins w:id="152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524" w:author="David Dayan" w:date="2021-12-03T17:18:00Z">
              <w:tcPr>
                <w:tcW w:w="1426" w:type="dxa"/>
                <w:tcBorders>
                  <w:top w:val="nil"/>
                  <w:left w:val="nil"/>
                  <w:bottom w:val="nil"/>
                  <w:right w:val="nil"/>
                </w:tcBorders>
                <w:shd w:val="clear" w:color="auto" w:fill="auto"/>
                <w:noWrap/>
                <w:vAlign w:val="bottom"/>
                <w:hideMark/>
              </w:tcPr>
            </w:tcPrChange>
          </w:tcPr>
          <w:p w14:paraId="4609B5CD" w14:textId="77777777" w:rsidR="00036D0E" w:rsidRPr="00036D0E" w:rsidRDefault="00036D0E" w:rsidP="00245317">
            <w:pPr>
              <w:spacing w:after="0" w:line="240" w:lineRule="auto"/>
              <w:jc w:val="center"/>
              <w:rPr>
                <w:ins w:id="1525" w:author="David Dayan" w:date="2021-12-03T17:13:00Z"/>
                <w:rFonts w:ascii="Calibri" w:eastAsia="Times New Roman" w:hAnsi="Calibri" w:cs="Times New Roman"/>
                <w:color w:val="000000"/>
                <w:sz w:val="16"/>
                <w:szCs w:val="16"/>
              </w:rPr>
            </w:pPr>
            <w:ins w:id="1526" w:author="David Dayan" w:date="2021-12-03T17:13:00Z">
              <w:r w:rsidRPr="00036D0E">
                <w:rPr>
                  <w:rFonts w:ascii="Calibri" w:eastAsia="Times New Roman" w:hAnsi="Calibri" w:cs="Times New Roman"/>
                  <w:color w:val="000000"/>
                  <w:sz w:val="16"/>
                  <w:szCs w:val="16"/>
                </w:rPr>
                <w:t>heterozygote</w:t>
              </w:r>
            </w:ins>
          </w:p>
        </w:tc>
      </w:tr>
      <w:tr w:rsidR="00036D0E" w:rsidRPr="00036D0E" w14:paraId="6C8293FD" w14:textId="77777777" w:rsidTr="00245317">
        <w:trPr>
          <w:cantSplit/>
          <w:trHeight w:val="20"/>
          <w:ins w:id="1527" w:author="David Dayan" w:date="2021-12-03T17:13:00Z"/>
          <w:trPrChange w:id="15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29" w:author="David Dayan" w:date="2021-12-03T17:18:00Z">
              <w:tcPr>
                <w:tcW w:w="1563" w:type="dxa"/>
                <w:tcBorders>
                  <w:top w:val="nil"/>
                  <w:left w:val="nil"/>
                  <w:bottom w:val="nil"/>
                  <w:right w:val="nil"/>
                </w:tcBorders>
                <w:shd w:val="clear" w:color="auto" w:fill="auto"/>
                <w:noWrap/>
                <w:vAlign w:val="bottom"/>
                <w:hideMark/>
              </w:tcPr>
            </w:tcPrChange>
          </w:tcPr>
          <w:p w14:paraId="24579B8E" w14:textId="77777777" w:rsidR="00036D0E" w:rsidRPr="00036D0E" w:rsidRDefault="00036D0E" w:rsidP="00245317">
            <w:pPr>
              <w:spacing w:after="0" w:line="240" w:lineRule="auto"/>
              <w:jc w:val="center"/>
              <w:rPr>
                <w:ins w:id="1530" w:author="David Dayan" w:date="2021-12-03T17:13:00Z"/>
                <w:rFonts w:ascii="Calibri" w:eastAsia="Times New Roman" w:hAnsi="Calibri" w:cs="Times New Roman"/>
                <w:color w:val="000000"/>
                <w:sz w:val="16"/>
                <w:szCs w:val="16"/>
              </w:rPr>
            </w:pPr>
            <w:ins w:id="1531" w:author="David Dayan" w:date="2021-12-03T17:13:00Z">
              <w:r w:rsidRPr="00036D0E">
                <w:rPr>
                  <w:rFonts w:ascii="Calibri" w:eastAsia="Times New Roman" w:hAnsi="Calibri" w:cs="Times New Roman"/>
                  <w:color w:val="000000"/>
                  <w:sz w:val="16"/>
                  <w:szCs w:val="16"/>
                </w:rPr>
                <w:t>OtsAC20ROGR_0030</w:t>
              </w:r>
            </w:ins>
          </w:p>
        </w:tc>
        <w:tc>
          <w:tcPr>
            <w:tcW w:w="746" w:type="dxa"/>
            <w:tcBorders>
              <w:top w:val="nil"/>
              <w:left w:val="nil"/>
              <w:bottom w:val="nil"/>
              <w:right w:val="nil"/>
            </w:tcBorders>
            <w:shd w:val="clear" w:color="auto" w:fill="auto"/>
            <w:noWrap/>
            <w:vAlign w:val="bottom"/>
            <w:hideMark/>
            <w:tcPrChange w:id="1532" w:author="David Dayan" w:date="2021-12-03T17:18:00Z">
              <w:tcPr>
                <w:tcW w:w="746" w:type="dxa"/>
                <w:tcBorders>
                  <w:top w:val="nil"/>
                  <w:left w:val="nil"/>
                  <w:bottom w:val="nil"/>
                  <w:right w:val="nil"/>
                </w:tcBorders>
                <w:shd w:val="clear" w:color="auto" w:fill="auto"/>
                <w:noWrap/>
                <w:vAlign w:val="bottom"/>
                <w:hideMark/>
              </w:tcPr>
            </w:tcPrChange>
          </w:tcPr>
          <w:p w14:paraId="4FF769AE" w14:textId="77777777" w:rsidR="00036D0E" w:rsidRPr="00036D0E" w:rsidRDefault="00036D0E" w:rsidP="00245317">
            <w:pPr>
              <w:spacing w:after="0" w:line="240" w:lineRule="auto"/>
              <w:jc w:val="center"/>
              <w:rPr>
                <w:ins w:id="1533" w:author="David Dayan" w:date="2021-12-03T17:13:00Z"/>
                <w:rFonts w:ascii="Calibri" w:eastAsia="Times New Roman" w:hAnsi="Calibri" w:cs="Times New Roman"/>
                <w:color w:val="000000"/>
                <w:sz w:val="16"/>
                <w:szCs w:val="16"/>
              </w:rPr>
            </w:pPr>
            <w:ins w:id="1534" w:author="David Dayan" w:date="2021-12-03T17:13:00Z">
              <w:r w:rsidRPr="00036D0E">
                <w:rPr>
                  <w:rFonts w:ascii="Calibri" w:eastAsia="Times New Roman" w:hAnsi="Calibri" w:cs="Times New Roman"/>
                  <w:color w:val="000000"/>
                  <w:sz w:val="16"/>
                  <w:szCs w:val="16"/>
                </w:rPr>
                <w:t>5/17/20</w:t>
              </w:r>
            </w:ins>
          </w:p>
        </w:tc>
        <w:tc>
          <w:tcPr>
            <w:tcW w:w="599" w:type="dxa"/>
            <w:tcBorders>
              <w:top w:val="nil"/>
              <w:left w:val="nil"/>
              <w:bottom w:val="nil"/>
              <w:right w:val="nil"/>
            </w:tcBorders>
            <w:shd w:val="clear" w:color="auto" w:fill="auto"/>
            <w:noWrap/>
            <w:vAlign w:val="bottom"/>
            <w:hideMark/>
            <w:tcPrChange w:id="1535" w:author="David Dayan" w:date="2021-12-03T17:18:00Z">
              <w:tcPr>
                <w:tcW w:w="599" w:type="dxa"/>
                <w:tcBorders>
                  <w:top w:val="nil"/>
                  <w:left w:val="nil"/>
                  <w:bottom w:val="nil"/>
                  <w:right w:val="nil"/>
                </w:tcBorders>
                <w:shd w:val="clear" w:color="auto" w:fill="auto"/>
                <w:noWrap/>
                <w:vAlign w:val="bottom"/>
                <w:hideMark/>
              </w:tcPr>
            </w:tcPrChange>
          </w:tcPr>
          <w:p w14:paraId="619E22E8" w14:textId="77777777" w:rsidR="00036D0E" w:rsidRPr="00036D0E" w:rsidRDefault="00036D0E" w:rsidP="00245317">
            <w:pPr>
              <w:spacing w:after="0" w:line="240" w:lineRule="auto"/>
              <w:jc w:val="center"/>
              <w:rPr>
                <w:ins w:id="1536" w:author="David Dayan" w:date="2021-12-03T17:13:00Z"/>
                <w:rFonts w:ascii="Calibri" w:eastAsia="Times New Roman" w:hAnsi="Calibri" w:cs="Times New Roman"/>
                <w:color w:val="000000"/>
                <w:sz w:val="16"/>
                <w:szCs w:val="16"/>
              </w:rPr>
            </w:pPr>
            <w:ins w:id="1537" w:author="David Dayan" w:date="2021-12-03T17:13:00Z">
              <w:r w:rsidRPr="00036D0E">
                <w:rPr>
                  <w:rFonts w:ascii="Calibri" w:eastAsia="Times New Roman" w:hAnsi="Calibri" w:cs="Times New Roman"/>
                  <w:color w:val="000000"/>
                  <w:sz w:val="16"/>
                  <w:szCs w:val="16"/>
                </w:rPr>
                <w:t>138</w:t>
              </w:r>
            </w:ins>
          </w:p>
        </w:tc>
        <w:tc>
          <w:tcPr>
            <w:tcW w:w="1142" w:type="dxa"/>
            <w:tcBorders>
              <w:top w:val="nil"/>
              <w:left w:val="nil"/>
              <w:bottom w:val="nil"/>
              <w:right w:val="nil"/>
            </w:tcBorders>
            <w:shd w:val="clear" w:color="auto" w:fill="auto"/>
            <w:noWrap/>
            <w:vAlign w:val="bottom"/>
            <w:hideMark/>
            <w:tcPrChange w:id="1538" w:author="David Dayan" w:date="2021-12-03T17:18:00Z">
              <w:tcPr>
                <w:tcW w:w="1142" w:type="dxa"/>
                <w:tcBorders>
                  <w:top w:val="nil"/>
                  <w:left w:val="nil"/>
                  <w:bottom w:val="nil"/>
                  <w:right w:val="nil"/>
                </w:tcBorders>
                <w:shd w:val="clear" w:color="auto" w:fill="auto"/>
                <w:noWrap/>
                <w:vAlign w:val="bottom"/>
                <w:hideMark/>
              </w:tcPr>
            </w:tcPrChange>
          </w:tcPr>
          <w:p w14:paraId="0AAE114D" w14:textId="77777777" w:rsidR="00036D0E" w:rsidRPr="00036D0E" w:rsidRDefault="00036D0E" w:rsidP="00245317">
            <w:pPr>
              <w:spacing w:after="0" w:line="240" w:lineRule="auto"/>
              <w:jc w:val="center"/>
              <w:rPr>
                <w:ins w:id="1539" w:author="David Dayan" w:date="2021-12-03T17:13:00Z"/>
                <w:rFonts w:ascii="Calibri" w:eastAsia="Times New Roman" w:hAnsi="Calibri" w:cs="Times New Roman"/>
                <w:color w:val="000000"/>
                <w:sz w:val="16"/>
                <w:szCs w:val="16"/>
              </w:rPr>
            </w:pPr>
            <w:ins w:id="154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541" w:author="David Dayan" w:date="2021-12-03T17:18:00Z">
              <w:tcPr>
                <w:tcW w:w="1440" w:type="dxa"/>
                <w:tcBorders>
                  <w:top w:val="nil"/>
                  <w:left w:val="nil"/>
                  <w:bottom w:val="nil"/>
                  <w:right w:val="nil"/>
                </w:tcBorders>
                <w:shd w:val="clear" w:color="auto" w:fill="auto"/>
                <w:noWrap/>
                <w:vAlign w:val="bottom"/>
                <w:hideMark/>
              </w:tcPr>
            </w:tcPrChange>
          </w:tcPr>
          <w:p w14:paraId="52DA637B" w14:textId="77777777" w:rsidR="00036D0E" w:rsidRPr="00036D0E" w:rsidRDefault="00036D0E" w:rsidP="00245317">
            <w:pPr>
              <w:spacing w:after="0" w:line="240" w:lineRule="auto"/>
              <w:jc w:val="center"/>
              <w:rPr>
                <w:ins w:id="1542" w:author="David Dayan" w:date="2021-12-03T17:13:00Z"/>
                <w:rFonts w:ascii="Calibri" w:eastAsia="Times New Roman" w:hAnsi="Calibri" w:cs="Times New Roman"/>
                <w:color w:val="000000"/>
                <w:sz w:val="16"/>
                <w:szCs w:val="16"/>
              </w:rPr>
            </w:pPr>
            <w:ins w:id="154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544" w:author="David Dayan" w:date="2021-12-03T17:18:00Z">
              <w:tcPr>
                <w:tcW w:w="1530" w:type="dxa"/>
                <w:tcBorders>
                  <w:top w:val="nil"/>
                  <w:left w:val="nil"/>
                  <w:bottom w:val="nil"/>
                  <w:right w:val="nil"/>
                </w:tcBorders>
                <w:shd w:val="clear" w:color="auto" w:fill="auto"/>
                <w:noWrap/>
                <w:vAlign w:val="bottom"/>
                <w:hideMark/>
              </w:tcPr>
            </w:tcPrChange>
          </w:tcPr>
          <w:p w14:paraId="1F273B7B" w14:textId="77777777" w:rsidR="00036D0E" w:rsidRPr="00036D0E" w:rsidRDefault="00036D0E" w:rsidP="00245317">
            <w:pPr>
              <w:spacing w:after="0" w:line="240" w:lineRule="auto"/>
              <w:jc w:val="center"/>
              <w:rPr>
                <w:ins w:id="1545" w:author="David Dayan" w:date="2021-12-03T17:13:00Z"/>
                <w:rFonts w:ascii="Calibri" w:eastAsia="Times New Roman" w:hAnsi="Calibri" w:cs="Times New Roman"/>
                <w:color w:val="000000"/>
                <w:sz w:val="16"/>
                <w:szCs w:val="16"/>
              </w:rPr>
            </w:pPr>
            <w:ins w:id="154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47" w:author="David Dayan" w:date="2021-12-03T17:18:00Z">
              <w:tcPr>
                <w:tcW w:w="898" w:type="dxa"/>
                <w:tcBorders>
                  <w:top w:val="nil"/>
                  <w:left w:val="nil"/>
                  <w:bottom w:val="nil"/>
                  <w:right w:val="nil"/>
                </w:tcBorders>
                <w:shd w:val="clear" w:color="auto" w:fill="auto"/>
                <w:noWrap/>
                <w:vAlign w:val="bottom"/>
                <w:hideMark/>
              </w:tcPr>
            </w:tcPrChange>
          </w:tcPr>
          <w:p w14:paraId="3F219056" w14:textId="77777777" w:rsidR="00036D0E" w:rsidRPr="00036D0E" w:rsidRDefault="00036D0E" w:rsidP="00245317">
            <w:pPr>
              <w:spacing w:after="0" w:line="240" w:lineRule="auto"/>
              <w:jc w:val="center"/>
              <w:rPr>
                <w:ins w:id="1548" w:author="David Dayan" w:date="2021-12-03T17:13:00Z"/>
                <w:rFonts w:ascii="Calibri" w:eastAsia="Times New Roman" w:hAnsi="Calibri" w:cs="Times New Roman"/>
                <w:color w:val="000000"/>
                <w:sz w:val="16"/>
                <w:szCs w:val="16"/>
              </w:rPr>
            </w:pPr>
            <w:ins w:id="154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550" w:author="David Dayan" w:date="2021-12-03T17:18:00Z">
              <w:tcPr>
                <w:tcW w:w="902" w:type="dxa"/>
                <w:tcBorders>
                  <w:top w:val="nil"/>
                  <w:left w:val="nil"/>
                  <w:bottom w:val="nil"/>
                  <w:right w:val="nil"/>
                </w:tcBorders>
                <w:shd w:val="clear" w:color="auto" w:fill="auto"/>
                <w:noWrap/>
                <w:vAlign w:val="bottom"/>
                <w:hideMark/>
              </w:tcPr>
            </w:tcPrChange>
          </w:tcPr>
          <w:p w14:paraId="05AB04FE" w14:textId="77777777" w:rsidR="00036D0E" w:rsidRPr="00036D0E" w:rsidRDefault="00036D0E" w:rsidP="00245317">
            <w:pPr>
              <w:spacing w:after="0" w:line="240" w:lineRule="auto"/>
              <w:jc w:val="center"/>
              <w:rPr>
                <w:ins w:id="1551" w:author="David Dayan" w:date="2021-12-03T17:13:00Z"/>
                <w:rFonts w:ascii="Calibri" w:eastAsia="Times New Roman" w:hAnsi="Calibri" w:cs="Times New Roman"/>
                <w:color w:val="000000"/>
                <w:sz w:val="16"/>
                <w:szCs w:val="16"/>
              </w:rPr>
            </w:pPr>
            <w:ins w:id="155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553" w:author="David Dayan" w:date="2021-12-03T17:18:00Z">
              <w:tcPr>
                <w:tcW w:w="2160" w:type="dxa"/>
                <w:tcBorders>
                  <w:top w:val="nil"/>
                  <w:left w:val="nil"/>
                  <w:bottom w:val="nil"/>
                  <w:right w:val="nil"/>
                </w:tcBorders>
                <w:shd w:val="clear" w:color="auto" w:fill="auto"/>
                <w:noWrap/>
                <w:vAlign w:val="bottom"/>
                <w:hideMark/>
              </w:tcPr>
            </w:tcPrChange>
          </w:tcPr>
          <w:p w14:paraId="0CEB3E45" w14:textId="77777777" w:rsidR="00036D0E" w:rsidRPr="00036D0E" w:rsidRDefault="00036D0E" w:rsidP="00245317">
            <w:pPr>
              <w:spacing w:after="0" w:line="240" w:lineRule="auto"/>
              <w:jc w:val="center"/>
              <w:rPr>
                <w:ins w:id="1554" w:author="David Dayan" w:date="2021-12-03T17:13:00Z"/>
                <w:rFonts w:ascii="Calibri" w:eastAsia="Times New Roman" w:hAnsi="Calibri" w:cs="Times New Roman"/>
                <w:color w:val="000000"/>
                <w:sz w:val="16"/>
                <w:szCs w:val="16"/>
              </w:rPr>
            </w:pPr>
            <w:ins w:id="155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556" w:author="David Dayan" w:date="2021-12-03T17:18:00Z">
              <w:tcPr>
                <w:tcW w:w="2876" w:type="dxa"/>
                <w:gridSpan w:val="2"/>
                <w:tcBorders>
                  <w:top w:val="nil"/>
                  <w:left w:val="nil"/>
                  <w:bottom w:val="nil"/>
                  <w:right w:val="nil"/>
                </w:tcBorders>
                <w:shd w:val="clear" w:color="auto" w:fill="auto"/>
                <w:noWrap/>
                <w:vAlign w:val="bottom"/>
                <w:hideMark/>
              </w:tcPr>
            </w:tcPrChange>
          </w:tcPr>
          <w:p w14:paraId="37C0A72C" w14:textId="77777777" w:rsidR="00036D0E" w:rsidRPr="00036D0E" w:rsidRDefault="00036D0E" w:rsidP="00245317">
            <w:pPr>
              <w:spacing w:after="0" w:line="240" w:lineRule="auto"/>
              <w:jc w:val="center"/>
              <w:rPr>
                <w:ins w:id="1557" w:author="David Dayan" w:date="2021-12-03T17:13:00Z"/>
                <w:rFonts w:ascii="Calibri" w:eastAsia="Times New Roman" w:hAnsi="Calibri" w:cs="Times New Roman"/>
                <w:color w:val="000000"/>
                <w:sz w:val="16"/>
                <w:szCs w:val="16"/>
              </w:rPr>
            </w:pPr>
            <w:ins w:id="155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559" w:author="David Dayan" w:date="2021-12-03T17:18:00Z">
              <w:tcPr>
                <w:tcW w:w="1426" w:type="dxa"/>
                <w:tcBorders>
                  <w:top w:val="nil"/>
                  <w:left w:val="nil"/>
                  <w:bottom w:val="nil"/>
                  <w:right w:val="nil"/>
                </w:tcBorders>
                <w:shd w:val="clear" w:color="auto" w:fill="auto"/>
                <w:noWrap/>
                <w:vAlign w:val="bottom"/>
                <w:hideMark/>
              </w:tcPr>
            </w:tcPrChange>
          </w:tcPr>
          <w:p w14:paraId="74DA0F1C" w14:textId="77777777" w:rsidR="00036D0E" w:rsidRPr="00036D0E" w:rsidRDefault="00036D0E" w:rsidP="00245317">
            <w:pPr>
              <w:spacing w:after="0" w:line="240" w:lineRule="auto"/>
              <w:jc w:val="center"/>
              <w:rPr>
                <w:ins w:id="1560" w:author="David Dayan" w:date="2021-12-03T17:13:00Z"/>
                <w:rFonts w:ascii="Calibri" w:eastAsia="Times New Roman" w:hAnsi="Calibri" w:cs="Times New Roman"/>
                <w:color w:val="000000"/>
                <w:sz w:val="16"/>
                <w:szCs w:val="16"/>
              </w:rPr>
            </w:pPr>
            <w:ins w:id="1561" w:author="David Dayan" w:date="2021-12-03T17:13:00Z">
              <w:r w:rsidRPr="00036D0E">
                <w:rPr>
                  <w:rFonts w:ascii="Calibri" w:eastAsia="Times New Roman" w:hAnsi="Calibri" w:cs="Times New Roman"/>
                  <w:color w:val="000000"/>
                  <w:sz w:val="16"/>
                  <w:szCs w:val="16"/>
                </w:rPr>
                <w:t>heterozygote</w:t>
              </w:r>
            </w:ins>
          </w:p>
        </w:tc>
      </w:tr>
      <w:tr w:rsidR="00036D0E" w:rsidRPr="00036D0E" w14:paraId="0D37526D" w14:textId="77777777" w:rsidTr="00245317">
        <w:trPr>
          <w:cantSplit/>
          <w:trHeight w:val="20"/>
          <w:ins w:id="1562" w:author="David Dayan" w:date="2021-12-03T17:13:00Z"/>
          <w:trPrChange w:id="15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64" w:author="David Dayan" w:date="2021-12-03T17:18:00Z">
              <w:tcPr>
                <w:tcW w:w="1563" w:type="dxa"/>
                <w:tcBorders>
                  <w:top w:val="nil"/>
                  <w:left w:val="nil"/>
                  <w:bottom w:val="nil"/>
                  <w:right w:val="nil"/>
                </w:tcBorders>
                <w:shd w:val="clear" w:color="auto" w:fill="auto"/>
                <w:noWrap/>
                <w:vAlign w:val="bottom"/>
                <w:hideMark/>
              </w:tcPr>
            </w:tcPrChange>
          </w:tcPr>
          <w:p w14:paraId="687443A0" w14:textId="77777777" w:rsidR="00036D0E" w:rsidRPr="00036D0E" w:rsidRDefault="00036D0E" w:rsidP="00245317">
            <w:pPr>
              <w:spacing w:after="0" w:line="240" w:lineRule="auto"/>
              <w:jc w:val="center"/>
              <w:rPr>
                <w:ins w:id="1565" w:author="David Dayan" w:date="2021-12-03T17:13:00Z"/>
                <w:rFonts w:ascii="Calibri" w:eastAsia="Times New Roman" w:hAnsi="Calibri" w:cs="Times New Roman"/>
                <w:color w:val="000000"/>
                <w:sz w:val="16"/>
                <w:szCs w:val="16"/>
              </w:rPr>
            </w:pPr>
            <w:ins w:id="1566" w:author="David Dayan" w:date="2021-12-03T17:13:00Z">
              <w:r w:rsidRPr="00036D0E">
                <w:rPr>
                  <w:rFonts w:ascii="Calibri" w:eastAsia="Times New Roman" w:hAnsi="Calibri" w:cs="Times New Roman"/>
                  <w:color w:val="000000"/>
                  <w:sz w:val="16"/>
                  <w:szCs w:val="16"/>
                </w:rPr>
                <w:t>OtsAC20ROGR_0031</w:t>
              </w:r>
            </w:ins>
          </w:p>
        </w:tc>
        <w:tc>
          <w:tcPr>
            <w:tcW w:w="746" w:type="dxa"/>
            <w:tcBorders>
              <w:top w:val="nil"/>
              <w:left w:val="nil"/>
              <w:bottom w:val="nil"/>
              <w:right w:val="nil"/>
            </w:tcBorders>
            <w:shd w:val="clear" w:color="auto" w:fill="auto"/>
            <w:noWrap/>
            <w:vAlign w:val="bottom"/>
            <w:hideMark/>
            <w:tcPrChange w:id="1567" w:author="David Dayan" w:date="2021-12-03T17:18:00Z">
              <w:tcPr>
                <w:tcW w:w="746" w:type="dxa"/>
                <w:tcBorders>
                  <w:top w:val="nil"/>
                  <w:left w:val="nil"/>
                  <w:bottom w:val="nil"/>
                  <w:right w:val="nil"/>
                </w:tcBorders>
                <w:shd w:val="clear" w:color="auto" w:fill="auto"/>
                <w:noWrap/>
                <w:vAlign w:val="bottom"/>
                <w:hideMark/>
              </w:tcPr>
            </w:tcPrChange>
          </w:tcPr>
          <w:p w14:paraId="4F532E8F" w14:textId="77777777" w:rsidR="00036D0E" w:rsidRPr="00036D0E" w:rsidRDefault="00036D0E" w:rsidP="00245317">
            <w:pPr>
              <w:spacing w:after="0" w:line="240" w:lineRule="auto"/>
              <w:jc w:val="center"/>
              <w:rPr>
                <w:ins w:id="1568" w:author="David Dayan" w:date="2021-12-03T17:13:00Z"/>
                <w:rFonts w:ascii="Calibri" w:eastAsia="Times New Roman" w:hAnsi="Calibri" w:cs="Times New Roman"/>
                <w:color w:val="000000"/>
                <w:sz w:val="16"/>
                <w:szCs w:val="16"/>
              </w:rPr>
            </w:pPr>
            <w:ins w:id="1569"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570" w:author="David Dayan" w:date="2021-12-03T17:18:00Z">
              <w:tcPr>
                <w:tcW w:w="599" w:type="dxa"/>
                <w:tcBorders>
                  <w:top w:val="nil"/>
                  <w:left w:val="nil"/>
                  <w:bottom w:val="nil"/>
                  <w:right w:val="nil"/>
                </w:tcBorders>
                <w:shd w:val="clear" w:color="auto" w:fill="auto"/>
                <w:noWrap/>
                <w:vAlign w:val="bottom"/>
                <w:hideMark/>
              </w:tcPr>
            </w:tcPrChange>
          </w:tcPr>
          <w:p w14:paraId="452E1132" w14:textId="77777777" w:rsidR="00036D0E" w:rsidRPr="00036D0E" w:rsidRDefault="00036D0E" w:rsidP="00245317">
            <w:pPr>
              <w:spacing w:after="0" w:line="240" w:lineRule="auto"/>
              <w:jc w:val="center"/>
              <w:rPr>
                <w:ins w:id="1571" w:author="David Dayan" w:date="2021-12-03T17:13:00Z"/>
                <w:rFonts w:ascii="Calibri" w:eastAsia="Times New Roman" w:hAnsi="Calibri" w:cs="Times New Roman"/>
                <w:color w:val="000000"/>
                <w:sz w:val="16"/>
                <w:szCs w:val="16"/>
              </w:rPr>
            </w:pPr>
            <w:ins w:id="1572"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573" w:author="David Dayan" w:date="2021-12-03T17:18:00Z">
              <w:tcPr>
                <w:tcW w:w="1142" w:type="dxa"/>
                <w:tcBorders>
                  <w:top w:val="nil"/>
                  <w:left w:val="nil"/>
                  <w:bottom w:val="nil"/>
                  <w:right w:val="nil"/>
                </w:tcBorders>
                <w:shd w:val="clear" w:color="auto" w:fill="auto"/>
                <w:noWrap/>
                <w:vAlign w:val="bottom"/>
                <w:hideMark/>
              </w:tcPr>
            </w:tcPrChange>
          </w:tcPr>
          <w:p w14:paraId="13567E90" w14:textId="77777777" w:rsidR="00036D0E" w:rsidRPr="00036D0E" w:rsidRDefault="00036D0E" w:rsidP="00245317">
            <w:pPr>
              <w:spacing w:after="0" w:line="240" w:lineRule="auto"/>
              <w:jc w:val="center"/>
              <w:rPr>
                <w:ins w:id="1574" w:author="David Dayan" w:date="2021-12-03T17:13:00Z"/>
                <w:rFonts w:ascii="Calibri" w:eastAsia="Times New Roman" w:hAnsi="Calibri" w:cs="Times New Roman"/>
                <w:color w:val="000000"/>
                <w:sz w:val="16"/>
                <w:szCs w:val="16"/>
              </w:rPr>
            </w:pPr>
            <w:proofErr w:type="spellStart"/>
            <w:ins w:id="157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576" w:author="David Dayan" w:date="2021-12-03T17:18:00Z">
              <w:tcPr>
                <w:tcW w:w="1440" w:type="dxa"/>
                <w:tcBorders>
                  <w:top w:val="nil"/>
                  <w:left w:val="nil"/>
                  <w:bottom w:val="nil"/>
                  <w:right w:val="nil"/>
                </w:tcBorders>
                <w:shd w:val="clear" w:color="auto" w:fill="auto"/>
                <w:noWrap/>
                <w:vAlign w:val="bottom"/>
                <w:hideMark/>
              </w:tcPr>
            </w:tcPrChange>
          </w:tcPr>
          <w:p w14:paraId="78421427" w14:textId="77777777" w:rsidR="00036D0E" w:rsidRPr="00036D0E" w:rsidRDefault="00036D0E" w:rsidP="00245317">
            <w:pPr>
              <w:spacing w:after="0" w:line="240" w:lineRule="auto"/>
              <w:jc w:val="center"/>
              <w:rPr>
                <w:ins w:id="1577" w:author="David Dayan" w:date="2021-12-03T17:13:00Z"/>
                <w:rFonts w:ascii="Calibri" w:eastAsia="Times New Roman" w:hAnsi="Calibri" w:cs="Times New Roman"/>
                <w:color w:val="000000"/>
                <w:sz w:val="16"/>
                <w:szCs w:val="16"/>
              </w:rPr>
            </w:pPr>
            <w:proofErr w:type="spellStart"/>
            <w:ins w:id="157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1579" w:author="David Dayan" w:date="2021-12-03T17:18:00Z">
              <w:tcPr>
                <w:tcW w:w="1530" w:type="dxa"/>
                <w:tcBorders>
                  <w:top w:val="nil"/>
                  <w:left w:val="nil"/>
                  <w:bottom w:val="nil"/>
                  <w:right w:val="nil"/>
                </w:tcBorders>
                <w:shd w:val="clear" w:color="auto" w:fill="auto"/>
                <w:noWrap/>
                <w:vAlign w:val="bottom"/>
                <w:hideMark/>
              </w:tcPr>
            </w:tcPrChange>
          </w:tcPr>
          <w:p w14:paraId="1A0C2511" w14:textId="77777777" w:rsidR="00036D0E" w:rsidRPr="00036D0E" w:rsidRDefault="00036D0E" w:rsidP="00245317">
            <w:pPr>
              <w:spacing w:after="0" w:line="240" w:lineRule="auto"/>
              <w:jc w:val="center"/>
              <w:rPr>
                <w:ins w:id="1580" w:author="David Dayan" w:date="2021-12-03T17:13:00Z"/>
                <w:rFonts w:ascii="Calibri" w:eastAsia="Times New Roman" w:hAnsi="Calibri" w:cs="Times New Roman"/>
                <w:color w:val="000000"/>
                <w:sz w:val="16"/>
                <w:szCs w:val="16"/>
              </w:rPr>
            </w:pPr>
            <w:ins w:id="158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582" w:author="David Dayan" w:date="2021-12-03T17:18:00Z">
              <w:tcPr>
                <w:tcW w:w="898" w:type="dxa"/>
                <w:tcBorders>
                  <w:top w:val="nil"/>
                  <w:left w:val="nil"/>
                  <w:bottom w:val="nil"/>
                  <w:right w:val="nil"/>
                </w:tcBorders>
                <w:shd w:val="clear" w:color="auto" w:fill="auto"/>
                <w:noWrap/>
                <w:vAlign w:val="bottom"/>
                <w:hideMark/>
              </w:tcPr>
            </w:tcPrChange>
          </w:tcPr>
          <w:p w14:paraId="5EF6AB41" w14:textId="77777777" w:rsidR="00036D0E" w:rsidRPr="00036D0E" w:rsidRDefault="00036D0E" w:rsidP="00245317">
            <w:pPr>
              <w:spacing w:after="0" w:line="240" w:lineRule="auto"/>
              <w:jc w:val="center"/>
              <w:rPr>
                <w:ins w:id="1583" w:author="David Dayan" w:date="2021-12-03T17:13:00Z"/>
                <w:rFonts w:ascii="Calibri" w:eastAsia="Times New Roman" w:hAnsi="Calibri" w:cs="Times New Roman"/>
                <w:color w:val="000000"/>
                <w:sz w:val="16"/>
                <w:szCs w:val="16"/>
              </w:rPr>
            </w:pPr>
            <w:ins w:id="158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585" w:author="David Dayan" w:date="2021-12-03T17:18:00Z">
              <w:tcPr>
                <w:tcW w:w="902" w:type="dxa"/>
                <w:tcBorders>
                  <w:top w:val="nil"/>
                  <w:left w:val="nil"/>
                  <w:bottom w:val="nil"/>
                  <w:right w:val="nil"/>
                </w:tcBorders>
                <w:shd w:val="clear" w:color="auto" w:fill="auto"/>
                <w:noWrap/>
                <w:vAlign w:val="bottom"/>
                <w:hideMark/>
              </w:tcPr>
            </w:tcPrChange>
          </w:tcPr>
          <w:p w14:paraId="3814D1A7" w14:textId="77777777" w:rsidR="00036D0E" w:rsidRPr="00036D0E" w:rsidRDefault="00036D0E" w:rsidP="00245317">
            <w:pPr>
              <w:spacing w:after="0" w:line="240" w:lineRule="auto"/>
              <w:jc w:val="center"/>
              <w:rPr>
                <w:ins w:id="1586" w:author="David Dayan" w:date="2021-12-03T17:13:00Z"/>
                <w:rFonts w:ascii="Calibri" w:eastAsia="Times New Roman" w:hAnsi="Calibri" w:cs="Times New Roman"/>
                <w:color w:val="000000"/>
                <w:sz w:val="16"/>
                <w:szCs w:val="16"/>
              </w:rPr>
            </w:pPr>
            <w:ins w:id="158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588" w:author="David Dayan" w:date="2021-12-03T17:18:00Z">
              <w:tcPr>
                <w:tcW w:w="2160" w:type="dxa"/>
                <w:tcBorders>
                  <w:top w:val="nil"/>
                  <w:left w:val="nil"/>
                  <w:bottom w:val="nil"/>
                  <w:right w:val="nil"/>
                </w:tcBorders>
                <w:shd w:val="clear" w:color="auto" w:fill="auto"/>
                <w:noWrap/>
                <w:vAlign w:val="bottom"/>
                <w:hideMark/>
              </w:tcPr>
            </w:tcPrChange>
          </w:tcPr>
          <w:p w14:paraId="11BBC2DF" w14:textId="77777777" w:rsidR="00036D0E" w:rsidRPr="00036D0E" w:rsidRDefault="00036D0E" w:rsidP="00245317">
            <w:pPr>
              <w:spacing w:after="0" w:line="240" w:lineRule="auto"/>
              <w:jc w:val="center"/>
              <w:rPr>
                <w:ins w:id="1589" w:author="David Dayan" w:date="2021-12-03T17:13:00Z"/>
                <w:rFonts w:ascii="Calibri" w:eastAsia="Times New Roman" w:hAnsi="Calibri" w:cs="Times New Roman"/>
                <w:color w:val="000000"/>
                <w:sz w:val="16"/>
                <w:szCs w:val="16"/>
              </w:rPr>
            </w:pPr>
            <w:ins w:id="159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591" w:author="David Dayan" w:date="2021-12-03T17:18:00Z">
              <w:tcPr>
                <w:tcW w:w="2876" w:type="dxa"/>
                <w:gridSpan w:val="2"/>
                <w:tcBorders>
                  <w:top w:val="nil"/>
                  <w:left w:val="nil"/>
                  <w:bottom w:val="nil"/>
                  <w:right w:val="nil"/>
                </w:tcBorders>
                <w:shd w:val="clear" w:color="auto" w:fill="auto"/>
                <w:noWrap/>
                <w:vAlign w:val="bottom"/>
                <w:hideMark/>
              </w:tcPr>
            </w:tcPrChange>
          </w:tcPr>
          <w:p w14:paraId="6B2F9843" w14:textId="77777777" w:rsidR="00036D0E" w:rsidRPr="00036D0E" w:rsidRDefault="00036D0E" w:rsidP="00245317">
            <w:pPr>
              <w:spacing w:after="0" w:line="240" w:lineRule="auto"/>
              <w:jc w:val="center"/>
              <w:rPr>
                <w:ins w:id="1592" w:author="David Dayan" w:date="2021-12-03T17:13:00Z"/>
                <w:rFonts w:ascii="Calibri" w:eastAsia="Times New Roman" w:hAnsi="Calibri" w:cs="Times New Roman"/>
                <w:color w:val="000000"/>
                <w:sz w:val="16"/>
                <w:szCs w:val="16"/>
              </w:rPr>
            </w:pPr>
            <w:ins w:id="159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594" w:author="David Dayan" w:date="2021-12-03T17:18:00Z">
              <w:tcPr>
                <w:tcW w:w="1426" w:type="dxa"/>
                <w:tcBorders>
                  <w:top w:val="nil"/>
                  <w:left w:val="nil"/>
                  <w:bottom w:val="nil"/>
                  <w:right w:val="nil"/>
                </w:tcBorders>
                <w:shd w:val="clear" w:color="auto" w:fill="auto"/>
                <w:noWrap/>
                <w:vAlign w:val="bottom"/>
                <w:hideMark/>
              </w:tcPr>
            </w:tcPrChange>
          </w:tcPr>
          <w:p w14:paraId="1BF12579" w14:textId="77777777" w:rsidR="00036D0E" w:rsidRPr="00036D0E" w:rsidRDefault="00036D0E" w:rsidP="00245317">
            <w:pPr>
              <w:spacing w:after="0" w:line="240" w:lineRule="auto"/>
              <w:jc w:val="center"/>
              <w:rPr>
                <w:ins w:id="1595" w:author="David Dayan" w:date="2021-12-03T17:13:00Z"/>
                <w:rFonts w:ascii="Calibri" w:eastAsia="Times New Roman" w:hAnsi="Calibri" w:cs="Times New Roman"/>
                <w:color w:val="000000"/>
                <w:sz w:val="16"/>
                <w:szCs w:val="16"/>
              </w:rPr>
            </w:pPr>
            <w:ins w:id="159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80F1BA6" w14:textId="77777777" w:rsidTr="00245317">
        <w:trPr>
          <w:cantSplit/>
          <w:trHeight w:val="20"/>
          <w:ins w:id="1597" w:author="David Dayan" w:date="2021-12-03T17:13:00Z"/>
          <w:trPrChange w:id="15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599" w:author="David Dayan" w:date="2021-12-03T17:18:00Z">
              <w:tcPr>
                <w:tcW w:w="1563" w:type="dxa"/>
                <w:tcBorders>
                  <w:top w:val="nil"/>
                  <w:left w:val="nil"/>
                  <w:bottom w:val="nil"/>
                  <w:right w:val="nil"/>
                </w:tcBorders>
                <w:shd w:val="clear" w:color="auto" w:fill="auto"/>
                <w:noWrap/>
                <w:vAlign w:val="bottom"/>
                <w:hideMark/>
              </w:tcPr>
            </w:tcPrChange>
          </w:tcPr>
          <w:p w14:paraId="1E61CD4E" w14:textId="77777777" w:rsidR="00036D0E" w:rsidRPr="00036D0E" w:rsidRDefault="00036D0E" w:rsidP="00245317">
            <w:pPr>
              <w:spacing w:after="0" w:line="240" w:lineRule="auto"/>
              <w:jc w:val="center"/>
              <w:rPr>
                <w:ins w:id="1600" w:author="David Dayan" w:date="2021-12-03T17:13:00Z"/>
                <w:rFonts w:ascii="Calibri" w:eastAsia="Times New Roman" w:hAnsi="Calibri" w:cs="Times New Roman"/>
                <w:color w:val="000000"/>
                <w:sz w:val="16"/>
                <w:szCs w:val="16"/>
              </w:rPr>
            </w:pPr>
            <w:ins w:id="1601" w:author="David Dayan" w:date="2021-12-03T17:13:00Z">
              <w:r w:rsidRPr="00036D0E">
                <w:rPr>
                  <w:rFonts w:ascii="Calibri" w:eastAsia="Times New Roman" w:hAnsi="Calibri" w:cs="Times New Roman"/>
                  <w:color w:val="000000"/>
                  <w:sz w:val="16"/>
                  <w:szCs w:val="16"/>
                </w:rPr>
                <w:t>OtsAC20ROGR_0032</w:t>
              </w:r>
            </w:ins>
          </w:p>
        </w:tc>
        <w:tc>
          <w:tcPr>
            <w:tcW w:w="746" w:type="dxa"/>
            <w:tcBorders>
              <w:top w:val="nil"/>
              <w:left w:val="nil"/>
              <w:bottom w:val="nil"/>
              <w:right w:val="nil"/>
            </w:tcBorders>
            <w:shd w:val="clear" w:color="auto" w:fill="auto"/>
            <w:noWrap/>
            <w:vAlign w:val="bottom"/>
            <w:hideMark/>
            <w:tcPrChange w:id="1602" w:author="David Dayan" w:date="2021-12-03T17:18:00Z">
              <w:tcPr>
                <w:tcW w:w="746" w:type="dxa"/>
                <w:tcBorders>
                  <w:top w:val="nil"/>
                  <w:left w:val="nil"/>
                  <w:bottom w:val="nil"/>
                  <w:right w:val="nil"/>
                </w:tcBorders>
                <w:shd w:val="clear" w:color="auto" w:fill="auto"/>
                <w:noWrap/>
                <w:vAlign w:val="bottom"/>
                <w:hideMark/>
              </w:tcPr>
            </w:tcPrChange>
          </w:tcPr>
          <w:p w14:paraId="290DFB89" w14:textId="77777777" w:rsidR="00036D0E" w:rsidRPr="00036D0E" w:rsidRDefault="00036D0E" w:rsidP="00245317">
            <w:pPr>
              <w:spacing w:after="0" w:line="240" w:lineRule="auto"/>
              <w:jc w:val="center"/>
              <w:rPr>
                <w:ins w:id="1603" w:author="David Dayan" w:date="2021-12-03T17:13:00Z"/>
                <w:rFonts w:ascii="Calibri" w:eastAsia="Times New Roman" w:hAnsi="Calibri" w:cs="Times New Roman"/>
                <w:color w:val="000000"/>
                <w:sz w:val="16"/>
                <w:szCs w:val="16"/>
              </w:rPr>
            </w:pPr>
            <w:ins w:id="1604"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605" w:author="David Dayan" w:date="2021-12-03T17:18:00Z">
              <w:tcPr>
                <w:tcW w:w="599" w:type="dxa"/>
                <w:tcBorders>
                  <w:top w:val="nil"/>
                  <w:left w:val="nil"/>
                  <w:bottom w:val="nil"/>
                  <w:right w:val="nil"/>
                </w:tcBorders>
                <w:shd w:val="clear" w:color="auto" w:fill="auto"/>
                <w:noWrap/>
                <w:vAlign w:val="bottom"/>
                <w:hideMark/>
              </w:tcPr>
            </w:tcPrChange>
          </w:tcPr>
          <w:p w14:paraId="18777437" w14:textId="77777777" w:rsidR="00036D0E" w:rsidRPr="00036D0E" w:rsidRDefault="00036D0E" w:rsidP="00245317">
            <w:pPr>
              <w:spacing w:after="0" w:line="240" w:lineRule="auto"/>
              <w:jc w:val="center"/>
              <w:rPr>
                <w:ins w:id="1606" w:author="David Dayan" w:date="2021-12-03T17:13:00Z"/>
                <w:rFonts w:ascii="Calibri" w:eastAsia="Times New Roman" w:hAnsi="Calibri" w:cs="Times New Roman"/>
                <w:color w:val="000000"/>
                <w:sz w:val="16"/>
                <w:szCs w:val="16"/>
              </w:rPr>
            </w:pPr>
            <w:ins w:id="1607"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608" w:author="David Dayan" w:date="2021-12-03T17:18:00Z">
              <w:tcPr>
                <w:tcW w:w="1142" w:type="dxa"/>
                <w:tcBorders>
                  <w:top w:val="nil"/>
                  <w:left w:val="nil"/>
                  <w:bottom w:val="nil"/>
                  <w:right w:val="nil"/>
                </w:tcBorders>
                <w:shd w:val="clear" w:color="auto" w:fill="auto"/>
                <w:noWrap/>
                <w:vAlign w:val="bottom"/>
                <w:hideMark/>
              </w:tcPr>
            </w:tcPrChange>
          </w:tcPr>
          <w:p w14:paraId="39B2135C" w14:textId="77777777" w:rsidR="00036D0E" w:rsidRPr="00036D0E" w:rsidRDefault="00036D0E" w:rsidP="00245317">
            <w:pPr>
              <w:spacing w:after="0" w:line="240" w:lineRule="auto"/>
              <w:jc w:val="center"/>
              <w:rPr>
                <w:ins w:id="1609" w:author="David Dayan" w:date="2021-12-03T17:13:00Z"/>
                <w:rFonts w:ascii="Calibri" w:eastAsia="Times New Roman" w:hAnsi="Calibri" w:cs="Times New Roman"/>
                <w:color w:val="000000"/>
                <w:sz w:val="16"/>
                <w:szCs w:val="16"/>
              </w:rPr>
            </w:pPr>
            <w:ins w:id="1610"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611" w:author="David Dayan" w:date="2021-12-03T17:18:00Z">
              <w:tcPr>
                <w:tcW w:w="1440" w:type="dxa"/>
                <w:tcBorders>
                  <w:top w:val="nil"/>
                  <w:left w:val="nil"/>
                  <w:bottom w:val="nil"/>
                  <w:right w:val="nil"/>
                </w:tcBorders>
                <w:shd w:val="clear" w:color="auto" w:fill="auto"/>
                <w:noWrap/>
                <w:vAlign w:val="bottom"/>
                <w:hideMark/>
              </w:tcPr>
            </w:tcPrChange>
          </w:tcPr>
          <w:p w14:paraId="7F9D7ECB" w14:textId="77777777" w:rsidR="00036D0E" w:rsidRPr="00036D0E" w:rsidRDefault="00036D0E" w:rsidP="00245317">
            <w:pPr>
              <w:spacing w:after="0" w:line="240" w:lineRule="auto"/>
              <w:jc w:val="center"/>
              <w:rPr>
                <w:ins w:id="1612" w:author="David Dayan" w:date="2021-12-03T17:13:00Z"/>
                <w:rFonts w:ascii="Calibri" w:eastAsia="Times New Roman" w:hAnsi="Calibri" w:cs="Times New Roman"/>
                <w:color w:val="000000"/>
                <w:sz w:val="16"/>
                <w:szCs w:val="16"/>
              </w:rPr>
            </w:pPr>
            <w:ins w:id="161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614" w:author="David Dayan" w:date="2021-12-03T17:18:00Z">
              <w:tcPr>
                <w:tcW w:w="1530" w:type="dxa"/>
                <w:tcBorders>
                  <w:top w:val="nil"/>
                  <w:left w:val="nil"/>
                  <w:bottom w:val="nil"/>
                  <w:right w:val="nil"/>
                </w:tcBorders>
                <w:shd w:val="clear" w:color="auto" w:fill="auto"/>
                <w:noWrap/>
                <w:vAlign w:val="bottom"/>
                <w:hideMark/>
              </w:tcPr>
            </w:tcPrChange>
          </w:tcPr>
          <w:p w14:paraId="581631CC" w14:textId="77777777" w:rsidR="00036D0E" w:rsidRPr="00036D0E" w:rsidRDefault="00036D0E" w:rsidP="00245317">
            <w:pPr>
              <w:spacing w:after="0" w:line="240" w:lineRule="auto"/>
              <w:jc w:val="center"/>
              <w:rPr>
                <w:ins w:id="1615" w:author="David Dayan" w:date="2021-12-03T17:13:00Z"/>
                <w:rFonts w:ascii="Calibri" w:eastAsia="Times New Roman" w:hAnsi="Calibri" w:cs="Times New Roman"/>
                <w:color w:val="000000"/>
                <w:sz w:val="16"/>
                <w:szCs w:val="16"/>
              </w:rPr>
            </w:pPr>
            <w:ins w:id="161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17" w:author="David Dayan" w:date="2021-12-03T17:18:00Z">
              <w:tcPr>
                <w:tcW w:w="898" w:type="dxa"/>
                <w:tcBorders>
                  <w:top w:val="nil"/>
                  <w:left w:val="nil"/>
                  <w:bottom w:val="nil"/>
                  <w:right w:val="nil"/>
                </w:tcBorders>
                <w:shd w:val="clear" w:color="auto" w:fill="auto"/>
                <w:noWrap/>
                <w:vAlign w:val="bottom"/>
                <w:hideMark/>
              </w:tcPr>
            </w:tcPrChange>
          </w:tcPr>
          <w:p w14:paraId="66814948" w14:textId="77777777" w:rsidR="00036D0E" w:rsidRPr="00036D0E" w:rsidRDefault="00036D0E" w:rsidP="00245317">
            <w:pPr>
              <w:spacing w:after="0" w:line="240" w:lineRule="auto"/>
              <w:jc w:val="center"/>
              <w:rPr>
                <w:ins w:id="1618" w:author="David Dayan" w:date="2021-12-03T17:13:00Z"/>
                <w:rFonts w:ascii="Calibri" w:eastAsia="Times New Roman" w:hAnsi="Calibri" w:cs="Times New Roman"/>
                <w:color w:val="000000"/>
                <w:sz w:val="16"/>
                <w:szCs w:val="16"/>
              </w:rPr>
            </w:pPr>
            <w:ins w:id="161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620" w:author="David Dayan" w:date="2021-12-03T17:18:00Z">
              <w:tcPr>
                <w:tcW w:w="902" w:type="dxa"/>
                <w:tcBorders>
                  <w:top w:val="nil"/>
                  <w:left w:val="nil"/>
                  <w:bottom w:val="nil"/>
                  <w:right w:val="nil"/>
                </w:tcBorders>
                <w:shd w:val="clear" w:color="auto" w:fill="auto"/>
                <w:noWrap/>
                <w:vAlign w:val="bottom"/>
                <w:hideMark/>
              </w:tcPr>
            </w:tcPrChange>
          </w:tcPr>
          <w:p w14:paraId="08E537C3" w14:textId="77777777" w:rsidR="00036D0E" w:rsidRPr="00036D0E" w:rsidRDefault="00036D0E" w:rsidP="00245317">
            <w:pPr>
              <w:spacing w:after="0" w:line="240" w:lineRule="auto"/>
              <w:jc w:val="center"/>
              <w:rPr>
                <w:ins w:id="1621" w:author="David Dayan" w:date="2021-12-03T17:13:00Z"/>
                <w:rFonts w:ascii="Calibri" w:eastAsia="Times New Roman" w:hAnsi="Calibri" w:cs="Times New Roman"/>
                <w:color w:val="000000"/>
                <w:sz w:val="16"/>
                <w:szCs w:val="16"/>
              </w:rPr>
            </w:pPr>
            <w:ins w:id="162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623" w:author="David Dayan" w:date="2021-12-03T17:18:00Z">
              <w:tcPr>
                <w:tcW w:w="2160" w:type="dxa"/>
                <w:tcBorders>
                  <w:top w:val="nil"/>
                  <w:left w:val="nil"/>
                  <w:bottom w:val="nil"/>
                  <w:right w:val="nil"/>
                </w:tcBorders>
                <w:shd w:val="clear" w:color="auto" w:fill="auto"/>
                <w:noWrap/>
                <w:vAlign w:val="bottom"/>
                <w:hideMark/>
              </w:tcPr>
            </w:tcPrChange>
          </w:tcPr>
          <w:p w14:paraId="5C98D6D4" w14:textId="77777777" w:rsidR="00036D0E" w:rsidRPr="00036D0E" w:rsidRDefault="00036D0E" w:rsidP="00245317">
            <w:pPr>
              <w:spacing w:after="0" w:line="240" w:lineRule="auto"/>
              <w:jc w:val="center"/>
              <w:rPr>
                <w:ins w:id="1624" w:author="David Dayan" w:date="2021-12-03T17:13:00Z"/>
                <w:rFonts w:ascii="Calibri" w:eastAsia="Times New Roman" w:hAnsi="Calibri" w:cs="Times New Roman"/>
                <w:color w:val="000000"/>
                <w:sz w:val="16"/>
                <w:szCs w:val="16"/>
              </w:rPr>
            </w:pPr>
            <w:ins w:id="162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626" w:author="David Dayan" w:date="2021-12-03T17:18:00Z">
              <w:tcPr>
                <w:tcW w:w="2876" w:type="dxa"/>
                <w:gridSpan w:val="2"/>
                <w:tcBorders>
                  <w:top w:val="nil"/>
                  <w:left w:val="nil"/>
                  <w:bottom w:val="nil"/>
                  <w:right w:val="nil"/>
                </w:tcBorders>
                <w:shd w:val="clear" w:color="auto" w:fill="auto"/>
                <w:noWrap/>
                <w:vAlign w:val="bottom"/>
                <w:hideMark/>
              </w:tcPr>
            </w:tcPrChange>
          </w:tcPr>
          <w:p w14:paraId="6E767C8C" w14:textId="77777777" w:rsidR="00036D0E" w:rsidRPr="00036D0E" w:rsidRDefault="00036D0E" w:rsidP="00245317">
            <w:pPr>
              <w:spacing w:after="0" w:line="240" w:lineRule="auto"/>
              <w:jc w:val="center"/>
              <w:rPr>
                <w:ins w:id="1627" w:author="David Dayan" w:date="2021-12-03T17:13:00Z"/>
                <w:rFonts w:ascii="Calibri" w:eastAsia="Times New Roman" w:hAnsi="Calibri" w:cs="Times New Roman"/>
                <w:color w:val="000000"/>
                <w:sz w:val="16"/>
                <w:szCs w:val="16"/>
              </w:rPr>
            </w:pPr>
            <w:ins w:id="162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629" w:author="David Dayan" w:date="2021-12-03T17:18:00Z">
              <w:tcPr>
                <w:tcW w:w="1426" w:type="dxa"/>
                <w:tcBorders>
                  <w:top w:val="nil"/>
                  <w:left w:val="nil"/>
                  <w:bottom w:val="nil"/>
                  <w:right w:val="nil"/>
                </w:tcBorders>
                <w:shd w:val="clear" w:color="auto" w:fill="auto"/>
                <w:noWrap/>
                <w:vAlign w:val="bottom"/>
                <w:hideMark/>
              </w:tcPr>
            </w:tcPrChange>
          </w:tcPr>
          <w:p w14:paraId="5294F886" w14:textId="77777777" w:rsidR="00036D0E" w:rsidRPr="00036D0E" w:rsidRDefault="00036D0E" w:rsidP="00245317">
            <w:pPr>
              <w:spacing w:after="0" w:line="240" w:lineRule="auto"/>
              <w:jc w:val="center"/>
              <w:rPr>
                <w:ins w:id="1630" w:author="David Dayan" w:date="2021-12-03T17:13:00Z"/>
                <w:rFonts w:ascii="Calibri" w:eastAsia="Times New Roman" w:hAnsi="Calibri" w:cs="Times New Roman"/>
                <w:color w:val="000000"/>
                <w:sz w:val="16"/>
                <w:szCs w:val="16"/>
              </w:rPr>
            </w:pPr>
            <w:ins w:id="163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CEBEB49" w14:textId="77777777" w:rsidTr="00245317">
        <w:trPr>
          <w:cantSplit/>
          <w:trHeight w:val="20"/>
          <w:ins w:id="1632" w:author="David Dayan" w:date="2021-12-03T17:13:00Z"/>
          <w:trPrChange w:id="16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34" w:author="David Dayan" w:date="2021-12-03T17:18:00Z">
              <w:tcPr>
                <w:tcW w:w="1563" w:type="dxa"/>
                <w:tcBorders>
                  <w:top w:val="nil"/>
                  <w:left w:val="nil"/>
                  <w:bottom w:val="nil"/>
                  <w:right w:val="nil"/>
                </w:tcBorders>
                <w:shd w:val="clear" w:color="auto" w:fill="auto"/>
                <w:noWrap/>
                <w:vAlign w:val="bottom"/>
                <w:hideMark/>
              </w:tcPr>
            </w:tcPrChange>
          </w:tcPr>
          <w:p w14:paraId="36A48985" w14:textId="77777777" w:rsidR="00036D0E" w:rsidRPr="00036D0E" w:rsidRDefault="00036D0E" w:rsidP="00245317">
            <w:pPr>
              <w:spacing w:after="0" w:line="240" w:lineRule="auto"/>
              <w:jc w:val="center"/>
              <w:rPr>
                <w:ins w:id="1635" w:author="David Dayan" w:date="2021-12-03T17:13:00Z"/>
                <w:rFonts w:ascii="Calibri" w:eastAsia="Times New Roman" w:hAnsi="Calibri" w:cs="Times New Roman"/>
                <w:color w:val="000000"/>
                <w:sz w:val="16"/>
                <w:szCs w:val="16"/>
              </w:rPr>
            </w:pPr>
            <w:ins w:id="1636" w:author="David Dayan" w:date="2021-12-03T17:13:00Z">
              <w:r w:rsidRPr="00036D0E">
                <w:rPr>
                  <w:rFonts w:ascii="Calibri" w:eastAsia="Times New Roman" w:hAnsi="Calibri" w:cs="Times New Roman"/>
                  <w:color w:val="000000"/>
                  <w:sz w:val="16"/>
                  <w:szCs w:val="16"/>
                </w:rPr>
                <w:t>OtsAC20ROGR_0033</w:t>
              </w:r>
            </w:ins>
          </w:p>
        </w:tc>
        <w:tc>
          <w:tcPr>
            <w:tcW w:w="746" w:type="dxa"/>
            <w:tcBorders>
              <w:top w:val="nil"/>
              <w:left w:val="nil"/>
              <w:bottom w:val="nil"/>
              <w:right w:val="nil"/>
            </w:tcBorders>
            <w:shd w:val="clear" w:color="auto" w:fill="auto"/>
            <w:noWrap/>
            <w:vAlign w:val="bottom"/>
            <w:hideMark/>
            <w:tcPrChange w:id="1637" w:author="David Dayan" w:date="2021-12-03T17:18:00Z">
              <w:tcPr>
                <w:tcW w:w="746" w:type="dxa"/>
                <w:tcBorders>
                  <w:top w:val="nil"/>
                  <w:left w:val="nil"/>
                  <w:bottom w:val="nil"/>
                  <w:right w:val="nil"/>
                </w:tcBorders>
                <w:shd w:val="clear" w:color="auto" w:fill="auto"/>
                <w:noWrap/>
                <w:vAlign w:val="bottom"/>
                <w:hideMark/>
              </w:tcPr>
            </w:tcPrChange>
          </w:tcPr>
          <w:p w14:paraId="613C8177" w14:textId="77777777" w:rsidR="00036D0E" w:rsidRPr="00036D0E" w:rsidRDefault="00036D0E" w:rsidP="00245317">
            <w:pPr>
              <w:spacing w:after="0" w:line="240" w:lineRule="auto"/>
              <w:jc w:val="center"/>
              <w:rPr>
                <w:ins w:id="1638" w:author="David Dayan" w:date="2021-12-03T17:13:00Z"/>
                <w:rFonts w:ascii="Calibri" w:eastAsia="Times New Roman" w:hAnsi="Calibri" w:cs="Times New Roman"/>
                <w:color w:val="000000"/>
                <w:sz w:val="16"/>
                <w:szCs w:val="16"/>
              </w:rPr>
            </w:pPr>
            <w:ins w:id="1639"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640" w:author="David Dayan" w:date="2021-12-03T17:18:00Z">
              <w:tcPr>
                <w:tcW w:w="599" w:type="dxa"/>
                <w:tcBorders>
                  <w:top w:val="nil"/>
                  <w:left w:val="nil"/>
                  <w:bottom w:val="nil"/>
                  <w:right w:val="nil"/>
                </w:tcBorders>
                <w:shd w:val="clear" w:color="auto" w:fill="auto"/>
                <w:noWrap/>
                <w:vAlign w:val="bottom"/>
                <w:hideMark/>
              </w:tcPr>
            </w:tcPrChange>
          </w:tcPr>
          <w:p w14:paraId="693F9D60" w14:textId="77777777" w:rsidR="00036D0E" w:rsidRPr="00036D0E" w:rsidRDefault="00036D0E" w:rsidP="00245317">
            <w:pPr>
              <w:spacing w:after="0" w:line="240" w:lineRule="auto"/>
              <w:jc w:val="center"/>
              <w:rPr>
                <w:ins w:id="1641" w:author="David Dayan" w:date="2021-12-03T17:13:00Z"/>
                <w:rFonts w:ascii="Calibri" w:eastAsia="Times New Roman" w:hAnsi="Calibri" w:cs="Times New Roman"/>
                <w:color w:val="000000"/>
                <w:sz w:val="16"/>
                <w:szCs w:val="16"/>
              </w:rPr>
            </w:pPr>
            <w:ins w:id="1642"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643" w:author="David Dayan" w:date="2021-12-03T17:18:00Z">
              <w:tcPr>
                <w:tcW w:w="1142" w:type="dxa"/>
                <w:tcBorders>
                  <w:top w:val="nil"/>
                  <w:left w:val="nil"/>
                  <w:bottom w:val="nil"/>
                  <w:right w:val="nil"/>
                </w:tcBorders>
                <w:shd w:val="clear" w:color="auto" w:fill="auto"/>
                <w:noWrap/>
                <w:vAlign w:val="bottom"/>
                <w:hideMark/>
              </w:tcPr>
            </w:tcPrChange>
          </w:tcPr>
          <w:p w14:paraId="48856256" w14:textId="77777777" w:rsidR="00036D0E" w:rsidRPr="00036D0E" w:rsidRDefault="00036D0E" w:rsidP="00245317">
            <w:pPr>
              <w:spacing w:after="0" w:line="240" w:lineRule="auto"/>
              <w:jc w:val="center"/>
              <w:rPr>
                <w:ins w:id="1644" w:author="David Dayan" w:date="2021-12-03T17:13:00Z"/>
                <w:rFonts w:ascii="Calibri" w:eastAsia="Times New Roman" w:hAnsi="Calibri" w:cs="Times New Roman"/>
                <w:color w:val="000000"/>
                <w:sz w:val="16"/>
                <w:szCs w:val="16"/>
              </w:rPr>
            </w:pPr>
            <w:ins w:id="1645"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646" w:author="David Dayan" w:date="2021-12-03T17:18:00Z">
              <w:tcPr>
                <w:tcW w:w="1440" w:type="dxa"/>
                <w:tcBorders>
                  <w:top w:val="nil"/>
                  <w:left w:val="nil"/>
                  <w:bottom w:val="nil"/>
                  <w:right w:val="nil"/>
                </w:tcBorders>
                <w:shd w:val="clear" w:color="auto" w:fill="auto"/>
                <w:noWrap/>
                <w:vAlign w:val="bottom"/>
                <w:hideMark/>
              </w:tcPr>
            </w:tcPrChange>
          </w:tcPr>
          <w:p w14:paraId="401A5DC0" w14:textId="77777777" w:rsidR="00036D0E" w:rsidRPr="00036D0E" w:rsidRDefault="00036D0E" w:rsidP="00245317">
            <w:pPr>
              <w:spacing w:after="0" w:line="240" w:lineRule="auto"/>
              <w:jc w:val="center"/>
              <w:rPr>
                <w:ins w:id="1647" w:author="David Dayan" w:date="2021-12-03T17:13:00Z"/>
                <w:rFonts w:ascii="Calibri" w:eastAsia="Times New Roman" w:hAnsi="Calibri" w:cs="Times New Roman"/>
                <w:color w:val="000000"/>
                <w:sz w:val="16"/>
                <w:szCs w:val="16"/>
              </w:rPr>
            </w:pPr>
            <w:ins w:id="1648"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649" w:author="David Dayan" w:date="2021-12-03T17:18:00Z">
              <w:tcPr>
                <w:tcW w:w="1530" w:type="dxa"/>
                <w:tcBorders>
                  <w:top w:val="nil"/>
                  <w:left w:val="nil"/>
                  <w:bottom w:val="nil"/>
                  <w:right w:val="nil"/>
                </w:tcBorders>
                <w:shd w:val="clear" w:color="auto" w:fill="auto"/>
                <w:noWrap/>
                <w:vAlign w:val="bottom"/>
                <w:hideMark/>
              </w:tcPr>
            </w:tcPrChange>
          </w:tcPr>
          <w:p w14:paraId="4E8B66CA" w14:textId="77777777" w:rsidR="00036D0E" w:rsidRPr="00036D0E" w:rsidRDefault="00036D0E" w:rsidP="00245317">
            <w:pPr>
              <w:spacing w:after="0" w:line="240" w:lineRule="auto"/>
              <w:jc w:val="center"/>
              <w:rPr>
                <w:ins w:id="1650" w:author="David Dayan" w:date="2021-12-03T17:13:00Z"/>
                <w:rFonts w:ascii="Calibri" w:eastAsia="Times New Roman" w:hAnsi="Calibri" w:cs="Times New Roman"/>
                <w:color w:val="000000"/>
                <w:sz w:val="16"/>
                <w:szCs w:val="16"/>
              </w:rPr>
            </w:pPr>
            <w:ins w:id="165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52" w:author="David Dayan" w:date="2021-12-03T17:18:00Z">
              <w:tcPr>
                <w:tcW w:w="898" w:type="dxa"/>
                <w:tcBorders>
                  <w:top w:val="nil"/>
                  <w:left w:val="nil"/>
                  <w:bottom w:val="nil"/>
                  <w:right w:val="nil"/>
                </w:tcBorders>
                <w:shd w:val="clear" w:color="auto" w:fill="auto"/>
                <w:noWrap/>
                <w:vAlign w:val="bottom"/>
                <w:hideMark/>
              </w:tcPr>
            </w:tcPrChange>
          </w:tcPr>
          <w:p w14:paraId="54F33DA1" w14:textId="77777777" w:rsidR="00036D0E" w:rsidRPr="00036D0E" w:rsidRDefault="00036D0E" w:rsidP="00245317">
            <w:pPr>
              <w:spacing w:after="0" w:line="240" w:lineRule="auto"/>
              <w:jc w:val="center"/>
              <w:rPr>
                <w:ins w:id="1653" w:author="David Dayan" w:date="2021-12-03T17:13:00Z"/>
                <w:rFonts w:ascii="Calibri" w:eastAsia="Times New Roman" w:hAnsi="Calibri" w:cs="Times New Roman"/>
                <w:color w:val="000000"/>
                <w:sz w:val="16"/>
                <w:szCs w:val="16"/>
              </w:rPr>
            </w:pPr>
            <w:ins w:id="165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655" w:author="David Dayan" w:date="2021-12-03T17:18:00Z">
              <w:tcPr>
                <w:tcW w:w="902" w:type="dxa"/>
                <w:tcBorders>
                  <w:top w:val="nil"/>
                  <w:left w:val="nil"/>
                  <w:bottom w:val="nil"/>
                  <w:right w:val="nil"/>
                </w:tcBorders>
                <w:shd w:val="clear" w:color="auto" w:fill="auto"/>
                <w:noWrap/>
                <w:vAlign w:val="bottom"/>
                <w:hideMark/>
              </w:tcPr>
            </w:tcPrChange>
          </w:tcPr>
          <w:p w14:paraId="1290390F" w14:textId="77777777" w:rsidR="00036D0E" w:rsidRPr="00036D0E" w:rsidRDefault="00036D0E" w:rsidP="00245317">
            <w:pPr>
              <w:spacing w:after="0" w:line="240" w:lineRule="auto"/>
              <w:jc w:val="center"/>
              <w:rPr>
                <w:ins w:id="1656" w:author="David Dayan" w:date="2021-12-03T17:13:00Z"/>
                <w:rFonts w:ascii="Calibri" w:eastAsia="Times New Roman" w:hAnsi="Calibri" w:cs="Times New Roman"/>
                <w:color w:val="000000"/>
                <w:sz w:val="16"/>
                <w:szCs w:val="16"/>
              </w:rPr>
            </w:pPr>
            <w:ins w:id="165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658" w:author="David Dayan" w:date="2021-12-03T17:18:00Z">
              <w:tcPr>
                <w:tcW w:w="2160" w:type="dxa"/>
                <w:tcBorders>
                  <w:top w:val="nil"/>
                  <w:left w:val="nil"/>
                  <w:bottom w:val="nil"/>
                  <w:right w:val="nil"/>
                </w:tcBorders>
                <w:shd w:val="clear" w:color="auto" w:fill="auto"/>
                <w:noWrap/>
                <w:vAlign w:val="bottom"/>
                <w:hideMark/>
              </w:tcPr>
            </w:tcPrChange>
          </w:tcPr>
          <w:p w14:paraId="41E9B9AF" w14:textId="77777777" w:rsidR="00036D0E" w:rsidRPr="00036D0E" w:rsidRDefault="00036D0E" w:rsidP="00245317">
            <w:pPr>
              <w:spacing w:after="0" w:line="240" w:lineRule="auto"/>
              <w:jc w:val="center"/>
              <w:rPr>
                <w:ins w:id="1659" w:author="David Dayan" w:date="2021-12-03T17:13:00Z"/>
                <w:rFonts w:ascii="Calibri" w:eastAsia="Times New Roman" w:hAnsi="Calibri" w:cs="Times New Roman"/>
                <w:color w:val="000000"/>
                <w:sz w:val="16"/>
                <w:szCs w:val="16"/>
              </w:rPr>
            </w:pPr>
            <w:ins w:id="166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661" w:author="David Dayan" w:date="2021-12-03T17:18:00Z">
              <w:tcPr>
                <w:tcW w:w="2876" w:type="dxa"/>
                <w:gridSpan w:val="2"/>
                <w:tcBorders>
                  <w:top w:val="nil"/>
                  <w:left w:val="nil"/>
                  <w:bottom w:val="nil"/>
                  <w:right w:val="nil"/>
                </w:tcBorders>
                <w:shd w:val="clear" w:color="auto" w:fill="auto"/>
                <w:noWrap/>
                <w:vAlign w:val="bottom"/>
                <w:hideMark/>
              </w:tcPr>
            </w:tcPrChange>
          </w:tcPr>
          <w:p w14:paraId="3E85421F" w14:textId="77777777" w:rsidR="00036D0E" w:rsidRPr="00036D0E" w:rsidRDefault="00036D0E" w:rsidP="00245317">
            <w:pPr>
              <w:spacing w:after="0" w:line="240" w:lineRule="auto"/>
              <w:jc w:val="center"/>
              <w:rPr>
                <w:ins w:id="1662" w:author="David Dayan" w:date="2021-12-03T17:13:00Z"/>
                <w:rFonts w:ascii="Calibri" w:eastAsia="Times New Roman" w:hAnsi="Calibri" w:cs="Times New Roman"/>
                <w:color w:val="000000"/>
                <w:sz w:val="16"/>
                <w:szCs w:val="16"/>
              </w:rPr>
            </w:pPr>
            <w:ins w:id="166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664" w:author="David Dayan" w:date="2021-12-03T17:18:00Z">
              <w:tcPr>
                <w:tcW w:w="1426" w:type="dxa"/>
                <w:tcBorders>
                  <w:top w:val="nil"/>
                  <w:left w:val="nil"/>
                  <w:bottom w:val="nil"/>
                  <w:right w:val="nil"/>
                </w:tcBorders>
                <w:shd w:val="clear" w:color="auto" w:fill="auto"/>
                <w:noWrap/>
                <w:vAlign w:val="bottom"/>
                <w:hideMark/>
              </w:tcPr>
            </w:tcPrChange>
          </w:tcPr>
          <w:p w14:paraId="1946670C" w14:textId="77777777" w:rsidR="00036D0E" w:rsidRPr="00036D0E" w:rsidRDefault="00036D0E" w:rsidP="00245317">
            <w:pPr>
              <w:spacing w:after="0" w:line="240" w:lineRule="auto"/>
              <w:jc w:val="center"/>
              <w:rPr>
                <w:ins w:id="1665" w:author="David Dayan" w:date="2021-12-03T17:13:00Z"/>
                <w:rFonts w:ascii="Calibri" w:eastAsia="Times New Roman" w:hAnsi="Calibri" w:cs="Times New Roman"/>
                <w:color w:val="000000"/>
                <w:sz w:val="16"/>
                <w:szCs w:val="16"/>
              </w:rPr>
            </w:pPr>
            <w:ins w:id="166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6FAF64B" w14:textId="77777777" w:rsidTr="00245317">
        <w:trPr>
          <w:cantSplit/>
          <w:trHeight w:val="20"/>
          <w:ins w:id="1667" w:author="David Dayan" w:date="2021-12-03T17:13:00Z"/>
          <w:trPrChange w:id="16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669" w:author="David Dayan" w:date="2021-12-03T17:18:00Z">
              <w:tcPr>
                <w:tcW w:w="1563" w:type="dxa"/>
                <w:tcBorders>
                  <w:top w:val="nil"/>
                  <w:left w:val="nil"/>
                  <w:bottom w:val="nil"/>
                  <w:right w:val="nil"/>
                </w:tcBorders>
                <w:shd w:val="clear" w:color="auto" w:fill="auto"/>
                <w:noWrap/>
                <w:vAlign w:val="bottom"/>
                <w:hideMark/>
              </w:tcPr>
            </w:tcPrChange>
          </w:tcPr>
          <w:p w14:paraId="41AE24A3" w14:textId="77777777" w:rsidR="00036D0E" w:rsidRPr="00036D0E" w:rsidRDefault="00036D0E" w:rsidP="00245317">
            <w:pPr>
              <w:spacing w:after="0" w:line="240" w:lineRule="auto"/>
              <w:jc w:val="center"/>
              <w:rPr>
                <w:ins w:id="1670" w:author="David Dayan" w:date="2021-12-03T17:13:00Z"/>
                <w:rFonts w:ascii="Calibri" w:eastAsia="Times New Roman" w:hAnsi="Calibri" w:cs="Times New Roman"/>
                <w:color w:val="000000"/>
                <w:sz w:val="16"/>
                <w:szCs w:val="16"/>
              </w:rPr>
            </w:pPr>
            <w:ins w:id="1671" w:author="David Dayan" w:date="2021-12-03T17:13:00Z">
              <w:r w:rsidRPr="00036D0E">
                <w:rPr>
                  <w:rFonts w:ascii="Calibri" w:eastAsia="Times New Roman" w:hAnsi="Calibri" w:cs="Times New Roman"/>
                  <w:color w:val="000000"/>
                  <w:sz w:val="16"/>
                  <w:szCs w:val="16"/>
                </w:rPr>
                <w:t>OtsAC20ROGR_0034</w:t>
              </w:r>
            </w:ins>
          </w:p>
        </w:tc>
        <w:tc>
          <w:tcPr>
            <w:tcW w:w="746" w:type="dxa"/>
            <w:tcBorders>
              <w:top w:val="nil"/>
              <w:left w:val="nil"/>
              <w:bottom w:val="nil"/>
              <w:right w:val="nil"/>
            </w:tcBorders>
            <w:shd w:val="clear" w:color="auto" w:fill="auto"/>
            <w:noWrap/>
            <w:vAlign w:val="bottom"/>
            <w:hideMark/>
            <w:tcPrChange w:id="1672" w:author="David Dayan" w:date="2021-12-03T17:18:00Z">
              <w:tcPr>
                <w:tcW w:w="746" w:type="dxa"/>
                <w:tcBorders>
                  <w:top w:val="nil"/>
                  <w:left w:val="nil"/>
                  <w:bottom w:val="nil"/>
                  <w:right w:val="nil"/>
                </w:tcBorders>
                <w:shd w:val="clear" w:color="auto" w:fill="auto"/>
                <w:noWrap/>
                <w:vAlign w:val="bottom"/>
                <w:hideMark/>
              </w:tcPr>
            </w:tcPrChange>
          </w:tcPr>
          <w:p w14:paraId="50C0683E" w14:textId="77777777" w:rsidR="00036D0E" w:rsidRPr="00036D0E" w:rsidRDefault="00036D0E" w:rsidP="00245317">
            <w:pPr>
              <w:spacing w:after="0" w:line="240" w:lineRule="auto"/>
              <w:jc w:val="center"/>
              <w:rPr>
                <w:ins w:id="1673" w:author="David Dayan" w:date="2021-12-03T17:13:00Z"/>
                <w:rFonts w:ascii="Calibri" w:eastAsia="Times New Roman" w:hAnsi="Calibri" w:cs="Times New Roman"/>
                <w:color w:val="000000"/>
                <w:sz w:val="16"/>
                <w:szCs w:val="16"/>
              </w:rPr>
            </w:pPr>
            <w:ins w:id="1674" w:author="David Dayan" w:date="2021-12-03T17:13:00Z">
              <w:r w:rsidRPr="00036D0E">
                <w:rPr>
                  <w:rFonts w:ascii="Calibri" w:eastAsia="Times New Roman" w:hAnsi="Calibri" w:cs="Times New Roman"/>
                  <w:color w:val="000000"/>
                  <w:sz w:val="16"/>
                  <w:szCs w:val="16"/>
                </w:rPr>
                <w:t>5/19/20</w:t>
              </w:r>
            </w:ins>
          </w:p>
        </w:tc>
        <w:tc>
          <w:tcPr>
            <w:tcW w:w="599" w:type="dxa"/>
            <w:tcBorders>
              <w:top w:val="nil"/>
              <w:left w:val="nil"/>
              <w:bottom w:val="nil"/>
              <w:right w:val="nil"/>
            </w:tcBorders>
            <w:shd w:val="clear" w:color="auto" w:fill="auto"/>
            <w:noWrap/>
            <w:vAlign w:val="bottom"/>
            <w:hideMark/>
            <w:tcPrChange w:id="1675" w:author="David Dayan" w:date="2021-12-03T17:18:00Z">
              <w:tcPr>
                <w:tcW w:w="599" w:type="dxa"/>
                <w:tcBorders>
                  <w:top w:val="nil"/>
                  <w:left w:val="nil"/>
                  <w:bottom w:val="nil"/>
                  <w:right w:val="nil"/>
                </w:tcBorders>
                <w:shd w:val="clear" w:color="auto" w:fill="auto"/>
                <w:noWrap/>
                <w:vAlign w:val="bottom"/>
                <w:hideMark/>
              </w:tcPr>
            </w:tcPrChange>
          </w:tcPr>
          <w:p w14:paraId="006BE300" w14:textId="77777777" w:rsidR="00036D0E" w:rsidRPr="00036D0E" w:rsidRDefault="00036D0E" w:rsidP="00245317">
            <w:pPr>
              <w:spacing w:after="0" w:line="240" w:lineRule="auto"/>
              <w:jc w:val="center"/>
              <w:rPr>
                <w:ins w:id="1676" w:author="David Dayan" w:date="2021-12-03T17:13:00Z"/>
                <w:rFonts w:ascii="Calibri" w:eastAsia="Times New Roman" w:hAnsi="Calibri" w:cs="Times New Roman"/>
                <w:color w:val="000000"/>
                <w:sz w:val="16"/>
                <w:szCs w:val="16"/>
              </w:rPr>
            </w:pPr>
            <w:ins w:id="1677" w:author="David Dayan" w:date="2021-12-03T17:13:00Z">
              <w:r w:rsidRPr="00036D0E">
                <w:rPr>
                  <w:rFonts w:ascii="Calibri" w:eastAsia="Times New Roman" w:hAnsi="Calibri" w:cs="Times New Roman"/>
                  <w:color w:val="000000"/>
                  <w:sz w:val="16"/>
                  <w:szCs w:val="16"/>
                </w:rPr>
                <w:t>140</w:t>
              </w:r>
            </w:ins>
          </w:p>
        </w:tc>
        <w:tc>
          <w:tcPr>
            <w:tcW w:w="1142" w:type="dxa"/>
            <w:tcBorders>
              <w:top w:val="nil"/>
              <w:left w:val="nil"/>
              <w:bottom w:val="nil"/>
              <w:right w:val="nil"/>
            </w:tcBorders>
            <w:shd w:val="clear" w:color="auto" w:fill="auto"/>
            <w:noWrap/>
            <w:vAlign w:val="bottom"/>
            <w:hideMark/>
            <w:tcPrChange w:id="1678" w:author="David Dayan" w:date="2021-12-03T17:18:00Z">
              <w:tcPr>
                <w:tcW w:w="1142" w:type="dxa"/>
                <w:tcBorders>
                  <w:top w:val="nil"/>
                  <w:left w:val="nil"/>
                  <w:bottom w:val="nil"/>
                  <w:right w:val="nil"/>
                </w:tcBorders>
                <w:shd w:val="clear" w:color="auto" w:fill="auto"/>
                <w:noWrap/>
                <w:vAlign w:val="bottom"/>
                <w:hideMark/>
              </w:tcPr>
            </w:tcPrChange>
          </w:tcPr>
          <w:p w14:paraId="45F02D9F" w14:textId="77777777" w:rsidR="00036D0E" w:rsidRPr="00036D0E" w:rsidRDefault="00036D0E" w:rsidP="00245317">
            <w:pPr>
              <w:spacing w:after="0" w:line="240" w:lineRule="auto"/>
              <w:jc w:val="center"/>
              <w:rPr>
                <w:ins w:id="1679" w:author="David Dayan" w:date="2021-12-03T17:13:00Z"/>
                <w:rFonts w:ascii="Calibri" w:eastAsia="Times New Roman" w:hAnsi="Calibri" w:cs="Times New Roman"/>
                <w:color w:val="000000"/>
                <w:sz w:val="16"/>
                <w:szCs w:val="16"/>
              </w:rPr>
            </w:pPr>
            <w:ins w:id="168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681" w:author="David Dayan" w:date="2021-12-03T17:18:00Z">
              <w:tcPr>
                <w:tcW w:w="1440" w:type="dxa"/>
                <w:tcBorders>
                  <w:top w:val="nil"/>
                  <w:left w:val="nil"/>
                  <w:bottom w:val="nil"/>
                  <w:right w:val="nil"/>
                </w:tcBorders>
                <w:shd w:val="clear" w:color="auto" w:fill="auto"/>
                <w:noWrap/>
                <w:vAlign w:val="bottom"/>
                <w:hideMark/>
              </w:tcPr>
            </w:tcPrChange>
          </w:tcPr>
          <w:p w14:paraId="2A131690" w14:textId="77777777" w:rsidR="00036D0E" w:rsidRPr="00036D0E" w:rsidRDefault="00036D0E" w:rsidP="00245317">
            <w:pPr>
              <w:spacing w:after="0" w:line="240" w:lineRule="auto"/>
              <w:jc w:val="center"/>
              <w:rPr>
                <w:ins w:id="1682" w:author="David Dayan" w:date="2021-12-03T17:13:00Z"/>
                <w:rFonts w:ascii="Calibri" w:eastAsia="Times New Roman" w:hAnsi="Calibri" w:cs="Times New Roman"/>
                <w:color w:val="000000"/>
                <w:sz w:val="16"/>
                <w:szCs w:val="16"/>
              </w:rPr>
            </w:pPr>
            <w:ins w:id="168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684" w:author="David Dayan" w:date="2021-12-03T17:18:00Z">
              <w:tcPr>
                <w:tcW w:w="1530" w:type="dxa"/>
                <w:tcBorders>
                  <w:top w:val="nil"/>
                  <w:left w:val="nil"/>
                  <w:bottom w:val="nil"/>
                  <w:right w:val="nil"/>
                </w:tcBorders>
                <w:shd w:val="clear" w:color="auto" w:fill="auto"/>
                <w:noWrap/>
                <w:vAlign w:val="bottom"/>
                <w:hideMark/>
              </w:tcPr>
            </w:tcPrChange>
          </w:tcPr>
          <w:p w14:paraId="39556389" w14:textId="77777777" w:rsidR="00036D0E" w:rsidRPr="00036D0E" w:rsidRDefault="00036D0E" w:rsidP="00245317">
            <w:pPr>
              <w:spacing w:after="0" w:line="240" w:lineRule="auto"/>
              <w:jc w:val="center"/>
              <w:rPr>
                <w:ins w:id="1685" w:author="David Dayan" w:date="2021-12-03T17:13:00Z"/>
                <w:rFonts w:ascii="Calibri" w:eastAsia="Times New Roman" w:hAnsi="Calibri" w:cs="Times New Roman"/>
                <w:color w:val="000000"/>
                <w:sz w:val="16"/>
                <w:szCs w:val="16"/>
              </w:rPr>
            </w:pPr>
            <w:ins w:id="168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687" w:author="David Dayan" w:date="2021-12-03T17:18:00Z">
              <w:tcPr>
                <w:tcW w:w="898" w:type="dxa"/>
                <w:tcBorders>
                  <w:top w:val="nil"/>
                  <w:left w:val="nil"/>
                  <w:bottom w:val="nil"/>
                  <w:right w:val="nil"/>
                </w:tcBorders>
                <w:shd w:val="clear" w:color="auto" w:fill="auto"/>
                <w:noWrap/>
                <w:vAlign w:val="bottom"/>
                <w:hideMark/>
              </w:tcPr>
            </w:tcPrChange>
          </w:tcPr>
          <w:p w14:paraId="1BD854B7" w14:textId="77777777" w:rsidR="00036D0E" w:rsidRPr="00036D0E" w:rsidRDefault="00036D0E" w:rsidP="00245317">
            <w:pPr>
              <w:spacing w:after="0" w:line="240" w:lineRule="auto"/>
              <w:jc w:val="center"/>
              <w:rPr>
                <w:ins w:id="1688" w:author="David Dayan" w:date="2021-12-03T17:13:00Z"/>
                <w:rFonts w:ascii="Calibri" w:eastAsia="Times New Roman" w:hAnsi="Calibri" w:cs="Times New Roman"/>
                <w:color w:val="000000"/>
                <w:sz w:val="16"/>
                <w:szCs w:val="16"/>
              </w:rPr>
            </w:pPr>
            <w:ins w:id="168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690" w:author="David Dayan" w:date="2021-12-03T17:18:00Z">
              <w:tcPr>
                <w:tcW w:w="902" w:type="dxa"/>
                <w:tcBorders>
                  <w:top w:val="nil"/>
                  <w:left w:val="nil"/>
                  <w:bottom w:val="nil"/>
                  <w:right w:val="nil"/>
                </w:tcBorders>
                <w:shd w:val="clear" w:color="auto" w:fill="auto"/>
                <w:noWrap/>
                <w:vAlign w:val="bottom"/>
                <w:hideMark/>
              </w:tcPr>
            </w:tcPrChange>
          </w:tcPr>
          <w:p w14:paraId="5536B111" w14:textId="77777777" w:rsidR="00036D0E" w:rsidRPr="00036D0E" w:rsidRDefault="00036D0E" w:rsidP="00245317">
            <w:pPr>
              <w:spacing w:after="0" w:line="240" w:lineRule="auto"/>
              <w:jc w:val="center"/>
              <w:rPr>
                <w:ins w:id="1691" w:author="David Dayan" w:date="2021-12-03T17:13:00Z"/>
                <w:rFonts w:ascii="Calibri" w:eastAsia="Times New Roman" w:hAnsi="Calibri" w:cs="Times New Roman"/>
                <w:color w:val="000000"/>
                <w:sz w:val="16"/>
                <w:szCs w:val="16"/>
              </w:rPr>
            </w:pPr>
            <w:ins w:id="169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693" w:author="David Dayan" w:date="2021-12-03T17:18:00Z">
              <w:tcPr>
                <w:tcW w:w="2160" w:type="dxa"/>
                <w:tcBorders>
                  <w:top w:val="nil"/>
                  <w:left w:val="nil"/>
                  <w:bottom w:val="nil"/>
                  <w:right w:val="nil"/>
                </w:tcBorders>
                <w:shd w:val="clear" w:color="auto" w:fill="auto"/>
                <w:noWrap/>
                <w:vAlign w:val="bottom"/>
                <w:hideMark/>
              </w:tcPr>
            </w:tcPrChange>
          </w:tcPr>
          <w:p w14:paraId="2E33C90C" w14:textId="77777777" w:rsidR="00036D0E" w:rsidRPr="00036D0E" w:rsidRDefault="00036D0E" w:rsidP="00245317">
            <w:pPr>
              <w:spacing w:after="0" w:line="240" w:lineRule="auto"/>
              <w:jc w:val="center"/>
              <w:rPr>
                <w:ins w:id="1694" w:author="David Dayan" w:date="2021-12-03T17:13:00Z"/>
                <w:rFonts w:ascii="Calibri" w:eastAsia="Times New Roman" w:hAnsi="Calibri" w:cs="Times New Roman"/>
                <w:color w:val="000000"/>
                <w:sz w:val="16"/>
                <w:szCs w:val="16"/>
              </w:rPr>
            </w:pPr>
            <w:ins w:id="169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696" w:author="David Dayan" w:date="2021-12-03T17:18:00Z">
              <w:tcPr>
                <w:tcW w:w="2876" w:type="dxa"/>
                <w:gridSpan w:val="2"/>
                <w:tcBorders>
                  <w:top w:val="nil"/>
                  <w:left w:val="nil"/>
                  <w:bottom w:val="nil"/>
                  <w:right w:val="nil"/>
                </w:tcBorders>
                <w:shd w:val="clear" w:color="auto" w:fill="auto"/>
                <w:noWrap/>
                <w:vAlign w:val="bottom"/>
                <w:hideMark/>
              </w:tcPr>
            </w:tcPrChange>
          </w:tcPr>
          <w:p w14:paraId="13B48C1B" w14:textId="77777777" w:rsidR="00036D0E" w:rsidRPr="00036D0E" w:rsidRDefault="00036D0E" w:rsidP="00245317">
            <w:pPr>
              <w:spacing w:after="0" w:line="240" w:lineRule="auto"/>
              <w:jc w:val="center"/>
              <w:rPr>
                <w:ins w:id="1697" w:author="David Dayan" w:date="2021-12-03T17:13:00Z"/>
                <w:rFonts w:ascii="Calibri" w:eastAsia="Times New Roman" w:hAnsi="Calibri" w:cs="Times New Roman"/>
                <w:color w:val="000000"/>
                <w:sz w:val="16"/>
                <w:szCs w:val="16"/>
              </w:rPr>
            </w:pPr>
            <w:ins w:id="169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699" w:author="David Dayan" w:date="2021-12-03T17:18:00Z">
              <w:tcPr>
                <w:tcW w:w="1426" w:type="dxa"/>
                <w:tcBorders>
                  <w:top w:val="nil"/>
                  <w:left w:val="nil"/>
                  <w:bottom w:val="nil"/>
                  <w:right w:val="nil"/>
                </w:tcBorders>
                <w:shd w:val="clear" w:color="auto" w:fill="auto"/>
                <w:noWrap/>
                <w:vAlign w:val="bottom"/>
                <w:hideMark/>
              </w:tcPr>
            </w:tcPrChange>
          </w:tcPr>
          <w:p w14:paraId="106FAADF" w14:textId="77777777" w:rsidR="00036D0E" w:rsidRPr="00036D0E" w:rsidRDefault="00036D0E" w:rsidP="00245317">
            <w:pPr>
              <w:spacing w:after="0" w:line="240" w:lineRule="auto"/>
              <w:jc w:val="center"/>
              <w:rPr>
                <w:ins w:id="1700" w:author="David Dayan" w:date="2021-12-03T17:13:00Z"/>
                <w:rFonts w:ascii="Calibri" w:eastAsia="Times New Roman" w:hAnsi="Calibri" w:cs="Times New Roman"/>
                <w:color w:val="000000"/>
                <w:sz w:val="16"/>
                <w:szCs w:val="16"/>
              </w:rPr>
            </w:pPr>
            <w:ins w:id="1701" w:author="David Dayan" w:date="2021-12-03T17:13:00Z">
              <w:r w:rsidRPr="00036D0E">
                <w:rPr>
                  <w:rFonts w:ascii="Calibri" w:eastAsia="Times New Roman" w:hAnsi="Calibri" w:cs="Times New Roman"/>
                  <w:color w:val="000000"/>
                  <w:sz w:val="16"/>
                  <w:szCs w:val="16"/>
                </w:rPr>
                <w:t>heterozygote</w:t>
              </w:r>
            </w:ins>
          </w:p>
        </w:tc>
      </w:tr>
      <w:tr w:rsidR="00036D0E" w:rsidRPr="00036D0E" w14:paraId="3CFB17E5" w14:textId="77777777" w:rsidTr="00245317">
        <w:trPr>
          <w:cantSplit/>
          <w:trHeight w:val="20"/>
          <w:ins w:id="1702" w:author="David Dayan" w:date="2021-12-03T17:13:00Z"/>
          <w:trPrChange w:id="17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04" w:author="David Dayan" w:date="2021-12-03T17:18:00Z">
              <w:tcPr>
                <w:tcW w:w="1563" w:type="dxa"/>
                <w:tcBorders>
                  <w:top w:val="nil"/>
                  <w:left w:val="nil"/>
                  <w:bottom w:val="nil"/>
                  <w:right w:val="nil"/>
                </w:tcBorders>
                <w:shd w:val="clear" w:color="auto" w:fill="auto"/>
                <w:noWrap/>
                <w:vAlign w:val="bottom"/>
                <w:hideMark/>
              </w:tcPr>
            </w:tcPrChange>
          </w:tcPr>
          <w:p w14:paraId="04C76774" w14:textId="77777777" w:rsidR="00036D0E" w:rsidRPr="00036D0E" w:rsidRDefault="00036D0E" w:rsidP="00245317">
            <w:pPr>
              <w:spacing w:after="0" w:line="240" w:lineRule="auto"/>
              <w:jc w:val="center"/>
              <w:rPr>
                <w:ins w:id="1705" w:author="David Dayan" w:date="2021-12-03T17:13:00Z"/>
                <w:rFonts w:ascii="Calibri" w:eastAsia="Times New Roman" w:hAnsi="Calibri" w:cs="Times New Roman"/>
                <w:color w:val="000000"/>
                <w:sz w:val="16"/>
                <w:szCs w:val="16"/>
              </w:rPr>
            </w:pPr>
            <w:ins w:id="1706" w:author="David Dayan" w:date="2021-12-03T17:13:00Z">
              <w:r w:rsidRPr="00036D0E">
                <w:rPr>
                  <w:rFonts w:ascii="Calibri" w:eastAsia="Times New Roman" w:hAnsi="Calibri" w:cs="Times New Roman"/>
                  <w:color w:val="000000"/>
                  <w:sz w:val="16"/>
                  <w:szCs w:val="16"/>
                </w:rPr>
                <w:t>OtsAC20ROGR_0035</w:t>
              </w:r>
            </w:ins>
          </w:p>
        </w:tc>
        <w:tc>
          <w:tcPr>
            <w:tcW w:w="746" w:type="dxa"/>
            <w:tcBorders>
              <w:top w:val="nil"/>
              <w:left w:val="nil"/>
              <w:bottom w:val="nil"/>
              <w:right w:val="nil"/>
            </w:tcBorders>
            <w:shd w:val="clear" w:color="auto" w:fill="auto"/>
            <w:noWrap/>
            <w:vAlign w:val="bottom"/>
            <w:hideMark/>
            <w:tcPrChange w:id="1707" w:author="David Dayan" w:date="2021-12-03T17:18:00Z">
              <w:tcPr>
                <w:tcW w:w="746" w:type="dxa"/>
                <w:tcBorders>
                  <w:top w:val="nil"/>
                  <w:left w:val="nil"/>
                  <w:bottom w:val="nil"/>
                  <w:right w:val="nil"/>
                </w:tcBorders>
                <w:shd w:val="clear" w:color="auto" w:fill="auto"/>
                <w:noWrap/>
                <w:vAlign w:val="bottom"/>
                <w:hideMark/>
              </w:tcPr>
            </w:tcPrChange>
          </w:tcPr>
          <w:p w14:paraId="70D87633" w14:textId="77777777" w:rsidR="00036D0E" w:rsidRPr="00036D0E" w:rsidRDefault="00036D0E" w:rsidP="00245317">
            <w:pPr>
              <w:spacing w:after="0" w:line="240" w:lineRule="auto"/>
              <w:jc w:val="center"/>
              <w:rPr>
                <w:ins w:id="1708" w:author="David Dayan" w:date="2021-12-03T17:13:00Z"/>
                <w:rFonts w:ascii="Calibri" w:eastAsia="Times New Roman" w:hAnsi="Calibri" w:cs="Times New Roman"/>
                <w:color w:val="000000"/>
                <w:sz w:val="16"/>
                <w:szCs w:val="16"/>
              </w:rPr>
            </w:pPr>
            <w:ins w:id="1709" w:author="David Dayan" w:date="2021-12-03T17:13:00Z">
              <w:r w:rsidRPr="00036D0E">
                <w:rPr>
                  <w:rFonts w:ascii="Calibri" w:eastAsia="Times New Roman" w:hAnsi="Calibri" w:cs="Times New Roman"/>
                  <w:color w:val="000000"/>
                  <w:sz w:val="16"/>
                  <w:szCs w:val="16"/>
                </w:rPr>
                <w:t>5/20/20</w:t>
              </w:r>
            </w:ins>
          </w:p>
        </w:tc>
        <w:tc>
          <w:tcPr>
            <w:tcW w:w="599" w:type="dxa"/>
            <w:tcBorders>
              <w:top w:val="nil"/>
              <w:left w:val="nil"/>
              <w:bottom w:val="nil"/>
              <w:right w:val="nil"/>
            </w:tcBorders>
            <w:shd w:val="clear" w:color="auto" w:fill="auto"/>
            <w:noWrap/>
            <w:vAlign w:val="bottom"/>
            <w:hideMark/>
            <w:tcPrChange w:id="1710" w:author="David Dayan" w:date="2021-12-03T17:18:00Z">
              <w:tcPr>
                <w:tcW w:w="599" w:type="dxa"/>
                <w:tcBorders>
                  <w:top w:val="nil"/>
                  <w:left w:val="nil"/>
                  <w:bottom w:val="nil"/>
                  <w:right w:val="nil"/>
                </w:tcBorders>
                <w:shd w:val="clear" w:color="auto" w:fill="auto"/>
                <w:noWrap/>
                <w:vAlign w:val="bottom"/>
                <w:hideMark/>
              </w:tcPr>
            </w:tcPrChange>
          </w:tcPr>
          <w:p w14:paraId="3B3B710C" w14:textId="77777777" w:rsidR="00036D0E" w:rsidRPr="00036D0E" w:rsidRDefault="00036D0E" w:rsidP="00245317">
            <w:pPr>
              <w:spacing w:after="0" w:line="240" w:lineRule="auto"/>
              <w:jc w:val="center"/>
              <w:rPr>
                <w:ins w:id="1711" w:author="David Dayan" w:date="2021-12-03T17:13:00Z"/>
                <w:rFonts w:ascii="Calibri" w:eastAsia="Times New Roman" w:hAnsi="Calibri" w:cs="Times New Roman"/>
                <w:color w:val="000000"/>
                <w:sz w:val="16"/>
                <w:szCs w:val="16"/>
              </w:rPr>
            </w:pPr>
            <w:ins w:id="1712" w:author="David Dayan" w:date="2021-12-03T17:13:00Z">
              <w:r w:rsidRPr="00036D0E">
                <w:rPr>
                  <w:rFonts w:ascii="Calibri" w:eastAsia="Times New Roman" w:hAnsi="Calibri" w:cs="Times New Roman"/>
                  <w:color w:val="000000"/>
                  <w:sz w:val="16"/>
                  <w:szCs w:val="16"/>
                </w:rPr>
                <w:t>141</w:t>
              </w:r>
            </w:ins>
          </w:p>
        </w:tc>
        <w:tc>
          <w:tcPr>
            <w:tcW w:w="1142" w:type="dxa"/>
            <w:tcBorders>
              <w:top w:val="nil"/>
              <w:left w:val="nil"/>
              <w:bottom w:val="nil"/>
              <w:right w:val="nil"/>
            </w:tcBorders>
            <w:shd w:val="clear" w:color="auto" w:fill="auto"/>
            <w:noWrap/>
            <w:vAlign w:val="bottom"/>
            <w:hideMark/>
            <w:tcPrChange w:id="1713" w:author="David Dayan" w:date="2021-12-03T17:18:00Z">
              <w:tcPr>
                <w:tcW w:w="1142" w:type="dxa"/>
                <w:tcBorders>
                  <w:top w:val="nil"/>
                  <w:left w:val="nil"/>
                  <w:bottom w:val="nil"/>
                  <w:right w:val="nil"/>
                </w:tcBorders>
                <w:shd w:val="clear" w:color="auto" w:fill="auto"/>
                <w:noWrap/>
                <w:vAlign w:val="bottom"/>
                <w:hideMark/>
              </w:tcPr>
            </w:tcPrChange>
          </w:tcPr>
          <w:p w14:paraId="726CB033" w14:textId="77777777" w:rsidR="00036D0E" w:rsidRPr="00036D0E" w:rsidRDefault="00036D0E" w:rsidP="00245317">
            <w:pPr>
              <w:spacing w:after="0" w:line="240" w:lineRule="auto"/>
              <w:jc w:val="center"/>
              <w:rPr>
                <w:ins w:id="1714" w:author="David Dayan" w:date="2021-12-03T17:13:00Z"/>
                <w:rFonts w:ascii="Calibri" w:eastAsia="Times New Roman" w:hAnsi="Calibri" w:cs="Times New Roman"/>
                <w:color w:val="000000"/>
                <w:sz w:val="16"/>
                <w:szCs w:val="16"/>
              </w:rPr>
            </w:pPr>
            <w:ins w:id="171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716" w:author="David Dayan" w:date="2021-12-03T17:18:00Z">
              <w:tcPr>
                <w:tcW w:w="1440" w:type="dxa"/>
                <w:tcBorders>
                  <w:top w:val="nil"/>
                  <w:left w:val="nil"/>
                  <w:bottom w:val="nil"/>
                  <w:right w:val="nil"/>
                </w:tcBorders>
                <w:shd w:val="clear" w:color="auto" w:fill="auto"/>
                <w:noWrap/>
                <w:vAlign w:val="bottom"/>
                <w:hideMark/>
              </w:tcPr>
            </w:tcPrChange>
          </w:tcPr>
          <w:p w14:paraId="4EB0825F" w14:textId="77777777" w:rsidR="00036D0E" w:rsidRPr="00036D0E" w:rsidRDefault="00036D0E" w:rsidP="00245317">
            <w:pPr>
              <w:spacing w:after="0" w:line="240" w:lineRule="auto"/>
              <w:jc w:val="center"/>
              <w:rPr>
                <w:ins w:id="1717" w:author="David Dayan" w:date="2021-12-03T17:13:00Z"/>
                <w:rFonts w:ascii="Calibri" w:eastAsia="Times New Roman" w:hAnsi="Calibri" w:cs="Times New Roman"/>
                <w:color w:val="000000"/>
                <w:sz w:val="16"/>
                <w:szCs w:val="16"/>
              </w:rPr>
            </w:pPr>
            <w:ins w:id="171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719" w:author="David Dayan" w:date="2021-12-03T17:18:00Z">
              <w:tcPr>
                <w:tcW w:w="1530" w:type="dxa"/>
                <w:tcBorders>
                  <w:top w:val="nil"/>
                  <w:left w:val="nil"/>
                  <w:bottom w:val="nil"/>
                  <w:right w:val="nil"/>
                </w:tcBorders>
                <w:shd w:val="clear" w:color="auto" w:fill="auto"/>
                <w:noWrap/>
                <w:vAlign w:val="bottom"/>
                <w:hideMark/>
              </w:tcPr>
            </w:tcPrChange>
          </w:tcPr>
          <w:p w14:paraId="64865B70" w14:textId="77777777" w:rsidR="00036D0E" w:rsidRPr="00036D0E" w:rsidRDefault="00036D0E" w:rsidP="00245317">
            <w:pPr>
              <w:spacing w:after="0" w:line="240" w:lineRule="auto"/>
              <w:jc w:val="center"/>
              <w:rPr>
                <w:ins w:id="1720" w:author="David Dayan" w:date="2021-12-03T17:13:00Z"/>
                <w:rFonts w:ascii="Calibri" w:eastAsia="Times New Roman" w:hAnsi="Calibri" w:cs="Times New Roman"/>
                <w:color w:val="000000"/>
                <w:sz w:val="16"/>
                <w:szCs w:val="16"/>
              </w:rPr>
            </w:pPr>
            <w:ins w:id="172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22" w:author="David Dayan" w:date="2021-12-03T17:18:00Z">
              <w:tcPr>
                <w:tcW w:w="898" w:type="dxa"/>
                <w:tcBorders>
                  <w:top w:val="nil"/>
                  <w:left w:val="nil"/>
                  <w:bottom w:val="nil"/>
                  <w:right w:val="nil"/>
                </w:tcBorders>
                <w:shd w:val="clear" w:color="auto" w:fill="auto"/>
                <w:noWrap/>
                <w:vAlign w:val="bottom"/>
                <w:hideMark/>
              </w:tcPr>
            </w:tcPrChange>
          </w:tcPr>
          <w:p w14:paraId="116ECB3B" w14:textId="77777777" w:rsidR="00036D0E" w:rsidRPr="00036D0E" w:rsidRDefault="00036D0E" w:rsidP="00245317">
            <w:pPr>
              <w:spacing w:after="0" w:line="240" w:lineRule="auto"/>
              <w:jc w:val="center"/>
              <w:rPr>
                <w:ins w:id="1723" w:author="David Dayan" w:date="2021-12-03T17:13:00Z"/>
                <w:rFonts w:ascii="Calibri" w:eastAsia="Times New Roman" w:hAnsi="Calibri" w:cs="Times New Roman"/>
                <w:color w:val="000000"/>
                <w:sz w:val="16"/>
                <w:szCs w:val="16"/>
              </w:rPr>
            </w:pPr>
            <w:ins w:id="172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25" w:author="David Dayan" w:date="2021-12-03T17:18:00Z">
              <w:tcPr>
                <w:tcW w:w="902" w:type="dxa"/>
                <w:tcBorders>
                  <w:top w:val="nil"/>
                  <w:left w:val="nil"/>
                  <w:bottom w:val="nil"/>
                  <w:right w:val="nil"/>
                </w:tcBorders>
                <w:shd w:val="clear" w:color="auto" w:fill="auto"/>
                <w:noWrap/>
                <w:vAlign w:val="bottom"/>
                <w:hideMark/>
              </w:tcPr>
            </w:tcPrChange>
          </w:tcPr>
          <w:p w14:paraId="62774D5B" w14:textId="77777777" w:rsidR="00036D0E" w:rsidRPr="00036D0E" w:rsidRDefault="00036D0E" w:rsidP="00245317">
            <w:pPr>
              <w:spacing w:after="0" w:line="240" w:lineRule="auto"/>
              <w:jc w:val="center"/>
              <w:rPr>
                <w:ins w:id="1726" w:author="David Dayan" w:date="2021-12-03T17:13:00Z"/>
                <w:rFonts w:ascii="Calibri" w:eastAsia="Times New Roman" w:hAnsi="Calibri" w:cs="Times New Roman"/>
                <w:color w:val="000000"/>
                <w:sz w:val="16"/>
                <w:szCs w:val="16"/>
              </w:rPr>
            </w:pPr>
            <w:ins w:id="172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28" w:author="David Dayan" w:date="2021-12-03T17:18:00Z">
              <w:tcPr>
                <w:tcW w:w="2160" w:type="dxa"/>
                <w:tcBorders>
                  <w:top w:val="nil"/>
                  <w:left w:val="nil"/>
                  <w:bottom w:val="nil"/>
                  <w:right w:val="nil"/>
                </w:tcBorders>
                <w:shd w:val="clear" w:color="auto" w:fill="auto"/>
                <w:noWrap/>
                <w:vAlign w:val="bottom"/>
                <w:hideMark/>
              </w:tcPr>
            </w:tcPrChange>
          </w:tcPr>
          <w:p w14:paraId="15DF7B5F" w14:textId="77777777" w:rsidR="00036D0E" w:rsidRPr="00036D0E" w:rsidRDefault="00036D0E" w:rsidP="00245317">
            <w:pPr>
              <w:spacing w:after="0" w:line="240" w:lineRule="auto"/>
              <w:jc w:val="center"/>
              <w:rPr>
                <w:ins w:id="1729" w:author="David Dayan" w:date="2021-12-03T17:13:00Z"/>
                <w:rFonts w:ascii="Calibri" w:eastAsia="Times New Roman" w:hAnsi="Calibri" w:cs="Times New Roman"/>
                <w:color w:val="000000"/>
                <w:sz w:val="16"/>
                <w:szCs w:val="16"/>
              </w:rPr>
            </w:pPr>
            <w:ins w:id="173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731" w:author="David Dayan" w:date="2021-12-03T17:18:00Z">
              <w:tcPr>
                <w:tcW w:w="2876" w:type="dxa"/>
                <w:gridSpan w:val="2"/>
                <w:tcBorders>
                  <w:top w:val="nil"/>
                  <w:left w:val="nil"/>
                  <w:bottom w:val="nil"/>
                  <w:right w:val="nil"/>
                </w:tcBorders>
                <w:shd w:val="clear" w:color="auto" w:fill="auto"/>
                <w:noWrap/>
                <w:vAlign w:val="bottom"/>
                <w:hideMark/>
              </w:tcPr>
            </w:tcPrChange>
          </w:tcPr>
          <w:p w14:paraId="398CA0C9" w14:textId="77777777" w:rsidR="00036D0E" w:rsidRPr="00036D0E" w:rsidRDefault="00036D0E" w:rsidP="00245317">
            <w:pPr>
              <w:spacing w:after="0" w:line="240" w:lineRule="auto"/>
              <w:jc w:val="center"/>
              <w:rPr>
                <w:ins w:id="1732" w:author="David Dayan" w:date="2021-12-03T17:13:00Z"/>
                <w:rFonts w:ascii="Calibri" w:eastAsia="Times New Roman" w:hAnsi="Calibri" w:cs="Times New Roman"/>
                <w:color w:val="000000"/>
                <w:sz w:val="16"/>
                <w:szCs w:val="16"/>
              </w:rPr>
            </w:pPr>
            <w:ins w:id="173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734" w:author="David Dayan" w:date="2021-12-03T17:18:00Z">
              <w:tcPr>
                <w:tcW w:w="1426" w:type="dxa"/>
                <w:tcBorders>
                  <w:top w:val="nil"/>
                  <w:left w:val="nil"/>
                  <w:bottom w:val="nil"/>
                  <w:right w:val="nil"/>
                </w:tcBorders>
                <w:shd w:val="clear" w:color="auto" w:fill="auto"/>
                <w:noWrap/>
                <w:vAlign w:val="bottom"/>
                <w:hideMark/>
              </w:tcPr>
            </w:tcPrChange>
          </w:tcPr>
          <w:p w14:paraId="63011E7A" w14:textId="77777777" w:rsidR="00036D0E" w:rsidRPr="00036D0E" w:rsidRDefault="00036D0E" w:rsidP="00245317">
            <w:pPr>
              <w:spacing w:after="0" w:line="240" w:lineRule="auto"/>
              <w:jc w:val="center"/>
              <w:rPr>
                <w:ins w:id="1735" w:author="David Dayan" w:date="2021-12-03T17:13:00Z"/>
                <w:rFonts w:ascii="Calibri" w:eastAsia="Times New Roman" w:hAnsi="Calibri" w:cs="Times New Roman"/>
                <w:color w:val="000000"/>
                <w:sz w:val="16"/>
                <w:szCs w:val="16"/>
              </w:rPr>
            </w:pPr>
            <w:ins w:id="173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67240E6" w14:textId="77777777" w:rsidTr="00245317">
        <w:trPr>
          <w:cantSplit/>
          <w:trHeight w:val="20"/>
          <w:ins w:id="1737" w:author="David Dayan" w:date="2021-12-03T17:13:00Z"/>
          <w:trPrChange w:id="17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39" w:author="David Dayan" w:date="2021-12-03T17:18:00Z">
              <w:tcPr>
                <w:tcW w:w="1563" w:type="dxa"/>
                <w:tcBorders>
                  <w:top w:val="nil"/>
                  <w:left w:val="nil"/>
                  <w:bottom w:val="nil"/>
                  <w:right w:val="nil"/>
                </w:tcBorders>
                <w:shd w:val="clear" w:color="auto" w:fill="auto"/>
                <w:noWrap/>
                <w:vAlign w:val="bottom"/>
                <w:hideMark/>
              </w:tcPr>
            </w:tcPrChange>
          </w:tcPr>
          <w:p w14:paraId="07D08369" w14:textId="77777777" w:rsidR="00036D0E" w:rsidRPr="00036D0E" w:rsidRDefault="00036D0E" w:rsidP="00245317">
            <w:pPr>
              <w:spacing w:after="0" w:line="240" w:lineRule="auto"/>
              <w:jc w:val="center"/>
              <w:rPr>
                <w:ins w:id="1740" w:author="David Dayan" w:date="2021-12-03T17:13:00Z"/>
                <w:rFonts w:ascii="Calibri" w:eastAsia="Times New Roman" w:hAnsi="Calibri" w:cs="Times New Roman"/>
                <w:color w:val="000000"/>
                <w:sz w:val="16"/>
                <w:szCs w:val="16"/>
              </w:rPr>
            </w:pPr>
            <w:ins w:id="1741" w:author="David Dayan" w:date="2021-12-03T17:13:00Z">
              <w:r w:rsidRPr="00036D0E">
                <w:rPr>
                  <w:rFonts w:ascii="Calibri" w:eastAsia="Times New Roman" w:hAnsi="Calibri" w:cs="Times New Roman"/>
                  <w:color w:val="000000"/>
                  <w:sz w:val="16"/>
                  <w:szCs w:val="16"/>
                </w:rPr>
                <w:t>OtsAC20ROGR_0036</w:t>
              </w:r>
            </w:ins>
          </w:p>
        </w:tc>
        <w:tc>
          <w:tcPr>
            <w:tcW w:w="746" w:type="dxa"/>
            <w:tcBorders>
              <w:top w:val="nil"/>
              <w:left w:val="nil"/>
              <w:bottom w:val="nil"/>
              <w:right w:val="nil"/>
            </w:tcBorders>
            <w:shd w:val="clear" w:color="auto" w:fill="auto"/>
            <w:noWrap/>
            <w:vAlign w:val="bottom"/>
            <w:hideMark/>
            <w:tcPrChange w:id="1742" w:author="David Dayan" w:date="2021-12-03T17:18:00Z">
              <w:tcPr>
                <w:tcW w:w="746" w:type="dxa"/>
                <w:tcBorders>
                  <w:top w:val="nil"/>
                  <w:left w:val="nil"/>
                  <w:bottom w:val="nil"/>
                  <w:right w:val="nil"/>
                </w:tcBorders>
                <w:shd w:val="clear" w:color="auto" w:fill="auto"/>
                <w:noWrap/>
                <w:vAlign w:val="bottom"/>
                <w:hideMark/>
              </w:tcPr>
            </w:tcPrChange>
          </w:tcPr>
          <w:p w14:paraId="654E171A" w14:textId="77777777" w:rsidR="00036D0E" w:rsidRPr="00036D0E" w:rsidRDefault="00036D0E" w:rsidP="00245317">
            <w:pPr>
              <w:spacing w:after="0" w:line="240" w:lineRule="auto"/>
              <w:jc w:val="center"/>
              <w:rPr>
                <w:ins w:id="1743" w:author="David Dayan" w:date="2021-12-03T17:13:00Z"/>
                <w:rFonts w:ascii="Calibri" w:eastAsia="Times New Roman" w:hAnsi="Calibri" w:cs="Times New Roman"/>
                <w:color w:val="000000"/>
                <w:sz w:val="16"/>
                <w:szCs w:val="16"/>
              </w:rPr>
            </w:pPr>
            <w:ins w:id="1744" w:author="David Dayan" w:date="2021-12-03T17:13:00Z">
              <w:r w:rsidRPr="00036D0E">
                <w:rPr>
                  <w:rFonts w:ascii="Calibri" w:eastAsia="Times New Roman" w:hAnsi="Calibri" w:cs="Times New Roman"/>
                  <w:color w:val="000000"/>
                  <w:sz w:val="16"/>
                  <w:szCs w:val="16"/>
                </w:rPr>
                <w:t>5/20/20</w:t>
              </w:r>
            </w:ins>
          </w:p>
        </w:tc>
        <w:tc>
          <w:tcPr>
            <w:tcW w:w="599" w:type="dxa"/>
            <w:tcBorders>
              <w:top w:val="nil"/>
              <w:left w:val="nil"/>
              <w:bottom w:val="nil"/>
              <w:right w:val="nil"/>
            </w:tcBorders>
            <w:shd w:val="clear" w:color="auto" w:fill="auto"/>
            <w:noWrap/>
            <w:vAlign w:val="bottom"/>
            <w:hideMark/>
            <w:tcPrChange w:id="1745" w:author="David Dayan" w:date="2021-12-03T17:18:00Z">
              <w:tcPr>
                <w:tcW w:w="599" w:type="dxa"/>
                <w:tcBorders>
                  <w:top w:val="nil"/>
                  <w:left w:val="nil"/>
                  <w:bottom w:val="nil"/>
                  <w:right w:val="nil"/>
                </w:tcBorders>
                <w:shd w:val="clear" w:color="auto" w:fill="auto"/>
                <w:noWrap/>
                <w:vAlign w:val="bottom"/>
                <w:hideMark/>
              </w:tcPr>
            </w:tcPrChange>
          </w:tcPr>
          <w:p w14:paraId="7FD936FA" w14:textId="77777777" w:rsidR="00036D0E" w:rsidRPr="00036D0E" w:rsidRDefault="00036D0E" w:rsidP="00245317">
            <w:pPr>
              <w:spacing w:after="0" w:line="240" w:lineRule="auto"/>
              <w:jc w:val="center"/>
              <w:rPr>
                <w:ins w:id="1746" w:author="David Dayan" w:date="2021-12-03T17:13:00Z"/>
                <w:rFonts w:ascii="Calibri" w:eastAsia="Times New Roman" w:hAnsi="Calibri" w:cs="Times New Roman"/>
                <w:color w:val="000000"/>
                <w:sz w:val="16"/>
                <w:szCs w:val="16"/>
              </w:rPr>
            </w:pPr>
            <w:ins w:id="1747" w:author="David Dayan" w:date="2021-12-03T17:13:00Z">
              <w:r w:rsidRPr="00036D0E">
                <w:rPr>
                  <w:rFonts w:ascii="Calibri" w:eastAsia="Times New Roman" w:hAnsi="Calibri" w:cs="Times New Roman"/>
                  <w:color w:val="000000"/>
                  <w:sz w:val="16"/>
                  <w:szCs w:val="16"/>
                </w:rPr>
                <w:t>141</w:t>
              </w:r>
            </w:ins>
          </w:p>
        </w:tc>
        <w:tc>
          <w:tcPr>
            <w:tcW w:w="1142" w:type="dxa"/>
            <w:tcBorders>
              <w:top w:val="nil"/>
              <w:left w:val="nil"/>
              <w:bottom w:val="nil"/>
              <w:right w:val="nil"/>
            </w:tcBorders>
            <w:shd w:val="clear" w:color="auto" w:fill="auto"/>
            <w:noWrap/>
            <w:vAlign w:val="bottom"/>
            <w:hideMark/>
            <w:tcPrChange w:id="1748" w:author="David Dayan" w:date="2021-12-03T17:18:00Z">
              <w:tcPr>
                <w:tcW w:w="1142" w:type="dxa"/>
                <w:tcBorders>
                  <w:top w:val="nil"/>
                  <w:left w:val="nil"/>
                  <w:bottom w:val="nil"/>
                  <w:right w:val="nil"/>
                </w:tcBorders>
                <w:shd w:val="clear" w:color="auto" w:fill="auto"/>
                <w:noWrap/>
                <w:vAlign w:val="bottom"/>
                <w:hideMark/>
              </w:tcPr>
            </w:tcPrChange>
          </w:tcPr>
          <w:p w14:paraId="4B1F22A9" w14:textId="77777777" w:rsidR="00036D0E" w:rsidRPr="00036D0E" w:rsidRDefault="00036D0E" w:rsidP="00245317">
            <w:pPr>
              <w:spacing w:after="0" w:line="240" w:lineRule="auto"/>
              <w:jc w:val="center"/>
              <w:rPr>
                <w:ins w:id="1749" w:author="David Dayan" w:date="2021-12-03T17:13:00Z"/>
                <w:rFonts w:ascii="Calibri" w:eastAsia="Times New Roman" w:hAnsi="Calibri" w:cs="Times New Roman"/>
                <w:color w:val="000000"/>
                <w:sz w:val="16"/>
                <w:szCs w:val="16"/>
              </w:rPr>
            </w:pPr>
            <w:ins w:id="1750" w:author="David Dayan" w:date="2021-12-03T17:13:00Z">
              <w:r w:rsidRPr="00036D0E">
                <w:rPr>
                  <w:rFonts w:ascii="Calibri" w:eastAsia="Times New Roman" w:hAnsi="Calibri" w:cs="Times New Roman"/>
                  <w:color w:val="000000"/>
                  <w:sz w:val="16"/>
                  <w:szCs w:val="16"/>
                </w:rPr>
                <w:t>Port</w:t>
              </w:r>
            </w:ins>
          </w:p>
        </w:tc>
        <w:tc>
          <w:tcPr>
            <w:tcW w:w="1440" w:type="dxa"/>
            <w:tcBorders>
              <w:top w:val="nil"/>
              <w:left w:val="nil"/>
              <w:bottom w:val="nil"/>
              <w:right w:val="nil"/>
            </w:tcBorders>
            <w:shd w:val="clear" w:color="auto" w:fill="auto"/>
            <w:noWrap/>
            <w:vAlign w:val="bottom"/>
            <w:hideMark/>
            <w:tcPrChange w:id="1751" w:author="David Dayan" w:date="2021-12-03T17:18:00Z">
              <w:tcPr>
                <w:tcW w:w="1440" w:type="dxa"/>
                <w:tcBorders>
                  <w:top w:val="nil"/>
                  <w:left w:val="nil"/>
                  <w:bottom w:val="nil"/>
                  <w:right w:val="nil"/>
                </w:tcBorders>
                <w:shd w:val="clear" w:color="auto" w:fill="auto"/>
                <w:noWrap/>
                <w:vAlign w:val="bottom"/>
                <w:hideMark/>
              </w:tcPr>
            </w:tcPrChange>
          </w:tcPr>
          <w:p w14:paraId="04818165" w14:textId="77777777" w:rsidR="00036D0E" w:rsidRPr="00036D0E" w:rsidRDefault="00036D0E" w:rsidP="00245317">
            <w:pPr>
              <w:spacing w:after="0" w:line="240" w:lineRule="auto"/>
              <w:jc w:val="center"/>
              <w:rPr>
                <w:ins w:id="1752" w:author="David Dayan" w:date="2021-12-03T17:13:00Z"/>
                <w:rFonts w:ascii="Calibri" w:eastAsia="Times New Roman" w:hAnsi="Calibri" w:cs="Times New Roman"/>
                <w:color w:val="000000"/>
                <w:sz w:val="16"/>
                <w:szCs w:val="16"/>
              </w:rPr>
            </w:pPr>
            <w:ins w:id="175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754" w:author="David Dayan" w:date="2021-12-03T17:18:00Z">
              <w:tcPr>
                <w:tcW w:w="1530" w:type="dxa"/>
                <w:tcBorders>
                  <w:top w:val="nil"/>
                  <w:left w:val="nil"/>
                  <w:bottom w:val="nil"/>
                  <w:right w:val="nil"/>
                </w:tcBorders>
                <w:shd w:val="clear" w:color="auto" w:fill="auto"/>
                <w:noWrap/>
                <w:vAlign w:val="bottom"/>
                <w:hideMark/>
              </w:tcPr>
            </w:tcPrChange>
          </w:tcPr>
          <w:p w14:paraId="774DA48E" w14:textId="77777777" w:rsidR="00036D0E" w:rsidRPr="00036D0E" w:rsidRDefault="00036D0E" w:rsidP="00245317">
            <w:pPr>
              <w:spacing w:after="0" w:line="240" w:lineRule="auto"/>
              <w:jc w:val="center"/>
              <w:rPr>
                <w:ins w:id="1755" w:author="David Dayan" w:date="2021-12-03T17:13:00Z"/>
                <w:rFonts w:ascii="Calibri" w:eastAsia="Times New Roman" w:hAnsi="Calibri" w:cs="Times New Roman"/>
                <w:color w:val="000000"/>
                <w:sz w:val="16"/>
                <w:szCs w:val="16"/>
              </w:rPr>
            </w:pPr>
            <w:ins w:id="175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57" w:author="David Dayan" w:date="2021-12-03T17:18:00Z">
              <w:tcPr>
                <w:tcW w:w="898" w:type="dxa"/>
                <w:tcBorders>
                  <w:top w:val="nil"/>
                  <w:left w:val="nil"/>
                  <w:bottom w:val="nil"/>
                  <w:right w:val="nil"/>
                </w:tcBorders>
                <w:shd w:val="clear" w:color="auto" w:fill="auto"/>
                <w:noWrap/>
                <w:vAlign w:val="bottom"/>
                <w:hideMark/>
              </w:tcPr>
            </w:tcPrChange>
          </w:tcPr>
          <w:p w14:paraId="78AEC382" w14:textId="77777777" w:rsidR="00036D0E" w:rsidRPr="00036D0E" w:rsidRDefault="00036D0E" w:rsidP="00245317">
            <w:pPr>
              <w:spacing w:after="0" w:line="240" w:lineRule="auto"/>
              <w:jc w:val="center"/>
              <w:rPr>
                <w:ins w:id="1758" w:author="David Dayan" w:date="2021-12-03T17:13:00Z"/>
                <w:rFonts w:ascii="Calibri" w:eastAsia="Times New Roman" w:hAnsi="Calibri" w:cs="Times New Roman"/>
                <w:color w:val="000000"/>
                <w:sz w:val="16"/>
                <w:szCs w:val="16"/>
              </w:rPr>
            </w:pPr>
            <w:ins w:id="175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60" w:author="David Dayan" w:date="2021-12-03T17:18:00Z">
              <w:tcPr>
                <w:tcW w:w="902" w:type="dxa"/>
                <w:tcBorders>
                  <w:top w:val="nil"/>
                  <w:left w:val="nil"/>
                  <w:bottom w:val="nil"/>
                  <w:right w:val="nil"/>
                </w:tcBorders>
                <w:shd w:val="clear" w:color="auto" w:fill="auto"/>
                <w:noWrap/>
                <w:vAlign w:val="bottom"/>
                <w:hideMark/>
              </w:tcPr>
            </w:tcPrChange>
          </w:tcPr>
          <w:p w14:paraId="638F5008" w14:textId="77777777" w:rsidR="00036D0E" w:rsidRPr="00036D0E" w:rsidRDefault="00036D0E" w:rsidP="00245317">
            <w:pPr>
              <w:spacing w:after="0" w:line="240" w:lineRule="auto"/>
              <w:jc w:val="center"/>
              <w:rPr>
                <w:ins w:id="1761" w:author="David Dayan" w:date="2021-12-03T17:13:00Z"/>
                <w:rFonts w:ascii="Calibri" w:eastAsia="Times New Roman" w:hAnsi="Calibri" w:cs="Times New Roman"/>
                <w:color w:val="000000"/>
                <w:sz w:val="16"/>
                <w:szCs w:val="16"/>
              </w:rPr>
            </w:pPr>
            <w:ins w:id="176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63" w:author="David Dayan" w:date="2021-12-03T17:18:00Z">
              <w:tcPr>
                <w:tcW w:w="2160" w:type="dxa"/>
                <w:tcBorders>
                  <w:top w:val="nil"/>
                  <w:left w:val="nil"/>
                  <w:bottom w:val="nil"/>
                  <w:right w:val="nil"/>
                </w:tcBorders>
                <w:shd w:val="clear" w:color="auto" w:fill="auto"/>
                <w:noWrap/>
                <w:vAlign w:val="bottom"/>
                <w:hideMark/>
              </w:tcPr>
            </w:tcPrChange>
          </w:tcPr>
          <w:p w14:paraId="0BFE1BDA" w14:textId="77777777" w:rsidR="00036D0E" w:rsidRPr="00036D0E" w:rsidRDefault="00036D0E" w:rsidP="00245317">
            <w:pPr>
              <w:spacing w:after="0" w:line="240" w:lineRule="auto"/>
              <w:jc w:val="center"/>
              <w:rPr>
                <w:ins w:id="1764" w:author="David Dayan" w:date="2021-12-03T17:13:00Z"/>
                <w:rFonts w:ascii="Calibri" w:eastAsia="Times New Roman" w:hAnsi="Calibri" w:cs="Times New Roman"/>
                <w:color w:val="000000"/>
                <w:sz w:val="16"/>
                <w:szCs w:val="16"/>
              </w:rPr>
            </w:pPr>
            <w:ins w:id="176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766" w:author="David Dayan" w:date="2021-12-03T17:18:00Z">
              <w:tcPr>
                <w:tcW w:w="2876" w:type="dxa"/>
                <w:gridSpan w:val="2"/>
                <w:tcBorders>
                  <w:top w:val="nil"/>
                  <w:left w:val="nil"/>
                  <w:bottom w:val="nil"/>
                  <w:right w:val="nil"/>
                </w:tcBorders>
                <w:shd w:val="clear" w:color="auto" w:fill="auto"/>
                <w:noWrap/>
                <w:vAlign w:val="bottom"/>
                <w:hideMark/>
              </w:tcPr>
            </w:tcPrChange>
          </w:tcPr>
          <w:p w14:paraId="2E7F1E9D" w14:textId="77777777" w:rsidR="00036D0E" w:rsidRPr="00036D0E" w:rsidRDefault="00036D0E" w:rsidP="00245317">
            <w:pPr>
              <w:spacing w:after="0" w:line="240" w:lineRule="auto"/>
              <w:jc w:val="center"/>
              <w:rPr>
                <w:ins w:id="1767" w:author="David Dayan" w:date="2021-12-03T17:13:00Z"/>
                <w:rFonts w:ascii="Calibri" w:eastAsia="Times New Roman" w:hAnsi="Calibri" w:cs="Times New Roman"/>
                <w:color w:val="000000"/>
                <w:sz w:val="16"/>
                <w:szCs w:val="16"/>
              </w:rPr>
            </w:pPr>
            <w:ins w:id="176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769" w:author="David Dayan" w:date="2021-12-03T17:18:00Z">
              <w:tcPr>
                <w:tcW w:w="1426" w:type="dxa"/>
                <w:tcBorders>
                  <w:top w:val="nil"/>
                  <w:left w:val="nil"/>
                  <w:bottom w:val="nil"/>
                  <w:right w:val="nil"/>
                </w:tcBorders>
                <w:shd w:val="clear" w:color="auto" w:fill="auto"/>
                <w:noWrap/>
                <w:vAlign w:val="bottom"/>
                <w:hideMark/>
              </w:tcPr>
            </w:tcPrChange>
          </w:tcPr>
          <w:p w14:paraId="5DC62B26" w14:textId="77777777" w:rsidR="00036D0E" w:rsidRPr="00036D0E" w:rsidRDefault="00036D0E" w:rsidP="00245317">
            <w:pPr>
              <w:spacing w:after="0" w:line="240" w:lineRule="auto"/>
              <w:jc w:val="center"/>
              <w:rPr>
                <w:ins w:id="1770" w:author="David Dayan" w:date="2021-12-03T17:13:00Z"/>
                <w:rFonts w:ascii="Calibri" w:eastAsia="Times New Roman" w:hAnsi="Calibri" w:cs="Times New Roman"/>
                <w:color w:val="000000"/>
                <w:sz w:val="16"/>
                <w:szCs w:val="16"/>
              </w:rPr>
            </w:pPr>
            <w:ins w:id="177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EFF3CB1" w14:textId="77777777" w:rsidTr="00245317">
        <w:trPr>
          <w:cantSplit/>
          <w:trHeight w:val="20"/>
          <w:ins w:id="1772" w:author="David Dayan" w:date="2021-12-03T17:13:00Z"/>
          <w:trPrChange w:id="17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774" w:author="David Dayan" w:date="2021-12-03T17:18:00Z">
              <w:tcPr>
                <w:tcW w:w="1563" w:type="dxa"/>
                <w:tcBorders>
                  <w:top w:val="nil"/>
                  <w:left w:val="nil"/>
                  <w:bottom w:val="nil"/>
                  <w:right w:val="nil"/>
                </w:tcBorders>
                <w:shd w:val="clear" w:color="auto" w:fill="auto"/>
                <w:noWrap/>
                <w:vAlign w:val="bottom"/>
                <w:hideMark/>
              </w:tcPr>
            </w:tcPrChange>
          </w:tcPr>
          <w:p w14:paraId="38308734" w14:textId="77777777" w:rsidR="00036D0E" w:rsidRPr="00036D0E" w:rsidRDefault="00036D0E" w:rsidP="00245317">
            <w:pPr>
              <w:spacing w:after="0" w:line="240" w:lineRule="auto"/>
              <w:jc w:val="center"/>
              <w:rPr>
                <w:ins w:id="1775" w:author="David Dayan" w:date="2021-12-03T17:13:00Z"/>
                <w:rFonts w:ascii="Calibri" w:eastAsia="Times New Roman" w:hAnsi="Calibri" w:cs="Times New Roman"/>
                <w:color w:val="000000"/>
                <w:sz w:val="16"/>
                <w:szCs w:val="16"/>
              </w:rPr>
            </w:pPr>
            <w:ins w:id="1776" w:author="David Dayan" w:date="2021-12-03T17:13:00Z">
              <w:r w:rsidRPr="00036D0E">
                <w:rPr>
                  <w:rFonts w:ascii="Calibri" w:eastAsia="Times New Roman" w:hAnsi="Calibri" w:cs="Times New Roman"/>
                  <w:color w:val="000000"/>
                  <w:sz w:val="16"/>
                  <w:szCs w:val="16"/>
                </w:rPr>
                <w:t>OtsAC20ROGR_0037</w:t>
              </w:r>
            </w:ins>
          </w:p>
        </w:tc>
        <w:tc>
          <w:tcPr>
            <w:tcW w:w="746" w:type="dxa"/>
            <w:tcBorders>
              <w:top w:val="nil"/>
              <w:left w:val="nil"/>
              <w:bottom w:val="nil"/>
              <w:right w:val="nil"/>
            </w:tcBorders>
            <w:shd w:val="clear" w:color="auto" w:fill="auto"/>
            <w:noWrap/>
            <w:vAlign w:val="bottom"/>
            <w:hideMark/>
            <w:tcPrChange w:id="1777" w:author="David Dayan" w:date="2021-12-03T17:18:00Z">
              <w:tcPr>
                <w:tcW w:w="746" w:type="dxa"/>
                <w:tcBorders>
                  <w:top w:val="nil"/>
                  <w:left w:val="nil"/>
                  <w:bottom w:val="nil"/>
                  <w:right w:val="nil"/>
                </w:tcBorders>
                <w:shd w:val="clear" w:color="auto" w:fill="auto"/>
                <w:noWrap/>
                <w:vAlign w:val="bottom"/>
                <w:hideMark/>
              </w:tcPr>
            </w:tcPrChange>
          </w:tcPr>
          <w:p w14:paraId="38BFB2F4" w14:textId="77777777" w:rsidR="00036D0E" w:rsidRPr="00036D0E" w:rsidRDefault="00036D0E" w:rsidP="00245317">
            <w:pPr>
              <w:spacing w:after="0" w:line="240" w:lineRule="auto"/>
              <w:jc w:val="center"/>
              <w:rPr>
                <w:ins w:id="1778" w:author="David Dayan" w:date="2021-12-03T17:13:00Z"/>
                <w:rFonts w:ascii="Calibri" w:eastAsia="Times New Roman" w:hAnsi="Calibri" w:cs="Times New Roman"/>
                <w:color w:val="000000"/>
                <w:sz w:val="16"/>
                <w:szCs w:val="16"/>
              </w:rPr>
            </w:pPr>
            <w:ins w:id="1779" w:author="David Dayan" w:date="2021-12-03T17:13:00Z">
              <w:r w:rsidRPr="00036D0E">
                <w:rPr>
                  <w:rFonts w:ascii="Calibri" w:eastAsia="Times New Roman" w:hAnsi="Calibri" w:cs="Times New Roman"/>
                  <w:color w:val="000000"/>
                  <w:sz w:val="16"/>
                  <w:szCs w:val="16"/>
                </w:rPr>
                <w:t>5/21/20</w:t>
              </w:r>
            </w:ins>
          </w:p>
        </w:tc>
        <w:tc>
          <w:tcPr>
            <w:tcW w:w="599" w:type="dxa"/>
            <w:tcBorders>
              <w:top w:val="nil"/>
              <w:left w:val="nil"/>
              <w:bottom w:val="nil"/>
              <w:right w:val="nil"/>
            </w:tcBorders>
            <w:shd w:val="clear" w:color="auto" w:fill="auto"/>
            <w:noWrap/>
            <w:vAlign w:val="bottom"/>
            <w:hideMark/>
            <w:tcPrChange w:id="1780" w:author="David Dayan" w:date="2021-12-03T17:18:00Z">
              <w:tcPr>
                <w:tcW w:w="599" w:type="dxa"/>
                <w:tcBorders>
                  <w:top w:val="nil"/>
                  <w:left w:val="nil"/>
                  <w:bottom w:val="nil"/>
                  <w:right w:val="nil"/>
                </w:tcBorders>
                <w:shd w:val="clear" w:color="auto" w:fill="auto"/>
                <w:noWrap/>
                <w:vAlign w:val="bottom"/>
                <w:hideMark/>
              </w:tcPr>
            </w:tcPrChange>
          </w:tcPr>
          <w:p w14:paraId="2D41050C" w14:textId="77777777" w:rsidR="00036D0E" w:rsidRPr="00036D0E" w:rsidRDefault="00036D0E" w:rsidP="00245317">
            <w:pPr>
              <w:spacing w:after="0" w:line="240" w:lineRule="auto"/>
              <w:jc w:val="center"/>
              <w:rPr>
                <w:ins w:id="1781" w:author="David Dayan" w:date="2021-12-03T17:13:00Z"/>
                <w:rFonts w:ascii="Calibri" w:eastAsia="Times New Roman" w:hAnsi="Calibri" w:cs="Times New Roman"/>
                <w:color w:val="000000"/>
                <w:sz w:val="16"/>
                <w:szCs w:val="16"/>
              </w:rPr>
            </w:pPr>
            <w:ins w:id="1782" w:author="David Dayan" w:date="2021-12-03T17:13:00Z">
              <w:r w:rsidRPr="00036D0E">
                <w:rPr>
                  <w:rFonts w:ascii="Calibri" w:eastAsia="Times New Roman" w:hAnsi="Calibri" w:cs="Times New Roman"/>
                  <w:color w:val="000000"/>
                  <w:sz w:val="16"/>
                  <w:szCs w:val="16"/>
                </w:rPr>
                <w:t>142</w:t>
              </w:r>
            </w:ins>
          </w:p>
        </w:tc>
        <w:tc>
          <w:tcPr>
            <w:tcW w:w="1142" w:type="dxa"/>
            <w:tcBorders>
              <w:top w:val="nil"/>
              <w:left w:val="nil"/>
              <w:bottom w:val="nil"/>
              <w:right w:val="nil"/>
            </w:tcBorders>
            <w:shd w:val="clear" w:color="auto" w:fill="auto"/>
            <w:noWrap/>
            <w:vAlign w:val="bottom"/>
            <w:hideMark/>
            <w:tcPrChange w:id="1783" w:author="David Dayan" w:date="2021-12-03T17:18:00Z">
              <w:tcPr>
                <w:tcW w:w="1142" w:type="dxa"/>
                <w:tcBorders>
                  <w:top w:val="nil"/>
                  <w:left w:val="nil"/>
                  <w:bottom w:val="nil"/>
                  <w:right w:val="nil"/>
                </w:tcBorders>
                <w:shd w:val="clear" w:color="auto" w:fill="auto"/>
                <w:noWrap/>
                <w:vAlign w:val="bottom"/>
                <w:hideMark/>
              </w:tcPr>
            </w:tcPrChange>
          </w:tcPr>
          <w:p w14:paraId="326B5EFF" w14:textId="77777777" w:rsidR="00036D0E" w:rsidRPr="00036D0E" w:rsidRDefault="00036D0E" w:rsidP="00245317">
            <w:pPr>
              <w:spacing w:after="0" w:line="240" w:lineRule="auto"/>
              <w:jc w:val="center"/>
              <w:rPr>
                <w:ins w:id="1784" w:author="David Dayan" w:date="2021-12-03T17:13:00Z"/>
                <w:rFonts w:ascii="Calibri" w:eastAsia="Times New Roman" w:hAnsi="Calibri" w:cs="Times New Roman"/>
                <w:color w:val="000000"/>
                <w:sz w:val="16"/>
                <w:szCs w:val="16"/>
              </w:rPr>
            </w:pPr>
            <w:ins w:id="178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786" w:author="David Dayan" w:date="2021-12-03T17:18:00Z">
              <w:tcPr>
                <w:tcW w:w="1440" w:type="dxa"/>
                <w:tcBorders>
                  <w:top w:val="nil"/>
                  <w:left w:val="nil"/>
                  <w:bottom w:val="nil"/>
                  <w:right w:val="nil"/>
                </w:tcBorders>
                <w:shd w:val="clear" w:color="auto" w:fill="auto"/>
                <w:noWrap/>
                <w:vAlign w:val="bottom"/>
                <w:hideMark/>
              </w:tcPr>
            </w:tcPrChange>
          </w:tcPr>
          <w:p w14:paraId="5C283AF8" w14:textId="77777777" w:rsidR="00036D0E" w:rsidRPr="00036D0E" w:rsidRDefault="00036D0E" w:rsidP="00245317">
            <w:pPr>
              <w:spacing w:after="0" w:line="240" w:lineRule="auto"/>
              <w:jc w:val="center"/>
              <w:rPr>
                <w:ins w:id="1787" w:author="David Dayan" w:date="2021-12-03T17:13:00Z"/>
                <w:rFonts w:ascii="Calibri" w:eastAsia="Times New Roman" w:hAnsi="Calibri" w:cs="Times New Roman"/>
                <w:color w:val="000000"/>
                <w:sz w:val="16"/>
                <w:szCs w:val="16"/>
              </w:rPr>
            </w:pPr>
            <w:ins w:id="1788"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789" w:author="David Dayan" w:date="2021-12-03T17:18:00Z">
              <w:tcPr>
                <w:tcW w:w="1530" w:type="dxa"/>
                <w:tcBorders>
                  <w:top w:val="nil"/>
                  <w:left w:val="nil"/>
                  <w:bottom w:val="nil"/>
                  <w:right w:val="nil"/>
                </w:tcBorders>
                <w:shd w:val="clear" w:color="auto" w:fill="auto"/>
                <w:noWrap/>
                <w:vAlign w:val="bottom"/>
                <w:hideMark/>
              </w:tcPr>
            </w:tcPrChange>
          </w:tcPr>
          <w:p w14:paraId="0E6B303C" w14:textId="77777777" w:rsidR="00036D0E" w:rsidRPr="00036D0E" w:rsidRDefault="00036D0E" w:rsidP="00245317">
            <w:pPr>
              <w:spacing w:after="0" w:line="240" w:lineRule="auto"/>
              <w:jc w:val="center"/>
              <w:rPr>
                <w:ins w:id="1790" w:author="David Dayan" w:date="2021-12-03T17:13:00Z"/>
                <w:rFonts w:ascii="Calibri" w:eastAsia="Times New Roman" w:hAnsi="Calibri" w:cs="Times New Roman"/>
                <w:color w:val="000000"/>
                <w:sz w:val="16"/>
                <w:szCs w:val="16"/>
              </w:rPr>
            </w:pPr>
            <w:ins w:id="179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792" w:author="David Dayan" w:date="2021-12-03T17:18:00Z">
              <w:tcPr>
                <w:tcW w:w="898" w:type="dxa"/>
                <w:tcBorders>
                  <w:top w:val="nil"/>
                  <w:left w:val="nil"/>
                  <w:bottom w:val="nil"/>
                  <w:right w:val="nil"/>
                </w:tcBorders>
                <w:shd w:val="clear" w:color="auto" w:fill="auto"/>
                <w:noWrap/>
                <w:vAlign w:val="bottom"/>
                <w:hideMark/>
              </w:tcPr>
            </w:tcPrChange>
          </w:tcPr>
          <w:p w14:paraId="4126361A" w14:textId="77777777" w:rsidR="00036D0E" w:rsidRPr="00036D0E" w:rsidRDefault="00036D0E" w:rsidP="00245317">
            <w:pPr>
              <w:spacing w:after="0" w:line="240" w:lineRule="auto"/>
              <w:jc w:val="center"/>
              <w:rPr>
                <w:ins w:id="1793" w:author="David Dayan" w:date="2021-12-03T17:13:00Z"/>
                <w:rFonts w:ascii="Calibri" w:eastAsia="Times New Roman" w:hAnsi="Calibri" w:cs="Times New Roman"/>
                <w:color w:val="000000"/>
                <w:sz w:val="16"/>
                <w:szCs w:val="16"/>
              </w:rPr>
            </w:pPr>
            <w:ins w:id="179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795" w:author="David Dayan" w:date="2021-12-03T17:18:00Z">
              <w:tcPr>
                <w:tcW w:w="902" w:type="dxa"/>
                <w:tcBorders>
                  <w:top w:val="nil"/>
                  <w:left w:val="nil"/>
                  <w:bottom w:val="nil"/>
                  <w:right w:val="nil"/>
                </w:tcBorders>
                <w:shd w:val="clear" w:color="auto" w:fill="auto"/>
                <w:noWrap/>
                <w:vAlign w:val="bottom"/>
                <w:hideMark/>
              </w:tcPr>
            </w:tcPrChange>
          </w:tcPr>
          <w:p w14:paraId="71F66825" w14:textId="77777777" w:rsidR="00036D0E" w:rsidRPr="00036D0E" w:rsidRDefault="00036D0E" w:rsidP="00245317">
            <w:pPr>
              <w:spacing w:after="0" w:line="240" w:lineRule="auto"/>
              <w:jc w:val="center"/>
              <w:rPr>
                <w:ins w:id="1796" w:author="David Dayan" w:date="2021-12-03T17:13:00Z"/>
                <w:rFonts w:ascii="Calibri" w:eastAsia="Times New Roman" w:hAnsi="Calibri" w:cs="Times New Roman"/>
                <w:color w:val="000000"/>
                <w:sz w:val="16"/>
                <w:szCs w:val="16"/>
              </w:rPr>
            </w:pPr>
            <w:ins w:id="179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798" w:author="David Dayan" w:date="2021-12-03T17:18:00Z">
              <w:tcPr>
                <w:tcW w:w="2160" w:type="dxa"/>
                <w:tcBorders>
                  <w:top w:val="nil"/>
                  <w:left w:val="nil"/>
                  <w:bottom w:val="nil"/>
                  <w:right w:val="nil"/>
                </w:tcBorders>
                <w:shd w:val="clear" w:color="auto" w:fill="auto"/>
                <w:noWrap/>
                <w:vAlign w:val="bottom"/>
                <w:hideMark/>
              </w:tcPr>
            </w:tcPrChange>
          </w:tcPr>
          <w:p w14:paraId="15065871" w14:textId="77777777" w:rsidR="00036D0E" w:rsidRPr="00036D0E" w:rsidRDefault="00036D0E" w:rsidP="00245317">
            <w:pPr>
              <w:spacing w:after="0" w:line="240" w:lineRule="auto"/>
              <w:jc w:val="center"/>
              <w:rPr>
                <w:ins w:id="1799" w:author="David Dayan" w:date="2021-12-03T17:13:00Z"/>
                <w:rFonts w:ascii="Calibri" w:eastAsia="Times New Roman" w:hAnsi="Calibri" w:cs="Times New Roman"/>
                <w:color w:val="000000"/>
                <w:sz w:val="16"/>
                <w:szCs w:val="16"/>
              </w:rPr>
            </w:pPr>
            <w:ins w:id="180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801" w:author="David Dayan" w:date="2021-12-03T17:18:00Z">
              <w:tcPr>
                <w:tcW w:w="2876" w:type="dxa"/>
                <w:gridSpan w:val="2"/>
                <w:tcBorders>
                  <w:top w:val="nil"/>
                  <w:left w:val="nil"/>
                  <w:bottom w:val="nil"/>
                  <w:right w:val="nil"/>
                </w:tcBorders>
                <w:shd w:val="clear" w:color="auto" w:fill="auto"/>
                <w:noWrap/>
                <w:vAlign w:val="bottom"/>
                <w:hideMark/>
              </w:tcPr>
            </w:tcPrChange>
          </w:tcPr>
          <w:p w14:paraId="2F7BAA6A" w14:textId="77777777" w:rsidR="00036D0E" w:rsidRPr="00036D0E" w:rsidRDefault="00036D0E" w:rsidP="00245317">
            <w:pPr>
              <w:spacing w:after="0" w:line="240" w:lineRule="auto"/>
              <w:jc w:val="center"/>
              <w:rPr>
                <w:ins w:id="1802" w:author="David Dayan" w:date="2021-12-03T17:13:00Z"/>
                <w:rFonts w:ascii="Calibri" w:eastAsia="Times New Roman" w:hAnsi="Calibri" w:cs="Times New Roman"/>
                <w:color w:val="000000"/>
                <w:sz w:val="16"/>
                <w:szCs w:val="16"/>
              </w:rPr>
            </w:pPr>
            <w:ins w:id="180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804" w:author="David Dayan" w:date="2021-12-03T17:18:00Z">
              <w:tcPr>
                <w:tcW w:w="1426" w:type="dxa"/>
                <w:tcBorders>
                  <w:top w:val="nil"/>
                  <w:left w:val="nil"/>
                  <w:bottom w:val="nil"/>
                  <w:right w:val="nil"/>
                </w:tcBorders>
                <w:shd w:val="clear" w:color="auto" w:fill="auto"/>
                <w:noWrap/>
                <w:vAlign w:val="bottom"/>
                <w:hideMark/>
              </w:tcPr>
            </w:tcPrChange>
          </w:tcPr>
          <w:p w14:paraId="3645634C" w14:textId="77777777" w:rsidR="00036D0E" w:rsidRPr="00036D0E" w:rsidRDefault="00036D0E" w:rsidP="00245317">
            <w:pPr>
              <w:spacing w:after="0" w:line="240" w:lineRule="auto"/>
              <w:jc w:val="center"/>
              <w:rPr>
                <w:ins w:id="1805" w:author="David Dayan" w:date="2021-12-03T17:13:00Z"/>
                <w:rFonts w:ascii="Calibri" w:eastAsia="Times New Roman" w:hAnsi="Calibri" w:cs="Times New Roman"/>
                <w:color w:val="000000"/>
                <w:sz w:val="16"/>
                <w:szCs w:val="16"/>
              </w:rPr>
            </w:pPr>
            <w:ins w:id="180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B5D56B4" w14:textId="77777777" w:rsidTr="00245317">
        <w:trPr>
          <w:cantSplit/>
          <w:trHeight w:val="20"/>
          <w:ins w:id="1807" w:author="David Dayan" w:date="2021-12-03T17:13:00Z"/>
          <w:trPrChange w:id="18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09" w:author="David Dayan" w:date="2021-12-03T17:18:00Z">
              <w:tcPr>
                <w:tcW w:w="1563" w:type="dxa"/>
                <w:tcBorders>
                  <w:top w:val="nil"/>
                  <w:left w:val="nil"/>
                  <w:bottom w:val="nil"/>
                  <w:right w:val="nil"/>
                </w:tcBorders>
                <w:shd w:val="clear" w:color="auto" w:fill="auto"/>
                <w:noWrap/>
                <w:vAlign w:val="bottom"/>
                <w:hideMark/>
              </w:tcPr>
            </w:tcPrChange>
          </w:tcPr>
          <w:p w14:paraId="40C82339" w14:textId="77777777" w:rsidR="00036D0E" w:rsidRPr="00036D0E" w:rsidRDefault="00036D0E" w:rsidP="00245317">
            <w:pPr>
              <w:spacing w:after="0" w:line="240" w:lineRule="auto"/>
              <w:jc w:val="center"/>
              <w:rPr>
                <w:ins w:id="1810" w:author="David Dayan" w:date="2021-12-03T17:13:00Z"/>
                <w:rFonts w:ascii="Calibri" w:eastAsia="Times New Roman" w:hAnsi="Calibri" w:cs="Times New Roman"/>
                <w:color w:val="000000"/>
                <w:sz w:val="16"/>
                <w:szCs w:val="16"/>
              </w:rPr>
            </w:pPr>
            <w:ins w:id="1811" w:author="David Dayan" w:date="2021-12-03T17:13:00Z">
              <w:r w:rsidRPr="00036D0E">
                <w:rPr>
                  <w:rFonts w:ascii="Calibri" w:eastAsia="Times New Roman" w:hAnsi="Calibri" w:cs="Times New Roman"/>
                  <w:color w:val="000000"/>
                  <w:sz w:val="16"/>
                  <w:szCs w:val="16"/>
                </w:rPr>
                <w:t>OtsAC20ROGR_0038</w:t>
              </w:r>
            </w:ins>
          </w:p>
        </w:tc>
        <w:tc>
          <w:tcPr>
            <w:tcW w:w="746" w:type="dxa"/>
            <w:tcBorders>
              <w:top w:val="nil"/>
              <w:left w:val="nil"/>
              <w:bottom w:val="nil"/>
              <w:right w:val="nil"/>
            </w:tcBorders>
            <w:shd w:val="clear" w:color="auto" w:fill="auto"/>
            <w:noWrap/>
            <w:vAlign w:val="bottom"/>
            <w:hideMark/>
            <w:tcPrChange w:id="1812" w:author="David Dayan" w:date="2021-12-03T17:18:00Z">
              <w:tcPr>
                <w:tcW w:w="746" w:type="dxa"/>
                <w:tcBorders>
                  <w:top w:val="nil"/>
                  <w:left w:val="nil"/>
                  <w:bottom w:val="nil"/>
                  <w:right w:val="nil"/>
                </w:tcBorders>
                <w:shd w:val="clear" w:color="auto" w:fill="auto"/>
                <w:noWrap/>
                <w:vAlign w:val="bottom"/>
                <w:hideMark/>
              </w:tcPr>
            </w:tcPrChange>
          </w:tcPr>
          <w:p w14:paraId="58FC2223" w14:textId="77777777" w:rsidR="00036D0E" w:rsidRPr="00036D0E" w:rsidRDefault="00036D0E" w:rsidP="00245317">
            <w:pPr>
              <w:spacing w:after="0" w:line="240" w:lineRule="auto"/>
              <w:jc w:val="center"/>
              <w:rPr>
                <w:ins w:id="1813" w:author="David Dayan" w:date="2021-12-03T17:13:00Z"/>
                <w:rFonts w:ascii="Calibri" w:eastAsia="Times New Roman" w:hAnsi="Calibri" w:cs="Times New Roman"/>
                <w:color w:val="000000"/>
                <w:sz w:val="16"/>
                <w:szCs w:val="16"/>
              </w:rPr>
            </w:pPr>
            <w:ins w:id="181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815" w:author="David Dayan" w:date="2021-12-03T17:18:00Z">
              <w:tcPr>
                <w:tcW w:w="599" w:type="dxa"/>
                <w:tcBorders>
                  <w:top w:val="nil"/>
                  <w:left w:val="nil"/>
                  <w:bottom w:val="nil"/>
                  <w:right w:val="nil"/>
                </w:tcBorders>
                <w:shd w:val="clear" w:color="auto" w:fill="auto"/>
                <w:noWrap/>
                <w:vAlign w:val="bottom"/>
                <w:hideMark/>
              </w:tcPr>
            </w:tcPrChange>
          </w:tcPr>
          <w:p w14:paraId="5BB69026" w14:textId="77777777" w:rsidR="00036D0E" w:rsidRPr="00036D0E" w:rsidRDefault="00036D0E" w:rsidP="00245317">
            <w:pPr>
              <w:spacing w:after="0" w:line="240" w:lineRule="auto"/>
              <w:jc w:val="center"/>
              <w:rPr>
                <w:ins w:id="1816" w:author="David Dayan" w:date="2021-12-03T17:13:00Z"/>
                <w:rFonts w:ascii="Calibri" w:eastAsia="Times New Roman" w:hAnsi="Calibri" w:cs="Times New Roman"/>
                <w:color w:val="000000"/>
                <w:sz w:val="16"/>
                <w:szCs w:val="16"/>
              </w:rPr>
            </w:pPr>
            <w:ins w:id="181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818" w:author="David Dayan" w:date="2021-12-03T17:18:00Z">
              <w:tcPr>
                <w:tcW w:w="1142" w:type="dxa"/>
                <w:tcBorders>
                  <w:top w:val="nil"/>
                  <w:left w:val="nil"/>
                  <w:bottom w:val="nil"/>
                  <w:right w:val="nil"/>
                </w:tcBorders>
                <w:shd w:val="clear" w:color="auto" w:fill="auto"/>
                <w:noWrap/>
                <w:vAlign w:val="bottom"/>
                <w:hideMark/>
              </w:tcPr>
            </w:tcPrChange>
          </w:tcPr>
          <w:p w14:paraId="05C4F02E" w14:textId="77777777" w:rsidR="00036D0E" w:rsidRPr="00036D0E" w:rsidRDefault="00036D0E" w:rsidP="00245317">
            <w:pPr>
              <w:spacing w:after="0" w:line="240" w:lineRule="auto"/>
              <w:jc w:val="center"/>
              <w:rPr>
                <w:ins w:id="1819" w:author="David Dayan" w:date="2021-12-03T17:13:00Z"/>
                <w:rFonts w:ascii="Calibri" w:eastAsia="Times New Roman" w:hAnsi="Calibri" w:cs="Times New Roman"/>
                <w:color w:val="000000"/>
                <w:sz w:val="16"/>
                <w:szCs w:val="16"/>
              </w:rPr>
            </w:pPr>
            <w:ins w:id="182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821" w:author="David Dayan" w:date="2021-12-03T17:18:00Z">
              <w:tcPr>
                <w:tcW w:w="1440" w:type="dxa"/>
                <w:tcBorders>
                  <w:top w:val="nil"/>
                  <w:left w:val="nil"/>
                  <w:bottom w:val="nil"/>
                  <w:right w:val="nil"/>
                </w:tcBorders>
                <w:shd w:val="clear" w:color="auto" w:fill="auto"/>
                <w:noWrap/>
                <w:vAlign w:val="bottom"/>
                <w:hideMark/>
              </w:tcPr>
            </w:tcPrChange>
          </w:tcPr>
          <w:p w14:paraId="6F3EB72D" w14:textId="77777777" w:rsidR="00036D0E" w:rsidRPr="00036D0E" w:rsidRDefault="00036D0E" w:rsidP="00245317">
            <w:pPr>
              <w:spacing w:after="0" w:line="240" w:lineRule="auto"/>
              <w:jc w:val="center"/>
              <w:rPr>
                <w:ins w:id="1822" w:author="David Dayan" w:date="2021-12-03T17:13:00Z"/>
                <w:rFonts w:ascii="Calibri" w:eastAsia="Times New Roman" w:hAnsi="Calibri" w:cs="Times New Roman"/>
                <w:color w:val="000000"/>
                <w:sz w:val="16"/>
                <w:szCs w:val="16"/>
              </w:rPr>
            </w:pPr>
            <w:ins w:id="182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824" w:author="David Dayan" w:date="2021-12-03T17:18:00Z">
              <w:tcPr>
                <w:tcW w:w="1530" w:type="dxa"/>
                <w:tcBorders>
                  <w:top w:val="nil"/>
                  <w:left w:val="nil"/>
                  <w:bottom w:val="nil"/>
                  <w:right w:val="nil"/>
                </w:tcBorders>
                <w:shd w:val="clear" w:color="auto" w:fill="auto"/>
                <w:noWrap/>
                <w:vAlign w:val="bottom"/>
                <w:hideMark/>
              </w:tcPr>
            </w:tcPrChange>
          </w:tcPr>
          <w:p w14:paraId="54062877" w14:textId="77777777" w:rsidR="00036D0E" w:rsidRPr="00036D0E" w:rsidRDefault="00036D0E" w:rsidP="00245317">
            <w:pPr>
              <w:spacing w:after="0" w:line="240" w:lineRule="auto"/>
              <w:jc w:val="center"/>
              <w:rPr>
                <w:ins w:id="1825" w:author="David Dayan" w:date="2021-12-03T17:13:00Z"/>
                <w:rFonts w:ascii="Calibri" w:eastAsia="Times New Roman" w:hAnsi="Calibri" w:cs="Times New Roman"/>
                <w:color w:val="000000"/>
                <w:sz w:val="16"/>
                <w:szCs w:val="16"/>
              </w:rPr>
            </w:pPr>
            <w:ins w:id="182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27" w:author="David Dayan" w:date="2021-12-03T17:18:00Z">
              <w:tcPr>
                <w:tcW w:w="898" w:type="dxa"/>
                <w:tcBorders>
                  <w:top w:val="nil"/>
                  <w:left w:val="nil"/>
                  <w:bottom w:val="nil"/>
                  <w:right w:val="nil"/>
                </w:tcBorders>
                <w:shd w:val="clear" w:color="auto" w:fill="auto"/>
                <w:noWrap/>
                <w:vAlign w:val="bottom"/>
                <w:hideMark/>
              </w:tcPr>
            </w:tcPrChange>
          </w:tcPr>
          <w:p w14:paraId="0B4B4576" w14:textId="77777777" w:rsidR="00036D0E" w:rsidRPr="00036D0E" w:rsidRDefault="00036D0E" w:rsidP="00245317">
            <w:pPr>
              <w:spacing w:after="0" w:line="240" w:lineRule="auto"/>
              <w:jc w:val="center"/>
              <w:rPr>
                <w:ins w:id="1828" w:author="David Dayan" w:date="2021-12-03T17:13:00Z"/>
                <w:rFonts w:ascii="Calibri" w:eastAsia="Times New Roman" w:hAnsi="Calibri" w:cs="Times New Roman"/>
                <w:color w:val="000000"/>
                <w:sz w:val="16"/>
                <w:szCs w:val="16"/>
              </w:rPr>
            </w:pPr>
            <w:ins w:id="182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830" w:author="David Dayan" w:date="2021-12-03T17:18:00Z">
              <w:tcPr>
                <w:tcW w:w="902" w:type="dxa"/>
                <w:tcBorders>
                  <w:top w:val="nil"/>
                  <w:left w:val="nil"/>
                  <w:bottom w:val="nil"/>
                  <w:right w:val="nil"/>
                </w:tcBorders>
                <w:shd w:val="clear" w:color="auto" w:fill="auto"/>
                <w:noWrap/>
                <w:vAlign w:val="bottom"/>
                <w:hideMark/>
              </w:tcPr>
            </w:tcPrChange>
          </w:tcPr>
          <w:p w14:paraId="61B46661" w14:textId="77777777" w:rsidR="00036D0E" w:rsidRPr="00036D0E" w:rsidRDefault="00036D0E" w:rsidP="00245317">
            <w:pPr>
              <w:spacing w:after="0" w:line="240" w:lineRule="auto"/>
              <w:jc w:val="center"/>
              <w:rPr>
                <w:ins w:id="1831" w:author="David Dayan" w:date="2021-12-03T17:13:00Z"/>
                <w:rFonts w:ascii="Calibri" w:eastAsia="Times New Roman" w:hAnsi="Calibri" w:cs="Times New Roman"/>
                <w:color w:val="000000"/>
                <w:sz w:val="16"/>
                <w:szCs w:val="16"/>
              </w:rPr>
            </w:pPr>
            <w:ins w:id="183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833" w:author="David Dayan" w:date="2021-12-03T17:18:00Z">
              <w:tcPr>
                <w:tcW w:w="2160" w:type="dxa"/>
                <w:tcBorders>
                  <w:top w:val="nil"/>
                  <w:left w:val="nil"/>
                  <w:bottom w:val="nil"/>
                  <w:right w:val="nil"/>
                </w:tcBorders>
                <w:shd w:val="clear" w:color="auto" w:fill="auto"/>
                <w:noWrap/>
                <w:vAlign w:val="bottom"/>
                <w:hideMark/>
              </w:tcPr>
            </w:tcPrChange>
          </w:tcPr>
          <w:p w14:paraId="60C87F03" w14:textId="77777777" w:rsidR="00036D0E" w:rsidRPr="00036D0E" w:rsidRDefault="00036D0E" w:rsidP="00245317">
            <w:pPr>
              <w:spacing w:after="0" w:line="240" w:lineRule="auto"/>
              <w:jc w:val="center"/>
              <w:rPr>
                <w:ins w:id="1834" w:author="David Dayan" w:date="2021-12-03T17:13:00Z"/>
                <w:rFonts w:ascii="Calibri" w:eastAsia="Times New Roman" w:hAnsi="Calibri" w:cs="Times New Roman"/>
                <w:color w:val="000000"/>
                <w:sz w:val="16"/>
                <w:szCs w:val="16"/>
              </w:rPr>
            </w:pPr>
            <w:ins w:id="183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836" w:author="David Dayan" w:date="2021-12-03T17:18:00Z">
              <w:tcPr>
                <w:tcW w:w="2876" w:type="dxa"/>
                <w:gridSpan w:val="2"/>
                <w:tcBorders>
                  <w:top w:val="nil"/>
                  <w:left w:val="nil"/>
                  <w:bottom w:val="nil"/>
                  <w:right w:val="nil"/>
                </w:tcBorders>
                <w:shd w:val="clear" w:color="auto" w:fill="auto"/>
                <w:noWrap/>
                <w:vAlign w:val="bottom"/>
                <w:hideMark/>
              </w:tcPr>
            </w:tcPrChange>
          </w:tcPr>
          <w:p w14:paraId="06BD85E3" w14:textId="77777777" w:rsidR="00036D0E" w:rsidRPr="00036D0E" w:rsidRDefault="00036D0E" w:rsidP="00245317">
            <w:pPr>
              <w:spacing w:after="0" w:line="240" w:lineRule="auto"/>
              <w:jc w:val="center"/>
              <w:rPr>
                <w:ins w:id="1837" w:author="David Dayan" w:date="2021-12-03T17:13:00Z"/>
                <w:rFonts w:ascii="Calibri" w:eastAsia="Times New Roman" w:hAnsi="Calibri" w:cs="Times New Roman"/>
                <w:color w:val="000000"/>
                <w:sz w:val="16"/>
                <w:szCs w:val="16"/>
              </w:rPr>
            </w:pPr>
            <w:ins w:id="183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839" w:author="David Dayan" w:date="2021-12-03T17:18:00Z">
              <w:tcPr>
                <w:tcW w:w="1426" w:type="dxa"/>
                <w:tcBorders>
                  <w:top w:val="nil"/>
                  <w:left w:val="nil"/>
                  <w:bottom w:val="nil"/>
                  <w:right w:val="nil"/>
                </w:tcBorders>
                <w:shd w:val="clear" w:color="auto" w:fill="auto"/>
                <w:noWrap/>
                <w:vAlign w:val="bottom"/>
                <w:hideMark/>
              </w:tcPr>
            </w:tcPrChange>
          </w:tcPr>
          <w:p w14:paraId="2FC6093E" w14:textId="77777777" w:rsidR="00036D0E" w:rsidRPr="00036D0E" w:rsidRDefault="00036D0E" w:rsidP="00245317">
            <w:pPr>
              <w:spacing w:after="0" w:line="240" w:lineRule="auto"/>
              <w:jc w:val="center"/>
              <w:rPr>
                <w:ins w:id="1840" w:author="David Dayan" w:date="2021-12-03T17:13:00Z"/>
                <w:rFonts w:ascii="Calibri" w:eastAsia="Times New Roman" w:hAnsi="Calibri" w:cs="Times New Roman"/>
                <w:color w:val="000000"/>
                <w:sz w:val="16"/>
                <w:szCs w:val="16"/>
              </w:rPr>
            </w:pPr>
            <w:ins w:id="184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FF81AC5" w14:textId="77777777" w:rsidTr="00245317">
        <w:trPr>
          <w:cantSplit/>
          <w:trHeight w:val="20"/>
          <w:ins w:id="1842" w:author="David Dayan" w:date="2021-12-03T17:13:00Z"/>
          <w:trPrChange w:id="18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44" w:author="David Dayan" w:date="2021-12-03T17:18:00Z">
              <w:tcPr>
                <w:tcW w:w="1563" w:type="dxa"/>
                <w:tcBorders>
                  <w:top w:val="nil"/>
                  <w:left w:val="nil"/>
                  <w:bottom w:val="nil"/>
                  <w:right w:val="nil"/>
                </w:tcBorders>
                <w:shd w:val="clear" w:color="auto" w:fill="auto"/>
                <w:noWrap/>
                <w:vAlign w:val="bottom"/>
                <w:hideMark/>
              </w:tcPr>
            </w:tcPrChange>
          </w:tcPr>
          <w:p w14:paraId="26D426A9" w14:textId="77777777" w:rsidR="00036D0E" w:rsidRPr="00036D0E" w:rsidRDefault="00036D0E" w:rsidP="00245317">
            <w:pPr>
              <w:spacing w:after="0" w:line="240" w:lineRule="auto"/>
              <w:jc w:val="center"/>
              <w:rPr>
                <w:ins w:id="1845" w:author="David Dayan" w:date="2021-12-03T17:13:00Z"/>
                <w:rFonts w:ascii="Calibri" w:eastAsia="Times New Roman" w:hAnsi="Calibri" w:cs="Times New Roman"/>
                <w:color w:val="000000"/>
                <w:sz w:val="16"/>
                <w:szCs w:val="16"/>
              </w:rPr>
            </w:pPr>
            <w:ins w:id="1846" w:author="David Dayan" w:date="2021-12-03T17:13:00Z">
              <w:r w:rsidRPr="00036D0E">
                <w:rPr>
                  <w:rFonts w:ascii="Calibri" w:eastAsia="Times New Roman" w:hAnsi="Calibri" w:cs="Times New Roman"/>
                  <w:color w:val="000000"/>
                  <w:sz w:val="16"/>
                  <w:szCs w:val="16"/>
                </w:rPr>
                <w:t>OtsAC20ROGR_0039</w:t>
              </w:r>
            </w:ins>
          </w:p>
        </w:tc>
        <w:tc>
          <w:tcPr>
            <w:tcW w:w="746" w:type="dxa"/>
            <w:tcBorders>
              <w:top w:val="nil"/>
              <w:left w:val="nil"/>
              <w:bottom w:val="nil"/>
              <w:right w:val="nil"/>
            </w:tcBorders>
            <w:shd w:val="clear" w:color="auto" w:fill="auto"/>
            <w:noWrap/>
            <w:vAlign w:val="bottom"/>
            <w:hideMark/>
            <w:tcPrChange w:id="1847" w:author="David Dayan" w:date="2021-12-03T17:18:00Z">
              <w:tcPr>
                <w:tcW w:w="746" w:type="dxa"/>
                <w:tcBorders>
                  <w:top w:val="nil"/>
                  <w:left w:val="nil"/>
                  <w:bottom w:val="nil"/>
                  <w:right w:val="nil"/>
                </w:tcBorders>
                <w:shd w:val="clear" w:color="auto" w:fill="auto"/>
                <w:noWrap/>
                <w:vAlign w:val="bottom"/>
                <w:hideMark/>
              </w:tcPr>
            </w:tcPrChange>
          </w:tcPr>
          <w:p w14:paraId="33DBF11F" w14:textId="77777777" w:rsidR="00036D0E" w:rsidRPr="00036D0E" w:rsidRDefault="00036D0E" w:rsidP="00245317">
            <w:pPr>
              <w:spacing w:after="0" w:line="240" w:lineRule="auto"/>
              <w:jc w:val="center"/>
              <w:rPr>
                <w:ins w:id="1848" w:author="David Dayan" w:date="2021-12-03T17:13:00Z"/>
                <w:rFonts w:ascii="Calibri" w:eastAsia="Times New Roman" w:hAnsi="Calibri" w:cs="Times New Roman"/>
                <w:color w:val="000000"/>
                <w:sz w:val="16"/>
                <w:szCs w:val="16"/>
              </w:rPr>
            </w:pPr>
            <w:ins w:id="1849"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850" w:author="David Dayan" w:date="2021-12-03T17:18:00Z">
              <w:tcPr>
                <w:tcW w:w="599" w:type="dxa"/>
                <w:tcBorders>
                  <w:top w:val="nil"/>
                  <w:left w:val="nil"/>
                  <w:bottom w:val="nil"/>
                  <w:right w:val="nil"/>
                </w:tcBorders>
                <w:shd w:val="clear" w:color="auto" w:fill="auto"/>
                <w:noWrap/>
                <w:vAlign w:val="bottom"/>
                <w:hideMark/>
              </w:tcPr>
            </w:tcPrChange>
          </w:tcPr>
          <w:p w14:paraId="17BDEFEE" w14:textId="77777777" w:rsidR="00036D0E" w:rsidRPr="00036D0E" w:rsidRDefault="00036D0E" w:rsidP="00245317">
            <w:pPr>
              <w:spacing w:after="0" w:line="240" w:lineRule="auto"/>
              <w:jc w:val="center"/>
              <w:rPr>
                <w:ins w:id="1851" w:author="David Dayan" w:date="2021-12-03T17:13:00Z"/>
                <w:rFonts w:ascii="Calibri" w:eastAsia="Times New Roman" w:hAnsi="Calibri" w:cs="Times New Roman"/>
                <w:color w:val="000000"/>
                <w:sz w:val="16"/>
                <w:szCs w:val="16"/>
              </w:rPr>
            </w:pPr>
            <w:ins w:id="1852"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853" w:author="David Dayan" w:date="2021-12-03T17:18:00Z">
              <w:tcPr>
                <w:tcW w:w="1142" w:type="dxa"/>
                <w:tcBorders>
                  <w:top w:val="nil"/>
                  <w:left w:val="nil"/>
                  <w:bottom w:val="nil"/>
                  <w:right w:val="nil"/>
                </w:tcBorders>
                <w:shd w:val="clear" w:color="auto" w:fill="auto"/>
                <w:noWrap/>
                <w:vAlign w:val="bottom"/>
                <w:hideMark/>
              </w:tcPr>
            </w:tcPrChange>
          </w:tcPr>
          <w:p w14:paraId="6CAA43BE" w14:textId="77777777" w:rsidR="00036D0E" w:rsidRPr="00036D0E" w:rsidRDefault="00036D0E" w:rsidP="00245317">
            <w:pPr>
              <w:spacing w:after="0" w:line="240" w:lineRule="auto"/>
              <w:jc w:val="center"/>
              <w:rPr>
                <w:ins w:id="1854" w:author="David Dayan" w:date="2021-12-03T17:13:00Z"/>
                <w:rFonts w:ascii="Calibri" w:eastAsia="Times New Roman" w:hAnsi="Calibri" w:cs="Times New Roman"/>
                <w:color w:val="000000"/>
                <w:sz w:val="16"/>
                <w:szCs w:val="16"/>
              </w:rPr>
            </w:pPr>
            <w:ins w:id="185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856" w:author="David Dayan" w:date="2021-12-03T17:18:00Z">
              <w:tcPr>
                <w:tcW w:w="1440" w:type="dxa"/>
                <w:tcBorders>
                  <w:top w:val="nil"/>
                  <w:left w:val="nil"/>
                  <w:bottom w:val="nil"/>
                  <w:right w:val="nil"/>
                </w:tcBorders>
                <w:shd w:val="clear" w:color="auto" w:fill="auto"/>
                <w:noWrap/>
                <w:vAlign w:val="bottom"/>
                <w:hideMark/>
              </w:tcPr>
            </w:tcPrChange>
          </w:tcPr>
          <w:p w14:paraId="5AF5B866" w14:textId="77777777" w:rsidR="00036D0E" w:rsidRPr="00036D0E" w:rsidRDefault="00036D0E" w:rsidP="00245317">
            <w:pPr>
              <w:spacing w:after="0" w:line="240" w:lineRule="auto"/>
              <w:jc w:val="center"/>
              <w:rPr>
                <w:ins w:id="1857" w:author="David Dayan" w:date="2021-12-03T17:13:00Z"/>
                <w:rFonts w:ascii="Calibri" w:eastAsia="Times New Roman" w:hAnsi="Calibri" w:cs="Times New Roman"/>
                <w:color w:val="000000"/>
                <w:sz w:val="16"/>
                <w:szCs w:val="16"/>
              </w:rPr>
            </w:pPr>
            <w:ins w:id="185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859" w:author="David Dayan" w:date="2021-12-03T17:18:00Z">
              <w:tcPr>
                <w:tcW w:w="1530" w:type="dxa"/>
                <w:tcBorders>
                  <w:top w:val="nil"/>
                  <w:left w:val="nil"/>
                  <w:bottom w:val="nil"/>
                  <w:right w:val="nil"/>
                </w:tcBorders>
                <w:shd w:val="clear" w:color="auto" w:fill="auto"/>
                <w:noWrap/>
                <w:vAlign w:val="bottom"/>
                <w:hideMark/>
              </w:tcPr>
            </w:tcPrChange>
          </w:tcPr>
          <w:p w14:paraId="1FAFFBF2" w14:textId="77777777" w:rsidR="00036D0E" w:rsidRPr="00036D0E" w:rsidRDefault="00036D0E" w:rsidP="00245317">
            <w:pPr>
              <w:spacing w:after="0" w:line="240" w:lineRule="auto"/>
              <w:jc w:val="center"/>
              <w:rPr>
                <w:ins w:id="1860" w:author="David Dayan" w:date="2021-12-03T17:13:00Z"/>
                <w:rFonts w:ascii="Calibri" w:eastAsia="Times New Roman" w:hAnsi="Calibri" w:cs="Times New Roman"/>
                <w:color w:val="000000"/>
                <w:sz w:val="16"/>
                <w:szCs w:val="16"/>
              </w:rPr>
            </w:pPr>
            <w:ins w:id="186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62" w:author="David Dayan" w:date="2021-12-03T17:18:00Z">
              <w:tcPr>
                <w:tcW w:w="898" w:type="dxa"/>
                <w:tcBorders>
                  <w:top w:val="nil"/>
                  <w:left w:val="nil"/>
                  <w:bottom w:val="nil"/>
                  <w:right w:val="nil"/>
                </w:tcBorders>
                <w:shd w:val="clear" w:color="auto" w:fill="auto"/>
                <w:noWrap/>
                <w:vAlign w:val="bottom"/>
                <w:hideMark/>
              </w:tcPr>
            </w:tcPrChange>
          </w:tcPr>
          <w:p w14:paraId="3D61330E" w14:textId="77777777" w:rsidR="00036D0E" w:rsidRPr="00036D0E" w:rsidRDefault="00036D0E" w:rsidP="00245317">
            <w:pPr>
              <w:spacing w:after="0" w:line="240" w:lineRule="auto"/>
              <w:jc w:val="center"/>
              <w:rPr>
                <w:ins w:id="1863" w:author="David Dayan" w:date="2021-12-03T17:13:00Z"/>
                <w:rFonts w:ascii="Calibri" w:eastAsia="Times New Roman" w:hAnsi="Calibri" w:cs="Times New Roman"/>
                <w:color w:val="000000"/>
                <w:sz w:val="16"/>
                <w:szCs w:val="16"/>
              </w:rPr>
            </w:pPr>
            <w:ins w:id="186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865" w:author="David Dayan" w:date="2021-12-03T17:18:00Z">
              <w:tcPr>
                <w:tcW w:w="902" w:type="dxa"/>
                <w:tcBorders>
                  <w:top w:val="nil"/>
                  <w:left w:val="nil"/>
                  <w:bottom w:val="nil"/>
                  <w:right w:val="nil"/>
                </w:tcBorders>
                <w:shd w:val="clear" w:color="auto" w:fill="auto"/>
                <w:noWrap/>
                <w:vAlign w:val="bottom"/>
                <w:hideMark/>
              </w:tcPr>
            </w:tcPrChange>
          </w:tcPr>
          <w:p w14:paraId="54F06625" w14:textId="77777777" w:rsidR="00036D0E" w:rsidRPr="00036D0E" w:rsidRDefault="00036D0E" w:rsidP="00245317">
            <w:pPr>
              <w:spacing w:after="0" w:line="240" w:lineRule="auto"/>
              <w:jc w:val="center"/>
              <w:rPr>
                <w:ins w:id="1866" w:author="David Dayan" w:date="2021-12-03T17:13:00Z"/>
                <w:rFonts w:ascii="Calibri" w:eastAsia="Times New Roman" w:hAnsi="Calibri" w:cs="Times New Roman"/>
                <w:color w:val="000000"/>
                <w:sz w:val="16"/>
                <w:szCs w:val="16"/>
              </w:rPr>
            </w:pPr>
            <w:ins w:id="186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868" w:author="David Dayan" w:date="2021-12-03T17:18:00Z">
              <w:tcPr>
                <w:tcW w:w="2160" w:type="dxa"/>
                <w:tcBorders>
                  <w:top w:val="nil"/>
                  <w:left w:val="nil"/>
                  <w:bottom w:val="nil"/>
                  <w:right w:val="nil"/>
                </w:tcBorders>
                <w:shd w:val="clear" w:color="auto" w:fill="auto"/>
                <w:noWrap/>
                <w:vAlign w:val="bottom"/>
                <w:hideMark/>
              </w:tcPr>
            </w:tcPrChange>
          </w:tcPr>
          <w:p w14:paraId="258B6CEA" w14:textId="77777777" w:rsidR="00036D0E" w:rsidRPr="00036D0E" w:rsidRDefault="00036D0E" w:rsidP="00245317">
            <w:pPr>
              <w:spacing w:after="0" w:line="240" w:lineRule="auto"/>
              <w:jc w:val="center"/>
              <w:rPr>
                <w:ins w:id="1869" w:author="David Dayan" w:date="2021-12-03T17:13:00Z"/>
                <w:rFonts w:ascii="Calibri" w:eastAsia="Times New Roman" w:hAnsi="Calibri" w:cs="Times New Roman"/>
                <w:color w:val="000000"/>
                <w:sz w:val="16"/>
                <w:szCs w:val="16"/>
              </w:rPr>
            </w:pPr>
            <w:ins w:id="187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871" w:author="David Dayan" w:date="2021-12-03T17:18:00Z">
              <w:tcPr>
                <w:tcW w:w="2876" w:type="dxa"/>
                <w:gridSpan w:val="2"/>
                <w:tcBorders>
                  <w:top w:val="nil"/>
                  <w:left w:val="nil"/>
                  <w:bottom w:val="nil"/>
                  <w:right w:val="nil"/>
                </w:tcBorders>
                <w:shd w:val="clear" w:color="auto" w:fill="auto"/>
                <w:noWrap/>
                <w:vAlign w:val="bottom"/>
                <w:hideMark/>
              </w:tcPr>
            </w:tcPrChange>
          </w:tcPr>
          <w:p w14:paraId="70DE0DD1" w14:textId="77777777" w:rsidR="00036D0E" w:rsidRPr="00036D0E" w:rsidRDefault="00036D0E" w:rsidP="00245317">
            <w:pPr>
              <w:spacing w:after="0" w:line="240" w:lineRule="auto"/>
              <w:jc w:val="center"/>
              <w:rPr>
                <w:ins w:id="1872" w:author="David Dayan" w:date="2021-12-03T17:13:00Z"/>
                <w:rFonts w:ascii="Calibri" w:eastAsia="Times New Roman" w:hAnsi="Calibri" w:cs="Times New Roman"/>
                <w:color w:val="000000"/>
                <w:sz w:val="16"/>
                <w:szCs w:val="16"/>
              </w:rPr>
            </w:pPr>
            <w:ins w:id="187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874" w:author="David Dayan" w:date="2021-12-03T17:18:00Z">
              <w:tcPr>
                <w:tcW w:w="1426" w:type="dxa"/>
                <w:tcBorders>
                  <w:top w:val="nil"/>
                  <w:left w:val="nil"/>
                  <w:bottom w:val="nil"/>
                  <w:right w:val="nil"/>
                </w:tcBorders>
                <w:shd w:val="clear" w:color="auto" w:fill="auto"/>
                <w:noWrap/>
                <w:vAlign w:val="bottom"/>
                <w:hideMark/>
              </w:tcPr>
            </w:tcPrChange>
          </w:tcPr>
          <w:p w14:paraId="11C50FB4" w14:textId="77777777" w:rsidR="00036D0E" w:rsidRPr="00036D0E" w:rsidRDefault="00036D0E" w:rsidP="00245317">
            <w:pPr>
              <w:spacing w:after="0" w:line="240" w:lineRule="auto"/>
              <w:jc w:val="center"/>
              <w:rPr>
                <w:ins w:id="1875" w:author="David Dayan" w:date="2021-12-03T17:13:00Z"/>
                <w:rFonts w:ascii="Calibri" w:eastAsia="Times New Roman" w:hAnsi="Calibri" w:cs="Times New Roman"/>
                <w:color w:val="000000"/>
                <w:sz w:val="16"/>
                <w:szCs w:val="16"/>
              </w:rPr>
            </w:pPr>
            <w:ins w:id="187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7BDDB19B" w14:textId="77777777" w:rsidTr="00245317">
        <w:trPr>
          <w:cantSplit/>
          <w:trHeight w:val="20"/>
          <w:ins w:id="1877" w:author="David Dayan" w:date="2021-12-03T17:13:00Z"/>
          <w:trPrChange w:id="18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879" w:author="David Dayan" w:date="2021-12-03T17:18:00Z">
              <w:tcPr>
                <w:tcW w:w="1563" w:type="dxa"/>
                <w:tcBorders>
                  <w:top w:val="nil"/>
                  <w:left w:val="nil"/>
                  <w:bottom w:val="nil"/>
                  <w:right w:val="nil"/>
                </w:tcBorders>
                <w:shd w:val="clear" w:color="auto" w:fill="auto"/>
                <w:noWrap/>
                <w:vAlign w:val="bottom"/>
                <w:hideMark/>
              </w:tcPr>
            </w:tcPrChange>
          </w:tcPr>
          <w:p w14:paraId="7C27E21C" w14:textId="77777777" w:rsidR="00036D0E" w:rsidRPr="00036D0E" w:rsidRDefault="00036D0E" w:rsidP="00245317">
            <w:pPr>
              <w:spacing w:after="0" w:line="240" w:lineRule="auto"/>
              <w:jc w:val="center"/>
              <w:rPr>
                <w:ins w:id="1880" w:author="David Dayan" w:date="2021-12-03T17:13:00Z"/>
                <w:rFonts w:ascii="Calibri" w:eastAsia="Times New Roman" w:hAnsi="Calibri" w:cs="Times New Roman"/>
                <w:color w:val="000000"/>
                <w:sz w:val="16"/>
                <w:szCs w:val="16"/>
              </w:rPr>
            </w:pPr>
            <w:ins w:id="1881" w:author="David Dayan" w:date="2021-12-03T17:13:00Z">
              <w:r w:rsidRPr="00036D0E">
                <w:rPr>
                  <w:rFonts w:ascii="Calibri" w:eastAsia="Times New Roman" w:hAnsi="Calibri" w:cs="Times New Roman"/>
                  <w:color w:val="000000"/>
                  <w:sz w:val="16"/>
                  <w:szCs w:val="16"/>
                </w:rPr>
                <w:t>OtsAC20ROGR_0040</w:t>
              </w:r>
            </w:ins>
          </w:p>
        </w:tc>
        <w:tc>
          <w:tcPr>
            <w:tcW w:w="746" w:type="dxa"/>
            <w:tcBorders>
              <w:top w:val="nil"/>
              <w:left w:val="nil"/>
              <w:bottom w:val="nil"/>
              <w:right w:val="nil"/>
            </w:tcBorders>
            <w:shd w:val="clear" w:color="auto" w:fill="auto"/>
            <w:noWrap/>
            <w:vAlign w:val="bottom"/>
            <w:hideMark/>
            <w:tcPrChange w:id="1882" w:author="David Dayan" w:date="2021-12-03T17:18:00Z">
              <w:tcPr>
                <w:tcW w:w="746" w:type="dxa"/>
                <w:tcBorders>
                  <w:top w:val="nil"/>
                  <w:left w:val="nil"/>
                  <w:bottom w:val="nil"/>
                  <w:right w:val="nil"/>
                </w:tcBorders>
                <w:shd w:val="clear" w:color="auto" w:fill="auto"/>
                <w:noWrap/>
                <w:vAlign w:val="bottom"/>
                <w:hideMark/>
              </w:tcPr>
            </w:tcPrChange>
          </w:tcPr>
          <w:p w14:paraId="211A579E" w14:textId="77777777" w:rsidR="00036D0E" w:rsidRPr="00036D0E" w:rsidRDefault="00036D0E" w:rsidP="00245317">
            <w:pPr>
              <w:spacing w:after="0" w:line="240" w:lineRule="auto"/>
              <w:jc w:val="center"/>
              <w:rPr>
                <w:ins w:id="1883" w:author="David Dayan" w:date="2021-12-03T17:13:00Z"/>
                <w:rFonts w:ascii="Calibri" w:eastAsia="Times New Roman" w:hAnsi="Calibri" w:cs="Times New Roman"/>
                <w:color w:val="000000"/>
                <w:sz w:val="16"/>
                <w:szCs w:val="16"/>
              </w:rPr>
            </w:pPr>
            <w:ins w:id="188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885" w:author="David Dayan" w:date="2021-12-03T17:18:00Z">
              <w:tcPr>
                <w:tcW w:w="599" w:type="dxa"/>
                <w:tcBorders>
                  <w:top w:val="nil"/>
                  <w:left w:val="nil"/>
                  <w:bottom w:val="nil"/>
                  <w:right w:val="nil"/>
                </w:tcBorders>
                <w:shd w:val="clear" w:color="auto" w:fill="auto"/>
                <w:noWrap/>
                <w:vAlign w:val="bottom"/>
                <w:hideMark/>
              </w:tcPr>
            </w:tcPrChange>
          </w:tcPr>
          <w:p w14:paraId="0A9FFD3A" w14:textId="77777777" w:rsidR="00036D0E" w:rsidRPr="00036D0E" w:rsidRDefault="00036D0E" w:rsidP="00245317">
            <w:pPr>
              <w:spacing w:after="0" w:line="240" w:lineRule="auto"/>
              <w:jc w:val="center"/>
              <w:rPr>
                <w:ins w:id="1886" w:author="David Dayan" w:date="2021-12-03T17:13:00Z"/>
                <w:rFonts w:ascii="Calibri" w:eastAsia="Times New Roman" w:hAnsi="Calibri" w:cs="Times New Roman"/>
                <w:color w:val="000000"/>
                <w:sz w:val="16"/>
                <w:szCs w:val="16"/>
              </w:rPr>
            </w:pPr>
            <w:ins w:id="188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888" w:author="David Dayan" w:date="2021-12-03T17:18:00Z">
              <w:tcPr>
                <w:tcW w:w="1142" w:type="dxa"/>
                <w:tcBorders>
                  <w:top w:val="nil"/>
                  <w:left w:val="nil"/>
                  <w:bottom w:val="nil"/>
                  <w:right w:val="nil"/>
                </w:tcBorders>
                <w:shd w:val="clear" w:color="auto" w:fill="auto"/>
                <w:noWrap/>
                <w:vAlign w:val="bottom"/>
                <w:hideMark/>
              </w:tcPr>
            </w:tcPrChange>
          </w:tcPr>
          <w:p w14:paraId="36C24FB8" w14:textId="77777777" w:rsidR="00036D0E" w:rsidRPr="00036D0E" w:rsidRDefault="00036D0E" w:rsidP="00245317">
            <w:pPr>
              <w:spacing w:after="0" w:line="240" w:lineRule="auto"/>
              <w:jc w:val="center"/>
              <w:rPr>
                <w:ins w:id="1889" w:author="David Dayan" w:date="2021-12-03T17:13:00Z"/>
                <w:rFonts w:ascii="Calibri" w:eastAsia="Times New Roman" w:hAnsi="Calibri" w:cs="Times New Roman"/>
                <w:color w:val="000000"/>
                <w:sz w:val="16"/>
                <w:szCs w:val="16"/>
              </w:rPr>
            </w:pPr>
            <w:ins w:id="189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891" w:author="David Dayan" w:date="2021-12-03T17:18:00Z">
              <w:tcPr>
                <w:tcW w:w="1440" w:type="dxa"/>
                <w:tcBorders>
                  <w:top w:val="nil"/>
                  <w:left w:val="nil"/>
                  <w:bottom w:val="nil"/>
                  <w:right w:val="nil"/>
                </w:tcBorders>
                <w:shd w:val="clear" w:color="auto" w:fill="auto"/>
                <w:noWrap/>
                <w:vAlign w:val="bottom"/>
                <w:hideMark/>
              </w:tcPr>
            </w:tcPrChange>
          </w:tcPr>
          <w:p w14:paraId="577921C8" w14:textId="77777777" w:rsidR="00036D0E" w:rsidRPr="00036D0E" w:rsidRDefault="00036D0E" w:rsidP="00245317">
            <w:pPr>
              <w:spacing w:after="0" w:line="240" w:lineRule="auto"/>
              <w:jc w:val="center"/>
              <w:rPr>
                <w:ins w:id="1892" w:author="David Dayan" w:date="2021-12-03T17:13:00Z"/>
                <w:rFonts w:ascii="Calibri" w:eastAsia="Times New Roman" w:hAnsi="Calibri" w:cs="Times New Roman"/>
                <w:color w:val="000000"/>
                <w:sz w:val="16"/>
                <w:szCs w:val="16"/>
              </w:rPr>
            </w:pPr>
            <w:ins w:id="1893"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1894" w:author="David Dayan" w:date="2021-12-03T17:18:00Z">
              <w:tcPr>
                <w:tcW w:w="1530" w:type="dxa"/>
                <w:tcBorders>
                  <w:top w:val="nil"/>
                  <w:left w:val="nil"/>
                  <w:bottom w:val="nil"/>
                  <w:right w:val="nil"/>
                </w:tcBorders>
                <w:shd w:val="clear" w:color="auto" w:fill="auto"/>
                <w:noWrap/>
                <w:vAlign w:val="bottom"/>
                <w:hideMark/>
              </w:tcPr>
            </w:tcPrChange>
          </w:tcPr>
          <w:p w14:paraId="5D11CAA0" w14:textId="77777777" w:rsidR="00036D0E" w:rsidRPr="00036D0E" w:rsidRDefault="00036D0E" w:rsidP="00245317">
            <w:pPr>
              <w:spacing w:after="0" w:line="240" w:lineRule="auto"/>
              <w:jc w:val="center"/>
              <w:rPr>
                <w:ins w:id="1895" w:author="David Dayan" w:date="2021-12-03T17:13:00Z"/>
                <w:rFonts w:ascii="Calibri" w:eastAsia="Times New Roman" w:hAnsi="Calibri" w:cs="Times New Roman"/>
                <w:color w:val="000000"/>
                <w:sz w:val="16"/>
                <w:szCs w:val="16"/>
              </w:rPr>
            </w:pPr>
            <w:ins w:id="189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897" w:author="David Dayan" w:date="2021-12-03T17:18:00Z">
              <w:tcPr>
                <w:tcW w:w="898" w:type="dxa"/>
                <w:tcBorders>
                  <w:top w:val="nil"/>
                  <w:left w:val="nil"/>
                  <w:bottom w:val="nil"/>
                  <w:right w:val="nil"/>
                </w:tcBorders>
                <w:shd w:val="clear" w:color="auto" w:fill="auto"/>
                <w:noWrap/>
                <w:vAlign w:val="bottom"/>
                <w:hideMark/>
              </w:tcPr>
            </w:tcPrChange>
          </w:tcPr>
          <w:p w14:paraId="0E973538" w14:textId="77777777" w:rsidR="00036D0E" w:rsidRPr="00036D0E" w:rsidRDefault="00036D0E" w:rsidP="00245317">
            <w:pPr>
              <w:spacing w:after="0" w:line="240" w:lineRule="auto"/>
              <w:jc w:val="center"/>
              <w:rPr>
                <w:ins w:id="1898" w:author="David Dayan" w:date="2021-12-03T17:13:00Z"/>
                <w:rFonts w:ascii="Calibri" w:eastAsia="Times New Roman" w:hAnsi="Calibri" w:cs="Times New Roman"/>
                <w:color w:val="000000"/>
                <w:sz w:val="16"/>
                <w:szCs w:val="16"/>
              </w:rPr>
            </w:pPr>
            <w:ins w:id="189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900" w:author="David Dayan" w:date="2021-12-03T17:18:00Z">
              <w:tcPr>
                <w:tcW w:w="902" w:type="dxa"/>
                <w:tcBorders>
                  <w:top w:val="nil"/>
                  <w:left w:val="nil"/>
                  <w:bottom w:val="nil"/>
                  <w:right w:val="nil"/>
                </w:tcBorders>
                <w:shd w:val="clear" w:color="auto" w:fill="auto"/>
                <w:noWrap/>
                <w:vAlign w:val="bottom"/>
                <w:hideMark/>
              </w:tcPr>
            </w:tcPrChange>
          </w:tcPr>
          <w:p w14:paraId="59E157B2" w14:textId="77777777" w:rsidR="00036D0E" w:rsidRPr="00036D0E" w:rsidRDefault="00036D0E" w:rsidP="00245317">
            <w:pPr>
              <w:spacing w:after="0" w:line="240" w:lineRule="auto"/>
              <w:jc w:val="center"/>
              <w:rPr>
                <w:ins w:id="1901" w:author="David Dayan" w:date="2021-12-03T17:13:00Z"/>
                <w:rFonts w:ascii="Calibri" w:eastAsia="Times New Roman" w:hAnsi="Calibri" w:cs="Times New Roman"/>
                <w:color w:val="000000"/>
                <w:sz w:val="16"/>
                <w:szCs w:val="16"/>
              </w:rPr>
            </w:pPr>
            <w:ins w:id="190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903" w:author="David Dayan" w:date="2021-12-03T17:18:00Z">
              <w:tcPr>
                <w:tcW w:w="2160" w:type="dxa"/>
                <w:tcBorders>
                  <w:top w:val="nil"/>
                  <w:left w:val="nil"/>
                  <w:bottom w:val="nil"/>
                  <w:right w:val="nil"/>
                </w:tcBorders>
                <w:shd w:val="clear" w:color="auto" w:fill="auto"/>
                <w:noWrap/>
                <w:vAlign w:val="bottom"/>
                <w:hideMark/>
              </w:tcPr>
            </w:tcPrChange>
          </w:tcPr>
          <w:p w14:paraId="34EE23E7" w14:textId="77777777" w:rsidR="00036D0E" w:rsidRPr="00036D0E" w:rsidRDefault="00036D0E" w:rsidP="00245317">
            <w:pPr>
              <w:spacing w:after="0" w:line="240" w:lineRule="auto"/>
              <w:jc w:val="center"/>
              <w:rPr>
                <w:ins w:id="1904" w:author="David Dayan" w:date="2021-12-03T17:13:00Z"/>
                <w:rFonts w:ascii="Calibri" w:eastAsia="Times New Roman" w:hAnsi="Calibri" w:cs="Times New Roman"/>
                <w:color w:val="000000"/>
                <w:sz w:val="16"/>
                <w:szCs w:val="16"/>
              </w:rPr>
            </w:pPr>
            <w:ins w:id="190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906" w:author="David Dayan" w:date="2021-12-03T17:18:00Z">
              <w:tcPr>
                <w:tcW w:w="2876" w:type="dxa"/>
                <w:gridSpan w:val="2"/>
                <w:tcBorders>
                  <w:top w:val="nil"/>
                  <w:left w:val="nil"/>
                  <w:bottom w:val="nil"/>
                  <w:right w:val="nil"/>
                </w:tcBorders>
                <w:shd w:val="clear" w:color="auto" w:fill="auto"/>
                <w:noWrap/>
                <w:vAlign w:val="bottom"/>
                <w:hideMark/>
              </w:tcPr>
            </w:tcPrChange>
          </w:tcPr>
          <w:p w14:paraId="2EE41F66" w14:textId="77777777" w:rsidR="00036D0E" w:rsidRPr="00036D0E" w:rsidRDefault="00036D0E" w:rsidP="00245317">
            <w:pPr>
              <w:spacing w:after="0" w:line="240" w:lineRule="auto"/>
              <w:jc w:val="center"/>
              <w:rPr>
                <w:ins w:id="1907" w:author="David Dayan" w:date="2021-12-03T17:13:00Z"/>
                <w:rFonts w:ascii="Calibri" w:eastAsia="Times New Roman" w:hAnsi="Calibri" w:cs="Times New Roman"/>
                <w:color w:val="000000"/>
                <w:sz w:val="16"/>
                <w:szCs w:val="16"/>
              </w:rPr>
            </w:pPr>
            <w:ins w:id="190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909" w:author="David Dayan" w:date="2021-12-03T17:18:00Z">
              <w:tcPr>
                <w:tcW w:w="1426" w:type="dxa"/>
                <w:tcBorders>
                  <w:top w:val="nil"/>
                  <w:left w:val="nil"/>
                  <w:bottom w:val="nil"/>
                  <w:right w:val="nil"/>
                </w:tcBorders>
                <w:shd w:val="clear" w:color="auto" w:fill="auto"/>
                <w:noWrap/>
                <w:vAlign w:val="bottom"/>
                <w:hideMark/>
              </w:tcPr>
            </w:tcPrChange>
          </w:tcPr>
          <w:p w14:paraId="009554AA" w14:textId="77777777" w:rsidR="00036D0E" w:rsidRPr="00036D0E" w:rsidRDefault="00036D0E" w:rsidP="00245317">
            <w:pPr>
              <w:spacing w:after="0" w:line="240" w:lineRule="auto"/>
              <w:jc w:val="center"/>
              <w:rPr>
                <w:ins w:id="1910" w:author="David Dayan" w:date="2021-12-03T17:13:00Z"/>
                <w:rFonts w:ascii="Calibri" w:eastAsia="Times New Roman" w:hAnsi="Calibri" w:cs="Times New Roman"/>
                <w:color w:val="000000"/>
                <w:sz w:val="16"/>
                <w:szCs w:val="16"/>
              </w:rPr>
            </w:pPr>
            <w:ins w:id="191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574B40C" w14:textId="77777777" w:rsidTr="00245317">
        <w:trPr>
          <w:cantSplit/>
          <w:trHeight w:val="20"/>
          <w:ins w:id="1912" w:author="David Dayan" w:date="2021-12-03T17:13:00Z"/>
          <w:trPrChange w:id="19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14" w:author="David Dayan" w:date="2021-12-03T17:18:00Z">
              <w:tcPr>
                <w:tcW w:w="1563" w:type="dxa"/>
                <w:tcBorders>
                  <w:top w:val="nil"/>
                  <w:left w:val="nil"/>
                  <w:bottom w:val="nil"/>
                  <w:right w:val="nil"/>
                </w:tcBorders>
                <w:shd w:val="clear" w:color="auto" w:fill="auto"/>
                <w:noWrap/>
                <w:vAlign w:val="bottom"/>
                <w:hideMark/>
              </w:tcPr>
            </w:tcPrChange>
          </w:tcPr>
          <w:p w14:paraId="02F37BD4" w14:textId="77777777" w:rsidR="00036D0E" w:rsidRPr="00036D0E" w:rsidRDefault="00036D0E" w:rsidP="00245317">
            <w:pPr>
              <w:spacing w:after="0" w:line="240" w:lineRule="auto"/>
              <w:jc w:val="center"/>
              <w:rPr>
                <w:ins w:id="1915" w:author="David Dayan" w:date="2021-12-03T17:13:00Z"/>
                <w:rFonts w:ascii="Calibri" w:eastAsia="Times New Roman" w:hAnsi="Calibri" w:cs="Times New Roman"/>
                <w:color w:val="000000"/>
                <w:sz w:val="16"/>
                <w:szCs w:val="16"/>
              </w:rPr>
            </w:pPr>
            <w:ins w:id="1916" w:author="David Dayan" w:date="2021-12-03T17:13:00Z">
              <w:r w:rsidRPr="00036D0E">
                <w:rPr>
                  <w:rFonts w:ascii="Calibri" w:eastAsia="Times New Roman" w:hAnsi="Calibri" w:cs="Times New Roman"/>
                  <w:color w:val="000000"/>
                  <w:sz w:val="16"/>
                  <w:szCs w:val="16"/>
                </w:rPr>
                <w:t>OtsAC20ROGR_0041</w:t>
              </w:r>
            </w:ins>
          </w:p>
        </w:tc>
        <w:tc>
          <w:tcPr>
            <w:tcW w:w="746" w:type="dxa"/>
            <w:tcBorders>
              <w:top w:val="nil"/>
              <w:left w:val="nil"/>
              <w:bottom w:val="nil"/>
              <w:right w:val="nil"/>
            </w:tcBorders>
            <w:shd w:val="clear" w:color="auto" w:fill="auto"/>
            <w:noWrap/>
            <w:vAlign w:val="bottom"/>
            <w:hideMark/>
            <w:tcPrChange w:id="1917" w:author="David Dayan" w:date="2021-12-03T17:18:00Z">
              <w:tcPr>
                <w:tcW w:w="746" w:type="dxa"/>
                <w:tcBorders>
                  <w:top w:val="nil"/>
                  <w:left w:val="nil"/>
                  <w:bottom w:val="nil"/>
                  <w:right w:val="nil"/>
                </w:tcBorders>
                <w:shd w:val="clear" w:color="auto" w:fill="auto"/>
                <w:noWrap/>
                <w:vAlign w:val="bottom"/>
                <w:hideMark/>
              </w:tcPr>
            </w:tcPrChange>
          </w:tcPr>
          <w:p w14:paraId="51E21E0D" w14:textId="77777777" w:rsidR="00036D0E" w:rsidRPr="00036D0E" w:rsidRDefault="00036D0E" w:rsidP="00245317">
            <w:pPr>
              <w:spacing w:after="0" w:line="240" w:lineRule="auto"/>
              <w:jc w:val="center"/>
              <w:rPr>
                <w:ins w:id="1918" w:author="David Dayan" w:date="2021-12-03T17:13:00Z"/>
                <w:rFonts w:ascii="Calibri" w:eastAsia="Times New Roman" w:hAnsi="Calibri" w:cs="Times New Roman"/>
                <w:color w:val="000000"/>
                <w:sz w:val="16"/>
                <w:szCs w:val="16"/>
              </w:rPr>
            </w:pPr>
            <w:ins w:id="1919"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920" w:author="David Dayan" w:date="2021-12-03T17:18:00Z">
              <w:tcPr>
                <w:tcW w:w="599" w:type="dxa"/>
                <w:tcBorders>
                  <w:top w:val="nil"/>
                  <w:left w:val="nil"/>
                  <w:bottom w:val="nil"/>
                  <w:right w:val="nil"/>
                </w:tcBorders>
                <w:shd w:val="clear" w:color="auto" w:fill="auto"/>
                <w:noWrap/>
                <w:vAlign w:val="bottom"/>
                <w:hideMark/>
              </w:tcPr>
            </w:tcPrChange>
          </w:tcPr>
          <w:p w14:paraId="6AA7AEBE" w14:textId="77777777" w:rsidR="00036D0E" w:rsidRPr="00036D0E" w:rsidRDefault="00036D0E" w:rsidP="00245317">
            <w:pPr>
              <w:spacing w:after="0" w:line="240" w:lineRule="auto"/>
              <w:jc w:val="center"/>
              <w:rPr>
                <w:ins w:id="1921" w:author="David Dayan" w:date="2021-12-03T17:13:00Z"/>
                <w:rFonts w:ascii="Calibri" w:eastAsia="Times New Roman" w:hAnsi="Calibri" w:cs="Times New Roman"/>
                <w:color w:val="000000"/>
                <w:sz w:val="16"/>
                <w:szCs w:val="16"/>
              </w:rPr>
            </w:pPr>
            <w:ins w:id="1922"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923" w:author="David Dayan" w:date="2021-12-03T17:18:00Z">
              <w:tcPr>
                <w:tcW w:w="1142" w:type="dxa"/>
                <w:tcBorders>
                  <w:top w:val="nil"/>
                  <w:left w:val="nil"/>
                  <w:bottom w:val="nil"/>
                  <w:right w:val="nil"/>
                </w:tcBorders>
                <w:shd w:val="clear" w:color="auto" w:fill="auto"/>
                <w:noWrap/>
                <w:vAlign w:val="bottom"/>
                <w:hideMark/>
              </w:tcPr>
            </w:tcPrChange>
          </w:tcPr>
          <w:p w14:paraId="3DE78D95" w14:textId="77777777" w:rsidR="00036D0E" w:rsidRPr="00036D0E" w:rsidRDefault="00036D0E" w:rsidP="00245317">
            <w:pPr>
              <w:spacing w:after="0" w:line="240" w:lineRule="auto"/>
              <w:jc w:val="center"/>
              <w:rPr>
                <w:ins w:id="1924" w:author="David Dayan" w:date="2021-12-03T17:13:00Z"/>
                <w:rFonts w:ascii="Calibri" w:eastAsia="Times New Roman" w:hAnsi="Calibri" w:cs="Times New Roman"/>
                <w:color w:val="000000"/>
                <w:sz w:val="16"/>
                <w:szCs w:val="16"/>
              </w:rPr>
            </w:pPr>
            <w:proofErr w:type="spellStart"/>
            <w:ins w:id="192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1926" w:author="David Dayan" w:date="2021-12-03T17:18:00Z">
              <w:tcPr>
                <w:tcW w:w="1440" w:type="dxa"/>
                <w:tcBorders>
                  <w:top w:val="nil"/>
                  <w:left w:val="nil"/>
                  <w:bottom w:val="nil"/>
                  <w:right w:val="nil"/>
                </w:tcBorders>
                <w:shd w:val="clear" w:color="auto" w:fill="auto"/>
                <w:noWrap/>
                <w:vAlign w:val="bottom"/>
                <w:hideMark/>
              </w:tcPr>
            </w:tcPrChange>
          </w:tcPr>
          <w:p w14:paraId="772F6FCE" w14:textId="77777777" w:rsidR="00036D0E" w:rsidRPr="00036D0E" w:rsidRDefault="00036D0E" w:rsidP="00245317">
            <w:pPr>
              <w:spacing w:after="0" w:line="240" w:lineRule="auto"/>
              <w:jc w:val="center"/>
              <w:rPr>
                <w:ins w:id="1927" w:author="David Dayan" w:date="2021-12-03T17:13:00Z"/>
                <w:rFonts w:ascii="Calibri" w:eastAsia="Times New Roman" w:hAnsi="Calibri" w:cs="Times New Roman"/>
                <w:color w:val="000000"/>
                <w:sz w:val="16"/>
                <w:szCs w:val="16"/>
              </w:rPr>
            </w:pPr>
            <w:proofErr w:type="spellStart"/>
            <w:ins w:id="192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1929" w:author="David Dayan" w:date="2021-12-03T17:18:00Z">
              <w:tcPr>
                <w:tcW w:w="1530" w:type="dxa"/>
                <w:tcBorders>
                  <w:top w:val="nil"/>
                  <w:left w:val="nil"/>
                  <w:bottom w:val="nil"/>
                  <w:right w:val="nil"/>
                </w:tcBorders>
                <w:shd w:val="clear" w:color="auto" w:fill="auto"/>
                <w:noWrap/>
                <w:vAlign w:val="bottom"/>
                <w:hideMark/>
              </w:tcPr>
            </w:tcPrChange>
          </w:tcPr>
          <w:p w14:paraId="71E13A81" w14:textId="77777777" w:rsidR="00036D0E" w:rsidRPr="00036D0E" w:rsidRDefault="00036D0E" w:rsidP="00245317">
            <w:pPr>
              <w:spacing w:after="0" w:line="240" w:lineRule="auto"/>
              <w:jc w:val="center"/>
              <w:rPr>
                <w:ins w:id="1930" w:author="David Dayan" w:date="2021-12-03T17:13:00Z"/>
                <w:rFonts w:ascii="Calibri" w:eastAsia="Times New Roman" w:hAnsi="Calibri" w:cs="Times New Roman"/>
                <w:color w:val="000000"/>
                <w:sz w:val="16"/>
                <w:szCs w:val="16"/>
              </w:rPr>
            </w:pPr>
            <w:ins w:id="193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32" w:author="David Dayan" w:date="2021-12-03T17:18:00Z">
              <w:tcPr>
                <w:tcW w:w="898" w:type="dxa"/>
                <w:tcBorders>
                  <w:top w:val="nil"/>
                  <w:left w:val="nil"/>
                  <w:bottom w:val="nil"/>
                  <w:right w:val="nil"/>
                </w:tcBorders>
                <w:shd w:val="clear" w:color="auto" w:fill="auto"/>
                <w:noWrap/>
                <w:vAlign w:val="bottom"/>
                <w:hideMark/>
              </w:tcPr>
            </w:tcPrChange>
          </w:tcPr>
          <w:p w14:paraId="688E4CB0" w14:textId="77777777" w:rsidR="00036D0E" w:rsidRPr="00036D0E" w:rsidRDefault="00036D0E" w:rsidP="00245317">
            <w:pPr>
              <w:spacing w:after="0" w:line="240" w:lineRule="auto"/>
              <w:jc w:val="center"/>
              <w:rPr>
                <w:ins w:id="1933" w:author="David Dayan" w:date="2021-12-03T17:13:00Z"/>
                <w:rFonts w:ascii="Calibri" w:eastAsia="Times New Roman" w:hAnsi="Calibri" w:cs="Times New Roman"/>
                <w:color w:val="000000"/>
                <w:sz w:val="16"/>
                <w:szCs w:val="16"/>
              </w:rPr>
            </w:pPr>
            <w:ins w:id="193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1935" w:author="David Dayan" w:date="2021-12-03T17:18:00Z">
              <w:tcPr>
                <w:tcW w:w="902" w:type="dxa"/>
                <w:tcBorders>
                  <w:top w:val="nil"/>
                  <w:left w:val="nil"/>
                  <w:bottom w:val="nil"/>
                  <w:right w:val="nil"/>
                </w:tcBorders>
                <w:shd w:val="clear" w:color="auto" w:fill="auto"/>
                <w:noWrap/>
                <w:vAlign w:val="bottom"/>
                <w:hideMark/>
              </w:tcPr>
            </w:tcPrChange>
          </w:tcPr>
          <w:p w14:paraId="3620F672" w14:textId="77777777" w:rsidR="00036D0E" w:rsidRPr="00036D0E" w:rsidRDefault="00036D0E" w:rsidP="00245317">
            <w:pPr>
              <w:spacing w:after="0" w:line="240" w:lineRule="auto"/>
              <w:jc w:val="center"/>
              <w:rPr>
                <w:ins w:id="1936" w:author="David Dayan" w:date="2021-12-03T17:13:00Z"/>
                <w:rFonts w:ascii="Calibri" w:eastAsia="Times New Roman" w:hAnsi="Calibri" w:cs="Times New Roman"/>
                <w:color w:val="000000"/>
                <w:sz w:val="16"/>
                <w:szCs w:val="16"/>
              </w:rPr>
            </w:pPr>
            <w:ins w:id="193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1938" w:author="David Dayan" w:date="2021-12-03T17:18:00Z">
              <w:tcPr>
                <w:tcW w:w="2160" w:type="dxa"/>
                <w:tcBorders>
                  <w:top w:val="nil"/>
                  <w:left w:val="nil"/>
                  <w:bottom w:val="nil"/>
                  <w:right w:val="nil"/>
                </w:tcBorders>
                <w:shd w:val="clear" w:color="auto" w:fill="auto"/>
                <w:noWrap/>
                <w:vAlign w:val="bottom"/>
                <w:hideMark/>
              </w:tcPr>
            </w:tcPrChange>
          </w:tcPr>
          <w:p w14:paraId="299B4C95" w14:textId="77777777" w:rsidR="00036D0E" w:rsidRPr="00036D0E" w:rsidRDefault="00036D0E" w:rsidP="00245317">
            <w:pPr>
              <w:spacing w:after="0" w:line="240" w:lineRule="auto"/>
              <w:jc w:val="center"/>
              <w:rPr>
                <w:ins w:id="1939" w:author="David Dayan" w:date="2021-12-03T17:13:00Z"/>
                <w:rFonts w:ascii="Calibri" w:eastAsia="Times New Roman" w:hAnsi="Calibri" w:cs="Times New Roman"/>
                <w:color w:val="000000"/>
                <w:sz w:val="16"/>
                <w:szCs w:val="16"/>
              </w:rPr>
            </w:pPr>
            <w:ins w:id="194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1941" w:author="David Dayan" w:date="2021-12-03T17:18:00Z">
              <w:tcPr>
                <w:tcW w:w="2876" w:type="dxa"/>
                <w:gridSpan w:val="2"/>
                <w:tcBorders>
                  <w:top w:val="nil"/>
                  <w:left w:val="nil"/>
                  <w:bottom w:val="nil"/>
                  <w:right w:val="nil"/>
                </w:tcBorders>
                <w:shd w:val="clear" w:color="auto" w:fill="auto"/>
                <w:noWrap/>
                <w:vAlign w:val="bottom"/>
                <w:hideMark/>
              </w:tcPr>
            </w:tcPrChange>
          </w:tcPr>
          <w:p w14:paraId="45D5A973" w14:textId="77777777" w:rsidR="00036D0E" w:rsidRPr="00036D0E" w:rsidRDefault="00036D0E" w:rsidP="00245317">
            <w:pPr>
              <w:spacing w:after="0" w:line="240" w:lineRule="auto"/>
              <w:jc w:val="center"/>
              <w:rPr>
                <w:ins w:id="1942" w:author="David Dayan" w:date="2021-12-03T17:13:00Z"/>
                <w:rFonts w:ascii="Calibri" w:eastAsia="Times New Roman" w:hAnsi="Calibri" w:cs="Times New Roman"/>
                <w:color w:val="000000"/>
                <w:sz w:val="16"/>
                <w:szCs w:val="16"/>
              </w:rPr>
            </w:pPr>
            <w:ins w:id="194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1944" w:author="David Dayan" w:date="2021-12-03T17:18:00Z">
              <w:tcPr>
                <w:tcW w:w="1426" w:type="dxa"/>
                <w:tcBorders>
                  <w:top w:val="nil"/>
                  <w:left w:val="nil"/>
                  <w:bottom w:val="nil"/>
                  <w:right w:val="nil"/>
                </w:tcBorders>
                <w:shd w:val="clear" w:color="auto" w:fill="auto"/>
                <w:noWrap/>
                <w:vAlign w:val="bottom"/>
                <w:hideMark/>
              </w:tcPr>
            </w:tcPrChange>
          </w:tcPr>
          <w:p w14:paraId="30D278E5" w14:textId="77777777" w:rsidR="00036D0E" w:rsidRPr="00036D0E" w:rsidRDefault="00036D0E" w:rsidP="00245317">
            <w:pPr>
              <w:spacing w:after="0" w:line="240" w:lineRule="auto"/>
              <w:jc w:val="center"/>
              <w:rPr>
                <w:ins w:id="1945" w:author="David Dayan" w:date="2021-12-03T17:13:00Z"/>
                <w:rFonts w:ascii="Calibri" w:eastAsia="Times New Roman" w:hAnsi="Calibri" w:cs="Times New Roman"/>
                <w:color w:val="000000"/>
                <w:sz w:val="16"/>
                <w:szCs w:val="16"/>
              </w:rPr>
            </w:pPr>
            <w:ins w:id="1946" w:author="David Dayan" w:date="2021-12-03T17:13:00Z">
              <w:r w:rsidRPr="00036D0E">
                <w:rPr>
                  <w:rFonts w:ascii="Calibri" w:eastAsia="Times New Roman" w:hAnsi="Calibri" w:cs="Times New Roman"/>
                  <w:color w:val="000000"/>
                  <w:sz w:val="16"/>
                  <w:szCs w:val="16"/>
                </w:rPr>
                <w:t>heterozygote</w:t>
              </w:r>
            </w:ins>
          </w:p>
        </w:tc>
      </w:tr>
      <w:tr w:rsidR="00036D0E" w:rsidRPr="00036D0E" w14:paraId="6FC5F415" w14:textId="77777777" w:rsidTr="00245317">
        <w:trPr>
          <w:cantSplit/>
          <w:trHeight w:val="20"/>
          <w:ins w:id="1947" w:author="David Dayan" w:date="2021-12-03T17:13:00Z"/>
          <w:trPrChange w:id="19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49" w:author="David Dayan" w:date="2021-12-03T17:18:00Z">
              <w:tcPr>
                <w:tcW w:w="1563" w:type="dxa"/>
                <w:tcBorders>
                  <w:top w:val="nil"/>
                  <w:left w:val="nil"/>
                  <w:bottom w:val="nil"/>
                  <w:right w:val="nil"/>
                </w:tcBorders>
                <w:shd w:val="clear" w:color="auto" w:fill="auto"/>
                <w:noWrap/>
                <w:vAlign w:val="bottom"/>
                <w:hideMark/>
              </w:tcPr>
            </w:tcPrChange>
          </w:tcPr>
          <w:p w14:paraId="392BF572" w14:textId="77777777" w:rsidR="00036D0E" w:rsidRPr="00036D0E" w:rsidRDefault="00036D0E" w:rsidP="00245317">
            <w:pPr>
              <w:spacing w:after="0" w:line="240" w:lineRule="auto"/>
              <w:jc w:val="center"/>
              <w:rPr>
                <w:ins w:id="1950" w:author="David Dayan" w:date="2021-12-03T17:13:00Z"/>
                <w:rFonts w:ascii="Calibri" w:eastAsia="Times New Roman" w:hAnsi="Calibri" w:cs="Times New Roman"/>
                <w:color w:val="000000"/>
                <w:sz w:val="16"/>
                <w:szCs w:val="16"/>
              </w:rPr>
            </w:pPr>
            <w:ins w:id="1951" w:author="David Dayan" w:date="2021-12-03T17:13:00Z">
              <w:r w:rsidRPr="00036D0E">
                <w:rPr>
                  <w:rFonts w:ascii="Calibri" w:eastAsia="Times New Roman" w:hAnsi="Calibri" w:cs="Times New Roman"/>
                  <w:color w:val="000000"/>
                  <w:sz w:val="16"/>
                  <w:szCs w:val="16"/>
                </w:rPr>
                <w:t>OtsAC20ROGR_0042</w:t>
              </w:r>
            </w:ins>
          </w:p>
        </w:tc>
        <w:tc>
          <w:tcPr>
            <w:tcW w:w="746" w:type="dxa"/>
            <w:tcBorders>
              <w:top w:val="nil"/>
              <w:left w:val="nil"/>
              <w:bottom w:val="nil"/>
              <w:right w:val="nil"/>
            </w:tcBorders>
            <w:shd w:val="clear" w:color="auto" w:fill="auto"/>
            <w:noWrap/>
            <w:vAlign w:val="bottom"/>
            <w:hideMark/>
            <w:tcPrChange w:id="1952" w:author="David Dayan" w:date="2021-12-03T17:18:00Z">
              <w:tcPr>
                <w:tcW w:w="746" w:type="dxa"/>
                <w:tcBorders>
                  <w:top w:val="nil"/>
                  <w:left w:val="nil"/>
                  <w:bottom w:val="nil"/>
                  <w:right w:val="nil"/>
                </w:tcBorders>
                <w:shd w:val="clear" w:color="auto" w:fill="auto"/>
                <w:noWrap/>
                <w:vAlign w:val="bottom"/>
                <w:hideMark/>
              </w:tcPr>
            </w:tcPrChange>
          </w:tcPr>
          <w:p w14:paraId="6673DC05" w14:textId="77777777" w:rsidR="00036D0E" w:rsidRPr="00036D0E" w:rsidRDefault="00036D0E" w:rsidP="00245317">
            <w:pPr>
              <w:spacing w:after="0" w:line="240" w:lineRule="auto"/>
              <w:jc w:val="center"/>
              <w:rPr>
                <w:ins w:id="1953" w:author="David Dayan" w:date="2021-12-03T17:13:00Z"/>
                <w:rFonts w:ascii="Calibri" w:eastAsia="Times New Roman" w:hAnsi="Calibri" w:cs="Times New Roman"/>
                <w:color w:val="000000"/>
                <w:sz w:val="16"/>
                <w:szCs w:val="16"/>
              </w:rPr>
            </w:pPr>
            <w:ins w:id="195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955" w:author="David Dayan" w:date="2021-12-03T17:18:00Z">
              <w:tcPr>
                <w:tcW w:w="599" w:type="dxa"/>
                <w:tcBorders>
                  <w:top w:val="nil"/>
                  <w:left w:val="nil"/>
                  <w:bottom w:val="nil"/>
                  <w:right w:val="nil"/>
                </w:tcBorders>
                <w:shd w:val="clear" w:color="auto" w:fill="auto"/>
                <w:noWrap/>
                <w:vAlign w:val="bottom"/>
                <w:hideMark/>
              </w:tcPr>
            </w:tcPrChange>
          </w:tcPr>
          <w:p w14:paraId="05CCA235" w14:textId="77777777" w:rsidR="00036D0E" w:rsidRPr="00036D0E" w:rsidRDefault="00036D0E" w:rsidP="00245317">
            <w:pPr>
              <w:spacing w:after="0" w:line="240" w:lineRule="auto"/>
              <w:jc w:val="center"/>
              <w:rPr>
                <w:ins w:id="1956" w:author="David Dayan" w:date="2021-12-03T17:13:00Z"/>
                <w:rFonts w:ascii="Calibri" w:eastAsia="Times New Roman" w:hAnsi="Calibri" w:cs="Times New Roman"/>
                <w:color w:val="000000"/>
                <w:sz w:val="16"/>
                <w:szCs w:val="16"/>
              </w:rPr>
            </w:pPr>
            <w:ins w:id="195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958" w:author="David Dayan" w:date="2021-12-03T17:18:00Z">
              <w:tcPr>
                <w:tcW w:w="1142" w:type="dxa"/>
                <w:tcBorders>
                  <w:top w:val="nil"/>
                  <w:left w:val="nil"/>
                  <w:bottom w:val="nil"/>
                  <w:right w:val="nil"/>
                </w:tcBorders>
                <w:shd w:val="clear" w:color="auto" w:fill="auto"/>
                <w:noWrap/>
                <w:vAlign w:val="bottom"/>
                <w:hideMark/>
              </w:tcPr>
            </w:tcPrChange>
          </w:tcPr>
          <w:p w14:paraId="16777E6F" w14:textId="77777777" w:rsidR="00036D0E" w:rsidRPr="00036D0E" w:rsidRDefault="00036D0E" w:rsidP="00245317">
            <w:pPr>
              <w:spacing w:after="0" w:line="240" w:lineRule="auto"/>
              <w:jc w:val="center"/>
              <w:rPr>
                <w:ins w:id="1959" w:author="David Dayan" w:date="2021-12-03T17:13:00Z"/>
                <w:rFonts w:ascii="Calibri" w:eastAsia="Times New Roman" w:hAnsi="Calibri" w:cs="Times New Roman"/>
                <w:color w:val="000000"/>
                <w:sz w:val="16"/>
                <w:szCs w:val="16"/>
              </w:rPr>
            </w:pPr>
            <w:ins w:id="1960"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1961" w:author="David Dayan" w:date="2021-12-03T17:18:00Z">
              <w:tcPr>
                <w:tcW w:w="1440" w:type="dxa"/>
                <w:tcBorders>
                  <w:top w:val="nil"/>
                  <w:left w:val="nil"/>
                  <w:bottom w:val="nil"/>
                  <w:right w:val="nil"/>
                </w:tcBorders>
                <w:shd w:val="clear" w:color="auto" w:fill="auto"/>
                <w:noWrap/>
                <w:vAlign w:val="bottom"/>
                <w:hideMark/>
              </w:tcPr>
            </w:tcPrChange>
          </w:tcPr>
          <w:p w14:paraId="013A1E20" w14:textId="77777777" w:rsidR="00036D0E" w:rsidRPr="00036D0E" w:rsidRDefault="00036D0E" w:rsidP="00245317">
            <w:pPr>
              <w:spacing w:after="0" w:line="240" w:lineRule="auto"/>
              <w:jc w:val="center"/>
              <w:rPr>
                <w:ins w:id="1962" w:author="David Dayan" w:date="2021-12-03T17:13:00Z"/>
                <w:rFonts w:ascii="Calibri" w:eastAsia="Times New Roman" w:hAnsi="Calibri" w:cs="Times New Roman"/>
                <w:color w:val="000000"/>
                <w:sz w:val="16"/>
                <w:szCs w:val="16"/>
              </w:rPr>
            </w:pPr>
            <w:ins w:id="1963" w:author="David Dayan" w:date="2021-12-03T17:13:00Z">
              <w:r w:rsidRPr="00036D0E">
                <w:rPr>
                  <w:rFonts w:ascii="Calibri" w:eastAsia="Times New Roman" w:hAnsi="Calibri" w:cs="Times New Roman"/>
                  <w:color w:val="000000"/>
                  <w:sz w:val="16"/>
                  <w:szCs w:val="16"/>
                </w:rPr>
                <w:t>Elephant Rock</w:t>
              </w:r>
            </w:ins>
          </w:p>
        </w:tc>
        <w:tc>
          <w:tcPr>
            <w:tcW w:w="1530" w:type="dxa"/>
            <w:tcBorders>
              <w:top w:val="nil"/>
              <w:left w:val="nil"/>
              <w:bottom w:val="nil"/>
              <w:right w:val="nil"/>
            </w:tcBorders>
            <w:shd w:val="clear" w:color="auto" w:fill="auto"/>
            <w:noWrap/>
            <w:vAlign w:val="bottom"/>
            <w:hideMark/>
            <w:tcPrChange w:id="1964" w:author="David Dayan" w:date="2021-12-03T17:18:00Z">
              <w:tcPr>
                <w:tcW w:w="1530" w:type="dxa"/>
                <w:tcBorders>
                  <w:top w:val="nil"/>
                  <w:left w:val="nil"/>
                  <w:bottom w:val="nil"/>
                  <w:right w:val="nil"/>
                </w:tcBorders>
                <w:shd w:val="clear" w:color="auto" w:fill="auto"/>
                <w:noWrap/>
                <w:vAlign w:val="bottom"/>
                <w:hideMark/>
              </w:tcPr>
            </w:tcPrChange>
          </w:tcPr>
          <w:p w14:paraId="2DA27523" w14:textId="77777777" w:rsidR="00036D0E" w:rsidRPr="00036D0E" w:rsidRDefault="00036D0E" w:rsidP="00245317">
            <w:pPr>
              <w:spacing w:after="0" w:line="240" w:lineRule="auto"/>
              <w:jc w:val="center"/>
              <w:rPr>
                <w:ins w:id="1965" w:author="David Dayan" w:date="2021-12-03T17:13:00Z"/>
                <w:rFonts w:ascii="Calibri" w:eastAsia="Times New Roman" w:hAnsi="Calibri" w:cs="Times New Roman"/>
                <w:color w:val="000000"/>
                <w:sz w:val="16"/>
                <w:szCs w:val="16"/>
              </w:rPr>
            </w:pPr>
            <w:ins w:id="196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1967" w:author="David Dayan" w:date="2021-12-03T17:18:00Z">
              <w:tcPr>
                <w:tcW w:w="898" w:type="dxa"/>
                <w:tcBorders>
                  <w:top w:val="nil"/>
                  <w:left w:val="nil"/>
                  <w:bottom w:val="nil"/>
                  <w:right w:val="nil"/>
                </w:tcBorders>
                <w:shd w:val="clear" w:color="auto" w:fill="auto"/>
                <w:noWrap/>
                <w:vAlign w:val="bottom"/>
                <w:hideMark/>
              </w:tcPr>
            </w:tcPrChange>
          </w:tcPr>
          <w:p w14:paraId="4C748C71" w14:textId="77777777" w:rsidR="00036D0E" w:rsidRPr="00036D0E" w:rsidRDefault="00036D0E" w:rsidP="00245317">
            <w:pPr>
              <w:spacing w:after="0" w:line="240" w:lineRule="auto"/>
              <w:jc w:val="center"/>
              <w:rPr>
                <w:ins w:id="1968" w:author="David Dayan" w:date="2021-12-03T17:13:00Z"/>
                <w:rFonts w:ascii="Calibri" w:eastAsia="Times New Roman" w:hAnsi="Calibri" w:cs="Times New Roman"/>
                <w:color w:val="000000"/>
                <w:sz w:val="16"/>
                <w:szCs w:val="16"/>
              </w:rPr>
            </w:pPr>
            <w:ins w:id="196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1970" w:author="David Dayan" w:date="2021-12-03T17:18:00Z">
              <w:tcPr>
                <w:tcW w:w="902" w:type="dxa"/>
                <w:tcBorders>
                  <w:top w:val="nil"/>
                  <w:left w:val="nil"/>
                  <w:bottom w:val="nil"/>
                  <w:right w:val="nil"/>
                </w:tcBorders>
                <w:shd w:val="clear" w:color="auto" w:fill="auto"/>
                <w:noWrap/>
                <w:vAlign w:val="bottom"/>
                <w:hideMark/>
              </w:tcPr>
            </w:tcPrChange>
          </w:tcPr>
          <w:p w14:paraId="2E3CB065" w14:textId="77777777" w:rsidR="00036D0E" w:rsidRPr="00036D0E" w:rsidRDefault="00036D0E" w:rsidP="00245317">
            <w:pPr>
              <w:spacing w:after="0" w:line="240" w:lineRule="auto"/>
              <w:jc w:val="center"/>
              <w:rPr>
                <w:ins w:id="1971" w:author="David Dayan" w:date="2021-12-03T17:13:00Z"/>
                <w:rFonts w:ascii="Calibri" w:eastAsia="Times New Roman" w:hAnsi="Calibri" w:cs="Times New Roman"/>
                <w:color w:val="000000"/>
                <w:sz w:val="16"/>
                <w:szCs w:val="16"/>
              </w:rPr>
            </w:pPr>
            <w:ins w:id="197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1973" w:author="David Dayan" w:date="2021-12-03T17:18:00Z">
              <w:tcPr>
                <w:tcW w:w="2160" w:type="dxa"/>
                <w:tcBorders>
                  <w:top w:val="nil"/>
                  <w:left w:val="nil"/>
                  <w:bottom w:val="nil"/>
                  <w:right w:val="nil"/>
                </w:tcBorders>
                <w:shd w:val="clear" w:color="auto" w:fill="auto"/>
                <w:noWrap/>
                <w:vAlign w:val="bottom"/>
                <w:hideMark/>
              </w:tcPr>
            </w:tcPrChange>
          </w:tcPr>
          <w:p w14:paraId="6947CCAF" w14:textId="77777777" w:rsidR="00036D0E" w:rsidRPr="00036D0E" w:rsidRDefault="00036D0E" w:rsidP="00245317">
            <w:pPr>
              <w:spacing w:after="0" w:line="240" w:lineRule="auto"/>
              <w:jc w:val="center"/>
              <w:rPr>
                <w:ins w:id="1974" w:author="David Dayan" w:date="2021-12-03T17:13:00Z"/>
                <w:rFonts w:ascii="Calibri" w:eastAsia="Times New Roman" w:hAnsi="Calibri" w:cs="Times New Roman"/>
                <w:color w:val="000000"/>
                <w:sz w:val="16"/>
                <w:szCs w:val="16"/>
              </w:rPr>
            </w:pPr>
            <w:ins w:id="197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1976" w:author="David Dayan" w:date="2021-12-03T17:18:00Z">
              <w:tcPr>
                <w:tcW w:w="2876" w:type="dxa"/>
                <w:gridSpan w:val="2"/>
                <w:tcBorders>
                  <w:top w:val="nil"/>
                  <w:left w:val="nil"/>
                  <w:bottom w:val="nil"/>
                  <w:right w:val="nil"/>
                </w:tcBorders>
                <w:shd w:val="clear" w:color="auto" w:fill="auto"/>
                <w:noWrap/>
                <w:vAlign w:val="bottom"/>
                <w:hideMark/>
              </w:tcPr>
            </w:tcPrChange>
          </w:tcPr>
          <w:p w14:paraId="0284460C" w14:textId="77777777" w:rsidR="00036D0E" w:rsidRPr="00036D0E" w:rsidRDefault="00036D0E" w:rsidP="00245317">
            <w:pPr>
              <w:spacing w:after="0" w:line="240" w:lineRule="auto"/>
              <w:jc w:val="center"/>
              <w:rPr>
                <w:ins w:id="1977" w:author="David Dayan" w:date="2021-12-03T17:13:00Z"/>
                <w:rFonts w:ascii="Calibri" w:eastAsia="Times New Roman" w:hAnsi="Calibri" w:cs="Times New Roman"/>
                <w:color w:val="000000"/>
                <w:sz w:val="16"/>
                <w:szCs w:val="16"/>
              </w:rPr>
            </w:pPr>
            <w:ins w:id="197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1979" w:author="David Dayan" w:date="2021-12-03T17:18:00Z">
              <w:tcPr>
                <w:tcW w:w="1426" w:type="dxa"/>
                <w:tcBorders>
                  <w:top w:val="nil"/>
                  <w:left w:val="nil"/>
                  <w:bottom w:val="nil"/>
                  <w:right w:val="nil"/>
                </w:tcBorders>
                <w:shd w:val="clear" w:color="auto" w:fill="auto"/>
                <w:noWrap/>
                <w:vAlign w:val="bottom"/>
                <w:hideMark/>
              </w:tcPr>
            </w:tcPrChange>
          </w:tcPr>
          <w:p w14:paraId="277FE020" w14:textId="77777777" w:rsidR="00036D0E" w:rsidRPr="00036D0E" w:rsidRDefault="00036D0E" w:rsidP="00245317">
            <w:pPr>
              <w:spacing w:after="0" w:line="240" w:lineRule="auto"/>
              <w:jc w:val="center"/>
              <w:rPr>
                <w:ins w:id="1980" w:author="David Dayan" w:date="2021-12-03T17:13:00Z"/>
                <w:rFonts w:ascii="Calibri" w:eastAsia="Times New Roman" w:hAnsi="Calibri" w:cs="Times New Roman"/>
                <w:color w:val="000000"/>
                <w:sz w:val="16"/>
                <w:szCs w:val="16"/>
              </w:rPr>
            </w:pPr>
            <w:ins w:id="198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55E44480" w14:textId="77777777" w:rsidTr="00245317">
        <w:trPr>
          <w:cantSplit/>
          <w:trHeight w:val="20"/>
          <w:ins w:id="1982" w:author="David Dayan" w:date="2021-12-03T17:13:00Z"/>
          <w:trPrChange w:id="19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1984" w:author="David Dayan" w:date="2021-12-03T17:18:00Z">
              <w:tcPr>
                <w:tcW w:w="1563" w:type="dxa"/>
                <w:tcBorders>
                  <w:top w:val="nil"/>
                  <w:left w:val="nil"/>
                  <w:bottom w:val="nil"/>
                  <w:right w:val="nil"/>
                </w:tcBorders>
                <w:shd w:val="clear" w:color="auto" w:fill="auto"/>
                <w:noWrap/>
                <w:vAlign w:val="bottom"/>
                <w:hideMark/>
              </w:tcPr>
            </w:tcPrChange>
          </w:tcPr>
          <w:p w14:paraId="1831ACE9" w14:textId="77777777" w:rsidR="00036D0E" w:rsidRPr="00036D0E" w:rsidRDefault="00036D0E" w:rsidP="00245317">
            <w:pPr>
              <w:spacing w:after="0" w:line="240" w:lineRule="auto"/>
              <w:jc w:val="center"/>
              <w:rPr>
                <w:ins w:id="1985" w:author="David Dayan" w:date="2021-12-03T17:13:00Z"/>
                <w:rFonts w:ascii="Calibri" w:eastAsia="Times New Roman" w:hAnsi="Calibri" w:cs="Times New Roman"/>
                <w:color w:val="000000"/>
                <w:sz w:val="16"/>
                <w:szCs w:val="16"/>
              </w:rPr>
            </w:pPr>
            <w:ins w:id="1986" w:author="David Dayan" w:date="2021-12-03T17:13:00Z">
              <w:r w:rsidRPr="00036D0E">
                <w:rPr>
                  <w:rFonts w:ascii="Calibri" w:eastAsia="Times New Roman" w:hAnsi="Calibri" w:cs="Times New Roman"/>
                  <w:color w:val="000000"/>
                  <w:sz w:val="16"/>
                  <w:szCs w:val="16"/>
                </w:rPr>
                <w:t>OtsAC20ROGR_0043</w:t>
              </w:r>
            </w:ins>
          </w:p>
        </w:tc>
        <w:tc>
          <w:tcPr>
            <w:tcW w:w="746" w:type="dxa"/>
            <w:tcBorders>
              <w:top w:val="nil"/>
              <w:left w:val="nil"/>
              <w:bottom w:val="nil"/>
              <w:right w:val="nil"/>
            </w:tcBorders>
            <w:shd w:val="clear" w:color="auto" w:fill="auto"/>
            <w:noWrap/>
            <w:vAlign w:val="bottom"/>
            <w:hideMark/>
            <w:tcPrChange w:id="1987" w:author="David Dayan" w:date="2021-12-03T17:18:00Z">
              <w:tcPr>
                <w:tcW w:w="746" w:type="dxa"/>
                <w:tcBorders>
                  <w:top w:val="nil"/>
                  <w:left w:val="nil"/>
                  <w:bottom w:val="nil"/>
                  <w:right w:val="nil"/>
                </w:tcBorders>
                <w:shd w:val="clear" w:color="auto" w:fill="auto"/>
                <w:noWrap/>
                <w:vAlign w:val="bottom"/>
                <w:hideMark/>
              </w:tcPr>
            </w:tcPrChange>
          </w:tcPr>
          <w:p w14:paraId="44C3340C" w14:textId="77777777" w:rsidR="00036D0E" w:rsidRPr="00036D0E" w:rsidRDefault="00036D0E" w:rsidP="00245317">
            <w:pPr>
              <w:spacing w:after="0" w:line="240" w:lineRule="auto"/>
              <w:jc w:val="center"/>
              <w:rPr>
                <w:ins w:id="1988" w:author="David Dayan" w:date="2021-12-03T17:13:00Z"/>
                <w:rFonts w:ascii="Calibri" w:eastAsia="Times New Roman" w:hAnsi="Calibri" w:cs="Times New Roman"/>
                <w:color w:val="000000"/>
                <w:sz w:val="16"/>
                <w:szCs w:val="16"/>
              </w:rPr>
            </w:pPr>
            <w:ins w:id="1989"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1990" w:author="David Dayan" w:date="2021-12-03T17:18:00Z">
              <w:tcPr>
                <w:tcW w:w="599" w:type="dxa"/>
                <w:tcBorders>
                  <w:top w:val="nil"/>
                  <w:left w:val="nil"/>
                  <w:bottom w:val="nil"/>
                  <w:right w:val="nil"/>
                </w:tcBorders>
                <w:shd w:val="clear" w:color="auto" w:fill="auto"/>
                <w:noWrap/>
                <w:vAlign w:val="bottom"/>
                <w:hideMark/>
              </w:tcPr>
            </w:tcPrChange>
          </w:tcPr>
          <w:p w14:paraId="0FB07C31" w14:textId="77777777" w:rsidR="00036D0E" w:rsidRPr="00036D0E" w:rsidRDefault="00036D0E" w:rsidP="00245317">
            <w:pPr>
              <w:spacing w:after="0" w:line="240" w:lineRule="auto"/>
              <w:jc w:val="center"/>
              <w:rPr>
                <w:ins w:id="1991" w:author="David Dayan" w:date="2021-12-03T17:13:00Z"/>
                <w:rFonts w:ascii="Calibri" w:eastAsia="Times New Roman" w:hAnsi="Calibri" w:cs="Times New Roman"/>
                <w:color w:val="000000"/>
                <w:sz w:val="16"/>
                <w:szCs w:val="16"/>
              </w:rPr>
            </w:pPr>
            <w:ins w:id="1992"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1993" w:author="David Dayan" w:date="2021-12-03T17:18:00Z">
              <w:tcPr>
                <w:tcW w:w="1142" w:type="dxa"/>
                <w:tcBorders>
                  <w:top w:val="nil"/>
                  <w:left w:val="nil"/>
                  <w:bottom w:val="nil"/>
                  <w:right w:val="nil"/>
                </w:tcBorders>
                <w:shd w:val="clear" w:color="auto" w:fill="auto"/>
                <w:noWrap/>
                <w:vAlign w:val="bottom"/>
                <w:hideMark/>
              </w:tcPr>
            </w:tcPrChange>
          </w:tcPr>
          <w:p w14:paraId="00991063" w14:textId="77777777" w:rsidR="00036D0E" w:rsidRPr="00036D0E" w:rsidRDefault="00036D0E" w:rsidP="00245317">
            <w:pPr>
              <w:spacing w:after="0" w:line="240" w:lineRule="auto"/>
              <w:jc w:val="center"/>
              <w:rPr>
                <w:ins w:id="1994" w:author="David Dayan" w:date="2021-12-03T17:13:00Z"/>
                <w:rFonts w:ascii="Calibri" w:eastAsia="Times New Roman" w:hAnsi="Calibri" w:cs="Times New Roman"/>
                <w:color w:val="000000"/>
                <w:sz w:val="16"/>
                <w:szCs w:val="16"/>
              </w:rPr>
            </w:pPr>
            <w:ins w:id="199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1996" w:author="David Dayan" w:date="2021-12-03T17:18:00Z">
              <w:tcPr>
                <w:tcW w:w="1440" w:type="dxa"/>
                <w:tcBorders>
                  <w:top w:val="nil"/>
                  <w:left w:val="nil"/>
                  <w:bottom w:val="nil"/>
                  <w:right w:val="nil"/>
                </w:tcBorders>
                <w:shd w:val="clear" w:color="auto" w:fill="auto"/>
                <w:noWrap/>
                <w:vAlign w:val="bottom"/>
                <w:hideMark/>
              </w:tcPr>
            </w:tcPrChange>
          </w:tcPr>
          <w:p w14:paraId="0B165C5E" w14:textId="77777777" w:rsidR="00036D0E" w:rsidRPr="00036D0E" w:rsidRDefault="00036D0E" w:rsidP="00245317">
            <w:pPr>
              <w:spacing w:after="0" w:line="240" w:lineRule="auto"/>
              <w:jc w:val="center"/>
              <w:rPr>
                <w:ins w:id="1997" w:author="David Dayan" w:date="2021-12-03T17:13:00Z"/>
                <w:rFonts w:ascii="Calibri" w:eastAsia="Times New Roman" w:hAnsi="Calibri" w:cs="Times New Roman"/>
                <w:color w:val="000000"/>
                <w:sz w:val="16"/>
                <w:szCs w:val="16"/>
              </w:rPr>
            </w:pPr>
            <w:ins w:id="199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1999" w:author="David Dayan" w:date="2021-12-03T17:18:00Z">
              <w:tcPr>
                <w:tcW w:w="1530" w:type="dxa"/>
                <w:tcBorders>
                  <w:top w:val="nil"/>
                  <w:left w:val="nil"/>
                  <w:bottom w:val="nil"/>
                  <w:right w:val="nil"/>
                </w:tcBorders>
                <w:shd w:val="clear" w:color="auto" w:fill="auto"/>
                <w:noWrap/>
                <w:vAlign w:val="bottom"/>
                <w:hideMark/>
              </w:tcPr>
            </w:tcPrChange>
          </w:tcPr>
          <w:p w14:paraId="73E230AD" w14:textId="77777777" w:rsidR="00036D0E" w:rsidRPr="00036D0E" w:rsidRDefault="00036D0E" w:rsidP="00245317">
            <w:pPr>
              <w:spacing w:after="0" w:line="240" w:lineRule="auto"/>
              <w:jc w:val="center"/>
              <w:rPr>
                <w:ins w:id="2000" w:author="David Dayan" w:date="2021-12-03T17:13:00Z"/>
                <w:rFonts w:ascii="Calibri" w:eastAsia="Times New Roman" w:hAnsi="Calibri" w:cs="Times New Roman"/>
                <w:color w:val="000000"/>
                <w:sz w:val="16"/>
                <w:szCs w:val="16"/>
              </w:rPr>
            </w:pPr>
            <w:ins w:id="200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02" w:author="David Dayan" w:date="2021-12-03T17:18:00Z">
              <w:tcPr>
                <w:tcW w:w="898" w:type="dxa"/>
                <w:tcBorders>
                  <w:top w:val="nil"/>
                  <w:left w:val="nil"/>
                  <w:bottom w:val="nil"/>
                  <w:right w:val="nil"/>
                </w:tcBorders>
                <w:shd w:val="clear" w:color="auto" w:fill="auto"/>
                <w:noWrap/>
                <w:vAlign w:val="bottom"/>
                <w:hideMark/>
              </w:tcPr>
            </w:tcPrChange>
          </w:tcPr>
          <w:p w14:paraId="477260D5" w14:textId="77777777" w:rsidR="00036D0E" w:rsidRPr="00036D0E" w:rsidRDefault="00036D0E" w:rsidP="00245317">
            <w:pPr>
              <w:spacing w:after="0" w:line="240" w:lineRule="auto"/>
              <w:jc w:val="center"/>
              <w:rPr>
                <w:ins w:id="2003" w:author="David Dayan" w:date="2021-12-03T17:13:00Z"/>
                <w:rFonts w:ascii="Calibri" w:eastAsia="Times New Roman" w:hAnsi="Calibri" w:cs="Times New Roman"/>
                <w:color w:val="000000"/>
                <w:sz w:val="16"/>
                <w:szCs w:val="16"/>
              </w:rPr>
            </w:pPr>
            <w:ins w:id="200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005" w:author="David Dayan" w:date="2021-12-03T17:18:00Z">
              <w:tcPr>
                <w:tcW w:w="902" w:type="dxa"/>
                <w:tcBorders>
                  <w:top w:val="nil"/>
                  <w:left w:val="nil"/>
                  <w:bottom w:val="nil"/>
                  <w:right w:val="nil"/>
                </w:tcBorders>
                <w:shd w:val="clear" w:color="auto" w:fill="auto"/>
                <w:noWrap/>
                <w:vAlign w:val="bottom"/>
                <w:hideMark/>
              </w:tcPr>
            </w:tcPrChange>
          </w:tcPr>
          <w:p w14:paraId="09F9B6E8" w14:textId="77777777" w:rsidR="00036D0E" w:rsidRPr="00036D0E" w:rsidRDefault="00036D0E" w:rsidP="00245317">
            <w:pPr>
              <w:spacing w:after="0" w:line="240" w:lineRule="auto"/>
              <w:jc w:val="center"/>
              <w:rPr>
                <w:ins w:id="2006" w:author="David Dayan" w:date="2021-12-03T17:13:00Z"/>
                <w:rFonts w:ascii="Calibri" w:eastAsia="Times New Roman" w:hAnsi="Calibri" w:cs="Times New Roman"/>
                <w:color w:val="000000"/>
                <w:sz w:val="16"/>
                <w:szCs w:val="16"/>
              </w:rPr>
            </w:pPr>
            <w:ins w:id="200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008" w:author="David Dayan" w:date="2021-12-03T17:18:00Z">
              <w:tcPr>
                <w:tcW w:w="2160" w:type="dxa"/>
                <w:tcBorders>
                  <w:top w:val="nil"/>
                  <w:left w:val="nil"/>
                  <w:bottom w:val="nil"/>
                  <w:right w:val="nil"/>
                </w:tcBorders>
                <w:shd w:val="clear" w:color="auto" w:fill="auto"/>
                <w:noWrap/>
                <w:vAlign w:val="bottom"/>
                <w:hideMark/>
              </w:tcPr>
            </w:tcPrChange>
          </w:tcPr>
          <w:p w14:paraId="4BEA887F" w14:textId="77777777" w:rsidR="00036D0E" w:rsidRPr="00036D0E" w:rsidRDefault="00036D0E" w:rsidP="00245317">
            <w:pPr>
              <w:spacing w:after="0" w:line="240" w:lineRule="auto"/>
              <w:jc w:val="center"/>
              <w:rPr>
                <w:ins w:id="2009" w:author="David Dayan" w:date="2021-12-03T17:13:00Z"/>
                <w:rFonts w:ascii="Calibri" w:eastAsia="Times New Roman" w:hAnsi="Calibri" w:cs="Times New Roman"/>
                <w:color w:val="000000"/>
                <w:sz w:val="16"/>
                <w:szCs w:val="16"/>
              </w:rPr>
            </w:pPr>
            <w:ins w:id="201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011" w:author="David Dayan" w:date="2021-12-03T17:18:00Z">
              <w:tcPr>
                <w:tcW w:w="2876" w:type="dxa"/>
                <w:gridSpan w:val="2"/>
                <w:tcBorders>
                  <w:top w:val="nil"/>
                  <w:left w:val="nil"/>
                  <w:bottom w:val="nil"/>
                  <w:right w:val="nil"/>
                </w:tcBorders>
                <w:shd w:val="clear" w:color="auto" w:fill="auto"/>
                <w:noWrap/>
                <w:vAlign w:val="bottom"/>
                <w:hideMark/>
              </w:tcPr>
            </w:tcPrChange>
          </w:tcPr>
          <w:p w14:paraId="7F833C09" w14:textId="77777777" w:rsidR="00036D0E" w:rsidRPr="00036D0E" w:rsidRDefault="00036D0E" w:rsidP="00245317">
            <w:pPr>
              <w:spacing w:after="0" w:line="240" w:lineRule="auto"/>
              <w:jc w:val="center"/>
              <w:rPr>
                <w:ins w:id="2012" w:author="David Dayan" w:date="2021-12-03T17:13:00Z"/>
                <w:rFonts w:ascii="Calibri" w:eastAsia="Times New Roman" w:hAnsi="Calibri" w:cs="Times New Roman"/>
                <w:color w:val="000000"/>
                <w:sz w:val="16"/>
                <w:szCs w:val="16"/>
              </w:rPr>
            </w:pPr>
            <w:ins w:id="201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014" w:author="David Dayan" w:date="2021-12-03T17:18:00Z">
              <w:tcPr>
                <w:tcW w:w="1426" w:type="dxa"/>
                <w:tcBorders>
                  <w:top w:val="nil"/>
                  <w:left w:val="nil"/>
                  <w:bottom w:val="nil"/>
                  <w:right w:val="nil"/>
                </w:tcBorders>
                <w:shd w:val="clear" w:color="auto" w:fill="auto"/>
                <w:noWrap/>
                <w:vAlign w:val="bottom"/>
                <w:hideMark/>
              </w:tcPr>
            </w:tcPrChange>
          </w:tcPr>
          <w:p w14:paraId="68A3258B" w14:textId="77777777" w:rsidR="00036D0E" w:rsidRPr="00036D0E" w:rsidRDefault="00036D0E" w:rsidP="00245317">
            <w:pPr>
              <w:spacing w:after="0" w:line="240" w:lineRule="auto"/>
              <w:jc w:val="center"/>
              <w:rPr>
                <w:ins w:id="2015" w:author="David Dayan" w:date="2021-12-03T17:13:00Z"/>
                <w:rFonts w:ascii="Calibri" w:eastAsia="Times New Roman" w:hAnsi="Calibri" w:cs="Times New Roman"/>
                <w:color w:val="000000"/>
                <w:sz w:val="16"/>
                <w:szCs w:val="16"/>
              </w:rPr>
            </w:pPr>
            <w:ins w:id="201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F078789" w14:textId="77777777" w:rsidTr="00245317">
        <w:trPr>
          <w:cantSplit/>
          <w:trHeight w:val="20"/>
          <w:ins w:id="2017" w:author="David Dayan" w:date="2021-12-03T17:13:00Z"/>
          <w:trPrChange w:id="20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19" w:author="David Dayan" w:date="2021-12-03T17:18:00Z">
              <w:tcPr>
                <w:tcW w:w="1563" w:type="dxa"/>
                <w:tcBorders>
                  <w:top w:val="nil"/>
                  <w:left w:val="nil"/>
                  <w:bottom w:val="nil"/>
                  <w:right w:val="nil"/>
                </w:tcBorders>
                <w:shd w:val="clear" w:color="auto" w:fill="auto"/>
                <w:noWrap/>
                <w:vAlign w:val="bottom"/>
                <w:hideMark/>
              </w:tcPr>
            </w:tcPrChange>
          </w:tcPr>
          <w:p w14:paraId="3124B7C5" w14:textId="77777777" w:rsidR="00036D0E" w:rsidRPr="00036D0E" w:rsidRDefault="00036D0E" w:rsidP="00245317">
            <w:pPr>
              <w:spacing w:after="0" w:line="240" w:lineRule="auto"/>
              <w:jc w:val="center"/>
              <w:rPr>
                <w:ins w:id="2020" w:author="David Dayan" w:date="2021-12-03T17:13:00Z"/>
                <w:rFonts w:ascii="Calibri" w:eastAsia="Times New Roman" w:hAnsi="Calibri" w:cs="Times New Roman"/>
                <w:color w:val="000000"/>
                <w:sz w:val="16"/>
                <w:szCs w:val="16"/>
              </w:rPr>
            </w:pPr>
            <w:ins w:id="2021" w:author="David Dayan" w:date="2021-12-03T17:13:00Z">
              <w:r w:rsidRPr="00036D0E">
                <w:rPr>
                  <w:rFonts w:ascii="Calibri" w:eastAsia="Times New Roman" w:hAnsi="Calibri" w:cs="Times New Roman"/>
                  <w:color w:val="000000"/>
                  <w:sz w:val="16"/>
                  <w:szCs w:val="16"/>
                </w:rPr>
                <w:t>OtsAC20ROGR_0044</w:t>
              </w:r>
            </w:ins>
          </w:p>
        </w:tc>
        <w:tc>
          <w:tcPr>
            <w:tcW w:w="746" w:type="dxa"/>
            <w:tcBorders>
              <w:top w:val="nil"/>
              <w:left w:val="nil"/>
              <w:bottom w:val="nil"/>
              <w:right w:val="nil"/>
            </w:tcBorders>
            <w:shd w:val="clear" w:color="auto" w:fill="auto"/>
            <w:noWrap/>
            <w:vAlign w:val="bottom"/>
            <w:hideMark/>
            <w:tcPrChange w:id="2022" w:author="David Dayan" w:date="2021-12-03T17:18:00Z">
              <w:tcPr>
                <w:tcW w:w="746" w:type="dxa"/>
                <w:tcBorders>
                  <w:top w:val="nil"/>
                  <w:left w:val="nil"/>
                  <w:bottom w:val="nil"/>
                  <w:right w:val="nil"/>
                </w:tcBorders>
                <w:shd w:val="clear" w:color="auto" w:fill="auto"/>
                <w:noWrap/>
                <w:vAlign w:val="bottom"/>
                <w:hideMark/>
              </w:tcPr>
            </w:tcPrChange>
          </w:tcPr>
          <w:p w14:paraId="68AACF2A" w14:textId="77777777" w:rsidR="00036D0E" w:rsidRPr="00036D0E" w:rsidRDefault="00036D0E" w:rsidP="00245317">
            <w:pPr>
              <w:spacing w:after="0" w:line="240" w:lineRule="auto"/>
              <w:jc w:val="center"/>
              <w:rPr>
                <w:ins w:id="2023" w:author="David Dayan" w:date="2021-12-03T17:13:00Z"/>
                <w:rFonts w:ascii="Calibri" w:eastAsia="Times New Roman" w:hAnsi="Calibri" w:cs="Times New Roman"/>
                <w:color w:val="000000"/>
                <w:sz w:val="16"/>
                <w:szCs w:val="16"/>
              </w:rPr>
            </w:pPr>
            <w:ins w:id="2024" w:author="David Dayan" w:date="2021-12-03T17:13:00Z">
              <w:r w:rsidRPr="00036D0E">
                <w:rPr>
                  <w:rFonts w:ascii="Calibri" w:eastAsia="Times New Roman" w:hAnsi="Calibri" w:cs="Times New Roman"/>
                  <w:color w:val="000000"/>
                  <w:sz w:val="16"/>
                  <w:szCs w:val="16"/>
                </w:rPr>
                <w:t>5/22/20</w:t>
              </w:r>
            </w:ins>
          </w:p>
        </w:tc>
        <w:tc>
          <w:tcPr>
            <w:tcW w:w="599" w:type="dxa"/>
            <w:tcBorders>
              <w:top w:val="nil"/>
              <w:left w:val="nil"/>
              <w:bottom w:val="nil"/>
              <w:right w:val="nil"/>
            </w:tcBorders>
            <w:shd w:val="clear" w:color="auto" w:fill="auto"/>
            <w:noWrap/>
            <w:vAlign w:val="bottom"/>
            <w:hideMark/>
            <w:tcPrChange w:id="2025" w:author="David Dayan" w:date="2021-12-03T17:18:00Z">
              <w:tcPr>
                <w:tcW w:w="599" w:type="dxa"/>
                <w:tcBorders>
                  <w:top w:val="nil"/>
                  <w:left w:val="nil"/>
                  <w:bottom w:val="nil"/>
                  <w:right w:val="nil"/>
                </w:tcBorders>
                <w:shd w:val="clear" w:color="auto" w:fill="auto"/>
                <w:noWrap/>
                <w:vAlign w:val="bottom"/>
                <w:hideMark/>
              </w:tcPr>
            </w:tcPrChange>
          </w:tcPr>
          <w:p w14:paraId="7BDA6CD9" w14:textId="77777777" w:rsidR="00036D0E" w:rsidRPr="00036D0E" w:rsidRDefault="00036D0E" w:rsidP="00245317">
            <w:pPr>
              <w:spacing w:after="0" w:line="240" w:lineRule="auto"/>
              <w:jc w:val="center"/>
              <w:rPr>
                <w:ins w:id="2026" w:author="David Dayan" w:date="2021-12-03T17:13:00Z"/>
                <w:rFonts w:ascii="Calibri" w:eastAsia="Times New Roman" w:hAnsi="Calibri" w:cs="Times New Roman"/>
                <w:color w:val="000000"/>
                <w:sz w:val="16"/>
                <w:szCs w:val="16"/>
              </w:rPr>
            </w:pPr>
            <w:ins w:id="2027" w:author="David Dayan" w:date="2021-12-03T17:13:00Z">
              <w:r w:rsidRPr="00036D0E">
                <w:rPr>
                  <w:rFonts w:ascii="Calibri" w:eastAsia="Times New Roman" w:hAnsi="Calibri" w:cs="Times New Roman"/>
                  <w:color w:val="000000"/>
                  <w:sz w:val="16"/>
                  <w:szCs w:val="16"/>
                </w:rPr>
                <w:t>143</w:t>
              </w:r>
            </w:ins>
          </w:p>
        </w:tc>
        <w:tc>
          <w:tcPr>
            <w:tcW w:w="1142" w:type="dxa"/>
            <w:tcBorders>
              <w:top w:val="nil"/>
              <w:left w:val="nil"/>
              <w:bottom w:val="nil"/>
              <w:right w:val="nil"/>
            </w:tcBorders>
            <w:shd w:val="clear" w:color="auto" w:fill="auto"/>
            <w:noWrap/>
            <w:vAlign w:val="bottom"/>
            <w:hideMark/>
            <w:tcPrChange w:id="2028" w:author="David Dayan" w:date="2021-12-03T17:18:00Z">
              <w:tcPr>
                <w:tcW w:w="1142" w:type="dxa"/>
                <w:tcBorders>
                  <w:top w:val="nil"/>
                  <w:left w:val="nil"/>
                  <w:bottom w:val="nil"/>
                  <w:right w:val="nil"/>
                </w:tcBorders>
                <w:shd w:val="clear" w:color="auto" w:fill="auto"/>
                <w:noWrap/>
                <w:vAlign w:val="bottom"/>
                <w:hideMark/>
              </w:tcPr>
            </w:tcPrChange>
          </w:tcPr>
          <w:p w14:paraId="058EC4EF" w14:textId="77777777" w:rsidR="00036D0E" w:rsidRPr="00036D0E" w:rsidRDefault="00036D0E" w:rsidP="00245317">
            <w:pPr>
              <w:spacing w:after="0" w:line="240" w:lineRule="auto"/>
              <w:jc w:val="center"/>
              <w:rPr>
                <w:ins w:id="2029" w:author="David Dayan" w:date="2021-12-03T17:13:00Z"/>
                <w:rFonts w:ascii="Calibri" w:eastAsia="Times New Roman" w:hAnsi="Calibri" w:cs="Times New Roman"/>
                <w:color w:val="000000"/>
                <w:sz w:val="16"/>
                <w:szCs w:val="16"/>
              </w:rPr>
            </w:pPr>
            <w:ins w:id="203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031" w:author="David Dayan" w:date="2021-12-03T17:18:00Z">
              <w:tcPr>
                <w:tcW w:w="1440" w:type="dxa"/>
                <w:tcBorders>
                  <w:top w:val="nil"/>
                  <w:left w:val="nil"/>
                  <w:bottom w:val="nil"/>
                  <w:right w:val="nil"/>
                </w:tcBorders>
                <w:shd w:val="clear" w:color="auto" w:fill="auto"/>
                <w:noWrap/>
                <w:vAlign w:val="bottom"/>
                <w:hideMark/>
              </w:tcPr>
            </w:tcPrChange>
          </w:tcPr>
          <w:p w14:paraId="5125C14A" w14:textId="77777777" w:rsidR="00036D0E" w:rsidRPr="00036D0E" w:rsidRDefault="00036D0E" w:rsidP="00245317">
            <w:pPr>
              <w:spacing w:after="0" w:line="240" w:lineRule="auto"/>
              <w:jc w:val="center"/>
              <w:rPr>
                <w:ins w:id="2032" w:author="David Dayan" w:date="2021-12-03T17:13:00Z"/>
                <w:rFonts w:ascii="Calibri" w:eastAsia="Times New Roman" w:hAnsi="Calibri" w:cs="Times New Roman"/>
                <w:color w:val="000000"/>
                <w:sz w:val="16"/>
                <w:szCs w:val="16"/>
              </w:rPr>
            </w:pPr>
            <w:ins w:id="203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034" w:author="David Dayan" w:date="2021-12-03T17:18:00Z">
              <w:tcPr>
                <w:tcW w:w="1530" w:type="dxa"/>
                <w:tcBorders>
                  <w:top w:val="nil"/>
                  <w:left w:val="nil"/>
                  <w:bottom w:val="nil"/>
                  <w:right w:val="nil"/>
                </w:tcBorders>
                <w:shd w:val="clear" w:color="auto" w:fill="auto"/>
                <w:noWrap/>
                <w:vAlign w:val="bottom"/>
                <w:hideMark/>
              </w:tcPr>
            </w:tcPrChange>
          </w:tcPr>
          <w:p w14:paraId="30752420" w14:textId="77777777" w:rsidR="00036D0E" w:rsidRPr="00036D0E" w:rsidRDefault="00036D0E" w:rsidP="00245317">
            <w:pPr>
              <w:spacing w:after="0" w:line="240" w:lineRule="auto"/>
              <w:jc w:val="center"/>
              <w:rPr>
                <w:ins w:id="2035" w:author="David Dayan" w:date="2021-12-03T17:13:00Z"/>
                <w:rFonts w:ascii="Calibri" w:eastAsia="Times New Roman" w:hAnsi="Calibri" w:cs="Times New Roman"/>
                <w:color w:val="000000"/>
                <w:sz w:val="16"/>
                <w:szCs w:val="16"/>
              </w:rPr>
            </w:pPr>
            <w:ins w:id="203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37" w:author="David Dayan" w:date="2021-12-03T17:18:00Z">
              <w:tcPr>
                <w:tcW w:w="898" w:type="dxa"/>
                <w:tcBorders>
                  <w:top w:val="nil"/>
                  <w:left w:val="nil"/>
                  <w:bottom w:val="nil"/>
                  <w:right w:val="nil"/>
                </w:tcBorders>
                <w:shd w:val="clear" w:color="auto" w:fill="auto"/>
                <w:noWrap/>
                <w:vAlign w:val="bottom"/>
                <w:hideMark/>
              </w:tcPr>
            </w:tcPrChange>
          </w:tcPr>
          <w:p w14:paraId="18F7BD37" w14:textId="77777777" w:rsidR="00036D0E" w:rsidRPr="00036D0E" w:rsidRDefault="00036D0E" w:rsidP="00245317">
            <w:pPr>
              <w:spacing w:after="0" w:line="240" w:lineRule="auto"/>
              <w:jc w:val="center"/>
              <w:rPr>
                <w:ins w:id="2038" w:author="David Dayan" w:date="2021-12-03T17:13:00Z"/>
                <w:rFonts w:ascii="Calibri" w:eastAsia="Times New Roman" w:hAnsi="Calibri" w:cs="Times New Roman"/>
                <w:color w:val="000000"/>
                <w:sz w:val="16"/>
                <w:szCs w:val="16"/>
              </w:rPr>
            </w:pPr>
            <w:ins w:id="203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040" w:author="David Dayan" w:date="2021-12-03T17:18:00Z">
              <w:tcPr>
                <w:tcW w:w="902" w:type="dxa"/>
                <w:tcBorders>
                  <w:top w:val="nil"/>
                  <w:left w:val="nil"/>
                  <w:bottom w:val="nil"/>
                  <w:right w:val="nil"/>
                </w:tcBorders>
                <w:shd w:val="clear" w:color="auto" w:fill="auto"/>
                <w:noWrap/>
                <w:vAlign w:val="bottom"/>
                <w:hideMark/>
              </w:tcPr>
            </w:tcPrChange>
          </w:tcPr>
          <w:p w14:paraId="7322956F" w14:textId="77777777" w:rsidR="00036D0E" w:rsidRPr="00036D0E" w:rsidRDefault="00036D0E" w:rsidP="00245317">
            <w:pPr>
              <w:spacing w:after="0" w:line="240" w:lineRule="auto"/>
              <w:jc w:val="center"/>
              <w:rPr>
                <w:ins w:id="2041" w:author="David Dayan" w:date="2021-12-03T17:13:00Z"/>
                <w:rFonts w:ascii="Calibri" w:eastAsia="Times New Roman" w:hAnsi="Calibri" w:cs="Times New Roman"/>
                <w:color w:val="000000"/>
                <w:sz w:val="16"/>
                <w:szCs w:val="16"/>
              </w:rPr>
            </w:pPr>
            <w:ins w:id="204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043" w:author="David Dayan" w:date="2021-12-03T17:18:00Z">
              <w:tcPr>
                <w:tcW w:w="2160" w:type="dxa"/>
                <w:tcBorders>
                  <w:top w:val="nil"/>
                  <w:left w:val="nil"/>
                  <w:bottom w:val="nil"/>
                  <w:right w:val="nil"/>
                </w:tcBorders>
                <w:shd w:val="clear" w:color="auto" w:fill="auto"/>
                <w:noWrap/>
                <w:vAlign w:val="bottom"/>
                <w:hideMark/>
              </w:tcPr>
            </w:tcPrChange>
          </w:tcPr>
          <w:p w14:paraId="10CBB4D8" w14:textId="77777777" w:rsidR="00036D0E" w:rsidRPr="00036D0E" w:rsidRDefault="00036D0E" w:rsidP="00245317">
            <w:pPr>
              <w:spacing w:after="0" w:line="240" w:lineRule="auto"/>
              <w:jc w:val="center"/>
              <w:rPr>
                <w:ins w:id="2044" w:author="David Dayan" w:date="2021-12-03T17:13:00Z"/>
                <w:rFonts w:ascii="Calibri" w:eastAsia="Times New Roman" w:hAnsi="Calibri" w:cs="Times New Roman"/>
                <w:color w:val="000000"/>
                <w:sz w:val="16"/>
                <w:szCs w:val="16"/>
              </w:rPr>
            </w:pPr>
            <w:ins w:id="204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046" w:author="David Dayan" w:date="2021-12-03T17:18:00Z">
              <w:tcPr>
                <w:tcW w:w="2876" w:type="dxa"/>
                <w:gridSpan w:val="2"/>
                <w:tcBorders>
                  <w:top w:val="nil"/>
                  <w:left w:val="nil"/>
                  <w:bottom w:val="nil"/>
                  <w:right w:val="nil"/>
                </w:tcBorders>
                <w:shd w:val="clear" w:color="auto" w:fill="auto"/>
                <w:noWrap/>
                <w:vAlign w:val="bottom"/>
                <w:hideMark/>
              </w:tcPr>
            </w:tcPrChange>
          </w:tcPr>
          <w:p w14:paraId="71E57D23" w14:textId="77777777" w:rsidR="00036D0E" w:rsidRPr="00036D0E" w:rsidRDefault="00036D0E" w:rsidP="00245317">
            <w:pPr>
              <w:spacing w:after="0" w:line="240" w:lineRule="auto"/>
              <w:jc w:val="center"/>
              <w:rPr>
                <w:ins w:id="2047" w:author="David Dayan" w:date="2021-12-03T17:13:00Z"/>
                <w:rFonts w:ascii="Calibri" w:eastAsia="Times New Roman" w:hAnsi="Calibri" w:cs="Times New Roman"/>
                <w:color w:val="000000"/>
                <w:sz w:val="16"/>
                <w:szCs w:val="16"/>
              </w:rPr>
            </w:pPr>
            <w:ins w:id="204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049" w:author="David Dayan" w:date="2021-12-03T17:18:00Z">
              <w:tcPr>
                <w:tcW w:w="1426" w:type="dxa"/>
                <w:tcBorders>
                  <w:top w:val="nil"/>
                  <w:left w:val="nil"/>
                  <w:bottom w:val="nil"/>
                  <w:right w:val="nil"/>
                </w:tcBorders>
                <w:shd w:val="clear" w:color="auto" w:fill="auto"/>
                <w:noWrap/>
                <w:vAlign w:val="bottom"/>
                <w:hideMark/>
              </w:tcPr>
            </w:tcPrChange>
          </w:tcPr>
          <w:p w14:paraId="0BFE8A2D" w14:textId="77777777" w:rsidR="00036D0E" w:rsidRPr="00036D0E" w:rsidRDefault="00036D0E" w:rsidP="00245317">
            <w:pPr>
              <w:spacing w:after="0" w:line="240" w:lineRule="auto"/>
              <w:jc w:val="center"/>
              <w:rPr>
                <w:ins w:id="2050" w:author="David Dayan" w:date="2021-12-03T17:13:00Z"/>
                <w:rFonts w:ascii="Calibri" w:eastAsia="Times New Roman" w:hAnsi="Calibri" w:cs="Times New Roman"/>
                <w:color w:val="000000"/>
                <w:sz w:val="16"/>
                <w:szCs w:val="16"/>
              </w:rPr>
            </w:pPr>
            <w:ins w:id="205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5340B7D" w14:textId="77777777" w:rsidTr="00245317">
        <w:trPr>
          <w:cantSplit/>
          <w:trHeight w:val="20"/>
          <w:ins w:id="2052" w:author="David Dayan" w:date="2021-12-03T17:13:00Z"/>
          <w:trPrChange w:id="20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54" w:author="David Dayan" w:date="2021-12-03T17:18:00Z">
              <w:tcPr>
                <w:tcW w:w="1563" w:type="dxa"/>
                <w:tcBorders>
                  <w:top w:val="nil"/>
                  <w:left w:val="nil"/>
                  <w:bottom w:val="nil"/>
                  <w:right w:val="nil"/>
                </w:tcBorders>
                <w:shd w:val="clear" w:color="auto" w:fill="auto"/>
                <w:noWrap/>
                <w:vAlign w:val="bottom"/>
                <w:hideMark/>
              </w:tcPr>
            </w:tcPrChange>
          </w:tcPr>
          <w:p w14:paraId="1EE76C89" w14:textId="77777777" w:rsidR="00036D0E" w:rsidRPr="00036D0E" w:rsidRDefault="00036D0E" w:rsidP="00245317">
            <w:pPr>
              <w:spacing w:after="0" w:line="240" w:lineRule="auto"/>
              <w:jc w:val="center"/>
              <w:rPr>
                <w:ins w:id="2055" w:author="David Dayan" w:date="2021-12-03T17:13:00Z"/>
                <w:rFonts w:ascii="Calibri" w:eastAsia="Times New Roman" w:hAnsi="Calibri" w:cs="Times New Roman"/>
                <w:color w:val="000000"/>
                <w:sz w:val="16"/>
                <w:szCs w:val="16"/>
              </w:rPr>
            </w:pPr>
            <w:ins w:id="2056" w:author="David Dayan" w:date="2021-12-03T17:13:00Z">
              <w:r w:rsidRPr="00036D0E">
                <w:rPr>
                  <w:rFonts w:ascii="Calibri" w:eastAsia="Times New Roman" w:hAnsi="Calibri" w:cs="Times New Roman"/>
                  <w:color w:val="000000"/>
                  <w:sz w:val="16"/>
                  <w:szCs w:val="16"/>
                </w:rPr>
                <w:t>OtsAC20ROGR_0045</w:t>
              </w:r>
            </w:ins>
          </w:p>
        </w:tc>
        <w:tc>
          <w:tcPr>
            <w:tcW w:w="746" w:type="dxa"/>
            <w:tcBorders>
              <w:top w:val="nil"/>
              <w:left w:val="nil"/>
              <w:bottom w:val="nil"/>
              <w:right w:val="nil"/>
            </w:tcBorders>
            <w:shd w:val="clear" w:color="auto" w:fill="auto"/>
            <w:noWrap/>
            <w:vAlign w:val="bottom"/>
            <w:hideMark/>
            <w:tcPrChange w:id="2057" w:author="David Dayan" w:date="2021-12-03T17:18:00Z">
              <w:tcPr>
                <w:tcW w:w="746" w:type="dxa"/>
                <w:tcBorders>
                  <w:top w:val="nil"/>
                  <w:left w:val="nil"/>
                  <w:bottom w:val="nil"/>
                  <w:right w:val="nil"/>
                </w:tcBorders>
                <w:shd w:val="clear" w:color="auto" w:fill="auto"/>
                <w:noWrap/>
                <w:vAlign w:val="bottom"/>
                <w:hideMark/>
              </w:tcPr>
            </w:tcPrChange>
          </w:tcPr>
          <w:p w14:paraId="2F3B8E79" w14:textId="77777777" w:rsidR="00036D0E" w:rsidRPr="00036D0E" w:rsidRDefault="00036D0E" w:rsidP="00245317">
            <w:pPr>
              <w:spacing w:after="0" w:line="240" w:lineRule="auto"/>
              <w:jc w:val="center"/>
              <w:rPr>
                <w:ins w:id="2058" w:author="David Dayan" w:date="2021-12-03T17:13:00Z"/>
                <w:rFonts w:ascii="Calibri" w:eastAsia="Times New Roman" w:hAnsi="Calibri" w:cs="Times New Roman"/>
                <w:color w:val="000000"/>
                <w:sz w:val="16"/>
                <w:szCs w:val="16"/>
              </w:rPr>
            </w:pPr>
            <w:ins w:id="2059" w:author="David Dayan" w:date="2021-12-03T17:13:00Z">
              <w:r w:rsidRPr="00036D0E">
                <w:rPr>
                  <w:rFonts w:ascii="Calibri" w:eastAsia="Times New Roman" w:hAnsi="Calibri" w:cs="Times New Roman"/>
                  <w:color w:val="000000"/>
                  <w:sz w:val="16"/>
                  <w:szCs w:val="16"/>
                </w:rPr>
                <w:t>5/24/20</w:t>
              </w:r>
            </w:ins>
          </w:p>
        </w:tc>
        <w:tc>
          <w:tcPr>
            <w:tcW w:w="599" w:type="dxa"/>
            <w:tcBorders>
              <w:top w:val="nil"/>
              <w:left w:val="nil"/>
              <w:bottom w:val="nil"/>
              <w:right w:val="nil"/>
            </w:tcBorders>
            <w:shd w:val="clear" w:color="auto" w:fill="auto"/>
            <w:noWrap/>
            <w:vAlign w:val="bottom"/>
            <w:hideMark/>
            <w:tcPrChange w:id="2060" w:author="David Dayan" w:date="2021-12-03T17:18:00Z">
              <w:tcPr>
                <w:tcW w:w="599" w:type="dxa"/>
                <w:tcBorders>
                  <w:top w:val="nil"/>
                  <w:left w:val="nil"/>
                  <w:bottom w:val="nil"/>
                  <w:right w:val="nil"/>
                </w:tcBorders>
                <w:shd w:val="clear" w:color="auto" w:fill="auto"/>
                <w:noWrap/>
                <w:vAlign w:val="bottom"/>
                <w:hideMark/>
              </w:tcPr>
            </w:tcPrChange>
          </w:tcPr>
          <w:p w14:paraId="1AD59578" w14:textId="77777777" w:rsidR="00036D0E" w:rsidRPr="00036D0E" w:rsidRDefault="00036D0E" w:rsidP="00245317">
            <w:pPr>
              <w:spacing w:after="0" w:line="240" w:lineRule="auto"/>
              <w:jc w:val="center"/>
              <w:rPr>
                <w:ins w:id="2061" w:author="David Dayan" w:date="2021-12-03T17:13:00Z"/>
                <w:rFonts w:ascii="Calibri" w:eastAsia="Times New Roman" w:hAnsi="Calibri" w:cs="Times New Roman"/>
                <w:color w:val="000000"/>
                <w:sz w:val="16"/>
                <w:szCs w:val="16"/>
              </w:rPr>
            </w:pPr>
            <w:ins w:id="2062" w:author="David Dayan" w:date="2021-12-03T17:13:00Z">
              <w:r w:rsidRPr="00036D0E">
                <w:rPr>
                  <w:rFonts w:ascii="Calibri" w:eastAsia="Times New Roman" w:hAnsi="Calibri" w:cs="Times New Roman"/>
                  <w:color w:val="000000"/>
                  <w:sz w:val="16"/>
                  <w:szCs w:val="16"/>
                </w:rPr>
                <w:t>145</w:t>
              </w:r>
            </w:ins>
          </w:p>
        </w:tc>
        <w:tc>
          <w:tcPr>
            <w:tcW w:w="1142" w:type="dxa"/>
            <w:tcBorders>
              <w:top w:val="nil"/>
              <w:left w:val="nil"/>
              <w:bottom w:val="nil"/>
              <w:right w:val="nil"/>
            </w:tcBorders>
            <w:shd w:val="clear" w:color="auto" w:fill="auto"/>
            <w:noWrap/>
            <w:vAlign w:val="bottom"/>
            <w:hideMark/>
            <w:tcPrChange w:id="2063" w:author="David Dayan" w:date="2021-12-03T17:18:00Z">
              <w:tcPr>
                <w:tcW w:w="1142" w:type="dxa"/>
                <w:tcBorders>
                  <w:top w:val="nil"/>
                  <w:left w:val="nil"/>
                  <w:bottom w:val="nil"/>
                  <w:right w:val="nil"/>
                </w:tcBorders>
                <w:shd w:val="clear" w:color="auto" w:fill="auto"/>
                <w:noWrap/>
                <w:vAlign w:val="bottom"/>
                <w:hideMark/>
              </w:tcPr>
            </w:tcPrChange>
          </w:tcPr>
          <w:p w14:paraId="0ED3EA73" w14:textId="77777777" w:rsidR="00036D0E" w:rsidRPr="00036D0E" w:rsidRDefault="00036D0E" w:rsidP="00245317">
            <w:pPr>
              <w:spacing w:after="0" w:line="240" w:lineRule="auto"/>
              <w:jc w:val="center"/>
              <w:rPr>
                <w:ins w:id="2064" w:author="David Dayan" w:date="2021-12-03T17:13:00Z"/>
                <w:rFonts w:ascii="Calibri" w:eastAsia="Times New Roman" w:hAnsi="Calibri" w:cs="Times New Roman"/>
                <w:color w:val="000000"/>
                <w:sz w:val="16"/>
                <w:szCs w:val="16"/>
              </w:rPr>
            </w:pPr>
            <w:ins w:id="206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2066" w:author="David Dayan" w:date="2021-12-03T17:18:00Z">
              <w:tcPr>
                <w:tcW w:w="1440" w:type="dxa"/>
                <w:tcBorders>
                  <w:top w:val="nil"/>
                  <w:left w:val="nil"/>
                  <w:bottom w:val="nil"/>
                  <w:right w:val="nil"/>
                </w:tcBorders>
                <w:shd w:val="clear" w:color="auto" w:fill="auto"/>
                <w:noWrap/>
                <w:vAlign w:val="bottom"/>
                <w:hideMark/>
              </w:tcPr>
            </w:tcPrChange>
          </w:tcPr>
          <w:p w14:paraId="72D5E6AF" w14:textId="77777777" w:rsidR="00036D0E" w:rsidRPr="00036D0E" w:rsidRDefault="00036D0E" w:rsidP="00245317">
            <w:pPr>
              <w:spacing w:after="0" w:line="240" w:lineRule="auto"/>
              <w:jc w:val="center"/>
              <w:rPr>
                <w:ins w:id="2067" w:author="David Dayan" w:date="2021-12-03T17:13:00Z"/>
                <w:rFonts w:ascii="Calibri" w:eastAsia="Times New Roman" w:hAnsi="Calibri" w:cs="Times New Roman"/>
                <w:color w:val="000000"/>
                <w:sz w:val="16"/>
                <w:szCs w:val="16"/>
              </w:rPr>
            </w:pPr>
            <w:ins w:id="2068" w:author="David Dayan" w:date="2021-12-03T17:13:00Z">
              <w:r w:rsidRPr="00036D0E">
                <w:rPr>
                  <w:rFonts w:ascii="Calibri" w:eastAsia="Times New Roman" w:hAnsi="Calibri" w:cs="Times New Roman"/>
                  <w:color w:val="000000"/>
                  <w:sz w:val="16"/>
                  <w:szCs w:val="16"/>
                </w:rPr>
                <w:t>Willows</w:t>
              </w:r>
            </w:ins>
          </w:p>
        </w:tc>
        <w:tc>
          <w:tcPr>
            <w:tcW w:w="1530" w:type="dxa"/>
            <w:tcBorders>
              <w:top w:val="nil"/>
              <w:left w:val="nil"/>
              <w:bottom w:val="nil"/>
              <w:right w:val="nil"/>
            </w:tcBorders>
            <w:shd w:val="clear" w:color="auto" w:fill="auto"/>
            <w:noWrap/>
            <w:vAlign w:val="bottom"/>
            <w:hideMark/>
            <w:tcPrChange w:id="2069" w:author="David Dayan" w:date="2021-12-03T17:18:00Z">
              <w:tcPr>
                <w:tcW w:w="1530" w:type="dxa"/>
                <w:tcBorders>
                  <w:top w:val="nil"/>
                  <w:left w:val="nil"/>
                  <w:bottom w:val="nil"/>
                  <w:right w:val="nil"/>
                </w:tcBorders>
                <w:shd w:val="clear" w:color="auto" w:fill="auto"/>
                <w:noWrap/>
                <w:vAlign w:val="bottom"/>
                <w:hideMark/>
              </w:tcPr>
            </w:tcPrChange>
          </w:tcPr>
          <w:p w14:paraId="12FFCE86" w14:textId="77777777" w:rsidR="00036D0E" w:rsidRPr="00036D0E" w:rsidRDefault="00036D0E" w:rsidP="00245317">
            <w:pPr>
              <w:spacing w:after="0" w:line="240" w:lineRule="auto"/>
              <w:jc w:val="center"/>
              <w:rPr>
                <w:ins w:id="2070" w:author="David Dayan" w:date="2021-12-03T17:13:00Z"/>
                <w:rFonts w:ascii="Calibri" w:eastAsia="Times New Roman" w:hAnsi="Calibri" w:cs="Times New Roman"/>
                <w:color w:val="000000"/>
                <w:sz w:val="16"/>
                <w:szCs w:val="16"/>
              </w:rPr>
            </w:pPr>
            <w:ins w:id="207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072" w:author="David Dayan" w:date="2021-12-03T17:18:00Z">
              <w:tcPr>
                <w:tcW w:w="898" w:type="dxa"/>
                <w:tcBorders>
                  <w:top w:val="nil"/>
                  <w:left w:val="nil"/>
                  <w:bottom w:val="nil"/>
                  <w:right w:val="nil"/>
                </w:tcBorders>
                <w:shd w:val="clear" w:color="auto" w:fill="auto"/>
                <w:noWrap/>
                <w:vAlign w:val="bottom"/>
                <w:hideMark/>
              </w:tcPr>
            </w:tcPrChange>
          </w:tcPr>
          <w:p w14:paraId="7AA2A366" w14:textId="77777777" w:rsidR="00036D0E" w:rsidRPr="00036D0E" w:rsidRDefault="00036D0E" w:rsidP="00245317">
            <w:pPr>
              <w:spacing w:after="0" w:line="240" w:lineRule="auto"/>
              <w:jc w:val="center"/>
              <w:rPr>
                <w:ins w:id="2073" w:author="David Dayan" w:date="2021-12-03T17:13:00Z"/>
                <w:rFonts w:ascii="Calibri" w:eastAsia="Times New Roman" w:hAnsi="Calibri" w:cs="Times New Roman"/>
                <w:color w:val="000000"/>
                <w:sz w:val="16"/>
                <w:szCs w:val="16"/>
              </w:rPr>
            </w:pPr>
            <w:ins w:id="207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075" w:author="David Dayan" w:date="2021-12-03T17:18:00Z">
              <w:tcPr>
                <w:tcW w:w="902" w:type="dxa"/>
                <w:tcBorders>
                  <w:top w:val="nil"/>
                  <w:left w:val="nil"/>
                  <w:bottom w:val="nil"/>
                  <w:right w:val="nil"/>
                </w:tcBorders>
                <w:shd w:val="clear" w:color="auto" w:fill="auto"/>
                <w:noWrap/>
                <w:vAlign w:val="bottom"/>
                <w:hideMark/>
              </w:tcPr>
            </w:tcPrChange>
          </w:tcPr>
          <w:p w14:paraId="4C636D26" w14:textId="77777777" w:rsidR="00036D0E" w:rsidRPr="00036D0E" w:rsidRDefault="00036D0E" w:rsidP="00245317">
            <w:pPr>
              <w:spacing w:after="0" w:line="240" w:lineRule="auto"/>
              <w:jc w:val="center"/>
              <w:rPr>
                <w:ins w:id="2076" w:author="David Dayan" w:date="2021-12-03T17:13:00Z"/>
                <w:rFonts w:ascii="Calibri" w:eastAsia="Times New Roman" w:hAnsi="Calibri" w:cs="Times New Roman"/>
                <w:color w:val="000000"/>
                <w:sz w:val="16"/>
                <w:szCs w:val="16"/>
              </w:rPr>
            </w:pPr>
            <w:ins w:id="207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078" w:author="David Dayan" w:date="2021-12-03T17:18:00Z">
              <w:tcPr>
                <w:tcW w:w="2160" w:type="dxa"/>
                <w:tcBorders>
                  <w:top w:val="nil"/>
                  <w:left w:val="nil"/>
                  <w:bottom w:val="nil"/>
                  <w:right w:val="nil"/>
                </w:tcBorders>
                <w:shd w:val="clear" w:color="auto" w:fill="auto"/>
                <w:noWrap/>
                <w:vAlign w:val="bottom"/>
                <w:hideMark/>
              </w:tcPr>
            </w:tcPrChange>
          </w:tcPr>
          <w:p w14:paraId="1D5F36A1" w14:textId="77777777" w:rsidR="00036D0E" w:rsidRPr="00036D0E" w:rsidRDefault="00036D0E" w:rsidP="00245317">
            <w:pPr>
              <w:spacing w:after="0" w:line="240" w:lineRule="auto"/>
              <w:jc w:val="center"/>
              <w:rPr>
                <w:ins w:id="2079" w:author="David Dayan" w:date="2021-12-03T17:13:00Z"/>
                <w:rFonts w:ascii="Calibri" w:eastAsia="Times New Roman" w:hAnsi="Calibri" w:cs="Times New Roman"/>
                <w:color w:val="000000"/>
                <w:sz w:val="16"/>
                <w:szCs w:val="16"/>
              </w:rPr>
            </w:pPr>
            <w:ins w:id="208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081" w:author="David Dayan" w:date="2021-12-03T17:18:00Z">
              <w:tcPr>
                <w:tcW w:w="2876" w:type="dxa"/>
                <w:gridSpan w:val="2"/>
                <w:tcBorders>
                  <w:top w:val="nil"/>
                  <w:left w:val="nil"/>
                  <w:bottom w:val="nil"/>
                  <w:right w:val="nil"/>
                </w:tcBorders>
                <w:shd w:val="clear" w:color="auto" w:fill="auto"/>
                <w:noWrap/>
                <w:vAlign w:val="bottom"/>
                <w:hideMark/>
              </w:tcPr>
            </w:tcPrChange>
          </w:tcPr>
          <w:p w14:paraId="68BF8093" w14:textId="77777777" w:rsidR="00036D0E" w:rsidRPr="00036D0E" w:rsidRDefault="00036D0E" w:rsidP="00245317">
            <w:pPr>
              <w:spacing w:after="0" w:line="240" w:lineRule="auto"/>
              <w:jc w:val="center"/>
              <w:rPr>
                <w:ins w:id="2082" w:author="David Dayan" w:date="2021-12-03T17:13:00Z"/>
                <w:rFonts w:ascii="Calibri" w:eastAsia="Times New Roman" w:hAnsi="Calibri" w:cs="Times New Roman"/>
                <w:color w:val="000000"/>
                <w:sz w:val="16"/>
                <w:szCs w:val="16"/>
              </w:rPr>
            </w:pPr>
            <w:ins w:id="208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084" w:author="David Dayan" w:date="2021-12-03T17:18:00Z">
              <w:tcPr>
                <w:tcW w:w="1426" w:type="dxa"/>
                <w:tcBorders>
                  <w:top w:val="nil"/>
                  <w:left w:val="nil"/>
                  <w:bottom w:val="nil"/>
                  <w:right w:val="nil"/>
                </w:tcBorders>
                <w:shd w:val="clear" w:color="auto" w:fill="auto"/>
                <w:noWrap/>
                <w:vAlign w:val="bottom"/>
                <w:hideMark/>
              </w:tcPr>
            </w:tcPrChange>
          </w:tcPr>
          <w:p w14:paraId="15B46930" w14:textId="77777777" w:rsidR="00036D0E" w:rsidRPr="00036D0E" w:rsidRDefault="00036D0E" w:rsidP="00245317">
            <w:pPr>
              <w:spacing w:after="0" w:line="240" w:lineRule="auto"/>
              <w:jc w:val="center"/>
              <w:rPr>
                <w:ins w:id="2085" w:author="David Dayan" w:date="2021-12-03T17:13:00Z"/>
                <w:rFonts w:ascii="Calibri" w:eastAsia="Times New Roman" w:hAnsi="Calibri" w:cs="Times New Roman"/>
                <w:color w:val="000000"/>
                <w:sz w:val="16"/>
                <w:szCs w:val="16"/>
              </w:rPr>
            </w:pPr>
            <w:ins w:id="208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F02A432" w14:textId="77777777" w:rsidTr="00245317">
        <w:trPr>
          <w:cantSplit/>
          <w:trHeight w:val="20"/>
          <w:ins w:id="2087" w:author="David Dayan" w:date="2021-12-03T17:13:00Z"/>
          <w:trPrChange w:id="20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089" w:author="David Dayan" w:date="2021-12-03T17:18:00Z">
              <w:tcPr>
                <w:tcW w:w="1563" w:type="dxa"/>
                <w:tcBorders>
                  <w:top w:val="nil"/>
                  <w:left w:val="nil"/>
                  <w:bottom w:val="nil"/>
                  <w:right w:val="nil"/>
                </w:tcBorders>
                <w:shd w:val="clear" w:color="auto" w:fill="auto"/>
                <w:noWrap/>
                <w:vAlign w:val="bottom"/>
                <w:hideMark/>
              </w:tcPr>
            </w:tcPrChange>
          </w:tcPr>
          <w:p w14:paraId="78A984F6" w14:textId="77777777" w:rsidR="00036D0E" w:rsidRPr="00036D0E" w:rsidRDefault="00036D0E" w:rsidP="00245317">
            <w:pPr>
              <w:spacing w:after="0" w:line="240" w:lineRule="auto"/>
              <w:jc w:val="center"/>
              <w:rPr>
                <w:ins w:id="2090" w:author="David Dayan" w:date="2021-12-03T17:13:00Z"/>
                <w:rFonts w:ascii="Calibri" w:eastAsia="Times New Roman" w:hAnsi="Calibri" w:cs="Times New Roman"/>
                <w:color w:val="000000"/>
                <w:sz w:val="16"/>
                <w:szCs w:val="16"/>
              </w:rPr>
            </w:pPr>
            <w:ins w:id="2091" w:author="David Dayan" w:date="2021-12-03T17:13:00Z">
              <w:r w:rsidRPr="00036D0E">
                <w:rPr>
                  <w:rFonts w:ascii="Calibri" w:eastAsia="Times New Roman" w:hAnsi="Calibri" w:cs="Times New Roman"/>
                  <w:color w:val="000000"/>
                  <w:sz w:val="16"/>
                  <w:szCs w:val="16"/>
                </w:rPr>
                <w:t>OtsAC20ROGR_0046</w:t>
              </w:r>
            </w:ins>
          </w:p>
        </w:tc>
        <w:tc>
          <w:tcPr>
            <w:tcW w:w="746" w:type="dxa"/>
            <w:tcBorders>
              <w:top w:val="nil"/>
              <w:left w:val="nil"/>
              <w:bottom w:val="nil"/>
              <w:right w:val="nil"/>
            </w:tcBorders>
            <w:shd w:val="clear" w:color="auto" w:fill="auto"/>
            <w:noWrap/>
            <w:vAlign w:val="bottom"/>
            <w:hideMark/>
            <w:tcPrChange w:id="2092" w:author="David Dayan" w:date="2021-12-03T17:18:00Z">
              <w:tcPr>
                <w:tcW w:w="746" w:type="dxa"/>
                <w:tcBorders>
                  <w:top w:val="nil"/>
                  <w:left w:val="nil"/>
                  <w:bottom w:val="nil"/>
                  <w:right w:val="nil"/>
                </w:tcBorders>
                <w:shd w:val="clear" w:color="auto" w:fill="auto"/>
                <w:noWrap/>
                <w:vAlign w:val="bottom"/>
                <w:hideMark/>
              </w:tcPr>
            </w:tcPrChange>
          </w:tcPr>
          <w:p w14:paraId="1A5EC74F" w14:textId="77777777" w:rsidR="00036D0E" w:rsidRPr="00036D0E" w:rsidRDefault="00036D0E" w:rsidP="00245317">
            <w:pPr>
              <w:spacing w:after="0" w:line="240" w:lineRule="auto"/>
              <w:jc w:val="center"/>
              <w:rPr>
                <w:ins w:id="2093" w:author="David Dayan" w:date="2021-12-03T17:13:00Z"/>
                <w:rFonts w:ascii="Calibri" w:eastAsia="Times New Roman" w:hAnsi="Calibri" w:cs="Times New Roman"/>
                <w:color w:val="000000"/>
                <w:sz w:val="16"/>
                <w:szCs w:val="16"/>
              </w:rPr>
            </w:pPr>
            <w:ins w:id="2094" w:author="David Dayan" w:date="2021-12-03T17:13:00Z">
              <w:r w:rsidRPr="00036D0E">
                <w:rPr>
                  <w:rFonts w:ascii="Calibri" w:eastAsia="Times New Roman" w:hAnsi="Calibri" w:cs="Times New Roman"/>
                  <w:color w:val="000000"/>
                  <w:sz w:val="16"/>
                  <w:szCs w:val="16"/>
                </w:rPr>
                <w:t>5/26/20</w:t>
              </w:r>
            </w:ins>
          </w:p>
        </w:tc>
        <w:tc>
          <w:tcPr>
            <w:tcW w:w="599" w:type="dxa"/>
            <w:tcBorders>
              <w:top w:val="nil"/>
              <w:left w:val="nil"/>
              <w:bottom w:val="nil"/>
              <w:right w:val="nil"/>
            </w:tcBorders>
            <w:shd w:val="clear" w:color="auto" w:fill="auto"/>
            <w:noWrap/>
            <w:vAlign w:val="bottom"/>
            <w:hideMark/>
            <w:tcPrChange w:id="2095" w:author="David Dayan" w:date="2021-12-03T17:18:00Z">
              <w:tcPr>
                <w:tcW w:w="599" w:type="dxa"/>
                <w:tcBorders>
                  <w:top w:val="nil"/>
                  <w:left w:val="nil"/>
                  <w:bottom w:val="nil"/>
                  <w:right w:val="nil"/>
                </w:tcBorders>
                <w:shd w:val="clear" w:color="auto" w:fill="auto"/>
                <w:noWrap/>
                <w:vAlign w:val="bottom"/>
                <w:hideMark/>
              </w:tcPr>
            </w:tcPrChange>
          </w:tcPr>
          <w:p w14:paraId="4110D194" w14:textId="77777777" w:rsidR="00036D0E" w:rsidRPr="00036D0E" w:rsidRDefault="00036D0E" w:rsidP="00245317">
            <w:pPr>
              <w:spacing w:after="0" w:line="240" w:lineRule="auto"/>
              <w:jc w:val="center"/>
              <w:rPr>
                <w:ins w:id="2096" w:author="David Dayan" w:date="2021-12-03T17:13:00Z"/>
                <w:rFonts w:ascii="Calibri" w:eastAsia="Times New Roman" w:hAnsi="Calibri" w:cs="Times New Roman"/>
                <w:color w:val="000000"/>
                <w:sz w:val="16"/>
                <w:szCs w:val="16"/>
              </w:rPr>
            </w:pPr>
            <w:ins w:id="2097" w:author="David Dayan" w:date="2021-12-03T17:13:00Z">
              <w:r w:rsidRPr="00036D0E">
                <w:rPr>
                  <w:rFonts w:ascii="Calibri" w:eastAsia="Times New Roman" w:hAnsi="Calibri" w:cs="Times New Roman"/>
                  <w:color w:val="000000"/>
                  <w:sz w:val="16"/>
                  <w:szCs w:val="16"/>
                </w:rPr>
                <w:t>147</w:t>
              </w:r>
            </w:ins>
          </w:p>
        </w:tc>
        <w:tc>
          <w:tcPr>
            <w:tcW w:w="1142" w:type="dxa"/>
            <w:tcBorders>
              <w:top w:val="nil"/>
              <w:left w:val="nil"/>
              <w:bottom w:val="nil"/>
              <w:right w:val="nil"/>
            </w:tcBorders>
            <w:shd w:val="clear" w:color="auto" w:fill="auto"/>
            <w:noWrap/>
            <w:vAlign w:val="bottom"/>
            <w:hideMark/>
            <w:tcPrChange w:id="2098" w:author="David Dayan" w:date="2021-12-03T17:18:00Z">
              <w:tcPr>
                <w:tcW w:w="1142" w:type="dxa"/>
                <w:tcBorders>
                  <w:top w:val="nil"/>
                  <w:left w:val="nil"/>
                  <w:bottom w:val="nil"/>
                  <w:right w:val="nil"/>
                </w:tcBorders>
                <w:shd w:val="clear" w:color="auto" w:fill="auto"/>
                <w:noWrap/>
                <w:vAlign w:val="bottom"/>
                <w:hideMark/>
              </w:tcPr>
            </w:tcPrChange>
          </w:tcPr>
          <w:p w14:paraId="3D44F73A" w14:textId="77777777" w:rsidR="00036D0E" w:rsidRPr="00036D0E" w:rsidRDefault="00036D0E" w:rsidP="00245317">
            <w:pPr>
              <w:spacing w:after="0" w:line="240" w:lineRule="auto"/>
              <w:jc w:val="center"/>
              <w:rPr>
                <w:ins w:id="2099" w:author="David Dayan" w:date="2021-12-03T17:13:00Z"/>
                <w:rFonts w:ascii="Calibri" w:eastAsia="Times New Roman" w:hAnsi="Calibri" w:cs="Times New Roman"/>
                <w:color w:val="000000"/>
                <w:sz w:val="16"/>
                <w:szCs w:val="16"/>
              </w:rPr>
            </w:pPr>
            <w:proofErr w:type="spellStart"/>
            <w:ins w:id="210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101" w:author="David Dayan" w:date="2021-12-03T17:18:00Z">
              <w:tcPr>
                <w:tcW w:w="1440" w:type="dxa"/>
                <w:tcBorders>
                  <w:top w:val="nil"/>
                  <w:left w:val="nil"/>
                  <w:bottom w:val="nil"/>
                  <w:right w:val="nil"/>
                </w:tcBorders>
                <w:shd w:val="clear" w:color="auto" w:fill="auto"/>
                <w:noWrap/>
                <w:vAlign w:val="bottom"/>
                <w:hideMark/>
              </w:tcPr>
            </w:tcPrChange>
          </w:tcPr>
          <w:p w14:paraId="19CD4B75" w14:textId="77777777" w:rsidR="00036D0E" w:rsidRPr="00036D0E" w:rsidRDefault="00036D0E" w:rsidP="00245317">
            <w:pPr>
              <w:spacing w:after="0" w:line="240" w:lineRule="auto"/>
              <w:jc w:val="center"/>
              <w:rPr>
                <w:ins w:id="2102" w:author="David Dayan" w:date="2021-12-03T17:13:00Z"/>
                <w:rFonts w:ascii="Calibri" w:eastAsia="Times New Roman" w:hAnsi="Calibri" w:cs="Times New Roman"/>
                <w:color w:val="000000"/>
                <w:sz w:val="16"/>
                <w:szCs w:val="16"/>
              </w:rPr>
            </w:pPr>
            <w:proofErr w:type="spellStart"/>
            <w:ins w:id="210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104" w:author="David Dayan" w:date="2021-12-03T17:18:00Z">
              <w:tcPr>
                <w:tcW w:w="1530" w:type="dxa"/>
                <w:tcBorders>
                  <w:top w:val="nil"/>
                  <w:left w:val="nil"/>
                  <w:bottom w:val="nil"/>
                  <w:right w:val="nil"/>
                </w:tcBorders>
                <w:shd w:val="clear" w:color="auto" w:fill="auto"/>
                <w:noWrap/>
                <w:vAlign w:val="bottom"/>
                <w:hideMark/>
              </w:tcPr>
            </w:tcPrChange>
          </w:tcPr>
          <w:p w14:paraId="73D483BE" w14:textId="77777777" w:rsidR="00036D0E" w:rsidRPr="00036D0E" w:rsidRDefault="00036D0E" w:rsidP="00245317">
            <w:pPr>
              <w:spacing w:after="0" w:line="240" w:lineRule="auto"/>
              <w:jc w:val="center"/>
              <w:rPr>
                <w:ins w:id="2105" w:author="David Dayan" w:date="2021-12-03T17:13:00Z"/>
                <w:rFonts w:ascii="Calibri" w:eastAsia="Times New Roman" w:hAnsi="Calibri" w:cs="Times New Roman"/>
                <w:color w:val="000000"/>
                <w:sz w:val="16"/>
                <w:szCs w:val="16"/>
              </w:rPr>
            </w:pPr>
            <w:ins w:id="210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07" w:author="David Dayan" w:date="2021-12-03T17:18:00Z">
              <w:tcPr>
                <w:tcW w:w="898" w:type="dxa"/>
                <w:tcBorders>
                  <w:top w:val="nil"/>
                  <w:left w:val="nil"/>
                  <w:bottom w:val="nil"/>
                  <w:right w:val="nil"/>
                </w:tcBorders>
                <w:shd w:val="clear" w:color="auto" w:fill="auto"/>
                <w:noWrap/>
                <w:vAlign w:val="bottom"/>
                <w:hideMark/>
              </w:tcPr>
            </w:tcPrChange>
          </w:tcPr>
          <w:p w14:paraId="3ACF11BA" w14:textId="77777777" w:rsidR="00036D0E" w:rsidRPr="00036D0E" w:rsidRDefault="00036D0E" w:rsidP="00245317">
            <w:pPr>
              <w:spacing w:after="0" w:line="240" w:lineRule="auto"/>
              <w:jc w:val="center"/>
              <w:rPr>
                <w:ins w:id="2108" w:author="David Dayan" w:date="2021-12-03T17:13:00Z"/>
                <w:rFonts w:ascii="Calibri" w:eastAsia="Times New Roman" w:hAnsi="Calibri" w:cs="Times New Roman"/>
                <w:color w:val="000000"/>
                <w:sz w:val="16"/>
                <w:szCs w:val="16"/>
              </w:rPr>
            </w:pPr>
            <w:ins w:id="210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110" w:author="David Dayan" w:date="2021-12-03T17:18:00Z">
              <w:tcPr>
                <w:tcW w:w="902" w:type="dxa"/>
                <w:tcBorders>
                  <w:top w:val="nil"/>
                  <w:left w:val="nil"/>
                  <w:bottom w:val="nil"/>
                  <w:right w:val="nil"/>
                </w:tcBorders>
                <w:shd w:val="clear" w:color="auto" w:fill="auto"/>
                <w:noWrap/>
                <w:vAlign w:val="bottom"/>
                <w:hideMark/>
              </w:tcPr>
            </w:tcPrChange>
          </w:tcPr>
          <w:p w14:paraId="34E7D03B" w14:textId="77777777" w:rsidR="00036D0E" w:rsidRPr="00036D0E" w:rsidRDefault="00036D0E" w:rsidP="00245317">
            <w:pPr>
              <w:spacing w:after="0" w:line="240" w:lineRule="auto"/>
              <w:jc w:val="center"/>
              <w:rPr>
                <w:ins w:id="2111" w:author="David Dayan" w:date="2021-12-03T17:13:00Z"/>
                <w:rFonts w:ascii="Calibri" w:eastAsia="Times New Roman" w:hAnsi="Calibri" w:cs="Times New Roman"/>
                <w:color w:val="000000"/>
                <w:sz w:val="16"/>
                <w:szCs w:val="16"/>
              </w:rPr>
            </w:pPr>
            <w:ins w:id="211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113" w:author="David Dayan" w:date="2021-12-03T17:18:00Z">
              <w:tcPr>
                <w:tcW w:w="2160" w:type="dxa"/>
                <w:tcBorders>
                  <w:top w:val="nil"/>
                  <w:left w:val="nil"/>
                  <w:bottom w:val="nil"/>
                  <w:right w:val="nil"/>
                </w:tcBorders>
                <w:shd w:val="clear" w:color="auto" w:fill="auto"/>
                <w:noWrap/>
                <w:vAlign w:val="bottom"/>
                <w:hideMark/>
              </w:tcPr>
            </w:tcPrChange>
          </w:tcPr>
          <w:p w14:paraId="3C2C4219" w14:textId="77777777" w:rsidR="00036D0E" w:rsidRPr="00036D0E" w:rsidRDefault="00036D0E" w:rsidP="00245317">
            <w:pPr>
              <w:spacing w:after="0" w:line="240" w:lineRule="auto"/>
              <w:jc w:val="center"/>
              <w:rPr>
                <w:ins w:id="2114" w:author="David Dayan" w:date="2021-12-03T17:13:00Z"/>
                <w:rFonts w:ascii="Calibri" w:eastAsia="Times New Roman" w:hAnsi="Calibri" w:cs="Times New Roman"/>
                <w:color w:val="000000"/>
                <w:sz w:val="16"/>
                <w:szCs w:val="16"/>
              </w:rPr>
            </w:pPr>
            <w:ins w:id="211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116" w:author="David Dayan" w:date="2021-12-03T17:18:00Z">
              <w:tcPr>
                <w:tcW w:w="2876" w:type="dxa"/>
                <w:gridSpan w:val="2"/>
                <w:tcBorders>
                  <w:top w:val="nil"/>
                  <w:left w:val="nil"/>
                  <w:bottom w:val="nil"/>
                  <w:right w:val="nil"/>
                </w:tcBorders>
                <w:shd w:val="clear" w:color="auto" w:fill="auto"/>
                <w:noWrap/>
                <w:vAlign w:val="bottom"/>
                <w:hideMark/>
              </w:tcPr>
            </w:tcPrChange>
          </w:tcPr>
          <w:p w14:paraId="08F08AAF" w14:textId="77777777" w:rsidR="00036D0E" w:rsidRPr="00036D0E" w:rsidRDefault="00036D0E" w:rsidP="00245317">
            <w:pPr>
              <w:spacing w:after="0" w:line="240" w:lineRule="auto"/>
              <w:jc w:val="center"/>
              <w:rPr>
                <w:ins w:id="2117" w:author="David Dayan" w:date="2021-12-03T17:13:00Z"/>
                <w:rFonts w:ascii="Calibri" w:eastAsia="Times New Roman" w:hAnsi="Calibri" w:cs="Times New Roman"/>
                <w:color w:val="000000"/>
                <w:sz w:val="16"/>
                <w:szCs w:val="16"/>
              </w:rPr>
            </w:pPr>
            <w:ins w:id="211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119" w:author="David Dayan" w:date="2021-12-03T17:18:00Z">
              <w:tcPr>
                <w:tcW w:w="1426" w:type="dxa"/>
                <w:tcBorders>
                  <w:top w:val="nil"/>
                  <w:left w:val="nil"/>
                  <w:bottom w:val="nil"/>
                  <w:right w:val="nil"/>
                </w:tcBorders>
                <w:shd w:val="clear" w:color="auto" w:fill="auto"/>
                <w:noWrap/>
                <w:vAlign w:val="bottom"/>
                <w:hideMark/>
              </w:tcPr>
            </w:tcPrChange>
          </w:tcPr>
          <w:p w14:paraId="0F0507A3" w14:textId="77777777" w:rsidR="00036D0E" w:rsidRPr="00036D0E" w:rsidRDefault="00036D0E" w:rsidP="00245317">
            <w:pPr>
              <w:spacing w:after="0" w:line="240" w:lineRule="auto"/>
              <w:jc w:val="center"/>
              <w:rPr>
                <w:ins w:id="2120" w:author="David Dayan" w:date="2021-12-03T17:13:00Z"/>
                <w:rFonts w:ascii="Calibri" w:eastAsia="Times New Roman" w:hAnsi="Calibri" w:cs="Times New Roman"/>
                <w:color w:val="000000"/>
                <w:sz w:val="16"/>
                <w:szCs w:val="16"/>
              </w:rPr>
            </w:pPr>
            <w:ins w:id="2121" w:author="David Dayan" w:date="2021-12-03T17:13:00Z">
              <w:r w:rsidRPr="00036D0E">
                <w:rPr>
                  <w:rFonts w:ascii="Calibri" w:eastAsia="Times New Roman" w:hAnsi="Calibri" w:cs="Times New Roman"/>
                  <w:color w:val="000000"/>
                  <w:sz w:val="16"/>
                  <w:szCs w:val="16"/>
                </w:rPr>
                <w:t>heterozygote</w:t>
              </w:r>
            </w:ins>
          </w:p>
        </w:tc>
      </w:tr>
      <w:tr w:rsidR="00036D0E" w:rsidRPr="00036D0E" w14:paraId="0288FD64" w14:textId="77777777" w:rsidTr="00245317">
        <w:trPr>
          <w:cantSplit/>
          <w:trHeight w:val="20"/>
          <w:ins w:id="2122" w:author="David Dayan" w:date="2021-12-03T17:13:00Z"/>
          <w:trPrChange w:id="21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24" w:author="David Dayan" w:date="2021-12-03T17:18:00Z">
              <w:tcPr>
                <w:tcW w:w="1563" w:type="dxa"/>
                <w:tcBorders>
                  <w:top w:val="nil"/>
                  <w:left w:val="nil"/>
                  <w:bottom w:val="nil"/>
                  <w:right w:val="nil"/>
                </w:tcBorders>
                <w:shd w:val="clear" w:color="auto" w:fill="auto"/>
                <w:noWrap/>
                <w:vAlign w:val="bottom"/>
                <w:hideMark/>
              </w:tcPr>
            </w:tcPrChange>
          </w:tcPr>
          <w:p w14:paraId="336203E8" w14:textId="77777777" w:rsidR="00036D0E" w:rsidRPr="00036D0E" w:rsidRDefault="00036D0E" w:rsidP="00245317">
            <w:pPr>
              <w:spacing w:after="0" w:line="240" w:lineRule="auto"/>
              <w:jc w:val="center"/>
              <w:rPr>
                <w:ins w:id="2125" w:author="David Dayan" w:date="2021-12-03T17:13:00Z"/>
                <w:rFonts w:ascii="Calibri" w:eastAsia="Times New Roman" w:hAnsi="Calibri" w:cs="Times New Roman"/>
                <w:color w:val="000000"/>
                <w:sz w:val="16"/>
                <w:szCs w:val="16"/>
              </w:rPr>
            </w:pPr>
            <w:ins w:id="2126" w:author="David Dayan" w:date="2021-12-03T17:13:00Z">
              <w:r w:rsidRPr="00036D0E">
                <w:rPr>
                  <w:rFonts w:ascii="Calibri" w:eastAsia="Times New Roman" w:hAnsi="Calibri" w:cs="Times New Roman"/>
                  <w:color w:val="000000"/>
                  <w:sz w:val="16"/>
                  <w:szCs w:val="16"/>
                </w:rPr>
                <w:t>OtsAC20ROGR_0047</w:t>
              </w:r>
            </w:ins>
          </w:p>
        </w:tc>
        <w:tc>
          <w:tcPr>
            <w:tcW w:w="746" w:type="dxa"/>
            <w:tcBorders>
              <w:top w:val="nil"/>
              <w:left w:val="nil"/>
              <w:bottom w:val="nil"/>
              <w:right w:val="nil"/>
            </w:tcBorders>
            <w:shd w:val="clear" w:color="auto" w:fill="auto"/>
            <w:noWrap/>
            <w:vAlign w:val="bottom"/>
            <w:hideMark/>
            <w:tcPrChange w:id="2127" w:author="David Dayan" w:date="2021-12-03T17:18:00Z">
              <w:tcPr>
                <w:tcW w:w="746" w:type="dxa"/>
                <w:tcBorders>
                  <w:top w:val="nil"/>
                  <w:left w:val="nil"/>
                  <w:bottom w:val="nil"/>
                  <w:right w:val="nil"/>
                </w:tcBorders>
                <w:shd w:val="clear" w:color="auto" w:fill="auto"/>
                <w:noWrap/>
                <w:vAlign w:val="bottom"/>
                <w:hideMark/>
              </w:tcPr>
            </w:tcPrChange>
          </w:tcPr>
          <w:p w14:paraId="523CAAC8" w14:textId="77777777" w:rsidR="00036D0E" w:rsidRPr="00036D0E" w:rsidRDefault="00036D0E" w:rsidP="00245317">
            <w:pPr>
              <w:spacing w:after="0" w:line="240" w:lineRule="auto"/>
              <w:jc w:val="center"/>
              <w:rPr>
                <w:ins w:id="2128" w:author="David Dayan" w:date="2021-12-03T17:13:00Z"/>
                <w:rFonts w:ascii="Calibri" w:eastAsia="Times New Roman" w:hAnsi="Calibri" w:cs="Times New Roman"/>
                <w:color w:val="000000"/>
                <w:sz w:val="16"/>
                <w:szCs w:val="16"/>
              </w:rPr>
            </w:pPr>
            <w:ins w:id="2129" w:author="David Dayan" w:date="2021-12-03T17:13:00Z">
              <w:r w:rsidRPr="00036D0E">
                <w:rPr>
                  <w:rFonts w:ascii="Calibri" w:eastAsia="Times New Roman" w:hAnsi="Calibri" w:cs="Times New Roman"/>
                  <w:color w:val="000000"/>
                  <w:sz w:val="16"/>
                  <w:szCs w:val="16"/>
                </w:rPr>
                <w:t>5/26/20</w:t>
              </w:r>
            </w:ins>
          </w:p>
        </w:tc>
        <w:tc>
          <w:tcPr>
            <w:tcW w:w="599" w:type="dxa"/>
            <w:tcBorders>
              <w:top w:val="nil"/>
              <w:left w:val="nil"/>
              <w:bottom w:val="nil"/>
              <w:right w:val="nil"/>
            </w:tcBorders>
            <w:shd w:val="clear" w:color="auto" w:fill="auto"/>
            <w:noWrap/>
            <w:vAlign w:val="bottom"/>
            <w:hideMark/>
            <w:tcPrChange w:id="2130" w:author="David Dayan" w:date="2021-12-03T17:18:00Z">
              <w:tcPr>
                <w:tcW w:w="599" w:type="dxa"/>
                <w:tcBorders>
                  <w:top w:val="nil"/>
                  <w:left w:val="nil"/>
                  <w:bottom w:val="nil"/>
                  <w:right w:val="nil"/>
                </w:tcBorders>
                <w:shd w:val="clear" w:color="auto" w:fill="auto"/>
                <w:noWrap/>
                <w:vAlign w:val="bottom"/>
                <w:hideMark/>
              </w:tcPr>
            </w:tcPrChange>
          </w:tcPr>
          <w:p w14:paraId="7C7089C7" w14:textId="77777777" w:rsidR="00036D0E" w:rsidRPr="00036D0E" w:rsidRDefault="00036D0E" w:rsidP="00245317">
            <w:pPr>
              <w:spacing w:after="0" w:line="240" w:lineRule="auto"/>
              <w:jc w:val="center"/>
              <w:rPr>
                <w:ins w:id="2131" w:author="David Dayan" w:date="2021-12-03T17:13:00Z"/>
                <w:rFonts w:ascii="Calibri" w:eastAsia="Times New Roman" w:hAnsi="Calibri" w:cs="Times New Roman"/>
                <w:color w:val="000000"/>
                <w:sz w:val="16"/>
                <w:szCs w:val="16"/>
              </w:rPr>
            </w:pPr>
            <w:ins w:id="2132" w:author="David Dayan" w:date="2021-12-03T17:13:00Z">
              <w:r w:rsidRPr="00036D0E">
                <w:rPr>
                  <w:rFonts w:ascii="Calibri" w:eastAsia="Times New Roman" w:hAnsi="Calibri" w:cs="Times New Roman"/>
                  <w:color w:val="000000"/>
                  <w:sz w:val="16"/>
                  <w:szCs w:val="16"/>
                </w:rPr>
                <w:t>147</w:t>
              </w:r>
            </w:ins>
          </w:p>
        </w:tc>
        <w:tc>
          <w:tcPr>
            <w:tcW w:w="1142" w:type="dxa"/>
            <w:tcBorders>
              <w:top w:val="nil"/>
              <w:left w:val="nil"/>
              <w:bottom w:val="nil"/>
              <w:right w:val="nil"/>
            </w:tcBorders>
            <w:shd w:val="clear" w:color="auto" w:fill="auto"/>
            <w:noWrap/>
            <w:vAlign w:val="bottom"/>
            <w:hideMark/>
            <w:tcPrChange w:id="2133" w:author="David Dayan" w:date="2021-12-03T17:18:00Z">
              <w:tcPr>
                <w:tcW w:w="1142" w:type="dxa"/>
                <w:tcBorders>
                  <w:top w:val="nil"/>
                  <w:left w:val="nil"/>
                  <w:bottom w:val="nil"/>
                  <w:right w:val="nil"/>
                </w:tcBorders>
                <w:shd w:val="clear" w:color="auto" w:fill="auto"/>
                <w:noWrap/>
                <w:vAlign w:val="bottom"/>
                <w:hideMark/>
              </w:tcPr>
            </w:tcPrChange>
          </w:tcPr>
          <w:p w14:paraId="0462904E" w14:textId="77777777" w:rsidR="00036D0E" w:rsidRPr="00036D0E" w:rsidRDefault="00036D0E" w:rsidP="00245317">
            <w:pPr>
              <w:spacing w:after="0" w:line="240" w:lineRule="auto"/>
              <w:jc w:val="center"/>
              <w:rPr>
                <w:ins w:id="2134" w:author="David Dayan" w:date="2021-12-03T17:13:00Z"/>
                <w:rFonts w:ascii="Calibri" w:eastAsia="Times New Roman" w:hAnsi="Calibri" w:cs="Times New Roman"/>
                <w:color w:val="000000"/>
                <w:sz w:val="16"/>
                <w:szCs w:val="16"/>
              </w:rPr>
            </w:pPr>
            <w:ins w:id="213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2136" w:author="David Dayan" w:date="2021-12-03T17:18:00Z">
              <w:tcPr>
                <w:tcW w:w="1440" w:type="dxa"/>
                <w:tcBorders>
                  <w:top w:val="nil"/>
                  <w:left w:val="nil"/>
                  <w:bottom w:val="nil"/>
                  <w:right w:val="nil"/>
                </w:tcBorders>
                <w:shd w:val="clear" w:color="auto" w:fill="auto"/>
                <w:noWrap/>
                <w:vAlign w:val="bottom"/>
                <w:hideMark/>
              </w:tcPr>
            </w:tcPrChange>
          </w:tcPr>
          <w:p w14:paraId="5446C14C" w14:textId="77777777" w:rsidR="00036D0E" w:rsidRPr="00036D0E" w:rsidRDefault="00036D0E" w:rsidP="00245317">
            <w:pPr>
              <w:spacing w:after="0" w:line="240" w:lineRule="auto"/>
              <w:jc w:val="center"/>
              <w:rPr>
                <w:ins w:id="2137" w:author="David Dayan" w:date="2021-12-03T17:13:00Z"/>
                <w:rFonts w:ascii="Calibri" w:eastAsia="Times New Roman" w:hAnsi="Calibri" w:cs="Times New Roman"/>
                <w:color w:val="000000"/>
                <w:sz w:val="16"/>
                <w:szCs w:val="16"/>
              </w:rPr>
            </w:pPr>
            <w:ins w:id="2138" w:author="David Dayan" w:date="2021-12-03T17:13:00Z">
              <w:r w:rsidRPr="00036D0E">
                <w:rPr>
                  <w:rFonts w:ascii="Calibri" w:eastAsia="Times New Roman" w:hAnsi="Calibri" w:cs="Times New Roman"/>
                  <w:color w:val="000000"/>
                  <w:sz w:val="16"/>
                  <w:szCs w:val="16"/>
                </w:rPr>
                <w:t>Clay Banks</w:t>
              </w:r>
            </w:ins>
          </w:p>
        </w:tc>
        <w:tc>
          <w:tcPr>
            <w:tcW w:w="1530" w:type="dxa"/>
            <w:tcBorders>
              <w:top w:val="nil"/>
              <w:left w:val="nil"/>
              <w:bottom w:val="nil"/>
              <w:right w:val="nil"/>
            </w:tcBorders>
            <w:shd w:val="clear" w:color="auto" w:fill="auto"/>
            <w:noWrap/>
            <w:vAlign w:val="bottom"/>
            <w:hideMark/>
            <w:tcPrChange w:id="2139" w:author="David Dayan" w:date="2021-12-03T17:18:00Z">
              <w:tcPr>
                <w:tcW w:w="1530" w:type="dxa"/>
                <w:tcBorders>
                  <w:top w:val="nil"/>
                  <w:left w:val="nil"/>
                  <w:bottom w:val="nil"/>
                  <w:right w:val="nil"/>
                </w:tcBorders>
                <w:shd w:val="clear" w:color="auto" w:fill="auto"/>
                <w:noWrap/>
                <w:vAlign w:val="bottom"/>
                <w:hideMark/>
              </w:tcPr>
            </w:tcPrChange>
          </w:tcPr>
          <w:p w14:paraId="39726CF5" w14:textId="77777777" w:rsidR="00036D0E" w:rsidRPr="00036D0E" w:rsidRDefault="00036D0E" w:rsidP="00245317">
            <w:pPr>
              <w:spacing w:after="0" w:line="240" w:lineRule="auto"/>
              <w:jc w:val="center"/>
              <w:rPr>
                <w:ins w:id="2140" w:author="David Dayan" w:date="2021-12-03T17:13:00Z"/>
                <w:rFonts w:ascii="Calibri" w:eastAsia="Times New Roman" w:hAnsi="Calibri" w:cs="Times New Roman"/>
                <w:color w:val="000000"/>
                <w:sz w:val="16"/>
                <w:szCs w:val="16"/>
              </w:rPr>
            </w:pPr>
            <w:ins w:id="214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42" w:author="David Dayan" w:date="2021-12-03T17:18:00Z">
              <w:tcPr>
                <w:tcW w:w="898" w:type="dxa"/>
                <w:tcBorders>
                  <w:top w:val="nil"/>
                  <w:left w:val="nil"/>
                  <w:bottom w:val="nil"/>
                  <w:right w:val="nil"/>
                </w:tcBorders>
                <w:shd w:val="clear" w:color="auto" w:fill="auto"/>
                <w:noWrap/>
                <w:vAlign w:val="bottom"/>
                <w:hideMark/>
              </w:tcPr>
            </w:tcPrChange>
          </w:tcPr>
          <w:p w14:paraId="75CABF81" w14:textId="77777777" w:rsidR="00036D0E" w:rsidRPr="00036D0E" w:rsidRDefault="00036D0E" w:rsidP="00245317">
            <w:pPr>
              <w:spacing w:after="0" w:line="240" w:lineRule="auto"/>
              <w:jc w:val="center"/>
              <w:rPr>
                <w:ins w:id="2143" w:author="David Dayan" w:date="2021-12-03T17:13:00Z"/>
                <w:rFonts w:ascii="Calibri" w:eastAsia="Times New Roman" w:hAnsi="Calibri" w:cs="Times New Roman"/>
                <w:color w:val="000000"/>
                <w:sz w:val="16"/>
                <w:szCs w:val="16"/>
              </w:rPr>
            </w:pPr>
            <w:ins w:id="214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145" w:author="David Dayan" w:date="2021-12-03T17:18:00Z">
              <w:tcPr>
                <w:tcW w:w="902" w:type="dxa"/>
                <w:tcBorders>
                  <w:top w:val="nil"/>
                  <w:left w:val="nil"/>
                  <w:bottom w:val="nil"/>
                  <w:right w:val="nil"/>
                </w:tcBorders>
                <w:shd w:val="clear" w:color="auto" w:fill="auto"/>
                <w:noWrap/>
                <w:vAlign w:val="bottom"/>
                <w:hideMark/>
              </w:tcPr>
            </w:tcPrChange>
          </w:tcPr>
          <w:p w14:paraId="7E21A328" w14:textId="77777777" w:rsidR="00036D0E" w:rsidRPr="00036D0E" w:rsidRDefault="00036D0E" w:rsidP="00245317">
            <w:pPr>
              <w:spacing w:after="0" w:line="240" w:lineRule="auto"/>
              <w:jc w:val="center"/>
              <w:rPr>
                <w:ins w:id="2146" w:author="David Dayan" w:date="2021-12-03T17:13:00Z"/>
                <w:rFonts w:ascii="Calibri" w:eastAsia="Times New Roman" w:hAnsi="Calibri" w:cs="Times New Roman"/>
                <w:color w:val="000000"/>
                <w:sz w:val="16"/>
                <w:szCs w:val="16"/>
              </w:rPr>
            </w:pPr>
            <w:ins w:id="214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148" w:author="David Dayan" w:date="2021-12-03T17:18:00Z">
              <w:tcPr>
                <w:tcW w:w="2160" w:type="dxa"/>
                <w:tcBorders>
                  <w:top w:val="nil"/>
                  <w:left w:val="nil"/>
                  <w:bottom w:val="nil"/>
                  <w:right w:val="nil"/>
                </w:tcBorders>
                <w:shd w:val="clear" w:color="auto" w:fill="auto"/>
                <w:noWrap/>
                <w:vAlign w:val="bottom"/>
                <w:hideMark/>
              </w:tcPr>
            </w:tcPrChange>
          </w:tcPr>
          <w:p w14:paraId="6B7D39ED" w14:textId="77777777" w:rsidR="00036D0E" w:rsidRPr="00036D0E" w:rsidRDefault="00036D0E" w:rsidP="00245317">
            <w:pPr>
              <w:spacing w:after="0" w:line="240" w:lineRule="auto"/>
              <w:jc w:val="center"/>
              <w:rPr>
                <w:ins w:id="2149" w:author="David Dayan" w:date="2021-12-03T17:13:00Z"/>
                <w:rFonts w:ascii="Calibri" w:eastAsia="Times New Roman" w:hAnsi="Calibri" w:cs="Times New Roman"/>
                <w:color w:val="000000"/>
                <w:sz w:val="16"/>
                <w:szCs w:val="16"/>
              </w:rPr>
            </w:pPr>
            <w:ins w:id="215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151" w:author="David Dayan" w:date="2021-12-03T17:18:00Z">
              <w:tcPr>
                <w:tcW w:w="2876" w:type="dxa"/>
                <w:gridSpan w:val="2"/>
                <w:tcBorders>
                  <w:top w:val="nil"/>
                  <w:left w:val="nil"/>
                  <w:bottom w:val="nil"/>
                  <w:right w:val="nil"/>
                </w:tcBorders>
                <w:shd w:val="clear" w:color="auto" w:fill="auto"/>
                <w:noWrap/>
                <w:vAlign w:val="bottom"/>
                <w:hideMark/>
              </w:tcPr>
            </w:tcPrChange>
          </w:tcPr>
          <w:p w14:paraId="3E2437CD" w14:textId="77777777" w:rsidR="00036D0E" w:rsidRPr="00036D0E" w:rsidRDefault="00036D0E" w:rsidP="00245317">
            <w:pPr>
              <w:spacing w:after="0" w:line="240" w:lineRule="auto"/>
              <w:jc w:val="center"/>
              <w:rPr>
                <w:ins w:id="2152" w:author="David Dayan" w:date="2021-12-03T17:13:00Z"/>
                <w:rFonts w:ascii="Calibri" w:eastAsia="Times New Roman" w:hAnsi="Calibri" w:cs="Times New Roman"/>
                <w:color w:val="000000"/>
                <w:sz w:val="16"/>
                <w:szCs w:val="16"/>
              </w:rPr>
            </w:pPr>
            <w:ins w:id="215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154" w:author="David Dayan" w:date="2021-12-03T17:18:00Z">
              <w:tcPr>
                <w:tcW w:w="1426" w:type="dxa"/>
                <w:tcBorders>
                  <w:top w:val="nil"/>
                  <w:left w:val="nil"/>
                  <w:bottom w:val="nil"/>
                  <w:right w:val="nil"/>
                </w:tcBorders>
                <w:shd w:val="clear" w:color="auto" w:fill="auto"/>
                <w:noWrap/>
                <w:vAlign w:val="bottom"/>
                <w:hideMark/>
              </w:tcPr>
            </w:tcPrChange>
          </w:tcPr>
          <w:p w14:paraId="0E7D934F" w14:textId="77777777" w:rsidR="00036D0E" w:rsidRPr="00036D0E" w:rsidRDefault="00036D0E" w:rsidP="00245317">
            <w:pPr>
              <w:spacing w:after="0" w:line="240" w:lineRule="auto"/>
              <w:jc w:val="center"/>
              <w:rPr>
                <w:ins w:id="2155" w:author="David Dayan" w:date="2021-12-03T17:13:00Z"/>
                <w:rFonts w:ascii="Calibri" w:eastAsia="Times New Roman" w:hAnsi="Calibri" w:cs="Times New Roman"/>
                <w:color w:val="000000"/>
                <w:sz w:val="16"/>
                <w:szCs w:val="16"/>
              </w:rPr>
            </w:pPr>
            <w:ins w:id="215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2E0CC1FA" w14:textId="77777777" w:rsidTr="00245317">
        <w:trPr>
          <w:cantSplit/>
          <w:trHeight w:val="20"/>
          <w:ins w:id="2157" w:author="David Dayan" w:date="2021-12-03T17:13:00Z"/>
          <w:trPrChange w:id="21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59" w:author="David Dayan" w:date="2021-12-03T17:18:00Z">
              <w:tcPr>
                <w:tcW w:w="1563" w:type="dxa"/>
                <w:tcBorders>
                  <w:top w:val="nil"/>
                  <w:left w:val="nil"/>
                  <w:bottom w:val="nil"/>
                  <w:right w:val="nil"/>
                </w:tcBorders>
                <w:shd w:val="clear" w:color="auto" w:fill="auto"/>
                <w:noWrap/>
                <w:vAlign w:val="bottom"/>
                <w:hideMark/>
              </w:tcPr>
            </w:tcPrChange>
          </w:tcPr>
          <w:p w14:paraId="5C6DA7F0" w14:textId="77777777" w:rsidR="00036D0E" w:rsidRPr="00036D0E" w:rsidRDefault="00036D0E" w:rsidP="00245317">
            <w:pPr>
              <w:spacing w:after="0" w:line="240" w:lineRule="auto"/>
              <w:jc w:val="center"/>
              <w:rPr>
                <w:ins w:id="2160" w:author="David Dayan" w:date="2021-12-03T17:13:00Z"/>
                <w:rFonts w:ascii="Calibri" w:eastAsia="Times New Roman" w:hAnsi="Calibri" w:cs="Times New Roman"/>
                <w:color w:val="000000"/>
                <w:sz w:val="16"/>
                <w:szCs w:val="16"/>
              </w:rPr>
            </w:pPr>
            <w:ins w:id="2161" w:author="David Dayan" w:date="2021-12-03T17:13:00Z">
              <w:r w:rsidRPr="00036D0E">
                <w:rPr>
                  <w:rFonts w:ascii="Calibri" w:eastAsia="Times New Roman" w:hAnsi="Calibri" w:cs="Times New Roman"/>
                  <w:color w:val="000000"/>
                  <w:sz w:val="16"/>
                  <w:szCs w:val="16"/>
                </w:rPr>
                <w:t>OtsAC20ROGR_0048</w:t>
              </w:r>
            </w:ins>
          </w:p>
        </w:tc>
        <w:tc>
          <w:tcPr>
            <w:tcW w:w="746" w:type="dxa"/>
            <w:tcBorders>
              <w:top w:val="nil"/>
              <w:left w:val="nil"/>
              <w:bottom w:val="nil"/>
              <w:right w:val="nil"/>
            </w:tcBorders>
            <w:shd w:val="clear" w:color="auto" w:fill="auto"/>
            <w:noWrap/>
            <w:vAlign w:val="bottom"/>
            <w:hideMark/>
            <w:tcPrChange w:id="2162" w:author="David Dayan" w:date="2021-12-03T17:18:00Z">
              <w:tcPr>
                <w:tcW w:w="746" w:type="dxa"/>
                <w:tcBorders>
                  <w:top w:val="nil"/>
                  <w:left w:val="nil"/>
                  <w:bottom w:val="nil"/>
                  <w:right w:val="nil"/>
                </w:tcBorders>
                <w:shd w:val="clear" w:color="auto" w:fill="auto"/>
                <w:noWrap/>
                <w:vAlign w:val="bottom"/>
                <w:hideMark/>
              </w:tcPr>
            </w:tcPrChange>
          </w:tcPr>
          <w:p w14:paraId="75D08E62" w14:textId="77777777" w:rsidR="00036D0E" w:rsidRPr="00036D0E" w:rsidRDefault="00036D0E" w:rsidP="00245317">
            <w:pPr>
              <w:spacing w:after="0" w:line="240" w:lineRule="auto"/>
              <w:jc w:val="center"/>
              <w:rPr>
                <w:ins w:id="2163" w:author="David Dayan" w:date="2021-12-03T17:13:00Z"/>
                <w:rFonts w:ascii="Calibri" w:eastAsia="Times New Roman" w:hAnsi="Calibri" w:cs="Times New Roman"/>
                <w:color w:val="000000"/>
                <w:sz w:val="16"/>
                <w:szCs w:val="16"/>
              </w:rPr>
            </w:pPr>
            <w:ins w:id="2164" w:author="David Dayan" w:date="2021-12-03T17:13:00Z">
              <w:r w:rsidRPr="00036D0E">
                <w:rPr>
                  <w:rFonts w:ascii="Calibri" w:eastAsia="Times New Roman" w:hAnsi="Calibri" w:cs="Times New Roman"/>
                  <w:color w:val="000000"/>
                  <w:sz w:val="16"/>
                  <w:szCs w:val="16"/>
                </w:rPr>
                <w:t>6/2/20</w:t>
              </w:r>
            </w:ins>
          </w:p>
        </w:tc>
        <w:tc>
          <w:tcPr>
            <w:tcW w:w="599" w:type="dxa"/>
            <w:tcBorders>
              <w:top w:val="nil"/>
              <w:left w:val="nil"/>
              <w:bottom w:val="nil"/>
              <w:right w:val="nil"/>
            </w:tcBorders>
            <w:shd w:val="clear" w:color="auto" w:fill="auto"/>
            <w:noWrap/>
            <w:vAlign w:val="bottom"/>
            <w:hideMark/>
            <w:tcPrChange w:id="2165" w:author="David Dayan" w:date="2021-12-03T17:18:00Z">
              <w:tcPr>
                <w:tcW w:w="599" w:type="dxa"/>
                <w:tcBorders>
                  <w:top w:val="nil"/>
                  <w:left w:val="nil"/>
                  <w:bottom w:val="nil"/>
                  <w:right w:val="nil"/>
                </w:tcBorders>
                <w:shd w:val="clear" w:color="auto" w:fill="auto"/>
                <w:noWrap/>
                <w:vAlign w:val="bottom"/>
                <w:hideMark/>
              </w:tcPr>
            </w:tcPrChange>
          </w:tcPr>
          <w:p w14:paraId="5CF34188" w14:textId="77777777" w:rsidR="00036D0E" w:rsidRPr="00036D0E" w:rsidRDefault="00036D0E" w:rsidP="00245317">
            <w:pPr>
              <w:spacing w:after="0" w:line="240" w:lineRule="auto"/>
              <w:jc w:val="center"/>
              <w:rPr>
                <w:ins w:id="2166" w:author="David Dayan" w:date="2021-12-03T17:13:00Z"/>
                <w:rFonts w:ascii="Calibri" w:eastAsia="Times New Roman" w:hAnsi="Calibri" w:cs="Times New Roman"/>
                <w:color w:val="000000"/>
                <w:sz w:val="16"/>
                <w:szCs w:val="16"/>
              </w:rPr>
            </w:pPr>
            <w:ins w:id="2167" w:author="David Dayan" w:date="2021-12-03T17:13:00Z">
              <w:r w:rsidRPr="00036D0E">
                <w:rPr>
                  <w:rFonts w:ascii="Calibri" w:eastAsia="Times New Roman" w:hAnsi="Calibri" w:cs="Times New Roman"/>
                  <w:color w:val="000000"/>
                  <w:sz w:val="16"/>
                  <w:szCs w:val="16"/>
                </w:rPr>
                <w:t>154</w:t>
              </w:r>
            </w:ins>
          </w:p>
        </w:tc>
        <w:tc>
          <w:tcPr>
            <w:tcW w:w="1142" w:type="dxa"/>
            <w:tcBorders>
              <w:top w:val="nil"/>
              <w:left w:val="nil"/>
              <w:bottom w:val="nil"/>
              <w:right w:val="nil"/>
            </w:tcBorders>
            <w:shd w:val="clear" w:color="auto" w:fill="auto"/>
            <w:noWrap/>
            <w:vAlign w:val="bottom"/>
            <w:hideMark/>
            <w:tcPrChange w:id="2168" w:author="David Dayan" w:date="2021-12-03T17:18:00Z">
              <w:tcPr>
                <w:tcW w:w="1142" w:type="dxa"/>
                <w:tcBorders>
                  <w:top w:val="nil"/>
                  <w:left w:val="nil"/>
                  <w:bottom w:val="nil"/>
                  <w:right w:val="nil"/>
                </w:tcBorders>
                <w:shd w:val="clear" w:color="auto" w:fill="auto"/>
                <w:noWrap/>
                <w:vAlign w:val="bottom"/>
                <w:hideMark/>
              </w:tcPr>
            </w:tcPrChange>
          </w:tcPr>
          <w:p w14:paraId="7B25E907" w14:textId="77777777" w:rsidR="00036D0E" w:rsidRPr="00036D0E" w:rsidRDefault="00036D0E" w:rsidP="00245317">
            <w:pPr>
              <w:spacing w:after="0" w:line="240" w:lineRule="auto"/>
              <w:jc w:val="center"/>
              <w:rPr>
                <w:ins w:id="2169" w:author="David Dayan" w:date="2021-12-03T17:13:00Z"/>
                <w:rFonts w:ascii="Calibri" w:eastAsia="Times New Roman" w:hAnsi="Calibri" w:cs="Times New Roman"/>
                <w:color w:val="000000"/>
                <w:sz w:val="16"/>
                <w:szCs w:val="16"/>
              </w:rPr>
            </w:pPr>
            <w:ins w:id="217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171" w:author="David Dayan" w:date="2021-12-03T17:18:00Z">
              <w:tcPr>
                <w:tcW w:w="1440" w:type="dxa"/>
                <w:tcBorders>
                  <w:top w:val="nil"/>
                  <w:left w:val="nil"/>
                  <w:bottom w:val="nil"/>
                  <w:right w:val="nil"/>
                </w:tcBorders>
                <w:shd w:val="clear" w:color="auto" w:fill="auto"/>
                <w:noWrap/>
                <w:vAlign w:val="bottom"/>
                <w:hideMark/>
              </w:tcPr>
            </w:tcPrChange>
          </w:tcPr>
          <w:p w14:paraId="78699D96" w14:textId="77777777" w:rsidR="00036D0E" w:rsidRPr="00036D0E" w:rsidRDefault="00036D0E" w:rsidP="00245317">
            <w:pPr>
              <w:spacing w:after="0" w:line="240" w:lineRule="auto"/>
              <w:jc w:val="center"/>
              <w:rPr>
                <w:ins w:id="2172" w:author="David Dayan" w:date="2021-12-03T17:13:00Z"/>
                <w:rFonts w:ascii="Calibri" w:eastAsia="Times New Roman" w:hAnsi="Calibri" w:cs="Times New Roman"/>
                <w:color w:val="000000"/>
                <w:sz w:val="16"/>
                <w:szCs w:val="16"/>
              </w:rPr>
            </w:pPr>
            <w:ins w:id="217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174" w:author="David Dayan" w:date="2021-12-03T17:18:00Z">
              <w:tcPr>
                <w:tcW w:w="1530" w:type="dxa"/>
                <w:tcBorders>
                  <w:top w:val="nil"/>
                  <w:left w:val="nil"/>
                  <w:bottom w:val="nil"/>
                  <w:right w:val="nil"/>
                </w:tcBorders>
                <w:shd w:val="clear" w:color="auto" w:fill="auto"/>
                <w:noWrap/>
                <w:vAlign w:val="bottom"/>
                <w:hideMark/>
              </w:tcPr>
            </w:tcPrChange>
          </w:tcPr>
          <w:p w14:paraId="06CF8100" w14:textId="77777777" w:rsidR="00036D0E" w:rsidRPr="00036D0E" w:rsidRDefault="00036D0E" w:rsidP="00245317">
            <w:pPr>
              <w:spacing w:after="0" w:line="240" w:lineRule="auto"/>
              <w:jc w:val="center"/>
              <w:rPr>
                <w:ins w:id="2175" w:author="David Dayan" w:date="2021-12-03T17:13:00Z"/>
                <w:rFonts w:ascii="Calibri" w:eastAsia="Times New Roman" w:hAnsi="Calibri" w:cs="Times New Roman"/>
                <w:color w:val="000000"/>
                <w:sz w:val="16"/>
                <w:szCs w:val="16"/>
              </w:rPr>
            </w:pPr>
            <w:ins w:id="217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177" w:author="David Dayan" w:date="2021-12-03T17:18:00Z">
              <w:tcPr>
                <w:tcW w:w="898" w:type="dxa"/>
                <w:tcBorders>
                  <w:top w:val="nil"/>
                  <w:left w:val="nil"/>
                  <w:bottom w:val="nil"/>
                  <w:right w:val="nil"/>
                </w:tcBorders>
                <w:shd w:val="clear" w:color="auto" w:fill="auto"/>
                <w:noWrap/>
                <w:vAlign w:val="bottom"/>
                <w:hideMark/>
              </w:tcPr>
            </w:tcPrChange>
          </w:tcPr>
          <w:p w14:paraId="61949A11" w14:textId="77777777" w:rsidR="00036D0E" w:rsidRPr="00036D0E" w:rsidRDefault="00036D0E" w:rsidP="00245317">
            <w:pPr>
              <w:spacing w:after="0" w:line="240" w:lineRule="auto"/>
              <w:jc w:val="center"/>
              <w:rPr>
                <w:ins w:id="2178" w:author="David Dayan" w:date="2021-12-03T17:13:00Z"/>
                <w:rFonts w:ascii="Calibri" w:eastAsia="Times New Roman" w:hAnsi="Calibri" w:cs="Times New Roman"/>
                <w:color w:val="000000"/>
                <w:sz w:val="16"/>
                <w:szCs w:val="16"/>
              </w:rPr>
            </w:pPr>
            <w:ins w:id="217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180" w:author="David Dayan" w:date="2021-12-03T17:18:00Z">
              <w:tcPr>
                <w:tcW w:w="902" w:type="dxa"/>
                <w:tcBorders>
                  <w:top w:val="nil"/>
                  <w:left w:val="nil"/>
                  <w:bottom w:val="nil"/>
                  <w:right w:val="nil"/>
                </w:tcBorders>
                <w:shd w:val="clear" w:color="auto" w:fill="auto"/>
                <w:noWrap/>
                <w:vAlign w:val="bottom"/>
                <w:hideMark/>
              </w:tcPr>
            </w:tcPrChange>
          </w:tcPr>
          <w:p w14:paraId="1CE75971" w14:textId="77777777" w:rsidR="00036D0E" w:rsidRPr="00036D0E" w:rsidRDefault="00036D0E" w:rsidP="00245317">
            <w:pPr>
              <w:spacing w:after="0" w:line="240" w:lineRule="auto"/>
              <w:jc w:val="center"/>
              <w:rPr>
                <w:ins w:id="2181" w:author="David Dayan" w:date="2021-12-03T17:13:00Z"/>
                <w:rFonts w:ascii="Calibri" w:eastAsia="Times New Roman" w:hAnsi="Calibri" w:cs="Times New Roman"/>
                <w:color w:val="000000"/>
                <w:sz w:val="16"/>
                <w:szCs w:val="16"/>
              </w:rPr>
            </w:pPr>
            <w:ins w:id="218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183" w:author="David Dayan" w:date="2021-12-03T17:18:00Z">
              <w:tcPr>
                <w:tcW w:w="2160" w:type="dxa"/>
                <w:tcBorders>
                  <w:top w:val="nil"/>
                  <w:left w:val="nil"/>
                  <w:bottom w:val="nil"/>
                  <w:right w:val="nil"/>
                </w:tcBorders>
                <w:shd w:val="clear" w:color="auto" w:fill="auto"/>
                <w:noWrap/>
                <w:vAlign w:val="bottom"/>
                <w:hideMark/>
              </w:tcPr>
            </w:tcPrChange>
          </w:tcPr>
          <w:p w14:paraId="725F00AA" w14:textId="77777777" w:rsidR="00036D0E" w:rsidRPr="00036D0E" w:rsidRDefault="00036D0E" w:rsidP="00245317">
            <w:pPr>
              <w:spacing w:after="0" w:line="240" w:lineRule="auto"/>
              <w:jc w:val="center"/>
              <w:rPr>
                <w:ins w:id="2184" w:author="David Dayan" w:date="2021-12-03T17:13:00Z"/>
                <w:rFonts w:ascii="Calibri" w:eastAsia="Times New Roman" w:hAnsi="Calibri" w:cs="Times New Roman"/>
                <w:color w:val="000000"/>
                <w:sz w:val="16"/>
                <w:szCs w:val="16"/>
              </w:rPr>
            </w:pPr>
            <w:ins w:id="218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186" w:author="David Dayan" w:date="2021-12-03T17:18:00Z">
              <w:tcPr>
                <w:tcW w:w="2876" w:type="dxa"/>
                <w:gridSpan w:val="2"/>
                <w:tcBorders>
                  <w:top w:val="nil"/>
                  <w:left w:val="nil"/>
                  <w:bottom w:val="nil"/>
                  <w:right w:val="nil"/>
                </w:tcBorders>
                <w:shd w:val="clear" w:color="auto" w:fill="auto"/>
                <w:noWrap/>
                <w:vAlign w:val="bottom"/>
                <w:hideMark/>
              </w:tcPr>
            </w:tcPrChange>
          </w:tcPr>
          <w:p w14:paraId="41A977F0" w14:textId="77777777" w:rsidR="00036D0E" w:rsidRPr="00036D0E" w:rsidRDefault="00036D0E" w:rsidP="00245317">
            <w:pPr>
              <w:spacing w:after="0" w:line="240" w:lineRule="auto"/>
              <w:jc w:val="center"/>
              <w:rPr>
                <w:ins w:id="2187" w:author="David Dayan" w:date="2021-12-03T17:13:00Z"/>
                <w:rFonts w:ascii="Calibri" w:eastAsia="Times New Roman" w:hAnsi="Calibri" w:cs="Times New Roman"/>
                <w:color w:val="000000"/>
                <w:sz w:val="16"/>
                <w:szCs w:val="16"/>
              </w:rPr>
            </w:pPr>
            <w:ins w:id="218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189" w:author="David Dayan" w:date="2021-12-03T17:18:00Z">
              <w:tcPr>
                <w:tcW w:w="1426" w:type="dxa"/>
                <w:tcBorders>
                  <w:top w:val="nil"/>
                  <w:left w:val="nil"/>
                  <w:bottom w:val="nil"/>
                  <w:right w:val="nil"/>
                </w:tcBorders>
                <w:shd w:val="clear" w:color="auto" w:fill="auto"/>
                <w:noWrap/>
                <w:vAlign w:val="bottom"/>
                <w:hideMark/>
              </w:tcPr>
            </w:tcPrChange>
          </w:tcPr>
          <w:p w14:paraId="1D6B0789" w14:textId="77777777" w:rsidR="00036D0E" w:rsidRPr="00036D0E" w:rsidRDefault="00036D0E" w:rsidP="00245317">
            <w:pPr>
              <w:spacing w:after="0" w:line="240" w:lineRule="auto"/>
              <w:jc w:val="center"/>
              <w:rPr>
                <w:ins w:id="2190" w:author="David Dayan" w:date="2021-12-03T17:13:00Z"/>
                <w:rFonts w:ascii="Calibri" w:eastAsia="Times New Roman" w:hAnsi="Calibri" w:cs="Times New Roman"/>
                <w:color w:val="000000"/>
                <w:sz w:val="16"/>
                <w:szCs w:val="16"/>
              </w:rPr>
            </w:pPr>
            <w:ins w:id="219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12BAC12" w14:textId="77777777" w:rsidTr="00245317">
        <w:trPr>
          <w:cantSplit/>
          <w:trHeight w:val="20"/>
          <w:ins w:id="2192" w:author="David Dayan" w:date="2021-12-03T17:13:00Z"/>
          <w:trPrChange w:id="21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194" w:author="David Dayan" w:date="2021-12-03T17:18:00Z">
              <w:tcPr>
                <w:tcW w:w="1563" w:type="dxa"/>
                <w:tcBorders>
                  <w:top w:val="nil"/>
                  <w:left w:val="nil"/>
                  <w:bottom w:val="nil"/>
                  <w:right w:val="nil"/>
                </w:tcBorders>
                <w:shd w:val="clear" w:color="auto" w:fill="auto"/>
                <w:noWrap/>
                <w:vAlign w:val="bottom"/>
                <w:hideMark/>
              </w:tcPr>
            </w:tcPrChange>
          </w:tcPr>
          <w:p w14:paraId="3A7A57EE" w14:textId="77777777" w:rsidR="00036D0E" w:rsidRPr="00036D0E" w:rsidRDefault="00036D0E" w:rsidP="00245317">
            <w:pPr>
              <w:spacing w:after="0" w:line="240" w:lineRule="auto"/>
              <w:jc w:val="center"/>
              <w:rPr>
                <w:ins w:id="2195" w:author="David Dayan" w:date="2021-12-03T17:13:00Z"/>
                <w:rFonts w:ascii="Calibri" w:eastAsia="Times New Roman" w:hAnsi="Calibri" w:cs="Times New Roman"/>
                <w:color w:val="000000"/>
                <w:sz w:val="16"/>
                <w:szCs w:val="16"/>
              </w:rPr>
            </w:pPr>
            <w:ins w:id="2196" w:author="David Dayan" w:date="2021-12-03T17:13:00Z">
              <w:r w:rsidRPr="00036D0E">
                <w:rPr>
                  <w:rFonts w:ascii="Calibri" w:eastAsia="Times New Roman" w:hAnsi="Calibri" w:cs="Times New Roman"/>
                  <w:color w:val="000000"/>
                  <w:sz w:val="16"/>
                  <w:szCs w:val="16"/>
                </w:rPr>
                <w:lastRenderedPageBreak/>
                <w:t>OtsAC20ROGR_0049</w:t>
              </w:r>
            </w:ins>
          </w:p>
        </w:tc>
        <w:tc>
          <w:tcPr>
            <w:tcW w:w="746" w:type="dxa"/>
            <w:tcBorders>
              <w:top w:val="nil"/>
              <w:left w:val="nil"/>
              <w:bottom w:val="nil"/>
              <w:right w:val="nil"/>
            </w:tcBorders>
            <w:shd w:val="clear" w:color="auto" w:fill="auto"/>
            <w:noWrap/>
            <w:vAlign w:val="bottom"/>
            <w:hideMark/>
            <w:tcPrChange w:id="2197" w:author="David Dayan" w:date="2021-12-03T17:18:00Z">
              <w:tcPr>
                <w:tcW w:w="746" w:type="dxa"/>
                <w:tcBorders>
                  <w:top w:val="nil"/>
                  <w:left w:val="nil"/>
                  <w:bottom w:val="nil"/>
                  <w:right w:val="nil"/>
                </w:tcBorders>
                <w:shd w:val="clear" w:color="auto" w:fill="auto"/>
                <w:noWrap/>
                <w:vAlign w:val="bottom"/>
                <w:hideMark/>
              </w:tcPr>
            </w:tcPrChange>
          </w:tcPr>
          <w:p w14:paraId="028C2393" w14:textId="77777777" w:rsidR="00036D0E" w:rsidRPr="00036D0E" w:rsidRDefault="00036D0E" w:rsidP="00245317">
            <w:pPr>
              <w:spacing w:after="0" w:line="240" w:lineRule="auto"/>
              <w:jc w:val="center"/>
              <w:rPr>
                <w:ins w:id="2198" w:author="David Dayan" w:date="2021-12-03T17:13:00Z"/>
                <w:rFonts w:ascii="Calibri" w:eastAsia="Times New Roman" w:hAnsi="Calibri" w:cs="Times New Roman"/>
                <w:color w:val="000000"/>
                <w:sz w:val="16"/>
                <w:szCs w:val="16"/>
              </w:rPr>
            </w:pPr>
            <w:ins w:id="2199" w:author="David Dayan" w:date="2021-12-03T17:13:00Z">
              <w:r w:rsidRPr="00036D0E">
                <w:rPr>
                  <w:rFonts w:ascii="Calibri" w:eastAsia="Times New Roman" w:hAnsi="Calibri" w:cs="Times New Roman"/>
                  <w:color w:val="000000"/>
                  <w:sz w:val="16"/>
                  <w:szCs w:val="16"/>
                </w:rPr>
                <w:t>6/2/20</w:t>
              </w:r>
            </w:ins>
          </w:p>
        </w:tc>
        <w:tc>
          <w:tcPr>
            <w:tcW w:w="599" w:type="dxa"/>
            <w:tcBorders>
              <w:top w:val="nil"/>
              <w:left w:val="nil"/>
              <w:bottom w:val="nil"/>
              <w:right w:val="nil"/>
            </w:tcBorders>
            <w:shd w:val="clear" w:color="auto" w:fill="auto"/>
            <w:noWrap/>
            <w:vAlign w:val="bottom"/>
            <w:hideMark/>
            <w:tcPrChange w:id="2200" w:author="David Dayan" w:date="2021-12-03T17:18:00Z">
              <w:tcPr>
                <w:tcW w:w="599" w:type="dxa"/>
                <w:tcBorders>
                  <w:top w:val="nil"/>
                  <w:left w:val="nil"/>
                  <w:bottom w:val="nil"/>
                  <w:right w:val="nil"/>
                </w:tcBorders>
                <w:shd w:val="clear" w:color="auto" w:fill="auto"/>
                <w:noWrap/>
                <w:vAlign w:val="bottom"/>
                <w:hideMark/>
              </w:tcPr>
            </w:tcPrChange>
          </w:tcPr>
          <w:p w14:paraId="553D7746" w14:textId="77777777" w:rsidR="00036D0E" w:rsidRPr="00036D0E" w:rsidRDefault="00036D0E" w:rsidP="00245317">
            <w:pPr>
              <w:spacing w:after="0" w:line="240" w:lineRule="auto"/>
              <w:jc w:val="center"/>
              <w:rPr>
                <w:ins w:id="2201" w:author="David Dayan" w:date="2021-12-03T17:13:00Z"/>
                <w:rFonts w:ascii="Calibri" w:eastAsia="Times New Roman" w:hAnsi="Calibri" w:cs="Times New Roman"/>
                <w:color w:val="000000"/>
                <w:sz w:val="16"/>
                <w:szCs w:val="16"/>
              </w:rPr>
            </w:pPr>
            <w:ins w:id="2202" w:author="David Dayan" w:date="2021-12-03T17:13:00Z">
              <w:r w:rsidRPr="00036D0E">
                <w:rPr>
                  <w:rFonts w:ascii="Calibri" w:eastAsia="Times New Roman" w:hAnsi="Calibri" w:cs="Times New Roman"/>
                  <w:color w:val="000000"/>
                  <w:sz w:val="16"/>
                  <w:szCs w:val="16"/>
                </w:rPr>
                <w:t>154</w:t>
              </w:r>
            </w:ins>
          </w:p>
        </w:tc>
        <w:tc>
          <w:tcPr>
            <w:tcW w:w="1142" w:type="dxa"/>
            <w:tcBorders>
              <w:top w:val="nil"/>
              <w:left w:val="nil"/>
              <w:bottom w:val="nil"/>
              <w:right w:val="nil"/>
            </w:tcBorders>
            <w:shd w:val="clear" w:color="auto" w:fill="auto"/>
            <w:noWrap/>
            <w:vAlign w:val="bottom"/>
            <w:hideMark/>
            <w:tcPrChange w:id="2203" w:author="David Dayan" w:date="2021-12-03T17:18:00Z">
              <w:tcPr>
                <w:tcW w:w="1142" w:type="dxa"/>
                <w:tcBorders>
                  <w:top w:val="nil"/>
                  <w:left w:val="nil"/>
                  <w:bottom w:val="nil"/>
                  <w:right w:val="nil"/>
                </w:tcBorders>
                <w:shd w:val="clear" w:color="auto" w:fill="auto"/>
                <w:noWrap/>
                <w:vAlign w:val="bottom"/>
                <w:hideMark/>
              </w:tcPr>
            </w:tcPrChange>
          </w:tcPr>
          <w:p w14:paraId="32158D1A" w14:textId="77777777" w:rsidR="00036D0E" w:rsidRPr="00036D0E" w:rsidRDefault="00036D0E" w:rsidP="00245317">
            <w:pPr>
              <w:spacing w:after="0" w:line="240" w:lineRule="auto"/>
              <w:jc w:val="center"/>
              <w:rPr>
                <w:ins w:id="2204" w:author="David Dayan" w:date="2021-12-03T17:13:00Z"/>
                <w:rFonts w:ascii="Calibri" w:eastAsia="Times New Roman" w:hAnsi="Calibri" w:cs="Times New Roman"/>
                <w:color w:val="000000"/>
                <w:sz w:val="16"/>
                <w:szCs w:val="16"/>
              </w:rPr>
            </w:pPr>
            <w:ins w:id="220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206" w:author="David Dayan" w:date="2021-12-03T17:18:00Z">
              <w:tcPr>
                <w:tcW w:w="1440" w:type="dxa"/>
                <w:tcBorders>
                  <w:top w:val="nil"/>
                  <w:left w:val="nil"/>
                  <w:bottom w:val="nil"/>
                  <w:right w:val="nil"/>
                </w:tcBorders>
                <w:shd w:val="clear" w:color="auto" w:fill="auto"/>
                <w:noWrap/>
                <w:vAlign w:val="bottom"/>
                <w:hideMark/>
              </w:tcPr>
            </w:tcPrChange>
          </w:tcPr>
          <w:p w14:paraId="7FD2F2A9" w14:textId="77777777" w:rsidR="00036D0E" w:rsidRPr="00036D0E" w:rsidRDefault="00036D0E" w:rsidP="00245317">
            <w:pPr>
              <w:spacing w:after="0" w:line="240" w:lineRule="auto"/>
              <w:jc w:val="center"/>
              <w:rPr>
                <w:ins w:id="2207" w:author="David Dayan" w:date="2021-12-03T17:13:00Z"/>
                <w:rFonts w:ascii="Calibri" w:eastAsia="Times New Roman" w:hAnsi="Calibri" w:cs="Times New Roman"/>
                <w:color w:val="000000"/>
                <w:sz w:val="16"/>
                <w:szCs w:val="16"/>
              </w:rPr>
            </w:pPr>
            <w:ins w:id="220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209" w:author="David Dayan" w:date="2021-12-03T17:18:00Z">
              <w:tcPr>
                <w:tcW w:w="1530" w:type="dxa"/>
                <w:tcBorders>
                  <w:top w:val="nil"/>
                  <w:left w:val="nil"/>
                  <w:bottom w:val="nil"/>
                  <w:right w:val="nil"/>
                </w:tcBorders>
                <w:shd w:val="clear" w:color="auto" w:fill="auto"/>
                <w:noWrap/>
                <w:vAlign w:val="bottom"/>
                <w:hideMark/>
              </w:tcPr>
            </w:tcPrChange>
          </w:tcPr>
          <w:p w14:paraId="5AB443E4" w14:textId="77777777" w:rsidR="00036D0E" w:rsidRPr="00036D0E" w:rsidRDefault="00036D0E" w:rsidP="00245317">
            <w:pPr>
              <w:spacing w:after="0" w:line="240" w:lineRule="auto"/>
              <w:jc w:val="center"/>
              <w:rPr>
                <w:ins w:id="2210" w:author="David Dayan" w:date="2021-12-03T17:13:00Z"/>
                <w:rFonts w:ascii="Calibri" w:eastAsia="Times New Roman" w:hAnsi="Calibri" w:cs="Times New Roman"/>
                <w:color w:val="000000"/>
                <w:sz w:val="16"/>
                <w:szCs w:val="16"/>
              </w:rPr>
            </w:pPr>
            <w:ins w:id="221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12" w:author="David Dayan" w:date="2021-12-03T17:18:00Z">
              <w:tcPr>
                <w:tcW w:w="898" w:type="dxa"/>
                <w:tcBorders>
                  <w:top w:val="nil"/>
                  <w:left w:val="nil"/>
                  <w:bottom w:val="nil"/>
                  <w:right w:val="nil"/>
                </w:tcBorders>
                <w:shd w:val="clear" w:color="auto" w:fill="auto"/>
                <w:noWrap/>
                <w:vAlign w:val="bottom"/>
                <w:hideMark/>
              </w:tcPr>
            </w:tcPrChange>
          </w:tcPr>
          <w:p w14:paraId="509D5D77" w14:textId="77777777" w:rsidR="00036D0E" w:rsidRPr="00036D0E" w:rsidRDefault="00036D0E" w:rsidP="00245317">
            <w:pPr>
              <w:spacing w:after="0" w:line="240" w:lineRule="auto"/>
              <w:jc w:val="center"/>
              <w:rPr>
                <w:ins w:id="2213" w:author="David Dayan" w:date="2021-12-03T17:13:00Z"/>
                <w:rFonts w:ascii="Calibri" w:eastAsia="Times New Roman" w:hAnsi="Calibri" w:cs="Times New Roman"/>
                <w:color w:val="000000"/>
                <w:sz w:val="16"/>
                <w:szCs w:val="16"/>
              </w:rPr>
            </w:pPr>
            <w:ins w:id="221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215" w:author="David Dayan" w:date="2021-12-03T17:18:00Z">
              <w:tcPr>
                <w:tcW w:w="902" w:type="dxa"/>
                <w:tcBorders>
                  <w:top w:val="nil"/>
                  <w:left w:val="nil"/>
                  <w:bottom w:val="nil"/>
                  <w:right w:val="nil"/>
                </w:tcBorders>
                <w:shd w:val="clear" w:color="auto" w:fill="auto"/>
                <w:noWrap/>
                <w:vAlign w:val="bottom"/>
                <w:hideMark/>
              </w:tcPr>
            </w:tcPrChange>
          </w:tcPr>
          <w:p w14:paraId="40177DB0" w14:textId="77777777" w:rsidR="00036D0E" w:rsidRPr="00036D0E" w:rsidRDefault="00036D0E" w:rsidP="00245317">
            <w:pPr>
              <w:spacing w:after="0" w:line="240" w:lineRule="auto"/>
              <w:jc w:val="center"/>
              <w:rPr>
                <w:ins w:id="2216" w:author="David Dayan" w:date="2021-12-03T17:13:00Z"/>
                <w:rFonts w:ascii="Calibri" w:eastAsia="Times New Roman" w:hAnsi="Calibri" w:cs="Times New Roman"/>
                <w:color w:val="000000"/>
                <w:sz w:val="16"/>
                <w:szCs w:val="16"/>
              </w:rPr>
            </w:pPr>
            <w:ins w:id="221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218" w:author="David Dayan" w:date="2021-12-03T17:18:00Z">
              <w:tcPr>
                <w:tcW w:w="2160" w:type="dxa"/>
                <w:tcBorders>
                  <w:top w:val="nil"/>
                  <w:left w:val="nil"/>
                  <w:bottom w:val="nil"/>
                  <w:right w:val="nil"/>
                </w:tcBorders>
                <w:shd w:val="clear" w:color="auto" w:fill="auto"/>
                <w:noWrap/>
                <w:vAlign w:val="bottom"/>
                <w:hideMark/>
              </w:tcPr>
            </w:tcPrChange>
          </w:tcPr>
          <w:p w14:paraId="603DB283" w14:textId="77777777" w:rsidR="00036D0E" w:rsidRPr="00036D0E" w:rsidRDefault="00036D0E" w:rsidP="00245317">
            <w:pPr>
              <w:spacing w:after="0" w:line="240" w:lineRule="auto"/>
              <w:jc w:val="center"/>
              <w:rPr>
                <w:ins w:id="2219" w:author="David Dayan" w:date="2021-12-03T17:13:00Z"/>
                <w:rFonts w:ascii="Calibri" w:eastAsia="Times New Roman" w:hAnsi="Calibri" w:cs="Times New Roman"/>
                <w:color w:val="000000"/>
                <w:sz w:val="16"/>
                <w:szCs w:val="16"/>
              </w:rPr>
            </w:pPr>
            <w:ins w:id="222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221" w:author="David Dayan" w:date="2021-12-03T17:18:00Z">
              <w:tcPr>
                <w:tcW w:w="2876" w:type="dxa"/>
                <w:gridSpan w:val="2"/>
                <w:tcBorders>
                  <w:top w:val="nil"/>
                  <w:left w:val="nil"/>
                  <w:bottom w:val="nil"/>
                  <w:right w:val="nil"/>
                </w:tcBorders>
                <w:shd w:val="clear" w:color="auto" w:fill="auto"/>
                <w:noWrap/>
                <w:vAlign w:val="bottom"/>
                <w:hideMark/>
              </w:tcPr>
            </w:tcPrChange>
          </w:tcPr>
          <w:p w14:paraId="39F622CF" w14:textId="77777777" w:rsidR="00036D0E" w:rsidRPr="00036D0E" w:rsidRDefault="00036D0E" w:rsidP="00245317">
            <w:pPr>
              <w:spacing w:after="0" w:line="240" w:lineRule="auto"/>
              <w:jc w:val="center"/>
              <w:rPr>
                <w:ins w:id="2222" w:author="David Dayan" w:date="2021-12-03T17:13:00Z"/>
                <w:rFonts w:ascii="Calibri" w:eastAsia="Times New Roman" w:hAnsi="Calibri" w:cs="Times New Roman"/>
                <w:color w:val="000000"/>
                <w:sz w:val="16"/>
                <w:szCs w:val="16"/>
              </w:rPr>
            </w:pPr>
            <w:ins w:id="222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224" w:author="David Dayan" w:date="2021-12-03T17:18:00Z">
              <w:tcPr>
                <w:tcW w:w="1426" w:type="dxa"/>
                <w:tcBorders>
                  <w:top w:val="nil"/>
                  <w:left w:val="nil"/>
                  <w:bottom w:val="nil"/>
                  <w:right w:val="nil"/>
                </w:tcBorders>
                <w:shd w:val="clear" w:color="auto" w:fill="auto"/>
                <w:noWrap/>
                <w:vAlign w:val="bottom"/>
                <w:hideMark/>
              </w:tcPr>
            </w:tcPrChange>
          </w:tcPr>
          <w:p w14:paraId="32A22329" w14:textId="77777777" w:rsidR="00036D0E" w:rsidRPr="00036D0E" w:rsidRDefault="00036D0E" w:rsidP="00245317">
            <w:pPr>
              <w:spacing w:after="0" w:line="240" w:lineRule="auto"/>
              <w:jc w:val="center"/>
              <w:rPr>
                <w:ins w:id="2225" w:author="David Dayan" w:date="2021-12-03T17:13:00Z"/>
                <w:rFonts w:ascii="Calibri" w:eastAsia="Times New Roman" w:hAnsi="Calibri" w:cs="Times New Roman"/>
                <w:color w:val="000000"/>
                <w:sz w:val="16"/>
                <w:szCs w:val="16"/>
              </w:rPr>
            </w:pPr>
            <w:ins w:id="222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252D9BF" w14:textId="77777777" w:rsidTr="00245317">
        <w:trPr>
          <w:cantSplit/>
          <w:trHeight w:val="20"/>
          <w:ins w:id="2227" w:author="David Dayan" w:date="2021-12-03T17:13:00Z"/>
          <w:trPrChange w:id="22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29" w:author="David Dayan" w:date="2021-12-03T17:18:00Z">
              <w:tcPr>
                <w:tcW w:w="1563" w:type="dxa"/>
                <w:tcBorders>
                  <w:top w:val="nil"/>
                  <w:left w:val="nil"/>
                  <w:bottom w:val="nil"/>
                  <w:right w:val="nil"/>
                </w:tcBorders>
                <w:shd w:val="clear" w:color="auto" w:fill="auto"/>
                <w:noWrap/>
                <w:vAlign w:val="bottom"/>
                <w:hideMark/>
              </w:tcPr>
            </w:tcPrChange>
          </w:tcPr>
          <w:p w14:paraId="5374EFA7" w14:textId="77777777" w:rsidR="00036D0E" w:rsidRPr="00036D0E" w:rsidRDefault="00036D0E" w:rsidP="00245317">
            <w:pPr>
              <w:spacing w:after="0" w:line="240" w:lineRule="auto"/>
              <w:jc w:val="center"/>
              <w:rPr>
                <w:ins w:id="2230" w:author="David Dayan" w:date="2021-12-03T17:13:00Z"/>
                <w:rFonts w:ascii="Calibri" w:eastAsia="Times New Roman" w:hAnsi="Calibri" w:cs="Times New Roman"/>
                <w:color w:val="000000"/>
                <w:sz w:val="16"/>
                <w:szCs w:val="16"/>
              </w:rPr>
            </w:pPr>
            <w:ins w:id="2231" w:author="David Dayan" w:date="2021-12-03T17:13:00Z">
              <w:r w:rsidRPr="00036D0E">
                <w:rPr>
                  <w:rFonts w:ascii="Calibri" w:eastAsia="Times New Roman" w:hAnsi="Calibri" w:cs="Times New Roman"/>
                  <w:color w:val="000000"/>
                  <w:sz w:val="16"/>
                  <w:szCs w:val="16"/>
                </w:rPr>
                <w:t>OtsAC20ROGR_0050</w:t>
              </w:r>
            </w:ins>
          </w:p>
        </w:tc>
        <w:tc>
          <w:tcPr>
            <w:tcW w:w="746" w:type="dxa"/>
            <w:tcBorders>
              <w:top w:val="nil"/>
              <w:left w:val="nil"/>
              <w:bottom w:val="nil"/>
              <w:right w:val="nil"/>
            </w:tcBorders>
            <w:shd w:val="clear" w:color="auto" w:fill="auto"/>
            <w:noWrap/>
            <w:vAlign w:val="bottom"/>
            <w:hideMark/>
            <w:tcPrChange w:id="2232" w:author="David Dayan" w:date="2021-12-03T17:18:00Z">
              <w:tcPr>
                <w:tcW w:w="746" w:type="dxa"/>
                <w:tcBorders>
                  <w:top w:val="nil"/>
                  <w:left w:val="nil"/>
                  <w:bottom w:val="nil"/>
                  <w:right w:val="nil"/>
                </w:tcBorders>
                <w:shd w:val="clear" w:color="auto" w:fill="auto"/>
                <w:noWrap/>
                <w:vAlign w:val="bottom"/>
                <w:hideMark/>
              </w:tcPr>
            </w:tcPrChange>
          </w:tcPr>
          <w:p w14:paraId="481AAD96" w14:textId="77777777" w:rsidR="00036D0E" w:rsidRPr="00036D0E" w:rsidRDefault="00036D0E" w:rsidP="00245317">
            <w:pPr>
              <w:spacing w:after="0" w:line="240" w:lineRule="auto"/>
              <w:jc w:val="center"/>
              <w:rPr>
                <w:ins w:id="2233" w:author="David Dayan" w:date="2021-12-03T17:13:00Z"/>
                <w:rFonts w:ascii="Calibri" w:eastAsia="Times New Roman" w:hAnsi="Calibri" w:cs="Times New Roman"/>
                <w:color w:val="000000"/>
                <w:sz w:val="16"/>
                <w:szCs w:val="16"/>
              </w:rPr>
            </w:pPr>
            <w:ins w:id="2234" w:author="David Dayan" w:date="2021-12-03T17:13:00Z">
              <w:r w:rsidRPr="00036D0E">
                <w:rPr>
                  <w:rFonts w:ascii="Calibri" w:eastAsia="Times New Roman" w:hAnsi="Calibri" w:cs="Times New Roman"/>
                  <w:color w:val="000000"/>
                  <w:sz w:val="16"/>
                  <w:szCs w:val="16"/>
                </w:rPr>
                <w:t>6/4/20</w:t>
              </w:r>
            </w:ins>
          </w:p>
        </w:tc>
        <w:tc>
          <w:tcPr>
            <w:tcW w:w="599" w:type="dxa"/>
            <w:tcBorders>
              <w:top w:val="nil"/>
              <w:left w:val="nil"/>
              <w:bottom w:val="nil"/>
              <w:right w:val="nil"/>
            </w:tcBorders>
            <w:shd w:val="clear" w:color="auto" w:fill="auto"/>
            <w:noWrap/>
            <w:vAlign w:val="bottom"/>
            <w:hideMark/>
            <w:tcPrChange w:id="2235" w:author="David Dayan" w:date="2021-12-03T17:18:00Z">
              <w:tcPr>
                <w:tcW w:w="599" w:type="dxa"/>
                <w:tcBorders>
                  <w:top w:val="nil"/>
                  <w:left w:val="nil"/>
                  <w:bottom w:val="nil"/>
                  <w:right w:val="nil"/>
                </w:tcBorders>
                <w:shd w:val="clear" w:color="auto" w:fill="auto"/>
                <w:noWrap/>
                <w:vAlign w:val="bottom"/>
                <w:hideMark/>
              </w:tcPr>
            </w:tcPrChange>
          </w:tcPr>
          <w:p w14:paraId="42823E1E" w14:textId="77777777" w:rsidR="00036D0E" w:rsidRPr="00036D0E" w:rsidRDefault="00036D0E" w:rsidP="00245317">
            <w:pPr>
              <w:spacing w:after="0" w:line="240" w:lineRule="auto"/>
              <w:jc w:val="center"/>
              <w:rPr>
                <w:ins w:id="2236" w:author="David Dayan" w:date="2021-12-03T17:13:00Z"/>
                <w:rFonts w:ascii="Calibri" w:eastAsia="Times New Roman" w:hAnsi="Calibri" w:cs="Times New Roman"/>
                <w:color w:val="000000"/>
                <w:sz w:val="16"/>
                <w:szCs w:val="16"/>
              </w:rPr>
            </w:pPr>
            <w:ins w:id="2237" w:author="David Dayan" w:date="2021-12-03T17:13:00Z">
              <w:r w:rsidRPr="00036D0E">
                <w:rPr>
                  <w:rFonts w:ascii="Calibri" w:eastAsia="Times New Roman" w:hAnsi="Calibri" w:cs="Times New Roman"/>
                  <w:color w:val="000000"/>
                  <w:sz w:val="16"/>
                  <w:szCs w:val="16"/>
                </w:rPr>
                <w:t>156</w:t>
              </w:r>
            </w:ins>
          </w:p>
        </w:tc>
        <w:tc>
          <w:tcPr>
            <w:tcW w:w="1142" w:type="dxa"/>
            <w:tcBorders>
              <w:top w:val="nil"/>
              <w:left w:val="nil"/>
              <w:bottom w:val="nil"/>
              <w:right w:val="nil"/>
            </w:tcBorders>
            <w:shd w:val="clear" w:color="auto" w:fill="auto"/>
            <w:noWrap/>
            <w:vAlign w:val="bottom"/>
            <w:hideMark/>
            <w:tcPrChange w:id="2238" w:author="David Dayan" w:date="2021-12-03T17:18:00Z">
              <w:tcPr>
                <w:tcW w:w="1142" w:type="dxa"/>
                <w:tcBorders>
                  <w:top w:val="nil"/>
                  <w:left w:val="nil"/>
                  <w:bottom w:val="nil"/>
                  <w:right w:val="nil"/>
                </w:tcBorders>
                <w:shd w:val="clear" w:color="auto" w:fill="auto"/>
                <w:noWrap/>
                <w:vAlign w:val="bottom"/>
                <w:hideMark/>
              </w:tcPr>
            </w:tcPrChange>
          </w:tcPr>
          <w:p w14:paraId="1995CA96" w14:textId="77777777" w:rsidR="00036D0E" w:rsidRPr="00036D0E" w:rsidRDefault="00036D0E" w:rsidP="00245317">
            <w:pPr>
              <w:spacing w:after="0" w:line="240" w:lineRule="auto"/>
              <w:jc w:val="center"/>
              <w:rPr>
                <w:ins w:id="2239" w:author="David Dayan" w:date="2021-12-03T17:13:00Z"/>
                <w:rFonts w:ascii="Calibri" w:eastAsia="Times New Roman" w:hAnsi="Calibri" w:cs="Times New Roman"/>
                <w:color w:val="000000"/>
                <w:sz w:val="16"/>
                <w:szCs w:val="16"/>
              </w:rPr>
            </w:pPr>
            <w:ins w:id="224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241" w:author="David Dayan" w:date="2021-12-03T17:18:00Z">
              <w:tcPr>
                <w:tcW w:w="1440" w:type="dxa"/>
                <w:tcBorders>
                  <w:top w:val="nil"/>
                  <w:left w:val="nil"/>
                  <w:bottom w:val="nil"/>
                  <w:right w:val="nil"/>
                </w:tcBorders>
                <w:shd w:val="clear" w:color="auto" w:fill="auto"/>
                <w:noWrap/>
                <w:vAlign w:val="bottom"/>
                <w:hideMark/>
              </w:tcPr>
            </w:tcPrChange>
          </w:tcPr>
          <w:p w14:paraId="22898D1F" w14:textId="77777777" w:rsidR="00036D0E" w:rsidRPr="00036D0E" w:rsidRDefault="00036D0E" w:rsidP="00245317">
            <w:pPr>
              <w:spacing w:after="0" w:line="240" w:lineRule="auto"/>
              <w:jc w:val="center"/>
              <w:rPr>
                <w:ins w:id="2242" w:author="David Dayan" w:date="2021-12-03T17:13:00Z"/>
                <w:rFonts w:ascii="Calibri" w:eastAsia="Times New Roman" w:hAnsi="Calibri" w:cs="Times New Roman"/>
                <w:color w:val="000000"/>
                <w:sz w:val="16"/>
                <w:szCs w:val="16"/>
              </w:rPr>
            </w:pPr>
            <w:ins w:id="224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244" w:author="David Dayan" w:date="2021-12-03T17:18:00Z">
              <w:tcPr>
                <w:tcW w:w="1530" w:type="dxa"/>
                <w:tcBorders>
                  <w:top w:val="nil"/>
                  <w:left w:val="nil"/>
                  <w:bottom w:val="nil"/>
                  <w:right w:val="nil"/>
                </w:tcBorders>
                <w:shd w:val="clear" w:color="auto" w:fill="auto"/>
                <w:noWrap/>
                <w:vAlign w:val="bottom"/>
                <w:hideMark/>
              </w:tcPr>
            </w:tcPrChange>
          </w:tcPr>
          <w:p w14:paraId="11F7B3AF" w14:textId="77777777" w:rsidR="00036D0E" w:rsidRPr="00036D0E" w:rsidRDefault="00036D0E" w:rsidP="00245317">
            <w:pPr>
              <w:spacing w:after="0" w:line="240" w:lineRule="auto"/>
              <w:jc w:val="center"/>
              <w:rPr>
                <w:ins w:id="2245" w:author="David Dayan" w:date="2021-12-03T17:13:00Z"/>
                <w:rFonts w:ascii="Calibri" w:eastAsia="Times New Roman" w:hAnsi="Calibri" w:cs="Times New Roman"/>
                <w:color w:val="000000"/>
                <w:sz w:val="16"/>
                <w:szCs w:val="16"/>
              </w:rPr>
            </w:pPr>
            <w:ins w:id="224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47" w:author="David Dayan" w:date="2021-12-03T17:18:00Z">
              <w:tcPr>
                <w:tcW w:w="898" w:type="dxa"/>
                <w:tcBorders>
                  <w:top w:val="nil"/>
                  <w:left w:val="nil"/>
                  <w:bottom w:val="nil"/>
                  <w:right w:val="nil"/>
                </w:tcBorders>
                <w:shd w:val="clear" w:color="auto" w:fill="auto"/>
                <w:noWrap/>
                <w:vAlign w:val="bottom"/>
                <w:hideMark/>
              </w:tcPr>
            </w:tcPrChange>
          </w:tcPr>
          <w:p w14:paraId="66B4F6BF" w14:textId="77777777" w:rsidR="00036D0E" w:rsidRPr="00036D0E" w:rsidRDefault="00036D0E" w:rsidP="00245317">
            <w:pPr>
              <w:spacing w:after="0" w:line="240" w:lineRule="auto"/>
              <w:jc w:val="center"/>
              <w:rPr>
                <w:ins w:id="2248" w:author="David Dayan" w:date="2021-12-03T17:13:00Z"/>
                <w:rFonts w:ascii="Calibri" w:eastAsia="Times New Roman" w:hAnsi="Calibri" w:cs="Times New Roman"/>
                <w:color w:val="000000"/>
                <w:sz w:val="16"/>
                <w:szCs w:val="16"/>
              </w:rPr>
            </w:pPr>
            <w:ins w:id="224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250" w:author="David Dayan" w:date="2021-12-03T17:18:00Z">
              <w:tcPr>
                <w:tcW w:w="902" w:type="dxa"/>
                <w:tcBorders>
                  <w:top w:val="nil"/>
                  <w:left w:val="nil"/>
                  <w:bottom w:val="nil"/>
                  <w:right w:val="nil"/>
                </w:tcBorders>
                <w:shd w:val="clear" w:color="auto" w:fill="auto"/>
                <w:noWrap/>
                <w:vAlign w:val="bottom"/>
                <w:hideMark/>
              </w:tcPr>
            </w:tcPrChange>
          </w:tcPr>
          <w:p w14:paraId="476AE3BD" w14:textId="77777777" w:rsidR="00036D0E" w:rsidRPr="00036D0E" w:rsidRDefault="00036D0E" w:rsidP="00245317">
            <w:pPr>
              <w:spacing w:after="0" w:line="240" w:lineRule="auto"/>
              <w:jc w:val="center"/>
              <w:rPr>
                <w:ins w:id="2251" w:author="David Dayan" w:date="2021-12-03T17:13:00Z"/>
                <w:rFonts w:ascii="Calibri" w:eastAsia="Times New Roman" w:hAnsi="Calibri" w:cs="Times New Roman"/>
                <w:color w:val="000000"/>
                <w:sz w:val="16"/>
                <w:szCs w:val="16"/>
              </w:rPr>
            </w:pPr>
            <w:ins w:id="225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253" w:author="David Dayan" w:date="2021-12-03T17:18:00Z">
              <w:tcPr>
                <w:tcW w:w="2160" w:type="dxa"/>
                <w:tcBorders>
                  <w:top w:val="nil"/>
                  <w:left w:val="nil"/>
                  <w:bottom w:val="nil"/>
                  <w:right w:val="nil"/>
                </w:tcBorders>
                <w:shd w:val="clear" w:color="auto" w:fill="auto"/>
                <w:noWrap/>
                <w:vAlign w:val="bottom"/>
                <w:hideMark/>
              </w:tcPr>
            </w:tcPrChange>
          </w:tcPr>
          <w:p w14:paraId="6AAFA824" w14:textId="77777777" w:rsidR="00036D0E" w:rsidRPr="00036D0E" w:rsidRDefault="00036D0E" w:rsidP="00245317">
            <w:pPr>
              <w:spacing w:after="0" w:line="240" w:lineRule="auto"/>
              <w:jc w:val="center"/>
              <w:rPr>
                <w:ins w:id="2254" w:author="David Dayan" w:date="2021-12-03T17:13:00Z"/>
                <w:rFonts w:ascii="Calibri" w:eastAsia="Times New Roman" w:hAnsi="Calibri" w:cs="Times New Roman"/>
                <w:color w:val="000000"/>
                <w:sz w:val="16"/>
                <w:szCs w:val="16"/>
              </w:rPr>
            </w:pPr>
            <w:ins w:id="225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256" w:author="David Dayan" w:date="2021-12-03T17:18:00Z">
              <w:tcPr>
                <w:tcW w:w="2876" w:type="dxa"/>
                <w:gridSpan w:val="2"/>
                <w:tcBorders>
                  <w:top w:val="nil"/>
                  <w:left w:val="nil"/>
                  <w:bottom w:val="nil"/>
                  <w:right w:val="nil"/>
                </w:tcBorders>
                <w:shd w:val="clear" w:color="auto" w:fill="auto"/>
                <w:noWrap/>
                <w:vAlign w:val="bottom"/>
                <w:hideMark/>
              </w:tcPr>
            </w:tcPrChange>
          </w:tcPr>
          <w:p w14:paraId="6FD26F27" w14:textId="77777777" w:rsidR="00036D0E" w:rsidRPr="00036D0E" w:rsidRDefault="00036D0E" w:rsidP="00245317">
            <w:pPr>
              <w:spacing w:after="0" w:line="240" w:lineRule="auto"/>
              <w:jc w:val="center"/>
              <w:rPr>
                <w:ins w:id="2257" w:author="David Dayan" w:date="2021-12-03T17:13:00Z"/>
                <w:rFonts w:ascii="Calibri" w:eastAsia="Times New Roman" w:hAnsi="Calibri" w:cs="Times New Roman"/>
                <w:color w:val="000000"/>
                <w:sz w:val="16"/>
                <w:szCs w:val="16"/>
              </w:rPr>
            </w:pPr>
            <w:ins w:id="225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259" w:author="David Dayan" w:date="2021-12-03T17:18:00Z">
              <w:tcPr>
                <w:tcW w:w="1426" w:type="dxa"/>
                <w:tcBorders>
                  <w:top w:val="nil"/>
                  <w:left w:val="nil"/>
                  <w:bottom w:val="nil"/>
                  <w:right w:val="nil"/>
                </w:tcBorders>
                <w:shd w:val="clear" w:color="auto" w:fill="auto"/>
                <w:noWrap/>
                <w:vAlign w:val="bottom"/>
                <w:hideMark/>
              </w:tcPr>
            </w:tcPrChange>
          </w:tcPr>
          <w:p w14:paraId="76FF1198" w14:textId="77777777" w:rsidR="00036D0E" w:rsidRPr="00036D0E" w:rsidRDefault="00036D0E" w:rsidP="00245317">
            <w:pPr>
              <w:spacing w:after="0" w:line="240" w:lineRule="auto"/>
              <w:jc w:val="center"/>
              <w:rPr>
                <w:ins w:id="2260" w:author="David Dayan" w:date="2021-12-03T17:13:00Z"/>
                <w:rFonts w:ascii="Calibri" w:eastAsia="Times New Roman" w:hAnsi="Calibri" w:cs="Times New Roman"/>
                <w:color w:val="000000"/>
                <w:sz w:val="16"/>
                <w:szCs w:val="16"/>
              </w:rPr>
            </w:pPr>
            <w:ins w:id="2261" w:author="David Dayan" w:date="2021-12-03T17:13:00Z">
              <w:r w:rsidRPr="00036D0E">
                <w:rPr>
                  <w:rFonts w:ascii="Calibri" w:eastAsia="Times New Roman" w:hAnsi="Calibri" w:cs="Times New Roman"/>
                  <w:color w:val="000000"/>
                  <w:sz w:val="16"/>
                  <w:szCs w:val="16"/>
                </w:rPr>
                <w:t>heterozygote</w:t>
              </w:r>
            </w:ins>
          </w:p>
        </w:tc>
      </w:tr>
      <w:tr w:rsidR="00036D0E" w:rsidRPr="00036D0E" w14:paraId="7C812409" w14:textId="77777777" w:rsidTr="00245317">
        <w:trPr>
          <w:cantSplit/>
          <w:trHeight w:val="20"/>
          <w:ins w:id="2262" w:author="David Dayan" w:date="2021-12-03T17:13:00Z"/>
          <w:trPrChange w:id="22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64" w:author="David Dayan" w:date="2021-12-03T17:18:00Z">
              <w:tcPr>
                <w:tcW w:w="1563" w:type="dxa"/>
                <w:tcBorders>
                  <w:top w:val="nil"/>
                  <w:left w:val="nil"/>
                  <w:bottom w:val="nil"/>
                  <w:right w:val="nil"/>
                </w:tcBorders>
                <w:shd w:val="clear" w:color="auto" w:fill="auto"/>
                <w:noWrap/>
                <w:vAlign w:val="bottom"/>
                <w:hideMark/>
              </w:tcPr>
            </w:tcPrChange>
          </w:tcPr>
          <w:p w14:paraId="2F785306" w14:textId="77777777" w:rsidR="00036D0E" w:rsidRPr="00036D0E" w:rsidRDefault="00036D0E" w:rsidP="00245317">
            <w:pPr>
              <w:spacing w:after="0" w:line="240" w:lineRule="auto"/>
              <w:jc w:val="center"/>
              <w:rPr>
                <w:ins w:id="2265" w:author="David Dayan" w:date="2021-12-03T17:13:00Z"/>
                <w:rFonts w:ascii="Calibri" w:eastAsia="Times New Roman" w:hAnsi="Calibri" w:cs="Times New Roman"/>
                <w:color w:val="000000"/>
                <w:sz w:val="16"/>
                <w:szCs w:val="16"/>
              </w:rPr>
            </w:pPr>
            <w:ins w:id="2266" w:author="David Dayan" w:date="2021-12-03T17:13:00Z">
              <w:r w:rsidRPr="00036D0E">
                <w:rPr>
                  <w:rFonts w:ascii="Calibri" w:eastAsia="Times New Roman" w:hAnsi="Calibri" w:cs="Times New Roman"/>
                  <w:color w:val="000000"/>
                  <w:sz w:val="16"/>
                  <w:szCs w:val="16"/>
                </w:rPr>
                <w:t>OtsAC20ROGR_0051</w:t>
              </w:r>
            </w:ins>
          </w:p>
        </w:tc>
        <w:tc>
          <w:tcPr>
            <w:tcW w:w="746" w:type="dxa"/>
            <w:tcBorders>
              <w:top w:val="nil"/>
              <w:left w:val="nil"/>
              <w:bottom w:val="nil"/>
              <w:right w:val="nil"/>
            </w:tcBorders>
            <w:shd w:val="clear" w:color="auto" w:fill="auto"/>
            <w:noWrap/>
            <w:vAlign w:val="bottom"/>
            <w:hideMark/>
            <w:tcPrChange w:id="2267" w:author="David Dayan" w:date="2021-12-03T17:18:00Z">
              <w:tcPr>
                <w:tcW w:w="746" w:type="dxa"/>
                <w:tcBorders>
                  <w:top w:val="nil"/>
                  <w:left w:val="nil"/>
                  <w:bottom w:val="nil"/>
                  <w:right w:val="nil"/>
                </w:tcBorders>
                <w:shd w:val="clear" w:color="auto" w:fill="auto"/>
                <w:noWrap/>
                <w:vAlign w:val="bottom"/>
                <w:hideMark/>
              </w:tcPr>
            </w:tcPrChange>
          </w:tcPr>
          <w:p w14:paraId="3615D077" w14:textId="77777777" w:rsidR="00036D0E" w:rsidRPr="00036D0E" w:rsidRDefault="00036D0E" w:rsidP="00245317">
            <w:pPr>
              <w:spacing w:after="0" w:line="240" w:lineRule="auto"/>
              <w:jc w:val="center"/>
              <w:rPr>
                <w:ins w:id="2268" w:author="David Dayan" w:date="2021-12-03T17:13:00Z"/>
                <w:rFonts w:ascii="Calibri" w:eastAsia="Times New Roman" w:hAnsi="Calibri" w:cs="Times New Roman"/>
                <w:color w:val="000000"/>
                <w:sz w:val="16"/>
                <w:szCs w:val="16"/>
              </w:rPr>
            </w:pPr>
            <w:ins w:id="2269" w:author="David Dayan" w:date="2021-12-03T17:13:00Z">
              <w:r w:rsidRPr="00036D0E">
                <w:rPr>
                  <w:rFonts w:ascii="Calibri" w:eastAsia="Times New Roman" w:hAnsi="Calibri" w:cs="Times New Roman"/>
                  <w:color w:val="000000"/>
                  <w:sz w:val="16"/>
                  <w:szCs w:val="16"/>
                </w:rPr>
                <w:t>6/7/20</w:t>
              </w:r>
            </w:ins>
          </w:p>
        </w:tc>
        <w:tc>
          <w:tcPr>
            <w:tcW w:w="599" w:type="dxa"/>
            <w:tcBorders>
              <w:top w:val="nil"/>
              <w:left w:val="nil"/>
              <w:bottom w:val="nil"/>
              <w:right w:val="nil"/>
            </w:tcBorders>
            <w:shd w:val="clear" w:color="auto" w:fill="auto"/>
            <w:noWrap/>
            <w:vAlign w:val="bottom"/>
            <w:hideMark/>
            <w:tcPrChange w:id="2270" w:author="David Dayan" w:date="2021-12-03T17:18:00Z">
              <w:tcPr>
                <w:tcW w:w="599" w:type="dxa"/>
                <w:tcBorders>
                  <w:top w:val="nil"/>
                  <w:left w:val="nil"/>
                  <w:bottom w:val="nil"/>
                  <w:right w:val="nil"/>
                </w:tcBorders>
                <w:shd w:val="clear" w:color="auto" w:fill="auto"/>
                <w:noWrap/>
                <w:vAlign w:val="bottom"/>
                <w:hideMark/>
              </w:tcPr>
            </w:tcPrChange>
          </w:tcPr>
          <w:p w14:paraId="7DEB4369" w14:textId="77777777" w:rsidR="00036D0E" w:rsidRPr="00036D0E" w:rsidRDefault="00036D0E" w:rsidP="00245317">
            <w:pPr>
              <w:spacing w:after="0" w:line="240" w:lineRule="auto"/>
              <w:jc w:val="center"/>
              <w:rPr>
                <w:ins w:id="2271" w:author="David Dayan" w:date="2021-12-03T17:13:00Z"/>
                <w:rFonts w:ascii="Calibri" w:eastAsia="Times New Roman" w:hAnsi="Calibri" w:cs="Times New Roman"/>
                <w:color w:val="000000"/>
                <w:sz w:val="16"/>
                <w:szCs w:val="16"/>
              </w:rPr>
            </w:pPr>
            <w:ins w:id="2272" w:author="David Dayan" w:date="2021-12-03T17:13:00Z">
              <w:r w:rsidRPr="00036D0E">
                <w:rPr>
                  <w:rFonts w:ascii="Calibri" w:eastAsia="Times New Roman" w:hAnsi="Calibri" w:cs="Times New Roman"/>
                  <w:color w:val="000000"/>
                  <w:sz w:val="16"/>
                  <w:szCs w:val="16"/>
                </w:rPr>
                <w:t>159</w:t>
              </w:r>
            </w:ins>
          </w:p>
        </w:tc>
        <w:tc>
          <w:tcPr>
            <w:tcW w:w="1142" w:type="dxa"/>
            <w:tcBorders>
              <w:top w:val="nil"/>
              <w:left w:val="nil"/>
              <w:bottom w:val="nil"/>
              <w:right w:val="nil"/>
            </w:tcBorders>
            <w:shd w:val="clear" w:color="auto" w:fill="auto"/>
            <w:noWrap/>
            <w:vAlign w:val="bottom"/>
            <w:hideMark/>
            <w:tcPrChange w:id="2273" w:author="David Dayan" w:date="2021-12-03T17:18:00Z">
              <w:tcPr>
                <w:tcW w:w="1142" w:type="dxa"/>
                <w:tcBorders>
                  <w:top w:val="nil"/>
                  <w:left w:val="nil"/>
                  <w:bottom w:val="nil"/>
                  <w:right w:val="nil"/>
                </w:tcBorders>
                <w:shd w:val="clear" w:color="auto" w:fill="auto"/>
                <w:noWrap/>
                <w:vAlign w:val="bottom"/>
                <w:hideMark/>
              </w:tcPr>
            </w:tcPrChange>
          </w:tcPr>
          <w:p w14:paraId="45861FB6" w14:textId="77777777" w:rsidR="00036D0E" w:rsidRPr="00036D0E" w:rsidRDefault="00036D0E" w:rsidP="00245317">
            <w:pPr>
              <w:spacing w:after="0" w:line="240" w:lineRule="auto"/>
              <w:jc w:val="center"/>
              <w:rPr>
                <w:ins w:id="2274" w:author="David Dayan" w:date="2021-12-03T17:13:00Z"/>
                <w:rFonts w:ascii="Calibri" w:eastAsia="Times New Roman" w:hAnsi="Calibri" w:cs="Times New Roman"/>
                <w:color w:val="000000"/>
                <w:sz w:val="16"/>
                <w:szCs w:val="16"/>
              </w:rPr>
            </w:pPr>
            <w:proofErr w:type="spellStart"/>
            <w:ins w:id="227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276" w:author="David Dayan" w:date="2021-12-03T17:18:00Z">
              <w:tcPr>
                <w:tcW w:w="1440" w:type="dxa"/>
                <w:tcBorders>
                  <w:top w:val="nil"/>
                  <w:left w:val="nil"/>
                  <w:bottom w:val="nil"/>
                  <w:right w:val="nil"/>
                </w:tcBorders>
                <w:shd w:val="clear" w:color="auto" w:fill="auto"/>
                <w:noWrap/>
                <w:vAlign w:val="bottom"/>
                <w:hideMark/>
              </w:tcPr>
            </w:tcPrChange>
          </w:tcPr>
          <w:p w14:paraId="457B59AA" w14:textId="77777777" w:rsidR="00036D0E" w:rsidRPr="00036D0E" w:rsidRDefault="00036D0E" w:rsidP="00245317">
            <w:pPr>
              <w:spacing w:after="0" w:line="240" w:lineRule="auto"/>
              <w:jc w:val="center"/>
              <w:rPr>
                <w:ins w:id="2277" w:author="David Dayan" w:date="2021-12-03T17:13:00Z"/>
                <w:rFonts w:ascii="Calibri" w:eastAsia="Times New Roman" w:hAnsi="Calibri" w:cs="Times New Roman"/>
                <w:color w:val="000000"/>
                <w:sz w:val="16"/>
                <w:szCs w:val="16"/>
              </w:rPr>
            </w:pPr>
            <w:proofErr w:type="spellStart"/>
            <w:ins w:id="227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279" w:author="David Dayan" w:date="2021-12-03T17:18:00Z">
              <w:tcPr>
                <w:tcW w:w="1530" w:type="dxa"/>
                <w:tcBorders>
                  <w:top w:val="nil"/>
                  <w:left w:val="nil"/>
                  <w:bottom w:val="nil"/>
                  <w:right w:val="nil"/>
                </w:tcBorders>
                <w:shd w:val="clear" w:color="auto" w:fill="auto"/>
                <w:noWrap/>
                <w:vAlign w:val="bottom"/>
                <w:hideMark/>
              </w:tcPr>
            </w:tcPrChange>
          </w:tcPr>
          <w:p w14:paraId="282BB2B7" w14:textId="77777777" w:rsidR="00036D0E" w:rsidRPr="00036D0E" w:rsidRDefault="00036D0E" w:rsidP="00245317">
            <w:pPr>
              <w:spacing w:after="0" w:line="240" w:lineRule="auto"/>
              <w:jc w:val="center"/>
              <w:rPr>
                <w:ins w:id="2280" w:author="David Dayan" w:date="2021-12-03T17:13:00Z"/>
                <w:rFonts w:ascii="Calibri" w:eastAsia="Times New Roman" w:hAnsi="Calibri" w:cs="Times New Roman"/>
                <w:color w:val="000000"/>
                <w:sz w:val="16"/>
                <w:szCs w:val="16"/>
              </w:rPr>
            </w:pPr>
            <w:ins w:id="228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282" w:author="David Dayan" w:date="2021-12-03T17:18:00Z">
              <w:tcPr>
                <w:tcW w:w="898" w:type="dxa"/>
                <w:tcBorders>
                  <w:top w:val="nil"/>
                  <w:left w:val="nil"/>
                  <w:bottom w:val="nil"/>
                  <w:right w:val="nil"/>
                </w:tcBorders>
                <w:shd w:val="clear" w:color="auto" w:fill="auto"/>
                <w:noWrap/>
                <w:vAlign w:val="bottom"/>
                <w:hideMark/>
              </w:tcPr>
            </w:tcPrChange>
          </w:tcPr>
          <w:p w14:paraId="2F73D5CC" w14:textId="77777777" w:rsidR="00036D0E" w:rsidRPr="00036D0E" w:rsidRDefault="00036D0E" w:rsidP="00245317">
            <w:pPr>
              <w:spacing w:after="0" w:line="240" w:lineRule="auto"/>
              <w:jc w:val="center"/>
              <w:rPr>
                <w:ins w:id="2283" w:author="David Dayan" w:date="2021-12-03T17:13:00Z"/>
                <w:rFonts w:ascii="Calibri" w:eastAsia="Times New Roman" w:hAnsi="Calibri" w:cs="Times New Roman"/>
                <w:color w:val="000000"/>
                <w:sz w:val="16"/>
                <w:szCs w:val="16"/>
              </w:rPr>
            </w:pPr>
            <w:ins w:id="228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285" w:author="David Dayan" w:date="2021-12-03T17:18:00Z">
              <w:tcPr>
                <w:tcW w:w="902" w:type="dxa"/>
                <w:tcBorders>
                  <w:top w:val="nil"/>
                  <w:left w:val="nil"/>
                  <w:bottom w:val="nil"/>
                  <w:right w:val="nil"/>
                </w:tcBorders>
                <w:shd w:val="clear" w:color="auto" w:fill="auto"/>
                <w:noWrap/>
                <w:vAlign w:val="bottom"/>
                <w:hideMark/>
              </w:tcPr>
            </w:tcPrChange>
          </w:tcPr>
          <w:p w14:paraId="09DDB93F" w14:textId="77777777" w:rsidR="00036D0E" w:rsidRPr="00036D0E" w:rsidRDefault="00036D0E" w:rsidP="00245317">
            <w:pPr>
              <w:spacing w:after="0" w:line="240" w:lineRule="auto"/>
              <w:jc w:val="center"/>
              <w:rPr>
                <w:ins w:id="2286" w:author="David Dayan" w:date="2021-12-03T17:13:00Z"/>
                <w:rFonts w:ascii="Calibri" w:eastAsia="Times New Roman" w:hAnsi="Calibri" w:cs="Times New Roman"/>
                <w:color w:val="000000"/>
                <w:sz w:val="16"/>
                <w:szCs w:val="16"/>
              </w:rPr>
            </w:pPr>
            <w:ins w:id="228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288" w:author="David Dayan" w:date="2021-12-03T17:18:00Z">
              <w:tcPr>
                <w:tcW w:w="2160" w:type="dxa"/>
                <w:tcBorders>
                  <w:top w:val="nil"/>
                  <w:left w:val="nil"/>
                  <w:bottom w:val="nil"/>
                  <w:right w:val="nil"/>
                </w:tcBorders>
                <w:shd w:val="clear" w:color="auto" w:fill="auto"/>
                <w:noWrap/>
                <w:vAlign w:val="bottom"/>
                <w:hideMark/>
              </w:tcPr>
            </w:tcPrChange>
          </w:tcPr>
          <w:p w14:paraId="1A1859F7" w14:textId="77777777" w:rsidR="00036D0E" w:rsidRPr="00036D0E" w:rsidRDefault="00036D0E" w:rsidP="00245317">
            <w:pPr>
              <w:spacing w:after="0" w:line="240" w:lineRule="auto"/>
              <w:jc w:val="center"/>
              <w:rPr>
                <w:ins w:id="2289" w:author="David Dayan" w:date="2021-12-03T17:13:00Z"/>
                <w:rFonts w:ascii="Calibri" w:eastAsia="Times New Roman" w:hAnsi="Calibri" w:cs="Times New Roman"/>
                <w:color w:val="000000"/>
                <w:sz w:val="16"/>
                <w:szCs w:val="16"/>
              </w:rPr>
            </w:pPr>
            <w:ins w:id="229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291" w:author="David Dayan" w:date="2021-12-03T17:18:00Z">
              <w:tcPr>
                <w:tcW w:w="2876" w:type="dxa"/>
                <w:gridSpan w:val="2"/>
                <w:tcBorders>
                  <w:top w:val="nil"/>
                  <w:left w:val="nil"/>
                  <w:bottom w:val="nil"/>
                  <w:right w:val="nil"/>
                </w:tcBorders>
                <w:shd w:val="clear" w:color="auto" w:fill="auto"/>
                <w:noWrap/>
                <w:vAlign w:val="bottom"/>
                <w:hideMark/>
              </w:tcPr>
            </w:tcPrChange>
          </w:tcPr>
          <w:p w14:paraId="3340156C" w14:textId="77777777" w:rsidR="00036D0E" w:rsidRPr="00036D0E" w:rsidRDefault="00036D0E" w:rsidP="00245317">
            <w:pPr>
              <w:spacing w:after="0" w:line="240" w:lineRule="auto"/>
              <w:jc w:val="center"/>
              <w:rPr>
                <w:ins w:id="2292" w:author="David Dayan" w:date="2021-12-03T17:13:00Z"/>
                <w:rFonts w:ascii="Calibri" w:eastAsia="Times New Roman" w:hAnsi="Calibri" w:cs="Times New Roman"/>
                <w:color w:val="000000"/>
                <w:sz w:val="16"/>
                <w:szCs w:val="16"/>
              </w:rPr>
            </w:pPr>
            <w:ins w:id="229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294" w:author="David Dayan" w:date="2021-12-03T17:18:00Z">
              <w:tcPr>
                <w:tcW w:w="1426" w:type="dxa"/>
                <w:tcBorders>
                  <w:top w:val="nil"/>
                  <w:left w:val="nil"/>
                  <w:bottom w:val="nil"/>
                  <w:right w:val="nil"/>
                </w:tcBorders>
                <w:shd w:val="clear" w:color="auto" w:fill="auto"/>
                <w:noWrap/>
                <w:vAlign w:val="bottom"/>
                <w:hideMark/>
              </w:tcPr>
            </w:tcPrChange>
          </w:tcPr>
          <w:p w14:paraId="3C82AF05" w14:textId="77777777" w:rsidR="00036D0E" w:rsidRPr="00036D0E" w:rsidRDefault="00036D0E" w:rsidP="00245317">
            <w:pPr>
              <w:spacing w:after="0" w:line="240" w:lineRule="auto"/>
              <w:jc w:val="center"/>
              <w:rPr>
                <w:ins w:id="2295" w:author="David Dayan" w:date="2021-12-03T17:13:00Z"/>
                <w:rFonts w:ascii="Calibri" w:eastAsia="Times New Roman" w:hAnsi="Calibri" w:cs="Times New Roman"/>
                <w:color w:val="000000"/>
                <w:sz w:val="16"/>
                <w:szCs w:val="16"/>
              </w:rPr>
            </w:pPr>
            <w:ins w:id="2296" w:author="David Dayan" w:date="2021-12-03T17:13:00Z">
              <w:r w:rsidRPr="00036D0E">
                <w:rPr>
                  <w:rFonts w:ascii="Calibri" w:eastAsia="Times New Roman" w:hAnsi="Calibri" w:cs="Times New Roman"/>
                  <w:color w:val="000000"/>
                  <w:sz w:val="16"/>
                  <w:szCs w:val="16"/>
                </w:rPr>
                <w:t>discordant</w:t>
              </w:r>
            </w:ins>
          </w:p>
        </w:tc>
      </w:tr>
      <w:tr w:rsidR="00036D0E" w:rsidRPr="00036D0E" w14:paraId="700673EF" w14:textId="77777777" w:rsidTr="00245317">
        <w:trPr>
          <w:cantSplit/>
          <w:trHeight w:val="20"/>
          <w:ins w:id="2297" w:author="David Dayan" w:date="2021-12-03T17:13:00Z"/>
          <w:trPrChange w:id="22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299" w:author="David Dayan" w:date="2021-12-03T17:18:00Z">
              <w:tcPr>
                <w:tcW w:w="1563" w:type="dxa"/>
                <w:tcBorders>
                  <w:top w:val="nil"/>
                  <w:left w:val="nil"/>
                  <w:bottom w:val="nil"/>
                  <w:right w:val="nil"/>
                </w:tcBorders>
                <w:shd w:val="clear" w:color="auto" w:fill="auto"/>
                <w:noWrap/>
                <w:vAlign w:val="bottom"/>
                <w:hideMark/>
              </w:tcPr>
            </w:tcPrChange>
          </w:tcPr>
          <w:p w14:paraId="01506994" w14:textId="77777777" w:rsidR="00036D0E" w:rsidRPr="00036D0E" w:rsidRDefault="00036D0E" w:rsidP="00245317">
            <w:pPr>
              <w:spacing w:after="0" w:line="240" w:lineRule="auto"/>
              <w:jc w:val="center"/>
              <w:rPr>
                <w:ins w:id="2300" w:author="David Dayan" w:date="2021-12-03T17:13:00Z"/>
                <w:rFonts w:ascii="Calibri" w:eastAsia="Times New Roman" w:hAnsi="Calibri" w:cs="Times New Roman"/>
                <w:color w:val="000000"/>
                <w:sz w:val="16"/>
                <w:szCs w:val="16"/>
              </w:rPr>
            </w:pPr>
            <w:ins w:id="2301" w:author="David Dayan" w:date="2021-12-03T17:13:00Z">
              <w:r w:rsidRPr="00036D0E">
                <w:rPr>
                  <w:rFonts w:ascii="Calibri" w:eastAsia="Times New Roman" w:hAnsi="Calibri" w:cs="Times New Roman"/>
                  <w:color w:val="000000"/>
                  <w:sz w:val="16"/>
                  <w:szCs w:val="16"/>
                </w:rPr>
                <w:t>OtsAC20ROGR_0052</w:t>
              </w:r>
            </w:ins>
          </w:p>
        </w:tc>
        <w:tc>
          <w:tcPr>
            <w:tcW w:w="746" w:type="dxa"/>
            <w:tcBorders>
              <w:top w:val="nil"/>
              <w:left w:val="nil"/>
              <w:bottom w:val="nil"/>
              <w:right w:val="nil"/>
            </w:tcBorders>
            <w:shd w:val="clear" w:color="auto" w:fill="auto"/>
            <w:noWrap/>
            <w:vAlign w:val="bottom"/>
            <w:hideMark/>
            <w:tcPrChange w:id="2302" w:author="David Dayan" w:date="2021-12-03T17:18:00Z">
              <w:tcPr>
                <w:tcW w:w="746" w:type="dxa"/>
                <w:tcBorders>
                  <w:top w:val="nil"/>
                  <w:left w:val="nil"/>
                  <w:bottom w:val="nil"/>
                  <w:right w:val="nil"/>
                </w:tcBorders>
                <w:shd w:val="clear" w:color="auto" w:fill="auto"/>
                <w:noWrap/>
                <w:vAlign w:val="bottom"/>
                <w:hideMark/>
              </w:tcPr>
            </w:tcPrChange>
          </w:tcPr>
          <w:p w14:paraId="04EF136F" w14:textId="77777777" w:rsidR="00036D0E" w:rsidRPr="00036D0E" w:rsidRDefault="00036D0E" w:rsidP="00245317">
            <w:pPr>
              <w:spacing w:after="0" w:line="240" w:lineRule="auto"/>
              <w:jc w:val="center"/>
              <w:rPr>
                <w:ins w:id="2303" w:author="David Dayan" w:date="2021-12-03T17:13:00Z"/>
                <w:rFonts w:ascii="Calibri" w:eastAsia="Times New Roman" w:hAnsi="Calibri" w:cs="Times New Roman"/>
                <w:color w:val="000000"/>
                <w:sz w:val="16"/>
                <w:szCs w:val="16"/>
              </w:rPr>
            </w:pPr>
            <w:ins w:id="2304" w:author="David Dayan" w:date="2021-12-03T17:13:00Z">
              <w:r w:rsidRPr="00036D0E">
                <w:rPr>
                  <w:rFonts w:ascii="Calibri" w:eastAsia="Times New Roman" w:hAnsi="Calibri" w:cs="Times New Roman"/>
                  <w:color w:val="000000"/>
                  <w:sz w:val="16"/>
                  <w:szCs w:val="16"/>
                </w:rPr>
                <w:t>6/9/20</w:t>
              </w:r>
            </w:ins>
          </w:p>
        </w:tc>
        <w:tc>
          <w:tcPr>
            <w:tcW w:w="599" w:type="dxa"/>
            <w:tcBorders>
              <w:top w:val="nil"/>
              <w:left w:val="nil"/>
              <w:bottom w:val="nil"/>
              <w:right w:val="nil"/>
            </w:tcBorders>
            <w:shd w:val="clear" w:color="auto" w:fill="auto"/>
            <w:noWrap/>
            <w:vAlign w:val="bottom"/>
            <w:hideMark/>
            <w:tcPrChange w:id="2305" w:author="David Dayan" w:date="2021-12-03T17:18:00Z">
              <w:tcPr>
                <w:tcW w:w="599" w:type="dxa"/>
                <w:tcBorders>
                  <w:top w:val="nil"/>
                  <w:left w:val="nil"/>
                  <w:bottom w:val="nil"/>
                  <w:right w:val="nil"/>
                </w:tcBorders>
                <w:shd w:val="clear" w:color="auto" w:fill="auto"/>
                <w:noWrap/>
                <w:vAlign w:val="bottom"/>
                <w:hideMark/>
              </w:tcPr>
            </w:tcPrChange>
          </w:tcPr>
          <w:p w14:paraId="62C9336F" w14:textId="77777777" w:rsidR="00036D0E" w:rsidRPr="00036D0E" w:rsidRDefault="00036D0E" w:rsidP="00245317">
            <w:pPr>
              <w:spacing w:after="0" w:line="240" w:lineRule="auto"/>
              <w:jc w:val="center"/>
              <w:rPr>
                <w:ins w:id="2306" w:author="David Dayan" w:date="2021-12-03T17:13:00Z"/>
                <w:rFonts w:ascii="Calibri" w:eastAsia="Times New Roman" w:hAnsi="Calibri" w:cs="Times New Roman"/>
                <w:color w:val="000000"/>
                <w:sz w:val="16"/>
                <w:szCs w:val="16"/>
              </w:rPr>
            </w:pPr>
            <w:ins w:id="2307" w:author="David Dayan" w:date="2021-12-03T17:13:00Z">
              <w:r w:rsidRPr="00036D0E">
                <w:rPr>
                  <w:rFonts w:ascii="Calibri" w:eastAsia="Times New Roman" w:hAnsi="Calibri" w:cs="Times New Roman"/>
                  <w:color w:val="000000"/>
                  <w:sz w:val="16"/>
                  <w:szCs w:val="16"/>
                </w:rPr>
                <w:t>161</w:t>
              </w:r>
            </w:ins>
          </w:p>
        </w:tc>
        <w:tc>
          <w:tcPr>
            <w:tcW w:w="1142" w:type="dxa"/>
            <w:tcBorders>
              <w:top w:val="nil"/>
              <w:left w:val="nil"/>
              <w:bottom w:val="nil"/>
              <w:right w:val="nil"/>
            </w:tcBorders>
            <w:shd w:val="clear" w:color="auto" w:fill="auto"/>
            <w:noWrap/>
            <w:vAlign w:val="bottom"/>
            <w:hideMark/>
            <w:tcPrChange w:id="2308" w:author="David Dayan" w:date="2021-12-03T17:18:00Z">
              <w:tcPr>
                <w:tcW w:w="1142" w:type="dxa"/>
                <w:tcBorders>
                  <w:top w:val="nil"/>
                  <w:left w:val="nil"/>
                  <w:bottom w:val="nil"/>
                  <w:right w:val="nil"/>
                </w:tcBorders>
                <w:shd w:val="clear" w:color="auto" w:fill="auto"/>
                <w:noWrap/>
                <w:vAlign w:val="bottom"/>
                <w:hideMark/>
              </w:tcPr>
            </w:tcPrChange>
          </w:tcPr>
          <w:p w14:paraId="5BC711CE" w14:textId="77777777" w:rsidR="00036D0E" w:rsidRPr="00036D0E" w:rsidRDefault="00036D0E" w:rsidP="00245317">
            <w:pPr>
              <w:spacing w:after="0" w:line="240" w:lineRule="auto"/>
              <w:jc w:val="center"/>
              <w:rPr>
                <w:ins w:id="2309" w:author="David Dayan" w:date="2021-12-03T17:13:00Z"/>
                <w:rFonts w:ascii="Calibri" w:eastAsia="Times New Roman" w:hAnsi="Calibri" w:cs="Times New Roman"/>
                <w:color w:val="000000"/>
                <w:sz w:val="16"/>
                <w:szCs w:val="16"/>
              </w:rPr>
            </w:pPr>
            <w:ins w:id="231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311" w:author="David Dayan" w:date="2021-12-03T17:18:00Z">
              <w:tcPr>
                <w:tcW w:w="1440" w:type="dxa"/>
                <w:tcBorders>
                  <w:top w:val="nil"/>
                  <w:left w:val="nil"/>
                  <w:bottom w:val="nil"/>
                  <w:right w:val="nil"/>
                </w:tcBorders>
                <w:shd w:val="clear" w:color="auto" w:fill="auto"/>
                <w:noWrap/>
                <w:vAlign w:val="bottom"/>
                <w:hideMark/>
              </w:tcPr>
            </w:tcPrChange>
          </w:tcPr>
          <w:p w14:paraId="7F02FCAD" w14:textId="77777777" w:rsidR="00036D0E" w:rsidRPr="00036D0E" w:rsidRDefault="00036D0E" w:rsidP="00245317">
            <w:pPr>
              <w:spacing w:after="0" w:line="240" w:lineRule="auto"/>
              <w:jc w:val="center"/>
              <w:rPr>
                <w:ins w:id="2312" w:author="David Dayan" w:date="2021-12-03T17:13:00Z"/>
                <w:rFonts w:ascii="Calibri" w:eastAsia="Times New Roman" w:hAnsi="Calibri" w:cs="Times New Roman"/>
                <w:color w:val="000000"/>
                <w:sz w:val="16"/>
                <w:szCs w:val="16"/>
              </w:rPr>
            </w:pPr>
            <w:ins w:id="2313" w:author="David Dayan" w:date="2021-12-03T17:13:00Z">
              <w:r w:rsidRPr="00036D0E">
                <w:rPr>
                  <w:rFonts w:ascii="Calibri" w:eastAsia="Times New Roman" w:hAnsi="Calibri" w:cs="Times New Roman"/>
                  <w:color w:val="000000"/>
                  <w:sz w:val="16"/>
                  <w:szCs w:val="16"/>
                </w:rPr>
                <w:t>Dunk</w:t>
              </w:r>
            </w:ins>
          </w:p>
        </w:tc>
        <w:tc>
          <w:tcPr>
            <w:tcW w:w="1530" w:type="dxa"/>
            <w:tcBorders>
              <w:top w:val="nil"/>
              <w:left w:val="nil"/>
              <w:bottom w:val="nil"/>
              <w:right w:val="nil"/>
            </w:tcBorders>
            <w:shd w:val="clear" w:color="auto" w:fill="auto"/>
            <w:noWrap/>
            <w:vAlign w:val="bottom"/>
            <w:hideMark/>
            <w:tcPrChange w:id="2314" w:author="David Dayan" w:date="2021-12-03T17:18:00Z">
              <w:tcPr>
                <w:tcW w:w="1530" w:type="dxa"/>
                <w:tcBorders>
                  <w:top w:val="nil"/>
                  <w:left w:val="nil"/>
                  <w:bottom w:val="nil"/>
                  <w:right w:val="nil"/>
                </w:tcBorders>
                <w:shd w:val="clear" w:color="auto" w:fill="auto"/>
                <w:noWrap/>
                <w:vAlign w:val="bottom"/>
                <w:hideMark/>
              </w:tcPr>
            </w:tcPrChange>
          </w:tcPr>
          <w:p w14:paraId="30A467D1" w14:textId="77777777" w:rsidR="00036D0E" w:rsidRPr="00036D0E" w:rsidRDefault="00036D0E" w:rsidP="00245317">
            <w:pPr>
              <w:spacing w:after="0" w:line="240" w:lineRule="auto"/>
              <w:jc w:val="center"/>
              <w:rPr>
                <w:ins w:id="2315" w:author="David Dayan" w:date="2021-12-03T17:13:00Z"/>
                <w:rFonts w:ascii="Calibri" w:eastAsia="Times New Roman" w:hAnsi="Calibri" w:cs="Times New Roman"/>
                <w:color w:val="000000"/>
                <w:sz w:val="16"/>
                <w:szCs w:val="16"/>
              </w:rPr>
            </w:pPr>
            <w:ins w:id="231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17" w:author="David Dayan" w:date="2021-12-03T17:18:00Z">
              <w:tcPr>
                <w:tcW w:w="898" w:type="dxa"/>
                <w:tcBorders>
                  <w:top w:val="nil"/>
                  <w:left w:val="nil"/>
                  <w:bottom w:val="nil"/>
                  <w:right w:val="nil"/>
                </w:tcBorders>
                <w:shd w:val="clear" w:color="auto" w:fill="auto"/>
                <w:noWrap/>
                <w:vAlign w:val="bottom"/>
                <w:hideMark/>
              </w:tcPr>
            </w:tcPrChange>
          </w:tcPr>
          <w:p w14:paraId="2E2F9737" w14:textId="77777777" w:rsidR="00036D0E" w:rsidRPr="00036D0E" w:rsidRDefault="00036D0E" w:rsidP="00245317">
            <w:pPr>
              <w:spacing w:after="0" w:line="240" w:lineRule="auto"/>
              <w:jc w:val="center"/>
              <w:rPr>
                <w:ins w:id="2318" w:author="David Dayan" w:date="2021-12-03T17:13:00Z"/>
                <w:rFonts w:ascii="Calibri" w:eastAsia="Times New Roman" w:hAnsi="Calibri" w:cs="Times New Roman"/>
                <w:color w:val="000000"/>
                <w:sz w:val="16"/>
                <w:szCs w:val="16"/>
              </w:rPr>
            </w:pPr>
            <w:ins w:id="23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2320" w:author="David Dayan" w:date="2021-12-03T17:18:00Z">
              <w:tcPr>
                <w:tcW w:w="902" w:type="dxa"/>
                <w:tcBorders>
                  <w:top w:val="nil"/>
                  <w:left w:val="nil"/>
                  <w:bottom w:val="nil"/>
                  <w:right w:val="nil"/>
                </w:tcBorders>
                <w:shd w:val="clear" w:color="auto" w:fill="auto"/>
                <w:noWrap/>
                <w:vAlign w:val="bottom"/>
                <w:hideMark/>
              </w:tcPr>
            </w:tcPrChange>
          </w:tcPr>
          <w:p w14:paraId="72C8EE19" w14:textId="77777777" w:rsidR="00036D0E" w:rsidRPr="00036D0E" w:rsidRDefault="00036D0E" w:rsidP="00245317">
            <w:pPr>
              <w:spacing w:after="0" w:line="240" w:lineRule="auto"/>
              <w:jc w:val="center"/>
              <w:rPr>
                <w:ins w:id="2321" w:author="David Dayan" w:date="2021-12-03T17:13:00Z"/>
                <w:rFonts w:ascii="Calibri" w:eastAsia="Times New Roman" w:hAnsi="Calibri" w:cs="Times New Roman"/>
                <w:color w:val="000000"/>
                <w:sz w:val="16"/>
                <w:szCs w:val="16"/>
              </w:rPr>
            </w:pPr>
            <w:ins w:id="23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2323" w:author="David Dayan" w:date="2021-12-03T17:18:00Z">
              <w:tcPr>
                <w:tcW w:w="2160" w:type="dxa"/>
                <w:tcBorders>
                  <w:top w:val="nil"/>
                  <w:left w:val="nil"/>
                  <w:bottom w:val="nil"/>
                  <w:right w:val="nil"/>
                </w:tcBorders>
                <w:shd w:val="clear" w:color="auto" w:fill="auto"/>
                <w:noWrap/>
                <w:vAlign w:val="bottom"/>
                <w:hideMark/>
              </w:tcPr>
            </w:tcPrChange>
          </w:tcPr>
          <w:p w14:paraId="21631C1C" w14:textId="77777777" w:rsidR="00036D0E" w:rsidRPr="00036D0E" w:rsidRDefault="00036D0E" w:rsidP="00245317">
            <w:pPr>
              <w:spacing w:after="0" w:line="240" w:lineRule="auto"/>
              <w:jc w:val="center"/>
              <w:rPr>
                <w:ins w:id="2324" w:author="David Dayan" w:date="2021-12-03T17:13:00Z"/>
                <w:rFonts w:ascii="Calibri" w:eastAsia="Times New Roman" w:hAnsi="Calibri" w:cs="Times New Roman"/>
                <w:color w:val="000000"/>
                <w:sz w:val="16"/>
                <w:szCs w:val="16"/>
              </w:rPr>
            </w:pPr>
            <w:ins w:id="23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2326" w:author="David Dayan" w:date="2021-12-03T17:18:00Z">
              <w:tcPr>
                <w:tcW w:w="2876" w:type="dxa"/>
                <w:gridSpan w:val="2"/>
                <w:tcBorders>
                  <w:top w:val="nil"/>
                  <w:left w:val="nil"/>
                  <w:bottom w:val="nil"/>
                  <w:right w:val="nil"/>
                </w:tcBorders>
                <w:shd w:val="clear" w:color="auto" w:fill="auto"/>
                <w:noWrap/>
                <w:vAlign w:val="bottom"/>
                <w:hideMark/>
              </w:tcPr>
            </w:tcPrChange>
          </w:tcPr>
          <w:p w14:paraId="723A2EB8" w14:textId="77777777" w:rsidR="00036D0E" w:rsidRPr="00036D0E" w:rsidRDefault="00036D0E" w:rsidP="00245317">
            <w:pPr>
              <w:spacing w:after="0" w:line="240" w:lineRule="auto"/>
              <w:jc w:val="center"/>
              <w:rPr>
                <w:ins w:id="2327" w:author="David Dayan" w:date="2021-12-03T17:13:00Z"/>
                <w:rFonts w:ascii="Calibri" w:eastAsia="Times New Roman" w:hAnsi="Calibri" w:cs="Times New Roman"/>
                <w:color w:val="000000"/>
                <w:sz w:val="16"/>
                <w:szCs w:val="16"/>
              </w:rPr>
            </w:pPr>
            <w:ins w:id="23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2329" w:author="David Dayan" w:date="2021-12-03T17:18:00Z">
              <w:tcPr>
                <w:tcW w:w="1426" w:type="dxa"/>
                <w:tcBorders>
                  <w:top w:val="nil"/>
                  <w:left w:val="nil"/>
                  <w:bottom w:val="nil"/>
                  <w:right w:val="nil"/>
                </w:tcBorders>
                <w:shd w:val="clear" w:color="auto" w:fill="auto"/>
                <w:noWrap/>
                <w:vAlign w:val="bottom"/>
                <w:hideMark/>
              </w:tcPr>
            </w:tcPrChange>
          </w:tcPr>
          <w:p w14:paraId="3D1F2CCC" w14:textId="77777777" w:rsidR="00036D0E" w:rsidRPr="00036D0E" w:rsidRDefault="00036D0E" w:rsidP="00245317">
            <w:pPr>
              <w:spacing w:after="0" w:line="240" w:lineRule="auto"/>
              <w:jc w:val="center"/>
              <w:rPr>
                <w:ins w:id="2330" w:author="David Dayan" w:date="2021-12-03T17:13:00Z"/>
                <w:rFonts w:ascii="Calibri" w:eastAsia="Times New Roman" w:hAnsi="Calibri" w:cs="Times New Roman"/>
                <w:color w:val="000000"/>
                <w:sz w:val="16"/>
                <w:szCs w:val="16"/>
              </w:rPr>
            </w:pPr>
            <w:ins w:id="23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B7C8CAF" w14:textId="77777777" w:rsidTr="00245317">
        <w:trPr>
          <w:cantSplit/>
          <w:trHeight w:val="20"/>
          <w:ins w:id="2332" w:author="David Dayan" w:date="2021-12-03T17:13:00Z"/>
          <w:trPrChange w:id="23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34" w:author="David Dayan" w:date="2021-12-03T17:18:00Z">
              <w:tcPr>
                <w:tcW w:w="1563" w:type="dxa"/>
                <w:tcBorders>
                  <w:top w:val="nil"/>
                  <w:left w:val="nil"/>
                  <w:bottom w:val="nil"/>
                  <w:right w:val="nil"/>
                </w:tcBorders>
                <w:shd w:val="clear" w:color="auto" w:fill="auto"/>
                <w:noWrap/>
                <w:vAlign w:val="bottom"/>
                <w:hideMark/>
              </w:tcPr>
            </w:tcPrChange>
          </w:tcPr>
          <w:p w14:paraId="429A9242" w14:textId="77777777" w:rsidR="00036D0E" w:rsidRPr="00036D0E" w:rsidRDefault="00036D0E" w:rsidP="00245317">
            <w:pPr>
              <w:spacing w:after="0" w:line="240" w:lineRule="auto"/>
              <w:jc w:val="center"/>
              <w:rPr>
                <w:ins w:id="2335" w:author="David Dayan" w:date="2021-12-03T17:13:00Z"/>
                <w:rFonts w:ascii="Calibri" w:eastAsia="Times New Roman" w:hAnsi="Calibri" w:cs="Times New Roman"/>
                <w:color w:val="000000"/>
                <w:sz w:val="16"/>
                <w:szCs w:val="16"/>
              </w:rPr>
            </w:pPr>
            <w:ins w:id="2336" w:author="David Dayan" w:date="2021-12-03T17:13:00Z">
              <w:r w:rsidRPr="00036D0E">
                <w:rPr>
                  <w:rFonts w:ascii="Calibri" w:eastAsia="Times New Roman" w:hAnsi="Calibri" w:cs="Times New Roman"/>
                  <w:color w:val="000000"/>
                  <w:sz w:val="16"/>
                  <w:szCs w:val="16"/>
                </w:rPr>
                <w:t>OtsAC20ROGR_0053</w:t>
              </w:r>
            </w:ins>
          </w:p>
        </w:tc>
        <w:tc>
          <w:tcPr>
            <w:tcW w:w="746" w:type="dxa"/>
            <w:tcBorders>
              <w:top w:val="nil"/>
              <w:left w:val="nil"/>
              <w:bottom w:val="nil"/>
              <w:right w:val="nil"/>
            </w:tcBorders>
            <w:shd w:val="clear" w:color="auto" w:fill="auto"/>
            <w:noWrap/>
            <w:vAlign w:val="bottom"/>
            <w:hideMark/>
            <w:tcPrChange w:id="2337" w:author="David Dayan" w:date="2021-12-03T17:18:00Z">
              <w:tcPr>
                <w:tcW w:w="746" w:type="dxa"/>
                <w:tcBorders>
                  <w:top w:val="nil"/>
                  <w:left w:val="nil"/>
                  <w:bottom w:val="nil"/>
                  <w:right w:val="nil"/>
                </w:tcBorders>
                <w:shd w:val="clear" w:color="auto" w:fill="auto"/>
                <w:noWrap/>
                <w:vAlign w:val="bottom"/>
                <w:hideMark/>
              </w:tcPr>
            </w:tcPrChange>
          </w:tcPr>
          <w:p w14:paraId="3EE9C053" w14:textId="77777777" w:rsidR="00036D0E" w:rsidRPr="00036D0E" w:rsidRDefault="00036D0E" w:rsidP="00245317">
            <w:pPr>
              <w:spacing w:after="0" w:line="240" w:lineRule="auto"/>
              <w:jc w:val="center"/>
              <w:rPr>
                <w:ins w:id="2338" w:author="David Dayan" w:date="2021-12-03T17:13:00Z"/>
                <w:rFonts w:ascii="Calibri" w:eastAsia="Times New Roman" w:hAnsi="Calibri" w:cs="Times New Roman"/>
                <w:color w:val="000000"/>
                <w:sz w:val="16"/>
                <w:szCs w:val="16"/>
              </w:rPr>
            </w:pPr>
            <w:ins w:id="2339"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340" w:author="David Dayan" w:date="2021-12-03T17:18:00Z">
              <w:tcPr>
                <w:tcW w:w="599" w:type="dxa"/>
                <w:tcBorders>
                  <w:top w:val="nil"/>
                  <w:left w:val="nil"/>
                  <w:bottom w:val="nil"/>
                  <w:right w:val="nil"/>
                </w:tcBorders>
                <w:shd w:val="clear" w:color="auto" w:fill="auto"/>
                <w:noWrap/>
                <w:vAlign w:val="bottom"/>
                <w:hideMark/>
              </w:tcPr>
            </w:tcPrChange>
          </w:tcPr>
          <w:p w14:paraId="2883FB88" w14:textId="77777777" w:rsidR="00036D0E" w:rsidRPr="00036D0E" w:rsidRDefault="00036D0E" w:rsidP="00245317">
            <w:pPr>
              <w:spacing w:after="0" w:line="240" w:lineRule="auto"/>
              <w:jc w:val="center"/>
              <w:rPr>
                <w:ins w:id="2341" w:author="David Dayan" w:date="2021-12-03T17:13:00Z"/>
                <w:rFonts w:ascii="Calibri" w:eastAsia="Times New Roman" w:hAnsi="Calibri" w:cs="Times New Roman"/>
                <w:color w:val="000000"/>
                <w:sz w:val="16"/>
                <w:szCs w:val="16"/>
              </w:rPr>
            </w:pPr>
            <w:ins w:id="2342"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343" w:author="David Dayan" w:date="2021-12-03T17:18:00Z">
              <w:tcPr>
                <w:tcW w:w="1142" w:type="dxa"/>
                <w:tcBorders>
                  <w:top w:val="nil"/>
                  <w:left w:val="nil"/>
                  <w:bottom w:val="nil"/>
                  <w:right w:val="nil"/>
                </w:tcBorders>
                <w:shd w:val="clear" w:color="auto" w:fill="auto"/>
                <w:noWrap/>
                <w:vAlign w:val="bottom"/>
                <w:hideMark/>
              </w:tcPr>
            </w:tcPrChange>
          </w:tcPr>
          <w:p w14:paraId="6A555FE7" w14:textId="77777777" w:rsidR="00036D0E" w:rsidRPr="00036D0E" w:rsidRDefault="00036D0E" w:rsidP="00245317">
            <w:pPr>
              <w:spacing w:after="0" w:line="240" w:lineRule="auto"/>
              <w:jc w:val="center"/>
              <w:rPr>
                <w:ins w:id="2344" w:author="David Dayan" w:date="2021-12-03T17:13:00Z"/>
                <w:rFonts w:ascii="Calibri" w:eastAsia="Times New Roman" w:hAnsi="Calibri" w:cs="Times New Roman"/>
                <w:color w:val="000000"/>
                <w:sz w:val="16"/>
                <w:szCs w:val="16"/>
              </w:rPr>
            </w:pPr>
            <w:ins w:id="2345" w:author="David Dayan" w:date="2021-12-03T17:13:00Z">
              <w:r w:rsidRPr="00036D0E">
                <w:rPr>
                  <w:rFonts w:ascii="Calibri" w:eastAsia="Times New Roman" w:hAnsi="Calibri" w:cs="Times New Roman"/>
                  <w:color w:val="000000"/>
                  <w:sz w:val="16"/>
                  <w:szCs w:val="16"/>
                </w:rPr>
                <w:t>Mill Site</w:t>
              </w:r>
            </w:ins>
          </w:p>
        </w:tc>
        <w:tc>
          <w:tcPr>
            <w:tcW w:w="1440" w:type="dxa"/>
            <w:tcBorders>
              <w:top w:val="nil"/>
              <w:left w:val="nil"/>
              <w:bottom w:val="nil"/>
              <w:right w:val="nil"/>
            </w:tcBorders>
            <w:shd w:val="clear" w:color="auto" w:fill="auto"/>
            <w:noWrap/>
            <w:vAlign w:val="bottom"/>
            <w:hideMark/>
            <w:tcPrChange w:id="2346" w:author="David Dayan" w:date="2021-12-03T17:18:00Z">
              <w:tcPr>
                <w:tcW w:w="1440" w:type="dxa"/>
                <w:tcBorders>
                  <w:top w:val="nil"/>
                  <w:left w:val="nil"/>
                  <w:bottom w:val="nil"/>
                  <w:right w:val="nil"/>
                </w:tcBorders>
                <w:shd w:val="clear" w:color="auto" w:fill="auto"/>
                <w:noWrap/>
                <w:vAlign w:val="bottom"/>
                <w:hideMark/>
              </w:tcPr>
            </w:tcPrChange>
          </w:tcPr>
          <w:p w14:paraId="684D1667" w14:textId="77777777" w:rsidR="00036D0E" w:rsidRPr="00036D0E" w:rsidRDefault="00036D0E" w:rsidP="00245317">
            <w:pPr>
              <w:spacing w:after="0" w:line="240" w:lineRule="auto"/>
              <w:jc w:val="center"/>
              <w:rPr>
                <w:ins w:id="2347" w:author="David Dayan" w:date="2021-12-03T17:13:00Z"/>
                <w:rFonts w:ascii="Calibri" w:eastAsia="Times New Roman" w:hAnsi="Calibri" w:cs="Times New Roman"/>
                <w:color w:val="000000"/>
                <w:sz w:val="16"/>
                <w:szCs w:val="16"/>
              </w:rPr>
            </w:pPr>
            <w:ins w:id="2348" w:author="David Dayan" w:date="2021-12-03T17:13:00Z">
              <w:r w:rsidRPr="00036D0E">
                <w:rPr>
                  <w:rFonts w:ascii="Calibri" w:eastAsia="Times New Roman" w:hAnsi="Calibri" w:cs="Times New Roman"/>
                  <w:color w:val="000000"/>
                  <w:sz w:val="16"/>
                  <w:szCs w:val="16"/>
                </w:rPr>
                <w:t>Upper Rogue</w:t>
              </w:r>
            </w:ins>
          </w:p>
        </w:tc>
        <w:tc>
          <w:tcPr>
            <w:tcW w:w="1530" w:type="dxa"/>
            <w:tcBorders>
              <w:top w:val="nil"/>
              <w:left w:val="nil"/>
              <w:bottom w:val="nil"/>
              <w:right w:val="nil"/>
            </w:tcBorders>
            <w:shd w:val="clear" w:color="auto" w:fill="auto"/>
            <w:noWrap/>
            <w:vAlign w:val="bottom"/>
            <w:hideMark/>
            <w:tcPrChange w:id="2349" w:author="David Dayan" w:date="2021-12-03T17:18:00Z">
              <w:tcPr>
                <w:tcW w:w="1530" w:type="dxa"/>
                <w:tcBorders>
                  <w:top w:val="nil"/>
                  <w:left w:val="nil"/>
                  <w:bottom w:val="nil"/>
                  <w:right w:val="nil"/>
                </w:tcBorders>
                <w:shd w:val="clear" w:color="auto" w:fill="auto"/>
                <w:noWrap/>
                <w:vAlign w:val="bottom"/>
                <w:hideMark/>
              </w:tcPr>
            </w:tcPrChange>
          </w:tcPr>
          <w:p w14:paraId="7061666D" w14:textId="77777777" w:rsidR="00036D0E" w:rsidRPr="00036D0E" w:rsidRDefault="00036D0E" w:rsidP="00245317">
            <w:pPr>
              <w:spacing w:after="0" w:line="240" w:lineRule="auto"/>
              <w:jc w:val="center"/>
              <w:rPr>
                <w:ins w:id="2350" w:author="David Dayan" w:date="2021-12-03T17:13:00Z"/>
                <w:rFonts w:ascii="Calibri" w:eastAsia="Times New Roman" w:hAnsi="Calibri" w:cs="Times New Roman"/>
                <w:color w:val="000000"/>
                <w:sz w:val="16"/>
                <w:szCs w:val="16"/>
              </w:rPr>
            </w:pPr>
            <w:ins w:id="235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52" w:author="David Dayan" w:date="2021-12-03T17:18:00Z">
              <w:tcPr>
                <w:tcW w:w="898" w:type="dxa"/>
                <w:tcBorders>
                  <w:top w:val="nil"/>
                  <w:left w:val="nil"/>
                  <w:bottom w:val="nil"/>
                  <w:right w:val="nil"/>
                </w:tcBorders>
                <w:shd w:val="clear" w:color="auto" w:fill="auto"/>
                <w:noWrap/>
                <w:vAlign w:val="bottom"/>
                <w:hideMark/>
              </w:tcPr>
            </w:tcPrChange>
          </w:tcPr>
          <w:p w14:paraId="63A34AD9" w14:textId="77777777" w:rsidR="00036D0E" w:rsidRPr="00036D0E" w:rsidRDefault="00036D0E" w:rsidP="00245317">
            <w:pPr>
              <w:spacing w:after="0" w:line="240" w:lineRule="auto"/>
              <w:jc w:val="center"/>
              <w:rPr>
                <w:ins w:id="2353" w:author="David Dayan" w:date="2021-12-03T17:13:00Z"/>
                <w:rFonts w:ascii="Calibri" w:eastAsia="Times New Roman" w:hAnsi="Calibri" w:cs="Times New Roman"/>
                <w:color w:val="000000"/>
                <w:sz w:val="16"/>
                <w:szCs w:val="16"/>
              </w:rPr>
            </w:pPr>
            <w:ins w:id="235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355" w:author="David Dayan" w:date="2021-12-03T17:18:00Z">
              <w:tcPr>
                <w:tcW w:w="902" w:type="dxa"/>
                <w:tcBorders>
                  <w:top w:val="nil"/>
                  <w:left w:val="nil"/>
                  <w:bottom w:val="nil"/>
                  <w:right w:val="nil"/>
                </w:tcBorders>
                <w:shd w:val="clear" w:color="auto" w:fill="auto"/>
                <w:noWrap/>
                <w:vAlign w:val="bottom"/>
                <w:hideMark/>
              </w:tcPr>
            </w:tcPrChange>
          </w:tcPr>
          <w:p w14:paraId="0A7B4C5D" w14:textId="77777777" w:rsidR="00036D0E" w:rsidRPr="00036D0E" w:rsidRDefault="00036D0E" w:rsidP="00245317">
            <w:pPr>
              <w:spacing w:after="0" w:line="240" w:lineRule="auto"/>
              <w:jc w:val="center"/>
              <w:rPr>
                <w:ins w:id="2356" w:author="David Dayan" w:date="2021-12-03T17:13:00Z"/>
                <w:rFonts w:ascii="Calibri" w:eastAsia="Times New Roman" w:hAnsi="Calibri" w:cs="Times New Roman"/>
                <w:color w:val="000000"/>
                <w:sz w:val="16"/>
                <w:szCs w:val="16"/>
              </w:rPr>
            </w:pPr>
            <w:ins w:id="235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358" w:author="David Dayan" w:date="2021-12-03T17:18:00Z">
              <w:tcPr>
                <w:tcW w:w="2160" w:type="dxa"/>
                <w:tcBorders>
                  <w:top w:val="nil"/>
                  <w:left w:val="nil"/>
                  <w:bottom w:val="nil"/>
                  <w:right w:val="nil"/>
                </w:tcBorders>
                <w:shd w:val="clear" w:color="auto" w:fill="auto"/>
                <w:noWrap/>
                <w:vAlign w:val="bottom"/>
                <w:hideMark/>
              </w:tcPr>
            </w:tcPrChange>
          </w:tcPr>
          <w:p w14:paraId="372D43FB" w14:textId="77777777" w:rsidR="00036D0E" w:rsidRPr="00036D0E" w:rsidRDefault="00036D0E" w:rsidP="00245317">
            <w:pPr>
              <w:spacing w:after="0" w:line="240" w:lineRule="auto"/>
              <w:jc w:val="center"/>
              <w:rPr>
                <w:ins w:id="2359" w:author="David Dayan" w:date="2021-12-03T17:13:00Z"/>
                <w:rFonts w:ascii="Calibri" w:eastAsia="Times New Roman" w:hAnsi="Calibri" w:cs="Times New Roman"/>
                <w:color w:val="000000"/>
                <w:sz w:val="16"/>
                <w:szCs w:val="16"/>
              </w:rPr>
            </w:pPr>
            <w:ins w:id="236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361" w:author="David Dayan" w:date="2021-12-03T17:18:00Z">
              <w:tcPr>
                <w:tcW w:w="2876" w:type="dxa"/>
                <w:gridSpan w:val="2"/>
                <w:tcBorders>
                  <w:top w:val="nil"/>
                  <w:left w:val="nil"/>
                  <w:bottom w:val="nil"/>
                  <w:right w:val="nil"/>
                </w:tcBorders>
                <w:shd w:val="clear" w:color="auto" w:fill="auto"/>
                <w:noWrap/>
                <w:vAlign w:val="bottom"/>
                <w:hideMark/>
              </w:tcPr>
            </w:tcPrChange>
          </w:tcPr>
          <w:p w14:paraId="5E95D6DD" w14:textId="77777777" w:rsidR="00036D0E" w:rsidRPr="00036D0E" w:rsidRDefault="00036D0E" w:rsidP="00245317">
            <w:pPr>
              <w:spacing w:after="0" w:line="240" w:lineRule="auto"/>
              <w:jc w:val="center"/>
              <w:rPr>
                <w:ins w:id="2362" w:author="David Dayan" w:date="2021-12-03T17:13:00Z"/>
                <w:rFonts w:ascii="Calibri" w:eastAsia="Times New Roman" w:hAnsi="Calibri" w:cs="Times New Roman"/>
                <w:color w:val="000000"/>
                <w:sz w:val="16"/>
                <w:szCs w:val="16"/>
              </w:rPr>
            </w:pPr>
            <w:ins w:id="236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364" w:author="David Dayan" w:date="2021-12-03T17:18:00Z">
              <w:tcPr>
                <w:tcW w:w="1426" w:type="dxa"/>
                <w:tcBorders>
                  <w:top w:val="nil"/>
                  <w:left w:val="nil"/>
                  <w:bottom w:val="nil"/>
                  <w:right w:val="nil"/>
                </w:tcBorders>
                <w:shd w:val="clear" w:color="auto" w:fill="auto"/>
                <w:noWrap/>
                <w:vAlign w:val="bottom"/>
                <w:hideMark/>
              </w:tcPr>
            </w:tcPrChange>
          </w:tcPr>
          <w:p w14:paraId="3560BE98" w14:textId="77777777" w:rsidR="00036D0E" w:rsidRPr="00036D0E" w:rsidRDefault="00036D0E" w:rsidP="00245317">
            <w:pPr>
              <w:spacing w:after="0" w:line="240" w:lineRule="auto"/>
              <w:jc w:val="center"/>
              <w:rPr>
                <w:ins w:id="2365" w:author="David Dayan" w:date="2021-12-03T17:13:00Z"/>
                <w:rFonts w:ascii="Calibri" w:eastAsia="Times New Roman" w:hAnsi="Calibri" w:cs="Times New Roman"/>
                <w:color w:val="000000"/>
                <w:sz w:val="16"/>
                <w:szCs w:val="16"/>
              </w:rPr>
            </w:pPr>
            <w:ins w:id="2366" w:author="David Dayan" w:date="2021-12-03T17:13:00Z">
              <w:r w:rsidRPr="00036D0E">
                <w:rPr>
                  <w:rFonts w:ascii="Calibri" w:eastAsia="Times New Roman" w:hAnsi="Calibri" w:cs="Times New Roman"/>
                  <w:color w:val="000000"/>
                  <w:sz w:val="16"/>
                  <w:szCs w:val="16"/>
                </w:rPr>
                <w:t>heterozygote</w:t>
              </w:r>
            </w:ins>
          </w:p>
        </w:tc>
      </w:tr>
      <w:tr w:rsidR="00036D0E" w:rsidRPr="00036D0E" w14:paraId="48301FC6" w14:textId="77777777" w:rsidTr="00245317">
        <w:trPr>
          <w:cantSplit/>
          <w:trHeight w:val="20"/>
          <w:ins w:id="2367" w:author="David Dayan" w:date="2021-12-03T17:13:00Z"/>
          <w:trPrChange w:id="23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369" w:author="David Dayan" w:date="2021-12-03T17:18:00Z">
              <w:tcPr>
                <w:tcW w:w="1563" w:type="dxa"/>
                <w:tcBorders>
                  <w:top w:val="nil"/>
                  <w:left w:val="nil"/>
                  <w:bottom w:val="nil"/>
                  <w:right w:val="nil"/>
                </w:tcBorders>
                <w:shd w:val="clear" w:color="auto" w:fill="auto"/>
                <w:noWrap/>
                <w:vAlign w:val="bottom"/>
                <w:hideMark/>
              </w:tcPr>
            </w:tcPrChange>
          </w:tcPr>
          <w:p w14:paraId="542DE9A5" w14:textId="77777777" w:rsidR="00036D0E" w:rsidRPr="00036D0E" w:rsidRDefault="00036D0E" w:rsidP="00245317">
            <w:pPr>
              <w:spacing w:after="0" w:line="240" w:lineRule="auto"/>
              <w:jc w:val="center"/>
              <w:rPr>
                <w:ins w:id="2370" w:author="David Dayan" w:date="2021-12-03T17:13:00Z"/>
                <w:rFonts w:ascii="Calibri" w:eastAsia="Times New Roman" w:hAnsi="Calibri" w:cs="Times New Roman"/>
                <w:color w:val="000000"/>
                <w:sz w:val="16"/>
                <w:szCs w:val="16"/>
              </w:rPr>
            </w:pPr>
            <w:ins w:id="2371" w:author="David Dayan" w:date="2021-12-03T17:13:00Z">
              <w:r w:rsidRPr="00036D0E">
                <w:rPr>
                  <w:rFonts w:ascii="Calibri" w:eastAsia="Times New Roman" w:hAnsi="Calibri" w:cs="Times New Roman"/>
                  <w:color w:val="000000"/>
                  <w:sz w:val="16"/>
                  <w:szCs w:val="16"/>
                </w:rPr>
                <w:t>OtsAC20ROGR_0054</w:t>
              </w:r>
            </w:ins>
          </w:p>
        </w:tc>
        <w:tc>
          <w:tcPr>
            <w:tcW w:w="746" w:type="dxa"/>
            <w:tcBorders>
              <w:top w:val="nil"/>
              <w:left w:val="nil"/>
              <w:bottom w:val="nil"/>
              <w:right w:val="nil"/>
            </w:tcBorders>
            <w:shd w:val="clear" w:color="auto" w:fill="auto"/>
            <w:noWrap/>
            <w:vAlign w:val="bottom"/>
            <w:hideMark/>
            <w:tcPrChange w:id="2372" w:author="David Dayan" w:date="2021-12-03T17:18:00Z">
              <w:tcPr>
                <w:tcW w:w="746" w:type="dxa"/>
                <w:tcBorders>
                  <w:top w:val="nil"/>
                  <w:left w:val="nil"/>
                  <w:bottom w:val="nil"/>
                  <w:right w:val="nil"/>
                </w:tcBorders>
                <w:shd w:val="clear" w:color="auto" w:fill="auto"/>
                <w:noWrap/>
                <w:vAlign w:val="bottom"/>
                <w:hideMark/>
              </w:tcPr>
            </w:tcPrChange>
          </w:tcPr>
          <w:p w14:paraId="00693124" w14:textId="77777777" w:rsidR="00036D0E" w:rsidRPr="00036D0E" w:rsidRDefault="00036D0E" w:rsidP="00245317">
            <w:pPr>
              <w:spacing w:after="0" w:line="240" w:lineRule="auto"/>
              <w:jc w:val="center"/>
              <w:rPr>
                <w:ins w:id="2373" w:author="David Dayan" w:date="2021-12-03T17:13:00Z"/>
                <w:rFonts w:ascii="Calibri" w:eastAsia="Times New Roman" w:hAnsi="Calibri" w:cs="Times New Roman"/>
                <w:color w:val="000000"/>
                <w:sz w:val="16"/>
                <w:szCs w:val="16"/>
              </w:rPr>
            </w:pPr>
            <w:ins w:id="2374"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375" w:author="David Dayan" w:date="2021-12-03T17:18:00Z">
              <w:tcPr>
                <w:tcW w:w="599" w:type="dxa"/>
                <w:tcBorders>
                  <w:top w:val="nil"/>
                  <w:left w:val="nil"/>
                  <w:bottom w:val="nil"/>
                  <w:right w:val="nil"/>
                </w:tcBorders>
                <w:shd w:val="clear" w:color="auto" w:fill="auto"/>
                <w:noWrap/>
                <w:vAlign w:val="bottom"/>
                <w:hideMark/>
              </w:tcPr>
            </w:tcPrChange>
          </w:tcPr>
          <w:p w14:paraId="5E8EEF85" w14:textId="77777777" w:rsidR="00036D0E" w:rsidRPr="00036D0E" w:rsidRDefault="00036D0E" w:rsidP="00245317">
            <w:pPr>
              <w:spacing w:after="0" w:line="240" w:lineRule="auto"/>
              <w:jc w:val="center"/>
              <w:rPr>
                <w:ins w:id="2376" w:author="David Dayan" w:date="2021-12-03T17:13:00Z"/>
                <w:rFonts w:ascii="Calibri" w:eastAsia="Times New Roman" w:hAnsi="Calibri" w:cs="Times New Roman"/>
                <w:color w:val="000000"/>
                <w:sz w:val="16"/>
                <w:szCs w:val="16"/>
              </w:rPr>
            </w:pPr>
            <w:ins w:id="2377"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378" w:author="David Dayan" w:date="2021-12-03T17:18:00Z">
              <w:tcPr>
                <w:tcW w:w="1142" w:type="dxa"/>
                <w:tcBorders>
                  <w:top w:val="nil"/>
                  <w:left w:val="nil"/>
                  <w:bottom w:val="nil"/>
                  <w:right w:val="nil"/>
                </w:tcBorders>
                <w:shd w:val="clear" w:color="auto" w:fill="auto"/>
                <w:noWrap/>
                <w:vAlign w:val="bottom"/>
                <w:hideMark/>
              </w:tcPr>
            </w:tcPrChange>
          </w:tcPr>
          <w:p w14:paraId="2C87990F" w14:textId="77777777" w:rsidR="00036D0E" w:rsidRPr="00036D0E" w:rsidRDefault="00036D0E" w:rsidP="00245317">
            <w:pPr>
              <w:spacing w:after="0" w:line="240" w:lineRule="auto"/>
              <w:jc w:val="center"/>
              <w:rPr>
                <w:ins w:id="2379" w:author="David Dayan" w:date="2021-12-03T17:13:00Z"/>
                <w:rFonts w:ascii="Calibri" w:eastAsia="Times New Roman" w:hAnsi="Calibri" w:cs="Times New Roman"/>
                <w:color w:val="000000"/>
                <w:sz w:val="16"/>
                <w:szCs w:val="16"/>
              </w:rPr>
            </w:pPr>
            <w:proofErr w:type="spellStart"/>
            <w:ins w:id="238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381" w:author="David Dayan" w:date="2021-12-03T17:18:00Z">
              <w:tcPr>
                <w:tcW w:w="1440" w:type="dxa"/>
                <w:tcBorders>
                  <w:top w:val="nil"/>
                  <w:left w:val="nil"/>
                  <w:bottom w:val="nil"/>
                  <w:right w:val="nil"/>
                </w:tcBorders>
                <w:shd w:val="clear" w:color="auto" w:fill="auto"/>
                <w:noWrap/>
                <w:vAlign w:val="bottom"/>
                <w:hideMark/>
              </w:tcPr>
            </w:tcPrChange>
          </w:tcPr>
          <w:p w14:paraId="6907B135" w14:textId="77777777" w:rsidR="00036D0E" w:rsidRPr="00036D0E" w:rsidRDefault="00036D0E" w:rsidP="00245317">
            <w:pPr>
              <w:spacing w:after="0" w:line="240" w:lineRule="auto"/>
              <w:jc w:val="center"/>
              <w:rPr>
                <w:ins w:id="2382" w:author="David Dayan" w:date="2021-12-03T17:13:00Z"/>
                <w:rFonts w:ascii="Calibri" w:eastAsia="Times New Roman" w:hAnsi="Calibri" w:cs="Times New Roman"/>
                <w:color w:val="000000"/>
                <w:sz w:val="16"/>
                <w:szCs w:val="16"/>
              </w:rPr>
            </w:pPr>
            <w:proofErr w:type="spellStart"/>
            <w:ins w:id="238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384" w:author="David Dayan" w:date="2021-12-03T17:18:00Z">
              <w:tcPr>
                <w:tcW w:w="1530" w:type="dxa"/>
                <w:tcBorders>
                  <w:top w:val="nil"/>
                  <w:left w:val="nil"/>
                  <w:bottom w:val="nil"/>
                  <w:right w:val="nil"/>
                </w:tcBorders>
                <w:shd w:val="clear" w:color="auto" w:fill="auto"/>
                <w:noWrap/>
                <w:vAlign w:val="bottom"/>
                <w:hideMark/>
              </w:tcPr>
            </w:tcPrChange>
          </w:tcPr>
          <w:p w14:paraId="67263982" w14:textId="77777777" w:rsidR="00036D0E" w:rsidRPr="00036D0E" w:rsidRDefault="00036D0E" w:rsidP="00245317">
            <w:pPr>
              <w:spacing w:after="0" w:line="240" w:lineRule="auto"/>
              <w:jc w:val="center"/>
              <w:rPr>
                <w:ins w:id="2385" w:author="David Dayan" w:date="2021-12-03T17:13:00Z"/>
                <w:rFonts w:ascii="Calibri" w:eastAsia="Times New Roman" w:hAnsi="Calibri" w:cs="Times New Roman"/>
                <w:color w:val="000000"/>
                <w:sz w:val="16"/>
                <w:szCs w:val="16"/>
              </w:rPr>
            </w:pPr>
            <w:ins w:id="238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387" w:author="David Dayan" w:date="2021-12-03T17:18:00Z">
              <w:tcPr>
                <w:tcW w:w="898" w:type="dxa"/>
                <w:tcBorders>
                  <w:top w:val="nil"/>
                  <w:left w:val="nil"/>
                  <w:bottom w:val="nil"/>
                  <w:right w:val="nil"/>
                </w:tcBorders>
                <w:shd w:val="clear" w:color="auto" w:fill="auto"/>
                <w:noWrap/>
                <w:vAlign w:val="bottom"/>
                <w:hideMark/>
              </w:tcPr>
            </w:tcPrChange>
          </w:tcPr>
          <w:p w14:paraId="407928B6" w14:textId="77777777" w:rsidR="00036D0E" w:rsidRPr="00036D0E" w:rsidRDefault="00036D0E" w:rsidP="00245317">
            <w:pPr>
              <w:spacing w:after="0" w:line="240" w:lineRule="auto"/>
              <w:jc w:val="center"/>
              <w:rPr>
                <w:ins w:id="2388" w:author="David Dayan" w:date="2021-12-03T17:13:00Z"/>
                <w:rFonts w:ascii="Calibri" w:eastAsia="Times New Roman" w:hAnsi="Calibri" w:cs="Times New Roman"/>
                <w:color w:val="000000"/>
                <w:sz w:val="16"/>
                <w:szCs w:val="16"/>
              </w:rPr>
            </w:pPr>
            <w:ins w:id="238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390" w:author="David Dayan" w:date="2021-12-03T17:18:00Z">
              <w:tcPr>
                <w:tcW w:w="902" w:type="dxa"/>
                <w:tcBorders>
                  <w:top w:val="nil"/>
                  <w:left w:val="nil"/>
                  <w:bottom w:val="nil"/>
                  <w:right w:val="nil"/>
                </w:tcBorders>
                <w:shd w:val="clear" w:color="auto" w:fill="auto"/>
                <w:noWrap/>
                <w:vAlign w:val="bottom"/>
                <w:hideMark/>
              </w:tcPr>
            </w:tcPrChange>
          </w:tcPr>
          <w:p w14:paraId="031BAAF5" w14:textId="77777777" w:rsidR="00036D0E" w:rsidRPr="00036D0E" w:rsidRDefault="00036D0E" w:rsidP="00245317">
            <w:pPr>
              <w:spacing w:after="0" w:line="240" w:lineRule="auto"/>
              <w:jc w:val="center"/>
              <w:rPr>
                <w:ins w:id="2391" w:author="David Dayan" w:date="2021-12-03T17:13:00Z"/>
                <w:rFonts w:ascii="Calibri" w:eastAsia="Times New Roman" w:hAnsi="Calibri" w:cs="Times New Roman"/>
                <w:color w:val="000000"/>
                <w:sz w:val="16"/>
                <w:szCs w:val="16"/>
              </w:rPr>
            </w:pPr>
            <w:ins w:id="239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393" w:author="David Dayan" w:date="2021-12-03T17:18:00Z">
              <w:tcPr>
                <w:tcW w:w="2160" w:type="dxa"/>
                <w:tcBorders>
                  <w:top w:val="nil"/>
                  <w:left w:val="nil"/>
                  <w:bottom w:val="nil"/>
                  <w:right w:val="nil"/>
                </w:tcBorders>
                <w:shd w:val="clear" w:color="auto" w:fill="auto"/>
                <w:noWrap/>
                <w:vAlign w:val="bottom"/>
                <w:hideMark/>
              </w:tcPr>
            </w:tcPrChange>
          </w:tcPr>
          <w:p w14:paraId="577A2E80" w14:textId="77777777" w:rsidR="00036D0E" w:rsidRPr="00036D0E" w:rsidRDefault="00036D0E" w:rsidP="00245317">
            <w:pPr>
              <w:spacing w:after="0" w:line="240" w:lineRule="auto"/>
              <w:jc w:val="center"/>
              <w:rPr>
                <w:ins w:id="2394" w:author="David Dayan" w:date="2021-12-03T17:13:00Z"/>
                <w:rFonts w:ascii="Calibri" w:eastAsia="Times New Roman" w:hAnsi="Calibri" w:cs="Times New Roman"/>
                <w:color w:val="000000"/>
                <w:sz w:val="16"/>
                <w:szCs w:val="16"/>
              </w:rPr>
            </w:pPr>
            <w:ins w:id="239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396" w:author="David Dayan" w:date="2021-12-03T17:18:00Z">
              <w:tcPr>
                <w:tcW w:w="2876" w:type="dxa"/>
                <w:gridSpan w:val="2"/>
                <w:tcBorders>
                  <w:top w:val="nil"/>
                  <w:left w:val="nil"/>
                  <w:bottom w:val="nil"/>
                  <w:right w:val="nil"/>
                </w:tcBorders>
                <w:shd w:val="clear" w:color="auto" w:fill="auto"/>
                <w:noWrap/>
                <w:vAlign w:val="bottom"/>
                <w:hideMark/>
              </w:tcPr>
            </w:tcPrChange>
          </w:tcPr>
          <w:p w14:paraId="0556D8DF" w14:textId="77777777" w:rsidR="00036D0E" w:rsidRPr="00036D0E" w:rsidRDefault="00036D0E" w:rsidP="00245317">
            <w:pPr>
              <w:spacing w:after="0" w:line="240" w:lineRule="auto"/>
              <w:jc w:val="center"/>
              <w:rPr>
                <w:ins w:id="2397" w:author="David Dayan" w:date="2021-12-03T17:13:00Z"/>
                <w:rFonts w:ascii="Calibri" w:eastAsia="Times New Roman" w:hAnsi="Calibri" w:cs="Times New Roman"/>
                <w:color w:val="000000"/>
                <w:sz w:val="16"/>
                <w:szCs w:val="16"/>
              </w:rPr>
            </w:pPr>
            <w:ins w:id="239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399" w:author="David Dayan" w:date="2021-12-03T17:18:00Z">
              <w:tcPr>
                <w:tcW w:w="1426" w:type="dxa"/>
                <w:tcBorders>
                  <w:top w:val="nil"/>
                  <w:left w:val="nil"/>
                  <w:bottom w:val="nil"/>
                  <w:right w:val="nil"/>
                </w:tcBorders>
                <w:shd w:val="clear" w:color="auto" w:fill="auto"/>
                <w:noWrap/>
                <w:vAlign w:val="bottom"/>
                <w:hideMark/>
              </w:tcPr>
            </w:tcPrChange>
          </w:tcPr>
          <w:p w14:paraId="6FCA8A7F" w14:textId="77777777" w:rsidR="00036D0E" w:rsidRPr="00036D0E" w:rsidRDefault="00036D0E" w:rsidP="00245317">
            <w:pPr>
              <w:spacing w:after="0" w:line="240" w:lineRule="auto"/>
              <w:jc w:val="center"/>
              <w:rPr>
                <w:ins w:id="2400" w:author="David Dayan" w:date="2021-12-03T17:13:00Z"/>
                <w:rFonts w:ascii="Calibri" w:eastAsia="Times New Roman" w:hAnsi="Calibri" w:cs="Times New Roman"/>
                <w:color w:val="000000"/>
                <w:sz w:val="16"/>
                <w:szCs w:val="16"/>
              </w:rPr>
            </w:pPr>
            <w:ins w:id="240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D7AD364" w14:textId="77777777" w:rsidTr="00245317">
        <w:trPr>
          <w:cantSplit/>
          <w:trHeight w:val="20"/>
          <w:ins w:id="2402" w:author="David Dayan" w:date="2021-12-03T17:13:00Z"/>
          <w:trPrChange w:id="24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04" w:author="David Dayan" w:date="2021-12-03T17:18:00Z">
              <w:tcPr>
                <w:tcW w:w="1563" w:type="dxa"/>
                <w:tcBorders>
                  <w:top w:val="nil"/>
                  <w:left w:val="nil"/>
                  <w:bottom w:val="nil"/>
                  <w:right w:val="nil"/>
                </w:tcBorders>
                <w:shd w:val="clear" w:color="auto" w:fill="auto"/>
                <w:noWrap/>
                <w:vAlign w:val="bottom"/>
                <w:hideMark/>
              </w:tcPr>
            </w:tcPrChange>
          </w:tcPr>
          <w:p w14:paraId="793FCFA9" w14:textId="77777777" w:rsidR="00036D0E" w:rsidRPr="00036D0E" w:rsidRDefault="00036D0E" w:rsidP="00245317">
            <w:pPr>
              <w:spacing w:after="0" w:line="240" w:lineRule="auto"/>
              <w:jc w:val="center"/>
              <w:rPr>
                <w:ins w:id="2405" w:author="David Dayan" w:date="2021-12-03T17:13:00Z"/>
                <w:rFonts w:ascii="Calibri" w:eastAsia="Times New Roman" w:hAnsi="Calibri" w:cs="Times New Roman"/>
                <w:color w:val="000000"/>
                <w:sz w:val="16"/>
                <w:szCs w:val="16"/>
              </w:rPr>
            </w:pPr>
            <w:ins w:id="2406" w:author="David Dayan" w:date="2021-12-03T17:13:00Z">
              <w:r w:rsidRPr="00036D0E">
                <w:rPr>
                  <w:rFonts w:ascii="Calibri" w:eastAsia="Times New Roman" w:hAnsi="Calibri" w:cs="Times New Roman"/>
                  <w:color w:val="000000"/>
                  <w:sz w:val="16"/>
                  <w:szCs w:val="16"/>
                </w:rPr>
                <w:t>OtsAC20ROGR_0055</w:t>
              </w:r>
            </w:ins>
          </w:p>
        </w:tc>
        <w:tc>
          <w:tcPr>
            <w:tcW w:w="746" w:type="dxa"/>
            <w:tcBorders>
              <w:top w:val="nil"/>
              <w:left w:val="nil"/>
              <w:bottom w:val="nil"/>
              <w:right w:val="nil"/>
            </w:tcBorders>
            <w:shd w:val="clear" w:color="auto" w:fill="auto"/>
            <w:noWrap/>
            <w:vAlign w:val="bottom"/>
            <w:hideMark/>
            <w:tcPrChange w:id="2407" w:author="David Dayan" w:date="2021-12-03T17:18:00Z">
              <w:tcPr>
                <w:tcW w:w="746" w:type="dxa"/>
                <w:tcBorders>
                  <w:top w:val="nil"/>
                  <w:left w:val="nil"/>
                  <w:bottom w:val="nil"/>
                  <w:right w:val="nil"/>
                </w:tcBorders>
                <w:shd w:val="clear" w:color="auto" w:fill="auto"/>
                <w:noWrap/>
                <w:vAlign w:val="bottom"/>
                <w:hideMark/>
              </w:tcPr>
            </w:tcPrChange>
          </w:tcPr>
          <w:p w14:paraId="200E7358" w14:textId="77777777" w:rsidR="00036D0E" w:rsidRPr="00036D0E" w:rsidRDefault="00036D0E" w:rsidP="00245317">
            <w:pPr>
              <w:spacing w:after="0" w:line="240" w:lineRule="auto"/>
              <w:jc w:val="center"/>
              <w:rPr>
                <w:ins w:id="2408" w:author="David Dayan" w:date="2021-12-03T17:13:00Z"/>
                <w:rFonts w:ascii="Calibri" w:eastAsia="Times New Roman" w:hAnsi="Calibri" w:cs="Times New Roman"/>
                <w:color w:val="000000"/>
                <w:sz w:val="16"/>
                <w:szCs w:val="16"/>
              </w:rPr>
            </w:pPr>
            <w:ins w:id="2409"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410" w:author="David Dayan" w:date="2021-12-03T17:18:00Z">
              <w:tcPr>
                <w:tcW w:w="599" w:type="dxa"/>
                <w:tcBorders>
                  <w:top w:val="nil"/>
                  <w:left w:val="nil"/>
                  <w:bottom w:val="nil"/>
                  <w:right w:val="nil"/>
                </w:tcBorders>
                <w:shd w:val="clear" w:color="auto" w:fill="auto"/>
                <w:noWrap/>
                <w:vAlign w:val="bottom"/>
                <w:hideMark/>
              </w:tcPr>
            </w:tcPrChange>
          </w:tcPr>
          <w:p w14:paraId="656BAEA3" w14:textId="77777777" w:rsidR="00036D0E" w:rsidRPr="00036D0E" w:rsidRDefault="00036D0E" w:rsidP="00245317">
            <w:pPr>
              <w:spacing w:after="0" w:line="240" w:lineRule="auto"/>
              <w:jc w:val="center"/>
              <w:rPr>
                <w:ins w:id="2411" w:author="David Dayan" w:date="2021-12-03T17:13:00Z"/>
                <w:rFonts w:ascii="Calibri" w:eastAsia="Times New Roman" w:hAnsi="Calibri" w:cs="Times New Roman"/>
                <w:color w:val="000000"/>
                <w:sz w:val="16"/>
                <w:szCs w:val="16"/>
              </w:rPr>
            </w:pPr>
            <w:ins w:id="2412"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413" w:author="David Dayan" w:date="2021-12-03T17:18:00Z">
              <w:tcPr>
                <w:tcW w:w="1142" w:type="dxa"/>
                <w:tcBorders>
                  <w:top w:val="nil"/>
                  <w:left w:val="nil"/>
                  <w:bottom w:val="nil"/>
                  <w:right w:val="nil"/>
                </w:tcBorders>
                <w:shd w:val="clear" w:color="auto" w:fill="auto"/>
                <w:noWrap/>
                <w:vAlign w:val="bottom"/>
                <w:hideMark/>
              </w:tcPr>
            </w:tcPrChange>
          </w:tcPr>
          <w:p w14:paraId="6F17A1D7" w14:textId="77777777" w:rsidR="00036D0E" w:rsidRPr="00036D0E" w:rsidRDefault="00036D0E" w:rsidP="00245317">
            <w:pPr>
              <w:spacing w:after="0" w:line="240" w:lineRule="auto"/>
              <w:jc w:val="center"/>
              <w:rPr>
                <w:ins w:id="2414" w:author="David Dayan" w:date="2021-12-03T17:13:00Z"/>
                <w:rFonts w:ascii="Calibri" w:eastAsia="Times New Roman" w:hAnsi="Calibri" w:cs="Times New Roman"/>
                <w:color w:val="000000"/>
                <w:sz w:val="16"/>
                <w:szCs w:val="16"/>
              </w:rPr>
            </w:pPr>
            <w:proofErr w:type="spellStart"/>
            <w:ins w:id="241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416" w:author="David Dayan" w:date="2021-12-03T17:18:00Z">
              <w:tcPr>
                <w:tcW w:w="1440" w:type="dxa"/>
                <w:tcBorders>
                  <w:top w:val="nil"/>
                  <w:left w:val="nil"/>
                  <w:bottom w:val="nil"/>
                  <w:right w:val="nil"/>
                </w:tcBorders>
                <w:shd w:val="clear" w:color="auto" w:fill="auto"/>
                <w:noWrap/>
                <w:vAlign w:val="bottom"/>
                <w:hideMark/>
              </w:tcPr>
            </w:tcPrChange>
          </w:tcPr>
          <w:p w14:paraId="78A8B441" w14:textId="77777777" w:rsidR="00036D0E" w:rsidRPr="00036D0E" w:rsidRDefault="00036D0E" w:rsidP="00245317">
            <w:pPr>
              <w:spacing w:after="0" w:line="240" w:lineRule="auto"/>
              <w:jc w:val="center"/>
              <w:rPr>
                <w:ins w:id="2417" w:author="David Dayan" w:date="2021-12-03T17:13:00Z"/>
                <w:rFonts w:ascii="Calibri" w:eastAsia="Times New Roman" w:hAnsi="Calibri" w:cs="Times New Roman"/>
                <w:color w:val="000000"/>
                <w:sz w:val="16"/>
                <w:szCs w:val="16"/>
              </w:rPr>
            </w:pPr>
            <w:proofErr w:type="spellStart"/>
            <w:ins w:id="241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419" w:author="David Dayan" w:date="2021-12-03T17:18:00Z">
              <w:tcPr>
                <w:tcW w:w="1530" w:type="dxa"/>
                <w:tcBorders>
                  <w:top w:val="nil"/>
                  <w:left w:val="nil"/>
                  <w:bottom w:val="nil"/>
                  <w:right w:val="nil"/>
                </w:tcBorders>
                <w:shd w:val="clear" w:color="auto" w:fill="auto"/>
                <w:noWrap/>
                <w:vAlign w:val="bottom"/>
                <w:hideMark/>
              </w:tcPr>
            </w:tcPrChange>
          </w:tcPr>
          <w:p w14:paraId="7B182B41" w14:textId="77777777" w:rsidR="00036D0E" w:rsidRPr="00036D0E" w:rsidRDefault="00036D0E" w:rsidP="00245317">
            <w:pPr>
              <w:spacing w:after="0" w:line="240" w:lineRule="auto"/>
              <w:jc w:val="center"/>
              <w:rPr>
                <w:ins w:id="2420" w:author="David Dayan" w:date="2021-12-03T17:13:00Z"/>
                <w:rFonts w:ascii="Calibri" w:eastAsia="Times New Roman" w:hAnsi="Calibri" w:cs="Times New Roman"/>
                <w:color w:val="000000"/>
                <w:sz w:val="16"/>
                <w:szCs w:val="16"/>
              </w:rPr>
            </w:pPr>
            <w:ins w:id="242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22" w:author="David Dayan" w:date="2021-12-03T17:18:00Z">
              <w:tcPr>
                <w:tcW w:w="898" w:type="dxa"/>
                <w:tcBorders>
                  <w:top w:val="nil"/>
                  <w:left w:val="nil"/>
                  <w:bottom w:val="nil"/>
                  <w:right w:val="nil"/>
                </w:tcBorders>
                <w:shd w:val="clear" w:color="auto" w:fill="auto"/>
                <w:noWrap/>
                <w:vAlign w:val="bottom"/>
                <w:hideMark/>
              </w:tcPr>
            </w:tcPrChange>
          </w:tcPr>
          <w:p w14:paraId="69405060" w14:textId="77777777" w:rsidR="00036D0E" w:rsidRPr="00036D0E" w:rsidRDefault="00036D0E" w:rsidP="00245317">
            <w:pPr>
              <w:spacing w:after="0" w:line="240" w:lineRule="auto"/>
              <w:jc w:val="center"/>
              <w:rPr>
                <w:ins w:id="2423" w:author="David Dayan" w:date="2021-12-03T17:13:00Z"/>
                <w:rFonts w:ascii="Calibri" w:eastAsia="Times New Roman" w:hAnsi="Calibri" w:cs="Times New Roman"/>
                <w:color w:val="000000"/>
                <w:sz w:val="16"/>
                <w:szCs w:val="16"/>
              </w:rPr>
            </w:pPr>
            <w:ins w:id="242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425" w:author="David Dayan" w:date="2021-12-03T17:18:00Z">
              <w:tcPr>
                <w:tcW w:w="902" w:type="dxa"/>
                <w:tcBorders>
                  <w:top w:val="nil"/>
                  <w:left w:val="nil"/>
                  <w:bottom w:val="nil"/>
                  <w:right w:val="nil"/>
                </w:tcBorders>
                <w:shd w:val="clear" w:color="auto" w:fill="auto"/>
                <w:noWrap/>
                <w:vAlign w:val="bottom"/>
                <w:hideMark/>
              </w:tcPr>
            </w:tcPrChange>
          </w:tcPr>
          <w:p w14:paraId="63586524" w14:textId="77777777" w:rsidR="00036D0E" w:rsidRPr="00036D0E" w:rsidRDefault="00036D0E" w:rsidP="00245317">
            <w:pPr>
              <w:spacing w:after="0" w:line="240" w:lineRule="auto"/>
              <w:jc w:val="center"/>
              <w:rPr>
                <w:ins w:id="2426" w:author="David Dayan" w:date="2021-12-03T17:13:00Z"/>
                <w:rFonts w:ascii="Calibri" w:eastAsia="Times New Roman" w:hAnsi="Calibri" w:cs="Times New Roman"/>
                <w:color w:val="000000"/>
                <w:sz w:val="16"/>
                <w:szCs w:val="16"/>
              </w:rPr>
            </w:pPr>
            <w:ins w:id="242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428" w:author="David Dayan" w:date="2021-12-03T17:18:00Z">
              <w:tcPr>
                <w:tcW w:w="2160" w:type="dxa"/>
                <w:tcBorders>
                  <w:top w:val="nil"/>
                  <w:left w:val="nil"/>
                  <w:bottom w:val="nil"/>
                  <w:right w:val="nil"/>
                </w:tcBorders>
                <w:shd w:val="clear" w:color="auto" w:fill="auto"/>
                <w:noWrap/>
                <w:vAlign w:val="bottom"/>
                <w:hideMark/>
              </w:tcPr>
            </w:tcPrChange>
          </w:tcPr>
          <w:p w14:paraId="512CEFFE" w14:textId="77777777" w:rsidR="00036D0E" w:rsidRPr="00036D0E" w:rsidRDefault="00036D0E" w:rsidP="00245317">
            <w:pPr>
              <w:spacing w:after="0" w:line="240" w:lineRule="auto"/>
              <w:jc w:val="center"/>
              <w:rPr>
                <w:ins w:id="2429" w:author="David Dayan" w:date="2021-12-03T17:13:00Z"/>
                <w:rFonts w:ascii="Calibri" w:eastAsia="Times New Roman" w:hAnsi="Calibri" w:cs="Times New Roman"/>
                <w:color w:val="000000"/>
                <w:sz w:val="16"/>
                <w:szCs w:val="16"/>
              </w:rPr>
            </w:pPr>
            <w:ins w:id="243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431" w:author="David Dayan" w:date="2021-12-03T17:18:00Z">
              <w:tcPr>
                <w:tcW w:w="2876" w:type="dxa"/>
                <w:gridSpan w:val="2"/>
                <w:tcBorders>
                  <w:top w:val="nil"/>
                  <w:left w:val="nil"/>
                  <w:bottom w:val="nil"/>
                  <w:right w:val="nil"/>
                </w:tcBorders>
                <w:shd w:val="clear" w:color="auto" w:fill="auto"/>
                <w:noWrap/>
                <w:vAlign w:val="bottom"/>
                <w:hideMark/>
              </w:tcPr>
            </w:tcPrChange>
          </w:tcPr>
          <w:p w14:paraId="43FFBBEA" w14:textId="77777777" w:rsidR="00036D0E" w:rsidRPr="00036D0E" w:rsidRDefault="00036D0E" w:rsidP="00245317">
            <w:pPr>
              <w:spacing w:after="0" w:line="240" w:lineRule="auto"/>
              <w:jc w:val="center"/>
              <w:rPr>
                <w:ins w:id="2432" w:author="David Dayan" w:date="2021-12-03T17:13:00Z"/>
                <w:rFonts w:ascii="Calibri" w:eastAsia="Times New Roman" w:hAnsi="Calibri" w:cs="Times New Roman"/>
                <w:color w:val="000000"/>
                <w:sz w:val="16"/>
                <w:szCs w:val="16"/>
              </w:rPr>
            </w:pPr>
            <w:ins w:id="243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434" w:author="David Dayan" w:date="2021-12-03T17:18:00Z">
              <w:tcPr>
                <w:tcW w:w="1426" w:type="dxa"/>
                <w:tcBorders>
                  <w:top w:val="nil"/>
                  <w:left w:val="nil"/>
                  <w:bottom w:val="nil"/>
                  <w:right w:val="nil"/>
                </w:tcBorders>
                <w:shd w:val="clear" w:color="auto" w:fill="auto"/>
                <w:noWrap/>
                <w:vAlign w:val="bottom"/>
                <w:hideMark/>
              </w:tcPr>
            </w:tcPrChange>
          </w:tcPr>
          <w:p w14:paraId="44D8D547" w14:textId="77777777" w:rsidR="00036D0E" w:rsidRPr="00036D0E" w:rsidRDefault="00036D0E" w:rsidP="00245317">
            <w:pPr>
              <w:spacing w:after="0" w:line="240" w:lineRule="auto"/>
              <w:jc w:val="center"/>
              <w:rPr>
                <w:ins w:id="2435" w:author="David Dayan" w:date="2021-12-03T17:13:00Z"/>
                <w:rFonts w:ascii="Calibri" w:eastAsia="Times New Roman" w:hAnsi="Calibri" w:cs="Times New Roman"/>
                <w:color w:val="000000"/>
                <w:sz w:val="16"/>
                <w:szCs w:val="16"/>
              </w:rPr>
            </w:pPr>
            <w:ins w:id="2436" w:author="David Dayan" w:date="2021-12-03T17:13:00Z">
              <w:r w:rsidRPr="00036D0E">
                <w:rPr>
                  <w:rFonts w:ascii="Calibri" w:eastAsia="Times New Roman" w:hAnsi="Calibri" w:cs="Times New Roman"/>
                  <w:color w:val="000000"/>
                  <w:sz w:val="16"/>
                  <w:szCs w:val="16"/>
                </w:rPr>
                <w:t>heterozygote</w:t>
              </w:r>
            </w:ins>
          </w:p>
        </w:tc>
      </w:tr>
      <w:tr w:rsidR="00036D0E" w:rsidRPr="00036D0E" w14:paraId="326932FD" w14:textId="77777777" w:rsidTr="00245317">
        <w:trPr>
          <w:cantSplit/>
          <w:trHeight w:val="20"/>
          <w:ins w:id="2437" w:author="David Dayan" w:date="2021-12-03T17:13:00Z"/>
          <w:trPrChange w:id="24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39" w:author="David Dayan" w:date="2021-12-03T17:18:00Z">
              <w:tcPr>
                <w:tcW w:w="1563" w:type="dxa"/>
                <w:tcBorders>
                  <w:top w:val="nil"/>
                  <w:left w:val="nil"/>
                  <w:bottom w:val="nil"/>
                  <w:right w:val="nil"/>
                </w:tcBorders>
                <w:shd w:val="clear" w:color="auto" w:fill="auto"/>
                <w:noWrap/>
                <w:vAlign w:val="bottom"/>
                <w:hideMark/>
              </w:tcPr>
            </w:tcPrChange>
          </w:tcPr>
          <w:p w14:paraId="7C0C91EB" w14:textId="77777777" w:rsidR="00036D0E" w:rsidRPr="00036D0E" w:rsidRDefault="00036D0E" w:rsidP="00245317">
            <w:pPr>
              <w:spacing w:after="0" w:line="240" w:lineRule="auto"/>
              <w:jc w:val="center"/>
              <w:rPr>
                <w:ins w:id="2440" w:author="David Dayan" w:date="2021-12-03T17:13:00Z"/>
                <w:rFonts w:ascii="Calibri" w:eastAsia="Times New Roman" w:hAnsi="Calibri" w:cs="Times New Roman"/>
                <w:color w:val="000000"/>
                <w:sz w:val="16"/>
                <w:szCs w:val="16"/>
              </w:rPr>
            </w:pPr>
            <w:ins w:id="2441" w:author="David Dayan" w:date="2021-12-03T17:13:00Z">
              <w:r w:rsidRPr="00036D0E">
                <w:rPr>
                  <w:rFonts w:ascii="Calibri" w:eastAsia="Times New Roman" w:hAnsi="Calibri" w:cs="Times New Roman"/>
                  <w:color w:val="000000"/>
                  <w:sz w:val="16"/>
                  <w:szCs w:val="16"/>
                </w:rPr>
                <w:t>OtsAC20ROGR_0056</w:t>
              </w:r>
            </w:ins>
          </w:p>
        </w:tc>
        <w:tc>
          <w:tcPr>
            <w:tcW w:w="746" w:type="dxa"/>
            <w:tcBorders>
              <w:top w:val="nil"/>
              <w:left w:val="nil"/>
              <w:bottom w:val="nil"/>
              <w:right w:val="nil"/>
            </w:tcBorders>
            <w:shd w:val="clear" w:color="auto" w:fill="auto"/>
            <w:noWrap/>
            <w:vAlign w:val="bottom"/>
            <w:hideMark/>
            <w:tcPrChange w:id="2442" w:author="David Dayan" w:date="2021-12-03T17:18:00Z">
              <w:tcPr>
                <w:tcW w:w="746" w:type="dxa"/>
                <w:tcBorders>
                  <w:top w:val="nil"/>
                  <w:left w:val="nil"/>
                  <w:bottom w:val="nil"/>
                  <w:right w:val="nil"/>
                </w:tcBorders>
                <w:shd w:val="clear" w:color="auto" w:fill="auto"/>
                <w:noWrap/>
                <w:vAlign w:val="bottom"/>
                <w:hideMark/>
              </w:tcPr>
            </w:tcPrChange>
          </w:tcPr>
          <w:p w14:paraId="0946E879" w14:textId="77777777" w:rsidR="00036D0E" w:rsidRPr="00036D0E" w:rsidRDefault="00036D0E" w:rsidP="00245317">
            <w:pPr>
              <w:spacing w:after="0" w:line="240" w:lineRule="auto"/>
              <w:jc w:val="center"/>
              <w:rPr>
                <w:ins w:id="2443" w:author="David Dayan" w:date="2021-12-03T17:13:00Z"/>
                <w:rFonts w:ascii="Calibri" w:eastAsia="Times New Roman" w:hAnsi="Calibri" w:cs="Times New Roman"/>
                <w:color w:val="000000"/>
                <w:sz w:val="16"/>
                <w:szCs w:val="16"/>
              </w:rPr>
            </w:pPr>
            <w:ins w:id="2444"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445" w:author="David Dayan" w:date="2021-12-03T17:18:00Z">
              <w:tcPr>
                <w:tcW w:w="599" w:type="dxa"/>
                <w:tcBorders>
                  <w:top w:val="nil"/>
                  <w:left w:val="nil"/>
                  <w:bottom w:val="nil"/>
                  <w:right w:val="nil"/>
                </w:tcBorders>
                <w:shd w:val="clear" w:color="auto" w:fill="auto"/>
                <w:noWrap/>
                <w:vAlign w:val="bottom"/>
                <w:hideMark/>
              </w:tcPr>
            </w:tcPrChange>
          </w:tcPr>
          <w:p w14:paraId="0051266E" w14:textId="77777777" w:rsidR="00036D0E" w:rsidRPr="00036D0E" w:rsidRDefault="00036D0E" w:rsidP="00245317">
            <w:pPr>
              <w:spacing w:after="0" w:line="240" w:lineRule="auto"/>
              <w:jc w:val="center"/>
              <w:rPr>
                <w:ins w:id="2446" w:author="David Dayan" w:date="2021-12-03T17:13:00Z"/>
                <w:rFonts w:ascii="Calibri" w:eastAsia="Times New Roman" w:hAnsi="Calibri" w:cs="Times New Roman"/>
                <w:color w:val="000000"/>
                <w:sz w:val="16"/>
                <w:szCs w:val="16"/>
              </w:rPr>
            </w:pPr>
            <w:ins w:id="2447"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448" w:author="David Dayan" w:date="2021-12-03T17:18:00Z">
              <w:tcPr>
                <w:tcW w:w="1142" w:type="dxa"/>
                <w:tcBorders>
                  <w:top w:val="nil"/>
                  <w:left w:val="nil"/>
                  <w:bottom w:val="nil"/>
                  <w:right w:val="nil"/>
                </w:tcBorders>
                <w:shd w:val="clear" w:color="auto" w:fill="auto"/>
                <w:noWrap/>
                <w:vAlign w:val="bottom"/>
                <w:hideMark/>
              </w:tcPr>
            </w:tcPrChange>
          </w:tcPr>
          <w:p w14:paraId="443BED7A" w14:textId="77777777" w:rsidR="00036D0E" w:rsidRPr="00036D0E" w:rsidRDefault="00036D0E" w:rsidP="00245317">
            <w:pPr>
              <w:spacing w:after="0" w:line="240" w:lineRule="auto"/>
              <w:jc w:val="center"/>
              <w:rPr>
                <w:ins w:id="2449" w:author="David Dayan" w:date="2021-12-03T17:13:00Z"/>
                <w:rFonts w:ascii="Calibri" w:eastAsia="Times New Roman" w:hAnsi="Calibri" w:cs="Times New Roman"/>
                <w:color w:val="000000"/>
                <w:sz w:val="16"/>
                <w:szCs w:val="16"/>
              </w:rPr>
            </w:pPr>
            <w:ins w:id="245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451" w:author="David Dayan" w:date="2021-12-03T17:18:00Z">
              <w:tcPr>
                <w:tcW w:w="1440" w:type="dxa"/>
                <w:tcBorders>
                  <w:top w:val="nil"/>
                  <w:left w:val="nil"/>
                  <w:bottom w:val="nil"/>
                  <w:right w:val="nil"/>
                </w:tcBorders>
                <w:shd w:val="clear" w:color="auto" w:fill="auto"/>
                <w:noWrap/>
                <w:vAlign w:val="bottom"/>
                <w:hideMark/>
              </w:tcPr>
            </w:tcPrChange>
          </w:tcPr>
          <w:p w14:paraId="4A123EE8" w14:textId="77777777" w:rsidR="00036D0E" w:rsidRPr="00036D0E" w:rsidRDefault="00036D0E" w:rsidP="00245317">
            <w:pPr>
              <w:spacing w:after="0" w:line="240" w:lineRule="auto"/>
              <w:jc w:val="center"/>
              <w:rPr>
                <w:ins w:id="2452" w:author="David Dayan" w:date="2021-12-03T17:13:00Z"/>
                <w:rFonts w:ascii="Calibri" w:eastAsia="Times New Roman" w:hAnsi="Calibri" w:cs="Times New Roman"/>
                <w:color w:val="000000"/>
                <w:sz w:val="16"/>
                <w:szCs w:val="16"/>
              </w:rPr>
            </w:pPr>
            <w:ins w:id="245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454" w:author="David Dayan" w:date="2021-12-03T17:18:00Z">
              <w:tcPr>
                <w:tcW w:w="1530" w:type="dxa"/>
                <w:tcBorders>
                  <w:top w:val="nil"/>
                  <w:left w:val="nil"/>
                  <w:bottom w:val="nil"/>
                  <w:right w:val="nil"/>
                </w:tcBorders>
                <w:shd w:val="clear" w:color="auto" w:fill="auto"/>
                <w:noWrap/>
                <w:vAlign w:val="bottom"/>
                <w:hideMark/>
              </w:tcPr>
            </w:tcPrChange>
          </w:tcPr>
          <w:p w14:paraId="39042D7D" w14:textId="77777777" w:rsidR="00036D0E" w:rsidRPr="00036D0E" w:rsidRDefault="00036D0E" w:rsidP="00245317">
            <w:pPr>
              <w:spacing w:after="0" w:line="240" w:lineRule="auto"/>
              <w:jc w:val="center"/>
              <w:rPr>
                <w:ins w:id="2455" w:author="David Dayan" w:date="2021-12-03T17:13:00Z"/>
                <w:rFonts w:ascii="Calibri" w:eastAsia="Times New Roman" w:hAnsi="Calibri" w:cs="Times New Roman"/>
                <w:color w:val="000000"/>
                <w:sz w:val="16"/>
                <w:szCs w:val="16"/>
              </w:rPr>
            </w:pPr>
            <w:ins w:id="245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57" w:author="David Dayan" w:date="2021-12-03T17:18:00Z">
              <w:tcPr>
                <w:tcW w:w="898" w:type="dxa"/>
                <w:tcBorders>
                  <w:top w:val="nil"/>
                  <w:left w:val="nil"/>
                  <w:bottom w:val="nil"/>
                  <w:right w:val="nil"/>
                </w:tcBorders>
                <w:shd w:val="clear" w:color="auto" w:fill="auto"/>
                <w:noWrap/>
                <w:vAlign w:val="bottom"/>
                <w:hideMark/>
              </w:tcPr>
            </w:tcPrChange>
          </w:tcPr>
          <w:p w14:paraId="7051DAC4" w14:textId="77777777" w:rsidR="00036D0E" w:rsidRPr="00036D0E" w:rsidRDefault="00036D0E" w:rsidP="00245317">
            <w:pPr>
              <w:spacing w:after="0" w:line="240" w:lineRule="auto"/>
              <w:jc w:val="center"/>
              <w:rPr>
                <w:ins w:id="2458" w:author="David Dayan" w:date="2021-12-03T17:13:00Z"/>
                <w:rFonts w:ascii="Calibri" w:eastAsia="Times New Roman" w:hAnsi="Calibri" w:cs="Times New Roman"/>
                <w:color w:val="000000"/>
                <w:sz w:val="16"/>
                <w:szCs w:val="16"/>
              </w:rPr>
            </w:pPr>
            <w:ins w:id="245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460" w:author="David Dayan" w:date="2021-12-03T17:18:00Z">
              <w:tcPr>
                <w:tcW w:w="902" w:type="dxa"/>
                <w:tcBorders>
                  <w:top w:val="nil"/>
                  <w:left w:val="nil"/>
                  <w:bottom w:val="nil"/>
                  <w:right w:val="nil"/>
                </w:tcBorders>
                <w:shd w:val="clear" w:color="auto" w:fill="auto"/>
                <w:noWrap/>
                <w:vAlign w:val="bottom"/>
                <w:hideMark/>
              </w:tcPr>
            </w:tcPrChange>
          </w:tcPr>
          <w:p w14:paraId="0F42808D" w14:textId="77777777" w:rsidR="00036D0E" w:rsidRPr="00036D0E" w:rsidRDefault="00036D0E" w:rsidP="00245317">
            <w:pPr>
              <w:spacing w:after="0" w:line="240" w:lineRule="auto"/>
              <w:jc w:val="center"/>
              <w:rPr>
                <w:ins w:id="2461" w:author="David Dayan" w:date="2021-12-03T17:13:00Z"/>
                <w:rFonts w:ascii="Calibri" w:eastAsia="Times New Roman" w:hAnsi="Calibri" w:cs="Times New Roman"/>
                <w:color w:val="000000"/>
                <w:sz w:val="16"/>
                <w:szCs w:val="16"/>
              </w:rPr>
            </w:pPr>
            <w:ins w:id="246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463" w:author="David Dayan" w:date="2021-12-03T17:18:00Z">
              <w:tcPr>
                <w:tcW w:w="2160" w:type="dxa"/>
                <w:tcBorders>
                  <w:top w:val="nil"/>
                  <w:left w:val="nil"/>
                  <w:bottom w:val="nil"/>
                  <w:right w:val="nil"/>
                </w:tcBorders>
                <w:shd w:val="clear" w:color="auto" w:fill="auto"/>
                <w:noWrap/>
                <w:vAlign w:val="bottom"/>
                <w:hideMark/>
              </w:tcPr>
            </w:tcPrChange>
          </w:tcPr>
          <w:p w14:paraId="054A51B5" w14:textId="77777777" w:rsidR="00036D0E" w:rsidRPr="00036D0E" w:rsidRDefault="00036D0E" w:rsidP="00245317">
            <w:pPr>
              <w:spacing w:after="0" w:line="240" w:lineRule="auto"/>
              <w:jc w:val="center"/>
              <w:rPr>
                <w:ins w:id="2464" w:author="David Dayan" w:date="2021-12-03T17:13:00Z"/>
                <w:rFonts w:ascii="Calibri" w:eastAsia="Times New Roman" w:hAnsi="Calibri" w:cs="Times New Roman"/>
                <w:color w:val="000000"/>
                <w:sz w:val="16"/>
                <w:szCs w:val="16"/>
              </w:rPr>
            </w:pPr>
            <w:ins w:id="246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466" w:author="David Dayan" w:date="2021-12-03T17:18:00Z">
              <w:tcPr>
                <w:tcW w:w="2876" w:type="dxa"/>
                <w:gridSpan w:val="2"/>
                <w:tcBorders>
                  <w:top w:val="nil"/>
                  <w:left w:val="nil"/>
                  <w:bottom w:val="nil"/>
                  <w:right w:val="nil"/>
                </w:tcBorders>
                <w:shd w:val="clear" w:color="auto" w:fill="auto"/>
                <w:noWrap/>
                <w:vAlign w:val="bottom"/>
                <w:hideMark/>
              </w:tcPr>
            </w:tcPrChange>
          </w:tcPr>
          <w:p w14:paraId="0F2D2DE0" w14:textId="77777777" w:rsidR="00036D0E" w:rsidRPr="00036D0E" w:rsidRDefault="00036D0E" w:rsidP="00245317">
            <w:pPr>
              <w:spacing w:after="0" w:line="240" w:lineRule="auto"/>
              <w:jc w:val="center"/>
              <w:rPr>
                <w:ins w:id="2467" w:author="David Dayan" w:date="2021-12-03T17:13:00Z"/>
                <w:rFonts w:ascii="Calibri" w:eastAsia="Times New Roman" w:hAnsi="Calibri" w:cs="Times New Roman"/>
                <w:color w:val="000000"/>
                <w:sz w:val="16"/>
                <w:szCs w:val="16"/>
              </w:rPr>
            </w:pPr>
            <w:ins w:id="246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469" w:author="David Dayan" w:date="2021-12-03T17:18:00Z">
              <w:tcPr>
                <w:tcW w:w="1426" w:type="dxa"/>
                <w:tcBorders>
                  <w:top w:val="nil"/>
                  <w:left w:val="nil"/>
                  <w:bottom w:val="nil"/>
                  <w:right w:val="nil"/>
                </w:tcBorders>
                <w:shd w:val="clear" w:color="auto" w:fill="auto"/>
                <w:noWrap/>
                <w:vAlign w:val="bottom"/>
                <w:hideMark/>
              </w:tcPr>
            </w:tcPrChange>
          </w:tcPr>
          <w:p w14:paraId="5345A8CA" w14:textId="77777777" w:rsidR="00036D0E" w:rsidRPr="00036D0E" w:rsidRDefault="00036D0E" w:rsidP="00245317">
            <w:pPr>
              <w:spacing w:after="0" w:line="240" w:lineRule="auto"/>
              <w:jc w:val="center"/>
              <w:rPr>
                <w:ins w:id="2470" w:author="David Dayan" w:date="2021-12-03T17:13:00Z"/>
                <w:rFonts w:ascii="Calibri" w:eastAsia="Times New Roman" w:hAnsi="Calibri" w:cs="Times New Roman"/>
                <w:color w:val="000000"/>
                <w:sz w:val="16"/>
                <w:szCs w:val="16"/>
              </w:rPr>
            </w:pPr>
            <w:ins w:id="2471" w:author="David Dayan" w:date="2021-12-03T17:13:00Z">
              <w:r w:rsidRPr="00036D0E">
                <w:rPr>
                  <w:rFonts w:ascii="Calibri" w:eastAsia="Times New Roman" w:hAnsi="Calibri" w:cs="Times New Roman"/>
                  <w:color w:val="000000"/>
                  <w:sz w:val="16"/>
                  <w:szCs w:val="16"/>
                </w:rPr>
                <w:t>heterozygote</w:t>
              </w:r>
            </w:ins>
          </w:p>
        </w:tc>
      </w:tr>
      <w:tr w:rsidR="00036D0E" w:rsidRPr="00036D0E" w14:paraId="4633976E" w14:textId="77777777" w:rsidTr="00245317">
        <w:trPr>
          <w:cantSplit/>
          <w:trHeight w:val="20"/>
          <w:ins w:id="2472" w:author="David Dayan" w:date="2021-12-03T17:13:00Z"/>
          <w:trPrChange w:id="24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474" w:author="David Dayan" w:date="2021-12-03T17:18:00Z">
              <w:tcPr>
                <w:tcW w:w="1563" w:type="dxa"/>
                <w:tcBorders>
                  <w:top w:val="nil"/>
                  <w:left w:val="nil"/>
                  <w:bottom w:val="nil"/>
                  <w:right w:val="nil"/>
                </w:tcBorders>
                <w:shd w:val="clear" w:color="auto" w:fill="auto"/>
                <w:noWrap/>
                <w:vAlign w:val="bottom"/>
                <w:hideMark/>
              </w:tcPr>
            </w:tcPrChange>
          </w:tcPr>
          <w:p w14:paraId="08D5D314" w14:textId="77777777" w:rsidR="00036D0E" w:rsidRPr="00036D0E" w:rsidRDefault="00036D0E" w:rsidP="00245317">
            <w:pPr>
              <w:spacing w:after="0" w:line="240" w:lineRule="auto"/>
              <w:jc w:val="center"/>
              <w:rPr>
                <w:ins w:id="2475" w:author="David Dayan" w:date="2021-12-03T17:13:00Z"/>
                <w:rFonts w:ascii="Calibri" w:eastAsia="Times New Roman" w:hAnsi="Calibri" w:cs="Times New Roman"/>
                <w:color w:val="000000"/>
                <w:sz w:val="16"/>
                <w:szCs w:val="16"/>
              </w:rPr>
            </w:pPr>
            <w:ins w:id="2476" w:author="David Dayan" w:date="2021-12-03T17:13:00Z">
              <w:r w:rsidRPr="00036D0E">
                <w:rPr>
                  <w:rFonts w:ascii="Calibri" w:eastAsia="Times New Roman" w:hAnsi="Calibri" w:cs="Times New Roman"/>
                  <w:color w:val="000000"/>
                  <w:sz w:val="16"/>
                  <w:szCs w:val="16"/>
                </w:rPr>
                <w:t>OtsAC20ROGR_0057</w:t>
              </w:r>
            </w:ins>
          </w:p>
        </w:tc>
        <w:tc>
          <w:tcPr>
            <w:tcW w:w="746" w:type="dxa"/>
            <w:tcBorders>
              <w:top w:val="nil"/>
              <w:left w:val="nil"/>
              <w:bottom w:val="nil"/>
              <w:right w:val="nil"/>
            </w:tcBorders>
            <w:shd w:val="clear" w:color="auto" w:fill="auto"/>
            <w:noWrap/>
            <w:vAlign w:val="bottom"/>
            <w:hideMark/>
            <w:tcPrChange w:id="2477" w:author="David Dayan" w:date="2021-12-03T17:18:00Z">
              <w:tcPr>
                <w:tcW w:w="746" w:type="dxa"/>
                <w:tcBorders>
                  <w:top w:val="nil"/>
                  <w:left w:val="nil"/>
                  <w:bottom w:val="nil"/>
                  <w:right w:val="nil"/>
                </w:tcBorders>
                <w:shd w:val="clear" w:color="auto" w:fill="auto"/>
                <w:noWrap/>
                <w:vAlign w:val="bottom"/>
                <w:hideMark/>
              </w:tcPr>
            </w:tcPrChange>
          </w:tcPr>
          <w:p w14:paraId="0E0F5E77" w14:textId="77777777" w:rsidR="00036D0E" w:rsidRPr="00036D0E" w:rsidRDefault="00036D0E" w:rsidP="00245317">
            <w:pPr>
              <w:spacing w:after="0" w:line="240" w:lineRule="auto"/>
              <w:jc w:val="center"/>
              <w:rPr>
                <w:ins w:id="2478" w:author="David Dayan" w:date="2021-12-03T17:13:00Z"/>
                <w:rFonts w:ascii="Calibri" w:eastAsia="Times New Roman" w:hAnsi="Calibri" w:cs="Times New Roman"/>
                <w:color w:val="000000"/>
                <w:sz w:val="16"/>
                <w:szCs w:val="16"/>
              </w:rPr>
            </w:pPr>
            <w:ins w:id="2479"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480" w:author="David Dayan" w:date="2021-12-03T17:18:00Z">
              <w:tcPr>
                <w:tcW w:w="599" w:type="dxa"/>
                <w:tcBorders>
                  <w:top w:val="nil"/>
                  <w:left w:val="nil"/>
                  <w:bottom w:val="nil"/>
                  <w:right w:val="nil"/>
                </w:tcBorders>
                <w:shd w:val="clear" w:color="auto" w:fill="auto"/>
                <w:noWrap/>
                <w:vAlign w:val="bottom"/>
                <w:hideMark/>
              </w:tcPr>
            </w:tcPrChange>
          </w:tcPr>
          <w:p w14:paraId="7EA7B78B" w14:textId="77777777" w:rsidR="00036D0E" w:rsidRPr="00036D0E" w:rsidRDefault="00036D0E" w:rsidP="00245317">
            <w:pPr>
              <w:spacing w:after="0" w:line="240" w:lineRule="auto"/>
              <w:jc w:val="center"/>
              <w:rPr>
                <w:ins w:id="2481" w:author="David Dayan" w:date="2021-12-03T17:13:00Z"/>
                <w:rFonts w:ascii="Calibri" w:eastAsia="Times New Roman" w:hAnsi="Calibri" w:cs="Times New Roman"/>
                <w:color w:val="000000"/>
                <w:sz w:val="16"/>
                <w:szCs w:val="16"/>
              </w:rPr>
            </w:pPr>
            <w:ins w:id="2482"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483" w:author="David Dayan" w:date="2021-12-03T17:18:00Z">
              <w:tcPr>
                <w:tcW w:w="1142" w:type="dxa"/>
                <w:tcBorders>
                  <w:top w:val="nil"/>
                  <w:left w:val="nil"/>
                  <w:bottom w:val="nil"/>
                  <w:right w:val="nil"/>
                </w:tcBorders>
                <w:shd w:val="clear" w:color="auto" w:fill="auto"/>
                <w:noWrap/>
                <w:vAlign w:val="bottom"/>
                <w:hideMark/>
              </w:tcPr>
            </w:tcPrChange>
          </w:tcPr>
          <w:p w14:paraId="0339582B" w14:textId="77777777" w:rsidR="00036D0E" w:rsidRPr="00036D0E" w:rsidRDefault="00036D0E" w:rsidP="00245317">
            <w:pPr>
              <w:spacing w:after="0" w:line="240" w:lineRule="auto"/>
              <w:jc w:val="center"/>
              <w:rPr>
                <w:ins w:id="2484" w:author="David Dayan" w:date="2021-12-03T17:13:00Z"/>
                <w:rFonts w:ascii="Calibri" w:eastAsia="Times New Roman" w:hAnsi="Calibri" w:cs="Times New Roman"/>
                <w:color w:val="000000"/>
                <w:sz w:val="16"/>
                <w:szCs w:val="16"/>
              </w:rPr>
            </w:pPr>
            <w:ins w:id="2485"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486" w:author="David Dayan" w:date="2021-12-03T17:18:00Z">
              <w:tcPr>
                <w:tcW w:w="1440" w:type="dxa"/>
                <w:tcBorders>
                  <w:top w:val="nil"/>
                  <w:left w:val="nil"/>
                  <w:bottom w:val="nil"/>
                  <w:right w:val="nil"/>
                </w:tcBorders>
                <w:shd w:val="clear" w:color="auto" w:fill="auto"/>
                <w:noWrap/>
                <w:vAlign w:val="bottom"/>
                <w:hideMark/>
              </w:tcPr>
            </w:tcPrChange>
          </w:tcPr>
          <w:p w14:paraId="49F82916" w14:textId="77777777" w:rsidR="00036D0E" w:rsidRPr="00036D0E" w:rsidRDefault="00036D0E" w:rsidP="00245317">
            <w:pPr>
              <w:spacing w:after="0" w:line="240" w:lineRule="auto"/>
              <w:jc w:val="center"/>
              <w:rPr>
                <w:ins w:id="2487" w:author="David Dayan" w:date="2021-12-03T17:13:00Z"/>
                <w:rFonts w:ascii="Calibri" w:eastAsia="Times New Roman" w:hAnsi="Calibri" w:cs="Times New Roman"/>
                <w:color w:val="000000"/>
                <w:sz w:val="16"/>
                <w:szCs w:val="16"/>
              </w:rPr>
            </w:pPr>
            <w:ins w:id="2488"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489" w:author="David Dayan" w:date="2021-12-03T17:18:00Z">
              <w:tcPr>
                <w:tcW w:w="1530" w:type="dxa"/>
                <w:tcBorders>
                  <w:top w:val="nil"/>
                  <w:left w:val="nil"/>
                  <w:bottom w:val="nil"/>
                  <w:right w:val="nil"/>
                </w:tcBorders>
                <w:shd w:val="clear" w:color="auto" w:fill="auto"/>
                <w:noWrap/>
                <w:vAlign w:val="bottom"/>
                <w:hideMark/>
              </w:tcPr>
            </w:tcPrChange>
          </w:tcPr>
          <w:p w14:paraId="504D0510" w14:textId="77777777" w:rsidR="00036D0E" w:rsidRPr="00036D0E" w:rsidRDefault="00036D0E" w:rsidP="00245317">
            <w:pPr>
              <w:spacing w:after="0" w:line="240" w:lineRule="auto"/>
              <w:jc w:val="center"/>
              <w:rPr>
                <w:ins w:id="2490" w:author="David Dayan" w:date="2021-12-03T17:13:00Z"/>
                <w:rFonts w:ascii="Calibri" w:eastAsia="Times New Roman" w:hAnsi="Calibri" w:cs="Times New Roman"/>
                <w:color w:val="000000"/>
                <w:sz w:val="16"/>
                <w:szCs w:val="16"/>
              </w:rPr>
            </w:pPr>
            <w:ins w:id="249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492" w:author="David Dayan" w:date="2021-12-03T17:18:00Z">
              <w:tcPr>
                <w:tcW w:w="898" w:type="dxa"/>
                <w:tcBorders>
                  <w:top w:val="nil"/>
                  <w:left w:val="nil"/>
                  <w:bottom w:val="nil"/>
                  <w:right w:val="nil"/>
                </w:tcBorders>
                <w:shd w:val="clear" w:color="auto" w:fill="auto"/>
                <w:noWrap/>
                <w:vAlign w:val="bottom"/>
                <w:hideMark/>
              </w:tcPr>
            </w:tcPrChange>
          </w:tcPr>
          <w:p w14:paraId="35C82003" w14:textId="77777777" w:rsidR="00036D0E" w:rsidRPr="00036D0E" w:rsidRDefault="00036D0E" w:rsidP="00245317">
            <w:pPr>
              <w:spacing w:after="0" w:line="240" w:lineRule="auto"/>
              <w:jc w:val="center"/>
              <w:rPr>
                <w:ins w:id="2493" w:author="David Dayan" w:date="2021-12-03T17:13:00Z"/>
                <w:rFonts w:ascii="Calibri" w:eastAsia="Times New Roman" w:hAnsi="Calibri" w:cs="Times New Roman"/>
                <w:color w:val="000000"/>
                <w:sz w:val="16"/>
                <w:szCs w:val="16"/>
              </w:rPr>
            </w:pPr>
            <w:ins w:id="249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495" w:author="David Dayan" w:date="2021-12-03T17:18:00Z">
              <w:tcPr>
                <w:tcW w:w="902" w:type="dxa"/>
                <w:tcBorders>
                  <w:top w:val="nil"/>
                  <w:left w:val="nil"/>
                  <w:bottom w:val="nil"/>
                  <w:right w:val="nil"/>
                </w:tcBorders>
                <w:shd w:val="clear" w:color="auto" w:fill="auto"/>
                <w:noWrap/>
                <w:vAlign w:val="bottom"/>
                <w:hideMark/>
              </w:tcPr>
            </w:tcPrChange>
          </w:tcPr>
          <w:p w14:paraId="5980EDD4" w14:textId="77777777" w:rsidR="00036D0E" w:rsidRPr="00036D0E" w:rsidRDefault="00036D0E" w:rsidP="00245317">
            <w:pPr>
              <w:spacing w:after="0" w:line="240" w:lineRule="auto"/>
              <w:jc w:val="center"/>
              <w:rPr>
                <w:ins w:id="2496" w:author="David Dayan" w:date="2021-12-03T17:13:00Z"/>
                <w:rFonts w:ascii="Calibri" w:eastAsia="Times New Roman" w:hAnsi="Calibri" w:cs="Times New Roman"/>
                <w:color w:val="000000"/>
                <w:sz w:val="16"/>
                <w:szCs w:val="16"/>
              </w:rPr>
            </w:pPr>
            <w:ins w:id="249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498" w:author="David Dayan" w:date="2021-12-03T17:18:00Z">
              <w:tcPr>
                <w:tcW w:w="2160" w:type="dxa"/>
                <w:tcBorders>
                  <w:top w:val="nil"/>
                  <w:left w:val="nil"/>
                  <w:bottom w:val="nil"/>
                  <w:right w:val="nil"/>
                </w:tcBorders>
                <w:shd w:val="clear" w:color="auto" w:fill="auto"/>
                <w:noWrap/>
                <w:vAlign w:val="bottom"/>
                <w:hideMark/>
              </w:tcPr>
            </w:tcPrChange>
          </w:tcPr>
          <w:p w14:paraId="4230B695" w14:textId="77777777" w:rsidR="00036D0E" w:rsidRPr="00036D0E" w:rsidRDefault="00036D0E" w:rsidP="00245317">
            <w:pPr>
              <w:spacing w:after="0" w:line="240" w:lineRule="auto"/>
              <w:jc w:val="center"/>
              <w:rPr>
                <w:ins w:id="2499" w:author="David Dayan" w:date="2021-12-03T17:13:00Z"/>
                <w:rFonts w:ascii="Calibri" w:eastAsia="Times New Roman" w:hAnsi="Calibri" w:cs="Times New Roman"/>
                <w:color w:val="000000"/>
                <w:sz w:val="16"/>
                <w:szCs w:val="16"/>
              </w:rPr>
            </w:pPr>
            <w:ins w:id="250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501" w:author="David Dayan" w:date="2021-12-03T17:18:00Z">
              <w:tcPr>
                <w:tcW w:w="2876" w:type="dxa"/>
                <w:gridSpan w:val="2"/>
                <w:tcBorders>
                  <w:top w:val="nil"/>
                  <w:left w:val="nil"/>
                  <w:bottom w:val="nil"/>
                  <w:right w:val="nil"/>
                </w:tcBorders>
                <w:shd w:val="clear" w:color="auto" w:fill="auto"/>
                <w:noWrap/>
                <w:vAlign w:val="bottom"/>
                <w:hideMark/>
              </w:tcPr>
            </w:tcPrChange>
          </w:tcPr>
          <w:p w14:paraId="61D9406D" w14:textId="77777777" w:rsidR="00036D0E" w:rsidRPr="00036D0E" w:rsidRDefault="00036D0E" w:rsidP="00245317">
            <w:pPr>
              <w:spacing w:after="0" w:line="240" w:lineRule="auto"/>
              <w:jc w:val="center"/>
              <w:rPr>
                <w:ins w:id="2502" w:author="David Dayan" w:date="2021-12-03T17:13:00Z"/>
                <w:rFonts w:ascii="Calibri" w:eastAsia="Times New Roman" w:hAnsi="Calibri" w:cs="Times New Roman"/>
                <w:color w:val="000000"/>
                <w:sz w:val="16"/>
                <w:szCs w:val="16"/>
              </w:rPr>
            </w:pPr>
            <w:ins w:id="250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504" w:author="David Dayan" w:date="2021-12-03T17:18:00Z">
              <w:tcPr>
                <w:tcW w:w="1426" w:type="dxa"/>
                <w:tcBorders>
                  <w:top w:val="nil"/>
                  <w:left w:val="nil"/>
                  <w:bottom w:val="nil"/>
                  <w:right w:val="nil"/>
                </w:tcBorders>
                <w:shd w:val="clear" w:color="auto" w:fill="auto"/>
                <w:noWrap/>
                <w:vAlign w:val="bottom"/>
                <w:hideMark/>
              </w:tcPr>
            </w:tcPrChange>
          </w:tcPr>
          <w:p w14:paraId="66898EAE" w14:textId="77777777" w:rsidR="00036D0E" w:rsidRPr="00036D0E" w:rsidRDefault="00036D0E" w:rsidP="00245317">
            <w:pPr>
              <w:spacing w:after="0" w:line="240" w:lineRule="auto"/>
              <w:jc w:val="center"/>
              <w:rPr>
                <w:ins w:id="2505" w:author="David Dayan" w:date="2021-12-03T17:13:00Z"/>
                <w:rFonts w:ascii="Calibri" w:eastAsia="Times New Roman" w:hAnsi="Calibri" w:cs="Times New Roman"/>
                <w:color w:val="000000"/>
                <w:sz w:val="16"/>
                <w:szCs w:val="16"/>
              </w:rPr>
            </w:pPr>
            <w:ins w:id="2506" w:author="David Dayan" w:date="2021-12-03T17:13:00Z">
              <w:r w:rsidRPr="00036D0E">
                <w:rPr>
                  <w:rFonts w:ascii="Calibri" w:eastAsia="Times New Roman" w:hAnsi="Calibri" w:cs="Times New Roman"/>
                  <w:color w:val="000000"/>
                  <w:sz w:val="16"/>
                  <w:szCs w:val="16"/>
                </w:rPr>
                <w:t>heterozygote</w:t>
              </w:r>
            </w:ins>
          </w:p>
        </w:tc>
      </w:tr>
      <w:tr w:rsidR="00036D0E" w:rsidRPr="00036D0E" w14:paraId="7BACBD4B" w14:textId="77777777" w:rsidTr="00245317">
        <w:trPr>
          <w:cantSplit/>
          <w:trHeight w:val="20"/>
          <w:ins w:id="2507" w:author="David Dayan" w:date="2021-12-03T17:13:00Z"/>
          <w:trPrChange w:id="25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09" w:author="David Dayan" w:date="2021-12-03T17:18:00Z">
              <w:tcPr>
                <w:tcW w:w="1563" w:type="dxa"/>
                <w:tcBorders>
                  <w:top w:val="nil"/>
                  <w:left w:val="nil"/>
                  <w:bottom w:val="nil"/>
                  <w:right w:val="nil"/>
                </w:tcBorders>
                <w:shd w:val="clear" w:color="auto" w:fill="auto"/>
                <w:noWrap/>
                <w:vAlign w:val="bottom"/>
                <w:hideMark/>
              </w:tcPr>
            </w:tcPrChange>
          </w:tcPr>
          <w:p w14:paraId="44453838" w14:textId="77777777" w:rsidR="00036D0E" w:rsidRPr="00036D0E" w:rsidRDefault="00036D0E" w:rsidP="00245317">
            <w:pPr>
              <w:spacing w:after="0" w:line="240" w:lineRule="auto"/>
              <w:jc w:val="center"/>
              <w:rPr>
                <w:ins w:id="2510" w:author="David Dayan" w:date="2021-12-03T17:13:00Z"/>
                <w:rFonts w:ascii="Calibri" w:eastAsia="Times New Roman" w:hAnsi="Calibri" w:cs="Times New Roman"/>
                <w:color w:val="000000"/>
                <w:sz w:val="16"/>
                <w:szCs w:val="16"/>
              </w:rPr>
            </w:pPr>
            <w:ins w:id="2511" w:author="David Dayan" w:date="2021-12-03T17:13:00Z">
              <w:r w:rsidRPr="00036D0E">
                <w:rPr>
                  <w:rFonts w:ascii="Calibri" w:eastAsia="Times New Roman" w:hAnsi="Calibri" w:cs="Times New Roman"/>
                  <w:color w:val="000000"/>
                  <w:sz w:val="16"/>
                  <w:szCs w:val="16"/>
                </w:rPr>
                <w:t>OtsAC20ROGR_0058</w:t>
              </w:r>
            </w:ins>
          </w:p>
        </w:tc>
        <w:tc>
          <w:tcPr>
            <w:tcW w:w="746" w:type="dxa"/>
            <w:tcBorders>
              <w:top w:val="nil"/>
              <w:left w:val="nil"/>
              <w:bottom w:val="nil"/>
              <w:right w:val="nil"/>
            </w:tcBorders>
            <w:shd w:val="clear" w:color="auto" w:fill="auto"/>
            <w:noWrap/>
            <w:vAlign w:val="bottom"/>
            <w:hideMark/>
            <w:tcPrChange w:id="2512" w:author="David Dayan" w:date="2021-12-03T17:18:00Z">
              <w:tcPr>
                <w:tcW w:w="746" w:type="dxa"/>
                <w:tcBorders>
                  <w:top w:val="nil"/>
                  <w:left w:val="nil"/>
                  <w:bottom w:val="nil"/>
                  <w:right w:val="nil"/>
                </w:tcBorders>
                <w:shd w:val="clear" w:color="auto" w:fill="auto"/>
                <w:noWrap/>
                <w:vAlign w:val="bottom"/>
                <w:hideMark/>
              </w:tcPr>
            </w:tcPrChange>
          </w:tcPr>
          <w:p w14:paraId="2E8A8D58" w14:textId="77777777" w:rsidR="00036D0E" w:rsidRPr="00036D0E" w:rsidRDefault="00036D0E" w:rsidP="00245317">
            <w:pPr>
              <w:spacing w:after="0" w:line="240" w:lineRule="auto"/>
              <w:jc w:val="center"/>
              <w:rPr>
                <w:ins w:id="2513" w:author="David Dayan" w:date="2021-12-03T17:13:00Z"/>
                <w:rFonts w:ascii="Calibri" w:eastAsia="Times New Roman" w:hAnsi="Calibri" w:cs="Times New Roman"/>
                <w:color w:val="000000"/>
                <w:sz w:val="16"/>
                <w:szCs w:val="16"/>
              </w:rPr>
            </w:pPr>
            <w:ins w:id="2514" w:author="David Dayan" w:date="2021-12-03T17:13:00Z">
              <w:r w:rsidRPr="00036D0E">
                <w:rPr>
                  <w:rFonts w:ascii="Calibri" w:eastAsia="Times New Roman" w:hAnsi="Calibri" w:cs="Times New Roman"/>
                  <w:color w:val="000000"/>
                  <w:sz w:val="16"/>
                  <w:szCs w:val="16"/>
                </w:rPr>
                <w:t>6/10/20</w:t>
              </w:r>
            </w:ins>
          </w:p>
        </w:tc>
        <w:tc>
          <w:tcPr>
            <w:tcW w:w="599" w:type="dxa"/>
            <w:tcBorders>
              <w:top w:val="nil"/>
              <w:left w:val="nil"/>
              <w:bottom w:val="nil"/>
              <w:right w:val="nil"/>
            </w:tcBorders>
            <w:shd w:val="clear" w:color="auto" w:fill="auto"/>
            <w:noWrap/>
            <w:vAlign w:val="bottom"/>
            <w:hideMark/>
            <w:tcPrChange w:id="2515" w:author="David Dayan" w:date="2021-12-03T17:18:00Z">
              <w:tcPr>
                <w:tcW w:w="599" w:type="dxa"/>
                <w:tcBorders>
                  <w:top w:val="nil"/>
                  <w:left w:val="nil"/>
                  <w:bottom w:val="nil"/>
                  <w:right w:val="nil"/>
                </w:tcBorders>
                <w:shd w:val="clear" w:color="auto" w:fill="auto"/>
                <w:noWrap/>
                <w:vAlign w:val="bottom"/>
                <w:hideMark/>
              </w:tcPr>
            </w:tcPrChange>
          </w:tcPr>
          <w:p w14:paraId="145D2A02" w14:textId="77777777" w:rsidR="00036D0E" w:rsidRPr="00036D0E" w:rsidRDefault="00036D0E" w:rsidP="00245317">
            <w:pPr>
              <w:spacing w:after="0" w:line="240" w:lineRule="auto"/>
              <w:jc w:val="center"/>
              <w:rPr>
                <w:ins w:id="2516" w:author="David Dayan" w:date="2021-12-03T17:13:00Z"/>
                <w:rFonts w:ascii="Calibri" w:eastAsia="Times New Roman" w:hAnsi="Calibri" w:cs="Times New Roman"/>
                <w:color w:val="000000"/>
                <w:sz w:val="16"/>
                <w:szCs w:val="16"/>
              </w:rPr>
            </w:pPr>
            <w:ins w:id="2517" w:author="David Dayan" w:date="2021-12-03T17:13:00Z">
              <w:r w:rsidRPr="00036D0E">
                <w:rPr>
                  <w:rFonts w:ascii="Calibri" w:eastAsia="Times New Roman" w:hAnsi="Calibri" w:cs="Times New Roman"/>
                  <w:color w:val="000000"/>
                  <w:sz w:val="16"/>
                  <w:szCs w:val="16"/>
                </w:rPr>
                <w:t>162</w:t>
              </w:r>
            </w:ins>
          </w:p>
        </w:tc>
        <w:tc>
          <w:tcPr>
            <w:tcW w:w="1142" w:type="dxa"/>
            <w:tcBorders>
              <w:top w:val="nil"/>
              <w:left w:val="nil"/>
              <w:bottom w:val="nil"/>
              <w:right w:val="nil"/>
            </w:tcBorders>
            <w:shd w:val="clear" w:color="auto" w:fill="auto"/>
            <w:noWrap/>
            <w:vAlign w:val="bottom"/>
            <w:hideMark/>
            <w:tcPrChange w:id="2518" w:author="David Dayan" w:date="2021-12-03T17:18:00Z">
              <w:tcPr>
                <w:tcW w:w="1142" w:type="dxa"/>
                <w:tcBorders>
                  <w:top w:val="nil"/>
                  <w:left w:val="nil"/>
                  <w:bottom w:val="nil"/>
                  <w:right w:val="nil"/>
                </w:tcBorders>
                <w:shd w:val="clear" w:color="auto" w:fill="auto"/>
                <w:noWrap/>
                <w:vAlign w:val="bottom"/>
                <w:hideMark/>
              </w:tcPr>
            </w:tcPrChange>
          </w:tcPr>
          <w:p w14:paraId="55215BAD" w14:textId="77777777" w:rsidR="00036D0E" w:rsidRPr="00036D0E" w:rsidRDefault="00036D0E" w:rsidP="00245317">
            <w:pPr>
              <w:spacing w:after="0" w:line="240" w:lineRule="auto"/>
              <w:jc w:val="center"/>
              <w:rPr>
                <w:ins w:id="2519" w:author="David Dayan" w:date="2021-12-03T17:13:00Z"/>
                <w:rFonts w:ascii="Calibri" w:eastAsia="Times New Roman" w:hAnsi="Calibri" w:cs="Times New Roman"/>
                <w:color w:val="000000"/>
                <w:sz w:val="16"/>
                <w:szCs w:val="16"/>
              </w:rPr>
            </w:pPr>
            <w:ins w:id="2520" w:author="David Dayan" w:date="2021-12-03T17:13:00Z">
              <w:r w:rsidRPr="00036D0E">
                <w:rPr>
                  <w:rFonts w:ascii="Calibri" w:eastAsia="Times New Roman" w:hAnsi="Calibri" w:cs="Times New Roman"/>
                  <w:color w:val="000000"/>
                  <w:sz w:val="16"/>
                  <w:szCs w:val="16"/>
                </w:rPr>
                <w:t>Lobster Creek</w:t>
              </w:r>
            </w:ins>
          </w:p>
        </w:tc>
        <w:tc>
          <w:tcPr>
            <w:tcW w:w="1440" w:type="dxa"/>
            <w:tcBorders>
              <w:top w:val="nil"/>
              <w:left w:val="nil"/>
              <w:bottom w:val="nil"/>
              <w:right w:val="nil"/>
            </w:tcBorders>
            <w:shd w:val="clear" w:color="auto" w:fill="auto"/>
            <w:noWrap/>
            <w:vAlign w:val="bottom"/>
            <w:hideMark/>
            <w:tcPrChange w:id="2521" w:author="David Dayan" w:date="2021-12-03T17:18:00Z">
              <w:tcPr>
                <w:tcW w:w="1440" w:type="dxa"/>
                <w:tcBorders>
                  <w:top w:val="nil"/>
                  <w:left w:val="nil"/>
                  <w:bottom w:val="nil"/>
                  <w:right w:val="nil"/>
                </w:tcBorders>
                <w:shd w:val="clear" w:color="auto" w:fill="auto"/>
                <w:noWrap/>
                <w:vAlign w:val="bottom"/>
                <w:hideMark/>
              </w:tcPr>
            </w:tcPrChange>
          </w:tcPr>
          <w:p w14:paraId="7BC6EA97" w14:textId="77777777" w:rsidR="00036D0E" w:rsidRPr="00036D0E" w:rsidRDefault="00036D0E" w:rsidP="00245317">
            <w:pPr>
              <w:spacing w:after="0" w:line="240" w:lineRule="auto"/>
              <w:jc w:val="center"/>
              <w:rPr>
                <w:ins w:id="2522" w:author="David Dayan" w:date="2021-12-03T17:13:00Z"/>
                <w:rFonts w:ascii="Calibri" w:eastAsia="Times New Roman" w:hAnsi="Calibri" w:cs="Times New Roman"/>
                <w:color w:val="000000"/>
                <w:sz w:val="16"/>
                <w:szCs w:val="16"/>
              </w:rPr>
            </w:pPr>
            <w:ins w:id="2523" w:author="David Dayan" w:date="2021-12-03T17:13:00Z">
              <w:r w:rsidRPr="00036D0E">
                <w:rPr>
                  <w:rFonts w:ascii="Calibri" w:eastAsia="Times New Roman" w:hAnsi="Calibri" w:cs="Times New Roman"/>
                  <w:color w:val="000000"/>
                  <w:sz w:val="16"/>
                  <w:szCs w:val="16"/>
                </w:rPr>
                <w:t>Lobster</w:t>
              </w:r>
            </w:ins>
          </w:p>
        </w:tc>
        <w:tc>
          <w:tcPr>
            <w:tcW w:w="1530" w:type="dxa"/>
            <w:tcBorders>
              <w:top w:val="nil"/>
              <w:left w:val="nil"/>
              <w:bottom w:val="nil"/>
              <w:right w:val="nil"/>
            </w:tcBorders>
            <w:shd w:val="clear" w:color="auto" w:fill="auto"/>
            <w:noWrap/>
            <w:vAlign w:val="bottom"/>
            <w:hideMark/>
            <w:tcPrChange w:id="2524" w:author="David Dayan" w:date="2021-12-03T17:18:00Z">
              <w:tcPr>
                <w:tcW w:w="1530" w:type="dxa"/>
                <w:tcBorders>
                  <w:top w:val="nil"/>
                  <w:left w:val="nil"/>
                  <w:bottom w:val="nil"/>
                  <w:right w:val="nil"/>
                </w:tcBorders>
                <w:shd w:val="clear" w:color="auto" w:fill="auto"/>
                <w:noWrap/>
                <w:vAlign w:val="bottom"/>
                <w:hideMark/>
              </w:tcPr>
            </w:tcPrChange>
          </w:tcPr>
          <w:p w14:paraId="19228E88" w14:textId="77777777" w:rsidR="00036D0E" w:rsidRPr="00036D0E" w:rsidRDefault="00036D0E" w:rsidP="00245317">
            <w:pPr>
              <w:spacing w:after="0" w:line="240" w:lineRule="auto"/>
              <w:jc w:val="center"/>
              <w:rPr>
                <w:ins w:id="2525" w:author="David Dayan" w:date="2021-12-03T17:13:00Z"/>
                <w:rFonts w:ascii="Calibri" w:eastAsia="Times New Roman" w:hAnsi="Calibri" w:cs="Times New Roman"/>
                <w:color w:val="000000"/>
                <w:sz w:val="16"/>
                <w:szCs w:val="16"/>
              </w:rPr>
            </w:pPr>
            <w:ins w:id="252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27" w:author="David Dayan" w:date="2021-12-03T17:18:00Z">
              <w:tcPr>
                <w:tcW w:w="898" w:type="dxa"/>
                <w:tcBorders>
                  <w:top w:val="nil"/>
                  <w:left w:val="nil"/>
                  <w:bottom w:val="nil"/>
                  <w:right w:val="nil"/>
                </w:tcBorders>
                <w:shd w:val="clear" w:color="auto" w:fill="auto"/>
                <w:noWrap/>
                <w:vAlign w:val="bottom"/>
                <w:hideMark/>
              </w:tcPr>
            </w:tcPrChange>
          </w:tcPr>
          <w:p w14:paraId="5DC2ABA1" w14:textId="77777777" w:rsidR="00036D0E" w:rsidRPr="00036D0E" w:rsidRDefault="00036D0E" w:rsidP="00245317">
            <w:pPr>
              <w:spacing w:after="0" w:line="240" w:lineRule="auto"/>
              <w:jc w:val="center"/>
              <w:rPr>
                <w:ins w:id="2528" w:author="David Dayan" w:date="2021-12-03T17:13:00Z"/>
                <w:rFonts w:ascii="Calibri" w:eastAsia="Times New Roman" w:hAnsi="Calibri" w:cs="Times New Roman"/>
                <w:color w:val="000000"/>
                <w:sz w:val="16"/>
                <w:szCs w:val="16"/>
              </w:rPr>
            </w:pPr>
            <w:ins w:id="252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530" w:author="David Dayan" w:date="2021-12-03T17:18:00Z">
              <w:tcPr>
                <w:tcW w:w="902" w:type="dxa"/>
                <w:tcBorders>
                  <w:top w:val="nil"/>
                  <w:left w:val="nil"/>
                  <w:bottom w:val="nil"/>
                  <w:right w:val="nil"/>
                </w:tcBorders>
                <w:shd w:val="clear" w:color="auto" w:fill="auto"/>
                <w:noWrap/>
                <w:vAlign w:val="bottom"/>
                <w:hideMark/>
              </w:tcPr>
            </w:tcPrChange>
          </w:tcPr>
          <w:p w14:paraId="103F307C" w14:textId="77777777" w:rsidR="00036D0E" w:rsidRPr="00036D0E" w:rsidRDefault="00036D0E" w:rsidP="00245317">
            <w:pPr>
              <w:spacing w:after="0" w:line="240" w:lineRule="auto"/>
              <w:jc w:val="center"/>
              <w:rPr>
                <w:ins w:id="2531" w:author="David Dayan" w:date="2021-12-03T17:13:00Z"/>
                <w:rFonts w:ascii="Calibri" w:eastAsia="Times New Roman" w:hAnsi="Calibri" w:cs="Times New Roman"/>
                <w:color w:val="000000"/>
                <w:sz w:val="16"/>
                <w:szCs w:val="16"/>
              </w:rPr>
            </w:pPr>
            <w:ins w:id="253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533" w:author="David Dayan" w:date="2021-12-03T17:18:00Z">
              <w:tcPr>
                <w:tcW w:w="2160" w:type="dxa"/>
                <w:tcBorders>
                  <w:top w:val="nil"/>
                  <w:left w:val="nil"/>
                  <w:bottom w:val="nil"/>
                  <w:right w:val="nil"/>
                </w:tcBorders>
                <w:shd w:val="clear" w:color="auto" w:fill="auto"/>
                <w:noWrap/>
                <w:vAlign w:val="bottom"/>
                <w:hideMark/>
              </w:tcPr>
            </w:tcPrChange>
          </w:tcPr>
          <w:p w14:paraId="6333B539" w14:textId="77777777" w:rsidR="00036D0E" w:rsidRPr="00036D0E" w:rsidRDefault="00036D0E" w:rsidP="00245317">
            <w:pPr>
              <w:spacing w:after="0" w:line="240" w:lineRule="auto"/>
              <w:jc w:val="center"/>
              <w:rPr>
                <w:ins w:id="2534" w:author="David Dayan" w:date="2021-12-03T17:13:00Z"/>
                <w:rFonts w:ascii="Calibri" w:eastAsia="Times New Roman" w:hAnsi="Calibri" w:cs="Times New Roman"/>
                <w:color w:val="000000"/>
                <w:sz w:val="16"/>
                <w:szCs w:val="16"/>
              </w:rPr>
            </w:pPr>
            <w:ins w:id="253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536" w:author="David Dayan" w:date="2021-12-03T17:18:00Z">
              <w:tcPr>
                <w:tcW w:w="2876" w:type="dxa"/>
                <w:gridSpan w:val="2"/>
                <w:tcBorders>
                  <w:top w:val="nil"/>
                  <w:left w:val="nil"/>
                  <w:bottom w:val="nil"/>
                  <w:right w:val="nil"/>
                </w:tcBorders>
                <w:shd w:val="clear" w:color="auto" w:fill="auto"/>
                <w:noWrap/>
                <w:vAlign w:val="bottom"/>
                <w:hideMark/>
              </w:tcPr>
            </w:tcPrChange>
          </w:tcPr>
          <w:p w14:paraId="51BC440B" w14:textId="77777777" w:rsidR="00036D0E" w:rsidRPr="00036D0E" w:rsidRDefault="00036D0E" w:rsidP="00245317">
            <w:pPr>
              <w:spacing w:after="0" w:line="240" w:lineRule="auto"/>
              <w:jc w:val="center"/>
              <w:rPr>
                <w:ins w:id="2537" w:author="David Dayan" w:date="2021-12-03T17:13:00Z"/>
                <w:rFonts w:ascii="Calibri" w:eastAsia="Times New Roman" w:hAnsi="Calibri" w:cs="Times New Roman"/>
                <w:color w:val="000000"/>
                <w:sz w:val="16"/>
                <w:szCs w:val="16"/>
              </w:rPr>
            </w:pPr>
            <w:ins w:id="253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539" w:author="David Dayan" w:date="2021-12-03T17:18:00Z">
              <w:tcPr>
                <w:tcW w:w="1426" w:type="dxa"/>
                <w:tcBorders>
                  <w:top w:val="nil"/>
                  <w:left w:val="nil"/>
                  <w:bottom w:val="nil"/>
                  <w:right w:val="nil"/>
                </w:tcBorders>
                <w:shd w:val="clear" w:color="auto" w:fill="auto"/>
                <w:noWrap/>
                <w:vAlign w:val="bottom"/>
                <w:hideMark/>
              </w:tcPr>
            </w:tcPrChange>
          </w:tcPr>
          <w:p w14:paraId="3E8B28E5" w14:textId="77777777" w:rsidR="00036D0E" w:rsidRPr="00036D0E" w:rsidRDefault="00036D0E" w:rsidP="00245317">
            <w:pPr>
              <w:spacing w:after="0" w:line="240" w:lineRule="auto"/>
              <w:jc w:val="center"/>
              <w:rPr>
                <w:ins w:id="2540" w:author="David Dayan" w:date="2021-12-03T17:13:00Z"/>
                <w:rFonts w:ascii="Calibri" w:eastAsia="Times New Roman" w:hAnsi="Calibri" w:cs="Times New Roman"/>
                <w:color w:val="000000"/>
                <w:sz w:val="16"/>
                <w:szCs w:val="16"/>
              </w:rPr>
            </w:pPr>
            <w:ins w:id="2541" w:author="David Dayan" w:date="2021-12-03T17:13:00Z">
              <w:r w:rsidRPr="00036D0E">
                <w:rPr>
                  <w:rFonts w:ascii="Calibri" w:eastAsia="Times New Roman" w:hAnsi="Calibri" w:cs="Times New Roman"/>
                  <w:color w:val="000000"/>
                  <w:sz w:val="16"/>
                  <w:szCs w:val="16"/>
                </w:rPr>
                <w:t>heterozygote</w:t>
              </w:r>
            </w:ins>
          </w:p>
        </w:tc>
      </w:tr>
      <w:tr w:rsidR="00036D0E" w:rsidRPr="00036D0E" w14:paraId="754F76AD" w14:textId="77777777" w:rsidTr="00245317">
        <w:trPr>
          <w:cantSplit/>
          <w:trHeight w:val="20"/>
          <w:ins w:id="2542" w:author="David Dayan" w:date="2021-12-03T17:13:00Z"/>
          <w:trPrChange w:id="25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44" w:author="David Dayan" w:date="2021-12-03T17:18:00Z">
              <w:tcPr>
                <w:tcW w:w="1563" w:type="dxa"/>
                <w:tcBorders>
                  <w:top w:val="nil"/>
                  <w:left w:val="nil"/>
                  <w:bottom w:val="nil"/>
                  <w:right w:val="nil"/>
                </w:tcBorders>
                <w:shd w:val="clear" w:color="auto" w:fill="auto"/>
                <w:noWrap/>
                <w:vAlign w:val="bottom"/>
                <w:hideMark/>
              </w:tcPr>
            </w:tcPrChange>
          </w:tcPr>
          <w:p w14:paraId="2CE6D9DD" w14:textId="77777777" w:rsidR="00036D0E" w:rsidRPr="00036D0E" w:rsidRDefault="00036D0E" w:rsidP="00245317">
            <w:pPr>
              <w:spacing w:after="0" w:line="240" w:lineRule="auto"/>
              <w:jc w:val="center"/>
              <w:rPr>
                <w:ins w:id="2545" w:author="David Dayan" w:date="2021-12-03T17:13:00Z"/>
                <w:rFonts w:ascii="Calibri" w:eastAsia="Times New Roman" w:hAnsi="Calibri" w:cs="Times New Roman"/>
                <w:color w:val="000000"/>
                <w:sz w:val="16"/>
                <w:szCs w:val="16"/>
              </w:rPr>
            </w:pPr>
            <w:ins w:id="2546" w:author="David Dayan" w:date="2021-12-03T17:13:00Z">
              <w:r w:rsidRPr="00036D0E">
                <w:rPr>
                  <w:rFonts w:ascii="Calibri" w:eastAsia="Times New Roman" w:hAnsi="Calibri" w:cs="Times New Roman"/>
                  <w:color w:val="000000"/>
                  <w:sz w:val="16"/>
                  <w:szCs w:val="16"/>
                </w:rPr>
                <w:t>OtsAC20ROGR_0059</w:t>
              </w:r>
            </w:ins>
          </w:p>
        </w:tc>
        <w:tc>
          <w:tcPr>
            <w:tcW w:w="746" w:type="dxa"/>
            <w:tcBorders>
              <w:top w:val="nil"/>
              <w:left w:val="nil"/>
              <w:bottom w:val="nil"/>
              <w:right w:val="nil"/>
            </w:tcBorders>
            <w:shd w:val="clear" w:color="auto" w:fill="auto"/>
            <w:noWrap/>
            <w:vAlign w:val="bottom"/>
            <w:hideMark/>
            <w:tcPrChange w:id="2547" w:author="David Dayan" w:date="2021-12-03T17:18:00Z">
              <w:tcPr>
                <w:tcW w:w="746" w:type="dxa"/>
                <w:tcBorders>
                  <w:top w:val="nil"/>
                  <w:left w:val="nil"/>
                  <w:bottom w:val="nil"/>
                  <w:right w:val="nil"/>
                </w:tcBorders>
                <w:shd w:val="clear" w:color="auto" w:fill="auto"/>
                <w:noWrap/>
                <w:vAlign w:val="bottom"/>
                <w:hideMark/>
              </w:tcPr>
            </w:tcPrChange>
          </w:tcPr>
          <w:p w14:paraId="2F40B141" w14:textId="77777777" w:rsidR="00036D0E" w:rsidRPr="00036D0E" w:rsidRDefault="00036D0E" w:rsidP="00245317">
            <w:pPr>
              <w:spacing w:after="0" w:line="240" w:lineRule="auto"/>
              <w:jc w:val="center"/>
              <w:rPr>
                <w:ins w:id="2548" w:author="David Dayan" w:date="2021-12-03T17:13:00Z"/>
                <w:rFonts w:ascii="Calibri" w:eastAsia="Times New Roman" w:hAnsi="Calibri" w:cs="Times New Roman"/>
                <w:color w:val="000000"/>
                <w:sz w:val="16"/>
                <w:szCs w:val="16"/>
              </w:rPr>
            </w:pPr>
            <w:ins w:id="2549" w:author="David Dayan" w:date="2021-12-03T17:13:00Z">
              <w:r w:rsidRPr="00036D0E">
                <w:rPr>
                  <w:rFonts w:ascii="Calibri" w:eastAsia="Times New Roman" w:hAnsi="Calibri" w:cs="Times New Roman"/>
                  <w:color w:val="000000"/>
                  <w:sz w:val="16"/>
                  <w:szCs w:val="16"/>
                </w:rPr>
                <w:t>6/13/20</w:t>
              </w:r>
            </w:ins>
          </w:p>
        </w:tc>
        <w:tc>
          <w:tcPr>
            <w:tcW w:w="599" w:type="dxa"/>
            <w:tcBorders>
              <w:top w:val="nil"/>
              <w:left w:val="nil"/>
              <w:bottom w:val="nil"/>
              <w:right w:val="nil"/>
            </w:tcBorders>
            <w:shd w:val="clear" w:color="auto" w:fill="auto"/>
            <w:noWrap/>
            <w:vAlign w:val="bottom"/>
            <w:hideMark/>
            <w:tcPrChange w:id="2550" w:author="David Dayan" w:date="2021-12-03T17:18:00Z">
              <w:tcPr>
                <w:tcW w:w="599" w:type="dxa"/>
                <w:tcBorders>
                  <w:top w:val="nil"/>
                  <w:left w:val="nil"/>
                  <w:bottom w:val="nil"/>
                  <w:right w:val="nil"/>
                </w:tcBorders>
                <w:shd w:val="clear" w:color="auto" w:fill="auto"/>
                <w:noWrap/>
                <w:vAlign w:val="bottom"/>
                <w:hideMark/>
              </w:tcPr>
            </w:tcPrChange>
          </w:tcPr>
          <w:p w14:paraId="5FDCC668" w14:textId="77777777" w:rsidR="00036D0E" w:rsidRPr="00036D0E" w:rsidRDefault="00036D0E" w:rsidP="00245317">
            <w:pPr>
              <w:spacing w:after="0" w:line="240" w:lineRule="auto"/>
              <w:jc w:val="center"/>
              <w:rPr>
                <w:ins w:id="2551" w:author="David Dayan" w:date="2021-12-03T17:13:00Z"/>
                <w:rFonts w:ascii="Calibri" w:eastAsia="Times New Roman" w:hAnsi="Calibri" w:cs="Times New Roman"/>
                <w:color w:val="000000"/>
                <w:sz w:val="16"/>
                <w:szCs w:val="16"/>
              </w:rPr>
            </w:pPr>
            <w:ins w:id="2552" w:author="David Dayan" w:date="2021-12-03T17:13:00Z">
              <w:r w:rsidRPr="00036D0E">
                <w:rPr>
                  <w:rFonts w:ascii="Calibri" w:eastAsia="Times New Roman" w:hAnsi="Calibri" w:cs="Times New Roman"/>
                  <w:color w:val="000000"/>
                  <w:sz w:val="16"/>
                  <w:szCs w:val="16"/>
                </w:rPr>
                <w:t>165</w:t>
              </w:r>
            </w:ins>
          </w:p>
        </w:tc>
        <w:tc>
          <w:tcPr>
            <w:tcW w:w="1142" w:type="dxa"/>
            <w:tcBorders>
              <w:top w:val="nil"/>
              <w:left w:val="nil"/>
              <w:bottom w:val="nil"/>
              <w:right w:val="nil"/>
            </w:tcBorders>
            <w:shd w:val="clear" w:color="auto" w:fill="auto"/>
            <w:noWrap/>
            <w:vAlign w:val="bottom"/>
            <w:hideMark/>
            <w:tcPrChange w:id="2553" w:author="David Dayan" w:date="2021-12-03T17:18:00Z">
              <w:tcPr>
                <w:tcW w:w="1142" w:type="dxa"/>
                <w:tcBorders>
                  <w:top w:val="nil"/>
                  <w:left w:val="nil"/>
                  <w:bottom w:val="nil"/>
                  <w:right w:val="nil"/>
                </w:tcBorders>
                <w:shd w:val="clear" w:color="auto" w:fill="auto"/>
                <w:noWrap/>
                <w:vAlign w:val="bottom"/>
                <w:hideMark/>
              </w:tcPr>
            </w:tcPrChange>
          </w:tcPr>
          <w:p w14:paraId="33B45BAC" w14:textId="77777777" w:rsidR="00036D0E" w:rsidRPr="00036D0E" w:rsidRDefault="00036D0E" w:rsidP="00245317">
            <w:pPr>
              <w:spacing w:after="0" w:line="240" w:lineRule="auto"/>
              <w:jc w:val="center"/>
              <w:rPr>
                <w:ins w:id="2554" w:author="David Dayan" w:date="2021-12-03T17:13:00Z"/>
                <w:rFonts w:ascii="Calibri" w:eastAsia="Times New Roman" w:hAnsi="Calibri" w:cs="Times New Roman"/>
                <w:color w:val="000000"/>
                <w:sz w:val="16"/>
                <w:szCs w:val="16"/>
              </w:rPr>
            </w:pPr>
            <w:proofErr w:type="spellStart"/>
            <w:ins w:id="255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556" w:author="David Dayan" w:date="2021-12-03T17:18:00Z">
              <w:tcPr>
                <w:tcW w:w="1440" w:type="dxa"/>
                <w:tcBorders>
                  <w:top w:val="nil"/>
                  <w:left w:val="nil"/>
                  <w:bottom w:val="nil"/>
                  <w:right w:val="nil"/>
                </w:tcBorders>
                <w:shd w:val="clear" w:color="auto" w:fill="auto"/>
                <w:noWrap/>
                <w:vAlign w:val="bottom"/>
                <w:hideMark/>
              </w:tcPr>
            </w:tcPrChange>
          </w:tcPr>
          <w:p w14:paraId="292DB1CC" w14:textId="77777777" w:rsidR="00036D0E" w:rsidRPr="00036D0E" w:rsidRDefault="00036D0E" w:rsidP="00245317">
            <w:pPr>
              <w:spacing w:after="0" w:line="240" w:lineRule="auto"/>
              <w:jc w:val="center"/>
              <w:rPr>
                <w:ins w:id="2557" w:author="David Dayan" w:date="2021-12-03T17:13:00Z"/>
                <w:rFonts w:ascii="Calibri" w:eastAsia="Times New Roman" w:hAnsi="Calibri" w:cs="Times New Roman"/>
                <w:color w:val="000000"/>
                <w:sz w:val="16"/>
                <w:szCs w:val="16"/>
              </w:rPr>
            </w:pPr>
            <w:proofErr w:type="spellStart"/>
            <w:ins w:id="255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559" w:author="David Dayan" w:date="2021-12-03T17:18:00Z">
              <w:tcPr>
                <w:tcW w:w="1530" w:type="dxa"/>
                <w:tcBorders>
                  <w:top w:val="nil"/>
                  <w:left w:val="nil"/>
                  <w:bottom w:val="nil"/>
                  <w:right w:val="nil"/>
                </w:tcBorders>
                <w:shd w:val="clear" w:color="auto" w:fill="auto"/>
                <w:noWrap/>
                <w:vAlign w:val="bottom"/>
                <w:hideMark/>
              </w:tcPr>
            </w:tcPrChange>
          </w:tcPr>
          <w:p w14:paraId="590AB08E" w14:textId="77777777" w:rsidR="00036D0E" w:rsidRPr="00036D0E" w:rsidRDefault="00036D0E" w:rsidP="00245317">
            <w:pPr>
              <w:spacing w:after="0" w:line="240" w:lineRule="auto"/>
              <w:jc w:val="center"/>
              <w:rPr>
                <w:ins w:id="2560" w:author="David Dayan" w:date="2021-12-03T17:13:00Z"/>
                <w:rFonts w:ascii="Calibri" w:eastAsia="Times New Roman" w:hAnsi="Calibri" w:cs="Times New Roman"/>
                <w:color w:val="000000"/>
                <w:sz w:val="16"/>
                <w:szCs w:val="16"/>
              </w:rPr>
            </w:pPr>
            <w:ins w:id="256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62" w:author="David Dayan" w:date="2021-12-03T17:18:00Z">
              <w:tcPr>
                <w:tcW w:w="898" w:type="dxa"/>
                <w:tcBorders>
                  <w:top w:val="nil"/>
                  <w:left w:val="nil"/>
                  <w:bottom w:val="nil"/>
                  <w:right w:val="nil"/>
                </w:tcBorders>
                <w:shd w:val="clear" w:color="auto" w:fill="auto"/>
                <w:noWrap/>
                <w:vAlign w:val="bottom"/>
                <w:hideMark/>
              </w:tcPr>
            </w:tcPrChange>
          </w:tcPr>
          <w:p w14:paraId="0A242270" w14:textId="77777777" w:rsidR="00036D0E" w:rsidRPr="00036D0E" w:rsidRDefault="00036D0E" w:rsidP="00245317">
            <w:pPr>
              <w:spacing w:after="0" w:line="240" w:lineRule="auto"/>
              <w:jc w:val="center"/>
              <w:rPr>
                <w:ins w:id="2563" w:author="David Dayan" w:date="2021-12-03T17:13:00Z"/>
                <w:rFonts w:ascii="Calibri" w:eastAsia="Times New Roman" w:hAnsi="Calibri" w:cs="Times New Roman"/>
                <w:color w:val="000000"/>
                <w:sz w:val="16"/>
                <w:szCs w:val="16"/>
              </w:rPr>
            </w:pPr>
            <w:ins w:id="256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565" w:author="David Dayan" w:date="2021-12-03T17:18:00Z">
              <w:tcPr>
                <w:tcW w:w="902" w:type="dxa"/>
                <w:tcBorders>
                  <w:top w:val="nil"/>
                  <w:left w:val="nil"/>
                  <w:bottom w:val="nil"/>
                  <w:right w:val="nil"/>
                </w:tcBorders>
                <w:shd w:val="clear" w:color="auto" w:fill="auto"/>
                <w:noWrap/>
                <w:vAlign w:val="bottom"/>
                <w:hideMark/>
              </w:tcPr>
            </w:tcPrChange>
          </w:tcPr>
          <w:p w14:paraId="2749D6EA" w14:textId="77777777" w:rsidR="00036D0E" w:rsidRPr="00036D0E" w:rsidRDefault="00036D0E" w:rsidP="00245317">
            <w:pPr>
              <w:spacing w:after="0" w:line="240" w:lineRule="auto"/>
              <w:jc w:val="center"/>
              <w:rPr>
                <w:ins w:id="2566" w:author="David Dayan" w:date="2021-12-03T17:13:00Z"/>
                <w:rFonts w:ascii="Calibri" w:eastAsia="Times New Roman" w:hAnsi="Calibri" w:cs="Times New Roman"/>
                <w:color w:val="000000"/>
                <w:sz w:val="16"/>
                <w:szCs w:val="16"/>
              </w:rPr>
            </w:pPr>
            <w:ins w:id="256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568" w:author="David Dayan" w:date="2021-12-03T17:18:00Z">
              <w:tcPr>
                <w:tcW w:w="2160" w:type="dxa"/>
                <w:tcBorders>
                  <w:top w:val="nil"/>
                  <w:left w:val="nil"/>
                  <w:bottom w:val="nil"/>
                  <w:right w:val="nil"/>
                </w:tcBorders>
                <w:shd w:val="clear" w:color="auto" w:fill="auto"/>
                <w:noWrap/>
                <w:vAlign w:val="bottom"/>
                <w:hideMark/>
              </w:tcPr>
            </w:tcPrChange>
          </w:tcPr>
          <w:p w14:paraId="56C699A3" w14:textId="77777777" w:rsidR="00036D0E" w:rsidRPr="00036D0E" w:rsidRDefault="00036D0E" w:rsidP="00245317">
            <w:pPr>
              <w:spacing w:after="0" w:line="240" w:lineRule="auto"/>
              <w:jc w:val="center"/>
              <w:rPr>
                <w:ins w:id="2569" w:author="David Dayan" w:date="2021-12-03T17:13:00Z"/>
                <w:rFonts w:ascii="Calibri" w:eastAsia="Times New Roman" w:hAnsi="Calibri" w:cs="Times New Roman"/>
                <w:color w:val="000000"/>
                <w:sz w:val="16"/>
                <w:szCs w:val="16"/>
              </w:rPr>
            </w:pPr>
            <w:ins w:id="257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571" w:author="David Dayan" w:date="2021-12-03T17:18:00Z">
              <w:tcPr>
                <w:tcW w:w="2876" w:type="dxa"/>
                <w:gridSpan w:val="2"/>
                <w:tcBorders>
                  <w:top w:val="nil"/>
                  <w:left w:val="nil"/>
                  <w:bottom w:val="nil"/>
                  <w:right w:val="nil"/>
                </w:tcBorders>
                <w:shd w:val="clear" w:color="auto" w:fill="auto"/>
                <w:noWrap/>
                <w:vAlign w:val="bottom"/>
                <w:hideMark/>
              </w:tcPr>
            </w:tcPrChange>
          </w:tcPr>
          <w:p w14:paraId="1C00D8C2" w14:textId="77777777" w:rsidR="00036D0E" w:rsidRPr="00036D0E" w:rsidRDefault="00036D0E" w:rsidP="00245317">
            <w:pPr>
              <w:spacing w:after="0" w:line="240" w:lineRule="auto"/>
              <w:jc w:val="center"/>
              <w:rPr>
                <w:ins w:id="2572" w:author="David Dayan" w:date="2021-12-03T17:13:00Z"/>
                <w:rFonts w:ascii="Calibri" w:eastAsia="Times New Roman" w:hAnsi="Calibri" w:cs="Times New Roman"/>
                <w:color w:val="000000"/>
                <w:sz w:val="16"/>
                <w:szCs w:val="16"/>
              </w:rPr>
            </w:pPr>
            <w:ins w:id="257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574" w:author="David Dayan" w:date="2021-12-03T17:18:00Z">
              <w:tcPr>
                <w:tcW w:w="1426" w:type="dxa"/>
                <w:tcBorders>
                  <w:top w:val="nil"/>
                  <w:left w:val="nil"/>
                  <w:bottom w:val="nil"/>
                  <w:right w:val="nil"/>
                </w:tcBorders>
                <w:shd w:val="clear" w:color="auto" w:fill="auto"/>
                <w:noWrap/>
                <w:vAlign w:val="bottom"/>
                <w:hideMark/>
              </w:tcPr>
            </w:tcPrChange>
          </w:tcPr>
          <w:p w14:paraId="67885C72" w14:textId="77777777" w:rsidR="00036D0E" w:rsidRPr="00036D0E" w:rsidRDefault="00036D0E" w:rsidP="00245317">
            <w:pPr>
              <w:spacing w:after="0" w:line="240" w:lineRule="auto"/>
              <w:jc w:val="center"/>
              <w:rPr>
                <w:ins w:id="2575" w:author="David Dayan" w:date="2021-12-03T17:13:00Z"/>
                <w:rFonts w:ascii="Calibri" w:eastAsia="Times New Roman" w:hAnsi="Calibri" w:cs="Times New Roman"/>
                <w:color w:val="000000"/>
                <w:sz w:val="16"/>
                <w:szCs w:val="16"/>
              </w:rPr>
            </w:pPr>
            <w:ins w:id="257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61B7568" w14:textId="77777777" w:rsidTr="00245317">
        <w:trPr>
          <w:cantSplit/>
          <w:trHeight w:val="20"/>
          <w:ins w:id="2577" w:author="David Dayan" w:date="2021-12-03T17:13:00Z"/>
          <w:trPrChange w:id="25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579" w:author="David Dayan" w:date="2021-12-03T17:18:00Z">
              <w:tcPr>
                <w:tcW w:w="1563" w:type="dxa"/>
                <w:tcBorders>
                  <w:top w:val="nil"/>
                  <w:left w:val="nil"/>
                  <w:bottom w:val="nil"/>
                  <w:right w:val="nil"/>
                </w:tcBorders>
                <w:shd w:val="clear" w:color="auto" w:fill="auto"/>
                <w:noWrap/>
                <w:vAlign w:val="bottom"/>
                <w:hideMark/>
              </w:tcPr>
            </w:tcPrChange>
          </w:tcPr>
          <w:p w14:paraId="0488AEF5" w14:textId="77777777" w:rsidR="00036D0E" w:rsidRPr="00036D0E" w:rsidRDefault="00036D0E" w:rsidP="00245317">
            <w:pPr>
              <w:spacing w:after="0" w:line="240" w:lineRule="auto"/>
              <w:jc w:val="center"/>
              <w:rPr>
                <w:ins w:id="2580" w:author="David Dayan" w:date="2021-12-03T17:13:00Z"/>
                <w:rFonts w:ascii="Calibri" w:eastAsia="Times New Roman" w:hAnsi="Calibri" w:cs="Times New Roman"/>
                <w:color w:val="000000"/>
                <w:sz w:val="16"/>
                <w:szCs w:val="16"/>
              </w:rPr>
            </w:pPr>
            <w:ins w:id="2581" w:author="David Dayan" w:date="2021-12-03T17:13:00Z">
              <w:r w:rsidRPr="00036D0E">
                <w:rPr>
                  <w:rFonts w:ascii="Calibri" w:eastAsia="Times New Roman" w:hAnsi="Calibri" w:cs="Times New Roman"/>
                  <w:color w:val="000000"/>
                  <w:sz w:val="16"/>
                  <w:szCs w:val="16"/>
                </w:rPr>
                <w:t>OtsAC20ROGR_0060</w:t>
              </w:r>
            </w:ins>
          </w:p>
        </w:tc>
        <w:tc>
          <w:tcPr>
            <w:tcW w:w="746" w:type="dxa"/>
            <w:tcBorders>
              <w:top w:val="nil"/>
              <w:left w:val="nil"/>
              <w:bottom w:val="nil"/>
              <w:right w:val="nil"/>
            </w:tcBorders>
            <w:shd w:val="clear" w:color="auto" w:fill="auto"/>
            <w:noWrap/>
            <w:vAlign w:val="bottom"/>
            <w:hideMark/>
            <w:tcPrChange w:id="2582" w:author="David Dayan" w:date="2021-12-03T17:18:00Z">
              <w:tcPr>
                <w:tcW w:w="746" w:type="dxa"/>
                <w:tcBorders>
                  <w:top w:val="nil"/>
                  <w:left w:val="nil"/>
                  <w:bottom w:val="nil"/>
                  <w:right w:val="nil"/>
                </w:tcBorders>
                <w:shd w:val="clear" w:color="auto" w:fill="auto"/>
                <w:noWrap/>
                <w:vAlign w:val="bottom"/>
                <w:hideMark/>
              </w:tcPr>
            </w:tcPrChange>
          </w:tcPr>
          <w:p w14:paraId="0AAC93E5" w14:textId="77777777" w:rsidR="00036D0E" w:rsidRPr="00036D0E" w:rsidRDefault="00036D0E" w:rsidP="00245317">
            <w:pPr>
              <w:spacing w:after="0" w:line="240" w:lineRule="auto"/>
              <w:jc w:val="center"/>
              <w:rPr>
                <w:ins w:id="2583" w:author="David Dayan" w:date="2021-12-03T17:13:00Z"/>
                <w:rFonts w:ascii="Calibri" w:eastAsia="Times New Roman" w:hAnsi="Calibri" w:cs="Times New Roman"/>
                <w:color w:val="000000"/>
                <w:sz w:val="16"/>
                <w:szCs w:val="16"/>
              </w:rPr>
            </w:pPr>
            <w:ins w:id="2584" w:author="David Dayan" w:date="2021-12-03T17:13:00Z">
              <w:r w:rsidRPr="00036D0E">
                <w:rPr>
                  <w:rFonts w:ascii="Calibri" w:eastAsia="Times New Roman" w:hAnsi="Calibri" w:cs="Times New Roman"/>
                  <w:color w:val="000000"/>
                  <w:sz w:val="16"/>
                  <w:szCs w:val="16"/>
                </w:rPr>
                <w:t>6/14/20</w:t>
              </w:r>
            </w:ins>
          </w:p>
        </w:tc>
        <w:tc>
          <w:tcPr>
            <w:tcW w:w="599" w:type="dxa"/>
            <w:tcBorders>
              <w:top w:val="nil"/>
              <w:left w:val="nil"/>
              <w:bottom w:val="nil"/>
              <w:right w:val="nil"/>
            </w:tcBorders>
            <w:shd w:val="clear" w:color="auto" w:fill="auto"/>
            <w:noWrap/>
            <w:vAlign w:val="bottom"/>
            <w:hideMark/>
            <w:tcPrChange w:id="2585" w:author="David Dayan" w:date="2021-12-03T17:18:00Z">
              <w:tcPr>
                <w:tcW w:w="599" w:type="dxa"/>
                <w:tcBorders>
                  <w:top w:val="nil"/>
                  <w:left w:val="nil"/>
                  <w:bottom w:val="nil"/>
                  <w:right w:val="nil"/>
                </w:tcBorders>
                <w:shd w:val="clear" w:color="auto" w:fill="auto"/>
                <w:noWrap/>
                <w:vAlign w:val="bottom"/>
                <w:hideMark/>
              </w:tcPr>
            </w:tcPrChange>
          </w:tcPr>
          <w:p w14:paraId="19B27616" w14:textId="77777777" w:rsidR="00036D0E" w:rsidRPr="00036D0E" w:rsidRDefault="00036D0E" w:rsidP="00245317">
            <w:pPr>
              <w:spacing w:after="0" w:line="240" w:lineRule="auto"/>
              <w:jc w:val="center"/>
              <w:rPr>
                <w:ins w:id="2586" w:author="David Dayan" w:date="2021-12-03T17:13:00Z"/>
                <w:rFonts w:ascii="Calibri" w:eastAsia="Times New Roman" w:hAnsi="Calibri" w:cs="Times New Roman"/>
                <w:color w:val="000000"/>
                <w:sz w:val="16"/>
                <w:szCs w:val="16"/>
              </w:rPr>
            </w:pPr>
            <w:ins w:id="2587" w:author="David Dayan" w:date="2021-12-03T17:13:00Z">
              <w:r w:rsidRPr="00036D0E">
                <w:rPr>
                  <w:rFonts w:ascii="Calibri" w:eastAsia="Times New Roman" w:hAnsi="Calibri" w:cs="Times New Roman"/>
                  <w:color w:val="000000"/>
                  <w:sz w:val="16"/>
                  <w:szCs w:val="16"/>
                </w:rPr>
                <w:t>166</w:t>
              </w:r>
            </w:ins>
          </w:p>
        </w:tc>
        <w:tc>
          <w:tcPr>
            <w:tcW w:w="1142" w:type="dxa"/>
            <w:tcBorders>
              <w:top w:val="nil"/>
              <w:left w:val="nil"/>
              <w:bottom w:val="nil"/>
              <w:right w:val="nil"/>
            </w:tcBorders>
            <w:shd w:val="clear" w:color="auto" w:fill="auto"/>
            <w:noWrap/>
            <w:vAlign w:val="bottom"/>
            <w:hideMark/>
            <w:tcPrChange w:id="2588" w:author="David Dayan" w:date="2021-12-03T17:18:00Z">
              <w:tcPr>
                <w:tcW w:w="1142" w:type="dxa"/>
                <w:tcBorders>
                  <w:top w:val="nil"/>
                  <w:left w:val="nil"/>
                  <w:bottom w:val="nil"/>
                  <w:right w:val="nil"/>
                </w:tcBorders>
                <w:shd w:val="clear" w:color="auto" w:fill="auto"/>
                <w:noWrap/>
                <w:vAlign w:val="bottom"/>
                <w:hideMark/>
              </w:tcPr>
            </w:tcPrChange>
          </w:tcPr>
          <w:p w14:paraId="6E68DED0" w14:textId="77777777" w:rsidR="00036D0E" w:rsidRPr="00036D0E" w:rsidRDefault="00036D0E" w:rsidP="00245317">
            <w:pPr>
              <w:spacing w:after="0" w:line="240" w:lineRule="auto"/>
              <w:jc w:val="center"/>
              <w:rPr>
                <w:ins w:id="2589" w:author="David Dayan" w:date="2021-12-03T17:13:00Z"/>
                <w:rFonts w:ascii="Calibri" w:eastAsia="Times New Roman" w:hAnsi="Calibri" w:cs="Times New Roman"/>
                <w:color w:val="000000"/>
                <w:sz w:val="16"/>
                <w:szCs w:val="16"/>
              </w:rPr>
            </w:pPr>
            <w:proofErr w:type="spellStart"/>
            <w:ins w:id="259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591" w:author="David Dayan" w:date="2021-12-03T17:18:00Z">
              <w:tcPr>
                <w:tcW w:w="1440" w:type="dxa"/>
                <w:tcBorders>
                  <w:top w:val="nil"/>
                  <w:left w:val="nil"/>
                  <w:bottom w:val="nil"/>
                  <w:right w:val="nil"/>
                </w:tcBorders>
                <w:shd w:val="clear" w:color="auto" w:fill="auto"/>
                <w:noWrap/>
                <w:vAlign w:val="bottom"/>
                <w:hideMark/>
              </w:tcPr>
            </w:tcPrChange>
          </w:tcPr>
          <w:p w14:paraId="4838D3F0" w14:textId="77777777" w:rsidR="00036D0E" w:rsidRPr="00036D0E" w:rsidRDefault="00036D0E" w:rsidP="00245317">
            <w:pPr>
              <w:spacing w:after="0" w:line="240" w:lineRule="auto"/>
              <w:jc w:val="center"/>
              <w:rPr>
                <w:ins w:id="2592" w:author="David Dayan" w:date="2021-12-03T17:13:00Z"/>
                <w:rFonts w:ascii="Calibri" w:eastAsia="Times New Roman" w:hAnsi="Calibri" w:cs="Times New Roman"/>
                <w:color w:val="000000"/>
                <w:sz w:val="16"/>
                <w:szCs w:val="16"/>
              </w:rPr>
            </w:pPr>
            <w:proofErr w:type="spellStart"/>
            <w:ins w:id="259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594" w:author="David Dayan" w:date="2021-12-03T17:18:00Z">
              <w:tcPr>
                <w:tcW w:w="1530" w:type="dxa"/>
                <w:tcBorders>
                  <w:top w:val="nil"/>
                  <w:left w:val="nil"/>
                  <w:bottom w:val="nil"/>
                  <w:right w:val="nil"/>
                </w:tcBorders>
                <w:shd w:val="clear" w:color="auto" w:fill="auto"/>
                <w:noWrap/>
                <w:vAlign w:val="bottom"/>
                <w:hideMark/>
              </w:tcPr>
            </w:tcPrChange>
          </w:tcPr>
          <w:p w14:paraId="47277A20" w14:textId="77777777" w:rsidR="00036D0E" w:rsidRPr="00036D0E" w:rsidRDefault="00036D0E" w:rsidP="00245317">
            <w:pPr>
              <w:spacing w:after="0" w:line="240" w:lineRule="auto"/>
              <w:jc w:val="center"/>
              <w:rPr>
                <w:ins w:id="2595" w:author="David Dayan" w:date="2021-12-03T17:13:00Z"/>
                <w:rFonts w:ascii="Calibri" w:eastAsia="Times New Roman" w:hAnsi="Calibri" w:cs="Times New Roman"/>
                <w:color w:val="000000"/>
                <w:sz w:val="16"/>
                <w:szCs w:val="16"/>
              </w:rPr>
            </w:pPr>
            <w:ins w:id="259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597" w:author="David Dayan" w:date="2021-12-03T17:18:00Z">
              <w:tcPr>
                <w:tcW w:w="898" w:type="dxa"/>
                <w:tcBorders>
                  <w:top w:val="nil"/>
                  <w:left w:val="nil"/>
                  <w:bottom w:val="nil"/>
                  <w:right w:val="nil"/>
                </w:tcBorders>
                <w:shd w:val="clear" w:color="auto" w:fill="auto"/>
                <w:noWrap/>
                <w:vAlign w:val="bottom"/>
                <w:hideMark/>
              </w:tcPr>
            </w:tcPrChange>
          </w:tcPr>
          <w:p w14:paraId="5084F298" w14:textId="77777777" w:rsidR="00036D0E" w:rsidRPr="00036D0E" w:rsidRDefault="00036D0E" w:rsidP="00245317">
            <w:pPr>
              <w:spacing w:after="0" w:line="240" w:lineRule="auto"/>
              <w:jc w:val="center"/>
              <w:rPr>
                <w:ins w:id="2598" w:author="David Dayan" w:date="2021-12-03T17:13:00Z"/>
                <w:rFonts w:ascii="Calibri" w:eastAsia="Times New Roman" w:hAnsi="Calibri" w:cs="Times New Roman"/>
                <w:color w:val="000000"/>
                <w:sz w:val="16"/>
                <w:szCs w:val="16"/>
              </w:rPr>
            </w:pPr>
            <w:ins w:id="259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600" w:author="David Dayan" w:date="2021-12-03T17:18:00Z">
              <w:tcPr>
                <w:tcW w:w="902" w:type="dxa"/>
                <w:tcBorders>
                  <w:top w:val="nil"/>
                  <w:left w:val="nil"/>
                  <w:bottom w:val="nil"/>
                  <w:right w:val="nil"/>
                </w:tcBorders>
                <w:shd w:val="clear" w:color="auto" w:fill="auto"/>
                <w:noWrap/>
                <w:vAlign w:val="bottom"/>
                <w:hideMark/>
              </w:tcPr>
            </w:tcPrChange>
          </w:tcPr>
          <w:p w14:paraId="175B8A50" w14:textId="77777777" w:rsidR="00036D0E" w:rsidRPr="00036D0E" w:rsidRDefault="00036D0E" w:rsidP="00245317">
            <w:pPr>
              <w:spacing w:after="0" w:line="240" w:lineRule="auto"/>
              <w:jc w:val="center"/>
              <w:rPr>
                <w:ins w:id="2601" w:author="David Dayan" w:date="2021-12-03T17:13:00Z"/>
                <w:rFonts w:ascii="Calibri" w:eastAsia="Times New Roman" w:hAnsi="Calibri" w:cs="Times New Roman"/>
                <w:color w:val="000000"/>
                <w:sz w:val="16"/>
                <w:szCs w:val="16"/>
              </w:rPr>
            </w:pPr>
            <w:ins w:id="260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603" w:author="David Dayan" w:date="2021-12-03T17:18:00Z">
              <w:tcPr>
                <w:tcW w:w="2160" w:type="dxa"/>
                <w:tcBorders>
                  <w:top w:val="nil"/>
                  <w:left w:val="nil"/>
                  <w:bottom w:val="nil"/>
                  <w:right w:val="nil"/>
                </w:tcBorders>
                <w:shd w:val="clear" w:color="auto" w:fill="auto"/>
                <w:noWrap/>
                <w:vAlign w:val="bottom"/>
                <w:hideMark/>
              </w:tcPr>
            </w:tcPrChange>
          </w:tcPr>
          <w:p w14:paraId="2DD5D16A" w14:textId="77777777" w:rsidR="00036D0E" w:rsidRPr="00036D0E" w:rsidRDefault="00036D0E" w:rsidP="00245317">
            <w:pPr>
              <w:spacing w:after="0" w:line="240" w:lineRule="auto"/>
              <w:jc w:val="center"/>
              <w:rPr>
                <w:ins w:id="2604" w:author="David Dayan" w:date="2021-12-03T17:13:00Z"/>
                <w:rFonts w:ascii="Calibri" w:eastAsia="Times New Roman" w:hAnsi="Calibri" w:cs="Times New Roman"/>
                <w:color w:val="000000"/>
                <w:sz w:val="16"/>
                <w:szCs w:val="16"/>
              </w:rPr>
            </w:pPr>
            <w:ins w:id="260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606" w:author="David Dayan" w:date="2021-12-03T17:18:00Z">
              <w:tcPr>
                <w:tcW w:w="2876" w:type="dxa"/>
                <w:gridSpan w:val="2"/>
                <w:tcBorders>
                  <w:top w:val="nil"/>
                  <w:left w:val="nil"/>
                  <w:bottom w:val="nil"/>
                  <w:right w:val="nil"/>
                </w:tcBorders>
                <w:shd w:val="clear" w:color="auto" w:fill="auto"/>
                <w:noWrap/>
                <w:vAlign w:val="bottom"/>
                <w:hideMark/>
              </w:tcPr>
            </w:tcPrChange>
          </w:tcPr>
          <w:p w14:paraId="7ECFABBE" w14:textId="77777777" w:rsidR="00036D0E" w:rsidRPr="00036D0E" w:rsidRDefault="00036D0E" w:rsidP="00245317">
            <w:pPr>
              <w:spacing w:after="0" w:line="240" w:lineRule="auto"/>
              <w:jc w:val="center"/>
              <w:rPr>
                <w:ins w:id="2607" w:author="David Dayan" w:date="2021-12-03T17:13:00Z"/>
                <w:rFonts w:ascii="Calibri" w:eastAsia="Times New Roman" w:hAnsi="Calibri" w:cs="Times New Roman"/>
                <w:color w:val="000000"/>
                <w:sz w:val="16"/>
                <w:szCs w:val="16"/>
              </w:rPr>
            </w:pPr>
            <w:ins w:id="260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609" w:author="David Dayan" w:date="2021-12-03T17:18:00Z">
              <w:tcPr>
                <w:tcW w:w="1426" w:type="dxa"/>
                <w:tcBorders>
                  <w:top w:val="nil"/>
                  <w:left w:val="nil"/>
                  <w:bottom w:val="nil"/>
                  <w:right w:val="nil"/>
                </w:tcBorders>
                <w:shd w:val="clear" w:color="auto" w:fill="auto"/>
                <w:noWrap/>
                <w:vAlign w:val="bottom"/>
                <w:hideMark/>
              </w:tcPr>
            </w:tcPrChange>
          </w:tcPr>
          <w:p w14:paraId="7FFC88DD" w14:textId="77777777" w:rsidR="00036D0E" w:rsidRPr="00036D0E" w:rsidRDefault="00036D0E" w:rsidP="00245317">
            <w:pPr>
              <w:spacing w:after="0" w:line="240" w:lineRule="auto"/>
              <w:jc w:val="center"/>
              <w:rPr>
                <w:ins w:id="2610" w:author="David Dayan" w:date="2021-12-03T17:13:00Z"/>
                <w:rFonts w:ascii="Calibri" w:eastAsia="Times New Roman" w:hAnsi="Calibri" w:cs="Times New Roman"/>
                <w:color w:val="000000"/>
                <w:sz w:val="16"/>
                <w:szCs w:val="16"/>
              </w:rPr>
            </w:pPr>
            <w:ins w:id="2611" w:author="David Dayan" w:date="2021-12-03T17:13:00Z">
              <w:r w:rsidRPr="00036D0E">
                <w:rPr>
                  <w:rFonts w:ascii="Calibri" w:eastAsia="Times New Roman" w:hAnsi="Calibri" w:cs="Times New Roman"/>
                  <w:color w:val="000000"/>
                  <w:sz w:val="16"/>
                  <w:szCs w:val="16"/>
                </w:rPr>
                <w:t>heterozygote</w:t>
              </w:r>
            </w:ins>
          </w:p>
        </w:tc>
      </w:tr>
      <w:tr w:rsidR="00036D0E" w:rsidRPr="00036D0E" w14:paraId="4DAC919F" w14:textId="77777777" w:rsidTr="00245317">
        <w:trPr>
          <w:cantSplit/>
          <w:trHeight w:val="20"/>
          <w:ins w:id="2612" w:author="David Dayan" w:date="2021-12-03T17:13:00Z"/>
          <w:trPrChange w:id="26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14" w:author="David Dayan" w:date="2021-12-03T17:18:00Z">
              <w:tcPr>
                <w:tcW w:w="1563" w:type="dxa"/>
                <w:tcBorders>
                  <w:top w:val="nil"/>
                  <w:left w:val="nil"/>
                  <w:bottom w:val="nil"/>
                  <w:right w:val="nil"/>
                </w:tcBorders>
                <w:shd w:val="clear" w:color="auto" w:fill="auto"/>
                <w:noWrap/>
                <w:vAlign w:val="bottom"/>
                <w:hideMark/>
              </w:tcPr>
            </w:tcPrChange>
          </w:tcPr>
          <w:p w14:paraId="3673D8A5" w14:textId="77777777" w:rsidR="00036D0E" w:rsidRPr="00036D0E" w:rsidRDefault="00036D0E" w:rsidP="00245317">
            <w:pPr>
              <w:spacing w:after="0" w:line="240" w:lineRule="auto"/>
              <w:jc w:val="center"/>
              <w:rPr>
                <w:ins w:id="2615" w:author="David Dayan" w:date="2021-12-03T17:13:00Z"/>
                <w:rFonts w:ascii="Calibri" w:eastAsia="Times New Roman" w:hAnsi="Calibri" w:cs="Times New Roman"/>
                <w:color w:val="000000"/>
                <w:sz w:val="16"/>
                <w:szCs w:val="16"/>
              </w:rPr>
            </w:pPr>
            <w:ins w:id="2616" w:author="David Dayan" w:date="2021-12-03T17:13:00Z">
              <w:r w:rsidRPr="00036D0E">
                <w:rPr>
                  <w:rFonts w:ascii="Calibri" w:eastAsia="Times New Roman" w:hAnsi="Calibri" w:cs="Times New Roman"/>
                  <w:color w:val="000000"/>
                  <w:sz w:val="16"/>
                  <w:szCs w:val="16"/>
                </w:rPr>
                <w:t>OtsAC20ROGR_0061</w:t>
              </w:r>
            </w:ins>
          </w:p>
        </w:tc>
        <w:tc>
          <w:tcPr>
            <w:tcW w:w="746" w:type="dxa"/>
            <w:tcBorders>
              <w:top w:val="nil"/>
              <w:left w:val="nil"/>
              <w:bottom w:val="nil"/>
              <w:right w:val="nil"/>
            </w:tcBorders>
            <w:shd w:val="clear" w:color="auto" w:fill="auto"/>
            <w:noWrap/>
            <w:vAlign w:val="bottom"/>
            <w:hideMark/>
            <w:tcPrChange w:id="2617" w:author="David Dayan" w:date="2021-12-03T17:18:00Z">
              <w:tcPr>
                <w:tcW w:w="746" w:type="dxa"/>
                <w:tcBorders>
                  <w:top w:val="nil"/>
                  <w:left w:val="nil"/>
                  <w:bottom w:val="nil"/>
                  <w:right w:val="nil"/>
                </w:tcBorders>
                <w:shd w:val="clear" w:color="auto" w:fill="auto"/>
                <w:noWrap/>
                <w:vAlign w:val="bottom"/>
                <w:hideMark/>
              </w:tcPr>
            </w:tcPrChange>
          </w:tcPr>
          <w:p w14:paraId="154AFED2" w14:textId="77777777" w:rsidR="00036D0E" w:rsidRPr="00036D0E" w:rsidRDefault="00036D0E" w:rsidP="00245317">
            <w:pPr>
              <w:spacing w:after="0" w:line="240" w:lineRule="auto"/>
              <w:jc w:val="center"/>
              <w:rPr>
                <w:ins w:id="2618" w:author="David Dayan" w:date="2021-12-03T17:13:00Z"/>
                <w:rFonts w:ascii="Calibri" w:eastAsia="Times New Roman" w:hAnsi="Calibri" w:cs="Times New Roman"/>
                <w:color w:val="000000"/>
                <w:sz w:val="16"/>
                <w:szCs w:val="16"/>
              </w:rPr>
            </w:pPr>
            <w:ins w:id="2619" w:author="David Dayan" w:date="2021-12-03T17:13:00Z">
              <w:r w:rsidRPr="00036D0E">
                <w:rPr>
                  <w:rFonts w:ascii="Calibri" w:eastAsia="Times New Roman" w:hAnsi="Calibri" w:cs="Times New Roman"/>
                  <w:color w:val="000000"/>
                  <w:sz w:val="16"/>
                  <w:szCs w:val="16"/>
                </w:rPr>
                <w:t>6/14/20</w:t>
              </w:r>
            </w:ins>
          </w:p>
        </w:tc>
        <w:tc>
          <w:tcPr>
            <w:tcW w:w="599" w:type="dxa"/>
            <w:tcBorders>
              <w:top w:val="nil"/>
              <w:left w:val="nil"/>
              <w:bottom w:val="nil"/>
              <w:right w:val="nil"/>
            </w:tcBorders>
            <w:shd w:val="clear" w:color="auto" w:fill="auto"/>
            <w:noWrap/>
            <w:vAlign w:val="bottom"/>
            <w:hideMark/>
            <w:tcPrChange w:id="2620" w:author="David Dayan" w:date="2021-12-03T17:18:00Z">
              <w:tcPr>
                <w:tcW w:w="599" w:type="dxa"/>
                <w:tcBorders>
                  <w:top w:val="nil"/>
                  <w:left w:val="nil"/>
                  <w:bottom w:val="nil"/>
                  <w:right w:val="nil"/>
                </w:tcBorders>
                <w:shd w:val="clear" w:color="auto" w:fill="auto"/>
                <w:noWrap/>
                <w:vAlign w:val="bottom"/>
                <w:hideMark/>
              </w:tcPr>
            </w:tcPrChange>
          </w:tcPr>
          <w:p w14:paraId="791E7FB3" w14:textId="77777777" w:rsidR="00036D0E" w:rsidRPr="00036D0E" w:rsidRDefault="00036D0E" w:rsidP="00245317">
            <w:pPr>
              <w:spacing w:after="0" w:line="240" w:lineRule="auto"/>
              <w:jc w:val="center"/>
              <w:rPr>
                <w:ins w:id="2621" w:author="David Dayan" w:date="2021-12-03T17:13:00Z"/>
                <w:rFonts w:ascii="Calibri" w:eastAsia="Times New Roman" w:hAnsi="Calibri" w:cs="Times New Roman"/>
                <w:color w:val="000000"/>
                <w:sz w:val="16"/>
                <w:szCs w:val="16"/>
              </w:rPr>
            </w:pPr>
            <w:ins w:id="2622" w:author="David Dayan" w:date="2021-12-03T17:13:00Z">
              <w:r w:rsidRPr="00036D0E">
                <w:rPr>
                  <w:rFonts w:ascii="Calibri" w:eastAsia="Times New Roman" w:hAnsi="Calibri" w:cs="Times New Roman"/>
                  <w:color w:val="000000"/>
                  <w:sz w:val="16"/>
                  <w:szCs w:val="16"/>
                </w:rPr>
                <w:t>166</w:t>
              </w:r>
            </w:ins>
          </w:p>
        </w:tc>
        <w:tc>
          <w:tcPr>
            <w:tcW w:w="1142" w:type="dxa"/>
            <w:tcBorders>
              <w:top w:val="nil"/>
              <w:left w:val="nil"/>
              <w:bottom w:val="nil"/>
              <w:right w:val="nil"/>
            </w:tcBorders>
            <w:shd w:val="clear" w:color="auto" w:fill="auto"/>
            <w:noWrap/>
            <w:vAlign w:val="bottom"/>
            <w:hideMark/>
            <w:tcPrChange w:id="2623" w:author="David Dayan" w:date="2021-12-03T17:18:00Z">
              <w:tcPr>
                <w:tcW w:w="1142" w:type="dxa"/>
                <w:tcBorders>
                  <w:top w:val="nil"/>
                  <w:left w:val="nil"/>
                  <w:bottom w:val="nil"/>
                  <w:right w:val="nil"/>
                </w:tcBorders>
                <w:shd w:val="clear" w:color="auto" w:fill="auto"/>
                <w:noWrap/>
                <w:vAlign w:val="bottom"/>
                <w:hideMark/>
              </w:tcPr>
            </w:tcPrChange>
          </w:tcPr>
          <w:p w14:paraId="2215E5D3" w14:textId="77777777" w:rsidR="00036D0E" w:rsidRPr="00036D0E" w:rsidRDefault="00036D0E" w:rsidP="00245317">
            <w:pPr>
              <w:spacing w:after="0" w:line="240" w:lineRule="auto"/>
              <w:jc w:val="center"/>
              <w:rPr>
                <w:ins w:id="2624" w:author="David Dayan" w:date="2021-12-03T17:13:00Z"/>
                <w:rFonts w:ascii="Calibri" w:eastAsia="Times New Roman" w:hAnsi="Calibri" w:cs="Times New Roman"/>
                <w:color w:val="000000"/>
                <w:sz w:val="16"/>
                <w:szCs w:val="16"/>
              </w:rPr>
            </w:pPr>
            <w:proofErr w:type="spellStart"/>
            <w:ins w:id="262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626" w:author="David Dayan" w:date="2021-12-03T17:18:00Z">
              <w:tcPr>
                <w:tcW w:w="1440" w:type="dxa"/>
                <w:tcBorders>
                  <w:top w:val="nil"/>
                  <w:left w:val="nil"/>
                  <w:bottom w:val="nil"/>
                  <w:right w:val="nil"/>
                </w:tcBorders>
                <w:shd w:val="clear" w:color="auto" w:fill="auto"/>
                <w:noWrap/>
                <w:vAlign w:val="bottom"/>
                <w:hideMark/>
              </w:tcPr>
            </w:tcPrChange>
          </w:tcPr>
          <w:p w14:paraId="3D1E836E" w14:textId="77777777" w:rsidR="00036D0E" w:rsidRPr="00036D0E" w:rsidRDefault="00036D0E" w:rsidP="00245317">
            <w:pPr>
              <w:spacing w:after="0" w:line="240" w:lineRule="auto"/>
              <w:jc w:val="center"/>
              <w:rPr>
                <w:ins w:id="2627" w:author="David Dayan" w:date="2021-12-03T17:13:00Z"/>
                <w:rFonts w:ascii="Calibri" w:eastAsia="Times New Roman" w:hAnsi="Calibri" w:cs="Times New Roman"/>
                <w:color w:val="000000"/>
                <w:sz w:val="16"/>
                <w:szCs w:val="16"/>
              </w:rPr>
            </w:pPr>
            <w:proofErr w:type="spellStart"/>
            <w:ins w:id="262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629" w:author="David Dayan" w:date="2021-12-03T17:18:00Z">
              <w:tcPr>
                <w:tcW w:w="1530" w:type="dxa"/>
                <w:tcBorders>
                  <w:top w:val="nil"/>
                  <w:left w:val="nil"/>
                  <w:bottom w:val="nil"/>
                  <w:right w:val="nil"/>
                </w:tcBorders>
                <w:shd w:val="clear" w:color="auto" w:fill="auto"/>
                <w:noWrap/>
                <w:vAlign w:val="bottom"/>
                <w:hideMark/>
              </w:tcPr>
            </w:tcPrChange>
          </w:tcPr>
          <w:p w14:paraId="56A4DA24" w14:textId="77777777" w:rsidR="00036D0E" w:rsidRPr="00036D0E" w:rsidRDefault="00036D0E" w:rsidP="00245317">
            <w:pPr>
              <w:spacing w:after="0" w:line="240" w:lineRule="auto"/>
              <w:jc w:val="center"/>
              <w:rPr>
                <w:ins w:id="2630" w:author="David Dayan" w:date="2021-12-03T17:13:00Z"/>
                <w:rFonts w:ascii="Calibri" w:eastAsia="Times New Roman" w:hAnsi="Calibri" w:cs="Times New Roman"/>
                <w:color w:val="000000"/>
                <w:sz w:val="16"/>
                <w:szCs w:val="16"/>
              </w:rPr>
            </w:pPr>
            <w:ins w:id="263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632" w:author="David Dayan" w:date="2021-12-03T17:18:00Z">
              <w:tcPr>
                <w:tcW w:w="898" w:type="dxa"/>
                <w:tcBorders>
                  <w:top w:val="nil"/>
                  <w:left w:val="nil"/>
                  <w:bottom w:val="nil"/>
                  <w:right w:val="nil"/>
                </w:tcBorders>
                <w:shd w:val="clear" w:color="auto" w:fill="auto"/>
                <w:noWrap/>
                <w:vAlign w:val="bottom"/>
                <w:hideMark/>
              </w:tcPr>
            </w:tcPrChange>
          </w:tcPr>
          <w:p w14:paraId="0D51865A" w14:textId="77777777" w:rsidR="00036D0E" w:rsidRPr="00036D0E" w:rsidRDefault="00036D0E" w:rsidP="00245317">
            <w:pPr>
              <w:spacing w:after="0" w:line="240" w:lineRule="auto"/>
              <w:jc w:val="center"/>
              <w:rPr>
                <w:ins w:id="2633" w:author="David Dayan" w:date="2021-12-03T17:13:00Z"/>
                <w:rFonts w:ascii="Calibri" w:eastAsia="Times New Roman" w:hAnsi="Calibri" w:cs="Times New Roman"/>
                <w:color w:val="000000"/>
                <w:sz w:val="16"/>
                <w:szCs w:val="16"/>
              </w:rPr>
            </w:pPr>
            <w:ins w:id="263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635" w:author="David Dayan" w:date="2021-12-03T17:18:00Z">
              <w:tcPr>
                <w:tcW w:w="902" w:type="dxa"/>
                <w:tcBorders>
                  <w:top w:val="nil"/>
                  <w:left w:val="nil"/>
                  <w:bottom w:val="nil"/>
                  <w:right w:val="nil"/>
                </w:tcBorders>
                <w:shd w:val="clear" w:color="auto" w:fill="auto"/>
                <w:noWrap/>
                <w:vAlign w:val="bottom"/>
                <w:hideMark/>
              </w:tcPr>
            </w:tcPrChange>
          </w:tcPr>
          <w:p w14:paraId="0B9BD40F" w14:textId="77777777" w:rsidR="00036D0E" w:rsidRPr="00036D0E" w:rsidRDefault="00036D0E" w:rsidP="00245317">
            <w:pPr>
              <w:spacing w:after="0" w:line="240" w:lineRule="auto"/>
              <w:jc w:val="center"/>
              <w:rPr>
                <w:ins w:id="2636" w:author="David Dayan" w:date="2021-12-03T17:13:00Z"/>
                <w:rFonts w:ascii="Calibri" w:eastAsia="Times New Roman" w:hAnsi="Calibri" w:cs="Times New Roman"/>
                <w:color w:val="000000"/>
                <w:sz w:val="16"/>
                <w:szCs w:val="16"/>
              </w:rPr>
            </w:pPr>
            <w:ins w:id="263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638" w:author="David Dayan" w:date="2021-12-03T17:18:00Z">
              <w:tcPr>
                <w:tcW w:w="2160" w:type="dxa"/>
                <w:tcBorders>
                  <w:top w:val="nil"/>
                  <w:left w:val="nil"/>
                  <w:bottom w:val="nil"/>
                  <w:right w:val="nil"/>
                </w:tcBorders>
                <w:shd w:val="clear" w:color="auto" w:fill="auto"/>
                <w:noWrap/>
                <w:vAlign w:val="bottom"/>
                <w:hideMark/>
              </w:tcPr>
            </w:tcPrChange>
          </w:tcPr>
          <w:p w14:paraId="7423011D" w14:textId="77777777" w:rsidR="00036D0E" w:rsidRPr="00036D0E" w:rsidRDefault="00036D0E" w:rsidP="00245317">
            <w:pPr>
              <w:spacing w:after="0" w:line="240" w:lineRule="auto"/>
              <w:jc w:val="center"/>
              <w:rPr>
                <w:ins w:id="2639" w:author="David Dayan" w:date="2021-12-03T17:13:00Z"/>
                <w:rFonts w:ascii="Calibri" w:eastAsia="Times New Roman" w:hAnsi="Calibri" w:cs="Times New Roman"/>
                <w:color w:val="000000"/>
                <w:sz w:val="16"/>
                <w:szCs w:val="16"/>
              </w:rPr>
            </w:pPr>
            <w:ins w:id="264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641" w:author="David Dayan" w:date="2021-12-03T17:18:00Z">
              <w:tcPr>
                <w:tcW w:w="2876" w:type="dxa"/>
                <w:gridSpan w:val="2"/>
                <w:tcBorders>
                  <w:top w:val="nil"/>
                  <w:left w:val="nil"/>
                  <w:bottom w:val="nil"/>
                  <w:right w:val="nil"/>
                </w:tcBorders>
                <w:shd w:val="clear" w:color="auto" w:fill="auto"/>
                <w:noWrap/>
                <w:vAlign w:val="bottom"/>
                <w:hideMark/>
              </w:tcPr>
            </w:tcPrChange>
          </w:tcPr>
          <w:p w14:paraId="7DEEA22E" w14:textId="77777777" w:rsidR="00036D0E" w:rsidRPr="00036D0E" w:rsidRDefault="00036D0E" w:rsidP="00245317">
            <w:pPr>
              <w:spacing w:after="0" w:line="240" w:lineRule="auto"/>
              <w:jc w:val="center"/>
              <w:rPr>
                <w:ins w:id="2642" w:author="David Dayan" w:date="2021-12-03T17:13:00Z"/>
                <w:rFonts w:ascii="Calibri" w:eastAsia="Times New Roman" w:hAnsi="Calibri" w:cs="Times New Roman"/>
                <w:color w:val="000000"/>
                <w:sz w:val="16"/>
                <w:szCs w:val="16"/>
              </w:rPr>
            </w:pPr>
            <w:ins w:id="264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644" w:author="David Dayan" w:date="2021-12-03T17:18:00Z">
              <w:tcPr>
                <w:tcW w:w="1426" w:type="dxa"/>
                <w:tcBorders>
                  <w:top w:val="nil"/>
                  <w:left w:val="nil"/>
                  <w:bottom w:val="nil"/>
                  <w:right w:val="nil"/>
                </w:tcBorders>
                <w:shd w:val="clear" w:color="auto" w:fill="auto"/>
                <w:noWrap/>
                <w:vAlign w:val="bottom"/>
                <w:hideMark/>
              </w:tcPr>
            </w:tcPrChange>
          </w:tcPr>
          <w:p w14:paraId="46D0A73C" w14:textId="77777777" w:rsidR="00036D0E" w:rsidRPr="00036D0E" w:rsidRDefault="00036D0E" w:rsidP="00245317">
            <w:pPr>
              <w:spacing w:after="0" w:line="240" w:lineRule="auto"/>
              <w:jc w:val="center"/>
              <w:rPr>
                <w:ins w:id="2645" w:author="David Dayan" w:date="2021-12-03T17:13:00Z"/>
                <w:rFonts w:ascii="Calibri" w:eastAsia="Times New Roman" w:hAnsi="Calibri" w:cs="Times New Roman"/>
                <w:color w:val="000000"/>
                <w:sz w:val="16"/>
                <w:szCs w:val="16"/>
              </w:rPr>
            </w:pPr>
            <w:ins w:id="264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4D1BE9C0" w14:textId="77777777" w:rsidTr="00245317">
        <w:trPr>
          <w:cantSplit/>
          <w:trHeight w:val="20"/>
          <w:ins w:id="2647" w:author="David Dayan" w:date="2021-12-03T17:13:00Z"/>
          <w:trPrChange w:id="26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49" w:author="David Dayan" w:date="2021-12-03T17:18:00Z">
              <w:tcPr>
                <w:tcW w:w="1563" w:type="dxa"/>
                <w:tcBorders>
                  <w:top w:val="nil"/>
                  <w:left w:val="nil"/>
                  <w:bottom w:val="nil"/>
                  <w:right w:val="nil"/>
                </w:tcBorders>
                <w:shd w:val="clear" w:color="auto" w:fill="auto"/>
                <w:noWrap/>
                <w:vAlign w:val="bottom"/>
                <w:hideMark/>
              </w:tcPr>
            </w:tcPrChange>
          </w:tcPr>
          <w:p w14:paraId="705B5F05" w14:textId="77777777" w:rsidR="00036D0E" w:rsidRPr="00036D0E" w:rsidRDefault="00036D0E" w:rsidP="00245317">
            <w:pPr>
              <w:spacing w:after="0" w:line="240" w:lineRule="auto"/>
              <w:jc w:val="center"/>
              <w:rPr>
                <w:ins w:id="2650" w:author="David Dayan" w:date="2021-12-03T17:13:00Z"/>
                <w:rFonts w:ascii="Calibri" w:eastAsia="Times New Roman" w:hAnsi="Calibri" w:cs="Times New Roman"/>
                <w:color w:val="000000"/>
                <w:sz w:val="16"/>
                <w:szCs w:val="16"/>
              </w:rPr>
            </w:pPr>
            <w:ins w:id="2651" w:author="David Dayan" w:date="2021-12-03T17:13:00Z">
              <w:r w:rsidRPr="00036D0E">
                <w:rPr>
                  <w:rFonts w:ascii="Calibri" w:eastAsia="Times New Roman" w:hAnsi="Calibri" w:cs="Times New Roman"/>
                  <w:color w:val="000000"/>
                  <w:sz w:val="16"/>
                  <w:szCs w:val="16"/>
                </w:rPr>
                <w:t>OtsAC20ROGR_0062</w:t>
              </w:r>
            </w:ins>
          </w:p>
        </w:tc>
        <w:tc>
          <w:tcPr>
            <w:tcW w:w="746" w:type="dxa"/>
            <w:tcBorders>
              <w:top w:val="nil"/>
              <w:left w:val="nil"/>
              <w:bottom w:val="nil"/>
              <w:right w:val="nil"/>
            </w:tcBorders>
            <w:shd w:val="clear" w:color="auto" w:fill="auto"/>
            <w:noWrap/>
            <w:vAlign w:val="bottom"/>
            <w:hideMark/>
            <w:tcPrChange w:id="2652" w:author="David Dayan" w:date="2021-12-03T17:18:00Z">
              <w:tcPr>
                <w:tcW w:w="746" w:type="dxa"/>
                <w:tcBorders>
                  <w:top w:val="nil"/>
                  <w:left w:val="nil"/>
                  <w:bottom w:val="nil"/>
                  <w:right w:val="nil"/>
                </w:tcBorders>
                <w:shd w:val="clear" w:color="auto" w:fill="auto"/>
                <w:noWrap/>
                <w:vAlign w:val="bottom"/>
                <w:hideMark/>
              </w:tcPr>
            </w:tcPrChange>
          </w:tcPr>
          <w:p w14:paraId="7C592FFC" w14:textId="77777777" w:rsidR="00036D0E" w:rsidRPr="00036D0E" w:rsidRDefault="00036D0E" w:rsidP="00245317">
            <w:pPr>
              <w:spacing w:after="0" w:line="240" w:lineRule="auto"/>
              <w:jc w:val="center"/>
              <w:rPr>
                <w:ins w:id="2653" w:author="David Dayan" w:date="2021-12-03T17:13:00Z"/>
                <w:rFonts w:ascii="Calibri" w:eastAsia="Times New Roman" w:hAnsi="Calibri" w:cs="Times New Roman"/>
                <w:color w:val="000000"/>
                <w:sz w:val="16"/>
                <w:szCs w:val="16"/>
              </w:rPr>
            </w:pPr>
            <w:ins w:id="2654"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655" w:author="David Dayan" w:date="2021-12-03T17:18:00Z">
              <w:tcPr>
                <w:tcW w:w="599" w:type="dxa"/>
                <w:tcBorders>
                  <w:top w:val="nil"/>
                  <w:left w:val="nil"/>
                  <w:bottom w:val="nil"/>
                  <w:right w:val="nil"/>
                </w:tcBorders>
                <w:shd w:val="clear" w:color="auto" w:fill="auto"/>
                <w:noWrap/>
                <w:vAlign w:val="bottom"/>
                <w:hideMark/>
              </w:tcPr>
            </w:tcPrChange>
          </w:tcPr>
          <w:p w14:paraId="0492C96A" w14:textId="77777777" w:rsidR="00036D0E" w:rsidRPr="00036D0E" w:rsidRDefault="00036D0E" w:rsidP="00245317">
            <w:pPr>
              <w:spacing w:after="0" w:line="240" w:lineRule="auto"/>
              <w:jc w:val="center"/>
              <w:rPr>
                <w:ins w:id="2656" w:author="David Dayan" w:date="2021-12-03T17:13:00Z"/>
                <w:rFonts w:ascii="Calibri" w:eastAsia="Times New Roman" w:hAnsi="Calibri" w:cs="Times New Roman"/>
                <w:color w:val="000000"/>
                <w:sz w:val="16"/>
                <w:szCs w:val="16"/>
              </w:rPr>
            </w:pPr>
            <w:ins w:id="2657"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658" w:author="David Dayan" w:date="2021-12-03T17:18:00Z">
              <w:tcPr>
                <w:tcW w:w="1142" w:type="dxa"/>
                <w:tcBorders>
                  <w:top w:val="nil"/>
                  <w:left w:val="nil"/>
                  <w:bottom w:val="nil"/>
                  <w:right w:val="nil"/>
                </w:tcBorders>
                <w:shd w:val="clear" w:color="auto" w:fill="auto"/>
                <w:noWrap/>
                <w:vAlign w:val="bottom"/>
                <w:hideMark/>
              </w:tcPr>
            </w:tcPrChange>
          </w:tcPr>
          <w:p w14:paraId="0E45AC85" w14:textId="77777777" w:rsidR="00036D0E" w:rsidRPr="00036D0E" w:rsidRDefault="00036D0E" w:rsidP="00245317">
            <w:pPr>
              <w:spacing w:after="0" w:line="240" w:lineRule="auto"/>
              <w:jc w:val="center"/>
              <w:rPr>
                <w:ins w:id="2659" w:author="David Dayan" w:date="2021-12-03T17:13:00Z"/>
                <w:rFonts w:ascii="Calibri" w:eastAsia="Times New Roman" w:hAnsi="Calibri" w:cs="Times New Roman"/>
                <w:color w:val="000000"/>
                <w:sz w:val="16"/>
                <w:szCs w:val="16"/>
              </w:rPr>
            </w:pPr>
            <w:proofErr w:type="spellStart"/>
            <w:ins w:id="266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661" w:author="David Dayan" w:date="2021-12-03T17:18:00Z">
              <w:tcPr>
                <w:tcW w:w="1440" w:type="dxa"/>
                <w:tcBorders>
                  <w:top w:val="nil"/>
                  <w:left w:val="nil"/>
                  <w:bottom w:val="nil"/>
                  <w:right w:val="nil"/>
                </w:tcBorders>
                <w:shd w:val="clear" w:color="auto" w:fill="auto"/>
                <w:noWrap/>
                <w:vAlign w:val="bottom"/>
                <w:hideMark/>
              </w:tcPr>
            </w:tcPrChange>
          </w:tcPr>
          <w:p w14:paraId="21F828F5" w14:textId="77777777" w:rsidR="00036D0E" w:rsidRPr="00036D0E" w:rsidRDefault="00036D0E" w:rsidP="00245317">
            <w:pPr>
              <w:spacing w:after="0" w:line="240" w:lineRule="auto"/>
              <w:jc w:val="center"/>
              <w:rPr>
                <w:ins w:id="2662" w:author="David Dayan" w:date="2021-12-03T17:13:00Z"/>
                <w:rFonts w:ascii="Calibri" w:eastAsia="Times New Roman" w:hAnsi="Calibri" w:cs="Times New Roman"/>
                <w:color w:val="000000"/>
                <w:sz w:val="16"/>
                <w:szCs w:val="16"/>
              </w:rPr>
            </w:pPr>
            <w:proofErr w:type="spellStart"/>
            <w:ins w:id="266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664" w:author="David Dayan" w:date="2021-12-03T17:18:00Z">
              <w:tcPr>
                <w:tcW w:w="1530" w:type="dxa"/>
                <w:tcBorders>
                  <w:top w:val="nil"/>
                  <w:left w:val="nil"/>
                  <w:bottom w:val="nil"/>
                  <w:right w:val="nil"/>
                </w:tcBorders>
                <w:shd w:val="clear" w:color="auto" w:fill="auto"/>
                <w:noWrap/>
                <w:vAlign w:val="bottom"/>
                <w:hideMark/>
              </w:tcPr>
            </w:tcPrChange>
          </w:tcPr>
          <w:p w14:paraId="48481326" w14:textId="77777777" w:rsidR="00036D0E" w:rsidRPr="00036D0E" w:rsidRDefault="00036D0E" w:rsidP="00245317">
            <w:pPr>
              <w:spacing w:after="0" w:line="240" w:lineRule="auto"/>
              <w:jc w:val="center"/>
              <w:rPr>
                <w:ins w:id="2665" w:author="David Dayan" w:date="2021-12-03T17:13:00Z"/>
                <w:rFonts w:ascii="Calibri" w:eastAsia="Times New Roman" w:hAnsi="Calibri" w:cs="Times New Roman"/>
                <w:color w:val="000000"/>
                <w:sz w:val="16"/>
                <w:szCs w:val="16"/>
              </w:rPr>
            </w:pPr>
            <w:ins w:id="266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667" w:author="David Dayan" w:date="2021-12-03T17:18:00Z">
              <w:tcPr>
                <w:tcW w:w="898" w:type="dxa"/>
                <w:tcBorders>
                  <w:top w:val="nil"/>
                  <w:left w:val="nil"/>
                  <w:bottom w:val="nil"/>
                  <w:right w:val="nil"/>
                </w:tcBorders>
                <w:shd w:val="clear" w:color="auto" w:fill="auto"/>
                <w:noWrap/>
                <w:vAlign w:val="bottom"/>
                <w:hideMark/>
              </w:tcPr>
            </w:tcPrChange>
          </w:tcPr>
          <w:p w14:paraId="101371F9" w14:textId="77777777" w:rsidR="00036D0E" w:rsidRPr="00036D0E" w:rsidRDefault="00036D0E" w:rsidP="00245317">
            <w:pPr>
              <w:spacing w:after="0" w:line="240" w:lineRule="auto"/>
              <w:jc w:val="center"/>
              <w:rPr>
                <w:ins w:id="2668" w:author="David Dayan" w:date="2021-12-03T17:13:00Z"/>
                <w:rFonts w:ascii="Calibri" w:eastAsia="Times New Roman" w:hAnsi="Calibri" w:cs="Times New Roman"/>
                <w:color w:val="000000"/>
                <w:sz w:val="16"/>
                <w:szCs w:val="16"/>
              </w:rPr>
            </w:pPr>
            <w:ins w:id="266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670" w:author="David Dayan" w:date="2021-12-03T17:18:00Z">
              <w:tcPr>
                <w:tcW w:w="902" w:type="dxa"/>
                <w:tcBorders>
                  <w:top w:val="nil"/>
                  <w:left w:val="nil"/>
                  <w:bottom w:val="nil"/>
                  <w:right w:val="nil"/>
                </w:tcBorders>
                <w:shd w:val="clear" w:color="auto" w:fill="auto"/>
                <w:noWrap/>
                <w:vAlign w:val="bottom"/>
                <w:hideMark/>
              </w:tcPr>
            </w:tcPrChange>
          </w:tcPr>
          <w:p w14:paraId="550816C7" w14:textId="77777777" w:rsidR="00036D0E" w:rsidRPr="00036D0E" w:rsidRDefault="00036D0E" w:rsidP="00245317">
            <w:pPr>
              <w:spacing w:after="0" w:line="240" w:lineRule="auto"/>
              <w:jc w:val="center"/>
              <w:rPr>
                <w:ins w:id="2671" w:author="David Dayan" w:date="2021-12-03T17:13:00Z"/>
                <w:rFonts w:ascii="Calibri" w:eastAsia="Times New Roman" w:hAnsi="Calibri" w:cs="Times New Roman"/>
                <w:color w:val="000000"/>
                <w:sz w:val="16"/>
                <w:szCs w:val="16"/>
              </w:rPr>
            </w:pPr>
            <w:ins w:id="267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673" w:author="David Dayan" w:date="2021-12-03T17:18:00Z">
              <w:tcPr>
                <w:tcW w:w="2160" w:type="dxa"/>
                <w:tcBorders>
                  <w:top w:val="nil"/>
                  <w:left w:val="nil"/>
                  <w:bottom w:val="nil"/>
                  <w:right w:val="nil"/>
                </w:tcBorders>
                <w:shd w:val="clear" w:color="auto" w:fill="auto"/>
                <w:noWrap/>
                <w:vAlign w:val="bottom"/>
                <w:hideMark/>
              </w:tcPr>
            </w:tcPrChange>
          </w:tcPr>
          <w:p w14:paraId="325EA869" w14:textId="77777777" w:rsidR="00036D0E" w:rsidRPr="00036D0E" w:rsidRDefault="00036D0E" w:rsidP="00245317">
            <w:pPr>
              <w:spacing w:after="0" w:line="240" w:lineRule="auto"/>
              <w:jc w:val="center"/>
              <w:rPr>
                <w:ins w:id="2674" w:author="David Dayan" w:date="2021-12-03T17:13:00Z"/>
                <w:rFonts w:ascii="Calibri" w:eastAsia="Times New Roman" w:hAnsi="Calibri" w:cs="Times New Roman"/>
                <w:color w:val="000000"/>
                <w:sz w:val="16"/>
                <w:szCs w:val="16"/>
              </w:rPr>
            </w:pPr>
            <w:ins w:id="267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676" w:author="David Dayan" w:date="2021-12-03T17:18:00Z">
              <w:tcPr>
                <w:tcW w:w="2876" w:type="dxa"/>
                <w:gridSpan w:val="2"/>
                <w:tcBorders>
                  <w:top w:val="nil"/>
                  <w:left w:val="nil"/>
                  <w:bottom w:val="nil"/>
                  <w:right w:val="nil"/>
                </w:tcBorders>
                <w:shd w:val="clear" w:color="auto" w:fill="auto"/>
                <w:noWrap/>
                <w:vAlign w:val="bottom"/>
                <w:hideMark/>
              </w:tcPr>
            </w:tcPrChange>
          </w:tcPr>
          <w:p w14:paraId="746F8EFF" w14:textId="77777777" w:rsidR="00036D0E" w:rsidRPr="00036D0E" w:rsidRDefault="00036D0E" w:rsidP="00245317">
            <w:pPr>
              <w:spacing w:after="0" w:line="240" w:lineRule="auto"/>
              <w:jc w:val="center"/>
              <w:rPr>
                <w:ins w:id="2677" w:author="David Dayan" w:date="2021-12-03T17:13:00Z"/>
                <w:rFonts w:ascii="Calibri" w:eastAsia="Times New Roman" w:hAnsi="Calibri" w:cs="Times New Roman"/>
                <w:color w:val="000000"/>
                <w:sz w:val="16"/>
                <w:szCs w:val="16"/>
              </w:rPr>
            </w:pPr>
            <w:ins w:id="267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679" w:author="David Dayan" w:date="2021-12-03T17:18:00Z">
              <w:tcPr>
                <w:tcW w:w="1426" w:type="dxa"/>
                <w:tcBorders>
                  <w:top w:val="nil"/>
                  <w:left w:val="nil"/>
                  <w:bottom w:val="nil"/>
                  <w:right w:val="nil"/>
                </w:tcBorders>
                <w:shd w:val="clear" w:color="auto" w:fill="auto"/>
                <w:noWrap/>
                <w:vAlign w:val="bottom"/>
                <w:hideMark/>
              </w:tcPr>
            </w:tcPrChange>
          </w:tcPr>
          <w:p w14:paraId="76CDB815" w14:textId="77777777" w:rsidR="00036D0E" w:rsidRPr="00036D0E" w:rsidRDefault="00036D0E" w:rsidP="00245317">
            <w:pPr>
              <w:spacing w:after="0" w:line="240" w:lineRule="auto"/>
              <w:jc w:val="center"/>
              <w:rPr>
                <w:ins w:id="2680" w:author="David Dayan" w:date="2021-12-03T17:13:00Z"/>
                <w:rFonts w:ascii="Calibri" w:eastAsia="Times New Roman" w:hAnsi="Calibri" w:cs="Times New Roman"/>
                <w:color w:val="000000"/>
                <w:sz w:val="16"/>
                <w:szCs w:val="16"/>
              </w:rPr>
            </w:pPr>
            <w:ins w:id="268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06382351" w14:textId="77777777" w:rsidTr="00245317">
        <w:trPr>
          <w:cantSplit/>
          <w:trHeight w:val="20"/>
          <w:ins w:id="2682" w:author="David Dayan" w:date="2021-12-03T17:13:00Z"/>
          <w:trPrChange w:id="26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684" w:author="David Dayan" w:date="2021-12-03T17:18:00Z">
              <w:tcPr>
                <w:tcW w:w="1563" w:type="dxa"/>
                <w:tcBorders>
                  <w:top w:val="nil"/>
                  <w:left w:val="nil"/>
                  <w:bottom w:val="nil"/>
                  <w:right w:val="nil"/>
                </w:tcBorders>
                <w:shd w:val="clear" w:color="auto" w:fill="auto"/>
                <w:noWrap/>
                <w:vAlign w:val="bottom"/>
                <w:hideMark/>
              </w:tcPr>
            </w:tcPrChange>
          </w:tcPr>
          <w:p w14:paraId="42E348C9" w14:textId="77777777" w:rsidR="00036D0E" w:rsidRPr="00036D0E" w:rsidRDefault="00036D0E" w:rsidP="00245317">
            <w:pPr>
              <w:spacing w:after="0" w:line="240" w:lineRule="auto"/>
              <w:jc w:val="center"/>
              <w:rPr>
                <w:ins w:id="2685" w:author="David Dayan" w:date="2021-12-03T17:13:00Z"/>
                <w:rFonts w:ascii="Calibri" w:eastAsia="Times New Roman" w:hAnsi="Calibri" w:cs="Times New Roman"/>
                <w:color w:val="000000"/>
                <w:sz w:val="16"/>
                <w:szCs w:val="16"/>
              </w:rPr>
            </w:pPr>
            <w:ins w:id="2686" w:author="David Dayan" w:date="2021-12-03T17:13:00Z">
              <w:r w:rsidRPr="00036D0E">
                <w:rPr>
                  <w:rFonts w:ascii="Calibri" w:eastAsia="Times New Roman" w:hAnsi="Calibri" w:cs="Times New Roman"/>
                  <w:color w:val="000000"/>
                  <w:sz w:val="16"/>
                  <w:szCs w:val="16"/>
                </w:rPr>
                <w:t>OtsAC20ROGR_0063</w:t>
              </w:r>
            </w:ins>
          </w:p>
        </w:tc>
        <w:tc>
          <w:tcPr>
            <w:tcW w:w="746" w:type="dxa"/>
            <w:tcBorders>
              <w:top w:val="nil"/>
              <w:left w:val="nil"/>
              <w:bottom w:val="nil"/>
              <w:right w:val="nil"/>
            </w:tcBorders>
            <w:shd w:val="clear" w:color="auto" w:fill="auto"/>
            <w:noWrap/>
            <w:vAlign w:val="bottom"/>
            <w:hideMark/>
            <w:tcPrChange w:id="2687" w:author="David Dayan" w:date="2021-12-03T17:18:00Z">
              <w:tcPr>
                <w:tcW w:w="746" w:type="dxa"/>
                <w:tcBorders>
                  <w:top w:val="nil"/>
                  <w:left w:val="nil"/>
                  <w:bottom w:val="nil"/>
                  <w:right w:val="nil"/>
                </w:tcBorders>
                <w:shd w:val="clear" w:color="auto" w:fill="auto"/>
                <w:noWrap/>
                <w:vAlign w:val="bottom"/>
                <w:hideMark/>
              </w:tcPr>
            </w:tcPrChange>
          </w:tcPr>
          <w:p w14:paraId="246C1F49" w14:textId="77777777" w:rsidR="00036D0E" w:rsidRPr="00036D0E" w:rsidRDefault="00036D0E" w:rsidP="00245317">
            <w:pPr>
              <w:spacing w:after="0" w:line="240" w:lineRule="auto"/>
              <w:jc w:val="center"/>
              <w:rPr>
                <w:ins w:id="2688" w:author="David Dayan" w:date="2021-12-03T17:13:00Z"/>
                <w:rFonts w:ascii="Calibri" w:eastAsia="Times New Roman" w:hAnsi="Calibri" w:cs="Times New Roman"/>
                <w:color w:val="000000"/>
                <w:sz w:val="16"/>
                <w:szCs w:val="16"/>
              </w:rPr>
            </w:pPr>
            <w:ins w:id="2689"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690" w:author="David Dayan" w:date="2021-12-03T17:18:00Z">
              <w:tcPr>
                <w:tcW w:w="599" w:type="dxa"/>
                <w:tcBorders>
                  <w:top w:val="nil"/>
                  <w:left w:val="nil"/>
                  <w:bottom w:val="nil"/>
                  <w:right w:val="nil"/>
                </w:tcBorders>
                <w:shd w:val="clear" w:color="auto" w:fill="auto"/>
                <w:noWrap/>
                <w:vAlign w:val="bottom"/>
                <w:hideMark/>
              </w:tcPr>
            </w:tcPrChange>
          </w:tcPr>
          <w:p w14:paraId="62F90C4F" w14:textId="77777777" w:rsidR="00036D0E" w:rsidRPr="00036D0E" w:rsidRDefault="00036D0E" w:rsidP="00245317">
            <w:pPr>
              <w:spacing w:after="0" w:line="240" w:lineRule="auto"/>
              <w:jc w:val="center"/>
              <w:rPr>
                <w:ins w:id="2691" w:author="David Dayan" w:date="2021-12-03T17:13:00Z"/>
                <w:rFonts w:ascii="Calibri" w:eastAsia="Times New Roman" w:hAnsi="Calibri" w:cs="Times New Roman"/>
                <w:color w:val="000000"/>
                <w:sz w:val="16"/>
                <w:szCs w:val="16"/>
              </w:rPr>
            </w:pPr>
            <w:ins w:id="2692"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693" w:author="David Dayan" w:date="2021-12-03T17:18:00Z">
              <w:tcPr>
                <w:tcW w:w="1142" w:type="dxa"/>
                <w:tcBorders>
                  <w:top w:val="nil"/>
                  <w:left w:val="nil"/>
                  <w:bottom w:val="nil"/>
                  <w:right w:val="nil"/>
                </w:tcBorders>
                <w:shd w:val="clear" w:color="auto" w:fill="auto"/>
                <w:noWrap/>
                <w:vAlign w:val="bottom"/>
                <w:hideMark/>
              </w:tcPr>
            </w:tcPrChange>
          </w:tcPr>
          <w:p w14:paraId="075A15E8" w14:textId="77777777" w:rsidR="00036D0E" w:rsidRPr="00036D0E" w:rsidRDefault="00036D0E" w:rsidP="00245317">
            <w:pPr>
              <w:spacing w:after="0" w:line="240" w:lineRule="auto"/>
              <w:jc w:val="center"/>
              <w:rPr>
                <w:ins w:id="2694" w:author="David Dayan" w:date="2021-12-03T17:13:00Z"/>
                <w:rFonts w:ascii="Calibri" w:eastAsia="Times New Roman" w:hAnsi="Calibri" w:cs="Times New Roman"/>
                <w:color w:val="000000"/>
                <w:sz w:val="16"/>
                <w:szCs w:val="16"/>
              </w:rPr>
            </w:pPr>
            <w:proofErr w:type="spellStart"/>
            <w:ins w:id="269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696" w:author="David Dayan" w:date="2021-12-03T17:18:00Z">
              <w:tcPr>
                <w:tcW w:w="1440" w:type="dxa"/>
                <w:tcBorders>
                  <w:top w:val="nil"/>
                  <w:left w:val="nil"/>
                  <w:bottom w:val="nil"/>
                  <w:right w:val="nil"/>
                </w:tcBorders>
                <w:shd w:val="clear" w:color="auto" w:fill="auto"/>
                <w:noWrap/>
                <w:vAlign w:val="bottom"/>
                <w:hideMark/>
              </w:tcPr>
            </w:tcPrChange>
          </w:tcPr>
          <w:p w14:paraId="26072BA4" w14:textId="77777777" w:rsidR="00036D0E" w:rsidRPr="00036D0E" w:rsidRDefault="00036D0E" w:rsidP="00245317">
            <w:pPr>
              <w:spacing w:after="0" w:line="240" w:lineRule="auto"/>
              <w:jc w:val="center"/>
              <w:rPr>
                <w:ins w:id="2697" w:author="David Dayan" w:date="2021-12-03T17:13:00Z"/>
                <w:rFonts w:ascii="Calibri" w:eastAsia="Times New Roman" w:hAnsi="Calibri" w:cs="Times New Roman"/>
                <w:color w:val="000000"/>
                <w:sz w:val="16"/>
                <w:szCs w:val="16"/>
              </w:rPr>
            </w:pPr>
            <w:proofErr w:type="spellStart"/>
            <w:ins w:id="269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699" w:author="David Dayan" w:date="2021-12-03T17:18:00Z">
              <w:tcPr>
                <w:tcW w:w="1530" w:type="dxa"/>
                <w:tcBorders>
                  <w:top w:val="nil"/>
                  <w:left w:val="nil"/>
                  <w:bottom w:val="nil"/>
                  <w:right w:val="nil"/>
                </w:tcBorders>
                <w:shd w:val="clear" w:color="auto" w:fill="auto"/>
                <w:noWrap/>
                <w:vAlign w:val="bottom"/>
                <w:hideMark/>
              </w:tcPr>
            </w:tcPrChange>
          </w:tcPr>
          <w:p w14:paraId="7C21FB8E" w14:textId="77777777" w:rsidR="00036D0E" w:rsidRPr="00036D0E" w:rsidRDefault="00036D0E" w:rsidP="00245317">
            <w:pPr>
              <w:spacing w:after="0" w:line="240" w:lineRule="auto"/>
              <w:jc w:val="center"/>
              <w:rPr>
                <w:ins w:id="2700" w:author="David Dayan" w:date="2021-12-03T17:13:00Z"/>
                <w:rFonts w:ascii="Calibri" w:eastAsia="Times New Roman" w:hAnsi="Calibri" w:cs="Times New Roman"/>
                <w:color w:val="000000"/>
                <w:sz w:val="16"/>
                <w:szCs w:val="16"/>
              </w:rPr>
            </w:pPr>
            <w:ins w:id="270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702" w:author="David Dayan" w:date="2021-12-03T17:18:00Z">
              <w:tcPr>
                <w:tcW w:w="898" w:type="dxa"/>
                <w:tcBorders>
                  <w:top w:val="nil"/>
                  <w:left w:val="nil"/>
                  <w:bottom w:val="nil"/>
                  <w:right w:val="nil"/>
                </w:tcBorders>
                <w:shd w:val="clear" w:color="auto" w:fill="auto"/>
                <w:noWrap/>
                <w:vAlign w:val="bottom"/>
                <w:hideMark/>
              </w:tcPr>
            </w:tcPrChange>
          </w:tcPr>
          <w:p w14:paraId="3EBC73A4" w14:textId="77777777" w:rsidR="00036D0E" w:rsidRPr="00036D0E" w:rsidRDefault="00036D0E" w:rsidP="00245317">
            <w:pPr>
              <w:spacing w:after="0" w:line="240" w:lineRule="auto"/>
              <w:jc w:val="center"/>
              <w:rPr>
                <w:ins w:id="2703" w:author="David Dayan" w:date="2021-12-03T17:13:00Z"/>
                <w:rFonts w:ascii="Calibri" w:eastAsia="Times New Roman" w:hAnsi="Calibri" w:cs="Times New Roman"/>
                <w:color w:val="000000"/>
                <w:sz w:val="16"/>
                <w:szCs w:val="16"/>
              </w:rPr>
            </w:pPr>
            <w:ins w:id="270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705" w:author="David Dayan" w:date="2021-12-03T17:18:00Z">
              <w:tcPr>
                <w:tcW w:w="902" w:type="dxa"/>
                <w:tcBorders>
                  <w:top w:val="nil"/>
                  <w:left w:val="nil"/>
                  <w:bottom w:val="nil"/>
                  <w:right w:val="nil"/>
                </w:tcBorders>
                <w:shd w:val="clear" w:color="auto" w:fill="auto"/>
                <w:noWrap/>
                <w:vAlign w:val="bottom"/>
                <w:hideMark/>
              </w:tcPr>
            </w:tcPrChange>
          </w:tcPr>
          <w:p w14:paraId="5EAD3A8F" w14:textId="77777777" w:rsidR="00036D0E" w:rsidRPr="00036D0E" w:rsidRDefault="00036D0E" w:rsidP="00245317">
            <w:pPr>
              <w:spacing w:after="0" w:line="240" w:lineRule="auto"/>
              <w:jc w:val="center"/>
              <w:rPr>
                <w:ins w:id="2706" w:author="David Dayan" w:date="2021-12-03T17:13:00Z"/>
                <w:rFonts w:ascii="Calibri" w:eastAsia="Times New Roman" w:hAnsi="Calibri" w:cs="Times New Roman"/>
                <w:color w:val="000000"/>
                <w:sz w:val="16"/>
                <w:szCs w:val="16"/>
              </w:rPr>
            </w:pPr>
            <w:ins w:id="270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708" w:author="David Dayan" w:date="2021-12-03T17:18:00Z">
              <w:tcPr>
                <w:tcW w:w="2160" w:type="dxa"/>
                <w:tcBorders>
                  <w:top w:val="nil"/>
                  <w:left w:val="nil"/>
                  <w:bottom w:val="nil"/>
                  <w:right w:val="nil"/>
                </w:tcBorders>
                <w:shd w:val="clear" w:color="auto" w:fill="auto"/>
                <w:noWrap/>
                <w:vAlign w:val="bottom"/>
                <w:hideMark/>
              </w:tcPr>
            </w:tcPrChange>
          </w:tcPr>
          <w:p w14:paraId="36AC73F0" w14:textId="77777777" w:rsidR="00036D0E" w:rsidRPr="00036D0E" w:rsidRDefault="00036D0E" w:rsidP="00245317">
            <w:pPr>
              <w:spacing w:after="0" w:line="240" w:lineRule="auto"/>
              <w:jc w:val="center"/>
              <w:rPr>
                <w:ins w:id="2709" w:author="David Dayan" w:date="2021-12-03T17:13:00Z"/>
                <w:rFonts w:ascii="Calibri" w:eastAsia="Times New Roman" w:hAnsi="Calibri" w:cs="Times New Roman"/>
                <w:color w:val="000000"/>
                <w:sz w:val="16"/>
                <w:szCs w:val="16"/>
              </w:rPr>
            </w:pPr>
            <w:ins w:id="271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711" w:author="David Dayan" w:date="2021-12-03T17:18:00Z">
              <w:tcPr>
                <w:tcW w:w="2876" w:type="dxa"/>
                <w:gridSpan w:val="2"/>
                <w:tcBorders>
                  <w:top w:val="nil"/>
                  <w:left w:val="nil"/>
                  <w:bottom w:val="nil"/>
                  <w:right w:val="nil"/>
                </w:tcBorders>
                <w:shd w:val="clear" w:color="auto" w:fill="auto"/>
                <w:noWrap/>
                <w:vAlign w:val="bottom"/>
                <w:hideMark/>
              </w:tcPr>
            </w:tcPrChange>
          </w:tcPr>
          <w:p w14:paraId="10E89EEC" w14:textId="77777777" w:rsidR="00036D0E" w:rsidRPr="00036D0E" w:rsidRDefault="00036D0E" w:rsidP="00245317">
            <w:pPr>
              <w:spacing w:after="0" w:line="240" w:lineRule="auto"/>
              <w:jc w:val="center"/>
              <w:rPr>
                <w:ins w:id="2712" w:author="David Dayan" w:date="2021-12-03T17:13:00Z"/>
                <w:rFonts w:ascii="Calibri" w:eastAsia="Times New Roman" w:hAnsi="Calibri" w:cs="Times New Roman"/>
                <w:color w:val="000000"/>
                <w:sz w:val="16"/>
                <w:szCs w:val="16"/>
              </w:rPr>
            </w:pPr>
            <w:ins w:id="271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714" w:author="David Dayan" w:date="2021-12-03T17:18:00Z">
              <w:tcPr>
                <w:tcW w:w="1426" w:type="dxa"/>
                <w:tcBorders>
                  <w:top w:val="nil"/>
                  <w:left w:val="nil"/>
                  <w:bottom w:val="nil"/>
                  <w:right w:val="nil"/>
                </w:tcBorders>
                <w:shd w:val="clear" w:color="auto" w:fill="auto"/>
                <w:noWrap/>
                <w:vAlign w:val="bottom"/>
                <w:hideMark/>
              </w:tcPr>
            </w:tcPrChange>
          </w:tcPr>
          <w:p w14:paraId="47258A51" w14:textId="77777777" w:rsidR="00036D0E" w:rsidRPr="00036D0E" w:rsidRDefault="00036D0E" w:rsidP="00245317">
            <w:pPr>
              <w:spacing w:after="0" w:line="240" w:lineRule="auto"/>
              <w:jc w:val="center"/>
              <w:rPr>
                <w:ins w:id="2715" w:author="David Dayan" w:date="2021-12-03T17:13:00Z"/>
                <w:rFonts w:ascii="Calibri" w:eastAsia="Times New Roman" w:hAnsi="Calibri" w:cs="Times New Roman"/>
                <w:color w:val="000000"/>
                <w:sz w:val="16"/>
                <w:szCs w:val="16"/>
              </w:rPr>
            </w:pPr>
            <w:ins w:id="2716" w:author="David Dayan" w:date="2021-12-03T17:13:00Z">
              <w:r w:rsidRPr="00036D0E">
                <w:rPr>
                  <w:rFonts w:ascii="Calibri" w:eastAsia="Times New Roman" w:hAnsi="Calibri" w:cs="Times New Roman"/>
                  <w:color w:val="000000"/>
                  <w:sz w:val="16"/>
                  <w:szCs w:val="16"/>
                </w:rPr>
                <w:t>heterozygote</w:t>
              </w:r>
            </w:ins>
          </w:p>
        </w:tc>
      </w:tr>
      <w:tr w:rsidR="00036D0E" w:rsidRPr="00036D0E" w14:paraId="3EE84148" w14:textId="77777777" w:rsidTr="00245317">
        <w:trPr>
          <w:cantSplit/>
          <w:trHeight w:val="20"/>
          <w:ins w:id="2717" w:author="David Dayan" w:date="2021-12-03T17:13:00Z"/>
          <w:trPrChange w:id="27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19" w:author="David Dayan" w:date="2021-12-03T17:18:00Z">
              <w:tcPr>
                <w:tcW w:w="1563" w:type="dxa"/>
                <w:tcBorders>
                  <w:top w:val="nil"/>
                  <w:left w:val="nil"/>
                  <w:bottom w:val="nil"/>
                  <w:right w:val="nil"/>
                </w:tcBorders>
                <w:shd w:val="clear" w:color="auto" w:fill="auto"/>
                <w:noWrap/>
                <w:vAlign w:val="bottom"/>
                <w:hideMark/>
              </w:tcPr>
            </w:tcPrChange>
          </w:tcPr>
          <w:p w14:paraId="32AF7E64" w14:textId="77777777" w:rsidR="00036D0E" w:rsidRPr="00036D0E" w:rsidRDefault="00036D0E" w:rsidP="00245317">
            <w:pPr>
              <w:spacing w:after="0" w:line="240" w:lineRule="auto"/>
              <w:jc w:val="center"/>
              <w:rPr>
                <w:ins w:id="2720" w:author="David Dayan" w:date="2021-12-03T17:13:00Z"/>
                <w:rFonts w:ascii="Calibri" w:eastAsia="Times New Roman" w:hAnsi="Calibri" w:cs="Times New Roman"/>
                <w:color w:val="000000"/>
                <w:sz w:val="16"/>
                <w:szCs w:val="16"/>
              </w:rPr>
            </w:pPr>
            <w:ins w:id="2721" w:author="David Dayan" w:date="2021-12-03T17:13:00Z">
              <w:r w:rsidRPr="00036D0E">
                <w:rPr>
                  <w:rFonts w:ascii="Calibri" w:eastAsia="Times New Roman" w:hAnsi="Calibri" w:cs="Times New Roman"/>
                  <w:color w:val="000000"/>
                  <w:sz w:val="16"/>
                  <w:szCs w:val="16"/>
                </w:rPr>
                <w:t>OtsAC20ROGR_0064</w:t>
              </w:r>
            </w:ins>
          </w:p>
        </w:tc>
        <w:tc>
          <w:tcPr>
            <w:tcW w:w="746" w:type="dxa"/>
            <w:tcBorders>
              <w:top w:val="nil"/>
              <w:left w:val="nil"/>
              <w:bottom w:val="nil"/>
              <w:right w:val="nil"/>
            </w:tcBorders>
            <w:shd w:val="clear" w:color="auto" w:fill="auto"/>
            <w:noWrap/>
            <w:vAlign w:val="bottom"/>
            <w:hideMark/>
            <w:tcPrChange w:id="2722" w:author="David Dayan" w:date="2021-12-03T17:18:00Z">
              <w:tcPr>
                <w:tcW w:w="746" w:type="dxa"/>
                <w:tcBorders>
                  <w:top w:val="nil"/>
                  <w:left w:val="nil"/>
                  <w:bottom w:val="nil"/>
                  <w:right w:val="nil"/>
                </w:tcBorders>
                <w:shd w:val="clear" w:color="auto" w:fill="auto"/>
                <w:noWrap/>
                <w:vAlign w:val="bottom"/>
                <w:hideMark/>
              </w:tcPr>
            </w:tcPrChange>
          </w:tcPr>
          <w:p w14:paraId="1190A35D" w14:textId="77777777" w:rsidR="00036D0E" w:rsidRPr="00036D0E" w:rsidRDefault="00036D0E" w:rsidP="00245317">
            <w:pPr>
              <w:spacing w:after="0" w:line="240" w:lineRule="auto"/>
              <w:jc w:val="center"/>
              <w:rPr>
                <w:ins w:id="2723" w:author="David Dayan" w:date="2021-12-03T17:13:00Z"/>
                <w:rFonts w:ascii="Calibri" w:eastAsia="Times New Roman" w:hAnsi="Calibri" w:cs="Times New Roman"/>
                <w:color w:val="000000"/>
                <w:sz w:val="16"/>
                <w:szCs w:val="16"/>
              </w:rPr>
            </w:pPr>
            <w:ins w:id="2724" w:author="David Dayan" w:date="2021-12-03T17:13:00Z">
              <w:r w:rsidRPr="00036D0E">
                <w:rPr>
                  <w:rFonts w:ascii="Calibri" w:eastAsia="Times New Roman" w:hAnsi="Calibri" w:cs="Times New Roman"/>
                  <w:color w:val="000000"/>
                  <w:sz w:val="16"/>
                  <w:szCs w:val="16"/>
                </w:rPr>
                <w:t>6/17/20</w:t>
              </w:r>
            </w:ins>
          </w:p>
        </w:tc>
        <w:tc>
          <w:tcPr>
            <w:tcW w:w="599" w:type="dxa"/>
            <w:tcBorders>
              <w:top w:val="nil"/>
              <w:left w:val="nil"/>
              <w:bottom w:val="nil"/>
              <w:right w:val="nil"/>
            </w:tcBorders>
            <w:shd w:val="clear" w:color="auto" w:fill="auto"/>
            <w:noWrap/>
            <w:vAlign w:val="bottom"/>
            <w:hideMark/>
            <w:tcPrChange w:id="2725" w:author="David Dayan" w:date="2021-12-03T17:18:00Z">
              <w:tcPr>
                <w:tcW w:w="599" w:type="dxa"/>
                <w:tcBorders>
                  <w:top w:val="nil"/>
                  <w:left w:val="nil"/>
                  <w:bottom w:val="nil"/>
                  <w:right w:val="nil"/>
                </w:tcBorders>
                <w:shd w:val="clear" w:color="auto" w:fill="auto"/>
                <w:noWrap/>
                <w:vAlign w:val="bottom"/>
                <w:hideMark/>
              </w:tcPr>
            </w:tcPrChange>
          </w:tcPr>
          <w:p w14:paraId="74D7E2E0" w14:textId="77777777" w:rsidR="00036D0E" w:rsidRPr="00036D0E" w:rsidRDefault="00036D0E" w:rsidP="00245317">
            <w:pPr>
              <w:spacing w:after="0" w:line="240" w:lineRule="auto"/>
              <w:jc w:val="center"/>
              <w:rPr>
                <w:ins w:id="2726" w:author="David Dayan" w:date="2021-12-03T17:13:00Z"/>
                <w:rFonts w:ascii="Calibri" w:eastAsia="Times New Roman" w:hAnsi="Calibri" w:cs="Times New Roman"/>
                <w:color w:val="000000"/>
                <w:sz w:val="16"/>
                <w:szCs w:val="16"/>
              </w:rPr>
            </w:pPr>
            <w:ins w:id="2727" w:author="David Dayan" w:date="2021-12-03T17:13:00Z">
              <w:r w:rsidRPr="00036D0E">
                <w:rPr>
                  <w:rFonts w:ascii="Calibri" w:eastAsia="Times New Roman" w:hAnsi="Calibri" w:cs="Times New Roman"/>
                  <w:color w:val="000000"/>
                  <w:sz w:val="16"/>
                  <w:szCs w:val="16"/>
                </w:rPr>
                <w:t>169</w:t>
              </w:r>
            </w:ins>
          </w:p>
        </w:tc>
        <w:tc>
          <w:tcPr>
            <w:tcW w:w="1142" w:type="dxa"/>
            <w:tcBorders>
              <w:top w:val="nil"/>
              <w:left w:val="nil"/>
              <w:bottom w:val="nil"/>
              <w:right w:val="nil"/>
            </w:tcBorders>
            <w:shd w:val="clear" w:color="auto" w:fill="auto"/>
            <w:noWrap/>
            <w:vAlign w:val="bottom"/>
            <w:hideMark/>
            <w:tcPrChange w:id="2728" w:author="David Dayan" w:date="2021-12-03T17:18:00Z">
              <w:tcPr>
                <w:tcW w:w="1142" w:type="dxa"/>
                <w:tcBorders>
                  <w:top w:val="nil"/>
                  <w:left w:val="nil"/>
                  <w:bottom w:val="nil"/>
                  <w:right w:val="nil"/>
                </w:tcBorders>
                <w:shd w:val="clear" w:color="auto" w:fill="auto"/>
                <w:noWrap/>
                <w:vAlign w:val="bottom"/>
                <w:hideMark/>
              </w:tcPr>
            </w:tcPrChange>
          </w:tcPr>
          <w:p w14:paraId="19279F24" w14:textId="77777777" w:rsidR="00036D0E" w:rsidRPr="00036D0E" w:rsidRDefault="00036D0E" w:rsidP="00245317">
            <w:pPr>
              <w:spacing w:after="0" w:line="240" w:lineRule="auto"/>
              <w:jc w:val="center"/>
              <w:rPr>
                <w:ins w:id="2729" w:author="David Dayan" w:date="2021-12-03T17:13:00Z"/>
                <w:rFonts w:ascii="Calibri" w:eastAsia="Times New Roman" w:hAnsi="Calibri" w:cs="Times New Roman"/>
                <w:color w:val="000000"/>
                <w:sz w:val="16"/>
                <w:szCs w:val="16"/>
              </w:rPr>
            </w:pPr>
            <w:proofErr w:type="spellStart"/>
            <w:ins w:id="273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731" w:author="David Dayan" w:date="2021-12-03T17:18:00Z">
              <w:tcPr>
                <w:tcW w:w="1440" w:type="dxa"/>
                <w:tcBorders>
                  <w:top w:val="nil"/>
                  <w:left w:val="nil"/>
                  <w:bottom w:val="nil"/>
                  <w:right w:val="nil"/>
                </w:tcBorders>
                <w:shd w:val="clear" w:color="auto" w:fill="auto"/>
                <w:noWrap/>
                <w:vAlign w:val="bottom"/>
                <w:hideMark/>
              </w:tcPr>
            </w:tcPrChange>
          </w:tcPr>
          <w:p w14:paraId="2010F3FC" w14:textId="77777777" w:rsidR="00036D0E" w:rsidRPr="00036D0E" w:rsidRDefault="00036D0E" w:rsidP="00245317">
            <w:pPr>
              <w:spacing w:after="0" w:line="240" w:lineRule="auto"/>
              <w:jc w:val="center"/>
              <w:rPr>
                <w:ins w:id="2732" w:author="David Dayan" w:date="2021-12-03T17:13:00Z"/>
                <w:rFonts w:ascii="Calibri" w:eastAsia="Times New Roman" w:hAnsi="Calibri" w:cs="Times New Roman"/>
                <w:color w:val="000000"/>
                <w:sz w:val="16"/>
                <w:szCs w:val="16"/>
              </w:rPr>
            </w:pPr>
            <w:proofErr w:type="spellStart"/>
            <w:ins w:id="273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734" w:author="David Dayan" w:date="2021-12-03T17:18:00Z">
              <w:tcPr>
                <w:tcW w:w="1530" w:type="dxa"/>
                <w:tcBorders>
                  <w:top w:val="nil"/>
                  <w:left w:val="nil"/>
                  <w:bottom w:val="nil"/>
                  <w:right w:val="nil"/>
                </w:tcBorders>
                <w:shd w:val="clear" w:color="auto" w:fill="auto"/>
                <w:noWrap/>
                <w:vAlign w:val="bottom"/>
                <w:hideMark/>
              </w:tcPr>
            </w:tcPrChange>
          </w:tcPr>
          <w:p w14:paraId="456CBE19" w14:textId="77777777" w:rsidR="00036D0E" w:rsidRPr="00036D0E" w:rsidRDefault="00036D0E" w:rsidP="00245317">
            <w:pPr>
              <w:spacing w:after="0" w:line="240" w:lineRule="auto"/>
              <w:jc w:val="center"/>
              <w:rPr>
                <w:ins w:id="2735" w:author="David Dayan" w:date="2021-12-03T17:13:00Z"/>
                <w:rFonts w:ascii="Calibri" w:eastAsia="Times New Roman" w:hAnsi="Calibri" w:cs="Times New Roman"/>
                <w:color w:val="000000"/>
                <w:sz w:val="16"/>
                <w:szCs w:val="16"/>
              </w:rPr>
            </w:pPr>
            <w:ins w:id="273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737" w:author="David Dayan" w:date="2021-12-03T17:18:00Z">
              <w:tcPr>
                <w:tcW w:w="898" w:type="dxa"/>
                <w:tcBorders>
                  <w:top w:val="nil"/>
                  <w:left w:val="nil"/>
                  <w:bottom w:val="nil"/>
                  <w:right w:val="nil"/>
                </w:tcBorders>
                <w:shd w:val="clear" w:color="auto" w:fill="auto"/>
                <w:noWrap/>
                <w:vAlign w:val="bottom"/>
                <w:hideMark/>
              </w:tcPr>
            </w:tcPrChange>
          </w:tcPr>
          <w:p w14:paraId="77C59DB8" w14:textId="77777777" w:rsidR="00036D0E" w:rsidRPr="00036D0E" w:rsidRDefault="00036D0E" w:rsidP="00245317">
            <w:pPr>
              <w:spacing w:after="0" w:line="240" w:lineRule="auto"/>
              <w:jc w:val="center"/>
              <w:rPr>
                <w:ins w:id="2738" w:author="David Dayan" w:date="2021-12-03T17:13:00Z"/>
                <w:rFonts w:ascii="Calibri" w:eastAsia="Times New Roman" w:hAnsi="Calibri" w:cs="Times New Roman"/>
                <w:color w:val="000000"/>
                <w:sz w:val="16"/>
                <w:szCs w:val="16"/>
              </w:rPr>
            </w:pPr>
            <w:ins w:id="2739"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2740" w:author="David Dayan" w:date="2021-12-03T17:18:00Z">
              <w:tcPr>
                <w:tcW w:w="902" w:type="dxa"/>
                <w:tcBorders>
                  <w:top w:val="nil"/>
                  <w:left w:val="nil"/>
                  <w:bottom w:val="nil"/>
                  <w:right w:val="nil"/>
                </w:tcBorders>
                <w:shd w:val="clear" w:color="auto" w:fill="auto"/>
                <w:noWrap/>
                <w:vAlign w:val="bottom"/>
                <w:hideMark/>
              </w:tcPr>
            </w:tcPrChange>
          </w:tcPr>
          <w:p w14:paraId="73409779" w14:textId="77777777" w:rsidR="00036D0E" w:rsidRPr="00036D0E" w:rsidRDefault="00036D0E" w:rsidP="00245317">
            <w:pPr>
              <w:spacing w:after="0" w:line="240" w:lineRule="auto"/>
              <w:jc w:val="center"/>
              <w:rPr>
                <w:ins w:id="2741" w:author="David Dayan" w:date="2021-12-03T17:13:00Z"/>
                <w:rFonts w:ascii="Calibri" w:eastAsia="Times New Roman" w:hAnsi="Calibri" w:cs="Times New Roman"/>
                <w:color w:val="000000"/>
                <w:sz w:val="16"/>
                <w:szCs w:val="16"/>
              </w:rPr>
            </w:pPr>
            <w:ins w:id="2742"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2743" w:author="David Dayan" w:date="2021-12-03T17:18:00Z">
              <w:tcPr>
                <w:tcW w:w="2160" w:type="dxa"/>
                <w:tcBorders>
                  <w:top w:val="nil"/>
                  <w:left w:val="nil"/>
                  <w:bottom w:val="nil"/>
                  <w:right w:val="nil"/>
                </w:tcBorders>
                <w:shd w:val="clear" w:color="auto" w:fill="auto"/>
                <w:noWrap/>
                <w:vAlign w:val="bottom"/>
                <w:hideMark/>
              </w:tcPr>
            </w:tcPrChange>
          </w:tcPr>
          <w:p w14:paraId="0FFFF213" w14:textId="77777777" w:rsidR="00036D0E" w:rsidRPr="00036D0E" w:rsidRDefault="00036D0E" w:rsidP="00245317">
            <w:pPr>
              <w:spacing w:after="0" w:line="240" w:lineRule="auto"/>
              <w:jc w:val="center"/>
              <w:rPr>
                <w:ins w:id="2744" w:author="David Dayan" w:date="2021-12-03T17:13:00Z"/>
                <w:rFonts w:ascii="Calibri" w:eastAsia="Times New Roman" w:hAnsi="Calibri" w:cs="Times New Roman"/>
                <w:color w:val="000000"/>
                <w:sz w:val="16"/>
                <w:szCs w:val="16"/>
              </w:rPr>
            </w:pPr>
            <w:ins w:id="2745"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2746" w:author="David Dayan" w:date="2021-12-03T17:18:00Z">
              <w:tcPr>
                <w:tcW w:w="2876" w:type="dxa"/>
                <w:gridSpan w:val="2"/>
                <w:tcBorders>
                  <w:top w:val="nil"/>
                  <w:left w:val="nil"/>
                  <w:bottom w:val="nil"/>
                  <w:right w:val="nil"/>
                </w:tcBorders>
                <w:shd w:val="clear" w:color="auto" w:fill="auto"/>
                <w:noWrap/>
                <w:vAlign w:val="bottom"/>
                <w:hideMark/>
              </w:tcPr>
            </w:tcPrChange>
          </w:tcPr>
          <w:p w14:paraId="68F672C8" w14:textId="77777777" w:rsidR="00036D0E" w:rsidRPr="00036D0E" w:rsidRDefault="00036D0E" w:rsidP="00245317">
            <w:pPr>
              <w:spacing w:after="0" w:line="240" w:lineRule="auto"/>
              <w:jc w:val="center"/>
              <w:rPr>
                <w:ins w:id="2747" w:author="David Dayan" w:date="2021-12-03T17:13:00Z"/>
                <w:rFonts w:ascii="Calibri" w:eastAsia="Times New Roman" w:hAnsi="Calibri" w:cs="Times New Roman"/>
                <w:color w:val="000000"/>
                <w:sz w:val="16"/>
                <w:szCs w:val="16"/>
              </w:rPr>
            </w:pPr>
            <w:ins w:id="2748"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2749" w:author="David Dayan" w:date="2021-12-03T17:18:00Z">
              <w:tcPr>
                <w:tcW w:w="1426" w:type="dxa"/>
                <w:tcBorders>
                  <w:top w:val="nil"/>
                  <w:left w:val="nil"/>
                  <w:bottom w:val="nil"/>
                  <w:right w:val="nil"/>
                </w:tcBorders>
                <w:shd w:val="clear" w:color="auto" w:fill="auto"/>
                <w:noWrap/>
                <w:vAlign w:val="bottom"/>
                <w:hideMark/>
              </w:tcPr>
            </w:tcPrChange>
          </w:tcPr>
          <w:p w14:paraId="519E3F1E" w14:textId="77777777" w:rsidR="00036D0E" w:rsidRPr="00036D0E" w:rsidRDefault="00036D0E" w:rsidP="00245317">
            <w:pPr>
              <w:spacing w:after="0" w:line="240" w:lineRule="auto"/>
              <w:jc w:val="center"/>
              <w:rPr>
                <w:ins w:id="2750" w:author="David Dayan" w:date="2021-12-03T17:13:00Z"/>
                <w:rFonts w:ascii="Calibri" w:eastAsia="Times New Roman" w:hAnsi="Calibri" w:cs="Times New Roman"/>
                <w:color w:val="000000"/>
                <w:sz w:val="16"/>
                <w:szCs w:val="16"/>
              </w:rPr>
            </w:pPr>
            <w:ins w:id="2751" w:author="David Dayan" w:date="2021-12-03T17:13:00Z">
              <w:r w:rsidRPr="00036D0E">
                <w:rPr>
                  <w:rFonts w:ascii="Calibri" w:eastAsia="Times New Roman" w:hAnsi="Calibri" w:cs="Times New Roman"/>
                  <w:color w:val="000000"/>
                  <w:sz w:val="16"/>
                  <w:szCs w:val="16"/>
                </w:rPr>
                <w:t>early_homozygote</w:t>
              </w:r>
            </w:ins>
          </w:p>
        </w:tc>
      </w:tr>
      <w:tr w:rsidR="00036D0E" w:rsidRPr="00036D0E" w14:paraId="352BD5B2" w14:textId="77777777" w:rsidTr="00245317">
        <w:trPr>
          <w:cantSplit/>
          <w:trHeight w:val="20"/>
          <w:ins w:id="2752" w:author="David Dayan" w:date="2021-12-03T17:13:00Z"/>
          <w:trPrChange w:id="27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54" w:author="David Dayan" w:date="2021-12-03T17:18:00Z">
              <w:tcPr>
                <w:tcW w:w="1563" w:type="dxa"/>
                <w:tcBorders>
                  <w:top w:val="nil"/>
                  <w:left w:val="nil"/>
                  <w:bottom w:val="nil"/>
                  <w:right w:val="nil"/>
                </w:tcBorders>
                <w:shd w:val="clear" w:color="auto" w:fill="auto"/>
                <w:noWrap/>
                <w:vAlign w:val="bottom"/>
                <w:hideMark/>
              </w:tcPr>
            </w:tcPrChange>
          </w:tcPr>
          <w:p w14:paraId="6F1D49C2" w14:textId="77777777" w:rsidR="00036D0E" w:rsidRPr="00036D0E" w:rsidRDefault="00036D0E" w:rsidP="00245317">
            <w:pPr>
              <w:spacing w:after="0" w:line="240" w:lineRule="auto"/>
              <w:jc w:val="center"/>
              <w:rPr>
                <w:ins w:id="2755" w:author="David Dayan" w:date="2021-12-03T17:13:00Z"/>
                <w:rFonts w:ascii="Calibri" w:eastAsia="Times New Roman" w:hAnsi="Calibri" w:cs="Times New Roman"/>
                <w:color w:val="000000"/>
                <w:sz w:val="16"/>
                <w:szCs w:val="16"/>
              </w:rPr>
            </w:pPr>
            <w:ins w:id="2756" w:author="David Dayan" w:date="2021-12-03T17:13:00Z">
              <w:r w:rsidRPr="00036D0E">
                <w:rPr>
                  <w:rFonts w:ascii="Calibri" w:eastAsia="Times New Roman" w:hAnsi="Calibri" w:cs="Times New Roman"/>
                  <w:color w:val="000000"/>
                  <w:sz w:val="16"/>
                  <w:szCs w:val="16"/>
                </w:rPr>
                <w:t>OtsAC20ROGR_0065</w:t>
              </w:r>
            </w:ins>
          </w:p>
        </w:tc>
        <w:tc>
          <w:tcPr>
            <w:tcW w:w="746" w:type="dxa"/>
            <w:tcBorders>
              <w:top w:val="nil"/>
              <w:left w:val="nil"/>
              <w:bottom w:val="nil"/>
              <w:right w:val="nil"/>
            </w:tcBorders>
            <w:shd w:val="clear" w:color="auto" w:fill="auto"/>
            <w:noWrap/>
            <w:vAlign w:val="bottom"/>
            <w:hideMark/>
            <w:tcPrChange w:id="2757" w:author="David Dayan" w:date="2021-12-03T17:18:00Z">
              <w:tcPr>
                <w:tcW w:w="746" w:type="dxa"/>
                <w:tcBorders>
                  <w:top w:val="nil"/>
                  <w:left w:val="nil"/>
                  <w:bottom w:val="nil"/>
                  <w:right w:val="nil"/>
                </w:tcBorders>
                <w:shd w:val="clear" w:color="auto" w:fill="auto"/>
                <w:noWrap/>
                <w:vAlign w:val="bottom"/>
                <w:hideMark/>
              </w:tcPr>
            </w:tcPrChange>
          </w:tcPr>
          <w:p w14:paraId="51A3992D" w14:textId="77777777" w:rsidR="00036D0E" w:rsidRPr="00036D0E" w:rsidRDefault="00036D0E" w:rsidP="00245317">
            <w:pPr>
              <w:spacing w:after="0" w:line="240" w:lineRule="auto"/>
              <w:jc w:val="center"/>
              <w:rPr>
                <w:ins w:id="2758" w:author="David Dayan" w:date="2021-12-03T17:13:00Z"/>
                <w:rFonts w:ascii="Calibri" w:eastAsia="Times New Roman" w:hAnsi="Calibri" w:cs="Times New Roman"/>
                <w:color w:val="000000"/>
                <w:sz w:val="16"/>
                <w:szCs w:val="16"/>
              </w:rPr>
            </w:pPr>
            <w:ins w:id="2759" w:author="David Dayan" w:date="2021-12-03T17:13:00Z">
              <w:r w:rsidRPr="00036D0E">
                <w:rPr>
                  <w:rFonts w:ascii="Calibri" w:eastAsia="Times New Roman" w:hAnsi="Calibri" w:cs="Times New Roman"/>
                  <w:color w:val="000000"/>
                  <w:sz w:val="16"/>
                  <w:szCs w:val="16"/>
                </w:rPr>
                <w:t>6/19/20</w:t>
              </w:r>
            </w:ins>
          </w:p>
        </w:tc>
        <w:tc>
          <w:tcPr>
            <w:tcW w:w="599" w:type="dxa"/>
            <w:tcBorders>
              <w:top w:val="nil"/>
              <w:left w:val="nil"/>
              <w:bottom w:val="nil"/>
              <w:right w:val="nil"/>
            </w:tcBorders>
            <w:shd w:val="clear" w:color="auto" w:fill="auto"/>
            <w:noWrap/>
            <w:vAlign w:val="bottom"/>
            <w:hideMark/>
            <w:tcPrChange w:id="2760" w:author="David Dayan" w:date="2021-12-03T17:18:00Z">
              <w:tcPr>
                <w:tcW w:w="599" w:type="dxa"/>
                <w:tcBorders>
                  <w:top w:val="nil"/>
                  <w:left w:val="nil"/>
                  <w:bottom w:val="nil"/>
                  <w:right w:val="nil"/>
                </w:tcBorders>
                <w:shd w:val="clear" w:color="auto" w:fill="auto"/>
                <w:noWrap/>
                <w:vAlign w:val="bottom"/>
                <w:hideMark/>
              </w:tcPr>
            </w:tcPrChange>
          </w:tcPr>
          <w:p w14:paraId="0C383D60" w14:textId="77777777" w:rsidR="00036D0E" w:rsidRPr="00036D0E" w:rsidRDefault="00036D0E" w:rsidP="00245317">
            <w:pPr>
              <w:spacing w:after="0" w:line="240" w:lineRule="auto"/>
              <w:jc w:val="center"/>
              <w:rPr>
                <w:ins w:id="2761" w:author="David Dayan" w:date="2021-12-03T17:13:00Z"/>
                <w:rFonts w:ascii="Calibri" w:eastAsia="Times New Roman" w:hAnsi="Calibri" w:cs="Times New Roman"/>
                <w:color w:val="000000"/>
                <w:sz w:val="16"/>
                <w:szCs w:val="16"/>
              </w:rPr>
            </w:pPr>
            <w:ins w:id="2762" w:author="David Dayan" w:date="2021-12-03T17:13:00Z">
              <w:r w:rsidRPr="00036D0E">
                <w:rPr>
                  <w:rFonts w:ascii="Calibri" w:eastAsia="Times New Roman" w:hAnsi="Calibri" w:cs="Times New Roman"/>
                  <w:color w:val="000000"/>
                  <w:sz w:val="16"/>
                  <w:szCs w:val="16"/>
                </w:rPr>
                <w:t>171</w:t>
              </w:r>
            </w:ins>
          </w:p>
        </w:tc>
        <w:tc>
          <w:tcPr>
            <w:tcW w:w="1142" w:type="dxa"/>
            <w:tcBorders>
              <w:top w:val="nil"/>
              <w:left w:val="nil"/>
              <w:bottom w:val="nil"/>
              <w:right w:val="nil"/>
            </w:tcBorders>
            <w:shd w:val="clear" w:color="auto" w:fill="auto"/>
            <w:noWrap/>
            <w:vAlign w:val="bottom"/>
            <w:hideMark/>
            <w:tcPrChange w:id="2763" w:author="David Dayan" w:date="2021-12-03T17:18:00Z">
              <w:tcPr>
                <w:tcW w:w="1142" w:type="dxa"/>
                <w:tcBorders>
                  <w:top w:val="nil"/>
                  <w:left w:val="nil"/>
                  <w:bottom w:val="nil"/>
                  <w:right w:val="nil"/>
                </w:tcBorders>
                <w:shd w:val="clear" w:color="auto" w:fill="auto"/>
                <w:noWrap/>
                <w:vAlign w:val="bottom"/>
                <w:hideMark/>
              </w:tcPr>
            </w:tcPrChange>
          </w:tcPr>
          <w:p w14:paraId="6497402C" w14:textId="77777777" w:rsidR="00036D0E" w:rsidRPr="00036D0E" w:rsidRDefault="00036D0E" w:rsidP="00245317">
            <w:pPr>
              <w:spacing w:after="0" w:line="240" w:lineRule="auto"/>
              <w:jc w:val="center"/>
              <w:rPr>
                <w:ins w:id="2764" w:author="David Dayan" w:date="2021-12-03T17:13:00Z"/>
                <w:rFonts w:ascii="Calibri" w:eastAsia="Times New Roman" w:hAnsi="Calibri" w:cs="Times New Roman"/>
                <w:color w:val="000000"/>
                <w:sz w:val="16"/>
                <w:szCs w:val="16"/>
              </w:rPr>
            </w:pPr>
            <w:proofErr w:type="spellStart"/>
            <w:ins w:id="276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766" w:author="David Dayan" w:date="2021-12-03T17:18:00Z">
              <w:tcPr>
                <w:tcW w:w="1440" w:type="dxa"/>
                <w:tcBorders>
                  <w:top w:val="nil"/>
                  <w:left w:val="nil"/>
                  <w:bottom w:val="nil"/>
                  <w:right w:val="nil"/>
                </w:tcBorders>
                <w:shd w:val="clear" w:color="auto" w:fill="auto"/>
                <w:noWrap/>
                <w:vAlign w:val="bottom"/>
                <w:hideMark/>
              </w:tcPr>
            </w:tcPrChange>
          </w:tcPr>
          <w:p w14:paraId="1985CFF2" w14:textId="77777777" w:rsidR="00036D0E" w:rsidRPr="00036D0E" w:rsidRDefault="00036D0E" w:rsidP="00245317">
            <w:pPr>
              <w:spacing w:after="0" w:line="240" w:lineRule="auto"/>
              <w:jc w:val="center"/>
              <w:rPr>
                <w:ins w:id="2767" w:author="David Dayan" w:date="2021-12-03T17:13:00Z"/>
                <w:rFonts w:ascii="Calibri" w:eastAsia="Times New Roman" w:hAnsi="Calibri" w:cs="Times New Roman"/>
                <w:color w:val="000000"/>
                <w:sz w:val="16"/>
                <w:szCs w:val="16"/>
              </w:rPr>
            </w:pPr>
            <w:proofErr w:type="spellStart"/>
            <w:ins w:id="276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769" w:author="David Dayan" w:date="2021-12-03T17:18:00Z">
              <w:tcPr>
                <w:tcW w:w="1530" w:type="dxa"/>
                <w:tcBorders>
                  <w:top w:val="nil"/>
                  <w:left w:val="nil"/>
                  <w:bottom w:val="nil"/>
                  <w:right w:val="nil"/>
                </w:tcBorders>
                <w:shd w:val="clear" w:color="auto" w:fill="auto"/>
                <w:noWrap/>
                <w:vAlign w:val="bottom"/>
                <w:hideMark/>
              </w:tcPr>
            </w:tcPrChange>
          </w:tcPr>
          <w:p w14:paraId="3D874956" w14:textId="77777777" w:rsidR="00036D0E" w:rsidRPr="00036D0E" w:rsidRDefault="00036D0E" w:rsidP="00245317">
            <w:pPr>
              <w:spacing w:after="0" w:line="240" w:lineRule="auto"/>
              <w:jc w:val="center"/>
              <w:rPr>
                <w:ins w:id="2770" w:author="David Dayan" w:date="2021-12-03T17:13:00Z"/>
                <w:rFonts w:ascii="Calibri" w:eastAsia="Times New Roman" w:hAnsi="Calibri" w:cs="Times New Roman"/>
                <w:color w:val="000000"/>
                <w:sz w:val="16"/>
                <w:szCs w:val="16"/>
              </w:rPr>
            </w:pPr>
            <w:ins w:id="277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772" w:author="David Dayan" w:date="2021-12-03T17:18:00Z">
              <w:tcPr>
                <w:tcW w:w="898" w:type="dxa"/>
                <w:tcBorders>
                  <w:top w:val="nil"/>
                  <w:left w:val="nil"/>
                  <w:bottom w:val="nil"/>
                  <w:right w:val="nil"/>
                </w:tcBorders>
                <w:shd w:val="clear" w:color="auto" w:fill="auto"/>
                <w:noWrap/>
                <w:vAlign w:val="bottom"/>
                <w:hideMark/>
              </w:tcPr>
            </w:tcPrChange>
          </w:tcPr>
          <w:p w14:paraId="0A153A98" w14:textId="77777777" w:rsidR="00036D0E" w:rsidRPr="00036D0E" w:rsidRDefault="00036D0E" w:rsidP="00245317">
            <w:pPr>
              <w:spacing w:after="0" w:line="240" w:lineRule="auto"/>
              <w:jc w:val="center"/>
              <w:rPr>
                <w:ins w:id="2773" w:author="David Dayan" w:date="2021-12-03T17:13:00Z"/>
                <w:rFonts w:ascii="Calibri" w:eastAsia="Times New Roman" w:hAnsi="Calibri" w:cs="Times New Roman"/>
                <w:color w:val="000000"/>
                <w:sz w:val="16"/>
                <w:szCs w:val="16"/>
              </w:rPr>
            </w:pPr>
            <w:ins w:id="277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775" w:author="David Dayan" w:date="2021-12-03T17:18:00Z">
              <w:tcPr>
                <w:tcW w:w="902" w:type="dxa"/>
                <w:tcBorders>
                  <w:top w:val="nil"/>
                  <w:left w:val="nil"/>
                  <w:bottom w:val="nil"/>
                  <w:right w:val="nil"/>
                </w:tcBorders>
                <w:shd w:val="clear" w:color="auto" w:fill="auto"/>
                <w:noWrap/>
                <w:vAlign w:val="bottom"/>
                <w:hideMark/>
              </w:tcPr>
            </w:tcPrChange>
          </w:tcPr>
          <w:p w14:paraId="6B757E3B" w14:textId="77777777" w:rsidR="00036D0E" w:rsidRPr="00036D0E" w:rsidRDefault="00036D0E" w:rsidP="00245317">
            <w:pPr>
              <w:spacing w:after="0" w:line="240" w:lineRule="auto"/>
              <w:jc w:val="center"/>
              <w:rPr>
                <w:ins w:id="2776" w:author="David Dayan" w:date="2021-12-03T17:13:00Z"/>
                <w:rFonts w:ascii="Calibri" w:eastAsia="Times New Roman" w:hAnsi="Calibri" w:cs="Times New Roman"/>
                <w:color w:val="000000"/>
                <w:sz w:val="16"/>
                <w:szCs w:val="16"/>
              </w:rPr>
            </w:pPr>
            <w:ins w:id="277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778" w:author="David Dayan" w:date="2021-12-03T17:18:00Z">
              <w:tcPr>
                <w:tcW w:w="2160" w:type="dxa"/>
                <w:tcBorders>
                  <w:top w:val="nil"/>
                  <w:left w:val="nil"/>
                  <w:bottom w:val="nil"/>
                  <w:right w:val="nil"/>
                </w:tcBorders>
                <w:shd w:val="clear" w:color="auto" w:fill="auto"/>
                <w:noWrap/>
                <w:vAlign w:val="bottom"/>
                <w:hideMark/>
              </w:tcPr>
            </w:tcPrChange>
          </w:tcPr>
          <w:p w14:paraId="1578934C" w14:textId="77777777" w:rsidR="00036D0E" w:rsidRPr="00036D0E" w:rsidRDefault="00036D0E" w:rsidP="00245317">
            <w:pPr>
              <w:spacing w:after="0" w:line="240" w:lineRule="auto"/>
              <w:jc w:val="center"/>
              <w:rPr>
                <w:ins w:id="2779" w:author="David Dayan" w:date="2021-12-03T17:13:00Z"/>
                <w:rFonts w:ascii="Calibri" w:eastAsia="Times New Roman" w:hAnsi="Calibri" w:cs="Times New Roman"/>
                <w:color w:val="000000"/>
                <w:sz w:val="16"/>
                <w:szCs w:val="16"/>
              </w:rPr>
            </w:pPr>
            <w:ins w:id="278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781" w:author="David Dayan" w:date="2021-12-03T17:18:00Z">
              <w:tcPr>
                <w:tcW w:w="2876" w:type="dxa"/>
                <w:gridSpan w:val="2"/>
                <w:tcBorders>
                  <w:top w:val="nil"/>
                  <w:left w:val="nil"/>
                  <w:bottom w:val="nil"/>
                  <w:right w:val="nil"/>
                </w:tcBorders>
                <w:shd w:val="clear" w:color="auto" w:fill="auto"/>
                <w:noWrap/>
                <w:vAlign w:val="bottom"/>
                <w:hideMark/>
              </w:tcPr>
            </w:tcPrChange>
          </w:tcPr>
          <w:p w14:paraId="4DB799CF" w14:textId="77777777" w:rsidR="00036D0E" w:rsidRPr="00036D0E" w:rsidRDefault="00036D0E" w:rsidP="00245317">
            <w:pPr>
              <w:spacing w:after="0" w:line="240" w:lineRule="auto"/>
              <w:jc w:val="center"/>
              <w:rPr>
                <w:ins w:id="2782" w:author="David Dayan" w:date="2021-12-03T17:13:00Z"/>
                <w:rFonts w:ascii="Calibri" w:eastAsia="Times New Roman" w:hAnsi="Calibri" w:cs="Times New Roman"/>
                <w:color w:val="000000"/>
                <w:sz w:val="16"/>
                <w:szCs w:val="16"/>
              </w:rPr>
            </w:pPr>
            <w:ins w:id="278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784" w:author="David Dayan" w:date="2021-12-03T17:18:00Z">
              <w:tcPr>
                <w:tcW w:w="1426" w:type="dxa"/>
                <w:tcBorders>
                  <w:top w:val="nil"/>
                  <w:left w:val="nil"/>
                  <w:bottom w:val="nil"/>
                  <w:right w:val="nil"/>
                </w:tcBorders>
                <w:shd w:val="clear" w:color="auto" w:fill="auto"/>
                <w:noWrap/>
                <w:vAlign w:val="bottom"/>
                <w:hideMark/>
              </w:tcPr>
            </w:tcPrChange>
          </w:tcPr>
          <w:p w14:paraId="179473D1" w14:textId="77777777" w:rsidR="00036D0E" w:rsidRPr="00036D0E" w:rsidRDefault="00036D0E" w:rsidP="00245317">
            <w:pPr>
              <w:spacing w:after="0" w:line="240" w:lineRule="auto"/>
              <w:jc w:val="center"/>
              <w:rPr>
                <w:ins w:id="2785" w:author="David Dayan" w:date="2021-12-03T17:13:00Z"/>
                <w:rFonts w:ascii="Calibri" w:eastAsia="Times New Roman" w:hAnsi="Calibri" w:cs="Times New Roman"/>
                <w:color w:val="000000"/>
                <w:sz w:val="16"/>
                <w:szCs w:val="16"/>
              </w:rPr>
            </w:pPr>
            <w:ins w:id="2786" w:author="David Dayan" w:date="2021-12-03T17:13:00Z">
              <w:r w:rsidRPr="00036D0E">
                <w:rPr>
                  <w:rFonts w:ascii="Calibri" w:eastAsia="Times New Roman" w:hAnsi="Calibri" w:cs="Times New Roman"/>
                  <w:color w:val="000000"/>
                  <w:sz w:val="16"/>
                  <w:szCs w:val="16"/>
                </w:rPr>
                <w:t>heterozygote</w:t>
              </w:r>
            </w:ins>
          </w:p>
        </w:tc>
      </w:tr>
      <w:tr w:rsidR="00036D0E" w:rsidRPr="00036D0E" w14:paraId="5236A15D" w14:textId="77777777" w:rsidTr="00245317">
        <w:trPr>
          <w:cantSplit/>
          <w:trHeight w:val="20"/>
          <w:ins w:id="2787" w:author="David Dayan" w:date="2021-12-03T17:13:00Z"/>
          <w:trPrChange w:id="27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789" w:author="David Dayan" w:date="2021-12-03T17:18:00Z">
              <w:tcPr>
                <w:tcW w:w="1563" w:type="dxa"/>
                <w:tcBorders>
                  <w:top w:val="nil"/>
                  <w:left w:val="nil"/>
                  <w:bottom w:val="nil"/>
                  <w:right w:val="nil"/>
                </w:tcBorders>
                <w:shd w:val="clear" w:color="auto" w:fill="auto"/>
                <w:noWrap/>
                <w:vAlign w:val="bottom"/>
                <w:hideMark/>
              </w:tcPr>
            </w:tcPrChange>
          </w:tcPr>
          <w:p w14:paraId="6DB1CD0D" w14:textId="77777777" w:rsidR="00036D0E" w:rsidRPr="00036D0E" w:rsidRDefault="00036D0E" w:rsidP="00245317">
            <w:pPr>
              <w:spacing w:after="0" w:line="240" w:lineRule="auto"/>
              <w:jc w:val="center"/>
              <w:rPr>
                <w:ins w:id="2790" w:author="David Dayan" w:date="2021-12-03T17:13:00Z"/>
                <w:rFonts w:ascii="Calibri" w:eastAsia="Times New Roman" w:hAnsi="Calibri" w:cs="Times New Roman"/>
                <w:color w:val="000000"/>
                <w:sz w:val="16"/>
                <w:szCs w:val="16"/>
              </w:rPr>
            </w:pPr>
            <w:ins w:id="2791" w:author="David Dayan" w:date="2021-12-03T17:13:00Z">
              <w:r w:rsidRPr="00036D0E">
                <w:rPr>
                  <w:rFonts w:ascii="Calibri" w:eastAsia="Times New Roman" w:hAnsi="Calibri" w:cs="Times New Roman"/>
                  <w:color w:val="000000"/>
                  <w:sz w:val="16"/>
                  <w:szCs w:val="16"/>
                </w:rPr>
                <w:t>OtsAC20ROGR_0066</w:t>
              </w:r>
            </w:ins>
          </w:p>
        </w:tc>
        <w:tc>
          <w:tcPr>
            <w:tcW w:w="746" w:type="dxa"/>
            <w:tcBorders>
              <w:top w:val="nil"/>
              <w:left w:val="nil"/>
              <w:bottom w:val="nil"/>
              <w:right w:val="nil"/>
            </w:tcBorders>
            <w:shd w:val="clear" w:color="auto" w:fill="auto"/>
            <w:noWrap/>
            <w:vAlign w:val="bottom"/>
            <w:hideMark/>
            <w:tcPrChange w:id="2792" w:author="David Dayan" w:date="2021-12-03T17:18:00Z">
              <w:tcPr>
                <w:tcW w:w="746" w:type="dxa"/>
                <w:tcBorders>
                  <w:top w:val="nil"/>
                  <w:left w:val="nil"/>
                  <w:bottom w:val="nil"/>
                  <w:right w:val="nil"/>
                </w:tcBorders>
                <w:shd w:val="clear" w:color="auto" w:fill="auto"/>
                <w:noWrap/>
                <w:vAlign w:val="bottom"/>
                <w:hideMark/>
              </w:tcPr>
            </w:tcPrChange>
          </w:tcPr>
          <w:p w14:paraId="59145F30" w14:textId="77777777" w:rsidR="00036D0E" w:rsidRPr="00036D0E" w:rsidRDefault="00036D0E" w:rsidP="00245317">
            <w:pPr>
              <w:spacing w:after="0" w:line="240" w:lineRule="auto"/>
              <w:jc w:val="center"/>
              <w:rPr>
                <w:ins w:id="2793" w:author="David Dayan" w:date="2021-12-03T17:13:00Z"/>
                <w:rFonts w:ascii="Calibri" w:eastAsia="Times New Roman" w:hAnsi="Calibri" w:cs="Times New Roman"/>
                <w:color w:val="000000"/>
                <w:sz w:val="16"/>
                <w:szCs w:val="16"/>
              </w:rPr>
            </w:pPr>
            <w:ins w:id="2794" w:author="David Dayan" w:date="2021-12-03T17:13:00Z">
              <w:r w:rsidRPr="00036D0E">
                <w:rPr>
                  <w:rFonts w:ascii="Calibri" w:eastAsia="Times New Roman" w:hAnsi="Calibri" w:cs="Times New Roman"/>
                  <w:color w:val="000000"/>
                  <w:sz w:val="16"/>
                  <w:szCs w:val="16"/>
                </w:rPr>
                <w:t>6/19/20</w:t>
              </w:r>
            </w:ins>
          </w:p>
        </w:tc>
        <w:tc>
          <w:tcPr>
            <w:tcW w:w="599" w:type="dxa"/>
            <w:tcBorders>
              <w:top w:val="nil"/>
              <w:left w:val="nil"/>
              <w:bottom w:val="nil"/>
              <w:right w:val="nil"/>
            </w:tcBorders>
            <w:shd w:val="clear" w:color="auto" w:fill="auto"/>
            <w:noWrap/>
            <w:vAlign w:val="bottom"/>
            <w:hideMark/>
            <w:tcPrChange w:id="2795" w:author="David Dayan" w:date="2021-12-03T17:18:00Z">
              <w:tcPr>
                <w:tcW w:w="599" w:type="dxa"/>
                <w:tcBorders>
                  <w:top w:val="nil"/>
                  <w:left w:val="nil"/>
                  <w:bottom w:val="nil"/>
                  <w:right w:val="nil"/>
                </w:tcBorders>
                <w:shd w:val="clear" w:color="auto" w:fill="auto"/>
                <w:noWrap/>
                <w:vAlign w:val="bottom"/>
                <w:hideMark/>
              </w:tcPr>
            </w:tcPrChange>
          </w:tcPr>
          <w:p w14:paraId="7D948AD4" w14:textId="77777777" w:rsidR="00036D0E" w:rsidRPr="00036D0E" w:rsidRDefault="00036D0E" w:rsidP="00245317">
            <w:pPr>
              <w:spacing w:after="0" w:line="240" w:lineRule="auto"/>
              <w:jc w:val="center"/>
              <w:rPr>
                <w:ins w:id="2796" w:author="David Dayan" w:date="2021-12-03T17:13:00Z"/>
                <w:rFonts w:ascii="Calibri" w:eastAsia="Times New Roman" w:hAnsi="Calibri" w:cs="Times New Roman"/>
                <w:color w:val="000000"/>
                <w:sz w:val="16"/>
                <w:szCs w:val="16"/>
              </w:rPr>
            </w:pPr>
            <w:ins w:id="2797" w:author="David Dayan" w:date="2021-12-03T17:13:00Z">
              <w:r w:rsidRPr="00036D0E">
                <w:rPr>
                  <w:rFonts w:ascii="Calibri" w:eastAsia="Times New Roman" w:hAnsi="Calibri" w:cs="Times New Roman"/>
                  <w:color w:val="000000"/>
                  <w:sz w:val="16"/>
                  <w:szCs w:val="16"/>
                </w:rPr>
                <w:t>171</w:t>
              </w:r>
            </w:ins>
          </w:p>
        </w:tc>
        <w:tc>
          <w:tcPr>
            <w:tcW w:w="1142" w:type="dxa"/>
            <w:tcBorders>
              <w:top w:val="nil"/>
              <w:left w:val="nil"/>
              <w:bottom w:val="nil"/>
              <w:right w:val="nil"/>
            </w:tcBorders>
            <w:shd w:val="clear" w:color="auto" w:fill="auto"/>
            <w:noWrap/>
            <w:vAlign w:val="bottom"/>
            <w:hideMark/>
            <w:tcPrChange w:id="2798" w:author="David Dayan" w:date="2021-12-03T17:18:00Z">
              <w:tcPr>
                <w:tcW w:w="1142" w:type="dxa"/>
                <w:tcBorders>
                  <w:top w:val="nil"/>
                  <w:left w:val="nil"/>
                  <w:bottom w:val="nil"/>
                  <w:right w:val="nil"/>
                </w:tcBorders>
                <w:shd w:val="clear" w:color="auto" w:fill="auto"/>
                <w:noWrap/>
                <w:vAlign w:val="bottom"/>
                <w:hideMark/>
              </w:tcPr>
            </w:tcPrChange>
          </w:tcPr>
          <w:p w14:paraId="469ED16A" w14:textId="77777777" w:rsidR="00036D0E" w:rsidRPr="00036D0E" w:rsidRDefault="00036D0E" w:rsidP="00245317">
            <w:pPr>
              <w:spacing w:after="0" w:line="240" w:lineRule="auto"/>
              <w:jc w:val="center"/>
              <w:rPr>
                <w:ins w:id="2799" w:author="David Dayan" w:date="2021-12-03T17:13:00Z"/>
                <w:rFonts w:ascii="Calibri" w:eastAsia="Times New Roman" w:hAnsi="Calibri" w:cs="Times New Roman"/>
                <w:color w:val="000000"/>
                <w:sz w:val="16"/>
                <w:szCs w:val="16"/>
              </w:rPr>
            </w:pPr>
            <w:proofErr w:type="spellStart"/>
            <w:ins w:id="2800"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801" w:author="David Dayan" w:date="2021-12-03T17:18:00Z">
              <w:tcPr>
                <w:tcW w:w="1440" w:type="dxa"/>
                <w:tcBorders>
                  <w:top w:val="nil"/>
                  <w:left w:val="nil"/>
                  <w:bottom w:val="nil"/>
                  <w:right w:val="nil"/>
                </w:tcBorders>
                <w:shd w:val="clear" w:color="auto" w:fill="auto"/>
                <w:noWrap/>
                <w:vAlign w:val="bottom"/>
                <w:hideMark/>
              </w:tcPr>
            </w:tcPrChange>
          </w:tcPr>
          <w:p w14:paraId="55D4A6A6" w14:textId="77777777" w:rsidR="00036D0E" w:rsidRPr="00036D0E" w:rsidRDefault="00036D0E" w:rsidP="00245317">
            <w:pPr>
              <w:spacing w:after="0" w:line="240" w:lineRule="auto"/>
              <w:jc w:val="center"/>
              <w:rPr>
                <w:ins w:id="2802" w:author="David Dayan" w:date="2021-12-03T17:13:00Z"/>
                <w:rFonts w:ascii="Calibri" w:eastAsia="Times New Roman" w:hAnsi="Calibri" w:cs="Times New Roman"/>
                <w:color w:val="000000"/>
                <w:sz w:val="16"/>
                <w:szCs w:val="16"/>
              </w:rPr>
            </w:pPr>
            <w:proofErr w:type="spellStart"/>
            <w:ins w:id="2803"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804" w:author="David Dayan" w:date="2021-12-03T17:18:00Z">
              <w:tcPr>
                <w:tcW w:w="1530" w:type="dxa"/>
                <w:tcBorders>
                  <w:top w:val="nil"/>
                  <w:left w:val="nil"/>
                  <w:bottom w:val="nil"/>
                  <w:right w:val="nil"/>
                </w:tcBorders>
                <w:shd w:val="clear" w:color="auto" w:fill="auto"/>
                <w:noWrap/>
                <w:vAlign w:val="bottom"/>
                <w:hideMark/>
              </w:tcPr>
            </w:tcPrChange>
          </w:tcPr>
          <w:p w14:paraId="5A0A11A9" w14:textId="77777777" w:rsidR="00036D0E" w:rsidRPr="00036D0E" w:rsidRDefault="00036D0E" w:rsidP="00245317">
            <w:pPr>
              <w:spacing w:after="0" w:line="240" w:lineRule="auto"/>
              <w:jc w:val="center"/>
              <w:rPr>
                <w:ins w:id="2805" w:author="David Dayan" w:date="2021-12-03T17:13:00Z"/>
                <w:rFonts w:ascii="Calibri" w:eastAsia="Times New Roman" w:hAnsi="Calibri" w:cs="Times New Roman"/>
                <w:color w:val="000000"/>
                <w:sz w:val="16"/>
                <w:szCs w:val="16"/>
              </w:rPr>
            </w:pPr>
            <w:ins w:id="2806"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807" w:author="David Dayan" w:date="2021-12-03T17:18:00Z">
              <w:tcPr>
                <w:tcW w:w="898" w:type="dxa"/>
                <w:tcBorders>
                  <w:top w:val="nil"/>
                  <w:left w:val="nil"/>
                  <w:bottom w:val="nil"/>
                  <w:right w:val="nil"/>
                </w:tcBorders>
                <w:shd w:val="clear" w:color="auto" w:fill="auto"/>
                <w:noWrap/>
                <w:vAlign w:val="bottom"/>
                <w:hideMark/>
              </w:tcPr>
            </w:tcPrChange>
          </w:tcPr>
          <w:p w14:paraId="4F5454B0" w14:textId="77777777" w:rsidR="00036D0E" w:rsidRPr="00036D0E" w:rsidRDefault="00036D0E" w:rsidP="00245317">
            <w:pPr>
              <w:spacing w:after="0" w:line="240" w:lineRule="auto"/>
              <w:jc w:val="center"/>
              <w:rPr>
                <w:ins w:id="2808" w:author="David Dayan" w:date="2021-12-03T17:13:00Z"/>
                <w:rFonts w:ascii="Calibri" w:eastAsia="Times New Roman" w:hAnsi="Calibri" w:cs="Times New Roman"/>
                <w:color w:val="000000"/>
                <w:sz w:val="16"/>
                <w:szCs w:val="16"/>
              </w:rPr>
            </w:pPr>
            <w:ins w:id="280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10" w:author="David Dayan" w:date="2021-12-03T17:18:00Z">
              <w:tcPr>
                <w:tcW w:w="902" w:type="dxa"/>
                <w:tcBorders>
                  <w:top w:val="nil"/>
                  <w:left w:val="nil"/>
                  <w:bottom w:val="nil"/>
                  <w:right w:val="nil"/>
                </w:tcBorders>
                <w:shd w:val="clear" w:color="auto" w:fill="auto"/>
                <w:noWrap/>
                <w:vAlign w:val="bottom"/>
                <w:hideMark/>
              </w:tcPr>
            </w:tcPrChange>
          </w:tcPr>
          <w:p w14:paraId="7141CB09" w14:textId="77777777" w:rsidR="00036D0E" w:rsidRPr="00036D0E" w:rsidRDefault="00036D0E" w:rsidP="00245317">
            <w:pPr>
              <w:spacing w:after="0" w:line="240" w:lineRule="auto"/>
              <w:jc w:val="center"/>
              <w:rPr>
                <w:ins w:id="2811" w:author="David Dayan" w:date="2021-12-03T17:13:00Z"/>
                <w:rFonts w:ascii="Calibri" w:eastAsia="Times New Roman" w:hAnsi="Calibri" w:cs="Times New Roman"/>
                <w:color w:val="000000"/>
                <w:sz w:val="16"/>
                <w:szCs w:val="16"/>
              </w:rPr>
            </w:pPr>
            <w:ins w:id="281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13" w:author="David Dayan" w:date="2021-12-03T17:18:00Z">
              <w:tcPr>
                <w:tcW w:w="2160" w:type="dxa"/>
                <w:tcBorders>
                  <w:top w:val="nil"/>
                  <w:left w:val="nil"/>
                  <w:bottom w:val="nil"/>
                  <w:right w:val="nil"/>
                </w:tcBorders>
                <w:shd w:val="clear" w:color="auto" w:fill="auto"/>
                <w:noWrap/>
                <w:vAlign w:val="bottom"/>
                <w:hideMark/>
              </w:tcPr>
            </w:tcPrChange>
          </w:tcPr>
          <w:p w14:paraId="04171614" w14:textId="77777777" w:rsidR="00036D0E" w:rsidRPr="00036D0E" w:rsidRDefault="00036D0E" w:rsidP="00245317">
            <w:pPr>
              <w:spacing w:after="0" w:line="240" w:lineRule="auto"/>
              <w:jc w:val="center"/>
              <w:rPr>
                <w:ins w:id="2814" w:author="David Dayan" w:date="2021-12-03T17:13:00Z"/>
                <w:rFonts w:ascii="Calibri" w:eastAsia="Times New Roman" w:hAnsi="Calibri" w:cs="Times New Roman"/>
                <w:color w:val="000000"/>
                <w:sz w:val="16"/>
                <w:szCs w:val="16"/>
              </w:rPr>
            </w:pPr>
            <w:ins w:id="281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816" w:author="David Dayan" w:date="2021-12-03T17:18:00Z">
              <w:tcPr>
                <w:tcW w:w="2876" w:type="dxa"/>
                <w:gridSpan w:val="2"/>
                <w:tcBorders>
                  <w:top w:val="nil"/>
                  <w:left w:val="nil"/>
                  <w:bottom w:val="nil"/>
                  <w:right w:val="nil"/>
                </w:tcBorders>
                <w:shd w:val="clear" w:color="auto" w:fill="auto"/>
                <w:noWrap/>
                <w:vAlign w:val="bottom"/>
                <w:hideMark/>
              </w:tcPr>
            </w:tcPrChange>
          </w:tcPr>
          <w:p w14:paraId="04B6AFD9" w14:textId="77777777" w:rsidR="00036D0E" w:rsidRPr="00036D0E" w:rsidRDefault="00036D0E" w:rsidP="00245317">
            <w:pPr>
              <w:spacing w:after="0" w:line="240" w:lineRule="auto"/>
              <w:jc w:val="center"/>
              <w:rPr>
                <w:ins w:id="2817" w:author="David Dayan" w:date="2021-12-03T17:13:00Z"/>
                <w:rFonts w:ascii="Calibri" w:eastAsia="Times New Roman" w:hAnsi="Calibri" w:cs="Times New Roman"/>
                <w:color w:val="000000"/>
                <w:sz w:val="16"/>
                <w:szCs w:val="16"/>
              </w:rPr>
            </w:pPr>
            <w:ins w:id="281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819" w:author="David Dayan" w:date="2021-12-03T17:18:00Z">
              <w:tcPr>
                <w:tcW w:w="1426" w:type="dxa"/>
                <w:tcBorders>
                  <w:top w:val="nil"/>
                  <w:left w:val="nil"/>
                  <w:bottom w:val="nil"/>
                  <w:right w:val="nil"/>
                </w:tcBorders>
                <w:shd w:val="clear" w:color="auto" w:fill="auto"/>
                <w:noWrap/>
                <w:vAlign w:val="bottom"/>
                <w:hideMark/>
              </w:tcPr>
            </w:tcPrChange>
          </w:tcPr>
          <w:p w14:paraId="6F84BC3F" w14:textId="77777777" w:rsidR="00036D0E" w:rsidRPr="00036D0E" w:rsidRDefault="00036D0E" w:rsidP="00245317">
            <w:pPr>
              <w:spacing w:after="0" w:line="240" w:lineRule="auto"/>
              <w:jc w:val="center"/>
              <w:rPr>
                <w:ins w:id="2820" w:author="David Dayan" w:date="2021-12-03T17:13:00Z"/>
                <w:rFonts w:ascii="Calibri" w:eastAsia="Times New Roman" w:hAnsi="Calibri" w:cs="Times New Roman"/>
                <w:color w:val="000000"/>
                <w:sz w:val="16"/>
                <w:szCs w:val="16"/>
              </w:rPr>
            </w:pPr>
            <w:ins w:id="2821" w:author="David Dayan" w:date="2021-12-03T17:13:00Z">
              <w:r w:rsidRPr="00036D0E">
                <w:rPr>
                  <w:rFonts w:ascii="Calibri" w:eastAsia="Times New Roman" w:hAnsi="Calibri" w:cs="Times New Roman"/>
                  <w:color w:val="000000"/>
                  <w:sz w:val="16"/>
                  <w:szCs w:val="16"/>
                </w:rPr>
                <w:t>heterozygote</w:t>
              </w:r>
            </w:ins>
          </w:p>
        </w:tc>
      </w:tr>
      <w:tr w:rsidR="00036D0E" w:rsidRPr="00036D0E" w14:paraId="52EAA39E" w14:textId="77777777" w:rsidTr="00245317">
        <w:trPr>
          <w:cantSplit/>
          <w:trHeight w:val="20"/>
          <w:ins w:id="2822" w:author="David Dayan" w:date="2021-12-03T17:13:00Z"/>
          <w:trPrChange w:id="28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24" w:author="David Dayan" w:date="2021-12-03T17:18:00Z">
              <w:tcPr>
                <w:tcW w:w="1563" w:type="dxa"/>
                <w:tcBorders>
                  <w:top w:val="nil"/>
                  <w:left w:val="nil"/>
                  <w:bottom w:val="nil"/>
                  <w:right w:val="nil"/>
                </w:tcBorders>
                <w:shd w:val="clear" w:color="auto" w:fill="auto"/>
                <w:noWrap/>
                <w:vAlign w:val="bottom"/>
                <w:hideMark/>
              </w:tcPr>
            </w:tcPrChange>
          </w:tcPr>
          <w:p w14:paraId="14D95CF5" w14:textId="77777777" w:rsidR="00036D0E" w:rsidRPr="00036D0E" w:rsidRDefault="00036D0E" w:rsidP="00245317">
            <w:pPr>
              <w:spacing w:after="0" w:line="240" w:lineRule="auto"/>
              <w:jc w:val="center"/>
              <w:rPr>
                <w:ins w:id="2825" w:author="David Dayan" w:date="2021-12-03T17:13:00Z"/>
                <w:rFonts w:ascii="Calibri" w:eastAsia="Times New Roman" w:hAnsi="Calibri" w:cs="Times New Roman"/>
                <w:color w:val="000000"/>
                <w:sz w:val="16"/>
                <w:szCs w:val="16"/>
              </w:rPr>
            </w:pPr>
            <w:ins w:id="2826" w:author="David Dayan" w:date="2021-12-03T17:13:00Z">
              <w:r w:rsidRPr="00036D0E">
                <w:rPr>
                  <w:rFonts w:ascii="Calibri" w:eastAsia="Times New Roman" w:hAnsi="Calibri" w:cs="Times New Roman"/>
                  <w:color w:val="000000"/>
                  <w:sz w:val="16"/>
                  <w:szCs w:val="16"/>
                </w:rPr>
                <w:t>OtsAC20ROGR_0067</w:t>
              </w:r>
            </w:ins>
          </w:p>
        </w:tc>
        <w:tc>
          <w:tcPr>
            <w:tcW w:w="746" w:type="dxa"/>
            <w:tcBorders>
              <w:top w:val="nil"/>
              <w:left w:val="nil"/>
              <w:bottom w:val="nil"/>
              <w:right w:val="nil"/>
            </w:tcBorders>
            <w:shd w:val="clear" w:color="auto" w:fill="auto"/>
            <w:noWrap/>
            <w:vAlign w:val="bottom"/>
            <w:hideMark/>
            <w:tcPrChange w:id="2827" w:author="David Dayan" w:date="2021-12-03T17:18:00Z">
              <w:tcPr>
                <w:tcW w:w="746" w:type="dxa"/>
                <w:tcBorders>
                  <w:top w:val="nil"/>
                  <w:left w:val="nil"/>
                  <w:bottom w:val="nil"/>
                  <w:right w:val="nil"/>
                </w:tcBorders>
                <w:shd w:val="clear" w:color="auto" w:fill="auto"/>
                <w:noWrap/>
                <w:vAlign w:val="bottom"/>
                <w:hideMark/>
              </w:tcPr>
            </w:tcPrChange>
          </w:tcPr>
          <w:p w14:paraId="71CFD341" w14:textId="77777777" w:rsidR="00036D0E" w:rsidRPr="00036D0E" w:rsidRDefault="00036D0E" w:rsidP="00245317">
            <w:pPr>
              <w:spacing w:after="0" w:line="240" w:lineRule="auto"/>
              <w:jc w:val="center"/>
              <w:rPr>
                <w:ins w:id="2828" w:author="David Dayan" w:date="2021-12-03T17:13:00Z"/>
                <w:rFonts w:ascii="Calibri" w:eastAsia="Times New Roman" w:hAnsi="Calibri" w:cs="Times New Roman"/>
                <w:color w:val="000000"/>
                <w:sz w:val="16"/>
                <w:szCs w:val="16"/>
              </w:rPr>
            </w:pPr>
            <w:ins w:id="2829" w:author="David Dayan" w:date="2021-12-03T17:13:00Z">
              <w:r w:rsidRPr="00036D0E">
                <w:rPr>
                  <w:rFonts w:ascii="Calibri" w:eastAsia="Times New Roman" w:hAnsi="Calibri" w:cs="Times New Roman"/>
                  <w:color w:val="000000"/>
                  <w:sz w:val="16"/>
                  <w:szCs w:val="16"/>
                </w:rPr>
                <w:t>6/20/20</w:t>
              </w:r>
            </w:ins>
          </w:p>
        </w:tc>
        <w:tc>
          <w:tcPr>
            <w:tcW w:w="599" w:type="dxa"/>
            <w:tcBorders>
              <w:top w:val="nil"/>
              <w:left w:val="nil"/>
              <w:bottom w:val="nil"/>
              <w:right w:val="nil"/>
            </w:tcBorders>
            <w:shd w:val="clear" w:color="auto" w:fill="auto"/>
            <w:noWrap/>
            <w:vAlign w:val="bottom"/>
            <w:hideMark/>
            <w:tcPrChange w:id="2830" w:author="David Dayan" w:date="2021-12-03T17:18:00Z">
              <w:tcPr>
                <w:tcW w:w="599" w:type="dxa"/>
                <w:tcBorders>
                  <w:top w:val="nil"/>
                  <w:left w:val="nil"/>
                  <w:bottom w:val="nil"/>
                  <w:right w:val="nil"/>
                </w:tcBorders>
                <w:shd w:val="clear" w:color="auto" w:fill="auto"/>
                <w:noWrap/>
                <w:vAlign w:val="bottom"/>
                <w:hideMark/>
              </w:tcPr>
            </w:tcPrChange>
          </w:tcPr>
          <w:p w14:paraId="4CE863EA" w14:textId="77777777" w:rsidR="00036D0E" w:rsidRPr="00036D0E" w:rsidRDefault="00036D0E" w:rsidP="00245317">
            <w:pPr>
              <w:spacing w:after="0" w:line="240" w:lineRule="auto"/>
              <w:jc w:val="center"/>
              <w:rPr>
                <w:ins w:id="2831" w:author="David Dayan" w:date="2021-12-03T17:13:00Z"/>
                <w:rFonts w:ascii="Calibri" w:eastAsia="Times New Roman" w:hAnsi="Calibri" w:cs="Times New Roman"/>
                <w:color w:val="000000"/>
                <w:sz w:val="16"/>
                <w:szCs w:val="16"/>
              </w:rPr>
            </w:pPr>
            <w:ins w:id="2832" w:author="David Dayan" w:date="2021-12-03T17:13:00Z">
              <w:r w:rsidRPr="00036D0E">
                <w:rPr>
                  <w:rFonts w:ascii="Calibri" w:eastAsia="Times New Roman" w:hAnsi="Calibri" w:cs="Times New Roman"/>
                  <w:color w:val="000000"/>
                  <w:sz w:val="16"/>
                  <w:szCs w:val="16"/>
                </w:rPr>
                <w:t>172</w:t>
              </w:r>
            </w:ins>
          </w:p>
        </w:tc>
        <w:tc>
          <w:tcPr>
            <w:tcW w:w="1142" w:type="dxa"/>
            <w:tcBorders>
              <w:top w:val="nil"/>
              <w:left w:val="nil"/>
              <w:bottom w:val="nil"/>
              <w:right w:val="nil"/>
            </w:tcBorders>
            <w:shd w:val="clear" w:color="auto" w:fill="auto"/>
            <w:noWrap/>
            <w:vAlign w:val="bottom"/>
            <w:hideMark/>
            <w:tcPrChange w:id="2833" w:author="David Dayan" w:date="2021-12-03T17:18:00Z">
              <w:tcPr>
                <w:tcW w:w="1142" w:type="dxa"/>
                <w:tcBorders>
                  <w:top w:val="nil"/>
                  <w:left w:val="nil"/>
                  <w:bottom w:val="nil"/>
                  <w:right w:val="nil"/>
                </w:tcBorders>
                <w:shd w:val="clear" w:color="auto" w:fill="auto"/>
                <w:noWrap/>
                <w:vAlign w:val="bottom"/>
                <w:hideMark/>
              </w:tcPr>
            </w:tcPrChange>
          </w:tcPr>
          <w:p w14:paraId="0A4DF93A" w14:textId="77777777" w:rsidR="00036D0E" w:rsidRPr="00036D0E" w:rsidRDefault="00036D0E" w:rsidP="00245317">
            <w:pPr>
              <w:spacing w:after="0" w:line="240" w:lineRule="auto"/>
              <w:jc w:val="center"/>
              <w:rPr>
                <w:ins w:id="2834" w:author="David Dayan" w:date="2021-12-03T17:13:00Z"/>
                <w:rFonts w:ascii="Calibri" w:eastAsia="Times New Roman" w:hAnsi="Calibri" w:cs="Times New Roman"/>
                <w:color w:val="000000"/>
                <w:sz w:val="16"/>
                <w:szCs w:val="16"/>
              </w:rPr>
            </w:pPr>
            <w:proofErr w:type="spellStart"/>
            <w:ins w:id="2835" w:author="David Dayan" w:date="2021-12-03T17:13:00Z">
              <w:r w:rsidRPr="00036D0E">
                <w:rPr>
                  <w:rFonts w:ascii="Calibri" w:eastAsia="Times New Roman" w:hAnsi="Calibri" w:cs="Times New Roman"/>
                  <w:color w:val="000000"/>
                  <w:sz w:val="16"/>
                  <w:szCs w:val="16"/>
                </w:rPr>
                <w:t>Quosatana</w:t>
              </w:r>
              <w:proofErr w:type="spellEnd"/>
            </w:ins>
          </w:p>
        </w:tc>
        <w:tc>
          <w:tcPr>
            <w:tcW w:w="1440" w:type="dxa"/>
            <w:tcBorders>
              <w:top w:val="nil"/>
              <w:left w:val="nil"/>
              <w:bottom w:val="nil"/>
              <w:right w:val="nil"/>
            </w:tcBorders>
            <w:shd w:val="clear" w:color="auto" w:fill="auto"/>
            <w:noWrap/>
            <w:vAlign w:val="bottom"/>
            <w:hideMark/>
            <w:tcPrChange w:id="2836" w:author="David Dayan" w:date="2021-12-03T17:18:00Z">
              <w:tcPr>
                <w:tcW w:w="1440" w:type="dxa"/>
                <w:tcBorders>
                  <w:top w:val="nil"/>
                  <w:left w:val="nil"/>
                  <w:bottom w:val="nil"/>
                  <w:right w:val="nil"/>
                </w:tcBorders>
                <w:shd w:val="clear" w:color="auto" w:fill="auto"/>
                <w:noWrap/>
                <w:vAlign w:val="bottom"/>
                <w:hideMark/>
              </w:tcPr>
            </w:tcPrChange>
          </w:tcPr>
          <w:p w14:paraId="6C5EEB27" w14:textId="77777777" w:rsidR="00036D0E" w:rsidRPr="00036D0E" w:rsidRDefault="00036D0E" w:rsidP="00245317">
            <w:pPr>
              <w:spacing w:after="0" w:line="240" w:lineRule="auto"/>
              <w:jc w:val="center"/>
              <w:rPr>
                <w:ins w:id="2837" w:author="David Dayan" w:date="2021-12-03T17:13:00Z"/>
                <w:rFonts w:ascii="Calibri" w:eastAsia="Times New Roman" w:hAnsi="Calibri" w:cs="Times New Roman"/>
                <w:color w:val="000000"/>
                <w:sz w:val="16"/>
                <w:szCs w:val="16"/>
              </w:rPr>
            </w:pPr>
            <w:proofErr w:type="spellStart"/>
            <w:ins w:id="2838" w:author="David Dayan" w:date="2021-12-03T17:13:00Z">
              <w:r w:rsidRPr="00036D0E">
                <w:rPr>
                  <w:rFonts w:ascii="Calibri" w:eastAsia="Times New Roman" w:hAnsi="Calibri" w:cs="Times New Roman"/>
                  <w:color w:val="000000"/>
                  <w:sz w:val="16"/>
                  <w:szCs w:val="16"/>
                </w:rPr>
                <w:t>Quosatana</w:t>
              </w:r>
              <w:proofErr w:type="spellEnd"/>
            </w:ins>
          </w:p>
        </w:tc>
        <w:tc>
          <w:tcPr>
            <w:tcW w:w="1530" w:type="dxa"/>
            <w:tcBorders>
              <w:top w:val="nil"/>
              <w:left w:val="nil"/>
              <w:bottom w:val="nil"/>
              <w:right w:val="nil"/>
            </w:tcBorders>
            <w:shd w:val="clear" w:color="auto" w:fill="auto"/>
            <w:noWrap/>
            <w:vAlign w:val="bottom"/>
            <w:hideMark/>
            <w:tcPrChange w:id="2839" w:author="David Dayan" w:date="2021-12-03T17:18:00Z">
              <w:tcPr>
                <w:tcW w:w="1530" w:type="dxa"/>
                <w:tcBorders>
                  <w:top w:val="nil"/>
                  <w:left w:val="nil"/>
                  <w:bottom w:val="nil"/>
                  <w:right w:val="nil"/>
                </w:tcBorders>
                <w:shd w:val="clear" w:color="auto" w:fill="auto"/>
                <w:noWrap/>
                <w:vAlign w:val="bottom"/>
                <w:hideMark/>
              </w:tcPr>
            </w:tcPrChange>
          </w:tcPr>
          <w:p w14:paraId="10702325" w14:textId="77777777" w:rsidR="00036D0E" w:rsidRPr="00036D0E" w:rsidRDefault="00036D0E" w:rsidP="00245317">
            <w:pPr>
              <w:spacing w:after="0" w:line="240" w:lineRule="auto"/>
              <w:jc w:val="center"/>
              <w:rPr>
                <w:ins w:id="2840" w:author="David Dayan" w:date="2021-12-03T17:13:00Z"/>
                <w:rFonts w:ascii="Calibri" w:eastAsia="Times New Roman" w:hAnsi="Calibri" w:cs="Times New Roman"/>
                <w:color w:val="000000"/>
                <w:sz w:val="16"/>
                <w:szCs w:val="16"/>
              </w:rPr>
            </w:pPr>
            <w:ins w:id="2841" w:author="David Dayan" w:date="2021-12-03T17:13:00Z">
              <w:r w:rsidRPr="00036D0E">
                <w:rPr>
                  <w:rFonts w:ascii="Calibri" w:eastAsia="Times New Roman" w:hAnsi="Calibri" w:cs="Times New Roman"/>
                  <w:color w:val="000000"/>
                  <w:sz w:val="16"/>
                  <w:szCs w:val="16"/>
                </w:rPr>
                <w:t>angler</w:t>
              </w:r>
            </w:ins>
          </w:p>
        </w:tc>
        <w:tc>
          <w:tcPr>
            <w:tcW w:w="898" w:type="dxa"/>
            <w:tcBorders>
              <w:top w:val="nil"/>
              <w:left w:val="nil"/>
              <w:bottom w:val="nil"/>
              <w:right w:val="nil"/>
            </w:tcBorders>
            <w:shd w:val="clear" w:color="auto" w:fill="auto"/>
            <w:noWrap/>
            <w:vAlign w:val="bottom"/>
            <w:hideMark/>
            <w:tcPrChange w:id="2842" w:author="David Dayan" w:date="2021-12-03T17:18:00Z">
              <w:tcPr>
                <w:tcW w:w="898" w:type="dxa"/>
                <w:tcBorders>
                  <w:top w:val="nil"/>
                  <w:left w:val="nil"/>
                  <w:bottom w:val="nil"/>
                  <w:right w:val="nil"/>
                </w:tcBorders>
                <w:shd w:val="clear" w:color="auto" w:fill="auto"/>
                <w:noWrap/>
                <w:vAlign w:val="bottom"/>
                <w:hideMark/>
              </w:tcPr>
            </w:tcPrChange>
          </w:tcPr>
          <w:p w14:paraId="3900EC2D" w14:textId="77777777" w:rsidR="00036D0E" w:rsidRPr="00036D0E" w:rsidRDefault="00036D0E" w:rsidP="00245317">
            <w:pPr>
              <w:spacing w:after="0" w:line="240" w:lineRule="auto"/>
              <w:jc w:val="center"/>
              <w:rPr>
                <w:ins w:id="2843" w:author="David Dayan" w:date="2021-12-03T17:13:00Z"/>
                <w:rFonts w:ascii="Calibri" w:eastAsia="Times New Roman" w:hAnsi="Calibri" w:cs="Times New Roman"/>
                <w:color w:val="000000"/>
                <w:sz w:val="16"/>
                <w:szCs w:val="16"/>
              </w:rPr>
            </w:pPr>
            <w:ins w:id="284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45" w:author="David Dayan" w:date="2021-12-03T17:18:00Z">
              <w:tcPr>
                <w:tcW w:w="902" w:type="dxa"/>
                <w:tcBorders>
                  <w:top w:val="nil"/>
                  <w:left w:val="nil"/>
                  <w:bottom w:val="nil"/>
                  <w:right w:val="nil"/>
                </w:tcBorders>
                <w:shd w:val="clear" w:color="auto" w:fill="auto"/>
                <w:noWrap/>
                <w:vAlign w:val="bottom"/>
                <w:hideMark/>
              </w:tcPr>
            </w:tcPrChange>
          </w:tcPr>
          <w:p w14:paraId="73715ADA" w14:textId="77777777" w:rsidR="00036D0E" w:rsidRPr="00036D0E" w:rsidRDefault="00036D0E" w:rsidP="00245317">
            <w:pPr>
              <w:spacing w:after="0" w:line="240" w:lineRule="auto"/>
              <w:jc w:val="center"/>
              <w:rPr>
                <w:ins w:id="2846" w:author="David Dayan" w:date="2021-12-03T17:13:00Z"/>
                <w:rFonts w:ascii="Calibri" w:eastAsia="Times New Roman" w:hAnsi="Calibri" w:cs="Times New Roman"/>
                <w:color w:val="000000"/>
                <w:sz w:val="16"/>
                <w:szCs w:val="16"/>
              </w:rPr>
            </w:pPr>
            <w:ins w:id="284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48" w:author="David Dayan" w:date="2021-12-03T17:18:00Z">
              <w:tcPr>
                <w:tcW w:w="2160" w:type="dxa"/>
                <w:tcBorders>
                  <w:top w:val="nil"/>
                  <w:left w:val="nil"/>
                  <w:bottom w:val="nil"/>
                  <w:right w:val="nil"/>
                </w:tcBorders>
                <w:shd w:val="clear" w:color="auto" w:fill="auto"/>
                <w:noWrap/>
                <w:vAlign w:val="bottom"/>
                <w:hideMark/>
              </w:tcPr>
            </w:tcPrChange>
          </w:tcPr>
          <w:p w14:paraId="5EB75B99" w14:textId="77777777" w:rsidR="00036D0E" w:rsidRPr="00036D0E" w:rsidRDefault="00036D0E" w:rsidP="00245317">
            <w:pPr>
              <w:spacing w:after="0" w:line="240" w:lineRule="auto"/>
              <w:jc w:val="center"/>
              <w:rPr>
                <w:ins w:id="2849" w:author="David Dayan" w:date="2021-12-03T17:13:00Z"/>
                <w:rFonts w:ascii="Calibri" w:eastAsia="Times New Roman" w:hAnsi="Calibri" w:cs="Times New Roman"/>
                <w:color w:val="000000"/>
                <w:sz w:val="16"/>
                <w:szCs w:val="16"/>
              </w:rPr>
            </w:pPr>
            <w:ins w:id="285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851" w:author="David Dayan" w:date="2021-12-03T17:18:00Z">
              <w:tcPr>
                <w:tcW w:w="2876" w:type="dxa"/>
                <w:gridSpan w:val="2"/>
                <w:tcBorders>
                  <w:top w:val="nil"/>
                  <w:left w:val="nil"/>
                  <w:bottom w:val="nil"/>
                  <w:right w:val="nil"/>
                </w:tcBorders>
                <w:shd w:val="clear" w:color="auto" w:fill="auto"/>
                <w:noWrap/>
                <w:vAlign w:val="bottom"/>
                <w:hideMark/>
              </w:tcPr>
            </w:tcPrChange>
          </w:tcPr>
          <w:p w14:paraId="3B41E6E8" w14:textId="77777777" w:rsidR="00036D0E" w:rsidRPr="00036D0E" w:rsidRDefault="00036D0E" w:rsidP="00245317">
            <w:pPr>
              <w:spacing w:after="0" w:line="240" w:lineRule="auto"/>
              <w:jc w:val="center"/>
              <w:rPr>
                <w:ins w:id="2852" w:author="David Dayan" w:date="2021-12-03T17:13:00Z"/>
                <w:rFonts w:ascii="Calibri" w:eastAsia="Times New Roman" w:hAnsi="Calibri" w:cs="Times New Roman"/>
                <w:color w:val="000000"/>
                <w:sz w:val="16"/>
                <w:szCs w:val="16"/>
              </w:rPr>
            </w:pPr>
            <w:ins w:id="285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854" w:author="David Dayan" w:date="2021-12-03T17:18:00Z">
              <w:tcPr>
                <w:tcW w:w="1426" w:type="dxa"/>
                <w:tcBorders>
                  <w:top w:val="nil"/>
                  <w:left w:val="nil"/>
                  <w:bottom w:val="nil"/>
                  <w:right w:val="nil"/>
                </w:tcBorders>
                <w:shd w:val="clear" w:color="auto" w:fill="auto"/>
                <w:noWrap/>
                <w:vAlign w:val="bottom"/>
                <w:hideMark/>
              </w:tcPr>
            </w:tcPrChange>
          </w:tcPr>
          <w:p w14:paraId="6A442274" w14:textId="77777777" w:rsidR="00036D0E" w:rsidRPr="00036D0E" w:rsidRDefault="00036D0E" w:rsidP="00245317">
            <w:pPr>
              <w:spacing w:after="0" w:line="240" w:lineRule="auto"/>
              <w:jc w:val="center"/>
              <w:rPr>
                <w:ins w:id="2855" w:author="David Dayan" w:date="2021-12-03T17:13:00Z"/>
                <w:rFonts w:ascii="Calibri" w:eastAsia="Times New Roman" w:hAnsi="Calibri" w:cs="Times New Roman"/>
                <w:color w:val="000000"/>
                <w:sz w:val="16"/>
                <w:szCs w:val="16"/>
              </w:rPr>
            </w:pPr>
            <w:ins w:id="2856" w:author="David Dayan" w:date="2021-12-03T17:13:00Z">
              <w:r w:rsidRPr="00036D0E">
                <w:rPr>
                  <w:rFonts w:ascii="Calibri" w:eastAsia="Times New Roman" w:hAnsi="Calibri" w:cs="Times New Roman"/>
                  <w:color w:val="000000"/>
                  <w:sz w:val="16"/>
                  <w:szCs w:val="16"/>
                </w:rPr>
                <w:t>heterozygote</w:t>
              </w:r>
            </w:ins>
          </w:p>
        </w:tc>
      </w:tr>
      <w:tr w:rsidR="00036D0E" w:rsidRPr="00036D0E" w14:paraId="0D29DE08" w14:textId="77777777" w:rsidTr="00245317">
        <w:trPr>
          <w:cantSplit/>
          <w:trHeight w:val="20"/>
          <w:ins w:id="2857" w:author="David Dayan" w:date="2021-12-03T17:13:00Z"/>
          <w:trPrChange w:id="28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59" w:author="David Dayan" w:date="2021-12-03T17:18:00Z">
              <w:tcPr>
                <w:tcW w:w="1563" w:type="dxa"/>
                <w:tcBorders>
                  <w:top w:val="nil"/>
                  <w:left w:val="nil"/>
                  <w:bottom w:val="nil"/>
                  <w:right w:val="nil"/>
                </w:tcBorders>
                <w:shd w:val="clear" w:color="auto" w:fill="auto"/>
                <w:noWrap/>
                <w:vAlign w:val="bottom"/>
                <w:hideMark/>
              </w:tcPr>
            </w:tcPrChange>
          </w:tcPr>
          <w:p w14:paraId="0E93B852" w14:textId="77777777" w:rsidR="00036D0E" w:rsidRPr="00036D0E" w:rsidRDefault="00036D0E" w:rsidP="00245317">
            <w:pPr>
              <w:spacing w:after="0" w:line="240" w:lineRule="auto"/>
              <w:jc w:val="center"/>
              <w:rPr>
                <w:ins w:id="2860" w:author="David Dayan" w:date="2021-12-03T17:13:00Z"/>
                <w:rFonts w:ascii="Calibri" w:eastAsia="Times New Roman" w:hAnsi="Calibri" w:cs="Times New Roman"/>
                <w:color w:val="000000"/>
                <w:sz w:val="16"/>
                <w:szCs w:val="16"/>
              </w:rPr>
            </w:pPr>
            <w:ins w:id="2861" w:author="David Dayan" w:date="2021-12-03T17:13:00Z">
              <w:r w:rsidRPr="00036D0E">
                <w:rPr>
                  <w:rFonts w:ascii="Calibri" w:eastAsia="Times New Roman" w:hAnsi="Calibri" w:cs="Times New Roman"/>
                  <w:color w:val="000000"/>
                  <w:sz w:val="16"/>
                  <w:szCs w:val="16"/>
                </w:rPr>
                <w:t>OtsAC20ROGR_0068</w:t>
              </w:r>
            </w:ins>
          </w:p>
        </w:tc>
        <w:tc>
          <w:tcPr>
            <w:tcW w:w="746" w:type="dxa"/>
            <w:tcBorders>
              <w:top w:val="nil"/>
              <w:left w:val="nil"/>
              <w:bottom w:val="nil"/>
              <w:right w:val="nil"/>
            </w:tcBorders>
            <w:shd w:val="clear" w:color="auto" w:fill="auto"/>
            <w:noWrap/>
            <w:vAlign w:val="bottom"/>
            <w:hideMark/>
            <w:tcPrChange w:id="2862" w:author="David Dayan" w:date="2021-12-03T17:18:00Z">
              <w:tcPr>
                <w:tcW w:w="746" w:type="dxa"/>
                <w:tcBorders>
                  <w:top w:val="nil"/>
                  <w:left w:val="nil"/>
                  <w:bottom w:val="nil"/>
                  <w:right w:val="nil"/>
                </w:tcBorders>
                <w:shd w:val="clear" w:color="auto" w:fill="auto"/>
                <w:noWrap/>
                <w:vAlign w:val="bottom"/>
                <w:hideMark/>
              </w:tcPr>
            </w:tcPrChange>
          </w:tcPr>
          <w:p w14:paraId="5412E60C" w14:textId="77777777" w:rsidR="00036D0E" w:rsidRPr="00036D0E" w:rsidRDefault="00036D0E" w:rsidP="00245317">
            <w:pPr>
              <w:spacing w:after="0" w:line="240" w:lineRule="auto"/>
              <w:jc w:val="center"/>
              <w:rPr>
                <w:ins w:id="2863" w:author="David Dayan" w:date="2021-12-03T17:13:00Z"/>
                <w:rFonts w:ascii="Calibri" w:eastAsia="Times New Roman" w:hAnsi="Calibri" w:cs="Times New Roman"/>
                <w:color w:val="000000"/>
                <w:sz w:val="16"/>
                <w:szCs w:val="16"/>
              </w:rPr>
            </w:pPr>
            <w:ins w:id="2864" w:author="David Dayan" w:date="2021-12-03T17:13:00Z">
              <w:r w:rsidRPr="00036D0E">
                <w:rPr>
                  <w:rFonts w:ascii="Calibri" w:eastAsia="Times New Roman" w:hAnsi="Calibri" w:cs="Times New Roman"/>
                  <w:color w:val="000000"/>
                  <w:sz w:val="16"/>
                  <w:szCs w:val="16"/>
                </w:rPr>
                <w:t>7/8/20</w:t>
              </w:r>
            </w:ins>
          </w:p>
        </w:tc>
        <w:tc>
          <w:tcPr>
            <w:tcW w:w="599" w:type="dxa"/>
            <w:tcBorders>
              <w:top w:val="nil"/>
              <w:left w:val="nil"/>
              <w:bottom w:val="nil"/>
              <w:right w:val="nil"/>
            </w:tcBorders>
            <w:shd w:val="clear" w:color="auto" w:fill="auto"/>
            <w:noWrap/>
            <w:vAlign w:val="bottom"/>
            <w:hideMark/>
            <w:tcPrChange w:id="2865" w:author="David Dayan" w:date="2021-12-03T17:18:00Z">
              <w:tcPr>
                <w:tcW w:w="599" w:type="dxa"/>
                <w:tcBorders>
                  <w:top w:val="nil"/>
                  <w:left w:val="nil"/>
                  <w:bottom w:val="nil"/>
                  <w:right w:val="nil"/>
                </w:tcBorders>
                <w:shd w:val="clear" w:color="auto" w:fill="auto"/>
                <w:noWrap/>
                <w:vAlign w:val="bottom"/>
                <w:hideMark/>
              </w:tcPr>
            </w:tcPrChange>
          </w:tcPr>
          <w:p w14:paraId="74104667" w14:textId="77777777" w:rsidR="00036D0E" w:rsidRPr="00036D0E" w:rsidRDefault="00036D0E" w:rsidP="00245317">
            <w:pPr>
              <w:spacing w:after="0" w:line="240" w:lineRule="auto"/>
              <w:jc w:val="center"/>
              <w:rPr>
                <w:ins w:id="2866" w:author="David Dayan" w:date="2021-12-03T17:13:00Z"/>
                <w:rFonts w:ascii="Calibri" w:eastAsia="Times New Roman" w:hAnsi="Calibri" w:cs="Times New Roman"/>
                <w:color w:val="000000"/>
                <w:sz w:val="16"/>
                <w:szCs w:val="16"/>
              </w:rPr>
            </w:pPr>
            <w:ins w:id="2867" w:author="David Dayan" w:date="2021-12-03T17:13:00Z">
              <w:r w:rsidRPr="00036D0E">
                <w:rPr>
                  <w:rFonts w:ascii="Calibri" w:eastAsia="Times New Roman" w:hAnsi="Calibri" w:cs="Times New Roman"/>
                  <w:color w:val="000000"/>
                  <w:sz w:val="16"/>
                  <w:szCs w:val="16"/>
                </w:rPr>
                <w:t>190</w:t>
              </w:r>
            </w:ins>
          </w:p>
        </w:tc>
        <w:tc>
          <w:tcPr>
            <w:tcW w:w="1142" w:type="dxa"/>
            <w:tcBorders>
              <w:top w:val="nil"/>
              <w:left w:val="nil"/>
              <w:bottom w:val="nil"/>
              <w:right w:val="nil"/>
            </w:tcBorders>
            <w:shd w:val="clear" w:color="auto" w:fill="auto"/>
            <w:noWrap/>
            <w:vAlign w:val="bottom"/>
            <w:hideMark/>
            <w:tcPrChange w:id="2868" w:author="David Dayan" w:date="2021-12-03T17:18:00Z">
              <w:tcPr>
                <w:tcW w:w="1142" w:type="dxa"/>
                <w:tcBorders>
                  <w:top w:val="nil"/>
                  <w:left w:val="nil"/>
                  <w:bottom w:val="nil"/>
                  <w:right w:val="nil"/>
                </w:tcBorders>
                <w:shd w:val="clear" w:color="auto" w:fill="auto"/>
                <w:noWrap/>
                <w:vAlign w:val="bottom"/>
                <w:hideMark/>
              </w:tcPr>
            </w:tcPrChange>
          </w:tcPr>
          <w:p w14:paraId="2F69DAC6" w14:textId="77777777" w:rsidR="00036D0E" w:rsidRPr="00036D0E" w:rsidRDefault="00036D0E" w:rsidP="00245317">
            <w:pPr>
              <w:spacing w:after="0" w:line="240" w:lineRule="auto"/>
              <w:jc w:val="center"/>
              <w:rPr>
                <w:ins w:id="2869" w:author="David Dayan" w:date="2021-12-03T17:13:00Z"/>
                <w:rFonts w:ascii="Calibri" w:eastAsia="Times New Roman" w:hAnsi="Calibri" w:cs="Times New Roman"/>
                <w:color w:val="000000"/>
                <w:sz w:val="16"/>
                <w:szCs w:val="16"/>
              </w:rPr>
            </w:pPr>
            <w:ins w:id="287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871" w:author="David Dayan" w:date="2021-12-03T17:18:00Z">
              <w:tcPr>
                <w:tcW w:w="1440" w:type="dxa"/>
                <w:tcBorders>
                  <w:top w:val="nil"/>
                  <w:left w:val="nil"/>
                  <w:bottom w:val="nil"/>
                  <w:right w:val="nil"/>
                </w:tcBorders>
                <w:shd w:val="clear" w:color="auto" w:fill="auto"/>
                <w:noWrap/>
                <w:vAlign w:val="bottom"/>
                <w:hideMark/>
              </w:tcPr>
            </w:tcPrChange>
          </w:tcPr>
          <w:p w14:paraId="0AFAB36D" w14:textId="77777777" w:rsidR="00036D0E" w:rsidRPr="00036D0E" w:rsidRDefault="00036D0E" w:rsidP="00245317">
            <w:pPr>
              <w:spacing w:after="0" w:line="240" w:lineRule="auto"/>
              <w:jc w:val="center"/>
              <w:rPr>
                <w:ins w:id="2872" w:author="David Dayan" w:date="2021-12-03T17:13:00Z"/>
                <w:rFonts w:ascii="Calibri" w:eastAsia="Times New Roman" w:hAnsi="Calibri" w:cs="Times New Roman"/>
                <w:color w:val="000000"/>
                <w:sz w:val="16"/>
                <w:szCs w:val="16"/>
              </w:rPr>
            </w:pPr>
            <w:ins w:id="287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874" w:author="David Dayan" w:date="2021-12-03T17:18:00Z">
              <w:tcPr>
                <w:tcW w:w="1530" w:type="dxa"/>
                <w:tcBorders>
                  <w:top w:val="nil"/>
                  <w:left w:val="nil"/>
                  <w:bottom w:val="nil"/>
                  <w:right w:val="nil"/>
                </w:tcBorders>
                <w:shd w:val="clear" w:color="auto" w:fill="auto"/>
                <w:noWrap/>
                <w:vAlign w:val="bottom"/>
                <w:hideMark/>
              </w:tcPr>
            </w:tcPrChange>
          </w:tcPr>
          <w:p w14:paraId="4EC219BD" w14:textId="77777777" w:rsidR="00036D0E" w:rsidRPr="00036D0E" w:rsidRDefault="00036D0E" w:rsidP="00245317">
            <w:pPr>
              <w:spacing w:after="0" w:line="240" w:lineRule="auto"/>
              <w:jc w:val="center"/>
              <w:rPr>
                <w:ins w:id="2875" w:author="David Dayan" w:date="2021-12-03T17:13:00Z"/>
                <w:rFonts w:ascii="Calibri" w:eastAsia="Times New Roman" w:hAnsi="Calibri" w:cs="Times New Roman"/>
                <w:color w:val="000000"/>
                <w:sz w:val="16"/>
                <w:szCs w:val="16"/>
              </w:rPr>
            </w:pPr>
            <w:ins w:id="287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877" w:author="David Dayan" w:date="2021-12-03T17:18:00Z">
              <w:tcPr>
                <w:tcW w:w="898" w:type="dxa"/>
                <w:tcBorders>
                  <w:top w:val="nil"/>
                  <w:left w:val="nil"/>
                  <w:bottom w:val="nil"/>
                  <w:right w:val="nil"/>
                </w:tcBorders>
                <w:shd w:val="clear" w:color="auto" w:fill="auto"/>
                <w:noWrap/>
                <w:vAlign w:val="bottom"/>
                <w:hideMark/>
              </w:tcPr>
            </w:tcPrChange>
          </w:tcPr>
          <w:p w14:paraId="076249E5" w14:textId="77777777" w:rsidR="00036D0E" w:rsidRPr="00036D0E" w:rsidRDefault="00036D0E" w:rsidP="00245317">
            <w:pPr>
              <w:spacing w:after="0" w:line="240" w:lineRule="auto"/>
              <w:jc w:val="center"/>
              <w:rPr>
                <w:ins w:id="2878" w:author="David Dayan" w:date="2021-12-03T17:13:00Z"/>
                <w:rFonts w:ascii="Calibri" w:eastAsia="Times New Roman" w:hAnsi="Calibri" w:cs="Times New Roman"/>
                <w:color w:val="000000"/>
                <w:sz w:val="16"/>
                <w:szCs w:val="16"/>
              </w:rPr>
            </w:pPr>
            <w:ins w:id="287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880" w:author="David Dayan" w:date="2021-12-03T17:18:00Z">
              <w:tcPr>
                <w:tcW w:w="902" w:type="dxa"/>
                <w:tcBorders>
                  <w:top w:val="nil"/>
                  <w:left w:val="nil"/>
                  <w:bottom w:val="nil"/>
                  <w:right w:val="nil"/>
                </w:tcBorders>
                <w:shd w:val="clear" w:color="auto" w:fill="auto"/>
                <w:noWrap/>
                <w:vAlign w:val="bottom"/>
                <w:hideMark/>
              </w:tcPr>
            </w:tcPrChange>
          </w:tcPr>
          <w:p w14:paraId="60B98EB0" w14:textId="77777777" w:rsidR="00036D0E" w:rsidRPr="00036D0E" w:rsidRDefault="00036D0E" w:rsidP="00245317">
            <w:pPr>
              <w:spacing w:after="0" w:line="240" w:lineRule="auto"/>
              <w:jc w:val="center"/>
              <w:rPr>
                <w:ins w:id="2881" w:author="David Dayan" w:date="2021-12-03T17:13:00Z"/>
                <w:rFonts w:ascii="Calibri" w:eastAsia="Times New Roman" w:hAnsi="Calibri" w:cs="Times New Roman"/>
                <w:color w:val="000000"/>
                <w:sz w:val="16"/>
                <w:szCs w:val="16"/>
              </w:rPr>
            </w:pPr>
            <w:ins w:id="288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883" w:author="David Dayan" w:date="2021-12-03T17:18:00Z">
              <w:tcPr>
                <w:tcW w:w="2160" w:type="dxa"/>
                <w:tcBorders>
                  <w:top w:val="nil"/>
                  <w:left w:val="nil"/>
                  <w:bottom w:val="nil"/>
                  <w:right w:val="nil"/>
                </w:tcBorders>
                <w:shd w:val="clear" w:color="auto" w:fill="auto"/>
                <w:noWrap/>
                <w:vAlign w:val="bottom"/>
                <w:hideMark/>
              </w:tcPr>
            </w:tcPrChange>
          </w:tcPr>
          <w:p w14:paraId="49A3CE21" w14:textId="77777777" w:rsidR="00036D0E" w:rsidRPr="00036D0E" w:rsidRDefault="00036D0E" w:rsidP="00245317">
            <w:pPr>
              <w:spacing w:after="0" w:line="240" w:lineRule="auto"/>
              <w:jc w:val="center"/>
              <w:rPr>
                <w:ins w:id="2884" w:author="David Dayan" w:date="2021-12-03T17:13:00Z"/>
                <w:rFonts w:ascii="Calibri" w:eastAsia="Times New Roman" w:hAnsi="Calibri" w:cs="Times New Roman"/>
                <w:color w:val="000000"/>
                <w:sz w:val="16"/>
                <w:szCs w:val="16"/>
              </w:rPr>
            </w:pPr>
            <w:ins w:id="288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886" w:author="David Dayan" w:date="2021-12-03T17:18:00Z">
              <w:tcPr>
                <w:tcW w:w="2876" w:type="dxa"/>
                <w:gridSpan w:val="2"/>
                <w:tcBorders>
                  <w:top w:val="nil"/>
                  <w:left w:val="nil"/>
                  <w:bottom w:val="nil"/>
                  <w:right w:val="nil"/>
                </w:tcBorders>
                <w:shd w:val="clear" w:color="auto" w:fill="auto"/>
                <w:noWrap/>
                <w:vAlign w:val="bottom"/>
                <w:hideMark/>
              </w:tcPr>
            </w:tcPrChange>
          </w:tcPr>
          <w:p w14:paraId="2C2799D0" w14:textId="77777777" w:rsidR="00036D0E" w:rsidRPr="00036D0E" w:rsidRDefault="00036D0E" w:rsidP="00245317">
            <w:pPr>
              <w:spacing w:after="0" w:line="240" w:lineRule="auto"/>
              <w:jc w:val="center"/>
              <w:rPr>
                <w:ins w:id="2887" w:author="David Dayan" w:date="2021-12-03T17:13:00Z"/>
                <w:rFonts w:ascii="Calibri" w:eastAsia="Times New Roman" w:hAnsi="Calibri" w:cs="Times New Roman"/>
                <w:color w:val="000000"/>
                <w:sz w:val="16"/>
                <w:szCs w:val="16"/>
              </w:rPr>
            </w:pPr>
            <w:ins w:id="288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889" w:author="David Dayan" w:date="2021-12-03T17:18:00Z">
              <w:tcPr>
                <w:tcW w:w="1426" w:type="dxa"/>
                <w:tcBorders>
                  <w:top w:val="nil"/>
                  <w:left w:val="nil"/>
                  <w:bottom w:val="nil"/>
                  <w:right w:val="nil"/>
                </w:tcBorders>
                <w:shd w:val="clear" w:color="auto" w:fill="auto"/>
                <w:noWrap/>
                <w:vAlign w:val="bottom"/>
                <w:hideMark/>
              </w:tcPr>
            </w:tcPrChange>
          </w:tcPr>
          <w:p w14:paraId="06448187" w14:textId="77777777" w:rsidR="00036D0E" w:rsidRPr="00036D0E" w:rsidRDefault="00036D0E" w:rsidP="00245317">
            <w:pPr>
              <w:spacing w:after="0" w:line="240" w:lineRule="auto"/>
              <w:jc w:val="center"/>
              <w:rPr>
                <w:ins w:id="2890" w:author="David Dayan" w:date="2021-12-03T17:13:00Z"/>
                <w:rFonts w:ascii="Calibri" w:eastAsia="Times New Roman" w:hAnsi="Calibri" w:cs="Times New Roman"/>
                <w:color w:val="000000"/>
                <w:sz w:val="16"/>
                <w:szCs w:val="16"/>
              </w:rPr>
            </w:pPr>
            <w:ins w:id="2891" w:author="David Dayan" w:date="2021-12-03T17:13:00Z">
              <w:r w:rsidRPr="00036D0E">
                <w:rPr>
                  <w:rFonts w:ascii="Calibri" w:eastAsia="Times New Roman" w:hAnsi="Calibri" w:cs="Times New Roman"/>
                  <w:color w:val="000000"/>
                  <w:sz w:val="16"/>
                  <w:szCs w:val="16"/>
                </w:rPr>
                <w:t>heterozygote</w:t>
              </w:r>
            </w:ins>
          </w:p>
        </w:tc>
      </w:tr>
      <w:tr w:rsidR="00036D0E" w:rsidRPr="00036D0E" w14:paraId="063C390B" w14:textId="77777777" w:rsidTr="00245317">
        <w:trPr>
          <w:cantSplit/>
          <w:trHeight w:val="20"/>
          <w:ins w:id="2892" w:author="David Dayan" w:date="2021-12-03T17:13:00Z"/>
          <w:trPrChange w:id="28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894" w:author="David Dayan" w:date="2021-12-03T17:18:00Z">
              <w:tcPr>
                <w:tcW w:w="1563" w:type="dxa"/>
                <w:tcBorders>
                  <w:top w:val="nil"/>
                  <w:left w:val="nil"/>
                  <w:bottom w:val="nil"/>
                  <w:right w:val="nil"/>
                </w:tcBorders>
                <w:shd w:val="clear" w:color="auto" w:fill="auto"/>
                <w:noWrap/>
                <w:vAlign w:val="bottom"/>
                <w:hideMark/>
              </w:tcPr>
            </w:tcPrChange>
          </w:tcPr>
          <w:p w14:paraId="1A377F0C" w14:textId="77777777" w:rsidR="00036D0E" w:rsidRPr="00036D0E" w:rsidRDefault="00036D0E" w:rsidP="00245317">
            <w:pPr>
              <w:spacing w:after="0" w:line="240" w:lineRule="auto"/>
              <w:jc w:val="center"/>
              <w:rPr>
                <w:ins w:id="2895" w:author="David Dayan" w:date="2021-12-03T17:13:00Z"/>
                <w:rFonts w:ascii="Calibri" w:eastAsia="Times New Roman" w:hAnsi="Calibri" w:cs="Times New Roman"/>
                <w:color w:val="000000"/>
                <w:sz w:val="16"/>
                <w:szCs w:val="16"/>
              </w:rPr>
            </w:pPr>
            <w:ins w:id="2896" w:author="David Dayan" w:date="2021-12-03T17:13:00Z">
              <w:r w:rsidRPr="00036D0E">
                <w:rPr>
                  <w:rFonts w:ascii="Calibri" w:eastAsia="Times New Roman" w:hAnsi="Calibri" w:cs="Times New Roman"/>
                  <w:color w:val="000000"/>
                  <w:sz w:val="16"/>
                  <w:szCs w:val="16"/>
                </w:rPr>
                <w:t>OtsAC20ROGR_0069</w:t>
              </w:r>
            </w:ins>
          </w:p>
        </w:tc>
        <w:tc>
          <w:tcPr>
            <w:tcW w:w="746" w:type="dxa"/>
            <w:tcBorders>
              <w:top w:val="nil"/>
              <w:left w:val="nil"/>
              <w:bottom w:val="nil"/>
              <w:right w:val="nil"/>
            </w:tcBorders>
            <w:shd w:val="clear" w:color="auto" w:fill="auto"/>
            <w:noWrap/>
            <w:vAlign w:val="bottom"/>
            <w:hideMark/>
            <w:tcPrChange w:id="2897" w:author="David Dayan" w:date="2021-12-03T17:18:00Z">
              <w:tcPr>
                <w:tcW w:w="746" w:type="dxa"/>
                <w:tcBorders>
                  <w:top w:val="nil"/>
                  <w:left w:val="nil"/>
                  <w:bottom w:val="nil"/>
                  <w:right w:val="nil"/>
                </w:tcBorders>
                <w:shd w:val="clear" w:color="auto" w:fill="auto"/>
                <w:noWrap/>
                <w:vAlign w:val="bottom"/>
                <w:hideMark/>
              </w:tcPr>
            </w:tcPrChange>
          </w:tcPr>
          <w:p w14:paraId="5E11B44B" w14:textId="77777777" w:rsidR="00036D0E" w:rsidRPr="00036D0E" w:rsidRDefault="00036D0E" w:rsidP="00245317">
            <w:pPr>
              <w:spacing w:after="0" w:line="240" w:lineRule="auto"/>
              <w:jc w:val="center"/>
              <w:rPr>
                <w:ins w:id="2898" w:author="David Dayan" w:date="2021-12-03T17:13:00Z"/>
                <w:rFonts w:ascii="Calibri" w:eastAsia="Times New Roman" w:hAnsi="Calibri" w:cs="Times New Roman"/>
                <w:color w:val="000000"/>
                <w:sz w:val="16"/>
                <w:szCs w:val="16"/>
              </w:rPr>
            </w:pPr>
            <w:ins w:id="2899"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900" w:author="David Dayan" w:date="2021-12-03T17:18:00Z">
              <w:tcPr>
                <w:tcW w:w="599" w:type="dxa"/>
                <w:tcBorders>
                  <w:top w:val="nil"/>
                  <w:left w:val="nil"/>
                  <w:bottom w:val="nil"/>
                  <w:right w:val="nil"/>
                </w:tcBorders>
                <w:shd w:val="clear" w:color="auto" w:fill="auto"/>
                <w:noWrap/>
                <w:vAlign w:val="bottom"/>
                <w:hideMark/>
              </w:tcPr>
            </w:tcPrChange>
          </w:tcPr>
          <w:p w14:paraId="683E7F47" w14:textId="77777777" w:rsidR="00036D0E" w:rsidRPr="00036D0E" w:rsidRDefault="00036D0E" w:rsidP="00245317">
            <w:pPr>
              <w:spacing w:after="0" w:line="240" w:lineRule="auto"/>
              <w:jc w:val="center"/>
              <w:rPr>
                <w:ins w:id="2901" w:author="David Dayan" w:date="2021-12-03T17:13:00Z"/>
                <w:rFonts w:ascii="Calibri" w:eastAsia="Times New Roman" w:hAnsi="Calibri" w:cs="Times New Roman"/>
                <w:color w:val="000000"/>
                <w:sz w:val="16"/>
                <w:szCs w:val="16"/>
              </w:rPr>
            </w:pPr>
            <w:ins w:id="2902"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903" w:author="David Dayan" w:date="2021-12-03T17:18:00Z">
              <w:tcPr>
                <w:tcW w:w="1142" w:type="dxa"/>
                <w:tcBorders>
                  <w:top w:val="nil"/>
                  <w:left w:val="nil"/>
                  <w:bottom w:val="nil"/>
                  <w:right w:val="nil"/>
                </w:tcBorders>
                <w:shd w:val="clear" w:color="auto" w:fill="auto"/>
                <w:noWrap/>
                <w:vAlign w:val="bottom"/>
                <w:hideMark/>
              </w:tcPr>
            </w:tcPrChange>
          </w:tcPr>
          <w:p w14:paraId="40A5C56C" w14:textId="77777777" w:rsidR="00036D0E" w:rsidRPr="00036D0E" w:rsidRDefault="00036D0E" w:rsidP="00245317">
            <w:pPr>
              <w:spacing w:after="0" w:line="240" w:lineRule="auto"/>
              <w:jc w:val="center"/>
              <w:rPr>
                <w:ins w:id="2904" w:author="David Dayan" w:date="2021-12-03T17:13:00Z"/>
                <w:rFonts w:ascii="Calibri" w:eastAsia="Times New Roman" w:hAnsi="Calibri" w:cs="Times New Roman"/>
                <w:color w:val="000000"/>
                <w:sz w:val="16"/>
                <w:szCs w:val="16"/>
              </w:rPr>
            </w:pPr>
            <w:ins w:id="290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906" w:author="David Dayan" w:date="2021-12-03T17:18:00Z">
              <w:tcPr>
                <w:tcW w:w="1440" w:type="dxa"/>
                <w:tcBorders>
                  <w:top w:val="nil"/>
                  <w:left w:val="nil"/>
                  <w:bottom w:val="nil"/>
                  <w:right w:val="nil"/>
                </w:tcBorders>
                <w:shd w:val="clear" w:color="auto" w:fill="auto"/>
                <w:noWrap/>
                <w:vAlign w:val="bottom"/>
                <w:hideMark/>
              </w:tcPr>
            </w:tcPrChange>
          </w:tcPr>
          <w:p w14:paraId="32939907" w14:textId="77777777" w:rsidR="00036D0E" w:rsidRPr="00036D0E" w:rsidRDefault="00036D0E" w:rsidP="00245317">
            <w:pPr>
              <w:spacing w:after="0" w:line="240" w:lineRule="auto"/>
              <w:jc w:val="center"/>
              <w:rPr>
                <w:ins w:id="2907" w:author="David Dayan" w:date="2021-12-03T17:13:00Z"/>
                <w:rFonts w:ascii="Calibri" w:eastAsia="Times New Roman" w:hAnsi="Calibri" w:cs="Times New Roman"/>
                <w:color w:val="000000"/>
                <w:sz w:val="16"/>
                <w:szCs w:val="16"/>
              </w:rPr>
            </w:pPr>
            <w:ins w:id="290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09" w:author="David Dayan" w:date="2021-12-03T17:18:00Z">
              <w:tcPr>
                <w:tcW w:w="1530" w:type="dxa"/>
                <w:tcBorders>
                  <w:top w:val="nil"/>
                  <w:left w:val="nil"/>
                  <w:bottom w:val="nil"/>
                  <w:right w:val="nil"/>
                </w:tcBorders>
                <w:shd w:val="clear" w:color="auto" w:fill="auto"/>
                <w:noWrap/>
                <w:vAlign w:val="bottom"/>
                <w:hideMark/>
              </w:tcPr>
            </w:tcPrChange>
          </w:tcPr>
          <w:p w14:paraId="63625E62" w14:textId="77777777" w:rsidR="00036D0E" w:rsidRPr="00036D0E" w:rsidRDefault="00036D0E" w:rsidP="00245317">
            <w:pPr>
              <w:spacing w:after="0" w:line="240" w:lineRule="auto"/>
              <w:jc w:val="center"/>
              <w:rPr>
                <w:ins w:id="2910" w:author="David Dayan" w:date="2021-12-03T17:13:00Z"/>
                <w:rFonts w:ascii="Calibri" w:eastAsia="Times New Roman" w:hAnsi="Calibri" w:cs="Times New Roman"/>
                <w:color w:val="000000"/>
                <w:sz w:val="16"/>
                <w:szCs w:val="16"/>
              </w:rPr>
            </w:pPr>
            <w:ins w:id="291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12" w:author="David Dayan" w:date="2021-12-03T17:18:00Z">
              <w:tcPr>
                <w:tcW w:w="898" w:type="dxa"/>
                <w:tcBorders>
                  <w:top w:val="nil"/>
                  <w:left w:val="nil"/>
                  <w:bottom w:val="nil"/>
                  <w:right w:val="nil"/>
                </w:tcBorders>
                <w:shd w:val="clear" w:color="auto" w:fill="auto"/>
                <w:noWrap/>
                <w:vAlign w:val="bottom"/>
                <w:hideMark/>
              </w:tcPr>
            </w:tcPrChange>
          </w:tcPr>
          <w:p w14:paraId="4FCBC252" w14:textId="77777777" w:rsidR="00036D0E" w:rsidRPr="00036D0E" w:rsidRDefault="00036D0E" w:rsidP="00245317">
            <w:pPr>
              <w:spacing w:after="0" w:line="240" w:lineRule="auto"/>
              <w:jc w:val="center"/>
              <w:rPr>
                <w:ins w:id="2913" w:author="David Dayan" w:date="2021-12-03T17:13:00Z"/>
                <w:rFonts w:ascii="Calibri" w:eastAsia="Times New Roman" w:hAnsi="Calibri" w:cs="Times New Roman"/>
                <w:color w:val="000000"/>
                <w:sz w:val="16"/>
                <w:szCs w:val="16"/>
              </w:rPr>
            </w:pPr>
            <w:ins w:id="291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915" w:author="David Dayan" w:date="2021-12-03T17:18:00Z">
              <w:tcPr>
                <w:tcW w:w="902" w:type="dxa"/>
                <w:tcBorders>
                  <w:top w:val="nil"/>
                  <w:left w:val="nil"/>
                  <w:bottom w:val="nil"/>
                  <w:right w:val="nil"/>
                </w:tcBorders>
                <w:shd w:val="clear" w:color="auto" w:fill="auto"/>
                <w:noWrap/>
                <w:vAlign w:val="bottom"/>
                <w:hideMark/>
              </w:tcPr>
            </w:tcPrChange>
          </w:tcPr>
          <w:p w14:paraId="56EAB322" w14:textId="77777777" w:rsidR="00036D0E" w:rsidRPr="00036D0E" w:rsidRDefault="00036D0E" w:rsidP="00245317">
            <w:pPr>
              <w:spacing w:after="0" w:line="240" w:lineRule="auto"/>
              <w:jc w:val="center"/>
              <w:rPr>
                <w:ins w:id="2916" w:author="David Dayan" w:date="2021-12-03T17:13:00Z"/>
                <w:rFonts w:ascii="Calibri" w:eastAsia="Times New Roman" w:hAnsi="Calibri" w:cs="Times New Roman"/>
                <w:color w:val="000000"/>
                <w:sz w:val="16"/>
                <w:szCs w:val="16"/>
              </w:rPr>
            </w:pPr>
            <w:ins w:id="291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918" w:author="David Dayan" w:date="2021-12-03T17:18:00Z">
              <w:tcPr>
                <w:tcW w:w="2160" w:type="dxa"/>
                <w:tcBorders>
                  <w:top w:val="nil"/>
                  <w:left w:val="nil"/>
                  <w:bottom w:val="nil"/>
                  <w:right w:val="nil"/>
                </w:tcBorders>
                <w:shd w:val="clear" w:color="auto" w:fill="auto"/>
                <w:noWrap/>
                <w:vAlign w:val="bottom"/>
                <w:hideMark/>
              </w:tcPr>
            </w:tcPrChange>
          </w:tcPr>
          <w:p w14:paraId="04E6F60C" w14:textId="77777777" w:rsidR="00036D0E" w:rsidRPr="00036D0E" w:rsidRDefault="00036D0E" w:rsidP="00245317">
            <w:pPr>
              <w:spacing w:after="0" w:line="240" w:lineRule="auto"/>
              <w:jc w:val="center"/>
              <w:rPr>
                <w:ins w:id="2919" w:author="David Dayan" w:date="2021-12-03T17:13:00Z"/>
                <w:rFonts w:ascii="Calibri" w:eastAsia="Times New Roman" w:hAnsi="Calibri" w:cs="Times New Roman"/>
                <w:color w:val="000000"/>
                <w:sz w:val="16"/>
                <w:szCs w:val="16"/>
              </w:rPr>
            </w:pPr>
            <w:ins w:id="292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21" w:author="David Dayan" w:date="2021-12-03T17:18:00Z">
              <w:tcPr>
                <w:tcW w:w="2876" w:type="dxa"/>
                <w:gridSpan w:val="2"/>
                <w:tcBorders>
                  <w:top w:val="nil"/>
                  <w:left w:val="nil"/>
                  <w:bottom w:val="nil"/>
                  <w:right w:val="nil"/>
                </w:tcBorders>
                <w:shd w:val="clear" w:color="auto" w:fill="auto"/>
                <w:noWrap/>
                <w:vAlign w:val="bottom"/>
                <w:hideMark/>
              </w:tcPr>
            </w:tcPrChange>
          </w:tcPr>
          <w:p w14:paraId="2B79E3E8" w14:textId="77777777" w:rsidR="00036D0E" w:rsidRPr="00036D0E" w:rsidRDefault="00036D0E" w:rsidP="00245317">
            <w:pPr>
              <w:spacing w:after="0" w:line="240" w:lineRule="auto"/>
              <w:jc w:val="center"/>
              <w:rPr>
                <w:ins w:id="2922" w:author="David Dayan" w:date="2021-12-03T17:13:00Z"/>
                <w:rFonts w:ascii="Calibri" w:eastAsia="Times New Roman" w:hAnsi="Calibri" w:cs="Times New Roman"/>
                <w:color w:val="000000"/>
                <w:sz w:val="16"/>
                <w:szCs w:val="16"/>
              </w:rPr>
            </w:pPr>
            <w:ins w:id="292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24" w:author="David Dayan" w:date="2021-12-03T17:18:00Z">
              <w:tcPr>
                <w:tcW w:w="1426" w:type="dxa"/>
                <w:tcBorders>
                  <w:top w:val="nil"/>
                  <w:left w:val="nil"/>
                  <w:bottom w:val="nil"/>
                  <w:right w:val="nil"/>
                </w:tcBorders>
                <w:shd w:val="clear" w:color="auto" w:fill="auto"/>
                <w:noWrap/>
                <w:vAlign w:val="bottom"/>
                <w:hideMark/>
              </w:tcPr>
            </w:tcPrChange>
          </w:tcPr>
          <w:p w14:paraId="7E2901EF" w14:textId="77777777" w:rsidR="00036D0E" w:rsidRPr="00036D0E" w:rsidRDefault="00036D0E" w:rsidP="00245317">
            <w:pPr>
              <w:spacing w:after="0" w:line="240" w:lineRule="auto"/>
              <w:jc w:val="center"/>
              <w:rPr>
                <w:ins w:id="2925" w:author="David Dayan" w:date="2021-12-03T17:13:00Z"/>
                <w:rFonts w:ascii="Calibri" w:eastAsia="Times New Roman" w:hAnsi="Calibri" w:cs="Times New Roman"/>
                <w:color w:val="000000"/>
                <w:sz w:val="16"/>
                <w:szCs w:val="16"/>
              </w:rPr>
            </w:pPr>
            <w:ins w:id="2926" w:author="David Dayan" w:date="2021-12-03T17:13:00Z">
              <w:r w:rsidRPr="00036D0E">
                <w:rPr>
                  <w:rFonts w:ascii="Calibri" w:eastAsia="Times New Roman" w:hAnsi="Calibri" w:cs="Times New Roman"/>
                  <w:color w:val="000000"/>
                  <w:sz w:val="16"/>
                  <w:szCs w:val="16"/>
                </w:rPr>
                <w:t>heterozygote</w:t>
              </w:r>
            </w:ins>
          </w:p>
        </w:tc>
      </w:tr>
      <w:tr w:rsidR="00036D0E" w:rsidRPr="00036D0E" w14:paraId="3BEAF496" w14:textId="77777777" w:rsidTr="00245317">
        <w:trPr>
          <w:cantSplit/>
          <w:trHeight w:val="20"/>
          <w:ins w:id="2927" w:author="David Dayan" w:date="2021-12-03T17:13:00Z"/>
          <w:trPrChange w:id="29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29" w:author="David Dayan" w:date="2021-12-03T17:18:00Z">
              <w:tcPr>
                <w:tcW w:w="1563" w:type="dxa"/>
                <w:tcBorders>
                  <w:top w:val="nil"/>
                  <w:left w:val="nil"/>
                  <w:bottom w:val="nil"/>
                  <w:right w:val="nil"/>
                </w:tcBorders>
                <w:shd w:val="clear" w:color="auto" w:fill="auto"/>
                <w:noWrap/>
                <w:vAlign w:val="bottom"/>
                <w:hideMark/>
              </w:tcPr>
            </w:tcPrChange>
          </w:tcPr>
          <w:p w14:paraId="4F65215A" w14:textId="77777777" w:rsidR="00036D0E" w:rsidRPr="00036D0E" w:rsidRDefault="00036D0E" w:rsidP="00245317">
            <w:pPr>
              <w:spacing w:after="0" w:line="240" w:lineRule="auto"/>
              <w:jc w:val="center"/>
              <w:rPr>
                <w:ins w:id="2930" w:author="David Dayan" w:date="2021-12-03T17:13:00Z"/>
                <w:rFonts w:ascii="Calibri" w:eastAsia="Times New Roman" w:hAnsi="Calibri" w:cs="Times New Roman"/>
                <w:color w:val="000000"/>
                <w:sz w:val="16"/>
                <w:szCs w:val="16"/>
              </w:rPr>
            </w:pPr>
            <w:ins w:id="2931" w:author="David Dayan" w:date="2021-12-03T17:13:00Z">
              <w:r w:rsidRPr="00036D0E">
                <w:rPr>
                  <w:rFonts w:ascii="Calibri" w:eastAsia="Times New Roman" w:hAnsi="Calibri" w:cs="Times New Roman"/>
                  <w:color w:val="000000"/>
                  <w:sz w:val="16"/>
                  <w:szCs w:val="16"/>
                </w:rPr>
                <w:t>OtsAC20ROGR_0070</w:t>
              </w:r>
            </w:ins>
          </w:p>
        </w:tc>
        <w:tc>
          <w:tcPr>
            <w:tcW w:w="746" w:type="dxa"/>
            <w:tcBorders>
              <w:top w:val="nil"/>
              <w:left w:val="nil"/>
              <w:bottom w:val="nil"/>
              <w:right w:val="nil"/>
            </w:tcBorders>
            <w:shd w:val="clear" w:color="auto" w:fill="auto"/>
            <w:noWrap/>
            <w:vAlign w:val="bottom"/>
            <w:hideMark/>
            <w:tcPrChange w:id="2932" w:author="David Dayan" w:date="2021-12-03T17:18:00Z">
              <w:tcPr>
                <w:tcW w:w="746" w:type="dxa"/>
                <w:tcBorders>
                  <w:top w:val="nil"/>
                  <w:left w:val="nil"/>
                  <w:bottom w:val="nil"/>
                  <w:right w:val="nil"/>
                </w:tcBorders>
                <w:shd w:val="clear" w:color="auto" w:fill="auto"/>
                <w:noWrap/>
                <w:vAlign w:val="bottom"/>
                <w:hideMark/>
              </w:tcPr>
            </w:tcPrChange>
          </w:tcPr>
          <w:p w14:paraId="75BD6909" w14:textId="77777777" w:rsidR="00036D0E" w:rsidRPr="00036D0E" w:rsidRDefault="00036D0E" w:rsidP="00245317">
            <w:pPr>
              <w:spacing w:after="0" w:line="240" w:lineRule="auto"/>
              <w:jc w:val="center"/>
              <w:rPr>
                <w:ins w:id="2933" w:author="David Dayan" w:date="2021-12-03T17:13:00Z"/>
                <w:rFonts w:ascii="Calibri" w:eastAsia="Times New Roman" w:hAnsi="Calibri" w:cs="Times New Roman"/>
                <w:color w:val="000000"/>
                <w:sz w:val="16"/>
                <w:szCs w:val="16"/>
              </w:rPr>
            </w:pPr>
            <w:ins w:id="2934"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935" w:author="David Dayan" w:date="2021-12-03T17:18:00Z">
              <w:tcPr>
                <w:tcW w:w="599" w:type="dxa"/>
                <w:tcBorders>
                  <w:top w:val="nil"/>
                  <w:left w:val="nil"/>
                  <w:bottom w:val="nil"/>
                  <w:right w:val="nil"/>
                </w:tcBorders>
                <w:shd w:val="clear" w:color="auto" w:fill="auto"/>
                <w:noWrap/>
                <w:vAlign w:val="bottom"/>
                <w:hideMark/>
              </w:tcPr>
            </w:tcPrChange>
          </w:tcPr>
          <w:p w14:paraId="7E737B52" w14:textId="77777777" w:rsidR="00036D0E" w:rsidRPr="00036D0E" w:rsidRDefault="00036D0E" w:rsidP="00245317">
            <w:pPr>
              <w:spacing w:after="0" w:line="240" w:lineRule="auto"/>
              <w:jc w:val="center"/>
              <w:rPr>
                <w:ins w:id="2936" w:author="David Dayan" w:date="2021-12-03T17:13:00Z"/>
                <w:rFonts w:ascii="Calibri" w:eastAsia="Times New Roman" w:hAnsi="Calibri" w:cs="Times New Roman"/>
                <w:color w:val="000000"/>
                <w:sz w:val="16"/>
                <w:szCs w:val="16"/>
              </w:rPr>
            </w:pPr>
            <w:ins w:id="2937"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938" w:author="David Dayan" w:date="2021-12-03T17:18:00Z">
              <w:tcPr>
                <w:tcW w:w="1142" w:type="dxa"/>
                <w:tcBorders>
                  <w:top w:val="nil"/>
                  <w:left w:val="nil"/>
                  <w:bottom w:val="nil"/>
                  <w:right w:val="nil"/>
                </w:tcBorders>
                <w:shd w:val="clear" w:color="auto" w:fill="auto"/>
                <w:noWrap/>
                <w:vAlign w:val="bottom"/>
                <w:hideMark/>
              </w:tcPr>
            </w:tcPrChange>
          </w:tcPr>
          <w:p w14:paraId="2F4EFF23" w14:textId="77777777" w:rsidR="00036D0E" w:rsidRPr="00036D0E" w:rsidRDefault="00036D0E" w:rsidP="00245317">
            <w:pPr>
              <w:spacing w:after="0" w:line="240" w:lineRule="auto"/>
              <w:jc w:val="center"/>
              <w:rPr>
                <w:ins w:id="2939" w:author="David Dayan" w:date="2021-12-03T17:13:00Z"/>
                <w:rFonts w:ascii="Calibri" w:eastAsia="Times New Roman" w:hAnsi="Calibri" w:cs="Times New Roman"/>
                <w:color w:val="000000"/>
                <w:sz w:val="16"/>
                <w:szCs w:val="16"/>
              </w:rPr>
            </w:pPr>
            <w:ins w:id="294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941" w:author="David Dayan" w:date="2021-12-03T17:18:00Z">
              <w:tcPr>
                <w:tcW w:w="1440" w:type="dxa"/>
                <w:tcBorders>
                  <w:top w:val="nil"/>
                  <w:left w:val="nil"/>
                  <w:bottom w:val="nil"/>
                  <w:right w:val="nil"/>
                </w:tcBorders>
                <w:shd w:val="clear" w:color="auto" w:fill="auto"/>
                <w:noWrap/>
                <w:vAlign w:val="bottom"/>
                <w:hideMark/>
              </w:tcPr>
            </w:tcPrChange>
          </w:tcPr>
          <w:p w14:paraId="049EAF6B" w14:textId="77777777" w:rsidR="00036D0E" w:rsidRPr="00036D0E" w:rsidRDefault="00036D0E" w:rsidP="00245317">
            <w:pPr>
              <w:spacing w:after="0" w:line="240" w:lineRule="auto"/>
              <w:jc w:val="center"/>
              <w:rPr>
                <w:ins w:id="2942" w:author="David Dayan" w:date="2021-12-03T17:13:00Z"/>
                <w:rFonts w:ascii="Calibri" w:eastAsia="Times New Roman" w:hAnsi="Calibri" w:cs="Times New Roman"/>
                <w:color w:val="000000"/>
                <w:sz w:val="16"/>
                <w:szCs w:val="16"/>
              </w:rPr>
            </w:pPr>
            <w:ins w:id="294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44" w:author="David Dayan" w:date="2021-12-03T17:18:00Z">
              <w:tcPr>
                <w:tcW w:w="1530" w:type="dxa"/>
                <w:tcBorders>
                  <w:top w:val="nil"/>
                  <w:left w:val="nil"/>
                  <w:bottom w:val="nil"/>
                  <w:right w:val="nil"/>
                </w:tcBorders>
                <w:shd w:val="clear" w:color="auto" w:fill="auto"/>
                <w:noWrap/>
                <w:vAlign w:val="bottom"/>
                <w:hideMark/>
              </w:tcPr>
            </w:tcPrChange>
          </w:tcPr>
          <w:p w14:paraId="56BC5D35" w14:textId="77777777" w:rsidR="00036D0E" w:rsidRPr="00036D0E" w:rsidRDefault="00036D0E" w:rsidP="00245317">
            <w:pPr>
              <w:spacing w:after="0" w:line="240" w:lineRule="auto"/>
              <w:jc w:val="center"/>
              <w:rPr>
                <w:ins w:id="2945" w:author="David Dayan" w:date="2021-12-03T17:13:00Z"/>
                <w:rFonts w:ascii="Calibri" w:eastAsia="Times New Roman" w:hAnsi="Calibri" w:cs="Times New Roman"/>
                <w:color w:val="000000"/>
                <w:sz w:val="16"/>
                <w:szCs w:val="16"/>
              </w:rPr>
            </w:pPr>
            <w:ins w:id="294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47" w:author="David Dayan" w:date="2021-12-03T17:18:00Z">
              <w:tcPr>
                <w:tcW w:w="898" w:type="dxa"/>
                <w:tcBorders>
                  <w:top w:val="nil"/>
                  <w:left w:val="nil"/>
                  <w:bottom w:val="nil"/>
                  <w:right w:val="nil"/>
                </w:tcBorders>
                <w:shd w:val="clear" w:color="auto" w:fill="auto"/>
                <w:noWrap/>
                <w:vAlign w:val="bottom"/>
                <w:hideMark/>
              </w:tcPr>
            </w:tcPrChange>
          </w:tcPr>
          <w:p w14:paraId="1350A315" w14:textId="77777777" w:rsidR="00036D0E" w:rsidRPr="00036D0E" w:rsidRDefault="00036D0E" w:rsidP="00245317">
            <w:pPr>
              <w:spacing w:after="0" w:line="240" w:lineRule="auto"/>
              <w:jc w:val="center"/>
              <w:rPr>
                <w:ins w:id="2948" w:author="David Dayan" w:date="2021-12-03T17:13:00Z"/>
                <w:rFonts w:ascii="Calibri" w:eastAsia="Times New Roman" w:hAnsi="Calibri" w:cs="Times New Roman"/>
                <w:color w:val="000000"/>
                <w:sz w:val="16"/>
                <w:szCs w:val="16"/>
              </w:rPr>
            </w:pPr>
            <w:ins w:id="294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950" w:author="David Dayan" w:date="2021-12-03T17:18:00Z">
              <w:tcPr>
                <w:tcW w:w="902" w:type="dxa"/>
                <w:tcBorders>
                  <w:top w:val="nil"/>
                  <w:left w:val="nil"/>
                  <w:bottom w:val="nil"/>
                  <w:right w:val="nil"/>
                </w:tcBorders>
                <w:shd w:val="clear" w:color="auto" w:fill="auto"/>
                <w:noWrap/>
                <w:vAlign w:val="bottom"/>
                <w:hideMark/>
              </w:tcPr>
            </w:tcPrChange>
          </w:tcPr>
          <w:p w14:paraId="178D1487" w14:textId="77777777" w:rsidR="00036D0E" w:rsidRPr="00036D0E" w:rsidRDefault="00036D0E" w:rsidP="00245317">
            <w:pPr>
              <w:spacing w:after="0" w:line="240" w:lineRule="auto"/>
              <w:jc w:val="center"/>
              <w:rPr>
                <w:ins w:id="2951" w:author="David Dayan" w:date="2021-12-03T17:13:00Z"/>
                <w:rFonts w:ascii="Calibri" w:eastAsia="Times New Roman" w:hAnsi="Calibri" w:cs="Times New Roman"/>
                <w:color w:val="000000"/>
                <w:sz w:val="16"/>
                <w:szCs w:val="16"/>
              </w:rPr>
            </w:pPr>
            <w:ins w:id="295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953" w:author="David Dayan" w:date="2021-12-03T17:18:00Z">
              <w:tcPr>
                <w:tcW w:w="2160" w:type="dxa"/>
                <w:tcBorders>
                  <w:top w:val="nil"/>
                  <w:left w:val="nil"/>
                  <w:bottom w:val="nil"/>
                  <w:right w:val="nil"/>
                </w:tcBorders>
                <w:shd w:val="clear" w:color="auto" w:fill="auto"/>
                <w:noWrap/>
                <w:vAlign w:val="bottom"/>
                <w:hideMark/>
              </w:tcPr>
            </w:tcPrChange>
          </w:tcPr>
          <w:p w14:paraId="1A5945DA" w14:textId="77777777" w:rsidR="00036D0E" w:rsidRPr="00036D0E" w:rsidRDefault="00036D0E" w:rsidP="00245317">
            <w:pPr>
              <w:spacing w:after="0" w:line="240" w:lineRule="auto"/>
              <w:jc w:val="center"/>
              <w:rPr>
                <w:ins w:id="2954" w:author="David Dayan" w:date="2021-12-03T17:13:00Z"/>
                <w:rFonts w:ascii="Calibri" w:eastAsia="Times New Roman" w:hAnsi="Calibri" w:cs="Times New Roman"/>
                <w:color w:val="000000"/>
                <w:sz w:val="16"/>
                <w:szCs w:val="16"/>
              </w:rPr>
            </w:pPr>
            <w:ins w:id="295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56" w:author="David Dayan" w:date="2021-12-03T17:18:00Z">
              <w:tcPr>
                <w:tcW w:w="2876" w:type="dxa"/>
                <w:gridSpan w:val="2"/>
                <w:tcBorders>
                  <w:top w:val="nil"/>
                  <w:left w:val="nil"/>
                  <w:bottom w:val="nil"/>
                  <w:right w:val="nil"/>
                </w:tcBorders>
                <w:shd w:val="clear" w:color="auto" w:fill="auto"/>
                <w:noWrap/>
                <w:vAlign w:val="bottom"/>
                <w:hideMark/>
              </w:tcPr>
            </w:tcPrChange>
          </w:tcPr>
          <w:p w14:paraId="6DD9889F" w14:textId="77777777" w:rsidR="00036D0E" w:rsidRPr="00036D0E" w:rsidRDefault="00036D0E" w:rsidP="00245317">
            <w:pPr>
              <w:spacing w:after="0" w:line="240" w:lineRule="auto"/>
              <w:jc w:val="center"/>
              <w:rPr>
                <w:ins w:id="2957" w:author="David Dayan" w:date="2021-12-03T17:13:00Z"/>
                <w:rFonts w:ascii="Calibri" w:eastAsia="Times New Roman" w:hAnsi="Calibri" w:cs="Times New Roman"/>
                <w:color w:val="000000"/>
                <w:sz w:val="16"/>
                <w:szCs w:val="16"/>
              </w:rPr>
            </w:pPr>
            <w:ins w:id="295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59" w:author="David Dayan" w:date="2021-12-03T17:18:00Z">
              <w:tcPr>
                <w:tcW w:w="1426" w:type="dxa"/>
                <w:tcBorders>
                  <w:top w:val="nil"/>
                  <w:left w:val="nil"/>
                  <w:bottom w:val="nil"/>
                  <w:right w:val="nil"/>
                </w:tcBorders>
                <w:shd w:val="clear" w:color="auto" w:fill="auto"/>
                <w:noWrap/>
                <w:vAlign w:val="bottom"/>
                <w:hideMark/>
              </w:tcPr>
            </w:tcPrChange>
          </w:tcPr>
          <w:p w14:paraId="4D5B2017" w14:textId="77777777" w:rsidR="00036D0E" w:rsidRPr="00036D0E" w:rsidRDefault="00036D0E" w:rsidP="00245317">
            <w:pPr>
              <w:spacing w:after="0" w:line="240" w:lineRule="auto"/>
              <w:jc w:val="center"/>
              <w:rPr>
                <w:ins w:id="2960" w:author="David Dayan" w:date="2021-12-03T17:13:00Z"/>
                <w:rFonts w:ascii="Calibri" w:eastAsia="Times New Roman" w:hAnsi="Calibri" w:cs="Times New Roman"/>
                <w:color w:val="000000"/>
                <w:sz w:val="16"/>
                <w:szCs w:val="16"/>
              </w:rPr>
            </w:pPr>
            <w:ins w:id="2961" w:author="David Dayan" w:date="2021-12-03T17:13:00Z">
              <w:r w:rsidRPr="00036D0E">
                <w:rPr>
                  <w:rFonts w:ascii="Calibri" w:eastAsia="Times New Roman" w:hAnsi="Calibri" w:cs="Times New Roman"/>
                  <w:color w:val="000000"/>
                  <w:sz w:val="16"/>
                  <w:szCs w:val="16"/>
                </w:rPr>
                <w:t>heterozygote</w:t>
              </w:r>
            </w:ins>
          </w:p>
        </w:tc>
      </w:tr>
      <w:tr w:rsidR="00036D0E" w:rsidRPr="00036D0E" w14:paraId="3D2EAD85" w14:textId="77777777" w:rsidTr="00245317">
        <w:trPr>
          <w:cantSplit/>
          <w:trHeight w:val="20"/>
          <w:ins w:id="2962" w:author="David Dayan" w:date="2021-12-03T17:13:00Z"/>
          <w:trPrChange w:id="29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64" w:author="David Dayan" w:date="2021-12-03T17:18:00Z">
              <w:tcPr>
                <w:tcW w:w="1563" w:type="dxa"/>
                <w:tcBorders>
                  <w:top w:val="nil"/>
                  <w:left w:val="nil"/>
                  <w:bottom w:val="nil"/>
                  <w:right w:val="nil"/>
                </w:tcBorders>
                <w:shd w:val="clear" w:color="auto" w:fill="auto"/>
                <w:noWrap/>
                <w:vAlign w:val="bottom"/>
                <w:hideMark/>
              </w:tcPr>
            </w:tcPrChange>
          </w:tcPr>
          <w:p w14:paraId="3FB5FD5A" w14:textId="77777777" w:rsidR="00036D0E" w:rsidRPr="00036D0E" w:rsidRDefault="00036D0E" w:rsidP="00245317">
            <w:pPr>
              <w:spacing w:after="0" w:line="240" w:lineRule="auto"/>
              <w:jc w:val="center"/>
              <w:rPr>
                <w:ins w:id="2965" w:author="David Dayan" w:date="2021-12-03T17:13:00Z"/>
                <w:rFonts w:ascii="Calibri" w:eastAsia="Times New Roman" w:hAnsi="Calibri" w:cs="Times New Roman"/>
                <w:color w:val="000000"/>
                <w:sz w:val="16"/>
                <w:szCs w:val="16"/>
              </w:rPr>
            </w:pPr>
            <w:ins w:id="2966" w:author="David Dayan" w:date="2021-12-03T17:13:00Z">
              <w:r w:rsidRPr="00036D0E">
                <w:rPr>
                  <w:rFonts w:ascii="Calibri" w:eastAsia="Times New Roman" w:hAnsi="Calibri" w:cs="Times New Roman"/>
                  <w:color w:val="000000"/>
                  <w:sz w:val="16"/>
                  <w:szCs w:val="16"/>
                </w:rPr>
                <w:t>OtsAC20ROGR_0071</w:t>
              </w:r>
            </w:ins>
          </w:p>
        </w:tc>
        <w:tc>
          <w:tcPr>
            <w:tcW w:w="746" w:type="dxa"/>
            <w:tcBorders>
              <w:top w:val="nil"/>
              <w:left w:val="nil"/>
              <w:bottom w:val="nil"/>
              <w:right w:val="nil"/>
            </w:tcBorders>
            <w:shd w:val="clear" w:color="auto" w:fill="auto"/>
            <w:noWrap/>
            <w:vAlign w:val="bottom"/>
            <w:hideMark/>
            <w:tcPrChange w:id="2967" w:author="David Dayan" w:date="2021-12-03T17:18:00Z">
              <w:tcPr>
                <w:tcW w:w="746" w:type="dxa"/>
                <w:tcBorders>
                  <w:top w:val="nil"/>
                  <w:left w:val="nil"/>
                  <w:bottom w:val="nil"/>
                  <w:right w:val="nil"/>
                </w:tcBorders>
                <w:shd w:val="clear" w:color="auto" w:fill="auto"/>
                <w:noWrap/>
                <w:vAlign w:val="bottom"/>
                <w:hideMark/>
              </w:tcPr>
            </w:tcPrChange>
          </w:tcPr>
          <w:p w14:paraId="43C53DE3" w14:textId="77777777" w:rsidR="00036D0E" w:rsidRPr="00036D0E" w:rsidRDefault="00036D0E" w:rsidP="00245317">
            <w:pPr>
              <w:spacing w:after="0" w:line="240" w:lineRule="auto"/>
              <w:jc w:val="center"/>
              <w:rPr>
                <w:ins w:id="2968" w:author="David Dayan" w:date="2021-12-03T17:13:00Z"/>
                <w:rFonts w:ascii="Calibri" w:eastAsia="Times New Roman" w:hAnsi="Calibri" w:cs="Times New Roman"/>
                <w:color w:val="000000"/>
                <w:sz w:val="16"/>
                <w:szCs w:val="16"/>
              </w:rPr>
            </w:pPr>
            <w:ins w:id="2969"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2970" w:author="David Dayan" w:date="2021-12-03T17:18:00Z">
              <w:tcPr>
                <w:tcW w:w="599" w:type="dxa"/>
                <w:tcBorders>
                  <w:top w:val="nil"/>
                  <w:left w:val="nil"/>
                  <w:bottom w:val="nil"/>
                  <w:right w:val="nil"/>
                </w:tcBorders>
                <w:shd w:val="clear" w:color="auto" w:fill="auto"/>
                <w:noWrap/>
                <w:vAlign w:val="bottom"/>
                <w:hideMark/>
              </w:tcPr>
            </w:tcPrChange>
          </w:tcPr>
          <w:p w14:paraId="00E3FF4A" w14:textId="77777777" w:rsidR="00036D0E" w:rsidRPr="00036D0E" w:rsidRDefault="00036D0E" w:rsidP="00245317">
            <w:pPr>
              <w:spacing w:after="0" w:line="240" w:lineRule="auto"/>
              <w:jc w:val="center"/>
              <w:rPr>
                <w:ins w:id="2971" w:author="David Dayan" w:date="2021-12-03T17:13:00Z"/>
                <w:rFonts w:ascii="Calibri" w:eastAsia="Times New Roman" w:hAnsi="Calibri" w:cs="Times New Roman"/>
                <w:color w:val="000000"/>
                <w:sz w:val="16"/>
                <w:szCs w:val="16"/>
              </w:rPr>
            </w:pPr>
            <w:ins w:id="2972"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2973" w:author="David Dayan" w:date="2021-12-03T17:18:00Z">
              <w:tcPr>
                <w:tcW w:w="1142" w:type="dxa"/>
                <w:tcBorders>
                  <w:top w:val="nil"/>
                  <w:left w:val="nil"/>
                  <w:bottom w:val="nil"/>
                  <w:right w:val="nil"/>
                </w:tcBorders>
                <w:shd w:val="clear" w:color="auto" w:fill="auto"/>
                <w:noWrap/>
                <w:vAlign w:val="bottom"/>
                <w:hideMark/>
              </w:tcPr>
            </w:tcPrChange>
          </w:tcPr>
          <w:p w14:paraId="45C57AD8" w14:textId="77777777" w:rsidR="00036D0E" w:rsidRPr="00036D0E" w:rsidRDefault="00036D0E" w:rsidP="00245317">
            <w:pPr>
              <w:spacing w:after="0" w:line="240" w:lineRule="auto"/>
              <w:jc w:val="center"/>
              <w:rPr>
                <w:ins w:id="2974" w:author="David Dayan" w:date="2021-12-03T17:13:00Z"/>
                <w:rFonts w:ascii="Calibri" w:eastAsia="Times New Roman" w:hAnsi="Calibri" w:cs="Times New Roman"/>
                <w:color w:val="000000"/>
                <w:sz w:val="16"/>
                <w:szCs w:val="16"/>
              </w:rPr>
            </w:pPr>
            <w:ins w:id="297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2976" w:author="David Dayan" w:date="2021-12-03T17:18:00Z">
              <w:tcPr>
                <w:tcW w:w="1440" w:type="dxa"/>
                <w:tcBorders>
                  <w:top w:val="nil"/>
                  <w:left w:val="nil"/>
                  <w:bottom w:val="nil"/>
                  <w:right w:val="nil"/>
                </w:tcBorders>
                <w:shd w:val="clear" w:color="auto" w:fill="auto"/>
                <w:noWrap/>
                <w:vAlign w:val="bottom"/>
                <w:hideMark/>
              </w:tcPr>
            </w:tcPrChange>
          </w:tcPr>
          <w:p w14:paraId="44069CD1" w14:textId="77777777" w:rsidR="00036D0E" w:rsidRPr="00036D0E" w:rsidRDefault="00036D0E" w:rsidP="00245317">
            <w:pPr>
              <w:spacing w:after="0" w:line="240" w:lineRule="auto"/>
              <w:jc w:val="center"/>
              <w:rPr>
                <w:ins w:id="2977" w:author="David Dayan" w:date="2021-12-03T17:13:00Z"/>
                <w:rFonts w:ascii="Calibri" w:eastAsia="Times New Roman" w:hAnsi="Calibri" w:cs="Times New Roman"/>
                <w:color w:val="000000"/>
                <w:sz w:val="16"/>
                <w:szCs w:val="16"/>
              </w:rPr>
            </w:pPr>
            <w:ins w:id="297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2979" w:author="David Dayan" w:date="2021-12-03T17:18:00Z">
              <w:tcPr>
                <w:tcW w:w="1530" w:type="dxa"/>
                <w:tcBorders>
                  <w:top w:val="nil"/>
                  <w:left w:val="nil"/>
                  <w:bottom w:val="nil"/>
                  <w:right w:val="nil"/>
                </w:tcBorders>
                <w:shd w:val="clear" w:color="auto" w:fill="auto"/>
                <w:noWrap/>
                <w:vAlign w:val="bottom"/>
                <w:hideMark/>
              </w:tcPr>
            </w:tcPrChange>
          </w:tcPr>
          <w:p w14:paraId="4CBAD5E4" w14:textId="77777777" w:rsidR="00036D0E" w:rsidRPr="00036D0E" w:rsidRDefault="00036D0E" w:rsidP="00245317">
            <w:pPr>
              <w:spacing w:after="0" w:line="240" w:lineRule="auto"/>
              <w:jc w:val="center"/>
              <w:rPr>
                <w:ins w:id="2980" w:author="David Dayan" w:date="2021-12-03T17:13:00Z"/>
                <w:rFonts w:ascii="Calibri" w:eastAsia="Times New Roman" w:hAnsi="Calibri" w:cs="Times New Roman"/>
                <w:color w:val="000000"/>
                <w:sz w:val="16"/>
                <w:szCs w:val="16"/>
              </w:rPr>
            </w:pPr>
            <w:ins w:id="298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2982" w:author="David Dayan" w:date="2021-12-03T17:18:00Z">
              <w:tcPr>
                <w:tcW w:w="898" w:type="dxa"/>
                <w:tcBorders>
                  <w:top w:val="nil"/>
                  <w:left w:val="nil"/>
                  <w:bottom w:val="nil"/>
                  <w:right w:val="nil"/>
                </w:tcBorders>
                <w:shd w:val="clear" w:color="auto" w:fill="auto"/>
                <w:noWrap/>
                <w:vAlign w:val="bottom"/>
                <w:hideMark/>
              </w:tcPr>
            </w:tcPrChange>
          </w:tcPr>
          <w:p w14:paraId="36AC6F1C" w14:textId="77777777" w:rsidR="00036D0E" w:rsidRPr="00036D0E" w:rsidRDefault="00036D0E" w:rsidP="00245317">
            <w:pPr>
              <w:spacing w:after="0" w:line="240" w:lineRule="auto"/>
              <w:jc w:val="center"/>
              <w:rPr>
                <w:ins w:id="2983" w:author="David Dayan" w:date="2021-12-03T17:13:00Z"/>
                <w:rFonts w:ascii="Calibri" w:eastAsia="Times New Roman" w:hAnsi="Calibri" w:cs="Times New Roman"/>
                <w:color w:val="000000"/>
                <w:sz w:val="16"/>
                <w:szCs w:val="16"/>
              </w:rPr>
            </w:pPr>
            <w:ins w:id="298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2985" w:author="David Dayan" w:date="2021-12-03T17:18:00Z">
              <w:tcPr>
                <w:tcW w:w="902" w:type="dxa"/>
                <w:tcBorders>
                  <w:top w:val="nil"/>
                  <w:left w:val="nil"/>
                  <w:bottom w:val="nil"/>
                  <w:right w:val="nil"/>
                </w:tcBorders>
                <w:shd w:val="clear" w:color="auto" w:fill="auto"/>
                <w:noWrap/>
                <w:vAlign w:val="bottom"/>
                <w:hideMark/>
              </w:tcPr>
            </w:tcPrChange>
          </w:tcPr>
          <w:p w14:paraId="102F5280" w14:textId="77777777" w:rsidR="00036D0E" w:rsidRPr="00036D0E" w:rsidRDefault="00036D0E" w:rsidP="00245317">
            <w:pPr>
              <w:spacing w:after="0" w:line="240" w:lineRule="auto"/>
              <w:jc w:val="center"/>
              <w:rPr>
                <w:ins w:id="2986" w:author="David Dayan" w:date="2021-12-03T17:13:00Z"/>
                <w:rFonts w:ascii="Calibri" w:eastAsia="Times New Roman" w:hAnsi="Calibri" w:cs="Times New Roman"/>
                <w:color w:val="000000"/>
                <w:sz w:val="16"/>
                <w:szCs w:val="16"/>
              </w:rPr>
            </w:pPr>
            <w:ins w:id="298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2988" w:author="David Dayan" w:date="2021-12-03T17:18:00Z">
              <w:tcPr>
                <w:tcW w:w="2160" w:type="dxa"/>
                <w:tcBorders>
                  <w:top w:val="nil"/>
                  <w:left w:val="nil"/>
                  <w:bottom w:val="nil"/>
                  <w:right w:val="nil"/>
                </w:tcBorders>
                <w:shd w:val="clear" w:color="auto" w:fill="auto"/>
                <w:noWrap/>
                <w:vAlign w:val="bottom"/>
                <w:hideMark/>
              </w:tcPr>
            </w:tcPrChange>
          </w:tcPr>
          <w:p w14:paraId="027CBD5D" w14:textId="77777777" w:rsidR="00036D0E" w:rsidRPr="00036D0E" w:rsidRDefault="00036D0E" w:rsidP="00245317">
            <w:pPr>
              <w:spacing w:after="0" w:line="240" w:lineRule="auto"/>
              <w:jc w:val="center"/>
              <w:rPr>
                <w:ins w:id="2989" w:author="David Dayan" w:date="2021-12-03T17:13:00Z"/>
                <w:rFonts w:ascii="Calibri" w:eastAsia="Times New Roman" w:hAnsi="Calibri" w:cs="Times New Roman"/>
                <w:color w:val="000000"/>
                <w:sz w:val="16"/>
                <w:szCs w:val="16"/>
              </w:rPr>
            </w:pPr>
            <w:ins w:id="299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2991" w:author="David Dayan" w:date="2021-12-03T17:18:00Z">
              <w:tcPr>
                <w:tcW w:w="2876" w:type="dxa"/>
                <w:gridSpan w:val="2"/>
                <w:tcBorders>
                  <w:top w:val="nil"/>
                  <w:left w:val="nil"/>
                  <w:bottom w:val="nil"/>
                  <w:right w:val="nil"/>
                </w:tcBorders>
                <w:shd w:val="clear" w:color="auto" w:fill="auto"/>
                <w:noWrap/>
                <w:vAlign w:val="bottom"/>
                <w:hideMark/>
              </w:tcPr>
            </w:tcPrChange>
          </w:tcPr>
          <w:p w14:paraId="0679497E" w14:textId="77777777" w:rsidR="00036D0E" w:rsidRPr="00036D0E" w:rsidRDefault="00036D0E" w:rsidP="00245317">
            <w:pPr>
              <w:spacing w:after="0" w:line="240" w:lineRule="auto"/>
              <w:jc w:val="center"/>
              <w:rPr>
                <w:ins w:id="2992" w:author="David Dayan" w:date="2021-12-03T17:13:00Z"/>
                <w:rFonts w:ascii="Calibri" w:eastAsia="Times New Roman" w:hAnsi="Calibri" w:cs="Times New Roman"/>
                <w:color w:val="000000"/>
                <w:sz w:val="16"/>
                <w:szCs w:val="16"/>
              </w:rPr>
            </w:pPr>
            <w:ins w:id="299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2994" w:author="David Dayan" w:date="2021-12-03T17:18:00Z">
              <w:tcPr>
                <w:tcW w:w="1426" w:type="dxa"/>
                <w:tcBorders>
                  <w:top w:val="nil"/>
                  <w:left w:val="nil"/>
                  <w:bottom w:val="nil"/>
                  <w:right w:val="nil"/>
                </w:tcBorders>
                <w:shd w:val="clear" w:color="auto" w:fill="auto"/>
                <w:noWrap/>
                <w:vAlign w:val="bottom"/>
                <w:hideMark/>
              </w:tcPr>
            </w:tcPrChange>
          </w:tcPr>
          <w:p w14:paraId="76051CCC" w14:textId="77777777" w:rsidR="00036D0E" w:rsidRPr="00036D0E" w:rsidRDefault="00036D0E" w:rsidP="00245317">
            <w:pPr>
              <w:spacing w:after="0" w:line="240" w:lineRule="auto"/>
              <w:jc w:val="center"/>
              <w:rPr>
                <w:ins w:id="2995" w:author="David Dayan" w:date="2021-12-03T17:13:00Z"/>
                <w:rFonts w:ascii="Calibri" w:eastAsia="Times New Roman" w:hAnsi="Calibri" w:cs="Times New Roman"/>
                <w:color w:val="000000"/>
                <w:sz w:val="16"/>
                <w:szCs w:val="16"/>
              </w:rPr>
            </w:pPr>
            <w:ins w:id="2996" w:author="David Dayan" w:date="2021-12-03T17:13:00Z">
              <w:r w:rsidRPr="00036D0E">
                <w:rPr>
                  <w:rFonts w:ascii="Calibri" w:eastAsia="Times New Roman" w:hAnsi="Calibri" w:cs="Times New Roman"/>
                  <w:color w:val="000000"/>
                  <w:sz w:val="16"/>
                  <w:szCs w:val="16"/>
                </w:rPr>
                <w:t>heterozygote</w:t>
              </w:r>
            </w:ins>
          </w:p>
        </w:tc>
      </w:tr>
      <w:tr w:rsidR="00036D0E" w:rsidRPr="00036D0E" w14:paraId="4AE64DE8" w14:textId="77777777" w:rsidTr="00245317">
        <w:trPr>
          <w:cantSplit/>
          <w:trHeight w:val="20"/>
          <w:ins w:id="2997" w:author="David Dayan" w:date="2021-12-03T17:13:00Z"/>
          <w:trPrChange w:id="29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2999" w:author="David Dayan" w:date="2021-12-03T17:18:00Z">
              <w:tcPr>
                <w:tcW w:w="1563" w:type="dxa"/>
                <w:tcBorders>
                  <w:top w:val="nil"/>
                  <w:left w:val="nil"/>
                  <w:bottom w:val="nil"/>
                  <w:right w:val="nil"/>
                </w:tcBorders>
                <w:shd w:val="clear" w:color="auto" w:fill="auto"/>
                <w:noWrap/>
                <w:vAlign w:val="bottom"/>
                <w:hideMark/>
              </w:tcPr>
            </w:tcPrChange>
          </w:tcPr>
          <w:p w14:paraId="42C395C4" w14:textId="77777777" w:rsidR="00036D0E" w:rsidRPr="00036D0E" w:rsidRDefault="00036D0E" w:rsidP="00245317">
            <w:pPr>
              <w:spacing w:after="0" w:line="240" w:lineRule="auto"/>
              <w:jc w:val="center"/>
              <w:rPr>
                <w:ins w:id="3000" w:author="David Dayan" w:date="2021-12-03T17:13:00Z"/>
                <w:rFonts w:ascii="Calibri" w:eastAsia="Times New Roman" w:hAnsi="Calibri" w:cs="Times New Roman"/>
                <w:color w:val="000000"/>
                <w:sz w:val="16"/>
                <w:szCs w:val="16"/>
              </w:rPr>
            </w:pPr>
            <w:ins w:id="3001" w:author="David Dayan" w:date="2021-12-03T17:13:00Z">
              <w:r w:rsidRPr="00036D0E">
                <w:rPr>
                  <w:rFonts w:ascii="Calibri" w:eastAsia="Times New Roman" w:hAnsi="Calibri" w:cs="Times New Roman"/>
                  <w:color w:val="000000"/>
                  <w:sz w:val="16"/>
                  <w:szCs w:val="16"/>
                </w:rPr>
                <w:t>OtsAC20ROGR_0073</w:t>
              </w:r>
            </w:ins>
          </w:p>
        </w:tc>
        <w:tc>
          <w:tcPr>
            <w:tcW w:w="746" w:type="dxa"/>
            <w:tcBorders>
              <w:top w:val="nil"/>
              <w:left w:val="nil"/>
              <w:bottom w:val="nil"/>
              <w:right w:val="nil"/>
            </w:tcBorders>
            <w:shd w:val="clear" w:color="auto" w:fill="auto"/>
            <w:noWrap/>
            <w:vAlign w:val="bottom"/>
            <w:hideMark/>
            <w:tcPrChange w:id="3002" w:author="David Dayan" w:date="2021-12-03T17:18:00Z">
              <w:tcPr>
                <w:tcW w:w="746" w:type="dxa"/>
                <w:tcBorders>
                  <w:top w:val="nil"/>
                  <w:left w:val="nil"/>
                  <w:bottom w:val="nil"/>
                  <w:right w:val="nil"/>
                </w:tcBorders>
                <w:shd w:val="clear" w:color="auto" w:fill="auto"/>
                <w:noWrap/>
                <w:vAlign w:val="bottom"/>
                <w:hideMark/>
              </w:tcPr>
            </w:tcPrChange>
          </w:tcPr>
          <w:p w14:paraId="645560DC" w14:textId="77777777" w:rsidR="00036D0E" w:rsidRPr="00036D0E" w:rsidRDefault="00036D0E" w:rsidP="00245317">
            <w:pPr>
              <w:spacing w:after="0" w:line="240" w:lineRule="auto"/>
              <w:jc w:val="center"/>
              <w:rPr>
                <w:ins w:id="3003" w:author="David Dayan" w:date="2021-12-03T17:13:00Z"/>
                <w:rFonts w:ascii="Calibri" w:eastAsia="Times New Roman" w:hAnsi="Calibri" w:cs="Times New Roman"/>
                <w:color w:val="000000"/>
                <w:sz w:val="16"/>
                <w:szCs w:val="16"/>
              </w:rPr>
            </w:pPr>
            <w:ins w:id="3004" w:author="David Dayan" w:date="2021-12-03T17:13:00Z">
              <w:r w:rsidRPr="00036D0E">
                <w:rPr>
                  <w:rFonts w:ascii="Calibri" w:eastAsia="Times New Roman" w:hAnsi="Calibri" w:cs="Times New Roman"/>
                  <w:color w:val="000000"/>
                  <w:sz w:val="16"/>
                  <w:szCs w:val="16"/>
                </w:rPr>
                <w:t>7/16/20</w:t>
              </w:r>
            </w:ins>
          </w:p>
        </w:tc>
        <w:tc>
          <w:tcPr>
            <w:tcW w:w="599" w:type="dxa"/>
            <w:tcBorders>
              <w:top w:val="nil"/>
              <w:left w:val="nil"/>
              <w:bottom w:val="nil"/>
              <w:right w:val="nil"/>
            </w:tcBorders>
            <w:shd w:val="clear" w:color="auto" w:fill="auto"/>
            <w:noWrap/>
            <w:vAlign w:val="bottom"/>
            <w:hideMark/>
            <w:tcPrChange w:id="3005" w:author="David Dayan" w:date="2021-12-03T17:18:00Z">
              <w:tcPr>
                <w:tcW w:w="599" w:type="dxa"/>
                <w:tcBorders>
                  <w:top w:val="nil"/>
                  <w:left w:val="nil"/>
                  <w:bottom w:val="nil"/>
                  <w:right w:val="nil"/>
                </w:tcBorders>
                <w:shd w:val="clear" w:color="auto" w:fill="auto"/>
                <w:noWrap/>
                <w:vAlign w:val="bottom"/>
                <w:hideMark/>
              </w:tcPr>
            </w:tcPrChange>
          </w:tcPr>
          <w:p w14:paraId="3A71BDE6" w14:textId="77777777" w:rsidR="00036D0E" w:rsidRPr="00036D0E" w:rsidRDefault="00036D0E" w:rsidP="00245317">
            <w:pPr>
              <w:spacing w:after="0" w:line="240" w:lineRule="auto"/>
              <w:jc w:val="center"/>
              <w:rPr>
                <w:ins w:id="3006" w:author="David Dayan" w:date="2021-12-03T17:13:00Z"/>
                <w:rFonts w:ascii="Calibri" w:eastAsia="Times New Roman" w:hAnsi="Calibri" w:cs="Times New Roman"/>
                <w:color w:val="000000"/>
                <w:sz w:val="16"/>
                <w:szCs w:val="16"/>
              </w:rPr>
            </w:pPr>
            <w:ins w:id="3007" w:author="David Dayan" w:date="2021-12-03T17:13:00Z">
              <w:r w:rsidRPr="00036D0E">
                <w:rPr>
                  <w:rFonts w:ascii="Calibri" w:eastAsia="Times New Roman" w:hAnsi="Calibri" w:cs="Times New Roman"/>
                  <w:color w:val="000000"/>
                  <w:sz w:val="16"/>
                  <w:szCs w:val="16"/>
                </w:rPr>
                <w:t>198</w:t>
              </w:r>
            </w:ins>
          </w:p>
        </w:tc>
        <w:tc>
          <w:tcPr>
            <w:tcW w:w="1142" w:type="dxa"/>
            <w:tcBorders>
              <w:top w:val="nil"/>
              <w:left w:val="nil"/>
              <w:bottom w:val="nil"/>
              <w:right w:val="nil"/>
            </w:tcBorders>
            <w:shd w:val="clear" w:color="auto" w:fill="auto"/>
            <w:noWrap/>
            <w:vAlign w:val="bottom"/>
            <w:hideMark/>
            <w:tcPrChange w:id="3008" w:author="David Dayan" w:date="2021-12-03T17:18:00Z">
              <w:tcPr>
                <w:tcW w:w="1142" w:type="dxa"/>
                <w:tcBorders>
                  <w:top w:val="nil"/>
                  <w:left w:val="nil"/>
                  <w:bottom w:val="nil"/>
                  <w:right w:val="nil"/>
                </w:tcBorders>
                <w:shd w:val="clear" w:color="auto" w:fill="auto"/>
                <w:noWrap/>
                <w:vAlign w:val="bottom"/>
                <w:hideMark/>
              </w:tcPr>
            </w:tcPrChange>
          </w:tcPr>
          <w:p w14:paraId="388F0290" w14:textId="77777777" w:rsidR="00036D0E" w:rsidRPr="00036D0E" w:rsidRDefault="00036D0E" w:rsidP="00245317">
            <w:pPr>
              <w:spacing w:after="0" w:line="240" w:lineRule="auto"/>
              <w:jc w:val="center"/>
              <w:rPr>
                <w:ins w:id="3009" w:author="David Dayan" w:date="2021-12-03T17:13:00Z"/>
                <w:rFonts w:ascii="Calibri" w:eastAsia="Times New Roman" w:hAnsi="Calibri" w:cs="Times New Roman"/>
                <w:color w:val="000000"/>
                <w:sz w:val="16"/>
                <w:szCs w:val="16"/>
              </w:rPr>
            </w:pPr>
            <w:ins w:id="301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011" w:author="David Dayan" w:date="2021-12-03T17:18:00Z">
              <w:tcPr>
                <w:tcW w:w="1440" w:type="dxa"/>
                <w:tcBorders>
                  <w:top w:val="nil"/>
                  <w:left w:val="nil"/>
                  <w:bottom w:val="nil"/>
                  <w:right w:val="nil"/>
                </w:tcBorders>
                <w:shd w:val="clear" w:color="auto" w:fill="auto"/>
                <w:noWrap/>
                <w:vAlign w:val="bottom"/>
                <w:hideMark/>
              </w:tcPr>
            </w:tcPrChange>
          </w:tcPr>
          <w:p w14:paraId="61621844" w14:textId="77777777" w:rsidR="00036D0E" w:rsidRPr="00036D0E" w:rsidRDefault="00036D0E" w:rsidP="00245317">
            <w:pPr>
              <w:spacing w:after="0" w:line="240" w:lineRule="auto"/>
              <w:jc w:val="center"/>
              <w:rPr>
                <w:ins w:id="3012" w:author="David Dayan" w:date="2021-12-03T17:13:00Z"/>
                <w:rFonts w:ascii="Calibri" w:eastAsia="Times New Roman" w:hAnsi="Calibri" w:cs="Times New Roman"/>
                <w:color w:val="000000"/>
                <w:sz w:val="16"/>
                <w:szCs w:val="16"/>
              </w:rPr>
            </w:pPr>
            <w:ins w:id="301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014" w:author="David Dayan" w:date="2021-12-03T17:18:00Z">
              <w:tcPr>
                <w:tcW w:w="1530" w:type="dxa"/>
                <w:tcBorders>
                  <w:top w:val="nil"/>
                  <w:left w:val="nil"/>
                  <w:bottom w:val="nil"/>
                  <w:right w:val="nil"/>
                </w:tcBorders>
                <w:shd w:val="clear" w:color="auto" w:fill="auto"/>
                <w:noWrap/>
                <w:vAlign w:val="bottom"/>
                <w:hideMark/>
              </w:tcPr>
            </w:tcPrChange>
          </w:tcPr>
          <w:p w14:paraId="0B49CD43" w14:textId="77777777" w:rsidR="00036D0E" w:rsidRPr="00036D0E" w:rsidRDefault="00036D0E" w:rsidP="00245317">
            <w:pPr>
              <w:spacing w:after="0" w:line="240" w:lineRule="auto"/>
              <w:jc w:val="center"/>
              <w:rPr>
                <w:ins w:id="3015" w:author="David Dayan" w:date="2021-12-03T17:13:00Z"/>
                <w:rFonts w:ascii="Calibri" w:eastAsia="Times New Roman" w:hAnsi="Calibri" w:cs="Times New Roman"/>
                <w:color w:val="000000"/>
                <w:sz w:val="16"/>
                <w:szCs w:val="16"/>
              </w:rPr>
            </w:pPr>
            <w:ins w:id="301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017" w:author="David Dayan" w:date="2021-12-03T17:18:00Z">
              <w:tcPr>
                <w:tcW w:w="898" w:type="dxa"/>
                <w:tcBorders>
                  <w:top w:val="nil"/>
                  <w:left w:val="nil"/>
                  <w:bottom w:val="nil"/>
                  <w:right w:val="nil"/>
                </w:tcBorders>
                <w:shd w:val="clear" w:color="auto" w:fill="auto"/>
                <w:noWrap/>
                <w:vAlign w:val="bottom"/>
                <w:hideMark/>
              </w:tcPr>
            </w:tcPrChange>
          </w:tcPr>
          <w:p w14:paraId="29542DAD" w14:textId="77777777" w:rsidR="00036D0E" w:rsidRPr="00036D0E" w:rsidRDefault="00036D0E" w:rsidP="00245317">
            <w:pPr>
              <w:spacing w:after="0" w:line="240" w:lineRule="auto"/>
              <w:jc w:val="center"/>
              <w:rPr>
                <w:ins w:id="3018" w:author="David Dayan" w:date="2021-12-03T17:13:00Z"/>
                <w:rFonts w:ascii="Calibri" w:eastAsia="Times New Roman" w:hAnsi="Calibri" w:cs="Times New Roman"/>
                <w:color w:val="000000"/>
                <w:sz w:val="16"/>
                <w:szCs w:val="16"/>
              </w:rPr>
            </w:pPr>
            <w:ins w:id="301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020" w:author="David Dayan" w:date="2021-12-03T17:18:00Z">
              <w:tcPr>
                <w:tcW w:w="902" w:type="dxa"/>
                <w:tcBorders>
                  <w:top w:val="nil"/>
                  <w:left w:val="nil"/>
                  <w:bottom w:val="nil"/>
                  <w:right w:val="nil"/>
                </w:tcBorders>
                <w:shd w:val="clear" w:color="auto" w:fill="auto"/>
                <w:noWrap/>
                <w:vAlign w:val="bottom"/>
                <w:hideMark/>
              </w:tcPr>
            </w:tcPrChange>
          </w:tcPr>
          <w:p w14:paraId="1D691161" w14:textId="77777777" w:rsidR="00036D0E" w:rsidRPr="00036D0E" w:rsidRDefault="00036D0E" w:rsidP="00245317">
            <w:pPr>
              <w:spacing w:after="0" w:line="240" w:lineRule="auto"/>
              <w:jc w:val="center"/>
              <w:rPr>
                <w:ins w:id="3021" w:author="David Dayan" w:date="2021-12-03T17:13:00Z"/>
                <w:rFonts w:ascii="Calibri" w:eastAsia="Times New Roman" w:hAnsi="Calibri" w:cs="Times New Roman"/>
                <w:color w:val="000000"/>
                <w:sz w:val="16"/>
                <w:szCs w:val="16"/>
              </w:rPr>
            </w:pPr>
            <w:ins w:id="302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023" w:author="David Dayan" w:date="2021-12-03T17:18:00Z">
              <w:tcPr>
                <w:tcW w:w="2160" w:type="dxa"/>
                <w:tcBorders>
                  <w:top w:val="nil"/>
                  <w:left w:val="nil"/>
                  <w:bottom w:val="nil"/>
                  <w:right w:val="nil"/>
                </w:tcBorders>
                <w:shd w:val="clear" w:color="auto" w:fill="auto"/>
                <w:noWrap/>
                <w:vAlign w:val="bottom"/>
                <w:hideMark/>
              </w:tcPr>
            </w:tcPrChange>
          </w:tcPr>
          <w:p w14:paraId="62CC6D4F" w14:textId="77777777" w:rsidR="00036D0E" w:rsidRPr="00036D0E" w:rsidRDefault="00036D0E" w:rsidP="00245317">
            <w:pPr>
              <w:spacing w:after="0" w:line="240" w:lineRule="auto"/>
              <w:jc w:val="center"/>
              <w:rPr>
                <w:ins w:id="3024" w:author="David Dayan" w:date="2021-12-03T17:13:00Z"/>
                <w:rFonts w:ascii="Calibri" w:eastAsia="Times New Roman" w:hAnsi="Calibri" w:cs="Times New Roman"/>
                <w:color w:val="000000"/>
                <w:sz w:val="16"/>
                <w:szCs w:val="16"/>
              </w:rPr>
            </w:pPr>
            <w:ins w:id="302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026" w:author="David Dayan" w:date="2021-12-03T17:18:00Z">
              <w:tcPr>
                <w:tcW w:w="2876" w:type="dxa"/>
                <w:gridSpan w:val="2"/>
                <w:tcBorders>
                  <w:top w:val="nil"/>
                  <w:left w:val="nil"/>
                  <w:bottom w:val="nil"/>
                  <w:right w:val="nil"/>
                </w:tcBorders>
                <w:shd w:val="clear" w:color="auto" w:fill="auto"/>
                <w:noWrap/>
                <w:vAlign w:val="bottom"/>
                <w:hideMark/>
              </w:tcPr>
            </w:tcPrChange>
          </w:tcPr>
          <w:p w14:paraId="578A5CF2" w14:textId="77777777" w:rsidR="00036D0E" w:rsidRPr="00036D0E" w:rsidRDefault="00036D0E" w:rsidP="00245317">
            <w:pPr>
              <w:spacing w:after="0" w:line="240" w:lineRule="auto"/>
              <w:jc w:val="center"/>
              <w:rPr>
                <w:ins w:id="3027" w:author="David Dayan" w:date="2021-12-03T17:13:00Z"/>
                <w:rFonts w:ascii="Calibri" w:eastAsia="Times New Roman" w:hAnsi="Calibri" w:cs="Times New Roman"/>
                <w:color w:val="000000"/>
                <w:sz w:val="16"/>
                <w:szCs w:val="16"/>
              </w:rPr>
            </w:pPr>
            <w:ins w:id="302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029" w:author="David Dayan" w:date="2021-12-03T17:18:00Z">
              <w:tcPr>
                <w:tcW w:w="1426" w:type="dxa"/>
                <w:tcBorders>
                  <w:top w:val="nil"/>
                  <w:left w:val="nil"/>
                  <w:bottom w:val="nil"/>
                  <w:right w:val="nil"/>
                </w:tcBorders>
                <w:shd w:val="clear" w:color="auto" w:fill="auto"/>
                <w:noWrap/>
                <w:vAlign w:val="bottom"/>
                <w:hideMark/>
              </w:tcPr>
            </w:tcPrChange>
          </w:tcPr>
          <w:p w14:paraId="721C834E" w14:textId="77777777" w:rsidR="00036D0E" w:rsidRPr="00036D0E" w:rsidRDefault="00036D0E" w:rsidP="00245317">
            <w:pPr>
              <w:spacing w:after="0" w:line="240" w:lineRule="auto"/>
              <w:jc w:val="center"/>
              <w:rPr>
                <w:ins w:id="3030" w:author="David Dayan" w:date="2021-12-03T17:13:00Z"/>
                <w:rFonts w:ascii="Calibri" w:eastAsia="Times New Roman" w:hAnsi="Calibri" w:cs="Times New Roman"/>
                <w:color w:val="000000"/>
                <w:sz w:val="16"/>
                <w:szCs w:val="16"/>
              </w:rPr>
            </w:pPr>
            <w:ins w:id="3031" w:author="David Dayan" w:date="2021-12-03T17:13:00Z">
              <w:r w:rsidRPr="00036D0E">
                <w:rPr>
                  <w:rFonts w:ascii="Calibri" w:eastAsia="Times New Roman" w:hAnsi="Calibri" w:cs="Times New Roman"/>
                  <w:color w:val="000000"/>
                  <w:sz w:val="16"/>
                  <w:szCs w:val="16"/>
                </w:rPr>
                <w:t>heterozygote</w:t>
              </w:r>
            </w:ins>
          </w:p>
        </w:tc>
      </w:tr>
      <w:tr w:rsidR="00036D0E" w:rsidRPr="00036D0E" w14:paraId="167FA3B6" w14:textId="77777777" w:rsidTr="00245317">
        <w:trPr>
          <w:cantSplit/>
          <w:trHeight w:val="20"/>
          <w:ins w:id="3032" w:author="David Dayan" w:date="2021-12-03T17:13:00Z"/>
          <w:trPrChange w:id="30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34" w:author="David Dayan" w:date="2021-12-03T17:18:00Z">
              <w:tcPr>
                <w:tcW w:w="1563" w:type="dxa"/>
                <w:tcBorders>
                  <w:top w:val="nil"/>
                  <w:left w:val="nil"/>
                  <w:bottom w:val="nil"/>
                  <w:right w:val="nil"/>
                </w:tcBorders>
                <w:shd w:val="clear" w:color="auto" w:fill="auto"/>
                <w:noWrap/>
                <w:vAlign w:val="bottom"/>
                <w:hideMark/>
              </w:tcPr>
            </w:tcPrChange>
          </w:tcPr>
          <w:p w14:paraId="00479FD1" w14:textId="77777777" w:rsidR="00036D0E" w:rsidRPr="00036D0E" w:rsidRDefault="00036D0E" w:rsidP="00245317">
            <w:pPr>
              <w:spacing w:after="0" w:line="240" w:lineRule="auto"/>
              <w:jc w:val="center"/>
              <w:rPr>
                <w:ins w:id="3035" w:author="David Dayan" w:date="2021-12-03T17:13:00Z"/>
                <w:rFonts w:ascii="Calibri" w:eastAsia="Times New Roman" w:hAnsi="Calibri" w:cs="Times New Roman"/>
                <w:color w:val="000000"/>
                <w:sz w:val="16"/>
                <w:szCs w:val="16"/>
              </w:rPr>
            </w:pPr>
            <w:ins w:id="3036" w:author="David Dayan" w:date="2021-12-03T17:13:00Z">
              <w:r w:rsidRPr="00036D0E">
                <w:rPr>
                  <w:rFonts w:ascii="Calibri" w:eastAsia="Times New Roman" w:hAnsi="Calibri" w:cs="Times New Roman"/>
                  <w:color w:val="000000"/>
                  <w:sz w:val="16"/>
                  <w:szCs w:val="16"/>
                </w:rPr>
                <w:t>OtsAC20ROGR_0075</w:t>
              </w:r>
            </w:ins>
          </w:p>
        </w:tc>
        <w:tc>
          <w:tcPr>
            <w:tcW w:w="746" w:type="dxa"/>
            <w:tcBorders>
              <w:top w:val="nil"/>
              <w:left w:val="nil"/>
              <w:bottom w:val="nil"/>
              <w:right w:val="nil"/>
            </w:tcBorders>
            <w:shd w:val="clear" w:color="auto" w:fill="auto"/>
            <w:noWrap/>
            <w:vAlign w:val="bottom"/>
            <w:hideMark/>
            <w:tcPrChange w:id="3037" w:author="David Dayan" w:date="2021-12-03T17:18:00Z">
              <w:tcPr>
                <w:tcW w:w="746" w:type="dxa"/>
                <w:tcBorders>
                  <w:top w:val="nil"/>
                  <w:left w:val="nil"/>
                  <w:bottom w:val="nil"/>
                  <w:right w:val="nil"/>
                </w:tcBorders>
                <w:shd w:val="clear" w:color="auto" w:fill="auto"/>
                <w:noWrap/>
                <w:vAlign w:val="bottom"/>
                <w:hideMark/>
              </w:tcPr>
            </w:tcPrChange>
          </w:tcPr>
          <w:p w14:paraId="56CAC2EE" w14:textId="77777777" w:rsidR="00036D0E" w:rsidRPr="00036D0E" w:rsidRDefault="00036D0E" w:rsidP="00245317">
            <w:pPr>
              <w:spacing w:after="0" w:line="240" w:lineRule="auto"/>
              <w:jc w:val="center"/>
              <w:rPr>
                <w:ins w:id="3038" w:author="David Dayan" w:date="2021-12-03T17:13:00Z"/>
                <w:rFonts w:ascii="Calibri" w:eastAsia="Times New Roman" w:hAnsi="Calibri" w:cs="Times New Roman"/>
                <w:color w:val="000000"/>
                <w:sz w:val="16"/>
                <w:szCs w:val="16"/>
              </w:rPr>
            </w:pPr>
            <w:ins w:id="3039"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040" w:author="David Dayan" w:date="2021-12-03T17:18:00Z">
              <w:tcPr>
                <w:tcW w:w="599" w:type="dxa"/>
                <w:tcBorders>
                  <w:top w:val="nil"/>
                  <w:left w:val="nil"/>
                  <w:bottom w:val="nil"/>
                  <w:right w:val="nil"/>
                </w:tcBorders>
                <w:shd w:val="clear" w:color="auto" w:fill="auto"/>
                <w:noWrap/>
                <w:vAlign w:val="bottom"/>
                <w:hideMark/>
              </w:tcPr>
            </w:tcPrChange>
          </w:tcPr>
          <w:p w14:paraId="3BA51288" w14:textId="77777777" w:rsidR="00036D0E" w:rsidRPr="00036D0E" w:rsidRDefault="00036D0E" w:rsidP="00245317">
            <w:pPr>
              <w:spacing w:after="0" w:line="240" w:lineRule="auto"/>
              <w:jc w:val="center"/>
              <w:rPr>
                <w:ins w:id="3041" w:author="David Dayan" w:date="2021-12-03T17:13:00Z"/>
                <w:rFonts w:ascii="Calibri" w:eastAsia="Times New Roman" w:hAnsi="Calibri" w:cs="Times New Roman"/>
                <w:color w:val="000000"/>
                <w:sz w:val="16"/>
                <w:szCs w:val="16"/>
              </w:rPr>
            </w:pPr>
            <w:ins w:id="3042"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043" w:author="David Dayan" w:date="2021-12-03T17:18:00Z">
              <w:tcPr>
                <w:tcW w:w="1142" w:type="dxa"/>
                <w:tcBorders>
                  <w:top w:val="nil"/>
                  <w:left w:val="nil"/>
                  <w:bottom w:val="nil"/>
                  <w:right w:val="nil"/>
                </w:tcBorders>
                <w:shd w:val="clear" w:color="auto" w:fill="auto"/>
                <w:noWrap/>
                <w:vAlign w:val="bottom"/>
                <w:hideMark/>
              </w:tcPr>
            </w:tcPrChange>
          </w:tcPr>
          <w:p w14:paraId="46C4CD1D" w14:textId="77777777" w:rsidR="00036D0E" w:rsidRPr="00036D0E" w:rsidRDefault="00036D0E" w:rsidP="00245317">
            <w:pPr>
              <w:spacing w:after="0" w:line="240" w:lineRule="auto"/>
              <w:jc w:val="center"/>
              <w:rPr>
                <w:ins w:id="3044" w:author="David Dayan" w:date="2021-12-03T17:13:00Z"/>
                <w:rFonts w:ascii="Calibri" w:eastAsia="Times New Roman" w:hAnsi="Calibri" w:cs="Times New Roman"/>
                <w:color w:val="000000"/>
                <w:sz w:val="16"/>
                <w:szCs w:val="16"/>
              </w:rPr>
            </w:pPr>
            <w:ins w:id="304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046" w:author="David Dayan" w:date="2021-12-03T17:18:00Z">
              <w:tcPr>
                <w:tcW w:w="1440" w:type="dxa"/>
                <w:tcBorders>
                  <w:top w:val="nil"/>
                  <w:left w:val="nil"/>
                  <w:bottom w:val="nil"/>
                  <w:right w:val="nil"/>
                </w:tcBorders>
                <w:shd w:val="clear" w:color="auto" w:fill="auto"/>
                <w:noWrap/>
                <w:vAlign w:val="bottom"/>
                <w:hideMark/>
              </w:tcPr>
            </w:tcPrChange>
          </w:tcPr>
          <w:p w14:paraId="06FDA5FC" w14:textId="77777777" w:rsidR="00036D0E" w:rsidRPr="00036D0E" w:rsidRDefault="00036D0E" w:rsidP="00245317">
            <w:pPr>
              <w:spacing w:after="0" w:line="240" w:lineRule="auto"/>
              <w:jc w:val="center"/>
              <w:rPr>
                <w:ins w:id="3047" w:author="David Dayan" w:date="2021-12-03T17:13:00Z"/>
                <w:rFonts w:ascii="Calibri" w:eastAsia="Times New Roman" w:hAnsi="Calibri" w:cs="Times New Roman"/>
                <w:color w:val="000000"/>
                <w:sz w:val="16"/>
                <w:szCs w:val="16"/>
              </w:rPr>
            </w:pPr>
            <w:ins w:id="304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049" w:author="David Dayan" w:date="2021-12-03T17:18:00Z">
              <w:tcPr>
                <w:tcW w:w="1530" w:type="dxa"/>
                <w:tcBorders>
                  <w:top w:val="nil"/>
                  <w:left w:val="nil"/>
                  <w:bottom w:val="nil"/>
                  <w:right w:val="nil"/>
                </w:tcBorders>
                <w:shd w:val="clear" w:color="auto" w:fill="auto"/>
                <w:noWrap/>
                <w:vAlign w:val="bottom"/>
                <w:hideMark/>
              </w:tcPr>
            </w:tcPrChange>
          </w:tcPr>
          <w:p w14:paraId="4BD55CDC" w14:textId="77777777" w:rsidR="00036D0E" w:rsidRPr="00036D0E" w:rsidRDefault="00036D0E" w:rsidP="00245317">
            <w:pPr>
              <w:spacing w:after="0" w:line="240" w:lineRule="auto"/>
              <w:jc w:val="center"/>
              <w:rPr>
                <w:ins w:id="3050" w:author="David Dayan" w:date="2021-12-03T17:13:00Z"/>
                <w:rFonts w:ascii="Calibri" w:eastAsia="Times New Roman" w:hAnsi="Calibri" w:cs="Times New Roman"/>
                <w:color w:val="000000"/>
                <w:sz w:val="16"/>
                <w:szCs w:val="16"/>
              </w:rPr>
            </w:pPr>
            <w:ins w:id="305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052" w:author="David Dayan" w:date="2021-12-03T17:18:00Z">
              <w:tcPr>
                <w:tcW w:w="898" w:type="dxa"/>
                <w:tcBorders>
                  <w:top w:val="nil"/>
                  <w:left w:val="nil"/>
                  <w:bottom w:val="nil"/>
                  <w:right w:val="nil"/>
                </w:tcBorders>
                <w:shd w:val="clear" w:color="auto" w:fill="auto"/>
                <w:noWrap/>
                <w:vAlign w:val="bottom"/>
                <w:hideMark/>
              </w:tcPr>
            </w:tcPrChange>
          </w:tcPr>
          <w:p w14:paraId="5358331F" w14:textId="77777777" w:rsidR="00036D0E" w:rsidRPr="00036D0E" w:rsidRDefault="00036D0E" w:rsidP="00245317">
            <w:pPr>
              <w:spacing w:after="0" w:line="240" w:lineRule="auto"/>
              <w:jc w:val="center"/>
              <w:rPr>
                <w:ins w:id="3053" w:author="David Dayan" w:date="2021-12-03T17:13:00Z"/>
                <w:rFonts w:ascii="Calibri" w:eastAsia="Times New Roman" w:hAnsi="Calibri" w:cs="Times New Roman"/>
                <w:color w:val="000000"/>
                <w:sz w:val="16"/>
                <w:szCs w:val="16"/>
              </w:rPr>
            </w:pPr>
            <w:ins w:id="3054" w:author="David Dayan" w:date="2021-12-03T17:13:00Z">
              <w:r w:rsidRPr="00036D0E">
                <w:rPr>
                  <w:rFonts w:ascii="Calibri" w:eastAsia="Times New Roman" w:hAnsi="Calibri" w:cs="Times New Roman"/>
                  <w:color w:val="000000"/>
                  <w:sz w:val="16"/>
                  <w:szCs w:val="16"/>
                </w:rPr>
                <w:t>TT</w:t>
              </w:r>
            </w:ins>
          </w:p>
        </w:tc>
        <w:tc>
          <w:tcPr>
            <w:tcW w:w="902" w:type="dxa"/>
            <w:tcBorders>
              <w:top w:val="nil"/>
              <w:left w:val="nil"/>
              <w:bottom w:val="nil"/>
              <w:right w:val="nil"/>
            </w:tcBorders>
            <w:shd w:val="clear" w:color="auto" w:fill="auto"/>
            <w:noWrap/>
            <w:vAlign w:val="bottom"/>
            <w:hideMark/>
            <w:tcPrChange w:id="3055" w:author="David Dayan" w:date="2021-12-03T17:18:00Z">
              <w:tcPr>
                <w:tcW w:w="902" w:type="dxa"/>
                <w:tcBorders>
                  <w:top w:val="nil"/>
                  <w:left w:val="nil"/>
                  <w:bottom w:val="nil"/>
                  <w:right w:val="nil"/>
                </w:tcBorders>
                <w:shd w:val="clear" w:color="auto" w:fill="auto"/>
                <w:noWrap/>
                <w:vAlign w:val="bottom"/>
                <w:hideMark/>
              </w:tcPr>
            </w:tcPrChange>
          </w:tcPr>
          <w:p w14:paraId="79AE05DF" w14:textId="77777777" w:rsidR="00036D0E" w:rsidRPr="00036D0E" w:rsidRDefault="00036D0E" w:rsidP="00245317">
            <w:pPr>
              <w:spacing w:after="0" w:line="240" w:lineRule="auto"/>
              <w:jc w:val="center"/>
              <w:rPr>
                <w:ins w:id="3056" w:author="David Dayan" w:date="2021-12-03T17:13:00Z"/>
                <w:rFonts w:ascii="Calibri" w:eastAsia="Times New Roman" w:hAnsi="Calibri" w:cs="Times New Roman"/>
                <w:color w:val="000000"/>
                <w:sz w:val="16"/>
                <w:szCs w:val="16"/>
              </w:rPr>
            </w:pPr>
            <w:ins w:id="3057" w:author="David Dayan" w:date="2021-12-03T17:13:00Z">
              <w:r w:rsidRPr="00036D0E">
                <w:rPr>
                  <w:rFonts w:ascii="Calibri" w:eastAsia="Times New Roman" w:hAnsi="Calibri" w:cs="Times New Roman"/>
                  <w:color w:val="000000"/>
                  <w:sz w:val="16"/>
                  <w:szCs w:val="16"/>
                </w:rPr>
                <w:t>AA</w:t>
              </w:r>
            </w:ins>
          </w:p>
        </w:tc>
        <w:tc>
          <w:tcPr>
            <w:tcW w:w="2160" w:type="dxa"/>
            <w:tcBorders>
              <w:top w:val="nil"/>
              <w:left w:val="nil"/>
              <w:bottom w:val="nil"/>
              <w:right w:val="nil"/>
            </w:tcBorders>
            <w:shd w:val="clear" w:color="auto" w:fill="auto"/>
            <w:noWrap/>
            <w:vAlign w:val="bottom"/>
            <w:hideMark/>
            <w:tcPrChange w:id="3058" w:author="David Dayan" w:date="2021-12-03T17:18:00Z">
              <w:tcPr>
                <w:tcW w:w="2160" w:type="dxa"/>
                <w:tcBorders>
                  <w:top w:val="nil"/>
                  <w:left w:val="nil"/>
                  <w:bottom w:val="nil"/>
                  <w:right w:val="nil"/>
                </w:tcBorders>
                <w:shd w:val="clear" w:color="auto" w:fill="auto"/>
                <w:noWrap/>
                <w:vAlign w:val="bottom"/>
                <w:hideMark/>
              </w:tcPr>
            </w:tcPrChange>
          </w:tcPr>
          <w:p w14:paraId="24244582" w14:textId="77777777" w:rsidR="00036D0E" w:rsidRPr="00036D0E" w:rsidRDefault="00036D0E" w:rsidP="00245317">
            <w:pPr>
              <w:spacing w:after="0" w:line="240" w:lineRule="auto"/>
              <w:jc w:val="center"/>
              <w:rPr>
                <w:ins w:id="3059" w:author="David Dayan" w:date="2021-12-03T17:13:00Z"/>
                <w:rFonts w:ascii="Calibri" w:eastAsia="Times New Roman" w:hAnsi="Calibri" w:cs="Times New Roman"/>
                <w:color w:val="000000"/>
                <w:sz w:val="16"/>
                <w:szCs w:val="16"/>
              </w:rPr>
            </w:pPr>
            <w:ins w:id="3060" w:author="David Dayan" w:date="2021-12-03T17:13:00Z">
              <w:r w:rsidRPr="00036D0E">
                <w:rPr>
                  <w:rFonts w:ascii="Calibri" w:eastAsia="Times New Roman" w:hAnsi="Calibri" w:cs="Times New Roman"/>
                  <w:color w:val="000000"/>
                  <w:sz w:val="16"/>
                  <w:szCs w:val="16"/>
                </w:rPr>
                <w:t>early_homozygote</w:t>
              </w:r>
            </w:ins>
          </w:p>
        </w:tc>
        <w:tc>
          <w:tcPr>
            <w:tcW w:w="1710" w:type="dxa"/>
            <w:tcBorders>
              <w:top w:val="nil"/>
              <w:left w:val="nil"/>
              <w:bottom w:val="nil"/>
              <w:right w:val="nil"/>
            </w:tcBorders>
            <w:shd w:val="clear" w:color="auto" w:fill="auto"/>
            <w:noWrap/>
            <w:vAlign w:val="bottom"/>
            <w:hideMark/>
            <w:tcPrChange w:id="3061" w:author="David Dayan" w:date="2021-12-03T17:18:00Z">
              <w:tcPr>
                <w:tcW w:w="2876" w:type="dxa"/>
                <w:gridSpan w:val="2"/>
                <w:tcBorders>
                  <w:top w:val="nil"/>
                  <w:left w:val="nil"/>
                  <w:bottom w:val="nil"/>
                  <w:right w:val="nil"/>
                </w:tcBorders>
                <w:shd w:val="clear" w:color="auto" w:fill="auto"/>
                <w:noWrap/>
                <w:vAlign w:val="bottom"/>
                <w:hideMark/>
              </w:tcPr>
            </w:tcPrChange>
          </w:tcPr>
          <w:p w14:paraId="1E8B4BB1" w14:textId="77777777" w:rsidR="00036D0E" w:rsidRPr="00036D0E" w:rsidRDefault="00036D0E" w:rsidP="00245317">
            <w:pPr>
              <w:spacing w:after="0" w:line="240" w:lineRule="auto"/>
              <w:jc w:val="center"/>
              <w:rPr>
                <w:ins w:id="3062" w:author="David Dayan" w:date="2021-12-03T17:13:00Z"/>
                <w:rFonts w:ascii="Calibri" w:eastAsia="Times New Roman" w:hAnsi="Calibri" w:cs="Times New Roman"/>
                <w:color w:val="000000"/>
                <w:sz w:val="16"/>
                <w:szCs w:val="16"/>
              </w:rPr>
            </w:pPr>
            <w:ins w:id="3063" w:author="David Dayan" w:date="2021-12-03T17:13:00Z">
              <w:r w:rsidRPr="00036D0E">
                <w:rPr>
                  <w:rFonts w:ascii="Calibri" w:eastAsia="Times New Roman" w:hAnsi="Calibri" w:cs="Times New Roman"/>
                  <w:color w:val="000000"/>
                  <w:sz w:val="16"/>
                  <w:szCs w:val="16"/>
                </w:rPr>
                <w:t>early_homozygote</w:t>
              </w:r>
            </w:ins>
          </w:p>
        </w:tc>
        <w:tc>
          <w:tcPr>
            <w:tcW w:w="1530" w:type="dxa"/>
            <w:tcBorders>
              <w:top w:val="nil"/>
              <w:left w:val="nil"/>
              <w:bottom w:val="nil"/>
              <w:right w:val="nil"/>
            </w:tcBorders>
            <w:shd w:val="clear" w:color="auto" w:fill="auto"/>
            <w:noWrap/>
            <w:vAlign w:val="bottom"/>
            <w:hideMark/>
            <w:tcPrChange w:id="3064" w:author="David Dayan" w:date="2021-12-03T17:18:00Z">
              <w:tcPr>
                <w:tcW w:w="1426" w:type="dxa"/>
                <w:tcBorders>
                  <w:top w:val="nil"/>
                  <w:left w:val="nil"/>
                  <w:bottom w:val="nil"/>
                  <w:right w:val="nil"/>
                </w:tcBorders>
                <w:shd w:val="clear" w:color="auto" w:fill="auto"/>
                <w:noWrap/>
                <w:vAlign w:val="bottom"/>
                <w:hideMark/>
              </w:tcPr>
            </w:tcPrChange>
          </w:tcPr>
          <w:p w14:paraId="60E3995E" w14:textId="77777777" w:rsidR="00036D0E" w:rsidRPr="00036D0E" w:rsidRDefault="00036D0E" w:rsidP="00245317">
            <w:pPr>
              <w:spacing w:after="0" w:line="240" w:lineRule="auto"/>
              <w:jc w:val="center"/>
              <w:rPr>
                <w:ins w:id="3065" w:author="David Dayan" w:date="2021-12-03T17:13:00Z"/>
                <w:rFonts w:ascii="Calibri" w:eastAsia="Times New Roman" w:hAnsi="Calibri" w:cs="Times New Roman"/>
                <w:color w:val="000000"/>
                <w:sz w:val="16"/>
                <w:szCs w:val="16"/>
              </w:rPr>
            </w:pPr>
            <w:ins w:id="3066" w:author="David Dayan" w:date="2021-12-03T17:13:00Z">
              <w:r w:rsidRPr="00036D0E">
                <w:rPr>
                  <w:rFonts w:ascii="Calibri" w:eastAsia="Times New Roman" w:hAnsi="Calibri" w:cs="Times New Roman"/>
                  <w:color w:val="000000"/>
                  <w:sz w:val="16"/>
                  <w:szCs w:val="16"/>
                </w:rPr>
                <w:t>early_homozygote</w:t>
              </w:r>
            </w:ins>
          </w:p>
        </w:tc>
      </w:tr>
      <w:tr w:rsidR="00036D0E" w:rsidRPr="00036D0E" w14:paraId="11982F05" w14:textId="77777777" w:rsidTr="00245317">
        <w:trPr>
          <w:cantSplit/>
          <w:trHeight w:val="20"/>
          <w:ins w:id="3067" w:author="David Dayan" w:date="2021-12-03T17:13:00Z"/>
          <w:trPrChange w:id="30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069" w:author="David Dayan" w:date="2021-12-03T17:18:00Z">
              <w:tcPr>
                <w:tcW w:w="1563" w:type="dxa"/>
                <w:tcBorders>
                  <w:top w:val="nil"/>
                  <w:left w:val="nil"/>
                  <w:bottom w:val="nil"/>
                  <w:right w:val="nil"/>
                </w:tcBorders>
                <w:shd w:val="clear" w:color="auto" w:fill="auto"/>
                <w:noWrap/>
                <w:vAlign w:val="bottom"/>
                <w:hideMark/>
              </w:tcPr>
            </w:tcPrChange>
          </w:tcPr>
          <w:p w14:paraId="39B83A8F" w14:textId="77777777" w:rsidR="00036D0E" w:rsidRPr="00036D0E" w:rsidRDefault="00036D0E" w:rsidP="00245317">
            <w:pPr>
              <w:spacing w:after="0" w:line="240" w:lineRule="auto"/>
              <w:jc w:val="center"/>
              <w:rPr>
                <w:ins w:id="3070" w:author="David Dayan" w:date="2021-12-03T17:13:00Z"/>
                <w:rFonts w:ascii="Calibri" w:eastAsia="Times New Roman" w:hAnsi="Calibri" w:cs="Times New Roman"/>
                <w:color w:val="000000"/>
                <w:sz w:val="16"/>
                <w:szCs w:val="16"/>
              </w:rPr>
            </w:pPr>
            <w:ins w:id="3071" w:author="David Dayan" w:date="2021-12-03T17:13:00Z">
              <w:r w:rsidRPr="00036D0E">
                <w:rPr>
                  <w:rFonts w:ascii="Calibri" w:eastAsia="Times New Roman" w:hAnsi="Calibri" w:cs="Times New Roman"/>
                  <w:color w:val="000000"/>
                  <w:sz w:val="16"/>
                  <w:szCs w:val="16"/>
                </w:rPr>
                <w:t>OtsAC20ROGR_0076</w:t>
              </w:r>
            </w:ins>
          </w:p>
        </w:tc>
        <w:tc>
          <w:tcPr>
            <w:tcW w:w="746" w:type="dxa"/>
            <w:tcBorders>
              <w:top w:val="nil"/>
              <w:left w:val="nil"/>
              <w:bottom w:val="nil"/>
              <w:right w:val="nil"/>
            </w:tcBorders>
            <w:shd w:val="clear" w:color="auto" w:fill="auto"/>
            <w:noWrap/>
            <w:vAlign w:val="bottom"/>
            <w:hideMark/>
            <w:tcPrChange w:id="3072" w:author="David Dayan" w:date="2021-12-03T17:18:00Z">
              <w:tcPr>
                <w:tcW w:w="746" w:type="dxa"/>
                <w:tcBorders>
                  <w:top w:val="nil"/>
                  <w:left w:val="nil"/>
                  <w:bottom w:val="nil"/>
                  <w:right w:val="nil"/>
                </w:tcBorders>
                <w:shd w:val="clear" w:color="auto" w:fill="auto"/>
                <w:noWrap/>
                <w:vAlign w:val="bottom"/>
                <w:hideMark/>
              </w:tcPr>
            </w:tcPrChange>
          </w:tcPr>
          <w:p w14:paraId="6BAB57B0" w14:textId="77777777" w:rsidR="00036D0E" w:rsidRPr="00036D0E" w:rsidRDefault="00036D0E" w:rsidP="00245317">
            <w:pPr>
              <w:spacing w:after="0" w:line="240" w:lineRule="auto"/>
              <w:jc w:val="center"/>
              <w:rPr>
                <w:ins w:id="3073" w:author="David Dayan" w:date="2021-12-03T17:13:00Z"/>
                <w:rFonts w:ascii="Calibri" w:eastAsia="Times New Roman" w:hAnsi="Calibri" w:cs="Times New Roman"/>
                <w:color w:val="000000"/>
                <w:sz w:val="16"/>
                <w:szCs w:val="16"/>
              </w:rPr>
            </w:pPr>
            <w:ins w:id="3074"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075" w:author="David Dayan" w:date="2021-12-03T17:18:00Z">
              <w:tcPr>
                <w:tcW w:w="599" w:type="dxa"/>
                <w:tcBorders>
                  <w:top w:val="nil"/>
                  <w:left w:val="nil"/>
                  <w:bottom w:val="nil"/>
                  <w:right w:val="nil"/>
                </w:tcBorders>
                <w:shd w:val="clear" w:color="auto" w:fill="auto"/>
                <w:noWrap/>
                <w:vAlign w:val="bottom"/>
                <w:hideMark/>
              </w:tcPr>
            </w:tcPrChange>
          </w:tcPr>
          <w:p w14:paraId="274FEFAD" w14:textId="77777777" w:rsidR="00036D0E" w:rsidRPr="00036D0E" w:rsidRDefault="00036D0E" w:rsidP="00245317">
            <w:pPr>
              <w:spacing w:after="0" w:line="240" w:lineRule="auto"/>
              <w:jc w:val="center"/>
              <w:rPr>
                <w:ins w:id="3076" w:author="David Dayan" w:date="2021-12-03T17:13:00Z"/>
                <w:rFonts w:ascii="Calibri" w:eastAsia="Times New Roman" w:hAnsi="Calibri" w:cs="Times New Roman"/>
                <w:color w:val="000000"/>
                <w:sz w:val="16"/>
                <w:szCs w:val="16"/>
              </w:rPr>
            </w:pPr>
            <w:ins w:id="3077"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078" w:author="David Dayan" w:date="2021-12-03T17:18:00Z">
              <w:tcPr>
                <w:tcW w:w="1142" w:type="dxa"/>
                <w:tcBorders>
                  <w:top w:val="nil"/>
                  <w:left w:val="nil"/>
                  <w:bottom w:val="nil"/>
                  <w:right w:val="nil"/>
                </w:tcBorders>
                <w:shd w:val="clear" w:color="auto" w:fill="auto"/>
                <w:noWrap/>
                <w:vAlign w:val="bottom"/>
                <w:hideMark/>
              </w:tcPr>
            </w:tcPrChange>
          </w:tcPr>
          <w:p w14:paraId="40AA99B0" w14:textId="77777777" w:rsidR="00036D0E" w:rsidRPr="00036D0E" w:rsidRDefault="00036D0E" w:rsidP="00245317">
            <w:pPr>
              <w:spacing w:after="0" w:line="240" w:lineRule="auto"/>
              <w:jc w:val="center"/>
              <w:rPr>
                <w:ins w:id="3079" w:author="David Dayan" w:date="2021-12-03T17:13:00Z"/>
                <w:rFonts w:ascii="Calibri" w:eastAsia="Times New Roman" w:hAnsi="Calibri" w:cs="Times New Roman"/>
                <w:color w:val="000000"/>
                <w:sz w:val="16"/>
                <w:szCs w:val="16"/>
              </w:rPr>
            </w:pPr>
            <w:ins w:id="308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081" w:author="David Dayan" w:date="2021-12-03T17:18:00Z">
              <w:tcPr>
                <w:tcW w:w="1440" w:type="dxa"/>
                <w:tcBorders>
                  <w:top w:val="nil"/>
                  <w:left w:val="nil"/>
                  <w:bottom w:val="nil"/>
                  <w:right w:val="nil"/>
                </w:tcBorders>
                <w:shd w:val="clear" w:color="auto" w:fill="auto"/>
                <w:noWrap/>
                <w:vAlign w:val="bottom"/>
                <w:hideMark/>
              </w:tcPr>
            </w:tcPrChange>
          </w:tcPr>
          <w:p w14:paraId="6BD6C69B" w14:textId="77777777" w:rsidR="00036D0E" w:rsidRPr="00036D0E" w:rsidRDefault="00036D0E" w:rsidP="00245317">
            <w:pPr>
              <w:spacing w:after="0" w:line="240" w:lineRule="auto"/>
              <w:jc w:val="center"/>
              <w:rPr>
                <w:ins w:id="3082" w:author="David Dayan" w:date="2021-12-03T17:13:00Z"/>
                <w:rFonts w:ascii="Calibri" w:eastAsia="Times New Roman" w:hAnsi="Calibri" w:cs="Times New Roman"/>
                <w:color w:val="000000"/>
                <w:sz w:val="16"/>
                <w:szCs w:val="16"/>
              </w:rPr>
            </w:pPr>
            <w:ins w:id="308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084" w:author="David Dayan" w:date="2021-12-03T17:18:00Z">
              <w:tcPr>
                <w:tcW w:w="1530" w:type="dxa"/>
                <w:tcBorders>
                  <w:top w:val="nil"/>
                  <w:left w:val="nil"/>
                  <w:bottom w:val="nil"/>
                  <w:right w:val="nil"/>
                </w:tcBorders>
                <w:shd w:val="clear" w:color="auto" w:fill="auto"/>
                <w:noWrap/>
                <w:vAlign w:val="bottom"/>
                <w:hideMark/>
              </w:tcPr>
            </w:tcPrChange>
          </w:tcPr>
          <w:p w14:paraId="298E2810" w14:textId="77777777" w:rsidR="00036D0E" w:rsidRPr="00036D0E" w:rsidRDefault="00036D0E" w:rsidP="00245317">
            <w:pPr>
              <w:spacing w:after="0" w:line="240" w:lineRule="auto"/>
              <w:jc w:val="center"/>
              <w:rPr>
                <w:ins w:id="3085" w:author="David Dayan" w:date="2021-12-03T17:13:00Z"/>
                <w:rFonts w:ascii="Calibri" w:eastAsia="Times New Roman" w:hAnsi="Calibri" w:cs="Times New Roman"/>
                <w:color w:val="000000"/>
                <w:sz w:val="16"/>
                <w:szCs w:val="16"/>
              </w:rPr>
            </w:pPr>
            <w:ins w:id="308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087" w:author="David Dayan" w:date="2021-12-03T17:18:00Z">
              <w:tcPr>
                <w:tcW w:w="898" w:type="dxa"/>
                <w:tcBorders>
                  <w:top w:val="nil"/>
                  <w:left w:val="nil"/>
                  <w:bottom w:val="nil"/>
                  <w:right w:val="nil"/>
                </w:tcBorders>
                <w:shd w:val="clear" w:color="auto" w:fill="auto"/>
                <w:noWrap/>
                <w:vAlign w:val="bottom"/>
                <w:hideMark/>
              </w:tcPr>
            </w:tcPrChange>
          </w:tcPr>
          <w:p w14:paraId="4DA3BC1D" w14:textId="77777777" w:rsidR="00036D0E" w:rsidRPr="00036D0E" w:rsidRDefault="00036D0E" w:rsidP="00245317">
            <w:pPr>
              <w:spacing w:after="0" w:line="240" w:lineRule="auto"/>
              <w:jc w:val="center"/>
              <w:rPr>
                <w:ins w:id="3088" w:author="David Dayan" w:date="2021-12-03T17:13:00Z"/>
                <w:rFonts w:ascii="Calibri" w:eastAsia="Times New Roman" w:hAnsi="Calibri" w:cs="Times New Roman"/>
                <w:color w:val="000000"/>
                <w:sz w:val="16"/>
                <w:szCs w:val="16"/>
              </w:rPr>
            </w:pPr>
            <w:ins w:id="308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090" w:author="David Dayan" w:date="2021-12-03T17:18:00Z">
              <w:tcPr>
                <w:tcW w:w="902" w:type="dxa"/>
                <w:tcBorders>
                  <w:top w:val="nil"/>
                  <w:left w:val="nil"/>
                  <w:bottom w:val="nil"/>
                  <w:right w:val="nil"/>
                </w:tcBorders>
                <w:shd w:val="clear" w:color="auto" w:fill="auto"/>
                <w:noWrap/>
                <w:vAlign w:val="bottom"/>
                <w:hideMark/>
              </w:tcPr>
            </w:tcPrChange>
          </w:tcPr>
          <w:p w14:paraId="1D747742" w14:textId="77777777" w:rsidR="00036D0E" w:rsidRPr="00036D0E" w:rsidRDefault="00036D0E" w:rsidP="00245317">
            <w:pPr>
              <w:spacing w:after="0" w:line="240" w:lineRule="auto"/>
              <w:jc w:val="center"/>
              <w:rPr>
                <w:ins w:id="3091" w:author="David Dayan" w:date="2021-12-03T17:13:00Z"/>
                <w:rFonts w:ascii="Calibri" w:eastAsia="Times New Roman" w:hAnsi="Calibri" w:cs="Times New Roman"/>
                <w:color w:val="000000"/>
                <w:sz w:val="16"/>
                <w:szCs w:val="16"/>
              </w:rPr>
            </w:pPr>
            <w:ins w:id="309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093" w:author="David Dayan" w:date="2021-12-03T17:18:00Z">
              <w:tcPr>
                <w:tcW w:w="2160" w:type="dxa"/>
                <w:tcBorders>
                  <w:top w:val="nil"/>
                  <w:left w:val="nil"/>
                  <w:bottom w:val="nil"/>
                  <w:right w:val="nil"/>
                </w:tcBorders>
                <w:shd w:val="clear" w:color="auto" w:fill="auto"/>
                <w:noWrap/>
                <w:vAlign w:val="bottom"/>
                <w:hideMark/>
              </w:tcPr>
            </w:tcPrChange>
          </w:tcPr>
          <w:p w14:paraId="180FE6D6" w14:textId="77777777" w:rsidR="00036D0E" w:rsidRPr="00036D0E" w:rsidRDefault="00036D0E" w:rsidP="00245317">
            <w:pPr>
              <w:spacing w:after="0" w:line="240" w:lineRule="auto"/>
              <w:jc w:val="center"/>
              <w:rPr>
                <w:ins w:id="3094" w:author="David Dayan" w:date="2021-12-03T17:13:00Z"/>
                <w:rFonts w:ascii="Calibri" w:eastAsia="Times New Roman" w:hAnsi="Calibri" w:cs="Times New Roman"/>
                <w:color w:val="000000"/>
                <w:sz w:val="16"/>
                <w:szCs w:val="16"/>
              </w:rPr>
            </w:pPr>
            <w:ins w:id="309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096" w:author="David Dayan" w:date="2021-12-03T17:18:00Z">
              <w:tcPr>
                <w:tcW w:w="2876" w:type="dxa"/>
                <w:gridSpan w:val="2"/>
                <w:tcBorders>
                  <w:top w:val="nil"/>
                  <w:left w:val="nil"/>
                  <w:bottom w:val="nil"/>
                  <w:right w:val="nil"/>
                </w:tcBorders>
                <w:shd w:val="clear" w:color="auto" w:fill="auto"/>
                <w:noWrap/>
                <w:vAlign w:val="bottom"/>
                <w:hideMark/>
              </w:tcPr>
            </w:tcPrChange>
          </w:tcPr>
          <w:p w14:paraId="35175AA3" w14:textId="77777777" w:rsidR="00036D0E" w:rsidRPr="00036D0E" w:rsidRDefault="00036D0E" w:rsidP="00245317">
            <w:pPr>
              <w:spacing w:after="0" w:line="240" w:lineRule="auto"/>
              <w:jc w:val="center"/>
              <w:rPr>
                <w:ins w:id="3097" w:author="David Dayan" w:date="2021-12-03T17:13:00Z"/>
                <w:rFonts w:ascii="Calibri" w:eastAsia="Times New Roman" w:hAnsi="Calibri" w:cs="Times New Roman"/>
                <w:color w:val="000000"/>
                <w:sz w:val="16"/>
                <w:szCs w:val="16"/>
              </w:rPr>
            </w:pPr>
            <w:ins w:id="309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099" w:author="David Dayan" w:date="2021-12-03T17:18:00Z">
              <w:tcPr>
                <w:tcW w:w="1426" w:type="dxa"/>
                <w:tcBorders>
                  <w:top w:val="nil"/>
                  <w:left w:val="nil"/>
                  <w:bottom w:val="nil"/>
                  <w:right w:val="nil"/>
                </w:tcBorders>
                <w:shd w:val="clear" w:color="auto" w:fill="auto"/>
                <w:noWrap/>
                <w:vAlign w:val="bottom"/>
                <w:hideMark/>
              </w:tcPr>
            </w:tcPrChange>
          </w:tcPr>
          <w:p w14:paraId="5BFCF036" w14:textId="77777777" w:rsidR="00036D0E" w:rsidRPr="00036D0E" w:rsidRDefault="00036D0E" w:rsidP="00245317">
            <w:pPr>
              <w:spacing w:after="0" w:line="240" w:lineRule="auto"/>
              <w:jc w:val="center"/>
              <w:rPr>
                <w:ins w:id="3100" w:author="David Dayan" w:date="2021-12-03T17:13:00Z"/>
                <w:rFonts w:ascii="Calibri" w:eastAsia="Times New Roman" w:hAnsi="Calibri" w:cs="Times New Roman"/>
                <w:color w:val="000000"/>
                <w:sz w:val="16"/>
                <w:szCs w:val="16"/>
              </w:rPr>
            </w:pPr>
            <w:ins w:id="3101" w:author="David Dayan" w:date="2021-12-03T17:13:00Z">
              <w:r w:rsidRPr="00036D0E">
                <w:rPr>
                  <w:rFonts w:ascii="Calibri" w:eastAsia="Times New Roman" w:hAnsi="Calibri" w:cs="Times New Roman"/>
                  <w:color w:val="000000"/>
                  <w:sz w:val="16"/>
                  <w:szCs w:val="16"/>
                </w:rPr>
                <w:t>heterozygote</w:t>
              </w:r>
            </w:ins>
          </w:p>
        </w:tc>
      </w:tr>
      <w:tr w:rsidR="00036D0E" w:rsidRPr="00036D0E" w14:paraId="35FE6358" w14:textId="77777777" w:rsidTr="00245317">
        <w:trPr>
          <w:cantSplit/>
          <w:trHeight w:val="20"/>
          <w:ins w:id="3102" w:author="David Dayan" w:date="2021-12-03T17:13:00Z"/>
          <w:trPrChange w:id="31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04" w:author="David Dayan" w:date="2021-12-03T17:18:00Z">
              <w:tcPr>
                <w:tcW w:w="1563" w:type="dxa"/>
                <w:tcBorders>
                  <w:top w:val="nil"/>
                  <w:left w:val="nil"/>
                  <w:bottom w:val="nil"/>
                  <w:right w:val="nil"/>
                </w:tcBorders>
                <w:shd w:val="clear" w:color="auto" w:fill="auto"/>
                <w:noWrap/>
                <w:vAlign w:val="bottom"/>
                <w:hideMark/>
              </w:tcPr>
            </w:tcPrChange>
          </w:tcPr>
          <w:p w14:paraId="16509FC5" w14:textId="77777777" w:rsidR="00036D0E" w:rsidRPr="00036D0E" w:rsidRDefault="00036D0E" w:rsidP="00245317">
            <w:pPr>
              <w:spacing w:after="0" w:line="240" w:lineRule="auto"/>
              <w:jc w:val="center"/>
              <w:rPr>
                <w:ins w:id="3105" w:author="David Dayan" w:date="2021-12-03T17:13:00Z"/>
                <w:rFonts w:ascii="Calibri" w:eastAsia="Times New Roman" w:hAnsi="Calibri" w:cs="Times New Roman"/>
                <w:color w:val="000000"/>
                <w:sz w:val="16"/>
                <w:szCs w:val="16"/>
              </w:rPr>
            </w:pPr>
            <w:ins w:id="3106" w:author="David Dayan" w:date="2021-12-03T17:13:00Z">
              <w:r w:rsidRPr="00036D0E">
                <w:rPr>
                  <w:rFonts w:ascii="Calibri" w:eastAsia="Times New Roman" w:hAnsi="Calibri" w:cs="Times New Roman"/>
                  <w:color w:val="000000"/>
                  <w:sz w:val="16"/>
                  <w:szCs w:val="16"/>
                </w:rPr>
                <w:t>OtsAC20ROGR_0077</w:t>
              </w:r>
            </w:ins>
          </w:p>
        </w:tc>
        <w:tc>
          <w:tcPr>
            <w:tcW w:w="746" w:type="dxa"/>
            <w:tcBorders>
              <w:top w:val="nil"/>
              <w:left w:val="nil"/>
              <w:bottom w:val="nil"/>
              <w:right w:val="nil"/>
            </w:tcBorders>
            <w:shd w:val="clear" w:color="auto" w:fill="auto"/>
            <w:noWrap/>
            <w:vAlign w:val="bottom"/>
            <w:hideMark/>
            <w:tcPrChange w:id="3107" w:author="David Dayan" w:date="2021-12-03T17:18:00Z">
              <w:tcPr>
                <w:tcW w:w="746" w:type="dxa"/>
                <w:tcBorders>
                  <w:top w:val="nil"/>
                  <w:left w:val="nil"/>
                  <w:bottom w:val="nil"/>
                  <w:right w:val="nil"/>
                </w:tcBorders>
                <w:shd w:val="clear" w:color="auto" w:fill="auto"/>
                <w:noWrap/>
                <w:vAlign w:val="bottom"/>
                <w:hideMark/>
              </w:tcPr>
            </w:tcPrChange>
          </w:tcPr>
          <w:p w14:paraId="2E0E10F3" w14:textId="77777777" w:rsidR="00036D0E" w:rsidRPr="00036D0E" w:rsidRDefault="00036D0E" w:rsidP="00245317">
            <w:pPr>
              <w:spacing w:after="0" w:line="240" w:lineRule="auto"/>
              <w:jc w:val="center"/>
              <w:rPr>
                <w:ins w:id="3108" w:author="David Dayan" w:date="2021-12-03T17:13:00Z"/>
                <w:rFonts w:ascii="Calibri" w:eastAsia="Times New Roman" w:hAnsi="Calibri" w:cs="Times New Roman"/>
                <w:color w:val="000000"/>
                <w:sz w:val="16"/>
                <w:szCs w:val="16"/>
              </w:rPr>
            </w:pPr>
            <w:ins w:id="3109"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110" w:author="David Dayan" w:date="2021-12-03T17:18:00Z">
              <w:tcPr>
                <w:tcW w:w="599" w:type="dxa"/>
                <w:tcBorders>
                  <w:top w:val="nil"/>
                  <w:left w:val="nil"/>
                  <w:bottom w:val="nil"/>
                  <w:right w:val="nil"/>
                </w:tcBorders>
                <w:shd w:val="clear" w:color="auto" w:fill="auto"/>
                <w:noWrap/>
                <w:vAlign w:val="bottom"/>
                <w:hideMark/>
              </w:tcPr>
            </w:tcPrChange>
          </w:tcPr>
          <w:p w14:paraId="6CACFF95" w14:textId="77777777" w:rsidR="00036D0E" w:rsidRPr="00036D0E" w:rsidRDefault="00036D0E" w:rsidP="00245317">
            <w:pPr>
              <w:spacing w:after="0" w:line="240" w:lineRule="auto"/>
              <w:jc w:val="center"/>
              <w:rPr>
                <w:ins w:id="3111" w:author="David Dayan" w:date="2021-12-03T17:13:00Z"/>
                <w:rFonts w:ascii="Calibri" w:eastAsia="Times New Roman" w:hAnsi="Calibri" w:cs="Times New Roman"/>
                <w:color w:val="000000"/>
                <w:sz w:val="16"/>
                <w:szCs w:val="16"/>
              </w:rPr>
            </w:pPr>
            <w:ins w:id="3112"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113" w:author="David Dayan" w:date="2021-12-03T17:18:00Z">
              <w:tcPr>
                <w:tcW w:w="1142" w:type="dxa"/>
                <w:tcBorders>
                  <w:top w:val="nil"/>
                  <w:left w:val="nil"/>
                  <w:bottom w:val="nil"/>
                  <w:right w:val="nil"/>
                </w:tcBorders>
                <w:shd w:val="clear" w:color="auto" w:fill="auto"/>
                <w:noWrap/>
                <w:vAlign w:val="bottom"/>
                <w:hideMark/>
              </w:tcPr>
            </w:tcPrChange>
          </w:tcPr>
          <w:p w14:paraId="43D5F801" w14:textId="77777777" w:rsidR="00036D0E" w:rsidRPr="00036D0E" w:rsidRDefault="00036D0E" w:rsidP="00245317">
            <w:pPr>
              <w:spacing w:after="0" w:line="240" w:lineRule="auto"/>
              <w:jc w:val="center"/>
              <w:rPr>
                <w:ins w:id="3114" w:author="David Dayan" w:date="2021-12-03T17:13:00Z"/>
                <w:rFonts w:ascii="Calibri" w:eastAsia="Times New Roman" w:hAnsi="Calibri" w:cs="Times New Roman"/>
                <w:color w:val="000000"/>
                <w:sz w:val="16"/>
                <w:szCs w:val="16"/>
              </w:rPr>
            </w:pPr>
            <w:ins w:id="311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116" w:author="David Dayan" w:date="2021-12-03T17:18:00Z">
              <w:tcPr>
                <w:tcW w:w="1440" w:type="dxa"/>
                <w:tcBorders>
                  <w:top w:val="nil"/>
                  <w:left w:val="nil"/>
                  <w:bottom w:val="nil"/>
                  <w:right w:val="nil"/>
                </w:tcBorders>
                <w:shd w:val="clear" w:color="auto" w:fill="auto"/>
                <w:noWrap/>
                <w:vAlign w:val="bottom"/>
                <w:hideMark/>
              </w:tcPr>
            </w:tcPrChange>
          </w:tcPr>
          <w:p w14:paraId="02982864" w14:textId="77777777" w:rsidR="00036D0E" w:rsidRPr="00036D0E" w:rsidRDefault="00036D0E" w:rsidP="00245317">
            <w:pPr>
              <w:spacing w:after="0" w:line="240" w:lineRule="auto"/>
              <w:jc w:val="center"/>
              <w:rPr>
                <w:ins w:id="3117" w:author="David Dayan" w:date="2021-12-03T17:13:00Z"/>
                <w:rFonts w:ascii="Calibri" w:eastAsia="Times New Roman" w:hAnsi="Calibri" w:cs="Times New Roman"/>
                <w:color w:val="000000"/>
                <w:sz w:val="16"/>
                <w:szCs w:val="16"/>
              </w:rPr>
            </w:pPr>
            <w:ins w:id="311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119" w:author="David Dayan" w:date="2021-12-03T17:18:00Z">
              <w:tcPr>
                <w:tcW w:w="1530" w:type="dxa"/>
                <w:tcBorders>
                  <w:top w:val="nil"/>
                  <w:left w:val="nil"/>
                  <w:bottom w:val="nil"/>
                  <w:right w:val="nil"/>
                </w:tcBorders>
                <w:shd w:val="clear" w:color="auto" w:fill="auto"/>
                <w:noWrap/>
                <w:vAlign w:val="bottom"/>
                <w:hideMark/>
              </w:tcPr>
            </w:tcPrChange>
          </w:tcPr>
          <w:p w14:paraId="225238A1" w14:textId="77777777" w:rsidR="00036D0E" w:rsidRPr="00036D0E" w:rsidRDefault="00036D0E" w:rsidP="00245317">
            <w:pPr>
              <w:spacing w:after="0" w:line="240" w:lineRule="auto"/>
              <w:jc w:val="center"/>
              <w:rPr>
                <w:ins w:id="3120" w:author="David Dayan" w:date="2021-12-03T17:13:00Z"/>
                <w:rFonts w:ascii="Calibri" w:eastAsia="Times New Roman" w:hAnsi="Calibri" w:cs="Times New Roman"/>
                <w:color w:val="000000"/>
                <w:sz w:val="16"/>
                <w:szCs w:val="16"/>
              </w:rPr>
            </w:pPr>
            <w:ins w:id="312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122" w:author="David Dayan" w:date="2021-12-03T17:18:00Z">
              <w:tcPr>
                <w:tcW w:w="898" w:type="dxa"/>
                <w:tcBorders>
                  <w:top w:val="nil"/>
                  <w:left w:val="nil"/>
                  <w:bottom w:val="nil"/>
                  <w:right w:val="nil"/>
                </w:tcBorders>
                <w:shd w:val="clear" w:color="auto" w:fill="auto"/>
                <w:noWrap/>
                <w:vAlign w:val="bottom"/>
                <w:hideMark/>
              </w:tcPr>
            </w:tcPrChange>
          </w:tcPr>
          <w:p w14:paraId="47534A16" w14:textId="77777777" w:rsidR="00036D0E" w:rsidRPr="00036D0E" w:rsidRDefault="00036D0E" w:rsidP="00245317">
            <w:pPr>
              <w:spacing w:after="0" w:line="240" w:lineRule="auto"/>
              <w:jc w:val="center"/>
              <w:rPr>
                <w:ins w:id="3123" w:author="David Dayan" w:date="2021-12-03T17:13:00Z"/>
                <w:rFonts w:ascii="Calibri" w:eastAsia="Times New Roman" w:hAnsi="Calibri" w:cs="Times New Roman"/>
                <w:color w:val="000000"/>
                <w:sz w:val="16"/>
                <w:szCs w:val="16"/>
              </w:rPr>
            </w:pPr>
            <w:ins w:id="312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125" w:author="David Dayan" w:date="2021-12-03T17:18:00Z">
              <w:tcPr>
                <w:tcW w:w="902" w:type="dxa"/>
                <w:tcBorders>
                  <w:top w:val="nil"/>
                  <w:left w:val="nil"/>
                  <w:bottom w:val="nil"/>
                  <w:right w:val="nil"/>
                </w:tcBorders>
                <w:shd w:val="clear" w:color="auto" w:fill="auto"/>
                <w:noWrap/>
                <w:vAlign w:val="bottom"/>
                <w:hideMark/>
              </w:tcPr>
            </w:tcPrChange>
          </w:tcPr>
          <w:p w14:paraId="614E176A" w14:textId="77777777" w:rsidR="00036D0E" w:rsidRPr="00036D0E" w:rsidRDefault="00036D0E" w:rsidP="00245317">
            <w:pPr>
              <w:spacing w:after="0" w:line="240" w:lineRule="auto"/>
              <w:jc w:val="center"/>
              <w:rPr>
                <w:ins w:id="3126" w:author="David Dayan" w:date="2021-12-03T17:13:00Z"/>
                <w:rFonts w:ascii="Calibri" w:eastAsia="Times New Roman" w:hAnsi="Calibri" w:cs="Times New Roman"/>
                <w:color w:val="000000"/>
                <w:sz w:val="16"/>
                <w:szCs w:val="16"/>
              </w:rPr>
            </w:pPr>
            <w:ins w:id="312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128" w:author="David Dayan" w:date="2021-12-03T17:18:00Z">
              <w:tcPr>
                <w:tcW w:w="2160" w:type="dxa"/>
                <w:tcBorders>
                  <w:top w:val="nil"/>
                  <w:left w:val="nil"/>
                  <w:bottom w:val="nil"/>
                  <w:right w:val="nil"/>
                </w:tcBorders>
                <w:shd w:val="clear" w:color="auto" w:fill="auto"/>
                <w:noWrap/>
                <w:vAlign w:val="bottom"/>
                <w:hideMark/>
              </w:tcPr>
            </w:tcPrChange>
          </w:tcPr>
          <w:p w14:paraId="0BE52D28" w14:textId="77777777" w:rsidR="00036D0E" w:rsidRPr="00036D0E" w:rsidRDefault="00036D0E" w:rsidP="00245317">
            <w:pPr>
              <w:spacing w:after="0" w:line="240" w:lineRule="auto"/>
              <w:jc w:val="center"/>
              <w:rPr>
                <w:ins w:id="3129" w:author="David Dayan" w:date="2021-12-03T17:13:00Z"/>
                <w:rFonts w:ascii="Calibri" w:eastAsia="Times New Roman" w:hAnsi="Calibri" w:cs="Times New Roman"/>
                <w:color w:val="000000"/>
                <w:sz w:val="16"/>
                <w:szCs w:val="16"/>
              </w:rPr>
            </w:pPr>
            <w:ins w:id="313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131" w:author="David Dayan" w:date="2021-12-03T17:18:00Z">
              <w:tcPr>
                <w:tcW w:w="2876" w:type="dxa"/>
                <w:gridSpan w:val="2"/>
                <w:tcBorders>
                  <w:top w:val="nil"/>
                  <w:left w:val="nil"/>
                  <w:bottom w:val="nil"/>
                  <w:right w:val="nil"/>
                </w:tcBorders>
                <w:shd w:val="clear" w:color="auto" w:fill="auto"/>
                <w:noWrap/>
                <w:vAlign w:val="bottom"/>
                <w:hideMark/>
              </w:tcPr>
            </w:tcPrChange>
          </w:tcPr>
          <w:p w14:paraId="7201FD5E" w14:textId="77777777" w:rsidR="00036D0E" w:rsidRPr="00036D0E" w:rsidRDefault="00036D0E" w:rsidP="00245317">
            <w:pPr>
              <w:spacing w:after="0" w:line="240" w:lineRule="auto"/>
              <w:jc w:val="center"/>
              <w:rPr>
                <w:ins w:id="3132" w:author="David Dayan" w:date="2021-12-03T17:13:00Z"/>
                <w:rFonts w:ascii="Calibri" w:eastAsia="Times New Roman" w:hAnsi="Calibri" w:cs="Times New Roman"/>
                <w:color w:val="000000"/>
                <w:sz w:val="16"/>
                <w:szCs w:val="16"/>
              </w:rPr>
            </w:pPr>
            <w:ins w:id="313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134" w:author="David Dayan" w:date="2021-12-03T17:18:00Z">
              <w:tcPr>
                <w:tcW w:w="1426" w:type="dxa"/>
                <w:tcBorders>
                  <w:top w:val="nil"/>
                  <w:left w:val="nil"/>
                  <w:bottom w:val="nil"/>
                  <w:right w:val="nil"/>
                </w:tcBorders>
                <w:shd w:val="clear" w:color="auto" w:fill="auto"/>
                <w:noWrap/>
                <w:vAlign w:val="bottom"/>
                <w:hideMark/>
              </w:tcPr>
            </w:tcPrChange>
          </w:tcPr>
          <w:p w14:paraId="5161F4EF" w14:textId="77777777" w:rsidR="00036D0E" w:rsidRPr="00036D0E" w:rsidRDefault="00036D0E" w:rsidP="00245317">
            <w:pPr>
              <w:spacing w:after="0" w:line="240" w:lineRule="auto"/>
              <w:jc w:val="center"/>
              <w:rPr>
                <w:ins w:id="3135" w:author="David Dayan" w:date="2021-12-03T17:13:00Z"/>
                <w:rFonts w:ascii="Calibri" w:eastAsia="Times New Roman" w:hAnsi="Calibri" w:cs="Times New Roman"/>
                <w:color w:val="000000"/>
                <w:sz w:val="16"/>
                <w:szCs w:val="16"/>
              </w:rPr>
            </w:pPr>
            <w:ins w:id="3136" w:author="David Dayan" w:date="2021-12-03T17:13:00Z">
              <w:r w:rsidRPr="00036D0E">
                <w:rPr>
                  <w:rFonts w:ascii="Calibri" w:eastAsia="Times New Roman" w:hAnsi="Calibri" w:cs="Times New Roman"/>
                  <w:color w:val="000000"/>
                  <w:sz w:val="16"/>
                  <w:szCs w:val="16"/>
                </w:rPr>
                <w:t>heterozygote</w:t>
              </w:r>
            </w:ins>
          </w:p>
        </w:tc>
      </w:tr>
      <w:tr w:rsidR="00036D0E" w:rsidRPr="00036D0E" w14:paraId="2CDF4EA1" w14:textId="77777777" w:rsidTr="00245317">
        <w:trPr>
          <w:cantSplit/>
          <w:trHeight w:val="20"/>
          <w:ins w:id="3137" w:author="David Dayan" w:date="2021-12-03T17:13:00Z"/>
          <w:trPrChange w:id="31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39" w:author="David Dayan" w:date="2021-12-03T17:18:00Z">
              <w:tcPr>
                <w:tcW w:w="1563" w:type="dxa"/>
                <w:tcBorders>
                  <w:top w:val="nil"/>
                  <w:left w:val="nil"/>
                  <w:bottom w:val="nil"/>
                  <w:right w:val="nil"/>
                </w:tcBorders>
                <w:shd w:val="clear" w:color="auto" w:fill="auto"/>
                <w:noWrap/>
                <w:vAlign w:val="bottom"/>
                <w:hideMark/>
              </w:tcPr>
            </w:tcPrChange>
          </w:tcPr>
          <w:p w14:paraId="7B35FDBC" w14:textId="77777777" w:rsidR="00036D0E" w:rsidRPr="00036D0E" w:rsidRDefault="00036D0E" w:rsidP="00245317">
            <w:pPr>
              <w:spacing w:after="0" w:line="240" w:lineRule="auto"/>
              <w:jc w:val="center"/>
              <w:rPr>
                <w:ins w:id="3140" w:author="David Dayan" w:date="2021-12-03T17:13:00Z"/>
                <w:rFonts w:ascii="Calibri" w:eastAsia="Times New Roman" w:hAnsi="Calibri" w:cs="Times New Roman"/>
                <w:color w:val="000000"/>
                <w:sz w:val="16"/>
                <w:szCs w:val="16"/>
              </w:rPr>
            </w:pPr>
            <w:ins w:id="3141" w:author="David Dayan" w:date="2021-12-03T17:13:00Z">
              <w:r w:rsidRPr="00036D0E">
                <w:rPr>
                  <w:rFonts w:ascii="Calibri" w:eastAsia="Times New Roman" w:hAnsi="Calibri" w:cs="Times New Roman"/>
                  <w:color w:val="000000"/>
                  <w:sz w:val="16"/>
                  <w:szCs w:val="16"/>
                </w:rPr>
                <w:t>OtsAC20ROGR_0078</w:t>
              </w:r>
            </w:ins>
          </w:p>
        </w:tc>
        <w:tc>
          <w:tcPr>
            <w:tcW w:w="746" w:type="dxa"/>
            <w:tcBorders>
              <w:top w:val="nil"/>
              <w:left w:val="nil"/>
              <w:bottom w:val="nil"/>
              <w:right w:val="nil"/>
            </w:tcBorders>
            <w:shd w:val="clear" w:color="auto" w:fill="auto"/>
            <w:noWrap/>
            <w:vAlign w:val="bottom"/>
            <w:hideMark/>
            <w:tcPrChange w:id="3142" w:author="David Dayan" w:date="2021-12-03T17:18:00Z">
              <w:tcPr>
                <w:tcW w:w="746" w:type="dxa"/>
                <w:tcBorders>
                  <w:top w:val="nil"/>
                  <w:left w:val="nil"/>
                  <w:bottom w:val="nil"/>
                  <w:right w:val="nil"/>
                </w:tcBorders>
                <w:shd w:val="clear" w:color="auto" w:fill="auto"/>
                <w:noWrap/>
                <w:vAlign w:val="bottom"/>
                <w:hideMark/>
              </w:tcPr>
            </w:tcPrChange>
          </w:tcPr>
          <w:p w14:paraId="6153FC2C" w14:textId="77777777" w:rsidR="00036D0E" w:rsidRPr="00036D0E" w:rsidRDefault="00036D0E" w:rsidP="00245317">
            <w:pPr>
              <w:spacing w:after="0" w:line="240" w:lineRule="auto"/>
              <w:jc w:val="center"/>
              <w:rPr>
                <w:ins w:id="3143" w:author="David Dayan" w:date="2021-12-03T17:13:00Z"/>
                <w:rFonts w:ascii="Calibri" w:eastAsia="Times New Roman" w:hAnsi="Calibri" w:cs="Times New Roman"/>
                <w:color w:val="000000"/>
                <w:sz w:val="16"/>
                <w:szCs w:val="16"/>
              </w:rPr>
            </w:pPr>
            <w:ins w:id="3144"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145" w:author="David Dayan" w:date="2021-12-03T17:18:00Z">
              <w:tcPr>
                <w:tcW w:w="599" w:type="dxa"/>
                <w:tcBorders>
                  <w:top w:val="nil"/>
                  <w:left w:val="nil"/>
                  <w:bottom w:val="nil"/>
                  <w:right w:val="nil"/>
                </w:tcBorders>
                <w:shd w:val="clear" w:color="auto" w:fill="auto"/>
                <w:noWrap/>
                <w:vAlign w:val="bottom"/>
                <w:hideMark/>
              </w:tcPr>
            </w:tcPrChange>
          </w:tcPr>
          <w:p w14:paraId="6DFE0CF5" w14:textId="77777777" w:rsidR="00036D0E" w:rsidRPr="00036D0E" w:rsidRDefault="00036D0E" w:rsidP="00245317">
            <w:pPr>
              <w:spacing w:after="0" w:line="240" w:lineRule="auto"/>
              <w:jc w:val="center"/>
              <w:rPr>
                <w:ins w:id="3146" w:author="David Dayan" w:date="2021-12-03T17:13:00Z"/>
                <w:rFonts w:ascii="Calibri" w:eastAsia="Times New Roman" w:hAnsi="Calibri" w:cs="Times New Roman"/>
                <w:color w:val="000000"/>
                <w:sz w:val="16"/>
                <w:szCs w:val="16"/>
              </w:rPr>
            </w:pPr>
            <w:ins w:id="3147"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148" w:author="David Dayan" w:date="2021-12-03T17:18:00Z">
              <w:tcPr>
                <w:tcW w:w="1142" w:type="dxa"/>
                <w:tcBorders>
                  <w:top w:val="nil"/>
                  <w:left w:val="nil"/>
                  <w:bottom w:val="nil"/>
                  <w:right w:val="nil"/>
                </w:tcBorders>
                <w:shd w:val="clear" w:color="auto" w:fill="auto"/>
                <w:noWrap/>
                <w:vAlign w:val="bottom"/>
                <w:hideMark/>
              </w:tcPr>
            </w:tcPrChange>
          </w:tcPr>
          <w:p w14:paraId="4643FF33" w14:textId="77777777" w:rsidR="00036D0E" w:rsidRPr="00036D0E" w:rsidRDefault="00036D0E" w:rsidP="00245317">
            <w:pPr>
              <w:spacing w:after="0" w:line="240" w:lineRule="auto"/>
              <w:jc w:val="center"/>
              <w:rPr>
                <w:ins w:id="3149" w:author="David Dayan" w:date="2021-12-03T17:13:00Z"/>
                <w:rFonts w:ascii="Calibri" w:eastAsia="Times New Roman" w:hAnsi="Calibri" w:cs="Times New Roman"/>
                <w:color w:val="000000"/>
                <w:sz w:val="16"/>
                <w:szCs w:val="16"/>
              </w:rPr>
            </w:pPr>
            <w:ins w:id="3150"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151" w:author="David Dayan" w:date="2021-12-03T17:18:00Z">
              <w:tcPr>
                <w:tcW w:w="1440" w:type="dxa"/>
                <w:tcBorders>
                  <w:top w:val="nil"/>
                  <w:left w:val="nil"/>
                  <w:bottom w:val="nil"/>
                  <w:right w:val="nil"/>
                </w:tcBorders>
                <w:shd w:val="clear" w:color="auto" w:fill="auto"/>
                <w:noWrap/>
                <w:vAlign w:val="bottom"/>
                <w:hideMark/>
              </w:tcPr>
            </w:tcPrChange>
          </w:tcPr>
          <w:p w14:paraId="39A22C75" w14:textId="77777777" w:rsidR="00036D0E" w:rsidRPr="00036D0E" w:rsidRDefault="00036D0E" w:rsidP="00245317">
            <w:pPr>
              <w:spacing w:after="0" w:line="240" w:lineRule="auto"/>
              <w:jc w:val="center"/>
              <w:rPr>
                <w:ins w:id="3152" w:author="David Dayan" w:date="2021-12-03T17:13:00Z"/>
                <w:rFonts w:ascii="Calibri" w:eastAsia="Times New Roman" w:hAnsi="Calibri" w:cs="Times New Roman"/>
                <w:color w:val="000000"/>
                <w:sz w:val="16"/>
                <w:szCs w:val="16"/>
              </w:rPr>
            </w:pPr>
            <w:ins w:id="3153"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154" w:author="David Dayan" w:date="2021-12-03T17:18:00Z">
              <w:tcPr>
                <w:tcW w:w="1530" w:type="dxa"/>
                <w:tcBorders>
                  <w:top w:val="nil"/>
                  <w:left w:val="nil"/>
                  <w:bottom w:val="nil"/>
                  <w:right w:val="nil"/>
                </w:tcBorders>
                <w:shd w:val="clear" w:color="auto" w:fill="auto"/>
                <w:noWrap/>
                <w:vAlign w:val="bottom"/>
                <w:hideMark/>
              </w:tcPr>
            </w:tcPrChange>
          </w:tcPr>
          <w:p w14:paraId="1D9051AF" w14:textId="77777777" w:rsidR="00036D0E" w:rsidRPr="00036D0E" w:rsidRDefault="00036D0E" w:rsidP="00245317">
            <w:pPr>
              <w:spacing w:after="0" w:line="240" w:lineRule="auto"/>
              <w:jc w:val="center"/>
              <w:rPr>
                <w:ins w:id="3155" w:author="David Dayan" w:date="2021-12-03T17:13:00Z"/>
                <w:rFonts w:ascii="Calibri" w:eastAsia="Times New Roman" w:hAnsi="Calibri" w:cs="Times New Roman"/>
                <w:color w:val="000000"/>
                <w:sz w:val="16"/>
                <w:szCs w:val="16"/>
              </w:rPr>
            </w:pPr>
            <w:ins w:id="3156"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157" w:author="David Dayan" w:date="2021-12-03T17:18:00Z">
              <w:tcPr>
                <w:tcW w:w="898" w:type="dxa"/>
                <w:tcBorders>
                  <w:top w:val="nil"/>
                  <w:left w:val="nil"/>
                  <w:bottom w:val="nil"/>
                  <w:right w:val="nil"/>
                </w:tcBorders>
                <w:shd w:val="clear" w:color="auto" w:fill="auto"/>
                <w:noWrap/>
                <w:vAlign w:val="bottom"/>
                <w:hideMark/>
              </w:tcPr>
            </w:tcPrChange>
          </w:tcPr>
          <w:p w14:paraId="449A5D7F" w14:textId="77777777" w:rsidR="00036D0E" w:rsidRPr="00036D0E" w:rsidRDefault="00036D0E" w:rsidP="00245317">
            <w:pPr>
              <w:spacing w:after="0" w:line="240" w:lineRule="auto"/>
              <w:jc w:val="center"/>
              <w:rPr>
                <w:ins w:id="3158" w:author="David Dayan" w:date="2021-12-03T17:13:00Z"/>
                <w:rFonts w:ascii="Calibri" w:eastAsia="Times New Roman" w:hAnsi="Calibri" w:cs="Times New Roman"/>
                <w:color w:val="000000"/>
                <w:sz w:val="16"/>
                <w:szCs w:val="16"/>
              </w:rPr>
            </w:pPr>
            <w:ins w:id="315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160" w:author="David Dayan" w:date="2021-12-03T17:18:00Z">
              <w:tcPr>
                <w:tcW w:w="902" w:type="dxa"/>
                <w:tcBorders>
                  <w:top w:val="nil"/>
                  <w:left w:val="nil"/>
                  <w:bottom w:val="nil"/>
                  <w:right w:val="nil"/>
                </w:tcBorders>
                <w:shd w:val="clear" w:color="auto" w:fill="auto"/>
                <w:noWrap/>
                <w:vAlign w:val="bottom"/>
                <w:hideMark/>
              </w:tcPr>
            </w:tcPrChange>
          </w:tcPr>
          <w:p w14:paraId="7101B071" w14:textId="77777777" w:rsidR="00036D0E" w:rsidRPr="00036D0E" w:rsidRDefault="00036D0E" w:rsidP="00245317">
            <w:pPr>
              <w:spacing w:after="0" w:line="240" w:lineRule="auto"/>
              <w:jc w:val="center"/>
              <w:rPr>
                <w:ins w:id="3161" w:author="David Dayan" w:date="2021-12-03T17:13:00Z"/>
                <w:rFonts w:ascii="Calibri" w:eastAsia="Times New Roman" w:hAnsi="Calibri" w:cs="Times New Roman"/>
                <w:color w:val="000000"/>
                <w:sz w:val="16"/>
                <w:szCs w:val="16"/>
              </w:rPr>
            </w:pPr>
            <w:ins w:id="316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163" w:author="David Dayan" w:date="2021-12-03T17:18:00Z">
              <w:tcPr>
                <w:tcW w:w="2160" w:type="dxa"/>
                <w:tcBorders>
                  <w:top w:val="nil"/>
                  <w:left w:val="nil"/>
                  <w:bottom w:val="nil"/>
                  <w:right w:val="nil"/>
                </w:tcBorders>
                <w:shd w:val="clear" w:color="auto" w:fill="auto"/>
                <w:noWrap/>
                <w:vAlign w:val="bottom"/>
                <w:hideMark/>
              </w:tcPr>
            </w:tcPrChange>
          </w:tcPr>
          <w:p w14:paraId="68DAE10D" w14:textId="77777777" w:rsidR="00036D0E" w:rsidRPr="00036D0E" w:rsidRDefault="00036D0E" w:rsidP="00245317">
            <w:pPr>
              <w:spacing w:after="0" w:line="240" w:lineRule="auto"/>
              <w:jc w:val="center"/>
              <w:rPr>
                <w:ins w:id="3164" w:author="David Dayan" w:date="2021-12-03T17:13:00Z"/>
                <w:rFonts w:ascii="Calibri" w:eastAsia="Times New Roman" w:hAnsi="Calibri" w:cs="Times New Roman"/>
                <w:color w:val="000000"/>
                <w:sz w:val="16"/>
                <w:szCs w:val="16"/>
              </w:rPr>
            </w:pPr>
            <w:ins w:id="316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166" w:author="David Dayan" w:date="2021-12-03T17:18:00Z">
              <w:tcPr>
                <w:tcW w:w="2876" w:type="dxa"/>
                <w:gridSpan w:val="2"/>
                <w:tcBorders>
                  <w:top w:val="nil"/>
                  <w:left w:val="nil"/>
                  <w:bottom w:val="nil"/>
                  <w:right w:val="nil"/>
                </w:tcBorders>
                <w:shd w:val="clear" w:color="auto" w:fill="auto"/>
                <w:noWrap/>
                <w:vAlign w:val="bottom"/>
                <w:hideMark/>
              </w:tcPr>
            </w:tcPrChange>
          </w:tcPr>
          <w:p w14:paraId="2FF88F42" w14:textId="77777777" w:rsidR="00036D0E" w:rsidRPr="00036D0E" w:rsidRDefault="00036D0E" w:rsidP="00245317">
            <w:pPr>
              <w:spacing w:after="0" w:line="240" w:lineRule="auto"/>
              <w:jc w:val="center"/>
              <w:rPr>
                <w:ins w:id="3167" w:author="David Dayan" w:date="2021-12-03T17:13:00Z"/>
                <w:rFonts w:ascii="Calibri" w:eastAsia="Times New Roman" w:hAnsi="Calibri" w:cs="Times New Roman"/>
                <w:color w:val="000000"/>
                <w:sz w:val="16"/>
                <w:szCs w:val="16"/>
              </w:rPr>
            </w:pPr>
            <w:ins w:id="316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169" w:author="David Dayan" w:date="2021-12-03T17:18:00Z">
              <w:tcPr>
                <w:tcW w:w="1426" w:type="dxa"/>
                <w:tcBorders>
                  <w:top w:val="nil"/>
                  <w:left w:val="nil"/>
                  <w:bottom w:val="nil"/>
                  <w:right w:val="nil"/>
                </w:tcBorders>
                <w:shd w:val="clear" w:color="auto" w:fill="auto"/>
                <w:noWrap/>
                <w:vAlign w:val="bottom"/>
                <w:hideMark/>
              </w:tcPr>
            </w:tcPrChange>
          </w:tcPr>
          <w:p w14:paraId="6D9CA127" w14:textId="77777777" w:rsidR="00036D0E" w:rsidRPr="00036D0E" w:rsidRDefault="00036D0E" w:rsidP="00245317">
            <w:pPr>
              <w:spacing w:after="0" w:line="240" w:lineRule="auto"/>
              <w:jc w:val="center"/>
              <w:rPr>
                <w:ins w:id="3170" w:author="David Dayan" w:date="2021-12-03T17:13:00Z"/>
                <w:rFonts w:ascii="Calibri" w:eastAsia="Times New Roman" w:hAnsi="Calibri" w:cs="Times New Roman"/>
                <w:color w:val="000000"/>
                <w:sz w:val="16"/>
                <w:szCs w:val="16"/>
              </w:rPr>
            </w:pPr>
            <w:ins w:id="3171" w:author="David Dayan" w:date="2021-12-03T17:13:00Z">
              <w:r w:rsidRPr="00036D0E">
                <w:rPr>
                  <w:rFonts w:ascii="Calibri" w:eastAsia="Times New Roman" w:hAnsi="Calibri" w:cs="Times New Roman"/>
                  <w:color w:val="000000"/>
                  <w:sz w:val="16"/>
                  <w:szCs w:val="16"/>
                </w:rPr>
                <w:t>heterozygote</w:t>
              </w:r>
            </w:ins>
          </w:p>
        </w:tc>
      </w:tr>
      <w:tr w:rsidR="00036D0E" w:rsidRPr="00036D0E" w14:paraId="106E1D0D" w14:textId="77777777" w:rsidTr="00245317">
        <w:trPr>
          <w:cantSplit/>
          <w:trHeight w:val="20"/>
          <w:ins w:id="3172" w:author="David Dayan" w:date="2021-12-03T17:13:00Z"/>
          <w:trPrChange w:id="31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174" w:author="David Dayan" w:date="2021-12-03T17:18:00Z">
              <w:tcPr>
                <w:tcW w:w="1563" w:type="dxa"/>
                <w:tcBorders>
                  <w:top w:val="nil"/>
                  <w:left w:val="nil"/>
                  <w:bottom w:val="nil"/>
                  <w:right w:val="nil"/>
                </w:tcBorders>
                <w:shd w:val="clear" w:color="auto" w:fill="auto"/>
                <w:noWrap/>
                <w:vAlign w:val="bottom"/>
                <w:hideMark/>
              </w:tcPr>
            </w:tcPrChange>
          </w:tcPr>
          <w:p w14:paraId="0DD83AE7" w14:textId="77777777" w:rsidR="00036D0E" w:rsidRPr="00036D0E" w:rsidRDefault="00036D0E" w:rsidP="00245317">
            <w:pPr>
              <w:spacing w:after="0" w:line="240" w:lineRule="auto"/>
              <w:jc w:val="center"/>
              <w:rPr>
                <w:ins w:id="3175" w:author="David Dayan" w:date="2021-12-03T17:13:00Z"/>
                <w:rFonts w:ascii="Calibri" w:eastAsia="Times New Roman" w:hAnsi="Calibri" w:cs="Times New Roman"/>
                <w:color w:val="000000"/>
                <w:sz w:val="16"/>
                <w:szCs w:val="16"/>
              </w:rPr>
            </w:pPr>
            <w:ins w:id="3176" w:author="David Dayan" w:date="2021-12-03T17:13:00Z">
              <w:r w:rsidRPr="00036D0E">
                <w:rPr>
                  <w:rFonts w:ascii="Calibri" w:eastAsia="Times New Roman" w:hAnsi="Calibri" w:cs="Times New Roman"/>
                  <w:color w:val="000000"/>
                  <w:sz w:val="16"/>
                  <w:szCs w:val="16"/>
                </w:rPr>
                <w:t>OtsAC20ROGR_0079</w:t>
              </w:r>
            </w:ins>
          </w:p>
        </w:tc>
        <w:tc>
          <w:tcPr>
            <w:tcW w:w="746" w:type="dxa"/>
            <w:tcBorders>
              <w:top w:val="nil"/>
              <w:left w:val="nil"/>
              <w:bottom w:val="nil"/>
              <w:right w:val="nil"/>
            </w:tcBorders>
            <w:shd w:val="clear" w:color="auto" w:fill="auto"/>
            <w:noWrap/>
            <w:vAlign w:val="bottom"/>
            <w:hideMark/>
            <w:tcPrChange w:id="3177" w:author="David Dayan" w:date="2021-12-03T17:18:00Z">
              <w:tcPr>
                <w:tcW w:w="746" w:type="dxa"/>
                <w:tcBorders>
                  <w:top w:val="nil"/>
                  <w:left w:val="nil"/>
                  <w:bottom w:val="nil"/>
                  <w:right w:val="nil"/>
                </w:tcBorders>
                <w:shd w:val="clear" w:color="auto" w:fill="auto"/>
                <w:noWrap/>
                <w:vAlign w:val="bottom"/>
                <w:hideMark/>
              </w:tcPr>
            </w:tcPrChange>
          </w:tcPr>
          <w:p w14:paraId="3B585D2D" w14:textId="77777777" w:rsidR="00036D0E" w:rsidRPr="00036D0E" w:rsidRDefault="00036D0E" w:rsidP="00245317">
            <w:pPr>
              <w:spacing w:after="0" w:line="240" w:lineRule="auto"/>
              <w:jc w:val="center"/>
              <w:rPr>
                <w:ins w:id="3178" w:author="David Dayan" w:date="2021-12-03T17:13:00Z"/>
                <w:rFonts w:ascii="Calibri" w:eastAsia="Times New Roman" w:hAnsi="Calibri" w:cs="Times New Roman"/>
                <w:color w:val="000000"/>
                <w:sz w:val="16"/>
                <w:szCs w:val="16"/>
              </w:rPr>
            </w:pPr>
            <w:ins w:id="3179" w:author="David Dayan" w:date="2021-12-03T17:13:00Z">
              <w:r w:rsidRPr="00036D0E">
                <w:rPr>
                  <w:rFonts w:ascii="Calibri" w:eastAsia="Times New Roman" w:hAnsi="Calibri" w:cs="Times New Roman"/>
                  <w:color w:val="000000"/>
                  <w:sz w:val="16"/>
                  <w:szCs w:val="16"/>
                </w:rPr>
                <w:t>7/19/20</w:t>
              </w:r>
            </w:ins>
          </w:p>
        </w:tc>
        <w:tc>
          <w:tcPr>
            <w:tcW w:w="599" w:type="dxa"/>
            <w:tcBorders>
              <w:top w:val="nil"/>
              <w:left w:val="nil"/>
              <w:bottom w:val="nil"/>
              <w:right w:val="nil"/>
            </w:tcBorders>
            <w:shd w:val="clear" w:color="auto" w:fill="auto"/>
            <w:noWrap/>
            <w:vAlign w:val="bottom"/>
            <w:hideMark/>
            <w:tcPrChange w:id="3180" w:author="David Dayan" w:date="2021-12-03T17:18:00Z">
              <w:tcPr>
                <w:tcW w:w="599" w:type="dxa"/>
                <w:tcBorders>
                  <w:top w:val="nil"/>
                  <w:left w:val="nil"/>
                  <w:bottom w:val="nil"/>
                  <w:right w:val="nil"/>
                </w:tcBorders>
                <w:shd w:val="clear" w:color="auto" w:fill="auto"/>
                <w:noWrap/>
                <w:vAlign w:val="bottom"/>
                <w:hideMark/>
              </w:tcPr>
            </w:tcPrChange>
          </w:tcPr>
          <w:p w14:paraId="47FB5619" w14:textId="77777777" w:rsidR="00036D0E" w:rsidRPr="00036D0E" w:rsidRDefault="00036D0E" w:rsidP="00245317">
            <w:pPr>
              <w:spacing w:after="0" w:line="240" w:lineRule="auto"/>
              <w:jc w:val="center"/>
              <w:rPr>
                <w:ins w:id="3181" w:author="David Dayan" w:date="2021-12-03T17:13:00Z"/>
                <w:rFonts w:ascii="Calibri" w:eastAsia="Times New Roman" w:hAnsi="Calibri" w:cs="Times New Roman"/>
                <w:color w:val="000000"/>
                <w:sz w:val="16"/>
                <w:szCs w:val="16"/>
              </w:rPr>
            </w:pPr>
            <w:ins w:id="3182" w:author="David Dayan" w:date="2021-12-03T17:13:00Z">
              <w:r w:rsidRPr="00036D0E">
                <w:rPr>
                  <w:rFonts w:ascii="Calibri" w:eastAsia="Times New Roman" w:hAnsi="Calibri" w:cs="Times New Roman"/>
                  <w:color w:val="000000"/>
                  <w:sz w:val="16"/>
                  <w:szCs w:val="16"/>
                </w:rPr>
                <w:t>201</w:t>
              </w:r>
            </w:ins>
          </w:p>
        </w:tc>
        <w:tc>
          <w:tcPr>
            <w:tcW w:w="1142" w:type="dxa"/>
            <w:tcBorders>
              <w:top w:val="nil"/>
              <w:left w:val="nil"/>
              <w:bottom w:val="nil"/>
              <w:right w:val="nil"/>
            </w:tcBorders>
            <w:shd w:val="clear" w:color="auto" w:fill="auto"/>
            <w:noWrap/>
            <w:vAlign w:val="bottom"/>
            <w:hideMark/>
            <w:tcPrChange w:id="3183" w:author="David Dayan" w:date="2021-12-03T17:18:00Z">
              <w:tcPr>
                <w:tcW w:w="1142" w:type="dxa"/>
                <w:tcBorders>
                  <w:top w:val="nil"/>
                  <w:left w:val="nil"/>
                  <w:bottom w:val="nil"/>
                  <w:right w:val="nil"/>
                </w:tcBorders>
                <w:shd w:val="clear" w:color="auto" w:fill="auto"/>
                <w:noWrap/>
                <w:vAlign w:val="bottom"/>
                <w:hideMark/>
              </w:tcPr>
            </w:tcPrChange>
          </w:tcPr>
          <w:p w14:paraId="1022D341" w14:textId="77777777" w:rsidR="00036D0E" w:rsidRPr="00036D0E" w:rsidRDefault="00036D0E" w:rsidP="00245317">
            <w:pPr>
              <w:spacing w:after="0" w:line="240" w:lineRule="auto"/>
              <w:jc w:val="center"/>
              <w:rPr>
                <w:ins w:id="3184" w:author="David Dayan" w:date="2021-12-03T17:13:00Z"/>
                <w:rFonts w:ascii="Calibri" w:eastAsia="Times New Roman" w:hAnsi="Calibri" w:cs="Times New Roman"/>
                <w:color w:val="000000"/>
                <w:sz w:val="16"/>
                <w:szCs w:val="16"/>
              </w:rPr>
            </w:pPr>
            <w:ins w:id="3185" w:author="David Dayan" w:date="2021-12-03T17:13:00Z">
              <w:r w:rsidRPr="00036D0E">
                <w:rPr>
                  <w:rFonts w:ascii="Calibri" w:eastAsia="Times New Roman" w:hAnsi="Calibri" w:cs="Times New Roman"/>
                  <w:color w:val="000000"/>
                  <w:sz w:val="16"/>
                  <w:szCs w:val="16"/>
                </w:rPr>
                <w:t>Rogue Bay</w:t>
              </w:r>
            </w:ins>
          </w:p>
        </w:tc>
        <w:tc>
          <w:tcPr>
            <w:tcW w:w="1440" w:type="dxa"/>
            <w:tcBorders>
              <w:top w:val="nil"/>
              <w:left w:val="nil"/>
              <w:bottom w:val="nil"/>
              <w:right w:val="nil"/>
            </w:tcBorders>
            <w:shd w:val="clear" w:color="auto" w:fill="auto"/>
            <w:noWrap/>
            <w:vAlign w:val="bottom"/>
            <w:hideMark/>
            <w:tcPrChange w:id="3186" w:author="David Dayan" w:date="2021-12-03T17:18:00Z">
              <w:tcPr>
                <w:tcW w:w="1440" w:type="dxa"/>
                <w:tcBorders>
                  <w:top w:val="nil"/>
                  <w:left w:val="nil"/>
                  <w:bottom w:val="nil"/>
                  <w:right w:val="nil"/>
                </w:tcBorders>
                <w:shd w:val="clear" w:color="auto" w:fill="auto"/>
                <w:noWrap/>
                <w:vAlign w:val="bottom"/>
                <w:hideMark/>
              </w:tcPr>
            </w:tcPrChange>
          </w:tcPr>
          <w:p w14:paraId="230F13BF" w14:textId="77777777" w:rsidR="00036D0E" w:rsidRPr="00036D0E" w:rsidRDefault="00036D0E" w:rsidP="00245317">
            <w:pPr>
              <w:spacing w:after="0" w:line="240" w:lineRule="auto"/>
              <w:jc w:val="center"/>
              <w:rPr>
                <w:ins w:id="3187" w:author="David Dayan" w:date="2021-12-03T17:13:00Z"/>
                <w:rFonts w:ascii="Calibri" w:eastAsia="Times New Roman" w:hAnsi="Calibri" w:cs="Times New Roman"/>
                <w:color w:val="000000"/>
                <w:sz w:val="16"/>
                <w:szCs w:val="16"/>
              </w:rPr>
            </w:pPr>
            <w:ins w:id="3188" w:author="David Dayan" w:date="2021-12-03T17:13:00Z">
              <w:r w:rsidRPr="00036D0E">
                <w:rPr>
                  <w:rFonts w:ascii="Calibri" w:eastAsia="Times New Roman" w:hAnsi="Calibri" w:cs="Times New Roman"/>
                  <w:color w:val="000000"/>
                  <w:sz w:val="16"/>
                  <w:szCs w:val="16"/>
                </w:rPr>
                <w:t>Rogue Bay</w:t>
              </w:r>
            </w:ins>
          </w:p>
        </w:tc>
        <w:tc>
          <w:tcPr>
            <w:tcW w:w="1530" w:type="dxa"/>
            <w:tcBorders>
              <w:top w:val="nil"/>
              <w:left w:val="nil"/>
              <w:bottom w:val="nil"/>
              <w:right w:val="nil"/>
            </w:tcBorders>
            <w:shd w:val="clear" w:color="auto" w:fill="auto"/>
            <w:noWrap/>
            <w:vAlign w:val="bottom"/>
            <w:hideMark/>
            <w:tcPrChange w:id="3189" w:author="David Dayan" w:date="2021-12-03T17:18:00Z">
              <w:tcPr>
                <w:tcW w:w="1530" w:type="dxa"/>
                <w:tcBorders>
                  <w:top w:val="nil"/>
                  <w:left w:val="nil"/>
                  <w:bottom w:val="nil"/>
                  <w:right w:val="nil"/>
                </w:tcBorders>
                <w:shd w:val="clear" w:color="auto" w:fill="auto"/>
                <w:noWrap/>
                <w:vAlign w:val="bottom"/>
                <w:hideMark/>
              </w:tcPr>
            </w:tcPrChange>
          </w:tcPr>
          <w:p w14:paraId="14754388" w14:textId="77777777" w:rsidR="00036D0E" w:rsidRPr="00036D0E" w:rsidRDefault="00036D0E" w:rsidP="00245317">
            <w:pPr>
              <w:spacing w:after="0" w:line="240" w:lineRule="auto"/>
              <w:jc w:val="center"/>
              <w:rPr>
                <w:ins w:id="3190" w:author="David Dayan" w:date="2021-12-03T17:13:00Z"/>
                <w:rFonts w:ascii="Calibri" w:eastAsia="Times New Roman" w:hAnsi="Calibri" w:cs="Times New Roman"/>
                <w:color w:val="000000"/>
                <w:sz w:val="16"/>
                <w:szCs w:val="16"/>
              </w:rPr>
            </w:pPr>
            <w:ins w:id="3191" w:author="David Dayan" w:date="2021-12-03T17:13:00Z">
              <w:r w:rsidRPr="00036D0E">
                <w:rPr>
                  <w:rFonts w:ascii="Calibri" w:eastAsia="Times New Roman" w:hAnsi="Calibri" w:cs="Times New Roman"/>
                  <w:color w:val="000000"/>
                  <w:sz w:val="16"/>
                  <w:szCs w:val="16"/>
                </w:rPr>
                <w:t>cleaning station</w:t>
              </w:r>
            </w:ins>
          </w:p>
        </w:tc>
        <w:tc>
          <w:tcPr>
            <w:tcW w:w="898" w:type="dxa"/>
            <w:tcBorders>
              <w:top w:val="nil"/>
              <w:left w:val="nil"/>
              <w:bottom w:val="nil"/>
              <w:right w:val="nil"/>
            </w:tcBorders>
            <w:shd w:val="clear" w:color="auto" w:fill="auto"/>
            <w:noWrap/>
            <w:vAlign w:val="bottom"/>
            <w:hideMark/>
            <w:tcPrChange w:id="3192" w:author="David Dayan" w:date="2021-12-03T17:18:00Z">
              <w:tcPr>
                <w:tcW w:w="898" w:type="dxa"/>
                <w:tcBorders>
                  <w:top w:val="nil"/>
                  <w:left w:val="nil"/>
                  <w:bottom w:val="nil"/>
                  <w:right w:val="nil"/>
                </w:tcBorders>
                <w:shd w:val="clear" w:color="auto" w:fill="auto"/>
                <w:noWrap/>
                <w:vAlign w:val="bottom"/>
                <w:hideMark/>
              </w:tcPr>
            </w:tcPrChange>
          </w:tcPr>
          <w:p w14:paraId="71AC7445" w14:textId="77777777" w:rsidR="00036D0E" w:rsidRPr="00036D0E" w:rsidRDefault="00036D0E" w:rsidP="00245317">
            <w:pPr>
              <w:spacing w:after="0" w:line="240" w:lineRule="auto"/>
              <w:jc w:val="center"/>
              <w:rPr>
                <w:ins w:id="3193" w:author="David Dayan" w:date="2021-12-03T17:13:00Z"/>
                <w:rFonts w:ascii="Calibri" w:eastAsia="Times New Roman" w:hAnsi="Calibri" w:cs="Times New Roman"/>
                <w:color w:val="000000"/>
                <w:sz w:val="16"/>
                <w:szCs w:val="16"/>
              </w:rPr>
            </w:pPr>
            <w:ins w:id="31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195" w:author="David Dayan" w:date="2021-12-03T17:18:00Z">
              <w:tcPr>
                <w:tcW w:w="902" w:type="dxa"/>
                <w:tcBorders>
                  <w:top w:val="nil"/>
                  <w:left w:val="nil"/>
                  <w:bottom w:val="nil"/>
                  <w:right w:val="nil"/>
                </w:tcBorders>
                <w:shd w:val="clear" w:color="auto" w:fill="auto"/>
                <w:noWrap/>
                <w:vAlign w:val="bottom"/>
                <w:hideMark/>
              </w:tcPr>
            </w:tcPrChange>
          </w:tcPr>
          <w:p w14:paraId="7FF58049" w14:textId="77777777" w:rsidR="00036D0E" w:rsidRPr="00036D0E" w:rsidRDefault="00036D0E" w:rsidP="00245317">
            <w:pPr>
              <w:spacing w:after="0" w:line="240" w:lineRule="auto"/>
              <w:jc w:val="center"/>
              <w:rPr>
                <w:ins w:id="3196" w:author="David Dayan" w:date="2021-12-03T17:13:00Z"/>
                <w:rFonts w:ascii="Calibri" w:eastAsia="Times New Roman" w:hAnsi="Calibri" w:cs="Times New Roman"/>
                <w:color w:val="000000"/>
                <w:sz w:val="16"/>
                <w:szCs w:val="16"/>
              </w:rPr>
            </w:pPr>
            <w:ins w:id="31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198" w:author="David Dayan" w:date="2021-12-03T17:18:00Z">
              <w:tcPr>
                <w:tcW w:w="2160" w:type="dxa"/>
                <w:tcBorders>
                  <w:top w:val="nil"/>
                  <w:left w:val="nil"/>
                  <w:bottom w:val="nil"/>
                  <w:right w:val="nil"/>
                </w:tcBorders>
                <w:shd w:val="clear" w:color="auto" w:fill="auto"/>
                <w:noWrap/>
                <w:vAlign w:val="bottom"/>
                <w:hideMark/>
              </w:tcPr>
            </w:tcPrChange>
          </w:tcPr>
          <w:p w14:paraId="08476F3A" w14:textId="77777777" w:rsidR="00036D0E" w:rsidRPr="00036D0E" w:rsidRDefault="00036D0E" w:rsidP="00245317">
            <w:pPr>
              <w:spacing w:after="0" w:line="240" w:lineRule="auto"/>
              <w:jc w:val="center"/>
              <w:rPr>
                <w:ins w:id="3199" w:author="David Dayan" w:date="2021-12-03T17:13:00Z"/>
                <w:rFonts w:ascii="Calibri" w:eastAsia="Times New Roman" w:hAnsi="Calibri" w:cs="Times New Roman"/>
                <w:color w:val="000000"/>
                <w:sz w:val="16"/>
                <w:szCs w:val="16"/>
              </w:rPr>
            </w:pPr>
            <w:ins w:id="32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201" w:author="David Dayan" w:date="2021-12-03T17:18:00Z">
              <w:tcPr>
                <w:tcW w:w="2876" w:type="dxa"/>
                <w:gridSpan w:val="2"/>
                <w:tcBorders>
                  <w:top w:val="nil"/>
                  <w:left w:val="nil"/>
                  <w:bottom w:val="nil"/>
                  <w:right w:val="nil"/>
                </w:tcBorders>
                <w:shd w:val="clear" w:color="auto" w:fill="auto"/>
                <w:noWrap/>
                <w:vAlign w:val="bottom"/>
                <w:hideMark/>
              </w:tcPr>
            </w:tcPrChange>
          </w:tcPr>
          <w:p w14:paraId="3782BD8B" w14:textId="77777777" w:rsidR="00036D0E" w:rsidRPr="00036D0E" w:rsidRDefault="00036D0E" w:rsidP="00245317">
            <w:pPr>
              <w:spacing w:after="0" w:line="240" w:lineRule="auto"/>
              <w:jc w:val="center"/>
              <w:rPr>
                <w:ins w:id="3202" w:author="David Dayan" w:date="2021-12-03T17:13:00Z"/>
                <w:rFonts w:ascii="Calibri" w:eastAsia="Times New Roman" w:hAnsi="Calibri" w:cs="Times New Roman"/>
                <w:color w:val="000000"/>
                <w:sz w:val="16"/>
                <w:szCs w:val="16"/>
              </w:rPr>
            </w:pPr>
            <w:ins w:id="32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204" w:author="David Dayan" w:date="2021-12-03T17:18:00Z">
              <w:tcPr>
                <w:tcW w:w="1426" w:type="dxa"/>
                <w:tcBorders>
                  <w:top w:val="nil"/>
                  <w:left w:val="nil"/>
                  <w:bottom w:val="nil"/>
                  <w:right w:val="nil"/>
                </w:tcBorders>
                <w:shd w:val="clear" w:color="auto" w:fill="auto"/>
                <w:noWrap/>
                <w:vAlign w:val="bottom"/>
                <w:hideMark/>
              </w:tcPr>
            </w:tcPrChange>
          </w:tcPr>
          <w:p w14:paraId="2DAE3D30" w14:textId="77777777" w:rsidR="00036D0E" w:rsidRPr="00036D0E" w:rsidRDefault="00036D0E" w:rsidP="00245317">
            <w:pPr>
              <w:spacing w:after="0" w:line="240" w:lineRule="auto"/>
              <w:jc w:val="center"/>
              <w:rPr>
                <w:ins w:id="3205" w:author="David Dayan" w:date="2021-12-03T17:13:00Z"/>
                <w:rFonts w:ascii="Calibri" w:eastAsia="Times New Roman" w:hAnsi="Calibri" w:cs="Times New Roman"/>
                <w:color w:val="000000"/>
                <w:sz w:val="16"/>
                <w:szCs w:val="16"/>
              </w:rPr>
            </w:pPr>
            <w:ins w:id="32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B3B03B9" w14:textId="77777777" w:rsidTr="00245317">
        <w:trPr>
          <w:cantSplit/>
          <w:trHeight w:val="20"/>
          <w:ins w:id="3207" w:author="David Dayan" w:date="2021-12-03T17:13:00Z"/>
          <w:trPrChange w:id="32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09" w:author="David Dayan" w:date="2021-12-03T17:18:00Z">
              <w:tcPr>
                <w:tcW w:w="1563" w:type="dxa"/>
                <w:tcBorders>
                  <w:top w:val="nil"/>
                  <w:left w:val="nil"/>
                  <w:bottom w:val="nil"/>
                  <w:right w:val="nil"/>
                </w:tcBorders>
                <w:shd w:val="clear" w:color="auto" w:fill="auto"/>
                <w:noWrap/>
                <w:vAlign w:val="bottom"/>
                <w:hideMark/>
              </w:tcPr>
            </w:tcPrChange>
          </w:tcPr>
          <w:p w14:paraId="6B5D418E" w14:textId="77777777" w:rsidR="00036D0E" w:rsidRPr="00036D0E" w:rsidRDefault="00036D0E" w:rsidP="00245317">
            <w:pPr>
              <w:spacing w:after="0" w:line="240" w:lineRule="auto"/>
              <w:jc w:val="center"/>
              <w:rPr>
                <w:ins w:id="3210" w:author="David Dayan" w:date="2021-12-03T17:13:00Z"/>
                <w:rFonts w:ascii="Calibri" w:eastAsia="Times New Roman" w:hAnsi="Calibri" w:cs="Times New Roman"/>
                <w:color w:val="000000"/>
                <w:sz w:val="16"/>
                <w:szCs w:val="16"/>
              </w:rPr>
            </w:pPr>
            <w:ins w:id="3211" w:author="David Dayan" w:date="2021-12-03T17:13:00Z">
              <w:r w:rsidRPr="00036D0E">
                <w:rPr>
                  <w:rFonts w:ascii="Calibri" w:eastAsia="Times New Roman" w:hAnsi="Calibri" w:cs="Times New Roman"/>
                  <w:color w:val="000000"/>
                  <w:sz w:val="16"/>
                  <w:szCs w:val="16"/>
                </w:rPr>
                <w:t>OtsAC20ROGR_0080</w:t>
              </w:r>
            </w:ins>
          </w:p>
        </w:tc>
        <w:tc>
          <w:tcPr>
            <w:tcW w:w="746" w:type="dxa"/>
            <w:tcBorders>
              <w:top w:val="nil"/>
              <w:left w:val="nil"/>
              <w:bottom w:val="nil"/>
              <w:right w:val="nil"/>
            </w:tcBorders>
            <w:shd w:val="clear" w:color="auto" w:fill="auto"/>
            <w:noWrap/>
            <w:vAlign w:val="bottom"/>
            <w:hideMark/>
            <w:tcPrChange w:id="3212" w:author="David Dayan" w:date="2021-12-03T17:18:00Z">
              <w:tcPr>
                <w:tcW w:w="746" w:type="dxa"/>
                <w:tcBorders>
                  <w:top w:val="nil"/>
                  <w:left w:val="nil"/>
                  <w:bottom w:val="nil"/>
                  <w:right w:val="nil"/>
                </w:tcBorders>
                <w:shd w:val="clear" w:color="auto" w:fill="auto"/>
                <w:noWrap/>
                <w:vAlign w:val="bottom"/>
                <w:hideMark/>
              </w:tcPr>
            </w:tcPrChange>
          </w:tcPr>
          <w:p w14:paraId="73A8C983" w14:textId="77777777" w:rsidR="00036D0E" w:rsidRPr="00036D0E" w:rsidRDefault="00036D0E" w:rsidP="00245317">
            <w:pPr>
              <w:spacing w:after="0" w:line="240" w:lineRule="auto"/>
              <w:jc w:val="center"/>
              <w:rPr>
                <w:ins w:id="3213" w:author="David Dayan" w:date="2021-12-03T17:13:00Z"/>
                <w:rFonts w:ascii="Calibri" w:eastAsia="Times New Roman" w:hAnsi="Calibri" w:cs="Times New Roman"/>
                <w:color w:val="000000"/>
                <w:sz w:val="16"/>
                <w:szCs w:val="16"/>
              </w:rPr>
            </w:pPr>
            <w:ins w:id="3214" w:author="David Dayan" w:date="2021-12-03T17:13:00Z">
              <w:r w:rsidRPr="00036D0E">
                <w:rPr>
                  <w:rFonts w:ascii="Calibri" w:eastAsia="Times New Roman" w:hAnsi="Calibri" w:cs="Times New Roman"/>
                  <w:color w:val="000000"/>
                  <w:sz w:val="16"/>
                  <w:szCs w:val="16"/>
                </w:rPr>
                <w:t>7/21/20</w:t>
              </w:r>
            </w:ins>
          </w:p>
        </w:tc>
        <w:tc>
          <w:tcPr>
            <w:tcW w:w="599" w:type="dxa"/>
            <w:tcBorders>
              <w:top w:val="nil"/>
              <w:left w:val="nil"/>
              <w:bottom w:val="nil"/>
              <w:right w:val="nil"/>
            </w:tcBorders>
            <w:shd w:val="clear" w:color="auto" w:fill="auto"/>
            <w:noWrap/>
            <w:vAlign w:val="bottom"/>
            <w:hideMark/>
            <w:tcPrChange w:id="3215" w:author="David Dayan" w:date="2021-12-03T17:18:00Z">
              <w:tcPr>
                <w:tcW w:w="599" w:type="dxa"/>
                <w:tcBorders>
                  <w:top w:val="nil"/>
                  <w:left w:val="nil"/>
                  <w:bottom w:val="nil"/>
                  <w:right w:val="nil"/>
                </w:tcBorders>
                <w:shd w:val="clear" w:color="auto" w:fill="auto"/>
                <w:noWrap/>
                <w:vAlign w:val="bottom"/>
                <w:hideMark/>
              </w:tcPr>
            </w:tcPrChange>
          </w:tcPr>
          <w:p w14:paraId="2D479A35" w14:textId="77777777" w:rsidR="00036D0E" w:rsidRPr="00036D0E" w:rsidRDefault="00036D0E" w:rsidP="00245317">
            <w:pPr>
              <w:spacing w:after="0" w:line="240" w:lineRule="auto"/>
              <w:jc w:val="center"/>
              <w:rPr>
                <w:ins w:id="3216" w:author="David Dayan" w:date="2021-12-03T17:13:00Z"/>
                <w:rFonts w:ascii="Calibri" w:eastAsia="Times New Roman" w:hAnsi="Calibri" w:cs="Times New Roman"/>
                <w:color w:val="000000"/>
                <w:sz w:val="16"/>
                <w:szCs w:val="16"/>
              </w:rPr>
            </w:pPr>
            <w:ins w:id="3217" w:author="David Dayan" w:date="2021-12-03T17:13:00Z">
              <w:r w:rsidRPr="00036D0E">
                <w:rPr>
                  <w:rFonts w:ascii="Calibri" w:eastAsia="Times New Roman" w:hAnsi="Calibri" w:cs="Times New Roman"/>
                  <w:color w:val="000000"/>
                  <w:sz w:val="16"/>
                  <w:szCs w:val="16"/>
                </w:rPr>
                <w:t>203</w:t>
              </w:r>
            </w:ins>
          </w:p>
        </w:tc>
        <w:tc>
          <w:tcPr>
            <w:tcW w:w="1142" w:type="dxa"/>
            <w:tcBorders>
              <w:top w:val="nil"/>
              <w:left w:val="nil"/>
              <w:bottom w:val="nil"/>
              <w:right w:val="nil"/>
            </w:tcBorders>
            <w:shd w:val="clear" w:color="auto" w:fill="auto"/>
            <w:noWrap/>
            <w:vAlign w:val="bottom"/>
            <w:hideMark/>
            <w:tcPrChange w:id="3218" w:author="David Dayan" w:date="2021-12-03T17:18:00Z">
              <w:tcPr>
                <w:tcW w:w="1142" w:type="dxa"/>
                <w:tcBorders>
                  <w:top w:val="nil"/>
                  <w:left w:val="nil"/>
                  <w:bottom w:val="nil"/>
                  <w:right w:val="nil"/>
                </w:tcBorders>
                <w:shd w:val="clear" w:color="auto" w:fill="auto"/>
                <w:noWrap/>
                <w:vAlign w:val="bottom"/>
                <w:hideMark/>
              </w:tcPr>
            </w:tcPrChange>
          </w:tcPr>
          <w:p w14:paraId="2EF3A139" w14:textId="77777777" w:rsidR="00036D0E" w:rsidRPr="00036D0E" w:rsidRDefault="00036D0E" w:rsidP="00245317">
            <w:pPr>
              <w:spacing w:after="0" w:line="240" w:lineRule="auto"/>
              <w:jc w:val="center"/>
              <w:rPr>
                <w:ins w:id="3219" w:author="David Dayan" w:date="2021-12-03T17:13:00Z"/>
                <w:rFonts w:ascii="Calibri" w:eastAsia="Times New Roman" w:hAnsi="Calibri" w:cs="Times New Roman"/>
                <w:color w:val="000000"/>
                <w:sz w:val="16"/>
                <w:szCs w:val="16"/>
              </w:rPr>
            </w:pPr>
            <w:ins w:id="32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21" w:author="David Dayan" w:date="2021-12-03T17:18:00Z">
              <w:tcPr>
                <w:tcW w:w="1440" w:type="dxa"/>
                <w:tcBorders>
                  <w:top w:val="nil"/>
                  <w:left w:val="nil"/>
                  <w:bottom w:val="nil"/>
                  <w:right w:val="nil"/>
                </w:tcBorders>
                <w:shd w:val="clear" w:color="auto" w:fill="auto"/>
                <w:noWrap/>
                <w:vAlign w:val="bottom"/>
                <w:hideMark/>
              </w:tcPr>
            </w:tcPrChange>
          </w:tcPr>
          <w:p w14:paraId="537CC380" w14:textId="77777777" w:rsidR="00036D0E" w:rsidRPr="00036D0E" w:rsidRDefault="00036D0E" w:rsidP="00245317">
            <w:pPr>
              <w:spacing w:after="0" w:line="240" w:lineRule="auto"/>
              <w:jc w:val="center"/>
              <w:rPr>
                <w:ins w:id="3222" w:author="David Dayan" w:date="2021-12-03T17:13:00Z"/>
                <w:rFonts w:ascii="Calibri" w:eastAsia="Times New Roman" w:hAnsi="Calibri" w:cs="Times New Roman"/>
                <w:color w:val="000000"/>
                <w:sz w:val="16"/>
                <w:szCs w:val="16"/>
              </w:rPr>
            </w:pPr>
            <w:ins w:id="32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24" w:author="David Dayan" w:date="2021-12-03T17:18:00Z">
              <w:tcPr>
                <w:tcW w:w="1530" w:type="dxa"/>
                <w:tcBorders>
                  <w:top w:val="nil"/>
                  <w:left w:val="nil"/>
                  <w:bottom w:val="nil"/>
                  <w:right w:val="nil"/>
                </w:tcBorders>
                <w:shd w:val="clear" w:color="auto" w:fill="auto"/>
                <w:noWrap/>
                <w:vAlign w:val="bottom"/>
                <w:hideMark/>
              </w:tcPr>
            </w:tcPrChange>
          </w:tcPr>
          <w:p w14:paraId="7464DD63" w14:textId="77777777" w:rsidR="00036D0E" w:rsidRPr="00036D0E" w:rsidRDefault="00036D0E" w:rsidP="00245317">
            <w:pPr>
              <w:spacing w:after="0" w:line="240" w:lineRule="auto"/>
              <w:jc w:val="center"/>
              <w:rPr>
                <w:ins w:id="3225" w:author="David Dayan" w:date="2021-12-03T17:13:00Z"/>
                <w:rFonts w:ascii="Calibri" w:eastAsia="Times New Roman" w:hAnsi="Calibri" w:cs="Times New Roman"/>
                <w:color w:val="000000"/>
                <w:sz w:val="16"/>
                <w:szCs w:val="16"/>
              </w:rPr>
            </w:pPr>
            <w:ins w:id="32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27" w:author="David Dayan" w:date="2021-12-03T17:18:00Z">
              <w:tcPr>
                <w:tcW w:w="898" w:type="dxa"/>
                <w:tcBorders>
                  <w:top w:val="nil"/>
                  <w:left w:val="nil"/>
                  <w:bottom w:val="nil"/>
                  <w:right w:val="nil"/>
                </w:tcBorders>
                <w:shd w:val="clear" w:color="auto" w:fill="auto"/>
                <w:noWrap/>
                <w:vAlign w:val="bottom"/>
                <w:hideMark/>
              </w:tcPr>
            </w:tcPrChange>
          </w:tcPr>
          <w:p w14:paraId="5C8E21A3" w14:textId="77777777" w:rsidR="00036D0E" w:rsidRPr="00036D0E" w:rsidRDefault="00036D0E" w:rsidP="00245317">
            <w:pPr>
              <w:spacing w:after="0" w:line="240" w:lineRule="auto"/>
              <w:jc w:val="center"/>
              <w:rPr>
                <w:ins w:id="3228" w:author="David Dayan" w:date="2021-12-03T17:13:00Z"/>
                <w:rFonts w:ascii="Calibri" w:eastAsia="Times New Roman" w:hAnsi="Calibri" w:cs="Times New Roman"/>
                <w:color w:val="000000"/>
                <w:sz w:val="16"/>
                <w:szCs w:val="16"/>
              </w:rPr>
            </w:pPr>
            <w:ins w:id="322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230" w:author="David Dayan" w:date="2021-12-03T17:18:00Z">
              <w:tcPr>
                <w:tcW w:w="902" w:type="dxa"/>
                <w:tcBorders>
                  <w:top w:val="nil"/>
                  <w:left w:val="nil"/>
                  <w:bottom w:val="nil"/>
                  <w:right w:val="nil"/>
                </w:tcBorders>
                <w:shd w:val="clear" w:color="auto" w:fill="auto"/>
                <w:noWrap/>
                <w:vAlign w:val="bottom"/>
                <w:hideMark/>
              </w:tcPr>
            </w:tcPrChange>
          </w:tcPr>
          <w:p w14:paraId="53AD6206" w14:textId="77777777" w:rsidR="00036D0E" w:rsidRPr="00036D0E" w:rsidRDefault="00036D0E" w:rsidP="00245317">
            <w:pPr>
              <w:spacing w:after="0" w:line="240" w:lineRule="auto"/>
              <w:jc w:val="center"/>
              <w:rPr>
                <w:ins w:id="3231" w:author="David Dayan" w:date="2021-12-03T17:13:00Z"/>
                <w:rFonts w:ascii="Calibri" w:eastAsia="Times New Roman" w:hAnsi="Calibri" w:cs="Times New Roman"/>
                <w:color w:val="000000"/>
                <w:sz w:val="16"/>
                <w:szCs w:val="16"/>
              </w:rPr>
            </w:pPr>
            <w:ins w:id="323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233" w:author="David Dayan" w:date="2021-12-03T17:18:00Z">
              <w:tcPr>
                <w:tcW w:w="2160" w:type="dxa"/>
                <w:tcBorders>
                  <w:top w:val="nil"/>
                  <w:left w:val="nil"/>
                  <w:bottom w:val="nil"/>
                  <w:right w:val="nil"/>
                </w:tcBorders>
                <w:shd w:val="clear" w:color="auto" w:fill="auto"/>
                <w:noWrap/>
                <w:vAlign w:val="bottom"/>
                <w:hideMark/>
              </w:tcPr>
            </w:tcPrChange>
          </w:tcPr>
          <w:p w14:paraId="3D966B07" w14:textId="77777777" w:rsidR="00036D0E" w:rsidRPr="00036D0E" w:rsidRDefault="00036D0E" w:rsidP="00245317">
            <w:pPr>
              <w:spacing w:after="0" w:line="240" w:lineRule="auto"/>
              <w:jc w:val="center"/>
              <w:rPr>
                <w:ins w:id="3234" w:author="David Dayan" w:date="2021-12-03T17:13:00Z"/>
                <w:rFonts w:ascii="Calibri" w:eastAsia="Times New Roman" w:hAnsi="Calibri" w:cs="Times New Roman"/>
                <w:color w:val="000000"/>
                <w:sz w:val="16"/>
                <w:szCs w:val="16"/>
              </w:rPr>
            </w:pPr>
            <w:ins w:id="323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236" w:author="David Dayan" w:date="2021-12-03T17:18:00Z">
              <w:tcPr>
                <w:tcW w:w="2876" w:type="dxa"/>
                <w:gridSpan w:val="2"/>
                <w:tcBorders>
                  <w:top w:val="nil"/>
                  <w:left w:val="nil"/>
                  <w:bottom w:val="nil"/>
                  <w:right w:val="nil"/>
                </w:tcBorders>
                <w:shd w:val="clear" w:color="auto" w:fill="auto"/>
                <w:noWrap/>
                <w:vAlign w:val="bottom"/>
                <w:hideMark/>
              </w:tcPr>
            </w:tcPrChange>
          </w:tcPr>
          <w:p w14:paraId="4E94C621" w14:textId="77777777" w:rsidR="00036D0E" w:rsidRPr="00036D0E" w:rsidRDefault="00036D0E" w:rsidP="00245317">
            <w:pPr>
              <w:spacing w:after="0" w:line="240" w:lineRule="auto"/>
              <w:jc w:val="center"/>
              <w:rPr>
                <w:ins w:id="3237" w:author="David Dayan" w:date="2021-12-03T17:13:00Z"/>
                <w:rFonts w:ascii="Calibri" w:eastAsia="Times New Roman" w:hAnsi="Calibri" w:cs="Times New Roman"/>
                <w:color w:val="000000"/>
                <w:sz w:val="16"/>
                <w:szCs w:val="16"/>
              </w:rPr>
            </w:pPr>
            <w:ins w:id="323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239" w:author="David Dayan" w:date="2021-12-03T17:18:00Z">
              <w:tcPr>
                <w:tcW w:w="1426" w:type="dxa"/>
                <w:tcBorders>
                  <w:top w:val="nil"/>
                  <w:left w:val="nil"/>
                  <w:bottom w:val="nil"/>
                  <w:right w:val="nil"/>
                </w:tcBorders>
                <w:shd w:val="clear" w:color="auto" w:fill="auto"/>
                <w:noWrap/>
                <w:vAlign w:val="bottom"/>
                <w:hideMark/>
              </w:tcPr>
            </w:tcPrChange>
          </w:tcPr>
          <w:p w14:paraId="3C81D0FB" w14:textId="77777777" w:rsidR="00036D0E" w:rsidRPr="00036D0E" w:rsidRDefault="00036D0E" w:rsidP="00245317">
            <w:pPr>
              <w:spacing w:after="0" w:line="240" w:lineRule="auto"/>
              <w:jc w:val="center"/>
              <w:rPr>
                <w:ins w:id="3240" w:author="David Dayan" w:date="2021-12-03T17:13:00Z"/>
                <w:rFonts w:ascii="Calibri" w:eastAsia="Times New Roman" w:hAnsi="Calibri" w:cs="Times New Roman"/>
                <w:color w:val="000000"/>
                <w:sz w:val="16"/>
                <w:szCs w:val="16"/>
              </w:rPr>
            </w:pPr>
            <w:ins w:id="3241" w:author="David Dayan" w:date="2021-12-03T17:13:00Z">
              <w:r w:rsidRPr="00036D0E">
                <w:rPr>
                  <w:rFonts w:ascii="Calibri" w:eastAsia="Times New Roman" w:hAnsi="Calibri" w:cs="Times New Roman"/>
                  <w:color w:val="000000"/>
                  <w:sz w:val="16"/>
                  <w:szCs w:val="16"/>
                </w:rPr>
                <w:t>heterozygote</w:t>
              </w:r>
            </w:ins>
          </w:p>
        </w:tc>
      </w:tr>
      <w:tr w:rsidR="00036D0E" w:rsidRPr="00036D0E" w14:paraId="63620CF1" w14:textId="77777777" w:rsidTr="00245317">
        <w:trPr>
          <w:cantSplit/>
          <w:trHeight w:val="20"/>
          <w:ins w:id="3242" w:author="David Dayan" w:date="2021-12-03T17:13:00Z"/>
          <w:trPrChange w:id="32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44" w:author="David Dayan" w:date="2021-12-03T17:18:00Z">
              <w:tcPr>
                <w:tcW w:w="1563" w:type="dxa"/>
                <w:tcBorders>
                  <w:top w:val="nil"/>
                  <w:left w:val="nil"/>
                  <w:bottom w:val="nil"/>
                  <w:right w:val="nil"/>
                </w:tcBorders>
                <w:shd w:val="clear" w:color="auto" w:fill="auto"/>
                <w:noWrap/>
                <w:vAlign w:val="bottom"/>
                <w:hideMark/>
              </w:tcPr>
            </w:tcPrChange>
          </w:tcPr>
          <w:p w14:paraId="020AC88C" w14:textId="77777777" w:rsidR="00036D0E" w:rsidRPr="00036D0E" w:rsidRDefault="00036D0E" w:rsidP="00245317">
            <w:pPr>
              <w:spacing w:after="0" w:line="240" w:lineRule="auto"/>
              <w:jc w:val="center"/>
              <w:rPr>
                <w:ins w:id="3245" w:author="David Dayan" w:date="2021-12-03T17:13:00Z"/>
                <w:rFonts w:ascii="Calibri" w:eastAsia="Times New Roman" w:hAnsi="Calibri" w:cs="Times New Roman"/>
                <w:color w:val="000000"/>
                <w:sz w:val="16"/>
                <w:szCs w:val="16"/>
              </w:rPr>
            </w:pPr>
            <w:ins w:id="3246" w:author="David Dayan" w:date="2021-12-03T17:13:00Z">
              <w:r w:rsidRPr="00036D0E">
                <w:rPr>
                  <w:rFonts w:ascii="Calibri" w:eastAsia="Times New Roman" w:hAnsi="Calibri" w:cs="Times New Roman"/>
                  <w:color w:val="000000"/>
                  <w:sz w:val="16"/>
                  <w:szCs w:val="16"/>
                </w:rPr>
                <w:t>OtsAC20ROGR_0081</w:t>
              </w:r>
            </w:ins>
          </w:p>
        </w:tc>
        <w:tc>
          <w:tcPr>
            <w:tcW w:w="746" w:type="dxa"/>
            <w:tcBorders>
              <w:top w:val="nil"/>
              <w:left w:val="nil"/>
              <w:bottom w:val="nil"/>
              <w:right w:val="nil"/>
            </w:tcBorders>
            <w:shd w:val="clear" w:color="auto" w:fill="auto"/>
            <w:noWrap/>
            <w:vAlign w:val="bottom"/>
            <w:hideMark/>
            <w:tcPrChange w:id="3247" w:author="David Dayan" w:date="2021-12-03T17:18:00Z">
              <w:tcPr>
                <w:tcW w:w="746" w:type="dxa"/>
                <w:tcBorders>
                  <w:top w:val="nil"/>
                  <w:left w:val="nil"/>
                  <w:bottom w:val="nil"/>
                  <w:right w:val="nil"/>
                </w:tcBorders>
                <w:shd w:val="clear" w:color="auto" w:fill="auto"/>
                <w:noWrap/>
                <w:vAlign w:val="bottom"/>
                <w:hideMark/>
              </w:tcPr>
            </w:tcPrChange>
          </w:tcPr>
          <w:p w14:paraId="72BC4B65" w14:textId="77777777" w:rsidR="00036D0E" w:rsidRPr="00036D0E" w:rsidRDefault="00036D0E" w:rsidP="00245317">
            <w:pPr>
              <w:spacing w:after="0" w:line="240" w:lineRule="auto"/>
              <w:jc w:val="center"/>
              <w:rPr>
                <w:ins w:id="3248" w:author="David Dayan" w:date="2021-12-03T17:13:00Z"/>
                <w:rFonts w:ascii="Calibri" w:eastAsia="Times New Roman" w:hAnsi="Calibri" w:cs="Times New Roman"/>
                <w:color w:val="000000"/>
                <w:sz w:val="16"/>
                <w:szCs w:val="16"/>
              </w:rPr>
            </w:pPr>
            <w:ins w:id="3249" w:author="David Dayan" w:date="2021-12-03T17:13:00Z">
              <w:r w:rsidRPr="00036D0E">
                <w:rPr>
                  <w:rFonts w:ascii="Calibri" w:eastAsia="Times New Roman" w:hAnsi="Calibri" w:cs="Times New Roman"/>
                  <w:color w:val="000000"/>
                  <w:sz w:val="16"/>
                  <w:szCs w:val="16"/>
                </w:rPr>
                <w:t>7/21/20</w:t>
              </w:r>
            </w:ins>
          </w:p>
        </w:tc>
        <w:tc>
          <w:tcPr>
            <w:tcW w:w="599" w:type="dxa"/>
            <w:tcBorders>
              <w:top w:val="nil"/>
              <w:left w:val="nil"/>
              <w:bottom w:val="nil"/>
              <w:right w:val="nil"/>
            </w:tcBorders>
            <w:shd w:val="clear" w:color="auto" w:fill="auto"/>
            <w:noWrap/>
            <w:vAlign w:val="bottom"/>
            <w:hideMark/>
            <w:tcPrChange w:id="3250" w:author="David Dayan" w:date="2021-12-03T17:18:00Z">
              <w:tcPr>
                <w:tcW w:w="599" w:type="dxa"/>
                <w:tcBorders>
                  <w:top w:val="nil"/>
                  <w:left w:val="nil"/>
                  <w:bottom w:val="nil"/>
                  <w:right w:val="nil"/>
                </w:tcBorders>
                <w:shd w:val="clear" w:color="auto" w:fill="auto"/>
                <w:noWrap/>
                <w:vAlign w:val="bottom"/>
                <w:hideMark/>
              </w:tcPr>
            </w:tcPrChange>
          </w:tcPr>
          <w:p w14:paraId="3CA545CC" w14:textId="77777777" w:rsidR="00036D0E" w:rsidRPr="00036D0E" w:rsidRDefault="00036D0E" w:rsidP="00245317">
            <w:pPr>
              <w:spacing w:after="0" w:line="240" w:lineRule="auto"/>
              <w:jc w:val="center"/>
              <w:rPr>
                <w:ins w:id="3251" w:author="David Dayan" w:date="2021-12-03T17:13:00Z"/>
                <w:rFonts w:ascii="Calibri" w:eastAsia="Times New Roman" w:hAnsi="Calibri" w:cs="Times New Roman"/>
                <w:color w:val="000000"/>
                <w:sz w:val="16"/>
                <w:szCs w:val="16"/>
              </w:rPr>
            </w:pPr>
            <w:ins w:id="3252" w:author="David Dayan" w:date="2021-12-03T17:13:00Z">
              <w:r w:rsidRPr="00036D0E">
                <w:rPr>
                  <w:rFonts w:ascii="Calibri" w:eastAsia="Times New Roman" w:hAnsi="Calibri" w:cs="Times New Roman"/>
                  <w:color w:val="000000"/>
                  <w:sz w:val="16"/>
                  <w:szCs w:val="16"/>
                </w:rPr>
                <w:t>203</w:t>
              </w:r>
            </w:ins>
          </w:p>
        </w:tc>
        <w:tc>
          <w:tcPr>
            <w:tcW w:w="1142" w:type="dxa"/>
            <w:tcBorders>
              <w:top w:val="nil"/>
              <w:left w:val="nil"/>
              <w:bottom w:val="nil"/>
              <w:right w:val="nil"/>
            </w:tcBorders>
            <w:shd w:val="clear" w:color="auto" w:fill="auto"/>
            <w:noWrap/>
            <w:vAlign w:val="bottom"/>
            <w:hideMark/>
            <w:tcPrChange w:id="3253" w:author="David Dayan" w:date="2021-12-03T17:18:00Z">
              <w:tcPr>
                <w:tcW w:w="1142" w:type="dxa"/>
                <w:tcBorders>
                  <w:top w:val="nil"/>
                  <w:left w:val="nil"/>
                  <w:bottom w:val="nil"/>
                  <w:right w:val="nil"/>
                </w:tcBorders>
                <w:shd w:val="clear" w:color="auto" w:fill="auto"/>
                <w:noWrap/>
                <w:vAlign w:val="bottom"/>
                <w:hideMark/>
              </w:tcPr>
            </w:tcPrChange>
          </w:tcPr>
          <w:p w14:paraId="2B738771" w14:textId="77777777" w:rsidR="00036D0E" w:rsidRPr="00036D0E" w:rsidRDefault="00036D0E" w:rsidP="00245317">
            <w:pPr>
              <w:spacing w:after="0" w:line="240" w:lineRule="auto"/>
              <w:jc w:val="center"/>
              <w:rPr>
                <w:ins w:id="3254" w:author="David Dayan" w:date="2021-12-03T17:13:00Z"/>
                <w:rFonts w:ascii="Calibri" w:eastAsia="Times New Roman" w:hAnsi="Calibri" w:cs="Times New Roman"/>
                <w:color w:val="000000"/>
                <w:sz w:val="16"/>
                <w:szCs w:val="16"/>
              </w:rPr>
            </w:pPr>
            <w:ins w:id="32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56" w:author="David Dayan" w:date="2021-12-03T17:18:00Z">
              <w:tcPr>
                <w:tcW w:w="1440" w:type="dxa"/>
                <w:tcBorders>
                  <w:top w:val="nil"/>
                  <w:left w:val="nil"/>
                  <w:bottom w:val="nil"/>
                  <w:right w:val="nil"/>
                </w:tcBorders>
                <w:shd w:val="clear" w:color="auto" w:fill="auto"/>
                <w:noWrap/>
                <w:vAlign w:val="bottom"/>
                <w:hideMark/>
              </w:tcPr>
            </w:tcPrChange>
          </w:tcPr>
          <w:p w14:paraId="0A1FB5D9" w14:textId="77777777" w:rsidR="00036D0E" w:rsidRPr="00036D0E" w:rsidRDefault="00036D0E" w:rsidP="00245317">
            <w:pPr>
              <w:spacing w:after="0" w:line="240" w:lineRule="auto"/>
              <w:jc w:val="center"/>
              <w:rPr>
                <w:ins w:id="3257" w:author="David Dayan" w:date="2021-12-03T17:13:00Z"/>
                <w:rFonts w:ascii="Calibri" w:eastAsia="Times New Roman" w:hAnsi="Calibri" w:cs="Times New Roman"/>
                <w:color w:val="000000"/>
                <w:sz w:val="16"/>
                <w:szCs w:val="16"/>
              </w:rPr>
            </w:pPr>
            <w:ins w:id="32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59" w:author="David Dayan" w:date="2021-12-03T17:18:00Z">
              <w:tcPr>
                <w:tcW w:w="1530" w:type="dxa"/>
                <w:tcBorders>
                  <w:top w:val="nil"/>
                  <w:left w:val="nil"/>
                  <w:bottom w:val="nil"/>
                  <w:right w:val="nil"/>
                </w:tcBorders>
                <w:shd w:val="clear" w:color="auto" w:fill="auto"/>
                <w:noWrap/>
                <w:vAlign w:val="bottom"/>
                <w:hideMark/>
              </w:tcPr>
            </w:tcPrChange>
          </w:tcPr>
          <w:p w14:paraId="7D8FF75B" w14:textId="77777777" w:rsidR="00036D0E" w:rsidRPr="00036D0E" w:rsidRDefault="00036D0E" w:rsidP="00245317">
            <w:pPr>
              <w:spacing w:after="0" w:line="240" w:lineRule="auto"/>
              <w:jc w:val="center"/>
              <w:rPr>
                <w:ins w:id="3260" w:author="David Dayan" w:date="2021-12-03T17:13:00Z"/>
                <w:rFonts w:ascii="Calibri" w:eastAsia="Times New Roman" w:hAnsi="Calibri" w:cs="Times New Roman"/>
                <w:color w:val="000000"/>
                <w:sz w:val="16"/>
                <w:szCs w:val="16"/>
              </w:rPr>
            </w:pPr>
            <w:ins w:id="32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62" w:author="David Dayan" w:date="2021-12-03T17:18:00Z">
              <w:tcPr>
                <w:tcW w:w="898" w:type="dxa"/>
                <w:tcBorders>
                  <w:top w:val="nil"/>
                  <w:left w:val="nil"/>
                  <w:bottom w:val="nil"/>
                  <w:right w:val="nil"/>
                </w:tcBorders>
                <w:shd w:val="clear" w:color="auto" w:fill="auto"/>
                <w:noWrap/>
                <w:vAlign w:val="bottom"/>
                <w:hideMark/>
              </w:tcPr>
            </w:tcPrChange>
          </w:tcPr>
          <w:p w14:paraId="171160BD" w14:textId="77777777" w:rsidR="00036D0E" w:rsidRPr="00036D0E" w:rsidRDefault="00036D0E" w:rsidP="00245317">
            <w:pPr>
              <w:spacing w:after="0" w:line="240" w:lineRule="auto"/>
              <w:jc w:val="center"/>
              <w:rPr>
                <w:ins w:id="3263" w:author="David Dayan" w:date="2021-12-03T17:13:00Z"/>
                <w:rFonts w:ascii="Calibri" w:eastAsia="Times New Roman" w:hAnsi="Calibri" w:cs="Times New Roman"/>
                <w:color w:val="000000"/>
                <w:sz w:val="16"/>
                <w:szCs w:val="16"/>
              </w:rPr>
            </w:pPr>
            <w:ins w:id="32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265" w:author="David Dayan" w:date="2021-12-03T17:18:00Z">
              <w:tcPr>
                <w:tcW w:w="902" w:type="dxa"/>
                <w:tcBorders>
                  <w:top w:val="nil"/>
                  <w:left w:val="nil"/>
                  <w:bottom w:val="nil"/>
                  <w:right w:val="nil"/>
                </w:tcBorders>
                <w:shd w:val="clear" w:color="auto" w:fill="auto"/>
                <w:noWrap/>
                <w:vAlign w:val="bottom"/>
                <w:hideMark/>
              </w:tcPr>
            </w:tcPrChange>
          </w:tcPr>
          <w:p w14:paraId="10B8DDBF" w14:textId="77777777" w:rsidR="00036D0E" w:rsidRPr="00036D0E" w:rsidRDefault="00036D0E" w:rsidP="00245317">
            <w:pPr>
              <w:spacing w:after="0" w:line="240" w:lineRule="auto"/>
              <w:jc w:val="center"/>
              <w:rPr>
                <w:ins w:id="3266" w:author="David Dayan" w:date="2021-12-03T17:13:00Z"/>
                <w:rFonts w:ascii="Calibri" w:eastAsia="Times New Roman" w:hAnsi="Calibri" w:cs="Times New Roman"/>
                <w:color w:val="000000"/>
                <w:sz w:val="16"/>
                <w:szCs w:val="16"/>
              </w:rPr>
            </w:pPr>
            <w:ins w:id="326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268" w:author="David Dayan" w:date="2021-12-03T17:18:00Z">
              <w:tcPr>
                <w:tcW w:w="2160" w:type="dxa"/>
                <w:tcBorders>
                  <w:top w:val="nil"/>
                  <w:left w:val="nil"/>
                  <w:bottom w:val="nil"/>
                  <w:right w:val="nil"/>
                </w:tcBorders>
                <w:shd w:val="clear" w:color="auto" w:fill="auto"/>
                <w:noWrap/>
                <w:vAlign w:val="bottom"/>
                <w:hideMark/>
              </w:tcPr>
            </w:tcPrChange>
          </w:tcPr>
          <w:p w14:paraId="1F1FACE0" w14:textId="77777777" w:rsidR="00036D0E" w:rsidRPr="00036D0E" w:rsidRDefault="00036D0E" w:rsidP="00245317">
            <w:pPr>
              <w:spacing w:after="0" w:line="240" w:lineRule="auto"/>
              <w:jc w:val="center"/>
              <w:rPr>
                <w:ins w:id="3269" w:author="David Dayan" w:date="2021-12-03T17:13:00Z"/>
                <w:rFonts w:ascii="Calibri" w:eastAsia="Times New Roman" w:hAnsi="Calibri" w:cs="Times New Roman"/>
                <w:color w:val="000000"/>
                <w:sz w:val="16"/>
                <w:szCs w:val="16"/>
              </w:rPr>
            </w:pPr>
            <w:ins w:id="32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271" w:author="David Dayan" w:date="2021-12-03T17:18:00Z">
              <w:tcPr>
                <w:tcW w:w="2876" w:type="dxa"/>
                <w:gridSpan w:val="2"/>
                <w:tcBorders>
                  <w:top w:val="nil"/>
                  <w:left w:val="nil"/>
                  <w:bottom w:val="nil"/>
                  <w:right w:val="nil"/>
                </w:tcBorders>
                <w:shd w:val="clear" w:color="auto" w:fill="auto"/>
                <w:noWrap/>
                <w:vAlign w:val="bottom"/>
                <w:hideMark/>
              </w:tcPr>
            </w:tcPrChange>
          </w:tcPr>
          <w:p w14:paraId="1D37C19A" w14:textId="77777777" w:rsidR="00036D0E" w:rsidRPr="00036D0E" w:rsidRDefault="00036D0E" w:rsidP="00245317">
            <w:pPr>
              <w:spacing w:after="0" w:line="240" w:lineRule="auto"/>
              <w:jc w:val="center"/>
              <w:rPr>
                <w:ins w:id="3272" w:author="David Dayan" w:date="2021-12-03T17:13:00Z"/>
                <w:rFonts w:ascii="Calibri" w:eastAsia="Times New Roman" w:hAnsi="Calibri" w:cs="Times New Roman"/>
                <w:color w:val="000000"/>
                <w:sz w:val="16"/>
                <w:szCs w:val="16"/>
              </w:rPr>
            </w:pPr>
            <w:ins w:id="327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274" w:author="David Dayan" w:date="2021-12-03T17:18:00Z">
              <w:tcPr>
                <w:tcW w:w="1426" w:type="dxa"/>
                <w:tcBorders>
                  <w:top w:val="nil"/>
                  <w:left w:val="nil"/>
                  <w:bottom w:val="nil"/>
                  <w:right w:val="nil"/>
                </w:tcBorders>
                <w:shd w:val="clear" w:color="auto" w:fill="auto"/>
                <w:noWrap/>
                <w:vAlign w:val="bottom"/>
                <w:hideMark/>
              </w:tcPr>
            </w:tcPrChange>
          </w:tcPr>
          <w:p w14:paraId="7F0AFB92" w14:textId="77777777" w:rsidR="00036D0E" w:rsidRPr="00036D0E" w:rsidRDefault="00036D0E" w:rsidP="00245317">
            <w:pPr>
              <w:spacing w:after="0" w:line="240" w:lineRule="auto"/>
              <w:jc w:val="center"/>
              <w:rPr>
                <w:ins w:id="3275" w:author="David Dayan" w:date="2021-12-03T17:13:00Z"/>
                <w:rFonts w:ascii="Calibri" w:eastAsia="Times New Roman" w:hAnsi="Calibri" w:cs="Times New Roman"/>
                <w:color w:val="000000"/>
                <w:sz w:val="16"/>
                <w:szCs w:val="16"/>
              </w:rPr>
            </w:pPr>
            <w:ins w:id="3276" w:author="David Dayan" w:date="2021-12-03T17:13:00Z">
              <w:r w:rsidRPr="00036D0E">
                <w:rPr>
                  <w:rFonts w:ascii="Calibri" w:eastAsia="Times New Roman" w:hAnsi="Calibri" w:cs="Times New Roman"/>
                  <w:color w:val="000000"/>
                  <w:sz w:val="16"/>
                  <w:szCs w:val="16"/>
                </w:rPr>
                <w:t>discordant</w:t>
              </w:r>
            </w:ins>
          </w:p>
        </w:tc>
      </w:tr>
      <w:tr w:rsidR="00036D0E" w:rsidRPr="00036D0E" w14:paraId="4D421024" w14:textId="77777777" w:rsidTr="00245317">
        <w:trPr>
          <w:cantSplit/>
          <w:trHeight w:val="20"/>
          <w:ins w:id="3277" w:author="David Dayan" w:date="2021-12-03T17:13:00Z"/>
          <w:trPrChange w:id="32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279" w:author="David Dayan" w:date="2021-12-03T17:18:00Z">
              <w:tcPr>
                <w:tcW w:w="1563" w:type="dxa"/>
                <w:tcBorders>
                  <w:top w:val="nil"/>
                  <w:left w:val="nil"/>
                  <w:bottom w:val="nil"/>
                  <w:right w:val="nil"/>
                </w:tcBorders>
                <w:shd w:val="clear" w:color="auto" w:fill="auto"/>
                <w:noWrap/>
                <w:vAlign w:val="bottom"/>
                <w:hideMark/>
              </w:tcPr>
            </w:tcPrChange>
          </w:tcPr>
          <w:p w14:paraId="439771F6" w14:textId="77777777" w:rsidR="00036D0E" w:rsidRPr="00036D0E" w:rsidRDefault="00036D0E" w:rsidP="00245317">
            <w:pPr>
              <w:spacing w:after="0" w:line="240" w:lineRule="auto"/>
              <w:jc w:val="center"/>
              <w:rPr>
                <w:ins w:id="3280" w:author="David Dayan" w:date="2021-12-03T17:13:00Z"/>
                <w:rFonts w:ascii="Calibri" w:eastAsia="Times New Roman" w:hAnsi="Calibri" w:cs="Times New Roman"/>
                <w:color w:val="000000"/>
                <w:sz w:val="16"/>
                <w:szCs w:val="16"/>
              </w:rPr>
            </w:pPr>
            <w:ins w:id="3281" w:author="David Dayan" w:date="2021-12-03T17:13:00Z">
              <w:r w:rsidRPr="00036D0E">
                <w:rPr>
                  <w:rFonts w:ascii="Calibri" w:eastAsia="Times New Roman" w:hAnsi="Calibri" w:cs="Times New Roman"/>
                  <w:color w:val="000000"/>
                  <w:sz w:val="16"/>
                  <w:szCs w:val="16"/>
                </w:rPr>
                <w:t>OtsAC20ROGR_0082</w:t>
              </w:r>
            </w:ins>
          </w:p>
        </w:tc>
        <w:tc>
          <w:tcPr>
            <w:tcW w:w="746" w:type="dxa"/>
            <w:tcBorders>
              <w:top w:val="nil"/>
              <w:left w:val="nil"/>
              <w:bottom w:val="nil"/>
              <w:right w:val="nil"/>
            </w:tcBorders>
            <w:shd w:val="clear" w:color="auto" w:fill="auto"/>
            <w:noWrap/>
            <w:vAlign w:val="bottom"/>
            <w:hideMark/>
            <w:tcPrChange w:id="3282" w:author="David Dayan" w:date="2021-12-03T17:18:00Z">
              <w:tcPr>
                <w:tcW w:w="746" w:type="dxa"/>
                <w:tcBorders>
                  <w:top w:val="nil"/>
                  <w:left w:val="nil"/>
                  <w:bottom w:val="nil"/>
                  <w:right w:val="nil"/>
                </w:tcBorders>
                <w:shd w:val="clear" w:color="auto" w:fill="auto"/>
                <w:noWrap/>
                <w:vAlign w:val="bottom"/>
                <w:hideMark/>
              </w:tcPr>
            </w:tcPrChange>
          </w:tcPr>
          <w:p w14:paraId="23FBC03D" w14:textId="77777777" w:rsidR="00036D0E" w:rsidRPr="00036D0E" w:rsidRDefault="00036D0E" w:rsidP="00245317">
            <w:pPr>
              <w:spacing w:after="0" w:line="240" w:lineRule="auto"/>
              <w:jc w:val="center"/>
              <w:rPr>
                <w:ins w:id="3283" w:author="David Dayan" w:date="2021-12-03T17:13:00Z"/>
                <w:rFonts w:ascii="Calibri" w:eastAsia="Times New Roman" w:hAnsi="Calibri" w:cs="Times New Roman"/>
                <w:color w:val="000000"/>
                <w:sz w:val="16"/>
                <w:szCs w:val="16"/>
              </w:rPr>
            </w:pPr>
            <w:ins w:id="3284" w:author="David Dayan" w:date="2021-12-03T17:13:00Z">
              <w:r w:rsidRPr="00036D0E">
                <w:rPr>
                  <w:rFonts w:ascii="Calibri" w:eastAsia="Times New Roman" w:hAnsi="Calibri" w:cs="Times New Roman"/>
                  <w:color w:val="000000"/>
                  <w:sz w:val="16"/>
                  <w:szCs w:val="16"/>
                </w:rPr>
                <w:t>7/29/20</w:t>
              </w:r>
            </w:ins>
          </w:p>
        </w:tc>
        <w:tc>
          <w:tcPr>
            <w:tcW w:w="599" w:type="dxa"/>
            <w:tcBorders>
              <w:top w:val="nil"/>
              <w:left w:val="nil"/>
              <w:bottom w:val="nil"/>
              <w:right w:val="nil"/>
            </w:tcBorders>
            <w:shd w:val="clear" w:color="auto" w:fill="auto"/>
            <w:noWrap/>
            <w:vAlign w:val="bottom"/>
            <w:hideMark/>
            <w:tcPrChange w:id="3285" w:author="David Dayan" w:date="2021-12-03T17:18:00Z">
              <w:tcPr>
                <w:tcW w:w="599" w:type="dxa"/>
                <w:tcBorders>
                  <w:top w:val="nil"/>
                  <w:left w:val="nil"/>
                  <w:bottom w:val="nil"/>
                  <w:right w:val="nil"/>
                </w:tcBorders>
                <w:shd w:val="clear" w:color="auto" w:fill="auto"/>
                <w:noWrap/>
                <w:vAlign w:val="bottom"/>
                <w:hideMark/>
              </w:tcPr>
            </w:tcPrChange>
          </w:tcPr>
          <w:p w14:paraId="0C0A9DC9" w14:textId="77777777" w:rsidR="00036D0E" w:rsidRPr="00036D0E" w:rsidRDefault="00036D0E" w:rsidP="00245317">
            <w:pPr>
              <w:spacing w:after="0" w:line="240" w:lineRule="auto"/>
              <w:jc w:val="center"/>
              <w:rPr>
                <w:ins w:id="3286" w:author="David Dayan" w:date="2021-12-03T17:13:00Z"/>
                <w:rFonts w:ascii="Calibri" w:eastAsia="Times New Roman" w:hAnsi="Calibri" w:cs="Times New Roman"/>
                <w:color w:val="000000"/>
                <w:sz w:val="16"/>
                <w:szCs w:val="16"/>
              </w:rPr>
            </w:pPr>
            <w:ins w:id="3287" w:author="David Dayan" w:date="2021-12-03T17:13:00Z">
              <w:r w:rsidRPr="00036D0E">
                <w:rPr>
                  <w:rFonts w:ascii="Calibri" w:eastAsia="Times New Roman" w:hAnsi="Calibri" w:cs="Times New Roman"/>
                  <w:color w:val="000000"/>
                  <w:sz w:val="16"/>
                  <w:szCs w:val="16"/>
                </w:rPr>
                <w:t>211</w:t>
              </w:r>
            </w:ins>
          </w:p>
        </w:tc>
        <w:tc>
          <w:tcPr>
            <w:tcW w:w="1142" w:type="dxa"/>
            <w:tcBorders>
              <w:top w:val="nil"/>
              <w:left w:val="nil"/>
              <w:bottom w:val="nil"/>
              <w:right w:val="nil"/>
            </w:tcBorders>
            <w:shd w:val="clear" w:color="auto" w:fill="auto"/>
            <w:noWrap/>
            <w:vAlign w:val="bottom"/>
            <w:hideMark/>
            <w:tcPrChange w:id="3288" w:author="David Dayan" w:date="2021-12-03T17:18:00Z">
              <w:tcPr>
                <w:tcW w:w="1142" w:type="dxa"/>
                <w:tcBorders>
                  <w:top w:val="nil"/>
                  <w:left w:val="nil"/>
                  <w:bottom w:val="nil"/>
                  <w:right w:val="nil"/>
                </w:tcBorders>
                <w:shd w:val="clear" w:color="auto" w:fill="auto"/>
                <w:noWrap/>
                <w:vAlign w:val="bottom"/>
                <w:hideMark/>
              </w:tcPr>
            </w:tcPrChange>
          </w:tcPr>
          <w:p w14:paraId="0E53CF49" w14:textId="77777777" w:rsidR="00036D0E" w:rsidRPr="00036D0E" w:rsidRDefault="00036D0E" w:rsidP="00245317">
            <w:pPr>
              <w:spacing w:after="0" w:line="240" w:lineRule="auto"/>
              <w:jc w:val="center"/>
              <w:rPr>
                <w:ins w:id="3289" w:author="David Dayan" w:date="2021-12-03T17:13:00Z"/>
                <w:rFonts w:ascii="Calibri" w:eastAsia="Times New Roman" w:hAnsi="Calibri" w:cs="Times New Roman"/>
                <w:color w:val="000000"/>
                <w:sz w:val="16"/>
                <w:szCs w:val="16"/>
              </w:rPr>
            </w:pPr>
            <w:ins w:id="32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291" w:author="David Dayan" w:date="2021-12-03T17:18:00Z">
              <w:tcPr>
                <w:tcW w:w="1440" w:type="dxa"/>
                <w:tcBorders>
                  <w:top w:val="nil"/>
                  <w:left w:val="nil"/>
                  <w:bottom w:val="nil"/>
                  <w:right w:val="nil"/>
                </w:tcBorders>
                <w:shd w:val="clear" w:color="auto" w:fill="auto"/>
                <w:noWrap/>
                <w:vAlign w:val="bottom"/>
                <w:hideMark/>
              </w:tcPr>
            </w:tcPrChange>
          </w:tcPr>
          <w:p w14:paraId="4043DDE4" w14:textId="77777777" w:rsidR="00036D0E" w:rsidRPr="00036D0E" w:rsidRDefault="00036D0E" w:rsidP="00245317">
            <w:pPr>
              <w:spacing w:after="0" w:line="240" w:lineRule="auto"/>
              <w:jc w:val="center"/>
              <w:rPr>
                <w:ins w:id="3292" w:author="David Dayan" w:date="2021-12-03T17:13:00Z"/>
                <w:rFonts w:ascii="Calibri" w:eastAsia="Times New Roman" w:hAnsi="Calibri" w:cs="Times New Roman"/>
                <w:color w:val="000000"/>
                <w:sz w:val="16"/>
                <w:szCs w:val="16"/>
              </w:rPr>
            </w:pPr>
            <w:ins w:id="32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294" w:author="David Dayan" w:date="2021-12-03T17:18:00Z">
              <w:tcPr>
                <w:tcW w:w="1530" w:type="dxa"/>
                <w:tcBorders>
                  <w:top w:val="nil"/>
                  <w:left w:val="nil"/>
                  <w:bottom w:val="nil"/>
                  <w:right w:val="nil"/>
                </w:tcBorders>
                <w:shd w:val="clear" w:color="auto" w:fill="auto"/>
                <w:noWrap/>
                <w:vAlign w:val="bottom"/>
                <w:hideMark/>
              </w:tcPr>
            </w:tcPrChange>
          </w:tcPr>
          <w:p w14:paraId="06A43A6A" w14:textId="77777777" w:rsidR="00036D0E" w:rsidRPr="00036D0E" w:rsidRDefault="00036D0E" w:rsidP="00245317">
            <w:pPr>
              <w:spacing w:after="0" w:line="240" w:lineRule="auto"/>
              <w:jc w:val="center"/>
              <w:rPr>
                <w:ins w:id="3295" w:author="David Dayan" w:date="2021-12-03T17:13:00Z"/>
                <w:rFonts w:ascii="Calibri" w:eastAsia="Times New Roman" w:hAnsi="Calibri" w:cs="Times New Roman"/>
                <w:color w:val="000000"/>
                <w:sz w:val="16"/>
                <w:szCs w:val="16"/>
              </w:rPr>
            </w:pPr>
            <w:ins w:id="32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297" w:author="David Dayan" w:date="2021-12-03T17:18:00Z">
              <w:tcPr>
                <w:tcW w:w="898" w:type="dxa"/>
                <w:tcBorders>
                  <w:top w:val="nil"/>
                  <w:left w:val="nil"/>
                  <w:bottom w:val="nil"/>
                  <w:right w:val="nil"/>
                </w:tcBorders>
                <w:shd w:val="clear" w:color="auto" w:fill="auto"/>
                <w:noWrap/>
                <w:vAlign w:val="bottom"/>
                <w:hideMark/>
              </w:tcPr>
            </w:tcPrChange>
          </w:tcPr>
          <w:p w14:paraId="6561AC07" w14:textId="77777777" w:rsidR="00036D0E" w:rsidRPr="00036D0E" w:rsidRDefault="00036D0E" w:rsidP="00245317">
            <w:pPr>
              <w:spacing w:after="0" w:line="240" w:lineRule="auto"/>
              <w:jc w:val="center"/>
              <w:rPr>
                <w:ins w:id="3298" w:author="David Dayan" w:date="2021-12-03T17:13:00Z"/>
                <w:rFonts w:ascii="Calibri" w:eastAsia="Times New Roman" w:hAnsi="Calibri" w:cs="Times New Roman"/>
                <w:color w:val="000000"/>
                <w:sz w:val="16"/>
                <w:szCs w:val="16"/>
              </w:rPr>
            </w:pPr>
            <w:ins w:id="329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300" w:author="David Dayan" w:date="2021-12-03T17:18:00Z">
              <w:tcPr>
                <w:tcW w:w="902" w:type="dxa"/>
                <w:tcBorders>
                  <w:top w:val="nil"/>
                  <w:left w:val="nil"/>
                  <w:bottom w:val="nil"/>
                  <w:right w:val="nil"/>
                </w:tcBorders>
                <w:shd w:val="clear" w:color="auto" w:fill="auto"/>
                <w:noWrap/>
                <w:vAlign w:val="bottom"/>
                <w:hideMark/>
              </w:tcPr>
            </w:tcPrChange>
          </w:tcPr>
          <w:p w14:paraId="6F11793C" w14:textId="77777777" w:rsidR="00036D0E" w:rsidRPr="00036D0E" w:rsidRDefault="00036D0E" w:rsidP="00245317">
            <w:pPr>
              <w:spacing w:after="0" w:line="240" w:lineRule="auto"/>
              <w:jc w:val="center"/>
              <w:rPr>
                <w:ins w:id="3301" w:author="David Dayan" w:date="2021-12-03T17:13:00Z"/>
                <w:rFonts w:ascii="Calibri" w:eastAsia="Times New Roman" w:hAnsi="Calibri" w:cs="Times New Roman"/>
                <w:color w:val="000000"/>
                <w:sz w:val="16"/>
                <w:szCs w:val="16"/>
              </w:rPr>
            </w:pPr>
            <w:ins w:id="330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303" w:author="David Dayan" w:date="2021-12-03T17:18:00Z">
              <w:tcPr>
                <w:tcW w:w="2160" w:type="dxa"/>
                <w:tcBorders>
                  <w:top w:val="nil"/>
                  <w:left w:val="nil"/>
                  <w:bottom w:val="nil"/>
                  <w:right w:val="nil"/>
                </w:tcBorders>
                <w:shd w:val="clear" w:color="auto" w:fill="auto"/>
                <w:noWrap/>
                <w:vAlign w:val="bottom"/>
                <w:hideMark/>
              </w:tcPr>
            </w:tcPrChange>
          </w:tcPr>
          <w:p w14:paraId="0C64D3D5" w14:textId="77777777" w:rsidR="00036D0E" w:rsidRPr="00036D0E" w:rsidRDefault="00036D0E" w:rsidP="00245317">
            <w:pPr>
              <w:spacing w:after="0" w:line="240" w:lineRule="auto"/>
              <w:jc w:val="center"/>
              <w:rPr>
                <w:ins w:id="3304" w:author="David Dayan" w:date="2021-12-03T17:13:00Z"/>
                <w:rFonts w:ascii="Calibri" w:eastAsia="Times New Roman" w:hAnsi="Calibri" w:cs="Times New Roman"/>
                <w:color w:val="000000"/>
                <w:sz w:val="16"/>
                <w:szCs w:val="16"/>
              </w:rPr>
            </w:pPr>
            <w:ins w:id="330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306" w:author="David Dayan" w:date="2021-12-03T17:18:00Z">
              <w:tcPr>
                <w:tcW w:w="2876" w:type="dxa"/>
                <w:gridSpan w:val="2"/>
                <w:tcBorders>
                  <w:top w:val="nil"/>
                  <w:left w:val="nil"/>
                  <w:bottom w:val="nil"/>
                  <w:right w:val="nil"/>
                </w:tcBorders>
                <w:shd w:val="clear" w:color="auto" w:fill="auto"/>
                <w:noWrap/>
                <w:vAlign w:val="bottom"/>
                <w:hideMark/>
              </w:tcPr>
            </w:tcPrChange>
          </w:tcPr>
          <w:p w14:paraId="131F4E8D" w14:textId="77777777" w:rsidR="00036D0E" w:rsidRPr="00036D0E" w:rsidRDefault="00036D0E" w:rsidP="00245317">
            <w:pPr>
              <w:spacing w:after="0" w:line="240" w:lineRule="auto"/>
              <w:jc w:val="center"/>
              <w:rPr>
                <w:ins w:id="3307" w:author="David Dayan" w:date="2021-12-03T17:13:00Z"/>
                <w:rFonts w:ascii="Calibri" w:eastAsia="Times New Roman" w:hAnsi="Calibri" w:cs="Times New Roman"/>
                <w:color w:val="000000"/>
                <w:sz w:val="16"/>
                <w:szCs w:val="16"/>
              </w:rPr>
            </w:pPr>
            <w:ins w:id="330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309" w:author="David Dayan" w:date="2021-12-03T17:18:00Z">
              <w:tcPr>
                <w:tcW w:w="1426" w:type="dxa"/>
                <w:tcBorders>
                  <w:top w:val="nil"/>
                  <w:left w:val="nil"/>
                  <w:bottom w:val="nil"/>
                  <w:right w:val="nil"/>
                </w:tcBorders>
                <w:shd w:val="clear" w:color="auto" w:fill="auto"/>
                <w:noWrap/>
                <w:vAlign w:val="bottom"/>
                <w:hideMark/>
              </w:tcPr>
            </w:tcPrChange>
          </w:tcPr>
          <w:p w14:paraId="3315253B" w14:textId="77777777" w:rsidR="00036D0E" w:rsidRPr="00036D0E" w:rsidRDefault="00036D0E" w:rsidP="00245317">
            <w:pPr>
              <w:spacing w:after="0" w:line="240" w:lineRule="auto"/>
              <w:jc w:val="center"/>
              <w:rPr>
                <w:ins w:id="3310" w:author="David Dayan" w:date="2021-12-03T17:13:00Z"/>
                <w:rFonts w:ascii="Calibri" w:eastAsia="Times New Roman" w:hAnsi="Calibri" w:cs="Times New Roman"/>
                <w:color w:val="000000"/>
                <w:sz w:val="16"/>
                <w:szCs w:val="16"/>
              </w:rPr>
            </w:pPr>
            <w:ins w:id="3311" w:author="David Dayan" w:date="2021-12-03T17:13:00Z">
              <w:r w:rsidRPr="00036D0E">
                <w:rPr>
                  <w:rFonts w:ascii="Calibri" w:eastAsia="Times New Roman" w:hAnsi="Calibri" w:cs="Times New Roman"/>
                  <w:color w:val="000000"/>
                  <w:sz w:val="16"/>
                  <w:szCs w:val="16"/>
                </w:rPr>
                <w:t>heterozygote</w:t>
              </w:r>
            </w:ins>
          </w:p>
        </w:tc>
      </w:tr>
      <w:tr w:rsidR="00036D0E" w:rsidRPr="00036D0E" w14:paraId="227EE9ED" w14:textId="77777777" w:rsidTr="00245317">
        <w:trPr>
          <w:cantSplit/>
          <w:trHeight w:val="20"/>
          <w:ins w:id="3312" w:author="David Dayan" w:date="2021-12-03T17:13:00Z"/>
          <w:trPrChange w:id="33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14" w:author="David Dayan" w:date="2021-12-03T17:18:00Z">
              <w:tcPr>
                <w:tcW w:w="1563" w:type="dxa"/>
                <w:tcBorders>
                  <w:top w:val="nil"/>
                  <w:left w:val="nil"/>
                  <w:bottom w:val="nil"/>
                  <w:right w:val="nil"/>
                </w:tcBorders>
                <w:shd w:val="clear" w:color="auto" w:fill="auto"/>
                <w:noWrap/>
                <w:vAlign w:val="bottom"/>
                <w:hideMark/>
              </w:tcPr>
            </w:tcPrChange>
          </w:tcPr>
          <w:p w14:paraId="7A720865" w14:textId="77777777" w:rsidR="00036D0E" w:rsidRPr="00036D0E" w:rsidRDefault="00036D0E" w:rsidP="00245317">
            <w:pPr>
              <w:spacing w:after="0" w:line="240" w:lineRule="auto"/>
              <w:jc w:val="center"/>
              <w:rPr>
                <w:ins w:id="3315" w:author="David Dayan" w:date="2021-12-03T17:13:00Z"/>
                <w:rFonts w:ascii="Calibri" w:eastAsia="Times New Roman" w:hAnsi="Calibri" w:cs="Times New Roman"/>
                <w:color w:val="000000"/>
                <w:sz w:val="16"/>
                <w:szCs w:val="16"/>
              </w:rPr>
            </w:pPr>
            <w:ins w:id="3316" w:author="David Dayan" w:date="2021-12-03T17:13:00Z">
              <w:r w:rsidRPr="00036D0E">
                <w:rPr>
                  <w:rFonts w:ascii="Calibri" w:eastAsia="Times New Roman" w:hAnsi="Calibri" w:cs="Times New Roman"/>
                  <w:color w:val="000000"/>
                  <w:sz w:val="16"/>
                  <w:szCs w:val="16"/>
                </w:rPr>
                <w:t>OtsAC20ROGR_0083</w:t>
              </w:r>
            </w:ins>
          </w:p>
        </w:tc>
        <w:tc>
          <w:tcPr>
            <w:tcW w:w="746" w:type="dxa"/>
            <w:tcBorders>
              <w:top w:val="nil"/>
              <w:left w:val="nil"/>
              <w:bottom w:val="nil"/>
              <w:right w:val="nil"/>
            </w:tcBorders>
            <w:shd w:val="clear" w:color="auto" w:fill="auto"/>
            <w:noWrap/>
            <w:vAlign w:val="bottom"/>
            <w:hideMark/>
            <w:tcPrChange w:id="3317" w:author="David Dayan" w:date="2021-12-03T17:18:00Z">
              <w:tcPr>
                <w:tcW w:w="746" w:type="dxa"/>
                <w:tcBorders>
                  <w:top w:val="nil"/>
                  <w:left w:val="nil"/>
                  <w:bottom w:val="nil"/>
                  <w:right w:val="nil"/>
                </w:tcBorders>
                <w:shd w:val="clear" w:color="auto" w:fill="auto"/>
                <w:noWrap/>
                <w:vAlign w:val="bottom"/>
                <w:hideMark/>
              </w:tcPr>
            </w:tcPrChange>
          </w:tcPr>
          <w:p w14:paraId="03B90A4C" w14:textId="77777777" w:rsidR="00036D0E" w:rsidRPr="00036D0E" w:rsidRDefault="00036D0E" w:rsidP="00245317">
            <w:pPr>
              <w:spacing w:after="0" w:line="240" w:lineRule="auto"/>
              <w:jc w:val="center"/>
              <w:rPr>
                <w:ins w:id="3318" w:author="David Dayan" w:date="2021-12-03T17:13:00Z"/>
                <w:rFonts w:ascii="Calibri" w:eastAsia="Times New Roman" w:hAnsi="Calibri" w:cs="Times New Roman"/>
                <w:color w:val="000000"/>
                <w:sz w:val="16"/>
                <w:szCs w:val="16"/>
              </w:rPr>
            </w:pPr>
            <w:ins w:id="3319" w:author="David Dayan" w:date="2021-12-03T17:13:00Z">
              <w:r w:rsidRPr="00036D0E">
                <w:rPr>
                  <w:rFonts w:ascii="Calibri" w:eastAsia="Times New Roman" w:hAnsi="Calibri" w:cs="Times New Roman"/>
                  <w:color w:val="000000"/>
                  <w:sz w:val="16"/>
                  <w:szCs w:val="16"/>
                </w:rPr>
                <w:t>7/31/20</w:t>
              </w:r>
            </w:ins>
          </w:p>
        </w:tc>
        <w:tc>
          <w:tcPr>
            <w:tcW w:w="599" w:type="dxa"/>
            <w:tcBorders>
              <w:top w:val="nil"/>
              <w:left w:val="nil"/>
              <w:bottom w:val="nil"/>
              <w:right w:val="nil"/>
            </w:tcBorders>
            <w:shd w:val="clear" w:color="auto" w:fill="auto"/>
            <w:noWrap/>
            <w:vAlign w:val="bottom"/>
            <w:hideMark/>
            <w:tcPrChange w:id="3320" w:author="David Dayan" w:date="2021-12-03T17:18:00Z">
              <w:tcPr>
                <w:tcW w:w="599" w:type="dxa"/>
                <w:tcBorders>
                  <w:top w:val="nil"/>
                  <w:left w:val="nil"/>
                  <w:bottom w:val="nil"/>
                  <w:right w:val="nil"/>
                </w:tcBorders>
                <w:shd w:val="clear" w:color="auto" w:fill="auto"/>
                <w:noWrap/>
                <w:vAlign w:val="bottom"/>
                <w:hideMark/>
              </w:tcPr>
            </w:tcPrChange>
          </w:tcPr>
          <w:p w14:paraId="6CCCC5F8" w14:textId="77777777" w:rsidR="00036D0E" w:rsidRPr="00036D0E" w:rsidRDefault="00036D0E" w:rsidP="00245317">
            <w:pPr>
              <w:spacing w:after="0" w:line="240" w:lineRule="auto"/>
              <w:jc w:val="center"/>
              <w:rPr>
                <w:ins w:id="3321" w:author="David Dayan" w:date="2021-12-03T17:13:00Z"/>
                <w:rFonts w:ascii="Calibri" w:eastAsia="Times New Roman" w:hAnsi="Calibri" w:cs="Times New Roman"/>
                <w:color w:val="000000"/>
                <w:sz w:val="16"/>
                <w:szCs w:val="16"/>
              </w:rPr>
            </w:pPr>
            <w:ins w:id="3322" w:author="David Dayan" w:date="2021-12-03T17:13:00Z">
              <w:r w:rsidRPr="00036D0E">
                <w:rPr>
                  <w:rFonts w:ascii="Calibri" w:eastAsia="Times New Roman" w:hAnsi="Calibri" w:cs="Times New Roman"/>
                  <w:color w:val="000000"/>
                  <w:sz w:val="16"/>
                  <w:szCs w:val="16"/>
                </w:rPr>
                <w:t>213</w:t>
              </w:r>
            </w:ins>
          </w:p>
        </w:tc>
        <w:tc>
          <w:tcPr>
            <w:tcW w:w="1142" w:type="dxa"/>
            <w:tcBorders>
              <w:top w:val="nil"/>
              <w:left w:val="nil"/>
              <w:bottom w:val="nil"/>
              <w:right w:val="nil"/>
            </w:tcBorders>
            <w:shd w:val="clear" w:color="auto" w:fill="auto"/>
            <w:noWrap/>
            <w:vAlign w:val="bottom"/>
            <w:hideMark/>
            <w:tcPrChange w:id="3323" w:author="David Dayan" w:date="2021-12-03T17:18:00Z">
              <w:tcPr>
                <w:tcW w:w="1142" w:type="dxa"/>
                <w:tcBorders>
                  <w:top w:val="nil"/>
                  <w:left w:val="nil"/>
                  <w:bottom w:val="nil"/>
                  <w:right w:val="nil"/>
                </w:tcBorders>
                <w:shd w:val="clear" w:color="auto" w:fill="auto"/>
                <w:noWrap/>
                <w:vAlign w:val="bottom"/>
                <w:hideMark/>
              </w:tcPr>
            </w:tcPrChange>
          </w:tcPr>
          <w:p w14:paraId="06D3BC6C" w14:textId="77777777" w:rsidR="00036D0E" w:rsidRPr="00036D0E" w:rsidRDefault="00036D0E" w:rsidP="00245317">
            <w:pPr>
              <w:spacing w:after="0" w:line="240" w:lineRule="auto"/>
              <w:jc w:val="center"/>
              <w:rPr>
                <w:ins w:id="3324" w:author="David Dayan" w:date="2021-12-03T17:13:00Z"/>
                <w:rFonts w:ascii="Calibri" w:eastAsia="Times New Roman" w:hAnsi="Calibri" w:cs="Times New Roman"/>
                <w:color w:val="000000"/>
                <w:sz w:val="16"/>
                <w:szCs w:val="16"/>
              </w:rPr>
            </w:pPr>
            <w:ins w:id="33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26" w:author="David Dayan" w:date="2021-12-03T17:18:00Z">
              <w:tcPr>
                <w:tcW w:w="1440" w:type="dxa"/>
                <w:tcBorders>
                  <w:top w:val="nil"/>
                  <w:left w:val="nil"/>
                  <w:bottom w:val="nil"/>
                  <w:right w:val="nil"/>
                </w:tcBorders>
                <w:shd w:val="clear" w:color="auto" w:fill="auto"/>
                <w:noWrap/>
                <w:vAlign w:val="bottom"/>
                <w:hideMark/>
              </w:tcPr>
            </w:tcPrChange>
          </w:tcPr>
          <w:p w14:paraId="03F0427F" w14:textId="77777777" w:rsidR="00036D0E" w:rsidRPr="00036D0E" w:rsidRDefault="00036D0E" w:rsidP="00245317">
            <w:pPr>
              <w:spacing w:after="0" w:line="240" w:lineRule="auto"/>
              <w:jc w:val="center"/>
              <w:rPr>
                <w:ins w:id="3327" w:author="David Dayan" w:date="2021-12-03T17:13:00Z"/>
                <w:rFonts w:ascii="Calibri" w:eastAsia="Times New Roman" w:hAnsi="Calibri" w:cs="Times New Roman"/>
                <w:color w:val="000000"/>
                <w:sz w:val="16"/>
                <w:szCs w:val="16"/>
              </w:rPr>
            </w:pPr>
            <w:ins w:id="33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29" w:author="David Dayan" w:date="2021-12-03T17:18:00Z">
              <w:tcPr>
                <w:tcW w:w="1530" w:type="dxa"/>
                <w:tcBorders>
                  <w:top w:val="nil"/>
                  <w:left w:val="nil"/>
                  <w:bottom w:val="nil"/>
                  <w:right w:val="nil"/>
                </w:tcBorders>
                <w:shd w:val="clear" w:color="auto" w:fill="auto"/>
                <w:noWrap/>
                <w:vAlign w:val="bottom"/>
                <w:hideMark/>
              </w:tcPr>
            </w:tcPrChange>
          </w:tcPr>
          <w:p w14:paraId="3333ABA6" w14:textId="77777777" w:rsidR="00036D0E" w:rsidRPr="00036D0E" w:rsidRDefault="00036D0E" w:rsidP="00245317">
            <w:pPr>
              <w:spacing w:after="0" w:line="240" w:lineRule="auto"/>
              <w:jc w:val="center"/>
              <w:rPr>
                <w:ins w:id="3330" w:author="David Dayan" w:date="2021-12-03T17:13:00Z"/>
                <w:rFonts w:ascii="Calibri" w:eastAsia="Times New Roman" w:hAnsi="Calibri" w:cs="Times New Roman"/>
                <w:color w:val="000000"/>
                <w:sz w:val="16"/>
                <w:szCs w:val="16"/>
              </w:rPr>
            </w:pPr>
            <w:ins w:id="33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32" w:author="David Dayan" w:date="2021-12-03T17:18:00Z">
              <w:tcPr>
                <w:tcW w:w="898" w:type="dxa"/>
                <w:tcBorders>
                  <w:top w:val="nil"/>
                  <w:left w:val="nil"/>
                  <w:bottom w:val="nil"/>
                  <w:right w:val="nil"/>
                </w:tcBorders>
                <w:shd w:val="clear" w:color="auto" w:fill="auto"/>
                <w:noWrap/>
                <w:vAlign w:val="bottom"/>
                <w:hideMark/>
              </w:tcPr>
            </w:tcPrChange>
          </w:tcPr>
          <w:p w14:paraId="604CCAE8" w14:textId="77777777" w:rsidR="00036D0E" w:rsidRPr="00036D0E" w:rsidRDefault="00036D0E" w:rsidP="00245317">
            <w:pPr>
              <w:spacing w:after="0" w:line="240" w:lineRule="auto"/>
              <w:jc w:val="center"/>
              <w:rPr>
                <w:ins w:id="3333" w:author="David Dayan" w:date="2021-12-03T17:13:00Z"/>
                <w:rFonts w:ascii="Calibri" w:eastAsia="Times New Roman" w:hAnsi="Calibri" w:cs="Times New Roman"/>
                <w:color w:val="000000"/>
                <w:sz w:val="16"/>
                <w:szCs w:val="16"/>
              </w:rPr>
            </w:pPr>
            <w:ins w:id="333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335" w:author="David Dayan" w:date="2021-12-03T17:18:00Z">
              <w:tcPr>
                <w:tcW w:w="902" w:type="dxa"/>
                <w:tcBorders>
                  <w:top w:val="nil"/>
                  <w:left w:val="nil"/>
                  <w:bottom w:val="nil"/>
                  <w:right w:val="nil"/>
                </w:tcBorders>
                <w:shd w:val="clear" w:color="auto" w:fill="auto"/>
                <w:noWrap/>
                <w:vAlign w:val="bottom"/>
                <w:hideMark/>
              </w:tcPr>
            </w:tcPrChange>
          </w:tcPr>
          <w:p w14:paraId="7D110AAF" w14:textId="77777777" w:rsidR="00036D0E" w:rsidRPr="00036D0E" w:rsidRDefault="00036D0E" w:rsidP="00245317">
            <w:pPr>
              <w:spacing w:after="0" w:line="240" w:lineRule="auto"/>
              <w:jc w:val="center"/>
              <w:rPr>
                <w:ins w:id="3336" w:author="David Dayan" w:date="2021-12-03T17:13:00Z"/>
                <w:rFonts w:ascii="Calibri" w:eastAsia="Times New Roman" w:hAnsi="Calibri" w:cs="Times New Roman"/>
                <w:color w:val="000000"/>
                <w:sz w:val="16"/>
                <w:szCs w:val="16"/>
              </w:rPr>
            </w:pPr>
            <w:ins w:id="333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338" w:author="David Dayan" w:date="2021-12-03T17:18:00Z">
              <w:tcPr>
                <w:tcW w:w="2160" w:type="dxa"/>
                <w:tcBorders>
                  <w:top w:val="nil"/>
                  <w:left w:val="nil"/>
                  <w:bottom w:val="nil"/>
                  <w:right w:val="nil"/>
                </w:tcBorders>
                <w:shd w:val="clear" w:color="auto" w:fill="auto"/>
                <w:noWrap/>
                <w:vAlign w:val="bottom"/>
                <w:hideMark/>
              </w:tcPr>
            </w:tcPrChange>
          </w:tcPr>
          <w:p w14:paraId="11D3C4B4" w14:textId="77777777" w:rsidR="00036D0E" w:rsidRPr="00036D0E" w:rsidRDefault="00036D0E" w:rsidP="00245317">
            <w:pPr>
              <w:spacing w:after="0" w:line="240" w:lineRule="auto"/>
              <w:jc w:val="center"/>
              <w:rPr>
                <w:ins w:id="3339" w:author="David Dayan" w:date="2021-12-03T17:13:00Z"/>
                <w:rFonts w:ascii="Calibri" w:eastAsia="Times New Roman" w:hAnsi="Calibri" w:cs="Times New Roman"/>
                <w:color w:val="000000"/>
                <w:sz w:val="16"/>
                <w:szCs w:val="16"/>
              </w:rPr>
            </w:pPr>
            <w:ins w:id="334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341" w:author="David Dayan" w:date="2021-12-03T17:18:00Z">
              <w:tcPr>
                <w:tcW w:w="2876" w:type="dxa"/>
                <w:gridSpan w:val="2"/>
                <w:tcBorders>
                  <w:top w:val="nil"/>
                  <w:left w:val="nil"/>
                  <w:bottom w:val="nil"/>
                  <w:right w:val="nil"/>
                </w:tcBorders>
                <w:shd w:val="clear" w:color="auto" w:fill="auto"/>
                <w:noWrap/>
                <w:vAlign w:val="bottom"/>
                <w:hideMark/>
              </w:tcPr>
            </w:tcPrChange>
          </w:tcPr>
          <w:p w14:paraId="042DDAE0" w14:textId="77777777" w:rsidR="00036D0E" w:rsidRPr="00036D0E" w:rsidRDefault="00036D0E" w:rsidP="00245317">
            <w:pPr>
              <w:spacing w:after="0" w:line="240" w:lineRule="auto"/>
              <w:jc w:val="center"/>
              <w:rPr>
                <w:ins w:id="3342" w:author="David Dayan" w:date="2021-12-03T17:13:00Z"/>
                <w:rFonts w:ascii="Calibri" w:eastAsia="Times New Roman" w:hAnsi="Calibri" w:cs="Times New Roman"/>
                <w:color w:val="000000"/>
                <w:sz w:val="16"/>
                <w:szCs w:val="16"/>
              </w:rPr>
            </w:pPr>
            <w:ins w:id="334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344" w:author="David Dayan" w:date="2021-12-03T17:18:00Z">
              <w:tcPr>
                <w:tcW w:w="1426" w:type="dxa"/>
                <w:tcBorders>
                  <w:top w:val="nil"/>
                  <w:left w:val="nil"/>
                  <w:bottom w:val="nil"/>
                  <w:right w:val="nil"/>
                </w:tcBorders>
                <w:shd w:val="clear" w:color="auto" w:fill="auto"/>
                <w:noWrap/>
                <w:vAlign w:val="bottom"/>
                <w:hideMark/>
              </w:tcPr>
            </w:tcPrChange>
          </w:tcPr>
          <w:p w14:paraId="6E3280AA" w14:textId="77777777" w:rsidR="00036D0E" w:rsidRPr="00036D0E" w:rsidRDefault="00036D0E" w:rsidP="00245317">
            <w:pPr>
              <w:spacing w:after="0" w:line="240" w:lineRule="auto"/>
              <w:jc w:val="center"/>
              <w:rPr>
                <w:ins w:id="3345" w:author="David Dayan" w:date="2021-12-03T17:13:00Z"/>
                <w:rFonts w:ascii="Calibri" w:eastAsia="Times New Roman" w:hAnsi="Calibri" w:cs="Times New Roman"/>
                <w:color w:val="000000"/>
                <w:sz w:val="16"/>
                <w:szCs w:val="16"/>
              </w:rPr>
            </w:pPr>
            <w:ins w:id="3346" w:author="David Dayan" w:date="2021-12-03T17:13:00Z">
              <w:r w:rsidRPr="00036D0E">
                <w:rPr>
                  <w:rFonts w:ascii="Calibri" w:eastAsia="Times New Roman" w:hAnsi="Calibri" w:cs="Times New Roman"/>
                  <w:color w:val="000000"/>
                  <w:sz w:val="16"/>
                  <w:szCs w:val="16"/>
                </w:rPr>
                <w:t>heterozygote</w:t>
              </w:r>
            </w:ins>
          </w:p>
        </w:tc>
      </w:tr>
      <w:tr w:rsidR="00036D0E" w:rsidRPr="00036D0E" w14:paraId="4B4F69EE" w14:textId="77777777" w:rsidTr="00245317">
        <w:trPr>
          <w:cantSplit/>
          <w:trHeight w:val="20"/>
          <w:ins w:id="3347" w:author="David Dayan" w:date="2021-12-03T17:13:00Z"/>
          <w:trPrChange w:id="33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49" w:author="David Dayan" w:date="2021-12-03T17:18:00Z">
              <w:tcPr>
                <w:tcW w:w="1563" w:type="dxa"/>
                <w:tcBorders>
                  <w:top w:val="nil"/>
                  <w:left w:val="nil"/>
                  <w:bottom w:val="nil"/>
                  <w:right w:val="nil"/>
                </w:tcBorders>
                <w:shd w:val="clear" w:color="auto" w:fill="auto"/>
                <w:noWrap/>
                <w:vAlign w:val="bottom"/>
                <w:hideMark/>
              </w:tcPr>
            </w:tcPrChange>
          </w:tcPr>
          <w:p w14:paraId="79E0FFC9" w14:textId="77777777" w:rsidR="00036D0E" w:rsidRPr="00036D0E" w:rsidRDefault="00036D0E" w:rsidP="00245317">
            <w:pPr>
              <w:spacing w:after="0" w:line="240" w:lineRule="auto"/>
              <w:jc w:val="center"/>
              <w:rPr>
                <w:ins w:id="3350" w:author="David Dayan" w:date="2021-12-03T17:13:00Z"/>
                <w:rFonts w:ascii="Calibri" w:eastAsia="Times New Roman" w:hAnsi="Calibri" w:cs="Times New Roman"/>
                <w:color w:val="000000"/>
                <w:sz w:val="16"/>
                <w:szCs w:val="16"/>
              </w:rPr>
            </w:pPr>
            <w:ins w:id="3351" w:author="David Dayan" w:date="2021-12-03T17:13:00Z">
              <w:r w:rsidRPr="00036D0E">
                <w:rPr>
                  <w:rFonts w:ascii="Calibri" w:eastAsia="Times New Roman" w:hAnsi="Calibri" w:cs="Times New Roman"/>
                  <w:color w:val="000000"/>
                  <w:sz w:val="16"/>
                  <w:szCs w:val="16"/>
                </w:rPr>
                <w:t>OtsAC20ROGR_0084</w:t>
              </w:r>
            </w:ins>
          </w:p>
        </w:tc>
        <w:tc>
          <w:tcPr>
            <w:tcW w:w="746" w:type="dxa"/>
            <w:tcBorders>
              <w:top w:val="nil"/>
              <w:left w:val="nil"/>
              <w:bottom w:val="nil"/>
              <w:right w:val="nil"/>
            </w:tcBorders>
            <w:shd w:val="clear" w:color="auto" w:fill="auto"/>
            <w:noWrap/>
            <w:vAlign w:val="bottom"/>
            <w:hideMark/>
            <w:tcPrChange w:id="3352" w:author="David Dayan" w:date="2021-12-03T17:18:00Z">
              <w:tcPr>
                <w:tcW w:w="746" w:type="dxa"/>
                <w:tcBorders>
                  <w:top w:val="nil"/>
                  <w:left w:val="nil"/>
                  <w:bottom w:val="nil"/>
                  <w:right w:val="nil"/>
                </w:tcBorders>
                <w:shd w:val="clear" w:color="auto" w:fill="auto"/>
                <w:noWrap/>
                <w:vAlign w:val="bottom"/>
                <w:hideMark/>
              </w:tcPr>
            </w:tcPrChange>
          </w:tcPr>
          <w:p w14:paraId="47C1C84A" w14:textId="77777777" w:rsidR="00036D0E" w:rsidRPr="00036D0E" w:rsidRDefault="00036D0E" w:rsidP="00245317">
            <w:pPr>
              <w:spacing w:after="0" w:line="240" w:lineRule="auto"/>
              <w:jc w:val="center"/>
              <w:rPr>
                <w:ins w:id="3353" w:author="David Dayan" w:date="2021-12-03T17:13:00Z"/>
                <w:rFonts w:ascii="Calibri" w:eastAsia="Times New Roman" w:hAnsi="Calibri" w:cs="Times New Roman"/>
                <w:color w:val="000000"/>
                <w:sz w:val="16"/>
                <w:szCs w:val="16"/>
              </w:rPr>
            </w:pPr>
            <w:ins w:id="3354" w:author="David Dayan" w:date="2021-12-03T17:13:00Z">
              <w:r w:rsidRPr="00036D0E">
                <w:rPr>
                  <w:rFonts w:ascii="Calibri" w:eastAsia="Times New Roman" w:hAnsi="Calibri" w:cs="Times New Roman"/>
                  <w:color w:val="000000"/>
                  <w:sz w:val="16"/>
                  <w:szCs w:val="16"/>
                </w:rPr>
                <w:t>7/31/20</w:t>
              </w:r>
            </w:ins>
          </w:p>
        </w:tc>
        <w:tc>
          <w:tcPr>
            <w:tcW w:w="599" w:type="dxa"/>
            <w:tcBorders>
              <w:top w:val="nil"/>
              <w:left w:val="nil"/>
              <w:bottom w:val="nil"/>
              <w:right w:val="nil"/>
            </w:tcBorders>
            <w:shd w:val="clear" w:color="auto" w:fill="auto"/>
            <w:noWrap/>
            <w:vAlign w:val="bottom"/>
            <w:hideMark/>
            <w:tcPrChange w:id="3355" w:author="David Dayan" w:date="2021-12-03T17:18:00Z">
              <w:tcPr>
                <w:tcW w:w="599" w:type="dxa"/>
                <w:tcBorders>
                  <w:top w:val="nil"/>
                  <w:left w:val="nil"/>
                  <w:bottom w:val="nil"/>
                  <w:right w:val="nil"/>
                </w:tcBorders>
                <w:shd w:val="clear" w:color="auto" w:fill="auto"/>
                <w:noWrap/>
                <w:vAlign w:val="bottom"/>
                <w:hideMark/>
              </w:tcPr>
            </w:tcPrChange>
          </w:tcPr>
          <w:p w14:paraId="702DABE7" w14:textId="77777777" w:rsidR="00036D0E" w:rsidRPr="00036D0E" w:rsidRDefault="00036D0E" w:rsidP="00245317">
            <w:pPr>
              <w:spacing w:after="0" w:line="240" w:lineRule="auto"/>
              <w:jc w:val="center"/>
              <w:rPr>
                <w:ins w:id="3356" w:author="David Dayan" w:date="2021-12-03T17:13:00Z"/>
                <w:rFonts w:ascii="Calibri" w:eastAsia="Times New Roman" w:hAnsi="Calibri" w:cs="Times New Roman"/>
                <w:color w:val="000000"/>
                <w:sz w:val="16"/>
                <w:szCs w:val="16"/>
              </w:rPr>
            </w:pPr>
            <w:ins w:id="3357" w:author="David Dayan" w:date="2021-12-03T17:13:00Z">
              <w:r w:rsidRPr="00036D0E">
                <w:rPr>
                  <w:rFonts w:ascii="Calibri" w:eastAsia="Times New Roman" w:hAnsi="Calibri" w:cs="Times New Roman"/>
                  <w:color w:val="000000"/>
                  <w:sz w:val="16"/>
                  <w:szCs w:val="16"/>
                </w:rPr>
                <w:t>213</w:t>
              </w:r>
            </w:ins>
          </w:p>
        </w:tc>
        <w:tc>
          <w:tcPr>
            <w:tcW w:w="1142" w:type="dxa"/>
            <w:tcBorders>
              <w:top w:val="nil"/>
              <w:left w:val="nil"/>
              <w:bottom w:val="nil"/>
              <w:right w:val="nil"/>
            </w:tcBorders>
            <w:shd w:val="clear" w:color="auto" w:fill="auto"/>
            <w:noWrap/>
            <w:vAlign w:val="bottom"/>
            <w:hideMark/>
            <w:tcPrChange w:id="3358" w:author="David Dayan" w:date="2021-12-03T17:18:00Z">
              <w:tcPr>
                <w:tcW w:w="1142" w:type="dxa"/>
                <w:tcBorders>
                  <w:top w:val="nil"/>
                  <w:left w:val="nil"/>
                  <w:bottom w:val="nil"/>
                  <w:right w:val="nil"/>
                </w:tcBorders>
                <w:shd w:val="clear" w:color="auto" w:fill="auto"/>
                <w:noWrap/>
                <w:vAlign w:val="bottom"/>
                <w:hideMark/>
              </w:tcPr>
            </w:tcPrChange>
          </w:tcPr>
          <w:p w14:paraId="2328A1C6" w14:textId="77777777" w:rsidR="00036D0E" w:rsidRPr="00036D0E" w:rsidRDefault="00036D0E" w:rsidP="00245317">
            <w:pPr>
              <w:spacing w:after="0" w:line="240" w:lineRule="auto"/>
              <w:jc w:val="center"/>
              <w:rPr>
                <w:ins w:id="3359" w:author="David Dayan" w:date="2021-12-03T17:13:00Z"/>
                <w:rFonts w:ascii="Calibri" w:eastAsia="Times New Roman" w:hAnsi="Calibri" w:cs="Times New Roman"/>
                <w:color w:val="000000"/>
                <w:sz w:val="16"/>
                <w:szCs w:val="16"/>
              </w:rPr>
            </w:pPr>
            <w:ins w:id="33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61" w:author="David Dayan" w:date="2021-12-03T17:18:00Z">
              <w:tcPr>
                <w:tcW w:w="1440" w:type="dxa"/>
                <w:tcBorders>
                  <w:top w:val="nil"/>
                  <w:left w:val="nil"/>
                  <w:bottom w:val="nil"/>
                  <w:right w:val="nil"/>
                </w:tcBorders>
                <w:shd w:val="clear" w:color="auto" w:fill="auto"/>
                <w:noWrap/>
                <w:vAlign w:val="bottom"/>
                <w:hideMark/>
              </w:tcPr>
            </w:tcPrChange>
          </w:tcPr>
          <w:p w14:paraId="68D2EF49" w14:textId="77777777" w:rsidR="00036D0E" w:rsidRPr="00036D0E" w:rsidRDefault="00036D0E" w:rsidP="00245317">
            <w:pPr>
              <w:spacing w:after="0" w:line="240" w:lineRule="auto"/>
              <w:jc w:val="center"/>
              <w:rPr>
                <w:ins w:id="3362" w:author="David Dayan" w:date="2021-12-03T17:13:00Z"/>
                <w:rFonts w:ascii="Calibri" w:eastAsia="Times New Roman" w:hAnsi="Calibri" w:cs="Times New Roman"/>
                <w:color w:val="000000"/>
                <w:sz w:val="16"/>
                <w:szCs w:val="16"/>
              </w:rPr>
            </w:pPr>
            <w:ins w:id="33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64" w:author="David Dayan" w:date="2021-12-03T17:18:00Z">
              <w:tcPr>
                <w:tcW w:w="1530" w:type="dxa"/>
                <w:tcBorders>
                  <w:top w:val="nil"/>
                  <w:left w:val="nil"/>
                  <w:bottom w:val="nil"/>
                  <w:right w:val="nil"/>
                </w:tcBorders>
                <w:shd w:val="clear" w:color="auto" w:fill="auto"/>
                <w:noWrap/>
                <w:vAlign w:val="bottom"/>
                <w:hideMark/>
              </w:tcPr>
            </w:tcPrChange>
          </w:tcPr>
          <w:p w14:paraId="7F32B2DC" w14:textId="77777777" w:rsidR="00036D0E" w:rsidRPr="00036D0E" w:rsidRDefault="00036D0E" w:rsidP="00245317">
            <w:pPr>
              <w:spacing w:after="0" w:line="240" w:lineRule="auto"/>
              <w:jc w:val="center"/>
              <w:rPr>
                <w:ins w:id="3365" w:author="David Dayan" w:date="2021-12-03T17:13:00Z"/>
                <w:rFonts w:ascii="Calibri" w:eastAsia="Times New Roman" w:hAnsi="Calibri" w:cs="Times New Roman"/>
                <w:color w:val="000000"/>
                <w:sz w:val="16"/>
                <w:szCs w:val="16"/>
              </w:rPr>
            </w:pPr>
            <w:ins w:id="33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367" w:author="David Dayan" w:date="2021-12-03T17:18:00Z">
              <w:tcPr>
                <w:tcW w:w="898" w:type="dxa"/>
                <w:tcBorders>
                  <w:top w:val="nil"/>
                  <w:left w:val="nil"/>
                  <w:bottom w:val="nil"/>
                  <w:right w:val="nil"/>
                </w:tcBorders>
                <w:shd w:val="clear" w:color="auto" w:fill="auto"/>
                <w:noWrap/>
                <w:vAlign w:val="bottom"/>
                <w:hideMark/>
              </w:tcPr>
            </w:tcPrChange>
          </w:tcPr>
          <w:p w14:paraId="57049EFA" w14:textId="77777777" w:rsidR="00036D0E" w:rsidRPr="00036D0E" w:rsidRDefault="00036D0E" w:rsidP="00245317">
            <w:pPr>
              <w:spacing w:after="0" w:line="240" w:lineRule="auto"/>
              <w:jc w:val="center"/>
              <w:rPr>
                <w:ins w:id="3368" w:author="David Dayan" w:date="2021-12-03T17:13:00Z"/>
                <w:rFonts w:ascii="Calibri" w:eastAsia="Times New Roman" w:hAnsi="Calibri" w:cs="Times New Roman"/>
                <w:color w:val="000000"/>
                <w:sz w:val="16"/>
                <w:szCs w:val="16"/>
              </w:rPr>
            </w:pPr>
            <w:ins w:id="336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370" w:author="David Dayan" w:date="2021-12-03T17:18:00Z">
              <w:tcPr>
                <w:tcW w:w="902" w:type="dxa"/>
                <w:tcBorders>
                  <w:top w:val="nil"/>
                  <w:left w:val="nil"/>
                  <w:bottom w:val="nil"/>
                  <w:right w:val="nil"/>
                </w:tcBorders>
                <w:shd w:val="clear" w:color="auto" w:fill="auto"/>
                <w:noWrap/>
                <w:vAlign w:val="bottom"/>
                <w:hideMark/>
              </w:tcPr>
            </w:tcPrChange>
          </w:tcPr>
          <w:p w14:paraId="6753BCCD" w14:textId="77777777" w:rsidR="00036D0E" w:rsidRPr="00036D0E" w:rsidRDefault="00036D0E" w:rsidP="00245317">
            <w:pPr>
              <w:spacing w:after="0" w:line="240" w:lineRule="auto"/>
              <w:jc w:val="center"/>
              <w:rPr>
                <w:ins w:id="3371" w:author="David Dayan" w:date="2021-12-03T17:13:00Z"/>
                <w:rFonts w:ascii="Calibri" w:eastAsia="Times New Roman" w:hAnsi="Calibri" w:cs="Times New Roman"/>
                <w:color w:val="000000"/>
                <w:sz w:val="16"/>
                <w:szCs w:val="16"/>
              </w:rPr>
            </w:pPr>
            <w:ins w:id="337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373" w:author="David Dayan" w:date="2021-12-03T17:18:00Z">
              <w:tcPr>
                <w:tcW w:w="2160" w:type="dxa"/>
                <w:tcBorders>
                  <w:top w:val="nil"/>
                  <w:left w:val="nil"/>
                  <w:bottom w:val="nil"/>
                  <w:right w:val="nil"/>
                </w:tcBorders>
                <w:shd w:val="clear" w:color="auto" w:fill="auto"/>
                <w:noWrap/>
                <w:vAlign w:val="bottom"/>
                <w:hideMark/>
              </w:tcPr>
            </w:tcPrChange>
          </w:tcPr>
          <w:p w14:paraId="127EF877" w14:textId="77777777" w:rsidR="00036D0E" w:rsidRPr="00036D0E" w:rsidRDefault="00036D0E" w:rsidP="00245317">
            <w:pPr>
              <w:spacing w:after="0" w:line="240" w:lineRule="auto"/>
              <w:jc w:val="center"/>
              <w:rPr>
                <w:ins w:id="3374" w:author="David Dayan" w:date="2021-12-03T17:13:00Z"/>
                <w:rFonts w:ascii="Calibri" w:eastAsia="Times New Roman" w:hAnsi="Calibri" w:cs="Times New Roman"/>
                <w:color w:val="000000"/>
                <w:sz w:val="16"/>
                <w:szCs w:val="16"/>
              </w:rPr>
            </w:pPr>
            <w:ins w:id="337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376" w:author="David Dayan" w:date="2021-12-03T17:18:00Z">
              <w:tcPr>
                <w:tcW w:w="2876" w:type="dxa"/>
                <w:gridSpan w:val="2"/>
                <w:tcBorders>
                  <w:top w:val="nil"/>
                  <w:left w:val="nil"/>
                  <w:bottom w:val="nil"/>
                  <w:right w:val="nil"/>
                </w:tcBorders>
                <w:shd w:val="clear" w:color="auto" w:fill="auto"/>
                <w:noWrap/>
                <w:vAlign w:val="bottom"/>
                <w:hideMark/>
              </w:tcPr>
            </w:tcPrChange>
          </w:tcPr>
          <w:p w14:paraId="2C0EA79A" w14:textId="77777777" w:rsidR="00036D0E" w:rsidRPr="00036D0E" w:rsidRDefault="00036D0E" w:rsidP="00245317">
            <w:pPr>
              <w:spacing w:after="0" w:line="240" w:lineRule="auto"/>
              <w:jc w:val="center"/>
              <w:rPr>
                <w:ins w:id="3377" w:author="David Dayan" w:date="2021-12-03T17:13:00Z"/>
                <w:rFonts w:ascii="Calibri" w:eastAsia="Times New Roman" w:hAnsi="Calibri" w:cs="Times New Roman"/>
                <w:color w:val="000000"/>
                <w:sz w:val="16"/>
                <w:szCs w:val="16"/>
              </w:rPr>
            </w:pPr>
            <w:ins w:id="337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379" w:author="David Dayan" w:date="2021-12-03T17:18:00Z">
              <w:tcPr>
                <w:tcW w:w="1426" w:type="dxa"/>
                <w:tcBorders>
                  <w:top w:val="nil"/>
                  <w:left w:val="nil"/>
                  <w:bottom w:val="nil"/>
                  <w:right w:val="nil"/>
                </w:tcBorders>
                <w:shd w:val="clear" w:color="auto" w:fill="auto"/>
                <w:noWrap/>
                <w:vAlign w:val="bottom"/>
                <w:hideMark/>
              </w:tcPr>
            </w:tcPrChange>
          </w:tcPr>
          <w:p w14:paraId="49408587" w14:textId="77777777" w:rsidR="00036D0E" w:rsidRPr="00036D0E" w:rsidRDefault="00036D0E" w:rsidP="00245317">
            <w:pPr>
              <w:spacing w:after="0" w:line="240" w:lineRule="auto"/>
              <w:jc w:val="center"/>
              <w:rPr>
                <w:ins w:id="3380" w:author="David Dayan" w:date="2021-12-03T17:13:00Z"/>
                <w:rFonts w:ascii="Calibri" w:eastAsia="Times New Roman" w:hAnsi="Calibri" w:cs="Times New Roman"/>
                <w:color w:val="000000"/>
                <w:sz w:val="16"/>
                <w:szCs w:val="16"/>
              </w:rPr>
            </w:pPr>
            <w:ins w:id="3381" w:author="David Dayan" w:date="2021-12-03T17:13:00Z">
              <w:r w:rsidRPr="00036D0E">
                <w:rPr>
                  <w:rFonts w:ascii="Calibri" w:eastAsia="Times New Roman" w:hAnsi="Calibri" w:cs="Times New Roman"/>
                  <w:color w:val="000000"/>
                  <w:sz w:val="16"/>
                  <w:szCs w:val="16"/>
                </w:rPr>
                <w:t>heterozygote</w:t>
              </w:r>
            </w:ins>
          </w:p>
        </w:tc>
      </w:tr>
      <w:tr w:rsidR="00036D0E" w:rsidRPr="00036D0E" w14:paraId="38BB1CF7" w14:textId="77777777" w:rsidTr="00245317">
        <w:trPr>
          <w:cantSplit/>
          <w:trHeight w:val="20"/>
          <w:ins w:id="3382" w:author="David Dayan" w:date="2021-12-03T17:13:00Z"/>
          <w:trPrChange w:id="33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384" w:author="David Dayan" w:date="2021-12-03T17:18:00Z">
              <w:tcPr>
                <w:tcW w:w="1563" w:type="dxa"/>
                <w:tcBorders>
                  <w:top w:val="nil"/>
                  <w:left w:val="nil"/>
                  <w:bottom w:val="nil"/>
                  <w:right w:val="nil"/>
                </w:tcBorders>
                <w:shd w:val="clear" w:color="auto" w:fill="auto"/>
                <w:noWrap/>
                <w:vAlign w:val="bottom"/>
                <w:hideMark/>
              </w:tcPr>
            </w:tcPrChange>
          </w:tcPr>
          <w:p w14:paraId="409F99CA" w14:textId="77777777" w:rsidR="00036D0E" w:rsidRPr="00036D0E" w:rsidRDefault="00036D0E" w:rsidP="00245317">
            <w:pPr>
              <w:spacing w:after="0" w:line="240" w:lineRule="auto"/>
              <w:jc w:val="center"/>
              <w:rPr>
                <w:ins w:id="3385" w:author="David Dayan" w:date="2021-12-03T17:13:00Z"/>
                <w:rFonts w:ascii="Calibri" w:eastAsia="Times New Roman" w:hAnsi="Calibri" w:cs="Times New Roman"/>
                <w:color w:val="000000"/>
                <w:sz w:val="16"/>
                <w:szCs w:val="16"/>
              </w:rPr>
            </w:pPr>
            <w:ins w:id="3386" w:author="David Dayan" w:date="2021-12-03T17:13:00Z">
              <w:r w:rsidRPr="00036D0E">
                <w:rPr>
                  <w:rFonts w:ascii="Calibri" w:eastAsia="Times New Roman" w:hAnsi="Calibri" w:cs="Times New Roman"/>
                  <w:color w:val="000000"/>
                  <w:sz w:val="16"/>
                  <w:szCs w:val="16"/>
                </w:rPr>
                <w:t>OtsAC20ROGR_0085</w:t>
              </w:r>
            </w:ins>
          </w:p>
        </w:tc>
        <w:tc>
          <w:tcPr>
            <w:tcW w:w="746" w:type="dxa"/>
            <w:tcBorders>
              <w:top w:val="nil"/>
              <w:left w:val="nil"/>
              <w:bottom w:val="nil"/>
              <w:right w:val="nil"/>
            </w:tcBorders>
            <w:shd w:val="clear" w:color="auto" w:fill="auto"/>
            <w:noWrap/>
            <w:vAlign w:val="bottom"/>
            <w:hideMark/>
            <w:tcPrChange w:id="3387" w:author="David Dayan" w:date="2021-12-03T17:18:00Z">
              <w:tcPr>
                <w:tcW w:w="746" w:type="dxa"/>
                <w:tcBorders>
                  <w:top w:val="nil"/>
                  <w:left w:val="nil"/>
                  <w:bottom w:val="nil"/>
                  <w:right w:val="nil"/>
                </w:tcBorders>
                <w:shd w:val="clear" w:color="auto" w:fill="auto"/>
                <w:noWrap/>
                <w:vAlign w:val="bottom"/>
                <w:hideMark/>
              </w:tcPr>
            </w:tcPrChange>
          </w:tcPr>
          <w:p w14:paraId="45DBBB6A" w14:textId="77777777" w:rsidR="00036D0E" w:rsidRPr="00036D0E" w:rsidRDefault="00036D0E" w:rsidP="00245317">
            <w:pPr>
              <w:spacing w:after="0" w:line="240" w:lineRule="auto"/>
              <w:jc w:val="center"/>
              <w:rPr>
                <w:ins w:id="3388" w:author="David Dayan" w:date="2021-12-03T17:13:00Z"/>
                <w:rFonts w:ascii="Calibri" w:eastAsia="Times New Roman" w:hAnsi="Calibri" w:cs="Times New Roman"/>
                <w:color w:val="000000"/>
                <w:sz w:val="16"/>
                <w:szCs w:val="16"/>
              </w:rPr>
            </w:pPr>
            <w:ins w:id="3389" w:author="David Dayan" w:date="2021-12-03T17:13:00Z">
              <w:r w:rsidRPr="00036D0E">
                <w:rPr>
                  <w:rFonts w:ascii="Calibri" w:eastAsia="Times New Roman" w:hAnsi="Calibri" w:cs="Times New Roman"/>
                  <w:color w:val="000000"/>
                  <w:sz w:val="16"/>
                  <w:szCs w:val="16"/>
                </w:rPr>
                <w:t>8/7/20</w:t>
              </w:r>
            </w:ins>
          </w:p>
        </w:tc>
        <w:tc>
          <w:tcPr>
            <w:tcW w:w="599" w:type="dxa"/>
            <w:tcBorders>
              <w:top w:val="nil"/>
              <w:left w:val="nil"/>
              <w:bottom w:val="nil"/>
              <w:right w:val="nil"/>
            </w:tcBorders>
            <w:shd w:val="clear" w:color="auto" w:fill="auto"/>
            <w:noWrap/>
            <w:vAlign w:val="bottom"/>
            <w:hideMark/>
            <w:tcPrChange w:id="3390" w:author="David Dayan" w:date="2021-12-03T17:18:00Z">
              <w:tcPr>
                <w:tcW w:w="599" w:type="dxa"/>
                <w:tcBorders>
                  <w:top w:val="nil"/>
                  <w:left w:val="nil"/>
                  <w:bottom w:val="nil"/>
                  <w:right w:val="nil"/>
                </w:tcBorders>
                <w:shd w:val="clear" w:color="auto" w:fill="auto"/>
                <w:noWrap/>
                <w:vAlign w:val="bottom"/>
                <w:hideMark/>
              </w:tcPr>
            </w:tcPrChange>
          </w:tcPr>
          <w:p w14:paraId="19B1B3F7" w14:textId="77777777" w:rsidR="00036D0E" w:rsidRPr="00036D0E" w:rsidRDefault="00036D0E" w:rsidP="00245317">
            <w:pPr>
              <w:spacing w:after="0" w:line="240" w:lineRule="auto"/>
              <w:jc w:val="center"/>
              <w:rPr>
                <w:ins w:id="3391" w:author="David Dayan" w:date="2021-12-03T17:13:00Z"/>
                <w:rFonts w:ascii="Calibri" w:eastAsia="Times New Roman" w:hAnsi="Calibri" w:cs="Times New Roman"/>
                <w:color w:val="000000"/>
                <w:sz w:val="16"/>
                <w:szCs w:val="16"/>
              </w:rPr>
            </w:pPr>
            <w:ins w:id="3392" w:author="David Dayan" w:date="2021-12-03T17:13:00Z">
              <w:r w:rsidRPr="00036D0E">
                <w:rPr>
                  <w:rFonts w:ascii="Calibri" w:eastAsia="Times New Roman" w:hAnsi="Calibri" w:cs="Times New Roman"/>
                  <w:color w:val="000000"/>
                  <w:sz w:val="16"/>
                  <w:szCs w:val="16"/>
                </w:rPr>
                <w:t>220</w:t>
              </w:r>
            </w:ins>
          </w:p>
        </w:tc>
        <w:tc>
          <w:tcPr>
            <w:tcW w:w="1142" w:type="dxa"/>
            <w:tcBorders>
              <w:top w:val="nil"/>
              <w:left w:val="nil"/>
              <w:bottom w:val="nil"/>
              <w:right w:val="nil"/>
            </w:tcBorders>
            <w:shd w:val="clear" w:color="auto" w:fill="auto"/>
            <w:noWrap/>
            <w:vAlign w:val="bottom"/>
            <w:hideMark/>
            <w:tcPrChange w:id="3393" w:author="David Dayan" w:date="2021-12-03T17:18:00Z">
              <w:tcPr>
                <w:tcW w:w="1142" w:type="dxa"/>
                <w:tcBorders>
                  <w:top w:val="nil"/>
                  <w:left w:val="nil"/>
                  <w:bottom w:val="nil"/>
                  <w:right w:val="nil"/>
                </w:tcBorders>
                <w:shd w:val="clear" w:color="auto" w:fill="auto"/>
                <w:noWrap/>
                <w:vAlign w:val="bottom"/>
                <w:hideMark/>
              </w:tcPr>
            </w:tcPrChange>
          </w:tcPr>
          <w:p w14:paraId="5151D821" w14:textId="77777777" w:rsidR="00036D0E" w:rsidRPr="00036D0E" w:rsidRDefault="00036D0E" w:rsidP="00245317">
            <w:pPr>
              <w:spacing w:after="0" w:line="240" w:lineRule="auto"/>
              <w:jc w:val="center"/>
              <w:rPr>
                <w:ins w:id="3394" w:author="David Dayan" w:date="2021-12-03T17:13:00Z"/>
                <w:rFonts w:ascii="Calibri" w:eastAsia="Times New Roman" w:hAnsi="Calibri" w:cs="Times New Roman"/>
                <w:color w:val="000000"/>
                <w:sz w:val="16"/>
                <w:szCs w:val="16"/>
              </w:rPr>
            </w:pPr>
            <w:ins w:id="33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396" w:author="David Dayan" w:date="2021-12-03T17:18:00Z">
              <w:tcPr>
                <w:tcW w:w="1440" w:type="dxa"/>
                <w:tcBorders>
                  <w:top w:val="nil"/>
                  <w:left w:val="nil"/>
                  <w:bottom w:val="nil"/>
                  <w:right w:val="nil"/>
                </w:tcBorders>
                <w:shd w:val="clear" w:color="auto" w:fill="auto"/>
                <w:noWrap/>
                <w:vAlign w:val="bottom"/>
                <w:hideMark/>
              </w:tcPr>
            </w:tcPrChange>
          </w:tcPr>
          <w:p w14:paraId="4BDD5C2E" w14:textId="77777777" w:rsidR="00036D0E" w:rsidRPr="00036D0E" w:rsidRDefault="00036D0E" w:rsidP="00245317">
            <w:pPr>
              <w:spacing w:after="0" w:line="240" w:lineRule="auto"/>
              <w:jc w:val="center"/>
              <w:rPr>
                <w:ins w:id="3397" w:author="David Dayan" w:date="2021-12-03T17:13:00Z"/>
                <w:rFonts w:ascii="Calibri" w:eastAsia="Times New Roman" w:hAnsi="Calibri" w:cs="Times New Roman"/>
                <w:color w:val="000000"/>
                <w:sz w:val="16"/>
                <w:szCs w:val="16"/>
              </w:rPr>
            </w:pPr>
            <w:ins w:id="33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399" w:author="David Dayan" w:date="2021-12-03T17:18:00Z">
              <w:tcPr>
                <w:tcW w:w="1530" w:type="dxa"/>
                <w:tcBorders>
                  <w:top w:val="nil"/>
                  <w:left w:val="nil"/>
                  <w:bottom w:val="nil"/>
                  <w:right w:val="nil"/>
                </w:tcBorders>
                <w:shd w:val="clear" w:color="auto" w:fill="auto"/>
                <w:noWrap/>
                <w:vAlign w:val="bottom"/>
                <w:hideMark/>
              </w:tcPr>
            </w:tcPrChange>
          </w:tcPr>
          <w:p w14:paraId="062623A9" w14:textId="77777777" w:rsidR="00036D0E" w:rsidRPr="00036D0E" w:rsidRDefault="00036D0E" w:rsidP="00245317">
            <w:pPr>
              <w:spacing w:after="0" w:line="240" w:lineRule="auto"/>
              <w:jc w:val="center"/>
              <w:rPr>
                <w:ins w:id="3400" w:author="David Dayan" w:date="2021-12-03T17:13:00Z"/>
                <w:rFonts w:ascii="Calibri" w:eastAsia="Times New Roman" w:hAnsi="Calibri" w:cs="Times New Roman"/>
                <w:color w:val="000000"/>
                <w:sz w:val="16"/>
                <w:szCs w:val="16"/>
              </w:rPr>
            </w:pPr>
            <w:ins w:id="34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02" w:author="David Dayan" w:date="2021-12-03T17:18:00Z">
              <w:tcPr>
                <w:tcW w:w="898" w:type="dxa"/>
                <w:tcBorders>
                  <w:top w:val="nil"/>
                  <w:left w:val="nil"/>
                  <w:bottom w:val="nil"/>
                  <w:right w:val="nil"/>
                </w:tcBorders>
                <w:shd w:val="clear" w:color="auto" w:fill="auto"/>
                <w:noWrap/>
                <w:vAlign w:val="bottom"/>
                <w:hideMark/>
              </w:tcPr>
            </w:tcPrChange>
          </w:tcPr>
          <w:p w14:paraId="0032C0CC" w14:textId="77777777" w:rsidR="00036D0E" w:rsidRPr="00036D0E" w:rsidRDefault="00036D0E" w:rsidP="00245317">
            <w:pPr>
              <w:spacing w:after="0" w:line="240" w:lineRule="auto"/>
              <w:jc w:val="center"/>
              <w:rPr>
                <w:ins w:id="3403" w:author="David Dayan" w:date="2021-12-03T17:13:00Z"/>
                <w:rFonts w:ascii="Calibri" w:eastAsia="Times New Roman" w:hAnsi="Calibri" w:cs="Times New Roman"/>
                <w:color w:val="000000"/>
                <w:sz w:val="16"/>
                <w:szCs w:val="16"/>
              </w:rPr>
            </w:pPr>
            <w:ins w:id="340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405" w:author="David Dayan" w:date="2021-12-03T17:18:00Z">
              <w:tcPr>
                <w:tcW w:w="902" w:type="dxa"/>
                <w:tcBorders>
                  <w:top w:val="nil"/>
                  <w:left w:val="nil"/>
                  <w:bottom w:val="nil"/>
                  <w:right w:val="nil"/>
                </w:tcBorders>
                <w:shd w:val="clear" w:color="auto" w:fill="auto"/>
                <w:noWrap/>
                <w:vAlign w:val="bottom"/>
                <w:hideMark/>
              </w:tcPr>
            </w:tcPrChange>
          </w:tcPr>
          <w:p w14:paraId="361B00A4" w14:textId="77777777" w:rsidR="00036D0E" w:rsidRPr="00036D0E" w:rsidRDefault="00036D0E" w:rsidP="00245317">
            <w:pPr>
              <w:spacing w:after="0" w:line="240" w:lineRule="auto"/>
              <w:jc w:val="center"/>
              <w:rPr>
                <w:ins w:id="3406" w:author="David Dayan" w:date="2021-12-03T17:13:00Z"/>
                <w:rFonts w:ascii="Calibri" w:eastAsia="Times New Roman" w:hAnsi="Calibri" w:cs="Times New Roman"/>
                <w:color w:val="000000"/>
                <w:sz w:val="16"/>
                <w:szCs w:val="16"/>
              </w:rPr>
            </w:pPr>
            <w:ins w:id="340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408" w:author="David Dayan" w:date="2021-12-03T17:18:00Z">
              <w:tcPr>
                <w:tcW w:w="2160" w:type="dxa"/>
                <w:tcBorders>
                  <w:top w:val="nil"/>
                  <w:left w:val="nil"/>
                  <w:bottom w:val="nil"/>
                  <w:right w:val="nil"/>
                </w:tcBorders>
                <w:shd w:val="clear" w:color="auto" w:fill="auto"/>
                <w:noWrap/>
                <w:vAlign w:val="bottom"/>
                <w:hideMark/>
              </w:tcPr>
            </w:tcPrChange>
          </w:tcPr>
          <w:p w14:paraId="44F465B3" w14:textId="77777777" w:rsidR="00036D0E" w:rsidRPr="00036D0E" w:rsidRDefault="00036D0E" w:rsidP="00245317">
            <w:pPr>
              <w:spacing w:after="0" w:line="240" w:lineRule="auto"/>
              <w:jc w:val="center"/>
              <w:rPr>
                <w:ins w:id="3409" w:author="David Dayan" w:date="2021-12-03T17:13:00Z"/>
                <w:rFonts w:ascii="Calibri" w:eastAsia="Times New Roman" w:hAnsi="Calibri" w:cs="Times New Roman"/>
                <w:color w:val="000000"/>
                <w:sz w:val="16"/>
                <w:szCs w:val="16"/>
              </w:rPr>
            </w:pPr>
            <w:ins w:id="341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411" w:author="David Dayan" w:date="2021-12-03T17:18:00Z">
              <w:tcPr>
                <w:tcW w:w="2876" w:type="dxa"/>
                <w:gridSpan w:val="2"/>
                <w:tcBorders>
                  <w:top w:val="nil"/>
                  <w:left w:val="nil"/>
                  <w:bottom w:val="nil"/>
                  <w:right w:val="nil"/>
                </w:tcBorders>
                <w:shd w:val="clear" w:color="auto" w:fill="auto"/>
                <w:noWrap/>
                <w:vAlign w:val="bottom"/>
                <w:hideMark/>
              </w:tcPr>
            </w:tcPrChange>
          </w:tcPr>
          <w:p w14:paraId="6EEE6F3F" w14:textId="77777777" w:rsidR="00036D0E" w:rsidRPr="00036D0E" w:rsidRDefault="00036D0E" w:rsidP="00245317">
            <w:pPr>
              <w:spacing w:after="0" w:line="240" w:lineRule="auto"/>
              <w:jc w:val="center"/>
              <w:rPr>
                <w:ins w:id="3412" w:author="David Dayan" w:date="2021-12-03T17:13:00Z"/>
                <w:rFonts w:ascii="Calibri" w:eastAsia="Times New Roman" w:hAnsi="Calibri" w:cs="Times New Roman"/>
                <w:color w:val="000000"/>
                <w:sz w:val="16"/>
                <w:szCs w:val="16"/>
              </w:rPr>
            </w:pPr>
            <w:ins w:id="341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414" w:author="David Dayan" w:date="2021-12-03T17:18:00Z">
              <w:tcPr>
                <w:tcW w:w="1426" w:type="dxa"/>
                <w:tcBorders>
                  <w:top w:val="nil"/>
                  <w:left w:val="nil"/>
                  <w:bottom w:val="nil"/>
                  <w:right w:val="nil"/>
                </w:tcBorders>
                <w:shd w:val="clear" w:color="auto" w:fill="auto"/>
                <w:noWrap/>
                <w:vAlign w:val="bottom"/>
                <w:hideMark/>
              </w:tcPr>
            </w:tcPrChange>
          </w:tcPr>
          <w:p w14:paraId="4C2EC151" w14:textId="77777777" w:rsidR="00036D0E" w:rsidRPr="00036D0E" w:rsidRDefault="00036D0E" w:rsidP="00245317">
            <w:pPr>
              <w:spacing w:after="0" w:line="240" w:lineRule="auto"/>
              <w:jc w:val="center"/>
              <w:rPr>
                <w:ins w:id="3415" w:author="David Dayan" w:date="2021-12-03T17:13:00Z"/>
                <w:rFonts w:ascii="Calibri" w:eastAsia="Times New Roman" w:hAnsi="Calibri" w:cs="Times New Roman"/>
                <w:color w:val="000000"/>
                <w:sz w:val="16"/>
                <w:szCs w:val="16"/>
              </w:rPr>
            </w:pPr>
            <w:ins w:id="3416" w:author="David Dayan" w:date="2021-12-03T17:13:00Z">
              <w:r w:rsidRPr="00036D0E">
                <w:rPr>
                  <w:rFonts w:ascii="Calibri" w:eastAsia="Times New Roman" w:hAnsi="Calibri" w:cs="Times New Roman"/>
                  <w:color w:val="000000"/>
                  <w:sz w:val="16"/>
                  <w:szCs w:val="16"/>
                </w:rPr>
                <w:t>heterozygote</w:t>
              </w:r>
            </w:ins>
          </w:p>
        </w:tc>
      </w:tr>
      <w:tr w:rsidR="00036D0E" w:rsidRPr="00036D0E" w14:paraId="44E03458" w14:textId="77777777" w:rsidTr="00245317">
        <w:trPr>
          <w:cantSplit/>
          <w:trHeight w:val="20"/>
          <w:ins w:id="3417" w:author="David Dayan" w:date="2021-12-03T17:13:00Z"/>
          <w:trPrChange w:id="34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19" w:author="David Dayan" w:date="2021-12-03T17:18:00Z">
              <w:tcPr>
                <w:tcW w:w="1563" w:type="dxa"/>
                <w:tcBorders>
                  <w:top w:val="nil"/>
                  <w:left w:val="nil"/>
                  <w:bottom w:val="nil"/>
                  <w:right w:val="nil"/>
                </w:tcBorders>
                <w:shd w:val="clear" w:color="auto" w:fill="auto"/>
                <w:noWrap/>
                <w:vAlign w:val="bottom"/>
                <w:hideMark/>
              </w:tcPr>
            </w:tcPrChange>
          </w:tcPr>
          <w:p w14:paraId="7D52EFB7" w14:textId="77777777" w:rsidR="00036D0E" w:rsidRPr="00036D0E" w:rsidRDefault="00036D0E" w:rsidP="00245317">
            <w:pPr>
              <w:spacing w:after="0" w:line="240" w:lineRule="auto"/>
              <w:jc w:val="center"/>
              <w:rPr>
                <w:ins w:id="3420" w:author="David Dayan" w:date="2021-12-03T17:13:00Z"/>
                <w:rFonts w:ascii="Calibri" w:eastAsia="Times New Roman" w:hAnsi="Calibri" w:cs="Times New Roman"/>
                <w:color w:val="000000"/>
                <w:sz w:val="16"/>
                <w:szCs w:val="16"/>
              </w:rPr>
            </w:pPr>
            <w:ins w:id="3421" w:author="David Dayan" w:date="2021-12-03T17:13:00Z">
              <w:r w:rsidRPr="00036D0E">
                <w:rPr>
                  <w:rFonts w:ascii="Calibri" w:eastAsia="Times New Roman" w:hAnsi="Calibri" w:cs="Times New Roman"/>
                  <w:color w:val="000000"/>
                  <w:sz w:val="16"/>
                  <w:szCs w:val="16"/>
                </w:rPr>
                <w:t>OtsAC20ROGR_0086</w:t>
              </w:r>
            </w:ins>
          </w:p>
        </w:tc>
        <w:tc>
          <w:tcPr>
            <w:tcW w:w="746" w:type="dxa"/>
            <w:tcBorders>
              <w:top w:val="nil"/>
              <w:left w:val="nil"/>
              <w:bottom w:val="nil"/>
              <w:right w:val="nil"/>
            </w:tcBorders>
            <w:shd w:val="clear" w:color="auto" w:fill="auto"/>
            <w:noWrap/>
            <w:vAlign w:val="bottom"/>
            <w:hideMark/>
            <w:tcPrChange w:id="3422" w:author="David Dayan" w:date="2021-12-03T17:18:00Z">
              <w:tcPr>
                <w:tcW w:w="746" w:type="dxa"/>
                <w:tcBorders>
                  <w:top w:val="nil"/>
                  <w:left w:val="nil"/>
                  <w:bottom w:val="nil"/>
                  <w:right w:val="nil"/>
                </w:tcBorders>
                <w:shd w:val="clear" w:color="auto" w:fill="auto"/>
                <w:noWrap/>
                <w:vAlign w:val="bottom"/>
                <w:hideMark/>
              </w:tcPr>
            </w:tcPrChange>
          </w:tcPr>
          <w:p w14:paraId="71C34453" w14:textId="77777777" w:rsidR="00036D0E" w:rsidRPr="00036D0E" w:rsidRDefault="00036D0E" w:rsidP="00245317">
            <w:pPr>
              <w:spacing w:after="0" w:line="240" w:lineRule="auto"/>
              <w:jc w:val="center"/>
              <w:rPr>
                <w:ins w:id="3423" w:author="David Dayan" w:date="2021-12-03T17:13:00Z"/>
                <w:rFonts w:ascii="Calibri" w:eastAsia="Times New Roman" w:hAnsi="Calibri" w:cs="Times New Roman"/>
                <w:color w:val="000000"/>
                <w:sz w:val="16"/>
                <w:szCs w:val="16"/>
              </w:rPr>
            </w:pPr>
            <w:ins w:id="3424" w:author="David Dayan" w:date="2021-12-03T17:13:00Z">
              <w:r w:rsidRPr="00036D0E">
                <w:rPr>
                  <w:rFonts w:ascii="Calibri" w:eastAsia="Times New Roman" w:hAnsi="Calibri" w:cs="Times New Roman"/>
                  <w:color w:val="000000"/>
                  <w:sz w:val="16"/>
                  <w:szCs w:val="16"/>
                </w:rPr>
                <w:t>8/12/20</w:t>
              </w:r>
            </w:ins>
          </w:p>
        </w:tc>
        <w:tc>
          <w:tcPr>
            <w:tcW w:w="599" w:type="dxa"/>
            <w:tcBorders>
              <w:top w:val="nil"/>
              <w:left w:val="nil"/>
              <w:bottom w:val="nil"/>
              <w:right w:val="nil"/>
            </w:tcBorders>
            <w:shd w:val="clear" w:color="auto" w:fill="auto"/>
            <w:noWrap/>
            <w:vAlign w:val="bottom"/>
            <w:hideMark/>
            <w:tcPrChange w:id="3425" w:author="David Dayan" w:date="2021-12-03T17:18:00Z">
              <w:tcPr>
                <w:tcW w:w="599" w:type="dxa"/>
                <w:tcBorders>
                  <w:top w:val="nil"/>
                  <w:left w:val="nil"/>
                  <w:bottom w:val="nil"/>
                  <w:right w:val="nil"/>
                </w:tcBorders>
                <w:shd w:val="clear" w:color="auto" w:fill="auto"/>
                <w:noWrap/>
                <w:vAlign w:val="bottom"/>
                <w:hideMark/>
              </w:tcPr>
            </w:tcPrChange>
          </w:tcPr>
          <w:p w14:paraId="6B21264D" w14:textId="77777777" w:rsidR="00036D0E" w:rsidRPr="00036D0E" w:rsidRDefault="00036D0E" w:rsidP="00245317">
            <w:pPr>
              <w:spacing w:after="0" w:line="240" w:lineRule="auto"/>
              <w:jc w:val="center"/>
              <w:rPr>
                <w:ins w:id="3426" w:author="David Dayan" w:date="2021-12-03T17:13:00Z"/>
                <w:rFonts w:ascii="Calibri" w:eastAsia="Times New Roman" w:hAnsi="Calibri" w:cs="Times New Roman"/>
                <w:color w:val="000000"/>
                <w:sz w:val="16"/>
                <w:szCs w:val="16"/>
              </w:rPr>
            </w:pPr>
            <w:ins w:id="3427" w:author="David Dayan" w:date="2021-12-03T17:13:00Z">
              <w:r w:rsidRPr="00036D0E">
                <w:rPr>
                  <w:rFonts w:ascii="Calibri" w:eastAsia="Times New Roman" w:hAnsi="Calibri" w:cs="Times New Roman"/>
                  <w:color w:val="000000"/>
                  <w:sz w:val="16"/>
                  <w:szCs w:val="16"/>
                </w:rPr>
                <w:t>225</w:t>
              </w:r>
            </w:ins>
          </w:p>
        </w:tc>
        <w:tc>
          <w:tcPr>
            <w:tcW w:w="1142" w:type="dxa"/>
            <w:tcBorders>
              <w:top w:val="nil"/>
              <w:left w:val="nil"/>
              <w:bottom w:val="nil"/>
              <w:right w:val="nil"/>
            </w:tcBorders>
            <w:shd w:val="clear" w:color="auto" w:fill="auto"/>
            <w:noWrap/>
            <w:vAlign w:val="bottom"/>
            <w:hideMark/>
            <w:tcPrChange w:id="3428" w:author="David Dayan" w:date="2021-12-03T17:18:00Z">
              <w:tcPr>
                <w:tcW w:w="1142" w:type="dxa"/>
                <w:tcBorders>
                  <w:top w:val="nil"/>
                  <w:left w:val="nil"/>
                  <w:bottom w:val="nil"/>
                  <w:right w:val="nil"/>
                </w:tcBorders>
                <w:shd w:val="clear" w:color="auto" w:fill="auto"/>
                <w:noWrap/>
                <w:vAlign w:val="bottom"/>
                <w:hideMark/>
              </w:tcPr>
            </w:tcPrChange>
          </w:tcPr>
          <w:p w14:paraId="71C74571" w14:textId="77777777" w:rsidR="00036D0E" w:rsidRPr="00036D0E" w:rsidRDefault="00036D0E" w:rsidP="00245317">
            <w:pPr>
              <w:spacing w:after="0" w:line="240" w:lineRule="auto"/>
              <w:jc w:val="center"/>
              <w:rPr>
                <w:ins w:id="3429" w:author="David Dayan" w:date="2021-12-03T17:13:00Z"/>
                <w:rFonts w:ascii="Calibri" w:eastAsia="Times New Roman" w:hAnsi="Calibri" w:cs="Times New Roman"/>
                <w:color w:val="000000"/>
                <w:sz w:val="16"/>
                <w:szCs w:val="16"/>
              </w:rPr>
            </w:pPr>
            <w:ins w:id="34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31" w:author="David Dayan" w:date="2021-12-03T17:18:00Z">
              <w:tcPr>
                <w:tcW w:w="1440" w:type="dxa"/>
                <w:tcBorders>
                  <w:top w:val="nil"/>
                  <w:left w:val="nil"/>
                  <w:bottom w:val="nil"/>
                  <w:right w:val="nil"/>
                </w:tcBorders>
                <w:shd w:val="clear" w:color="auto" w:fill="auto"/>
                <w:noWrap/>
                <w:vAlign w:val="bottom"/>
                <w:hideMark/>
              </w:tcPr>
            </w:tcPrChange>
          </w:tcPr>
          <w:p w14:paraId="04BFE86E" w14:textId="77777777" w:rsidR="00036D0E" w:rsidRPr="00036D0E" w:rsidRDefault="00036D0E" w:rsidP="00245317">
            <w:pPr>
              <w:spacing w:after="0" w:line="240" w:lineRule="auto"/>
              <w:jc w:val="center"/>
              <w:rPr>
                <w:ins w:id="3432" w:author="David Dayan" w:date="2021-12-03T17:13:00Z"/>
                <w:rFonts w:ascii="Calibri" w:eastAsia="Times New Roman" w:hAnsi="Calibri" w:cs="Times New Roman"/>
                <w:color w:val="000000"/>
                <w:sz w:val="16"/>
                <w:szCs w:val="16"/>
              </w:rPr>
            </w:pPr>
            <w:ins w:id="34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34" w:author="David Dayan" w:date="2021-12-03T17:18:00Z">
              <w:tcPr>
                <w:tcW w:w="1530" w:type="dxa"/>
                <w:tcBorders>
                  <w:top w:val="nil"/>
                  <w:left w:val="nil"/>
                  <w:bottom w:val="nil"/>
                  <w:right w:val="nil"/>
                </w:tcBorders>
                <w:shd w:val="clear" w:color="auto" w:fill="auto"/>
                <w:noWrap/>
                <w:vAlign w:val="bottom"/>
                <w:hideMark/>
              </w:tcPr>
            </w:tcPrChange>
          </w:tcPr>
          <w:p w14:paraId="5144787C" w14:textId="77777777" w:rsidR="00036D0E" w:rsidRPr="00036D0E" w:rsidRDefault="00036D0E" w:rsidP="00245317">
            <w:pPr>
              <w:spacing w:after="0" w:line="240" w:lineRule="auto"/>
              <w:jc w:val="center"/>
              <w:rPr>
                <w:ins w:id="3435" w:author="David Dayan" w:date="2021-12-03T17:13:00Z"/>
                <w:rFonts w:ascii="Calibri" w:eastAsia="Times New Roman" w:hAnsi="Calibri" w:cs="Times New Roman"/>
                <w:color w:val="000000"/>
                <w:sz w:val="16"/>
                <w:szCs w:val="16"/>
              </w:rPr>
            </w:pPr>
            <w:ins w:id="34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37" w:author="David Dayan" w:date="2021-12-03T17:18:00Z">
              <w:tcPr>
                <w:tcW w:w="898" w:type="dxa"/>
                <w:tcBorders>
                  <w:top w:val="nil"/>
                  <w:left w:val="nil"/>
                  <w:bottom w:val="nil"/>
                  <w:right w:val="nil"/>
                </w:tcBorders>
                <w:shd w:val="clear" w:color="auto" w:fill="auto"/>
                <w:noWrap/>
                <w:vAlign w:val="bottom"/>
                <w:hideMark/>
              </w:tcPr>
            </w:tcPrChange>
          </w:tcPr>
          <w:p w14:paraId="4ACF138C" w14:textId="77777777" w:rsidR="00036D0E" w:rsidRPr="00036D0E" w:rsidRDefault="00036D0E" w:rsidP="00245317">
            <w:pPr>
              <w:spacing w:after="0" w:line="240" w:lineRule="auto"/>
              <w:jc w:val="center"/>
              <w:rPr>
                <w:ins w:id="3438" w:author="David Dayan" w:date="2021-12-03T17:13:00Z"/>
                <w:rFonts w:ascii="Calibri" w:eastAsia="Times New Roman" w:hAnsi="Calibri" w:cs="Times New Roman"/>
                <w:color w:val="000000"/>
                <w:sz w:val="16"/>
                <w:szCs w:val="16"/>
              </w:rPr>
            </w:pPr>
            <w:ins w:id="34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440" w:author="David Dayan" w:date="2021-12-03T17:18:00Z">
              <w:tcPr>
                <w:tcW w:w="902" w:type="dxa"/>
                <w:tcBorders>
                  <w:top w:val="nil"/>
                  <w:left w:val="nil"/>
                  <w:bottom w:val="nil"/>
                  <w:right w:val="nil"/>
                </w:tcBorders>
                <w:shd w:val="clear" w:color="auto" w:fill="auto"/>
                <w:noWrap/>
                <w:vAlign w:val="bottom"/>
                <w:hideMark/>
              </w:tcPr>
            </w:tcPrChange>
          </w:tcPr>
          <w:p w14:paraId="052DCE49" w14:textId="77777777" w:rsidR="00036D0E" w:rsidRPr="00036D0E" w:rsidRDefault="00036D0E" w:rsidP="00245317">
            <w:pPr>
              <w:spacing w:after="0" w:line="240" w:lineRule="auto"/>
              <w:jc w:val="center"/>
              <w:rPr>
                <w:ins w:id="3441" w:author="David Dayan" w:date="2021-12-03T17:13:00Z"/>
                <w:rFonts w:ascii="Calibri" w:eastAsia="Times New Roman" w:hAnsi="Calibri" w:cs="Times New Roman"/>
                <w:color w:val="000000"/>
                <w:sz w:val="16"/>
                <w:szCs w:val="16"/>
              </w:rPr>
            </w:pPr>
            <w:ins w:id="34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443" w:author="David Dayan" w:date="2021-12-03T17:18:00Z">
              <w:tcPr>
                <w:tcW w:w="2160" w:type="dxa"/>
                <w:tcBorders>
                  <w:top w:val="nil"/>
                  <w:left w:val="nil"/>
                  <w:bottom w:val="nil"/>
                  <w:right w:val="nil"/>
                </w:tcBorders>
                <w:shd w:val="clear" w:color="auto" w:fill="auto"/>
                <w:noWrap/>
                <w:vAlign w:val="bottom"/>
                <w:hideMark/>
              </w:tcPr>
            </w:tcPrChange>
          </w:tcPr>
          <w:p w14:paraId="494F73A0" w14:textId="77777777" w:rsidR="00036D0E" w:rsidRPr="00036D0E" w:rsidRDefault="00036D0E" w:rsidP="00245317">
            <w:pPr>
              <w:spacing w:after="0" w:line="240" w:lineRule="auto"/>
              <w:jc w:val="center"/>
              <w:rPr>
                <w:ins w:id="3444" w:author="David Dayan" w:date="2021-12-03T17:13:00Z"/>
                <w:rFonts w:ascii="Calibri" w:eastAsia="Times New Roman" w:hAnsi="Calibri" w:cs="Times New Roman"/>
                <w:color w:val="000000"/>
                <w:sz w:val="16"/>
                <w:szCs w:val="16"/>
              </w:rPr>
            </w:pPr>
            <w:ins w:id="34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446" w:author="David Dayan" w:date="2021-12-03T17:18:00Z">
              <w:tcPr>
                <w:tcW w:w="2876" w:type="dxa"/>
                <w:gridSpan w:val="2"/>
                <w:tcBorders>
                  <w:top w:val="nil"/>
                  <w:left w:val="nil"/>
                  <w:bottom w:val="nil"/>
                  <w:right w:val="nil"/>
                </w:tcBorders>
                <w:shd w:val="clear" w:color="auto" w:fill="auto"/>
                <w:noWrap/>
                <w:vAlign w:val="bottom"/>
                <w:hideMark/>
              </w:tcPr>
            </w:tcPrChange>
          </w:tcPr>
          <w:p w14:paraId="0813A84E" w14:textId="77777777" w:rsidR="00036D0E" w:rsidRPr="00036D0E" w:rsidRDefault="00036D0E" w:rsidP="00245317">
            <w:pPr>
              <w:spacing w:after="0" w:line="240" w:lineRule="auto"/>
              <w:jc w:val="center"/>
              <w:rPr>
                <w:ins w:id="3447" w:author="David Dayan" w:date="2021-12-03T17:13:00Z"/>
                <w:rFonts w:ascii="Calibri" w:eastAsia="Times New Roman" w:hAnsi="Calibri" w:cs="Times New Roman"/>
                <w:color w:val="000000"/>
                <w:sz w:val="16"/>
                <w:szCs w:val="16"/>
              </w:rPr>
            </w:pPr>
            <w:ins w:id="34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449" w:author="David Dayan" w:date="2021-12-03T17:18:00Z">
              <w:tcPr>
                <w:tcW w:w="1426" w:type="dxa"/>
                <w:tcBorders>
                  <w:top w:val="nil"/>
                  <w:left w:val="nil"/>
                  <w:bottom w:val="nil"/>
                  <w:right w:val="nil"/>
                </w:tcBorders>
                <w:shd w:val="clear" w:color="auto" w:fill="auto"/>
                <w:noWrap/>
                <w:vAlign w:val="bottom"/>
                <w:hideMark/>
              </w:tcPr>
            </w:tcPrChange>
          </w:tcPr>
          <w:p w14:paraId="752C7061" w14:textId="77777777" w:rsidR="00036D0E" w:rsidRPr="00036D0E" w:rsidRDefault="00036D0E" w:rsidP="00245317">
            <w:pPr>
              <w:spacing w:after="0" w:line="240" w:lineRule="auto"/>
              <w:jc w:val="center"/>
              <w:rPr>
                <w:ins w:id="3450" w:author="David Dayan" w:date="2021-12-03T17:13:00Z"/>
                <w:rFonts w:ascii="Calibri" w:eastAsia="Times New Roman" w:hAnsi="Calibri" w:cs="Times New Roman"/>
                <w:color w:val="000000"/>
                <w:sz w:val="16"/>
                <w:szCs w:val="16"/>
              </w:rPr>
            </w:pPr>
            <w:ins w:id="34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607C655" w14:textId="77777777" w:rsidTr="00245317">
        <w:trPr>
          <w:cantSplit/>
          <w:trHeight w:val="20"/>
          <w:ins w:id="3452" w:author="David Dayan" w:date="2021-12-03T17:13:00Z"/>
          <w:trPrChange w:id="34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54" w:author="David Dayan" w:date="2021-12-03T17:18:00Z">
              <w:tcPr>
                <w:tcW w:w="1563" w:type="dxa"/>
                <w:tcBorders>
                  <w:top w:val="nil"/>
                  <w:left w:val="nil"/>
                  <w:bottom w:val="nil"/>
                  <w:right w:val="nil"/>
                </w:tcBorders>
                <w:shd w:val="clear" w:color="auto" w:fill="auto"/>
                <w:noWrap/>
                <w:vAlign w:val="bottom"/>
                <w:hideMark/>
              </w:tcPr>
            </w:tcPrChange>
          </w:tcPr>
          <w:p w14:paraId="6844FE97" w14:textId="77777777" w:rsidR="00036D0E" w:rsidRPr="00036D0E" w:rsidRDefault="00036D0E" w:rsidP="00245317">
            <w:pPr>
              <w:spacing w:after="0" w:line="240" w:lineRule="auto"/>
              <w:jc w:val="center"/>
              <w:rPr>
                <w:ins w:id="3455" w:author="David Dayan" w:date="2021-12-03T17:13:00Z"/>
                <w:rFonts w:ascii="Calibri" w:eastAsia="Times New Roman" w:hAnsi="Calibri" w:cs="Times New Roman"/>
                <w:color w:val="000000"/>
                <w:sz w:val="16"/>
                <w:szCs w:val="16"/>
              </w:rPr>
            </w:pPr>
            <w:ins w:id="3456" w:author="David Dayan" w:date="2021-12-03T17:13:00Z">
              <w:r w:rsidRPr="00036D0E">
                <w:rPr>
                  <w:rFonts w:ascii="Calibri" w:eastAsia="Times New Roman" w:hAnsi="Calibri" w:cs="Times New Roman"/>
                  <w:color w:val="000000"/>
                  <w:sz w:val="16"/>
                  <w:szCs w:val="16"/>
                </w:rPr>
                <w:t>OtsAC20ROGR_0087</w:t>
              </w:r>
            </w:ins>
          </w:p>
        </w:tc>
        <w:tc>
          <w:tcPr>
            <w:tcW w:w="746" w:type="dxa"/>
            <w:tcBorders>
              <w:top w:val="nil"/>
              <w:left w:val="nil"/>
              <w:bottom w:val="nil"/>
              <w:right w:val="nil"/>
            </w:tcBorders>
            <w:shd w:val="clear" w:color="auto" w:fill="auto"/>
            <w:noWrap/>
            <w:vAlign w:val="bottom"/>
            <w:hideMark/>
            <w:tcPrChange w:id="3457" w:author="David Dayan" w:date="2021-12-03T17:18:00Z">
              <w:tcPr>
                <w:tcW w:w="746" w:type="dxa"/>
                <w:tcBorders>
                  <w:top w:val="nil"/>
                  <w:left w:val="nil"/>
                  <w:bottom w:val="nil"/>
                  <w:right w:val="nil"/>
                </w:tcBorders>
                <w:shd w:val="clear" w:color="auto" w:fill="auto"/>
                <w:noWrap/>
                <w:vAlign w:val="bottom"/>
                <w:hideMark/>
              </w:tcPr>
            </w:tcPrChange>
          </w:tcPr>
          <w:p w14:paraId="39E7D2E7" w14:textId="77777777" w:rsidR="00036D0E" w:rsidRPr="00036D0E" w:rsidRDefault="00036D0E" w:rsidP="00245317">
            <w:pPr>
              <w:spacing w:after="0" w:line="240" w:lineRule="auto"/>
              <w:jc w:val="center"/>
              <w:rPr>
                <w:ins w:id="3458" w:author="David Dayan" w:date="2021-12-03T17:13:00Z"/>
                <w:rFonts w:ascii="Calibri" w:eastAsia="Times New Roman" w:hAnsi="Calibri" w:cs="Times New Roman"/>
                <w:color w:val="000000"/>
                <w:sz w:val="16"/>
                <w:szCs w:val="16"/>
              </w:rPr>
            </w:pPr>
            <w:ins w:id="3459" w:author="David Dayan" w:date="2021-12-03T17:13:00Z">
              <w:r w:rsidRPr="00036D0E">
                <w:rPr>
                  <w:rFonts w:ascii="Calibri" w:eastAsia="Times New Roman" w:hAnsi="Calibri" w:cs="Times New Roman"/>
                  <w:color w:val="000000"/>
                  <w:sz w:val="16"/>
                  <w:szCs w:val="16"/>
                </w:rPr>
                <w:t>8/12/20</w:t>
              </w:r>
            </w:ins>
          </w:p>
        </w:tc>
        <w:tc>
          <w:tcPr>
            <w:tcW w:w="599" w:type="dxa"/>
            <w:tcBorders>
              <w:top w:val="nil"/>
              <w:left w:val="nil"/>
              <w:bottom w:val="nil"/>
              <w:right w:val="nil"/>
            </w:tcBorders>
            <w:shd w:val="clear" w:color="auto" w:fill="auto"/>
            <w:noWrap/>
            <w:vAlign w:val="bottom"/>
            <w:hideMark/>
            <w:tcPrChange w:id="3460" w:author="David Dayan" w:date="2021-12-03T17:18:00Z">
              <w:tcPr>
                <w:tcW w:w="599" w:type="dxa"/>
                <w:tcBorders>
                  <w:top w:val="nil"/>
                  <w:left w:val="nil"/>
                  <w:bottom w:val="nil"/>
                  <w:right w:val="nil"/>
                </w:tcBorders>
                <w:shd w:val="clear" w:color="auto" w:fill="auto"/>
                <w:noWrap/>
                <w:vAlign w:val="bottom"/>
                <w:hideMark/>
              </w:tcPr>
            </w:tcPrChange>
          </w:tcPr>
          <w:p w14:paraId="0D92BEEA" w14:textId="77777777" w:rsidR="00036D0E" w:rsidRPr="00036D0E" w:rsidRDefault="00036D0E" w:rsidP="00245317">
            <w:pPr>
              <w:spacing w:after="0" w:line="240" w:lineRule="auto"/>
              <w:jc w:val="center"/>
              <w:rPr>
                <w:ins w:id="3461" w:author="David Dayan" w:date="2021-12-03T17:13:00Z"/>
                <w:rFonts w:ascii="Calibri" w:eastAsia="Times New Roman" w:hAnsi="Calibri" w:cs="Times New Roman"/>
                <w:color w:val="000000"/>
                <w:sz w:val="16"/>
                <w:szCs w:val="16"/>
              </w:rPr>
            </w:pPr>
            <w:ins w:id="3462" w:author="David Dayan" w:date="2021-12-03T17:13:00Z">
              <w:r w:rsidRPr="00036D0E">
                <w:rPr>
                  <w:rFonts w:ascii="Calibri" w:eastAsia="Times New Roman" w:hAnsi="Calibri" w:cs="Times New Roman"/>
                  <w:color w:val="000000"/>
                  <w:sz w:val="16"/>
                  <w:szCs w:val="16"/>
                </w:rPr>
                <w:t>225</w:t>
              </w:r>
            </w:ins>
          </w:p>
        </w:tc>
        <w:tc>
          <w:tcPr>
            <w:tcW w:w="1142" w:type="dxa"/>
            <w:tcBorders>
              <w:top w:val="nil"/>
              <w:left w:val="nil"/>
              <w:bottom w:val="nil"/>
              <w:right w:val="nil"/>
            </w:tcBorders>
            <w:shd w:val="clear" w:color="auto" w:fill="auto"/>
            <w:noWrap/>
            <w:vAlign w:val="bottom"/>
            <w:hideMark/>
            <w:tcPrChange w:id="3463" w:author="David Dayan" w:date="2021-12-03T17:18:00Z">
              <w:tcPr>
                <w:tcW w:w="1142" w:type="dxa"/>
                <w:tcBorders>
                  <w:top w:val="nil"/>
                  <w:left w:val="nil"/>
                  <w:bottom w:val="nil"/>
                  <w:right w:val="nil"/>
                </w:tcBorders>
                <w:shd w:val="clear" w:color="auto" w:fill="auto"/>
                <w:noWrap/>
                <w:vAlign w:val="bottom"/>
                <w:hideMark/>
              </w:tcPr>
            </w:tcPrChange>
          </w:tcPr>
          <w:p w14:paraId="51B2C610" w14:textId="77777777" w:rsidR="00036D0E" w:rsidRPr="00036D0E" w:rsidRDefault="00036D0E" w:rsidP="00245317">
            <w:pPr>
              <w:spacing w:after="0" w:line="240" w:lineRule="auto"/>
              <w:jc w:val="center"/>
              <w:rPr>
                <w:ins w:id="3464" w:author="David Dayan" w:date="2021-12-03T17:13:00Z"/>
                <w:rFonts w:ascii="Calibri" w:eastAsia="Times New Roman" w:hAnsi="Calibri" w:cs="Times New Roman"/>
                <w:color w:val="000000"/>
                <w:sz w:val="16"/>
                <w:szCs w:val="16"/>
              </w:rPr>
            </w:pPr>
            <w:ins w:id="34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466" w:author="David Dayan" w:date="2021-12-03T17:18:00Z">
              <w:tcPr>
                <w:tcW w:w="1440" w:type="dxa"/>
                <w:tcBorders>
                  <w:top w:val="nil"/>
                  <w:left w:val="nil"/>
                  <w:bottom w:val="nil"/>
                  <w:right w:val="nil"/>
                </w:tcBorders>
                <w:shd w:val="clear" w:color="auto" w:fill="auto"/>
                <w:noWrap/>
                <w:vAlign w:val="bottom"/>
                <w:hideMark/>
              </w:tcPr>
            </w:tcPrChange>
          </w:tcPr>
          <w:p w14:paraId="52653059" w14:textId="77777777" w:rsidR="00036D0E" w:rsidRPr="00036D0E" w:rsidRDefault="00036D0E" w:rsidP="00245317">
            <w:pPr>
              <w:spacing w:after="0" w:line="240" w:lineRule="auto"/>
              <w:jc w:val="center"/>
              <w:rPr>
                <w:ins w:id="3467" w:author="David Dayan" w:date="2021-12-03T17:13:00Z"/>
                <w:rFonts w:ascii="Calibri" w:eastAsia="Times New Roman" w:hAnsi="Calibri" w:cs="Times New Roman"/>
                <w:color w:val="000000"/>
                <w:sz w:val="16"/>
                <w:szCs w:val="16"/>
              </w:rPr>
            </w:pPr>
            <w:ins w:id="34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469" w:author="David Dayan" w:date="2021-12-03T17:18:00Z">
              <w:tcPr>
                <w:tcW w:w="1530" w:type="dxa"/>
                <w:tcBorders>
                  <w:top w:val="nil"/>
                  <w:left w:val="nil"/>
                  <w:bottom w:val="nil"/>
                  <w:right w:val="nil"/>
                </w:tcBorders>
                <w:shd w:val="clear" w:color="auto" w:fill="auto"/>
                <w:noWrap/>
                <w:vAlign w:val="bottom"/>
                <w:hideMark/>
              </w:tcPr>
            </w:tcPrChange>
          </w:tcPr>
          <w:p w14:paraId="0EFCACB0" w14:textId="77777777" w:rsidR="00036D0E" w:rsidRPr="00036D0E" w:rsidRDefault="00036D0E" w:rsidP="00245317">
            <w:pPr>
              <w:spacing w:after="0" w:line="240" w:lineRule="auto"/>
              <w:jc w:val="center"/>
              <w:rPr>
                <w:ins w:id="3470" w:author="David Dayan" w:date="2021-12-03T17:13:00Z"/>
                <w:rFonts w:ascii="Calibri" w:eastAsia="Times New Roman" w:hAnsi="Calibri" w:cs="Times New Roman"/>
                <w:color w:val="000000"/>
                <w:sz w:val="16"/>
                <w:szCs w:val="16"/>
              </w:rPr>
            </w:pPr>
            <w:ins w:id="34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472" w:author="David Dayan" w:date="2021-12-03T17:18:00Z">
              <w:tcPr>
                <w:tcW w:w="898" w:type="dxa"/>
                <w:tcBorders>
                  <w:top w:val="nil"/>
                  <w:left w:val="nil"/>
                  <w:bottom w:val="nil"/>
                  <w:right w:val="nil"/>
                </w:tcBorders>
                <w:shd w:val="clear" w:color="auto" w:fill="auto"/>
                <w:noWrap/>
                <w:vAlign w:val="bottom"/>
                <w:hideMark/>
              </w:tcPr>
            </w:tcPrChange>
          </w:tcPr>
          <w:p w14:paraId="0E799410" w14:textId="77777777" w:rsidR="00036D0E" w:rsidRPr="00036D0E" w:rsidRDefault="00036D0E" w:rsidP="00245317">
            <w:pPr>
              <w:spacing w:after="0" w:line="240" w:lineRule="auto"/>
              <w:jc w:val="center"/>
              <w:rPr>
                <w:ins w:id="3473" w:author="David Dayan" w:date="2021-12-03T17:13:00Z"/>
                <w:rFonts w:ascii="Calibri" w:eastAsia="Times New Roman" w:hAnsi="Calibri" w:cs="Times New Roman"/>
                <w:color w:val="000000"/>
                <w:sz w:val="16"/>
                <w:szCs w:val="16"/>
              </w:rPr>
            </w:pPr>
            <w:ins w:id="34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475" w:author="David Dayan" w:date="2021-12-03T17:18:00Z">
              <w:tcPr>
                <w:tcW w:w="902" w:type="dxa"/>
                <w:tcBorders>
                  <w:top w:val="nil"/>
                  <w:left w:val="nil"/>
                  <w:bottom w:val="nil"/>
                  <w:right w:val="nil"/>
                </w:tcBorders>
                <w:shd w:val="clear" w:color="auto" w:fill="auto"/>
                <w:noWrap/>
                <w:vAlign w:val="bottom"/>
                <w:hideMark/>
              </w:tcPr>
            </w:tcPrChange>
          </w:tcPr>
          <w:p w14:paraId="6931DF29" w14:textId="77777777" w:rsidR="00036D0E" w:rsidRPr="00036D0E" w:rsidRDefault="00036D0E" w:rsidP="00245317">
            <w:pPr>
              <w:spacing w:after="0" w:line="240" w:lineRule="auto"/>
              <w:jc w:val="center"/>
              <w:rPr>
                <w:ins w:id="3476" w:author="David Dayan" w:date="2021-12-03T17:13:00Z"/>
                <w:rFonts w:ascii="Calibri" w:eastAsia="Times New Roman" w:hAnsi="Calibri" w:cs="Times New Roman"/>
                <w:color w:val="000000"/>
                <w:sz w:val="16"/>
                <w:szCs w:val="16"/>
              </w:rPr>
            </w:pPr>
            <w:ins w:id="34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478" w:author="David Dayan" w:date="2021-12-03T17:18:00Z">
              <w:tcPr>
                <w:tcW w:w="2160" w:type="dxa"/>
                <w:tcBorders>
                  <w:top w:val="nil"/>
                  <w:left w:val="nil"/>
                  <w:bottom w:val="nil"/>
                  <w:right w:val="nil"/>
                </w:tcBorders>
                <w:shd w:val="clear" w:color="auto" w:fill="auto"/>
                <w:noWrap/>
                <w:vAlign w:val="bottom"/>
                <w:hideMark/>
              </w:tcPr>
            </w:tcPrChange>
          </w:tcPr>
          <w:p w14:paraId="394B0E52" w14:textId="77777777" w:rsidR="00036D0E" w:rsidRPr="00036D0E" w:rsidRDefault="00036D0E" w:rsidP="00245317">
            <w:pPr>
              <w:spacing w:after="0" w:line="240" w:lineRule="auto"/>
              <w:jc w:val="center"/>
              <w:rPr>
                <w:ins w:id="3479" w:author="David Dayan" w:date="2021-12-03T17:13:00Z"/>
                <w:rFonts w:ascii="Calibri" w:eastAsia="Times New Roman" w:hAnsi="Calibri" w:cs="Times New Roman"/>
                <w:color w:val="000000"/>
                <w:sz w:val="16"/>
                <w:szCs w:val="16"/>
              </w:rPr>
            </w:pPr>
            <w:ins w:id="34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481" w:author="David Dayan" w:date="2021-12-03T17:18:00Z">
              <w:tcPr>
                <w:tcW w:w="2876" w:type="dxa"/>
                <w:gridSpan w:val="2"/>
                <w:tcBorders>
                  <w:top w:val="nil"/>
                  <w:left w:val="nil"/>
                  <w:bottom w:val="nil"/>
                  <w:right w:val="nil"/>
                </w:tcBorders>
                <w:shd w:val="clear" w:color="auto" w:fill="auto"/>
                <w:noWrap/>
                <w:vAlign w:val="bottom"/>
                <w:hideMark/>
              </w:tcPr>
            </w:tcPrChange>
          </w:tcPr>
          <w:p w14:paraId="0F71453F" w14:textId="77777777" w:rsidR="00036D0E" w:rsidRPr="00036D0E" w:rsidRDefault="00036D0E" w:rsidP="00245317">
            <w:pPr>
              <w:spacing w:after="0" w:line="240" w:lineRule="auto"/>
              <w:jc w:val="center"/>
              <w:rPr>
                <w:ins w:id="3482" w:author="David Dayan" w:date="2021-12-03T17:13:00Z"/>
                <w:rFonts w:ascii="Calibri" w:eastAsia="Times New Roman" w:hAnsi="Calibri" w:cs="Times New Roman"/>
                <w:color w:val="000000"/>
                <w:sz w:val="16"/>
                <w:szCs w:val="16"/>
              </w:rPr>
            </w:pPr>
            <w:ins w:id="34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484" w:author="David Dayan" w:date="2021-12-03T17:18:00Z">
              <w:tcPr>
                <w:tcW w:w="1426" w:type="dxa"/>
                <w:tcBorders>
                  <w:top w:val="nil"/>
                  <w:left w:val="nil"/>
                  <w:bottom w:val="nil"/>
                  <w:right w:val="nil"/>
                </w:tcBorders>
                <w:shd w:val="clear" w:color="auto" w:fill="auto"/>
                <w:noWrap/>
                <w:vAlign w:val="bottom"/>
                <w:hideMark/>
              </w:tcPr>
            </w:tcPrChange>
          </w:tcPr>
          <w:p w14:paraId="077A331E" w14:textId="77777777" w:rsidR="00036D0E" w:rsidRPr="00036D0E" w:rsidRDefault="00036D0E" w:rsidP="00245317">
            <w:pPr>
              <w:spacing w:after="0" w:line="240" w:lineRule="auto"/>
              <w:jc w:val="center"/>
              <w:rPr>
                <w:ins w:id="3485" w:author="David Dayan" w:date="2021-12-03T17:13:00Z"/>
                <w:rFonts w:ascii="Calibri" w:eastAsia="Times New Roman" w:hAnsi="Calibri" w:cs="Times New Roman"/>
                <w:color w:val="000000"/>
                <w:sz w:val="16"/>
                <w:szCs w:val="16"/>
              </w:rPr>
            </w:pPr>
            <w:ins w:id="34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3F97299" w14:textId="77777777" w:rsidTr="00245317">
        <w:trPr>
          <w:cantSplit/>
          <w:trHeight w:val="20"/>
          <w:ins w:id="3487" w:author="David Dayan" w:date="2021-12-03T17:13:00Z"/>
          <w:trPrChange w:id="34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489" w:author="David Dayan" w:date="2021-12-03T17:18:00Z">
              <w:tcPr>
                <w:tcW w:w="1563" w:type="dxa"/>
                <w:tcBorders>
                  <w:top w:val="nil"/>
                  <w:left w:val="nil"/>
                  <w:bottom w:val="nil"/>
                  <w:right w:val="nil"/>
                </w:tcBorders>
                <w:shd w:val="clear" w:color="auto" w:fill="auto"/>
                <w:noWrap/>
                <w:vAlign w:val="bottom"/>
                <w:hideMark/>
              </w:tcPr>
            </w:tcPrChange>
          </w:tcPr>
          <w:p w14:paraId="2350B32D" w14:textId="77777777" w:rsidR="00036D0E" w:rsidRPr="00036D0E" w:rsidRDefault="00036D0E" w:rsidP="00245317">
            <w:pPr>
              <w:spacing w:after="0" w:line="240" w:lineRule="auto"/>
              <w:jc w:val="center"/>
              <w:rPr>
                <w:ins w:id="3490" w:author="David Dayan" w:date="2021-12-03T17:13:00Z"/>
                <w:rFonts w:ascii="Calibri" w:eastAsia="Times New Roman" w:hAnsi="Calibri" w:cs="Times New Roman"/>
                <w:color w:val="000000"/>
                <w:sz w:val="16"/>
                <w:szCs w:val="16"/>
              </w:rPr>
            </w:pPr>
            <w:ins w:id="3491" w:author="David Dayan" w:date="2021-12-03T17:13:00Z">
              <w:r w:rsidRPr="00036D0E">
                <w:rPr>
                  <w:rFonts w:ascii="Calibri" w:eastAsia="Times New Roman" w:hAnsi="Calibri" w:cs="Times New Roman"/>
                  <w:color w:val="000000"/>
                  <w:sz w:val="16"/>
                  <w:szCs w:val="16"/>
                </w:rPr>
                <w:t>OtsAC20ROGR_0088</w:t>
              </w:r>
            </w:ins>
          </w:p>
        </w:tc>
        <w:tc>
          <w:tcPr>
            <w:tcW w:w="746" w:type="dxa"/>
            <w:tcBorders>
              <w:top w:val="nil"/>
              <w:left w:val="nil"/>
              <w:bottom w:val="nil"/>
              <w:right w:val="nil"/>
            </w:tcBorders>
            <w:shd w:val="clear" w:color="auto" w:fill="auto"/>
            <w:noWrap/>
            <w:vAlign w:val="bottom"/>
            <w:hideMark/>
            <w:tcPrChange w:id="3492" w:author="David Dayan" w:date="2021-12-03T17:18:00Z">
              <w:tcPr>
                <w:tcW w:w="746" w:type="dxa"/>
                <w:tcBorders>
                  <w:top w:val="nil"/>
                  <w:left w:val="nil"/>
                  <w:bottom w:val="nil"/>
                  <w:right w:val="nil"/>
                </w:tcBorders>
                <w:shd w:val="clear" w:color="auto" w:fill="auto"/>
                <w:noWrap/>
                <w:vAlign w:val="bottom"/>
                <w:hideMark/>
              </w:tcPr>
            </w:tcPrChange>
          </w:tcPr>
          <w:p w14:paraId="69F68868" w14:textId="77777777" w:rsidR="00036D0E" w:rsidRPr="00036D0E" w:rsidRDefault="00036D0E" w:rsidP="00245317">
            <w:pPr>
              <w:spacing w:after="0" w:line="240" w:lineRule="auto"/>
              <w:jc w:val="center"/>
              <w:rPr>
                <w:ins w:id="3493" w:author="David Dayan" w:date="2021-12-03T17:13:00Z"/>
                <w:rFonts w:ascii="Calibri" w:eastAsia="Times New Roman" w:hAnsi="Calibri" w:cs="Times New Roman"/>
                <w:color w:val="000000"/>
                <w:sz w:val="16"/>
                <w:szCs w:val="16"/>
              </w:rPr>
            </w:pPr>
            <w:ins w:id="3494"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495" w:author="David Dayan" w:date="2021-12-03T17:18:00Z">
              <w:tcPr>
                <w:tcW w:w="599" w:type="dxa"/>
                <w:tcBorders>
                  <w:top w:val="nil"/>
                  <w:left w:val="nil"/>
                  <w:bottom w:val="nil"/>
                  <w:right w:val="nil"/>
                </w:tcBorders>
                <w:shd w:val="clear" w:color="auto" w:fill="auto"/>
                <w:noWrap/>
                <w:vAlign w:val="bottom"/>
                <w:hideMark/>
              </w:tcPr>
            </w:tcPrChange>
          </w:tcPr>
          <w:p w14:paraId="31DBED6D" w14:textId="77777777" w:rsidR="00036D0E" w:rsidRPr="00036D0E" w:rsidRDefault="00036D0E" w:rsidP="00245317">
            <w:pPr>
              <w:spacing w:after="0" w:line="240" w:lineRule="auto"/>
              <w:jc w:val="center"/>
              <w:rPr>
                <w:ins w:id="3496" w:author="David Dayan" w:date="2021-12-03T17:13:00Z"/>
                <w:rFonts w:ascii="Calibri" w:eastAsia="Times New Roman" w:hAnsi="Calibri" w:cs="Times New Roman"/>
                <w:color w:val="000000"/>
                <w:sz w:val="16"/>
                <w:szCs w:val="16"/>
              </w:rPr>
            </w:pPr>
            <w:ins w:id="3497"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498" w:author="David Dayan" w:date="2021-12-03T17:18:00Z">
              <w:tcPr>
                <w:tcW w:w="1142" w:type="dxa"/>
                <w:tcBorders>
                  <w:top w:val="nil"/>
                  <w:left w:val="nil"/>
                  <w:bottom w:val="nil"/>
                  <w:right w:val="nil"/>
                </w:tcBorders>
                <w:shd w:val="clear" w:color="auto" w:fill="auto"/>
                <w:noWrap/>
                <w:vAlign w:val="bottom"/>
                <w:hideMark/>
              </w:tcPr>
            </w:tcPrChange>
          </w:tcPr>
          <w:p w14:paraId="5D303ACC" w14:textId="77777777" w:rsidR="00036D0E" w:rsidRPr="00036D0E" w:rsidRDefault="00036D0E" w:rsidP="00245317">
            <w:pPr>
              <w:spacing w:after="0" w:line="240" w:lineRule="auto"/>
              <w:jc w:val="center"/>
              <w:rPr>
                <w:ins w:id="3499" w:author="David Dayan" w:date="2021-12-03T17:13:00Z"/>
                <w:rFonts w:ascii="Calibri" w:eastAsia="Times New Roman" w:hAnsi="Calibri" w:cs="Times New Roman"/>
                <w:color w:val="000000"/>
                <w:sz w:val="16"/>
                <w:szCs w:val="16"/>
              </w:rPr>
            </w:pPr>
            <w:ins w:id="35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01" w:author="David Dayan" w:date="2021-12-03T17:18:00Z">
              <w:tcPr>
                <w:tcW w:w="1440" w:type="dxa"/>
                <w:tcBorders>
                  <w:top w:val="nil"/>
                  <w:left w:val="nil"/>
                  <w:bottom w:val="nil"/>
                  <w:right w:val="nil"/>
                </w:tcBorders>
                <w:shd w:val="clear" w:color="auto" w:fill="auto"/>
                <w:noWrap/>
                <w:vAlign w:val="bottom"/>
                <w:hideMark/>
              </w:tcPr>
            </w:tcPrChange>
          </w:tcPr>
          <w:p w14:paraId="1E4C99E6" w14:textId="77777777" w:rsidR="00036D0E" w:rsidRPr="00036D0E" w:rsidRDefault="00036D0E" w:rsidP="00245317">
            <w:pPr>
              <w:spacing w:after="0" w:line="240" w:lineRule="auto"/>
              <w:jc w:val="center"/>
              <w:rPr>
                <w:ins w:id="3502" w:author="David Dayan" w:date="2021-12-03T17:13:00Z"/>
                <w:rFonts w:ascii="Calibri" w:eastAsia="Times New Roman" w:hAnsi="Calibri" w:cs="Times New Roman"/>
                <w:color w:val="000000"/>
                <w:sz w:val="16"/>
                <w:szCs w:val="16"/>
              </w:rPr>
            </w:pPr>
            <w:ins w:id="35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04" w:author="David Dayan" w:date="2021-12-03T17:18:00Z">
              <w:tcPr>
                <w:tcW w:w="1530" w:type="dxa"/>
                <w:tcBorders>
                  <w:top w:val="nil"/>
                  <w:left w:val="nil"/>
                  <w:bottom w:val="nil"/>
                  <w:right w:val="nil"/>
                </w:tcBorders>
                <w:shd w:val="clear" w:color="auto" w:fill="auto"/>
                <w:noWrap/>
                <w:vAlign w:val="bottom"/>
                <w:hideMark/>
              </w:tcPr>
            </w:tcPrChange>
          </w:tcPr>
          <w:p w14:paraId="7BB8D4B5" w14:textId="77777777" w:rsidR="00036D0E" w:rsidRPr="00036D0E" w:rsidRDefault="00036D0E" w:rsidP="00245317">
            <w:pPr>
              <w:spacing w:after="0" w:line="240" w:lineRule="auto"/>
              <w:jc w:val="center"/>
              <w:rPr>
                <w:ins w:id="3505" w:author="David Dayan" w:date="2021-12-03T17:13:00Z"/>
                <w:rFonts w:ascii="Calibri" w:eastAsia="Times New Roman" w:hAnsi="Calibri" w:cs="Times New Roman"/>
                <w:color w:val="000000"/>
                <w:sz w:val="16"/>
                <w:szCs w:val="16"/>
              </w:rPr>
            </w:pPr>
            <w:ins w:id="35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07" w:author="David Dayan" w:date="2021-12-03T17:18:00Z">
              <w:tcPr>
                <w:tcW w:w="898" w:type="dxa"/>
                <w:tcBorders>
                  <w:top w:val="nil"/>
                  <w:left w:val="nil"/>
                  <w:bottom w:val="nil"/>
                  <w:right w:val="nil"/>
                </w:tcBorders>
                <w:shd w:val="clear" w:color="auto" w:fill="auto"/>
                <w:noWrap/>
                <w:vAlign w:val="bottom"/>
                <w:hideMark/>
              </w:tcPr>
            </w:tcPrChange>
          </w:tcPr>
          <w:p w14:paraId="7CC520E1" w14:textId="77777777" w:rsidR="00036D0E" w:rsidRPr="00036D0E" w:rsidRDefault="00036D0E" w:rsidP="00245317">
            <w:pPr>
              <w:spacing w:after="0" w:line="240" w:lineRule="auto"/>
              <w:jc w:val="center"/>
              <w:rPr>
                <w:ins w:id="3508" w:author="David Dayan" w:date="2021-12-03T17:13:00Z"/>
                <w:rFonts w:ascii="Calibri" w:eastAsia="Times New Roman" w:hAnsi="Calibri" w:cs="Times New Roman"/>
                <w:color w:val="000000"/>
                <w:sz w:val="16"/>
                <w:szCs w:val="16"/>
              </w:rPr>
            </w:pPr>
            <w:ins w:id="35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10" w:author="David Dayan" w:date="2021-12-03T17:18:00Z">
              <w:tcPr>
                <w:tcW w:w="902" w:type="dxa"/>
                <w:tcBorders>
                  <w:top w:val="nil"/>
                  <w:left w:val="nil"/>
                  <w:bottom w:val="nil"/>
                  <w:right w:val="nil"/>
                </w:tcBorders>
                <w:shd w:val="clear" w:color="auto" w:fill="auto"/>
                <w:noWrap/>
                <w:vAlign w:val="bottom"/>
                <w:hideMark/>
              </w:tcPr>
            </w:tcPrChange>
          </w:tcPr>
          <w:p w14:paraId="318B6521" w14:textId="77777777" w:rsidR="00036D0E" w:rsidRPr="00036D0E" w:rsidRDefault="00036D0E" w:rsidP="00245317">
            <w:pPr>
              <w:spacing w:after="0" w:line="240" w:lineRule="auto"/>
              <w:jc w:val="center"/>
              <w:rPr>
                <w:ins w:id="3511" w:author="David Dayan" w:date="2021-12-03T17:13:00Z"/>
                <w:rFonts w:ascii="Calibri" w:eastAsia="Times New Roman" w:hAnsi="Calibri" w:cs="Times New Roman"/>
                <w:color w:val="000000"/>
                <w:sz w:val="16"/>
                <w:szCs w:val="16"/>
              </w:rPr>
            </w:pPr>
            <w:ins w:id="35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13" w:author="David Dayan" w:date="2021-12-03T17:18:00Z">
              <w:tcPr>
                <w:tcW w:w="2160" w:type="dxa"/>
                <w:tcBorders>
                  <w:top w:val="nil"/>
                  <w:left w:val="nil"/>
                  <w:bottom w:val="nil"/>
                  <w:right w:val="nil"/>
                </w:tcBorders>
                <w:shd w:val="clear" w:color="auto" w:fill="auto"/>
                <w:noWrap/>
                <w:vAlign w:val="bottom"/>
                <w:hideMark/>
              </w:tcPr>
            </w:tcPrChange>
          </w:tcPr>
          <w:p w14:paraId="4BB37389" w14:textId="77777777" w:rsidR="00036D0E" w:rsidRPr="00036D0E" w:rsidRDefault="00036D0E" w:rsidP="00245317">
            <w:pPr>
              <w:spacing w:after="0" w:line="240" w:lineRule="auto"/>
              <w:jc w:val="center"/>
              <w:rPr>
                <w:ins w:id="3514" w:author="David Dayan" w:date="2021-12-03T17:13:00Z"/>
                <w:rFonts w:ascii="Calibri" w:eastAsia="Times New Roman" w:hAnsi="Calibri" w:cs="Times New Roman"/>
                <w:color w:val="000000"/>
                <w:sz w:val="16"/>
                <w:szCs w:val="16"/>
              </w:rPr>
            </w:pPr>
            <w:ins w:id="35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516" w:author="David Dayan" w:date="2021-12-03T17:18:00Z">
              <w:tcPr>
                <w:tcW w:w="2876" w:type="dxa"/>
                <w:gridSpan w:val="2"/>
                <w:tcBorders>
                  <w:top w:val="nil"/>
                  <w:left w:val="nil"/>
                  <w:bottom w:val="nil"/>
                  <w:right w:val="nil"/>
                </w:tcBorders>
                <w:shd w:val="clear" w:color="auto" w:fill="auto"/>
                <w:noWrap/>
                <w:vAlign w:val="bottom"/>
                <w:hideMark/>
              </w:tcPr>
            </w:tcPrChange>
          </w:tcPr>
          <w:p w14:paraId="3E6432B9" w14:textId="77777777" w:rsidR="00036D0E" w:rsidRPr="00036D0E" w:rsidRDefault="00036D0E" w:rsidP="00245317">
            <w:pPr>
              <w:spacing w:after="0" w:line="240" w:lineRule="auto"/>
              <w:jc w:val="center"/>
              <w:rPr>
                <w:ins w:id="3517" w:author="David Dayan" w:date="2021-12-03T17:13:00Z"/>
                <w:rFonts w:ascii="Calibri" w:eastAsia="Times New Roman" w:hAnsi="Calibri" w:cs="Times New Roman"/>
                <w:color w:val="000000"/>
                <w:sz w:val="16"/>
                <w:szCs w:val="16"/>
              </w:rPr>
            </w:pPr>
            <w:ins w:id="35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519" w:author="David Dayan" w:date="2021-12-03T17:18:00Z">
              <w:tcPr>
                <w:tcW w:w="1426" w:type="dxa"/>
                <w:tcBorders>
                  <w:top w:val="nil"/>
                  <w:left w:val="nil"/>
                  <w:bottom w:val="nil"/>
                  <w:right w:val="nil"/>
                </w:tcBorders>
                <w:shd w:val="clear" w:color="auto" w:fill="auto"/>
                <w:noWrap/>
                <w:vAlign w:val="bottom"/>
                <w:hideMark/>
              </w:tcPr>
            </w:tcPrChange>
          </w:tcPr>
          <w:p w14:paraId="24FAC8E3" w14:textId="77777777" w:rsidR="00036D0E" w:rsidRPr="00036D0E" w:rsidRDefault="00036D0E" w:rsidP="00245317">
            <w:pPr>
              <w:spacing w:after="0" w:line="240" w:lineRule="auto"/>
              <w:jc w:val="center"/>
              <w:rPr>
                <w:ins w:id="3520" w:author="David Dayan" w:date="2021-12-03T17:13:00Z"/>
                <w:rFonts w:ascii="Calibri" w:eastAsia="Times New Roman" w:hAnsi="Calibri" w:cs="Times New Roman"/>
                <w:color w:val="000000"/>
                <w:sz w:val="16"/>
                <w:szCs w:val="16"/>
              </w:rPr>
            </w:pPr>
            <w:ins w:id="35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CA1D6DA" w14:textId="77777777" w:rsidTr="00245317">
        <w:trPr>
          <w:cantSplit/>
          <w:trHeight w:val="20"/>
          <w:ins w:id="3522" w:author="David Dayan" w:date="2021-12-03T17:13:00Z"/>
          <w:trPrChange w:id="35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24" w:author="David Dayan" w:date="2021-12-03T17:18:00Z">
              <w:tcPr>
                <w:tcW w:w="1563" w:type="dxa"/>
                <w:tcBorders>
                  <w:top w:val="nil"/>
                  <w:left w:val="nil"/>
                  <w:bottom w:val="nil"/>
                  <w:right w:val="nil"/>
                </w:tcBorders>
                <w:shd w:val="clear" w:color="auto" w:fill="auto"/>
                <w:noWrap/>
                <w:vAlign w:val="bottom"/>
                <w:hideMark/>
              </w:tcPr>
            </w:tcPrChange>
          </w:tcPr>
          <w:p w14:paraId="53AE3205" w14:textId="77777777" w:rsidR="00036D0E" w:rsidRPr="00036D0E" w:rsidRDefault="00036D0E" w:rsidP="00245317">
            <w:pPr>
              <w:spacing w:after="0" w:line="240" w:lineRule="auto"/>
              <w:jc w:val="center"/>
              <w:rPr>
                <w:ins w:id="3525" w:author="David Dayan" w:date="2021-12-03T17:13:00Z"/>
                <w:rFonts w:ascii="Calibri" w:eastAsia="Times New Roman" w:hAnsi="Calibri" w:cs="Times New Roman"/>
                <w:color w:val="000000"/>
                <w:sz w:val="16"/>
                <w:szCs w:val="16"/>
              </w:rPr>
            </w:pPr>
            <w:ins w:id="3526" w:author="David Dayan" w:date="2021-12-03T17:13:00Z">
              <w:r w:rsidRPr="00036D0E">
                <w:rPr>
                  <w:rFonts w:ascii="Calibri" w:eastAsia="Times New Roman" w:hAnsi="Calibri" w:cs="Times New Roman"/>
                  <w:color w:val="000000"/>
                  <w:sz w:val="16"/>
                  <w:szCs w:val="16"/>
                </w:rPr>
                <w:t>OtsAC20ROGR_0089</w:t>
              </w:r>
            </w:ins>
          </w:p>
        </w:tc>
        <w:tc>
          <w:tcPr>
            <w:tcW w:w="746" w:type="dxa"/>
            <w:tcBorders>
              <w:top w:val="nil"/>
              <w:left w:val="nil"/>
              <w:bottom w:val="nil"/>
              <w:right w:val="nil"/>
            </w:tcBorders>
            <w:shd w:val="clear" w:color="auto" w:fill="auto"/>
            <w:noWrap/>
            <w:vAlign w:val="bottom"/>
            <w:hideMark/>
            <w:tcPrChange w:id="3527" w:author="David Dayan" w:date="2021-12-03T17:18:00Z">
              <w:tcPr>
                <w:tcW w:w="746" w:type="dxa"/>
                <w:tcBorders>
                  <w:top w:val="nil"/>
                  <w:left w:val="nil"/>
                  <w:bottom w:val="nil"/>
                  <w:right w:val="nil"/>
                </w:tcBorders>
                <w:shd w:val="clear" w:color="auto" w:fill="auto"/>
                <w:noWrap/>
                <w:vAlign w:val="bottom"/>
                <w:hideMark/>
              </w:tcPr>
            </w:tcPrChange>
          </w:tcPr>
          <w:p w14:paraId="5CC1CCDF" w14:textId="77777777" w:rsidR="00036D0E" w:rsidRPr="00036D0E" w:rsidRDefault="00036D0E" w:rsidP="00245317">
            <w:pPr>
              <w:spacing w:after="0" w:line="240" w:lineRule="auto"/>
              <w:jc w:val="center"/>
              <w:rPr>
                <w:ins w:id="3528" w:author="David Dayan" w:date="2021-12-03T17:13:00Z"/>
                <w:rFonts w:ascii="Calibri" w:eastAsia="Times New Roman" w:hAnsi="Calibri" w:cs="Times New Roman"/>
                <w:color w:val="000000"/>
                <w:sz w:val="16"/>
                <w:szCs w:val="16"/>
              </w:rPr>
            </w:pPr>
            <w:ins w:id="3529"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530" w:author="David Dayan" w:date="2021-12-03T17:18:00Z">
              <w:tcPr>
                <w:tcW w:w="599" w:type="dxa"/>
                <w:tcBorders>
                  <w:top w:val="nil"/>
                  <w:left w:val="nil"/>
                  <w:bottom w:val="nil"/>
                  <w:right w:val="nil"/>
                </w:tcBorders>
                <w:shd w:val="clear" w:color="auto" w:fill="auto"/>
                <w:noWrap/>
                <w:vAlign w:val="bottom"/>
                <w:hideMark/>
              </w:tcPr>
            </w:tcPrChange>
          </w:tcPr>
          <w:p w14:paraId="11DD65CD" w14:textId="77777777" w:rsidR="00036D0E" w:rsidRPr="00036D0E" w:rsidRDefault="00036D0E" w:rsidP="00245317">
            <w:pPr>
              <w:spacing w:after="0" w:line="240" w:lineRule="auto"/>
              <w:jc w:val="center"/>
              <w:rPr>
                <w:ins w:id="3531" w:author="David Dayan" w:date="2021-12-03T17:13:00Z"/>
                <w:rFonts w:ascii="Calibri" w:eastAsia="Times New Roman" w:hAnsi="Calibri" w:cs="Times New Roman"/>
                <w:color w:val="000000"/>
                <w:sz w:val="16"/>
                <w:szCs w:val="16"/>
              </w:rPr>
            </w:pPr>
            <w:ins w:id="3532"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533" w:author="David Dayan" w:date="2021-12-03T17:18:00Z">
              <w:tcPr>
                <w:tcW w:w="1142" w:type="dxa"/>
                <w:tcBorders>
                  <w:top w:val="nil"/>
                  <w:left w:val="nil"/>
                  <w:bottom w:val="nil"/>
                  <w:right w:val="nil"/>
                </w:tcBorders>
                <w:shd w:val="clear" w:color="auto" w:fill="auto"/>
                <w:noWrap/>
                <w:vAlign w:val="bottom"/>
                <w:hideMark/>
              </w:tcPr>
            </w:tcPrChange>
          </w:tcPr>
          <w:p w14:paraId="75971454" w14:textId="77777777" w:rsidR="00036D0E" w:rsidRPr="00036D0E" w:rsidRDefault="00036D0E" w:rsidP="00245317">
            <w:pPr>
              <w:spacing w:after="0" w:line="240" w:lineRule="auto"/>
              <w:jc w:val="center"/>
              <w:rPr>
                <w:ins w:id="3534" w:author="David Dayan" w:date="2021-12-03T17:13:00Z"/>
                <w:rFonts w:ascii="Calibri" w:eastAsia="Times New Roman" w:hAnsi="Calibri" w:cs="Times New Roman"/>
                <w:color w:val="000000"/>
                <w:sz w:val="16"/>
                <w:szCs w:val="16"/>
              </w:rPr>
            </w:pPr>
            <w:ins w:id="35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36" w:author="David Dayan" w:date="2021-12-03T17:18:00Z">
              <w:tcPr>
                <w:tcW w:w="1440" w:type="dxa"/>
                <w:tcBorders>
                  <w:top w:val="nil"/>
                  <w:left w:val="nil"/>
                  <w:bottom w:val="nil"/>
                  <w:right w:val="nil"/>
                </w:tcBorders>
                <w:shd w:val="clear" w:color="auto" w:fill="auto"/>
                <w:noWrap/>
                <w:vAlign w:val="bottom"/>
                <w:hideMark/>
              </w:tcPr>
            </w:tcPrChange>
          </w:tcPr>
          <w:p w14:paraId="3FF3D6D2" w14:textId="77777777" w:rsidR="00036D0E" w:rsidRPr="00036D0E" w:rsidRDefault="00036D0E" w:rsidP="00245317">
            <w:pPr>
              <w:spacing w:after="0" w:line="240" w:lineRule="auto"/>
              <w:jc w:val="center"/>
              <w:rPr>
                <w:ins w:id="3537" w:author="David Dayan" w:date="2021-12-03T17:13:00Z"/>
                <w:rFonts w:ascii="Calibri" w:eastAsia="Times New Roman" w:hAnsi="Calibri" w:cs="Times New Roman"/>
                <w:color w:val="000000"/>
                <w:sz w:val="16"/>
                <w:szCs w:val="16"/>
              </w:rPr>
            </w:pPr>
            <w:ins w:id="35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39" w:author="David Dayan" w:date="2021-12-03T17:18:00Z">
              <w:tcPr>
                <w:tcW w:w="1530" w:type="dxa"/>
                <w:tcBorders>
                  <w:top w:val="nil"/>
                  <w:left w:val="nil"/>
                  <w:bottom w:val="nil"/>
                  <w:right w:val="nil"/>
                </w:tcBorders>
                <w:shd w:val="clear" w:color="auto" w:fill="auto"/>
                <w:noWrap/>
                <w:vAlign w:val="bottom"/>
                <w:hideMark/>
              </w:tcPr>
            </w:tcPrChange>
          </w:tcPr>
          <w:p w14:paraId="08851D52" w14:textId="77777777" w:rsidR="00036D0E" w:rsidRPr="00036D0E" w:rsidRDefault="00036D0E" w:rsidP="00245317">
            <w:pPr>
              <w:spacing w:after="0" w:line="240" w:lineRule="auto"/>
              <w:jc w:val="center"/>
              <w:rPr>
                <w:ins w:id="3540" w:author="David Dayan" w:date="2021-12-03T17:13:00Z"/>
                <w:rFonts w:ascii="Calibri" w:eastAsia="Times New Roman" w:hAnsi="Calibri" w:cs="Times New Roman"/>
                <w:color w:val="000000"/>
                <w:sz w:val="16"/>
                <w:szCs w:val="16"/>
              </w:rPr>
            </w:pPr>
            <w:ins w:id="35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42" w:author="David Dayan" w:date="2021-12-03T17:18:00Z">
              <w:tcPr>
                <w:tcW w:w="898" w:type="dxa"/>
                <w:tcBorders>
                  <w:top w:val="nil"/>
                  <w:left w:val="nil"/>
                  <w:bottom w:val="nil"/>
                  <w:right w:val="nil"/>
                </w:tcBorders>
                <w:shd w:val="clear" w:color="auto" w:fill="auto"/>
                <w:noWrap/>
                <w:vAlign w:val="bottom"/>
                <w:hideMark/>
              </w:tcPr>
            </w:tcPrChange>
          </w:tcPr>
          <w:p w14:paraId="75C27CE5" w14:textId="77777777" w:rsidR="00036D0E" w:rsidRPr="00036D0E" w:rsidRDefault="00036D0E" w:rsidP="00245317">
            <w:pPr>
              <w:spacing w:after="0" w:line="240" w:lineRule="auto"/>
              <w:jc w:val="center"/>
              <w:rPr>
                <w:ins w:id="3543" w:author="David Dayan" w:date="2021-12-03T17:13:00Z"/>
                <w:rFonts w:ascii="Calibri" w:eastAsia="Times New Roman" w:hAnsi="Calibri" w:cs="Times New Roman"/>
                <w:color w:val="000000"/>
                <w:sz w:val="16"/>
                <w:szCs w:val="16"/>
              </w:rPr>
            </w:pPr>
            <w:ins w:id="35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45" w:author="David Dayan" w:date="2021-12-03T17:18:00Z">
              <w:tcPr>
                <w:tcW w:w="902" w:type="dxa"/>
                <w:tcBorders>
                  <w:top w:val="nil"/>
                  <w:left w:val="nil"/>
                  <w:bottom w:val="nil"/>
                  <w:right w:val="nil"/>
                </w:tcBorders>
                <w:shd w:val="clear" w:color="auto" w:fill="auto"/>
                <w:noWrap/>
                <w:vAlign w:val="bottom"/>
                <w:hideMark/>
              </w:tcPr>
            </w:tcPrChange>
          </w:tcPr>
          <w:p w14:paraId="413E608A" w14:textId="77777777" w:rsidR="00036D0E" w:rsidRPr="00036D0E" w:rsidRDefault="00036D0E" w:rsidP="00245317">
            <w:pPr>
              <w:spacing w:after="0" w:line="240" w:lineRule="auto"/>
              <w:jc w:val="center"/>
              <w:rPr>
                <w:ins w:id="3546" w:author="David Dayan" w:date="2021-12-03T17:13:00Z"/>
                <w:rFonts w:ascii="Calibri" w:eastAsia="Times New Roman" w:hAnsi="Calibri" w:cs="Times New Roman"/>
                <w:color w:val="000000"/>
                <w:sz w:val="16"/>
                <w:szCs w:val="16"/>
              </w:rPr>
            </w:pPr>
            <w:ins w:id="35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48" w:author="David Dayan" w:date="2021-12-03T17:18:00Z">
              <w:tcPr>
                <w:tcW w:w="2160" w:type="dxa"/>
                <w:tcBorders>
                  <w:top w:val="nil"/>
                  <w:left w:val="nil"/>
                  <w:bottom w:val="nil"/>
                  <w:right w:val="nil"/>
                </w:tcBorders>
                <w:shd w:val="clear" w:color="auto" w:fill="auto"/>
                <w:noWrap/>
                <w:vAlign w:val="bottom"/>
                <w:hideMark/>
              </w:tcPr>
            </w:tcPrChange>
          </w:tcPr>
          <w:p w14:paraId="110A7802" w14:textId="77777777" w:rsidR="00036D0E" w:rsidRPr="00036D0E" w:rsidRDefault="00036D0E" w:rsidP="00245317">
            <w:pPr>
              <w:spacing w:after="0" w:line="240" w:lineRule="auto"/>
              <w:jc w:val="center"/>
              <w:rPr>
                <w:ins w:id="3549" w:author="David Dayan" w:date="2021-12-03T17:13:00Z"/>
                <w:rFonts w:ascii="Calibri" w:eastAsia="Times New Roman" w:hAnsi="Calibri" w:cs="Times New Roman"/>
                <w:color w:val="000000"/>
                <w:sz w:val="16"/>
                <w:szCs w:val="16"/>
              </w:rPr>
            </w:pPr>
            <w:ins w:id="35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551" w:author="David Dayan" w:date="2021-12-03T17:18:00Z">
              <w:tcPr>
                <w:tcW w:w="2876" w:type="dxa"/>
                <w:gridSpan w:val="2"/>
                <w:tcBorders>
                  <w:top w:val="nil"/>
                  <w:left w:val="nil"/>
                  <w:bottom w:val="nil"/>
                  <w:right w:val="nil"/>
                </w:tcBorders>
                <w:shd w:val="clear" w:color="auto" w:fill="auto"/>
                <w:noWrap/>
                <w:vAlign w:val="bottom"/>
                <w:hideMark/>
              </w:tcPr>
            </w:tcPrChange>
          </w:tcPr>
          <w:p w14:paraId="59AAB174" w14:textId="77777777" w:rsidR="00036D0E" w:rsidRPr="00036D0E" w:rsidRDefault="00036D0E" w:rsidP="00245317">
            <w:pPr>
              <w:spacing w:after="0" w:line="240" w:lineRule="auto"/>
              <w:jc w:val="center"/>
              <w:rPr>
                <w:ins w:id="3552" w:author="David Dayan" w:date="2021-12-03T17:13:00Z"/>
                <w:rFonts w:ascii="Calibri" w:eastAsia="Times New Roman" w:hAnsi="Calibri" w:cs="Times New Roman"/>
                <w:color w:val="000000"/>
                <w:sz w:val="16"/>
                <w:szCs w:val="16"/>
              </w:rPr>
            </w:pPr>
            <w:ins w:id="35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554" w:author="David Dayan" w:date="2021-12-03T17:18:00Z">
              <w:tcPr>
                <w:tcW w:w="1426" w:type="dxa"/>
                <w:tcBorders>
                  <w:top w:val="nil"/>
                  <w:left w:val="nil"/>
                  <w:bottom w:val="nil"/>
                  <w:right w:val="nil"/>
                </w:tcBorders>
                <w:shd w:val="clear" w:color="auto" w:fill="auto"/>
                <w:noWrap/>
                <w:vAlign w:val="bottom"/>
                <w:hideMark/>
              </w:tcPr>
            </w:tcPrChange>
          </w:tcPr>
          <w:p w14:paraId="046688FC" w14:textId="77777777" w:rsidR="00036D0E" w:rsidRPr="00036D0E" w:rsidRDefault="00036D0E" w:rsidP="00245317">
            <w:pPr>
              <w:spacing w:after="0" w:line="240" w:lineRule="auto"/>
              <w:jc w:val="center"/>
              <w:rPr>
                <w:ins w:id="3555" w:author="David Dayan" w:date="2021-12-03T17:13:00Z"/>
                <w:rFonts w:ascii="Calibri" w:eastAsia="Times New Roman" w:hAnsi="Calibri" w:cs="Times New Roman"/>
                <w:color w:val="000000"/>
                <w:sz w:val="16"/>
                <w:szCs w:val="16"/>
              </w:rPr>
            </w:pPr>
            <w:ins w:id="35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A24CCE" w14:textId="77777777" w:rsidTr="00245317">
        <w:trPr>
          <w:cantSplit/>
          <w:trHeight w:val="20"/>
          <w:ins w:id="3557" w:author="David Dayan" w:date="2021-12-03T17:13:00Z"/>
          <w:trPrChange w:id="35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59" w:author="David Dayan" w:date="2021-12-03T17:18:00Z">
              <w:tcPr>
                <w:tcW w:w="1563" w:type="dxa"/>
                <w:tcBorders>
                  <w:top w:val="nil"/>
                  <w:left w:val="nil"/>
                  <w:bottom w:val="nil"/>
                  <w:right w:val="nil"/>
                </w:tcBorders>
                <w:shd w:val="clear" w:color="auto" w:fill="auto"/>
                <w:noWrap/>
                <w:vAlign w:val="bottom"/>
                <w:hideMark/>
              </w:tcPr>
            </w:tcPrChange>
          </w:tcPr>
          <w:p w14:paraId="17BC68F3" w14:textId="77777777" w:rsidR="00036D0E" w:rsidRPr="00036D0E" w:rsidRDefault="00036D0E" w:rsidP="00245317">
            <w:pPr>
              <w:spacing w:after="0" w:line="240" w:lineRule="auto"/>
              <w:jc w:val="center"/>
              <w:rPr>
                <w:ins w:id="3560" w:author="David Dayan" w:date="2021-12-03T17:13:00Z"/>
                <w:rFonts w:ascii="Calibri" w:eastAsia="Times New Roman" w:hAnsi="Calibri" w:cs="Times New Roman"/>
                <w:color w:val="000000"/>
                <w:sz w:val="16"/>
                <w:szCs w:val="16"/>
              </w:rPr>
            </w:pPr>
            <w:ins w:id="3561" w:author="David Dayan" w:date="2021-12-03T17:13:00Z">
              <w:r w:rsidRPr="00036D0E">
                <w:rPr>
                  <w:rFonts w:ascii="Calibri" w:eastAsia="Times New Roman" w:hAnsi="Calibri" w:cs="Times New Roman"/>
                  <w:color w:val="000000"/>
                  <w:sz w:val="16"/>
                  <w:szCs w:val="16"/>
                </w:rPr>
                <w:t>OtsAC20ROGR_0090</w:t>
              </w:r>
            </w:ins>
          </w:p>
        </w:tc>
        <w:tc>
          <w:tcPr>
            <w:tcW w:w="746" w:type="dxa"/>
            <w:tcBorders>
              <w:top w:val="nil"/>
              <w:left w:val="nil"/>
              <w:bottom w:val="nil"/>
              <w:right w:val="nil"/>
            </w:tcBorders>
            <w:shd w:val="clear" w:color="auto" w:fill="auto"/>
            <w:noWrap/>
            <w:vAlign w:val="bottom"/>
            <w:hideMark/>
            <w:tcPrChange w:id="3562" w:author="David Dayan" w:date="2021-12-03T17:18:00Z">
              <w:tcPr>
                <w:tcW w:w="746" w:type="dxa"/>
                <w:tcBorders>
                  <w:top w:val="nil"/>
                  <w:left w:val="nil"/>
                  <w:bottom w:val="nil"/>
                  <w:right w:val="nil"/>
                </w:tcBorders>
                <w:shd w:val="clear" w:color="auto" w:fill="auto"/>
                <w:noWrap/>
                <w:vAlign w:val="bottom"/>
                <w:hideMark/>
              </w:tcPr>
            </w:tcPrChange>
          </w:tcPr>
          <w:p w14:paraId="32130094" w14:textId="77777777" w:rsidR="00036D0E" w:rsidRPr="00036D0E" w:rsidRDefault="00036D0E" w:rsidP="00245317">
            <w:pPr>
              <w:spacing w:after="0" w:line="240" w:lineRule="auto"/>
              <w:jc w:val="center"/>
              <w:rPr>
                <w:ins w:id="3563" w:author="David Dayan" w:date="2021-12-03T17:13:00Z"/>
                <w:rFonts w:ascii="Calibri" w:eastAsia="Times New Roman" w:hAnsi="Calibri" w:cs="Times New Roman"/>
                <w:color w:val="000000"/>
                <w:sz w:val="16"/>
                <w:szCs w:val="16"/>
              </w:rPr>
            </w:pPr>
            <w:ins w:id="3564"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565" w:author="David Dayan" w:date="2021-12-03T17:18:00Z">
              <w:tcPr>
                <w:tcW w:w="599" w:type="dxa"/>
                <w:tcBorders>
                  <w:top w:val="nil"/>
                  <w:left w:val="nil"/>
                  <w:bottom w:val="nil"/>
                  <w:right w:val="nil"/>
                </w:tcBorders>
                <w:shd w:val="clear" w:color="auto" w:fill="auto"/>
                <w:noWrap/>
                <w:vAlign w:val="bottom"/>
                <w:hideMark/>
              </w:tcPr>
            </w:tcPrChange>
          </w:tcPr>
          <w:p w14:paraId="1E0A007D" w14:textId="77777777" w:rsidR="00036D0E" w:rsidRPr="00036D0E" w:rsidRDefault="00036D0E" w:rsidP="00245317">
            <w:pPr>
              <w:spacing w:after="0" w:line="240" w:lineRule="auto"/>
              <w:jc w:val="center"/>
              <w:rPr>
                <w:ins w:id="3566" w:author="David Dayan" w:date="2021-12-03T17:13:00Z"/>
                <w:rFonts w:ascii="Calibri" w:eastAsia="Times New Roman" w:hAnsi="Calibri" w:cs="Times New Roman"/>
                <w:color w:val="000000"/>
                <w:sz w:val="16"/>
                <w:szCs w:val="16"/>
              </w:rPr>
            </w:pPr>
            <w:ins w:id="3567"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568" w:author="David Dayan" w:date="2021-12-03T17:18:00Z">
              <w:tcPr>
                <w:tcW w:w="1142" w:type="dxa"/>
                <w:tcBorders>
                  <w:top w:val="nil"/>
                  <w:left w:val="nil"/>
                  <w:bottom w:val="nil"/>
                  <w:right w:val="nil"/>
                </w:tcBorders>
                <w:shd w:val="clear" w:color="auto" w:fill="auto"/>
                <w:noWrap/>
                <w:vAlign w:val="bottom"/>
                <w:hideMark/>
              </w:tcPr>
            </w:tcPrChange>
          </w:tcPr>
          <w:p w14:paraId="00C18345" w14:textId="77777777" w:rsidR="00036D0E" w:rsidRPr="00036D0E" w:rsidRDefault="00036D0E" w:rsidP="00245317">
            <w:pPr>
              <w:spacing w:after="0" w:line="240" w:lineRule="auto"/>
              <w:jc w:val="center"/>
              <w:rPr>
                <w:ins w:id="3569" w:author="David Dayan" w:date="2021-12-03T17:13:00Z"/>
                <w:rFonts w:ascii="Calibri" w:eastAsia="Times New Roman" w:hAnsi="Calibri" w:cs="Times New Roman"/>
                <w:color w:val="000000"/>
                <w:sz w:val="16"/>
                <w:szCs w:val="16"/>
              </w:rPr>
            </w:pPr>
            <w:ins w:id="35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571" w:author="David Dayan" w:date="2021-12-03T17:18:00Z">
              <w:tcPr>
                <w:tcW w:w="1440" w:type="dxa"/>
                <w:tcBorders>
                  <w:top w:val="nil"/>
                  <w:left w:val="nil"/>
                  <w:bottom w:val="nil"/>
                  <w:right w:val="nil"/>
                </w:tcBorders>
                <w:shd w:val="clear" w:color="auto" w:fill="auto"/>
                <w:noWrap/>
                <w:vAlign w:val="bottom"/>
                <w:hideMark/>
              </w:tcPr>
            </w:tcPrChange>
          </w:tcPr>
          <w:p w14:paraId="1AD5A8F6" w14:textId="77777777" w:rsidR="00036D0E" w:rsidRPr="00036D0E" w:rsidRDefault="00036D0E" w:rsidP="00245317">
            <w:pPr>
              <w:spacing w:after="0" w:line="240" w:lineRule="auto"/>
              <w:jc w:val="center"/>
              <w:rPr>
                <w:ins w:id="3572" w:author="David Dayan" w:date="2021-12-03T17:13:00Z"/>
                <w:rFonts w:ascii="Calibri" w:eastAsia="Times New Roman" w:hAnsi="Calibri" w:cs="Times New Roman"/>
                <w:color w:val="000000"/>
                <w:sz w:val="16"/>
                <w:szCs w:val="16"/>
              </w:rPr>
            </w:pPr>
            <w:ins w:id="35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574" w:author="David Dayan" w:date="2021-12-03T17:18:00Z">
              <w:tcPr>
                <w:tcW w:w="1530" w:type="dxa"/>
                <w:tcBorders>
                  <w:top w:val="nil"/>
                  <w:left w:val="nil"/>
                  <w:bottom w:val="nil"/>
                  <w:right w:val="nil"/>
                </w:tcBorders>
                <w:shd w:val="clear" w:color="auto" w:fill="auto"/>
                <w:noWrap/>
                <w:vAlign w:val="bottom"/>
                <w:hideMark/>
              </w:tcPr>
            </w:tcPrChange>
          </w:tcPr>
          <w:p w14:paraId="11BFB65E" w14:textId="77777777" w:rsidR="00036D0E" w:rsidRPr="00036D0E" w:rsidRDefault="00036D0E" w:rsidP="00245317">
            <w:pPr>
              <w:spacing w:after="0" w:line="240" w:lineRule="auto"/>
              <w:jc w:val="center"/>
              <w:rPr>
                <w:ins w:id="3575" w:author="David Dayan" w:date="2021-12-03T17:13:00Z"/>
                <w:rFonts w:ascii="Calibri" w:eastAsia="Times New Roman" w:hAnsi="Calibri" w:cs="Times New Roman"/>
                <w:color w:val="000000"/>
                <w:sz w:val="16"/>
                <w:szCs w:val="16"/>
              </w:rPr>
            </w:pPr>
            <w:ins w:id="35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577" w:author="David Dayan" w:date="2021-12-03T17:18:00Z">
              <w:tcPr>
                <w:tcW w:w="898" w:type="dxa"/>
                <w:tcBorders>
                  <w:top w:val="nil"/>
                  <w:left w:val="nil"/>
                  <w:bottom w:val="nil"/>
                  <w:right w:val="nil"/>
                </w:tcBorders>
                <w:shd w:val="clear" w:color="auto" w:fill="auto"/>
                <w:noWrap/>
                <w:vAlign w:val="bottom"/>
                <w:hideMark/>
              </w:tcPr>
            </w:tcPrChange>
          </w:tcPr>
          <w:p w14:paraId="02C400B1" w14:textId="77777777" w:rsidR="00036D0E" w:rsidRPr="00036D0E" w:rsidRDefault="00036D0E" w:rsidP="00245317">
            <w:pPr>
              <w:spacing w:after="0" w:line="240" w:lineRule="auto"/>
              <w:jc w:val="center"/>
              <w:rPr>
                <w:ins w:id="3578" w:author="David Dayan" w:date="2021-12-03T17:13:00Z"/>
                <w:rFonts w:ascii="Calibri" w:eastAsia="Times New Roman" w:hAnsi="Calibri" w:cs="Times New Roman"/>
                <w:color w:val="000000"/>
                <w:sz w:val="16"/>
                <w:szCs w:val="16"/>
              </w:rPr>
            </w:pPr>
            <w:ins w:id="35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580" w:author="David Dayan" w:date="2021-12-03T17:18:00Z">
              <w:tcPr>
                <w:tcW w:w="902" w:type="dxa"/>
                <w:tcBorders>
                  <w:top w:val="nil"/>
                  <w:left w:val="nil"/>
                  <w:bottom w:val="nil"/>
                  <w:right w:val="nil"/>
                </w:tcBorders>
                <w:shd w:val="clear" w:color="auto" w:fill="auto"/>
                <w:noWrap/>
                <w:vAlign w:val="bottom"/>
                <w:hideMark/>
              </w:tcPr>
            </w:tcPrChange>
          </w:tcPr>
          <w:p w14:paraId="345B3B8A" w14:textId="77777777" w:rsidR="00036D0E" w:rsidRPr="00036D0E" w:rsidRDefault="00036D0E" w:rsidP="00245317">
            <w:pPr>
              <w:spacing w:after="0" w:line="240" w:lineRule="auto"/>
              <w:jc w:val="center"/>
              <w:rPr>
                <w:ins w:id="3581" w:author="David Dayan" w:date="2021-12-03T17:13:00Z"/>
                <w:rFonts w:ascii="Calibri" w:eastAsia="Times New Roman" w:hAnsi="Calibri" w:cs="Times New Roman"/>
                <w:color w:val="000000"/>
                <w:sz w:val="16"/>
                <w:szCs w:val="16"/>
              </w:rPr>
            </w:pPr>
            <w:ins w:id="35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583" w:author="David Dayan" w:date="2021-12-03T17:18:00Z">
              <w:tcPr>
                <w:tcW w:w="2160" w:type="dxa"/>
                <w:tcBorders>
                  <w:top w:val="nil"/>
                  <w:left w:val="nil"/>
                  <w:bottom w:val="nil"/>
                  <w:right w:val="nil"/>
                </w:tcBorders>
                <w:shd w:val="clear" w:color="auto" w:fill="auto"/>
                <w:noWrap/>
                <w:vAlign w:val="bottom"/>
                <w:hideMark/>
              </w:tcPr>
            </w:tcPrChange>
          </w:tcPr>
          <w:p w14:paraId="2B07E5EE" w14:textId="77777777" w:rsidR="00036D0E" w:rsidRPr="00036D0E" w:rsidRDefault="00036D0E" w:rsidP="00245317">
            <w:pPr>
              <w:spacing w:after="0" w:line="240" w:lineRule="auto"/>
              <w:jc w:val="center"/>
              <w:rPr>
                <w:ins w:id="3584" w:author="David Dayan" w:date="2021-12-03T17:13:00Z"/>
                <w:rFonts w:ascii="Calibri" w:eastAsia="Times New Roman" w:hAnsi="Calibri" w:cs="Times New Roman"/>
                <w:color w:val="000000"/>
                <w:sz w:val="16"/>
                <w:szCs w:val="16"/>
              </w:rPr>
            </w:pPr>
            <w:ins w:id="35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586" w:author="David Dayan" w:date="2021-12-03T17:18:00Z">
              <w:tcPr>
                <w:tcW w:w="2876" w:type="dxa"/>
                <w:gridSpan w:val="2"/>
                <w:tcBorders>
                  <w:top w:val="nil"/>
                  <w:left w:val="nil"/>
                  <w:bottom w:val="nil"/>
                  <w:right w:val="nil"/>
                </w:tcBorders>
                <w:shd w:val="clear" w:color="auto" w:fill="auto"/>
                <w:noWrap/>
                <w:vAlign w:val="bottom"/>
                <w:hideMark/>
              </w:tcPr>
            </w:tcPrChange>
          </w:tcPr>
          <w:p w14:paraId="690CA48D" w14:textId="77777777" w:rsidR="00036D0E" w:rsidRPr="00036D0E" w:rsidRDefault="00036D0E" w:rsidP="00245317">
            <w:pPr>
              <w:spacing w:after="0" w:line="240" w:lineRule="auto"/>
              <w:jc w:val="center"/>
              <w:rPr>
                <w:ins w:id="3587" w:author="David Dayan" w:date="2021-12-03T17:13:00Z"/>
                <w:rFonts w:ascii="Calibri" w:eastAsia="Times New Roman" w:hAnsi="Calibri" w:cs="Times New Roman"/>
                <w:color w:val="000000"/>
                <w:sz w:val="16"/>
                <w:szCs w:val="16"/>
              </w:rPr>
            </w:pPr>
            <w:ins w:id="35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589" w:author="David Dayan" w:date="2021-12-03T17:18:00Z">
              <w:tcPr>
                <w:tcW w:w="1426" w:type="dxa"/>
                <w:tcBorders>
                  <w:top w:val="nil"/>
                  <w:left w:val="nil"/>
                  <w:bottom w:val="nil"/>
                  <w:right w:val="nil"/>
                </w:tcBorders>
                <w:shd w:val="clear" w:color="auto" w:fill="auto"/>
                <w:noWrap/>
                <w:vAlign w:val="bottom"/>
                <w:hideMark/>
              </w:tcPr>
            </w:tcPrChange>
          </w:tcPr>
          <w:p w14:paraId="2511A98D" w14:textId="77777777" w:rsidR="00036D0E" w:rsidRPr="00036D0E" w:rsidRDefault="00036D0E" w:rsidP="00245317">
            <w:pPr>
              <w:spacing w:after="0" w:line="240" w:lineRule="auto"/>
              <w:jc w:val="center"/>
              <w:rPr>
                <w:ins w:id="3590" w:author="David Dayan" w:date="2021-12-03T17:13:00Z"/>
                <w:rFonts w:ascii="Calibri" w:eastAsia="Times New Roman" w:hAnsi="Calibri" w:cs="Times New Roman"/>
                <w:color w:val="000000"/>
                <w:sz w:val="16"/>
                <w:szCs w:val="16"/>
              </w:rPr>
            </w:pPr>
            <w:ins w:id="35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A15A449" w14:textId="77777777" w:rsidTr="00245317">
        <w:trPr>
          <w:cantSplit/>
          <w:trHeight w:val="20"/>
          <w:ins w:id="3592" w:author="David Dayan" w:date="2021-12-03T17:13:00Z"/>
          <w:trPrChange w:id="35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594" w:author="David Dayan" w:date="2021-12-03T17:18:00Z">
              <w:tcPr>
                <w:tcW w:w="1563" w:type="dxa"/>
                <w:tcBorders>
                  <w:top w:val="nil"/>
                  <w:left w:val="nil"/>
                  <w:bottom w:val="nil"/>
                  <w:right w:val="nil"/>
                </w:tcBorders>
                <w:shd w:val="clear" w:color="auto" w:fill="auto"/>
                <w:noWrap/>
                <w:vAlign w:val="bottom"/>
                <w:hideMark/>
              </w:tcPr>
            </w:tcPrChange>
          </w:tcPr>
          <w:p w14:paraId="3A6958B9" w14:textId="77777777" w:rsidR="00036D0E" w:rsidRPr="00036D0E" w:rsidRDefault="00036D0E" w:rsidP="00245317">
            <w:pPr>
              <w:spacing w:after="0" w:line="240" w:lineRule="auto"/>
              <w:jc w:val="center"/>
              <w:rPr>
                <w:ins w:id="3595" w:author="David Dayan" w:date="2021-12-03T17:13:00Z"/>
                <w:rFonts w:ascii="Calibri" w:eastAsia="Times New Roman" w:hAnsi="Calibri" w:cs="Times New Roman"/>
                <w:color w:val="000000"/>
                <w:sz w:val="16"/>
                <w:szCs w:val="16"/>
              </w:rPr>
            </w:pPr>
            <w:ins w:id="3596" w:author="David Dayan" w:date="2021-12-03T17:13:00Z">
              <w:r w:rsidRPr="00036D0E">
                <w:rPr>
                  <w:rFonts w:ascii="Calibri" w:eastAsia="Times New Roman" w:hAnsi="Calibri" w:cs="Times New Roman"/>
                  <w:color w:val="000000"/>
                  <w:sz w:val="16"/>
                  <w:szCs w:val="16"/>
                </w:rPr>
                <w:t>OtsAC20ROGR_0091</w:t>
              </w:r>
            </w:ins>
          </w:p>
        </w:tc>
        <w:tc>
          <w:tcPr>
            <w:tcW w:w="746" w:type="dxa"/>
            <w:tcBorders>
              <w:top w:val="nil"/>
              <w:left w:val="nil"/>
              <w:bottom w:val="nil"/>
              <w:right w:val="nil"/>
            </w:tcBorders>
            <w:shd w:val="clear" w:color="auto" w:fill="auto"/>
            <w:noWrap/>
            <w:vAlign w:val="bottom"/>
            <w:hideMark/>
            <w:tcPrChange w:id="3597" w:author="David Dayan" w:date="2021-12-03T17:18:00Z">
              <w:tcPr>
                <w:tcW w:w="746" w:type="dxa"/>
                <w:tcBorders>
                  <w:top w:val="nil"/>
                  <w:left w:val="nil"/>
                  <w:bottom w:val="nil"/>
                  <w:right w:val="nil"/>
                </w:tcBorders>
                <w:shd w:val="clear" w:color="auto" w:fill="auto"/>
                <w:noWrap/>
                <w:vAlign w:val="bottom"/>
                <w:hideMark/>
              </w:tcPr>
            </w:tcPrChange>
          </w:tcPr>
          <w:p w14:paraId="767D7B88" w14:textId="77777777" w:rsidR="00036D0E" w:rsidRPr="00036D0E" w:rsidRDefault="00036D0E" w:rsidP="00245317">
            <w:pPr>
              <w:spacing w:after="0" w:line="240" w:lineRule="auto"/>
              <w:jc w:val="center"/>
              <w:rPr>
                <w:ins w:id="3598" w:author="David Dayan" w:date="2021-12-03T17:13:00Z"/>
                <w:rFonts w:ascii="Calibri" w:eastAsia="Times New Roman" w:hAnsi="Calibri" w:cs="Times New Roman"/>
                <w:color w:val="000000"/>
                <w:sz w:val="16"/>
                <w:szCs w:val="16"/>
              </w:rPr>
            </w:pPr>
            <w:ins w:id="3599"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600" w:author="David Dayan" w:date="2021-12-03T17:18:00Z">
              <w:tcPr>
                <w:tcW w:w="599" w:type="dxa"/>
                <w:tcBorders>
                  <w:top w:val="nil"/>
                  <w:left w:val="nil"/>
                  <w:bottom w:val="nil"/>
                  <w:right w:val="nil"/>
                </w:tcBorders>
                <w:shd w:val="clear" w:color="auto" w:fill="auto"/>
                <w:noWrap/>
                <w:vAlign w:val="bottom"/>
                <w:hideMark/>
              </w:tcPr>
            </w:tcPrChange>
          </w:tcPr>
          <w:p w14:paraId="46F917CD" w14:textId="77777777" w:rsidR="00036D0E" w:rsidRPr="00036D0E" w:rsidRDefault="00036D0E" w:rsidP="00245317">
            <w:pPr>
              <w:spacing w:after="0" w:line="240" w:lineRule="auto"/>
              <w:jc w:val="center"/>
              <w:rPr>
                <w:ins w:id="3601" w:author="David Dayan" w:date="2021-12-03T17:13:00Z"/>
                <w:rFonts w:ascii="Calibri" w:eastAsia="Times New Roman" w:hAnsi="Calibri" w:cs="Times New Roman"/>
                <w:color w:val="000000"/>
                <w:sz w:val="16"/>
                <w:szCs w:val="16"/>
              </w:rPr>
            </w:pPr>
            <w:ins w:id="3602"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603" w:author="David Dayan" w:date="2021-12-03T17:18:00Z">
              <w:tcPr>
                <w:tcW w:w="1142" w:type="dxa"/>
                <w:tcBorders>
                  <w:top w:val="nil"/>
                  <w:left w:val="nil"/>
                  <w:bottom w:val="nil"/>
                  <w:right w:val="nil"/>
                </w:tcBorders>
                <w:shd w:val="clear" w:color="auto" w:fill="auto"/>
                <w:noWrap/>
                <w:vAlign w:val="bottom"/>
                <w:hideMark/>
              </w:tcPr>
            </w:tcPrChange>
          </w:tcPr>
          <w:p w14:paraId="5D12F600" w14:textId="77777777" w:rsidR="00036D0E" w:rsidRPr="00036D0E" w:rsidRDefault="00036D0E" w:rsidP="00245317">
            <w:pPr>
              <w:spacing w:after="0" w:line="240" w:lineRule="auto"/>
              <w:jc w:val="center"/>
              <w:rPr>
                <w:ins w:id="3604" w:author="David Dayan" w:date="2021-12-03T17:13:00Z"/>
                <w:rFonts w:ascii="Calibri" w:eastAsia="Times New Roman" w:hAnsi="Calibri" w:cs="Times New Roman"/>
                <w:color w:val="000000"/>
                <w:sz w:val="16"/>
                <w:szCs w:val="16"/>
              </w:rPr>
            </w:pPr>
            <w:ins w:id="36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06" w:author="David Dayan" w:date="2021-12-03T17:18:00Z">
              <w:tcPr>
                <w:tcW w:w="1440" w:type="dxa"/>
                <w:tcBorders>
                  <w:top w:val="nil"/>
                  <w:left w:val="nil"/>
                  <w:bottom w:val="nil"/>
                  <w:right w:val="nil"/>
                </w:tcBorders>
                <w:shd w:val="clear" w:color="auto" w:fill="auto"/>
                <w:noWrap/>
                <w:vAlign w:val="bottom"/>
                <w:hideMark/>
              </w:tcPr>
            </w:tcPrChange>
          </w:tcPr>
          <w:p w14:paraId="3B7458BC" w14:textId="77777777" w:rsidR="00036D0E" w:rsidRPr="00036D0E" w:rsidRDefault="00036D0E" w:rsidP="00245317">
            <w:pPr>
              <w:spacing w:after="0" w:line="240" w:lineRule="auto"/>
              <w:jc w:val="center"/>
              <w:rPr>
                <w:ins w:id="3607" w:author="David Dayan" w:date="2021-12-03T17:13:00Z"/>
                <w:rFonts w:ascii="Calibri" w:eastAsia="Times New Roman" w:hAnsi="Calibri" w:cs="Times New Roman"/>
                <w:color w:val="000000"/>
                <w:sz w:val="16"/>
                <w:szCs w:val="16"/>
              </w:rPr>
            </w:pPr>
            <w:ins w:id="36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09" w:author="David Dayan" w:date="2021-12-03T17:18:00Z">
              <w:tcPr>
                <w:tcW w:w="1530" w:type="dxa"/>
                <w:tcBorders>
                  <w:top w:val="nil"/>
                  <w:left w:val="nil"/>
                  <w:bottom w:val="nil"/>
                  <w:right w:val="nil"/>
                </w:tcBorders>
                <w:shd w:val="clear" w:color="auto" w:fill="auto"/>
                <w:noWrap/>
                <w:vAlign w:val="bottom"/>
                <w:hideMark/>
              </w:tcPr>
            </w:tcPrChange>
          </w:tcPr>
          <w:p w14:paraId="797CEC00" w14:textId="77777777" w:rsidR="00036D0E" w:rsidRPr="00036D0E" w:rsidRDefault="00036D0E" w:rsidP="00245317">
            <w:pPr>
              <w:spacing w:after="0" w:line="240" w:lineRule="auto"/>
              <w:jc w:val="center"/>
              <w:rPr>
                <w:ins w:id="3610" w:author="David Dayan" w:date="2021-12-03T17:13:00Z"/>
                <w:rFonts w:ascii="Calibri" w:eastAsia="Times New Roman" w:hAnsi="Calibri" w:cs="Times New Roman"/>
                <w:color w:val="000000"/>
                <w:sz w:val="16"/>
                <w:szCs w:val="16"/>
              </w:rPr>
            </w:pPr>
            <w:ins w:id="36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12" w:author="David Dayan" w:date="2021-12-03T17:18:00Z">
              <w:tcPr>
                <w:tcW w:w="898" w:type="dxa"/>
                <w:tcBorders>
                  <w:top w:val="nil"/>
                  <w:left w:val="nil"/>
                  <w:bottom w:val="nil"/>
                  <w:right w:val="nil"/>
                </w:tcBorders>
                <w:shd w:val="clear" w:color="auto" w:fill="auto"/>
                <w:noWrap/>
                <w:vAlign w:val="bottom"/>
                <w:hideMark/>
              </w:tcPr>
            </w:tcPrChange>
          </w:tcPr>
          <w:p w14:paraId="4876B5AF" w14:textId="77777777" w:rsidR="00036D0E" w:rsidRPr="00036D0E" w:rsidRDefault="00036D0E" w:rsidP="00245317">
            <w:pPr>
              <w:spacing w:after="0" w:line="240" w:lineRule="auto"/>
              <w:jc w:val="center"/>
              <w:rPr>
                <w:ins w:id="3613" w:author="David Dayan" w:date="2021-12-03T17:13:00Z"/>
                <w:rFonts w:ascii="Calibri" w:eastAsia="Times New Roman" w:hAnsi="Calibri" w:cs="Times New Roman"/>
                <w:color w:val="000000"/>
                <w:sz w:val="16"/>
                <w:szCs w:val="16"/>
              </w:rPr>
            </w:pPr>
            <w:ins w:id="36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615" w:author="David Dayan" w:date="2021-12-03T17:18:00Z">
              <w:tcPr>
                <w:tcW w:w="902" w:type="dxa"/>
                <w:tcBorders>
                  <w:top w:val="nil"/>
                  <w:left w:val="nil"/>
                  <w:bottom w:val="nil"/>
                  <w:right w:val="nil"/>
                </w:tcBorders>
                <w:shd w:val="clear" w:color="auto" w:fill="auto"/>
                <w:noWrap/>
                <w:vAlign w:val="bottom"/>
                <w:hideMark/>
              </w:tcPr>
            </w:tcPrChange>
          </w:tcPr>
          <w:p w14:paraId="0D24D3D1" w14:textId="77777777" w:rsidR="00036D0E" w:rsidRPr="00036D0E" w:rsidRDefault="00036D0E" w:rsidP="00245317">
            <w:pPr>
              <w:spacing w:after="0" w:line="240" w:lineRule="auto"/>
              <w:jc w:val="center"/>
              <w:rPr>
                <w:ins w:id="3616" w:author="David Dayan" w:date="2021-12-03T17:13:00Z"/>
                <w:rFonts w:ascii="Calibri" w:eastAsia="Times New Roman" w:hAnsi="Calibri" w:cs="Times New Roman"/>
                <w:color w:val="000000"/>
                <w:sz w:val="16"/>
                <w:szCs w:val="16"/>
              </w:rPr>
            </w:pPr>
            <w:ins w:id="36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618" w:author="David Dayan" w:date="2021-12-03T17:18:00Z">
              <w:tcPr>
                <w:tcW w:w="2160" w:type="dxa"/>
                <w:tcBorders>
                  <w:top w:val="nil"/>
                  <w:left w:val="nil"/>
                  <w:bottom w:val="nil"/>
                  <w:right w:val="nil"/>
                </w:tcBorders>
                <w:shd w:val="clear" w:color="auto" w:fill="auto"/>
                <w:noWrap/>
                <w:vAlign w:val="bottom"/>
                <w:hideMark/>
              </w:tcPr>
            </w:tcPrChange>
          </w:tcPr>
          <w:p w14:paraId="58DEB937" w14:textId="77777777" w:rsidR="00036D0E" w:rsidRPr="00036D0E" w:rsidRDefault="00036D0E" w:rsidP="00245317">
            <w:pPr>
              <w:spacing w:after="0" w:line="240" w:lineRule="auto"/>
              <w:jc w:val="center"/>
              <w:rPr>
                <w:ins w:id="3619" w:author="David Dayan" w:date="2021-12-03T17:13:00Z"/>
                <w:rFonts w:ascii="Calibri" w:eastAsia="Times New Roman" w:hAnsi="Calibri" w:cs="Times New Roman"/>
                <w:color w:val="000000"/>
                <w:sz w:val="16"/>
                <w:szCs w:val="16"/>
              </w:rPr>
            </w:pPr>
            <w:ins w:id="36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621" w:author="David Dayan" w:date="2021-12-03T17:18:00Z">
              <w:tcPr>
                <w:tcW w:w="2876" w:type="dxa"/>
                <w:gridSpan w:val="2"/>
                <w:tcBorders>
                  <w:top w:val="nil"/>
                  <w:left w:val="nil"/>
                  <w:bottom w:val="nil"/>
                  <w:right w:val="nil"/>
                </w:tcBorders>
                <w:shd w:val="clear" w:color="auto" w:fill="auto"/>
                <w:noWrap/>
                <w:vAlign w:val="bottom"/>
                <w:hideMark/>
              </w:tcPr>
            </w:tcPrChange>
          </w:tcPr>
          <w:p w14:paraId="737446F9" w14:textId="77777777" w:rsidR="00036D0E" w:rsidRPr="00036D0E" w:rsidRDefault="00036D0E" w:rsidP="00245317">
            <w:pPr>
              <w:spacing w:after="0" w:line="240" w:lineRule="auto"/>
              <w:jc w:val="center"/>
              <w:rPr>
                <w:ins w:id="3622" w:author="David Dayan" w:date="2021-12-03T17:13:00Z"/>
                <w:rFonts w:ascii="Calibri" w:eastAsia="Times New Roman" w:hAnsi="Calibri" w:cs="Times New Roman"/>
                <w:color w:val="000000"/>
                <w:sz w:val="16"/>
                <w:szCs w:val="16"/>
              </w:rPr>
            </w:pPr>
            <w:ins w:id="36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624" w:author="David Dayan" w:date="2021-12-03T17:18:00Z">
              <w:tcPr>
                <w:tcW w:w="1426" w:type="dxa"/>
                <w:tcBorders>
                  <w:top w:val="nil"/>
                  <w:left w:val="nil"/>
                  <w:bottom w:val="nil"/>
                  <w:right w:val="nil"/>
                </w:tcBorders>
                <w:shd w:val="clear" w:color="auto" w:fill="auto"/>
                <w:noWrap/>
                <w:vAlign w:val="bottom"/>
                <w:hideMark/>
              </w:tcPr>
            </w:tcPrChange>
          </w:tcPr>
          <w:p w14:paraId="4ED3B00C" w14:textId="77777777" w:rsidR="00036D0E" w:rsidRPr="00036D0E" w:rsidRDefault="00036D0E" w:rsidP="00245317">
            <w:pPr>
              <w:spacing w:after="0" w:line="240" w:lineRule="auto"/>
              <w:jc w:val="center"/>
              <w:rPr>
                <w:ins w:id="3625" w:author="David Dayan" w:date="2021-12-03T17:13:00Z"/>
                <w:rFonts w:ascii="Calibri" w:eastAsia="Times New Roman" w:hAnsi="Calibri" w:cs="Times New Roman"/>
                <w:color w:val="000000"/>
                <w:sz w:val="16"/>
                <w:szCs w:val="16"/>
              </w:rPr>
            </w:pPr>
            <w:ins w:id="36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207CF2E" w14:textId="77777777" w:rsidTr="00245317">
        <w:trPr>
          <w:cantSplit/>
          <w:trHeight w:val="20"/>
          <w:ins w:id="3627" w:author="David Dayan" w:date="2021-12-03T17:13:00Z"/>
          <w:trPrChange w:id="36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29" w:author="David Dayan" w:date="2021-12-03T17:18:00Z">
              <w:tcPr>
                <w:tcW w:w="1563" w:type="dxa"/>
                <w:tcBorders>
                  <w:top w:val="nil"/>
                  <w:left w:val="nil"/>
                  <w:bottom w:val="nil"/>
                  <w:right w:val="nil"/>
                </w:tcBorders>
                <w:shd w:val="clear" w:color="auto" w:fill="auto"/>
                <w:noWrap/>
                <w:vAlign w:val="bottom"/>
                <w:hideMark/>
              </w:tcPr>
            </w:tcPrChange>
          </w:tcPr>
          <w:p w14:paraId="1B4C5BE3" w14:textId="77777777" w:rsidR="00036D0E" w:rsidRPr="00036D0E" w:rsidRDefault="00036D0E" w:rsidP="00245317">
            <w:pPr>
              <w:spacing w:after="0" w:line="240" w:lineRule="auto"/>
              <w:jc w:val="center"/>
              <w:rPr>
                <w:ins w:id="3630" w:author="David Dayan" w:date="2021-12-03T17:13:00Z"/>
                <w:rFonts w:ascii="Calibri" w:eastAsia="Times New Roman" w:hAnsi="Calibri" w:cs="Times New Roman"/>
                <w:color w:val="000000"/>
                <w:sz w:val="16"/>
                <w:szCs w:val="16"/>
              </w:rPr>
            </w:pPr>
            <w:ins w:id="3631" w:author="David Dayan" w:date="2021-12-03T17:13:00Z">
              <w:r w:rsidRPr="00036D0E">
                <w:rPr>
                  <w:rFonts w:ascii="Calibri" w:eastAsia="Times New Roman" w:hAnsi="Calibri" w:cs="Times New Roman"/>
                  <w:color w:val="000000"/>
                  <w:sz w:val="16"/>
                  <w:szCs w:val="16"/>
                </w:rPr>
                <w:t>OtsAC20ROGR_0092</w:t>
              </w:r>
            </w:ins>
          </w:p>
        </w:tc>
        <w:tc>
          <w:tcPr>
            <w:tcW w:w="746" w:type="dxa"/>
            <w:tcBorders>
              <w:top w:val="nil"/>
              <w:left w:val="nil"/>
              <w:bottom w:val="nil"/>
              <w:right w:val="nil"/>
            </w:tcBorders>
            <w:shd w:val="clear" w:color="auto" w:fill="auto"/>
            <w:noWrap/>
            <w:vAlign w:val="bottom"/>
            <w:hideMark/>
            <w:tcPrChange w:id="3632" w:author="David Dayan" w:date="2021-12-03T17:18:00Z">
              <w:tcPr>
                <w:tcW w:w="746" w:type="dxa"/>
                <w:tcBorders>
                  <w:top w:val="nil"/>
                  <w:left w:val="nil"/>
                  <w:bottom w:val="nil"/>
                  <w:right w:val="nil"/>
                </w:tcBorders>
                <w:shd w:val="clear" w:color="auto" w:fill="auto"/>
                <w:noWrap/>
                <w:vAlign w:val="bottom"/>
                <w:hideMark/>
              </w:tcPr>
            </w:tcPrChange>
          </w:tcPr>
          <w:p w14:paraId="5B6DE55C" w14:textId="77777777" w:rsidR="00036D0E" w:rsidRPr="00036D0E" w:rsidRDefault="00036D0E" w:rsidP="00245317">
            <w:pPr>
              <w:spacing w:after="0" w:line="240" w:lineRule="auto"/>
              <w:jc w:val="center"/>
              <w:rPr>
                <w:ins w:id="3633" w:author="David Dayan" w:date="2021-12-03T17:13:00Z"/>
                <w:rFonts w:ascii="Calibri" w:eastAsia="Times New Roman" w:hAnsi="Calibri" w:cs="Times New Roman"/>
                <w:color w:val="000000"/>
                <w:sz w:val="16"/>
                <w:szCs w:val="16"/>
              </w:rPr>
            </w:pPr>
            <w:ins w:id="3634" w:author="David Dayan" w:date="2021-12-03T17:13:00Z">
              <w:r w:rsidRPr="00036D0E">
                <w:rPr>
                  <w:rFonts w:ascii="Calibri" w:eastAsia="Times New Roman" w:hAnsi="Calibri" w:cs="Times New Roman"/>
                  <w:color w:val="000000"/>
                  <w:sz w:val="16"/>
                  <w:szCs w:val="16"/>
                </w:rPr>
                <w:t>8/14/20</w:t>
              </w:r>
            </w:ins>
          </w:p>
        </w:tc>
        <w:tc>
          <w:tcPr>
            <w:tcW w:w="599" w:type="dxa"/>
            <w:tcBorders>
              <w:top w:val="nil"/>
              <w:left w:val="nil"/>
              <w:bottom w:val="nil"/>
              <w:right w:val="nil"/>
            </w:tcBorders>
            <w:shd w:val="clear" w:color="auto" w:fill="auto"/>
            <w:noWrap/>
            <w:vAlign w:val="bottom"/>
            <w:hideMark/>
            <w:tcPrChange w:id="3635" w:author="David Dayan" w:date="2021-12-03T17:18:00Z">
              <w:tcPr>
                <w:tcW w:w="599" w:type="dxa"/>
                <w:tcBorders>
                  <w:top w:val="nil"/>
                  <w:left w:val="nil"/>
                  <w:bottom w:val="nil"/>
                  <w:right w:val="nil"/>
                </w:tcBorders>
                <w:shd w:val="clear" w:color="auto" w:fill="auto"/>
                <w:noWrap/>
                <w:vAlign w:val="bottom"/>
                <w:hideMark/>
              </w:tcPr>
            </w:tcPrChange>
          </w:tcPr>
          <w:p w14:paraId="2204E8B8" w14:textId="77777777" w:rsidR="00036D0E" w:rsidRPr="00036D0E" w:rsidRDefault="00036D0E" w:rsidP="00245317">
            <w:pPr>
              <w:spacing w:after="0" w:line="240" w:lineRule="auto"/>
              <w:jc w:val="center"/>
              <w:rPr>
                <w:ins w:id="3636" w:author="David Dayan" w:date="2021-12-03T17:13:00Z"/>
                <w:rFonts w:ascii="Calibri" w:eastAsia="Times New Roman" w:hAnsi="Calibri" w:cs="Times New Roman"/>
                <w:color w:val="000000"/>
                <w:sz w:val="16"/>
                <w:szCs w:val="16"/>
              </w:rPr>
            </w:pPr>
            <w:ins w:id="3637" w:author="David Dayan" w:date="2021-12-03T17:13:00Z">
              <w:r w:rsidRPr="00036D0E">
                <w:rPr>
                  <w:rFonts w:ascii="Calibri" w:eastAsia="Times New Roman" w:hAnsi="Calibri" w:cs="Times New Roman"/>
                  <w:color w:val="000000"/>
                  <w:sz w:val="16"/>
                  <w:szCs w:val="16"/>
                </w:rPr>
                <w:t>227</w:t>
              </w:r>
            </w:ins>
          </w:p>
        </w:tc>
        <w:tc>
          <w:tcPr>
            <w:tcW w:w="1142" w:type="dxa"/>
            <w:tcBorders>
              <w:top w:val="nil"/>
              <w:left w:val="nil"/>
              <w:bottom w:val="nil"/>
              <w:right w:val="nil"/>
            </w:tcBorders>
            <w:shd w:val="clear" w:color="auto" w:fill="auto"/>
            <w:noWrap/>
            <w:vAlign w:val="bottom"/>
            <w:hideMark/>
            <w:tcPrChange w:id="3638" w:author="David Dayan" w:date="2021-12-03T17:18:00Z">
              <w:tcPr>
                <w:tcW w:w="1142" w:type="dxa"/>
                <w:tcBorders>
                  <w:top w:val="nil"/>
                  <w:left w:val="nil"/>
                  <w:bottom w:val="nil"/>
                  <w:right w:val="nil"/>
                </w:tcBorders>
                <w:shd w:val="clear" w:color="auto" w:fill="auto"/>
                <w:noWrap/>
                <w:vAlign w:val="bottom"/>
                <w:hideMark/>
              </w:tcPr>
            </w:tcPrChange>
          </w:tcPr>
          <w:p w14:paraId="31609CB5" w14:textId="77777777" w:rsidR="00036D0E" w:rsidRPr="00036D0E" w:rsidRDefault="00036D0E" w:rsidP="00245317">
            <w:pPr>
              <w:spacing w:after="0" w:line="240" w:lineRule="auto"/>
              <w:jc w:val="center"/>
              <w:rPr>
                <w:ins w:id="3639" w:author="David Dayan" w:date="2021-12-03T17:13:00Z"/>
                <w:rFonts w:ascii="Calibri" w:eastAsia="Times New Roman" w:hAnsi="Calibri" w:cs="Times New Roman"/>
                <w:color w:val="000000"/>
                <w:sz w:val="16"/>
                <w:szCs w:val="16"/>
              </w:rPr>
            </w:pPr>
            <w:ins w:id="36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41" w:author="David Dayan" w:date="2021-12-03T17:18:00Z">
              <w:tcPr>
                <w:tcW w:w="1440" w:type="dxa"/>
                <w:tcBorders>
                  <w:top w:val="nil"/>
                  <w:left w:val="nil"/>
                  <w:bottom w:val="nil"/>
                  <w:right w:val="nil"/>
                </w:tcBorders>
                <w:shd w:val="clear" w:color="auto" w:fill="auto"/>
                <w:noWrap/>
                <w:vAlign w:val="bottom"/>
                <w:hideMark/>
              </w:tcPr>
            </w:tcPrChange>
          </w:tcPr>
          <w:p w14:paraId="626898A1" w14:textId="77777777" w:rsidR="00036D0E" w:rsidRPr="00036D0E" w:rsidRDefault="00036D0E" w:rsidP="00245317">
            <w:pPr>
              <w:spacing w:after="0" w:line="240" w:lineRule="auto"/>
              <w:jc w:val="center"/>
              <w:rPr>
                <w:ins w:id="3642" w:author="David Dayan" w:date="2021-12-03T17:13:00Z"/>
                <w:rFonts w:ascii="Calibri" w:eastAsia="Times New Roman" w:hAnsi="Calibri" w:cs="Times New Roman"/>
                <w:color w:val="000000"/>
                <w:sz w:val="16"/>
                <w:szCs w:val="16"/>
              </w:rPr>
            </w:pPr>
            <w:ins w:id="36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44" w:author="David Dayan" w:date="2021-12-03T17:18:00Z">
              <w:tcPr>
                <w:tcW w:w="1530" w:type="dxa"/>
                <w:tcBorders>
                  <w:top w:val="nil"/>
                  <w:left w:val="nil"/>
                  <w:bottom w:val="nil"/>
                  <w:right w:val="nil"/>
                </w:tcBorders>
                <w:shd w:val="clear" w:color="auto" w:fill="auto"/>
                <w:noWrap/>
                <w:vAlign w:val="bottom"/>
                <w:hideMark/>
              </w:tcPr>
            </w:tcPrChange>
          </w:tcPr>
          <w:p w14:paraId="61B44043" w14:textId="77777777" w:rsidR="00036D0E" w:rsidRPr="00036D0E" w:rsidRDefault="00036D0E" w:rsidP="00245317">
            <w:pPr>
              <w:spacing w:after="0" w:line="240" w:lineRule="auto"/>
              <w:jc w:val="center"/>
              <w:rPr>
                <w:ins w:id="3645" w:author="David Dayan" w:date="2021-12-03T17:13:00Z"/>
                <w:rFonts w:ascii="Calibri" w:eastAsia="Times New Roman" w:hAnsi="Calibri" w:cs="Times New Roman"/>
                <w:color w:val="000000"/>
                <w:sz w:val="16"/>
                <w:szCs w:val="16"/>
              </w:rPr>
            </w:pPr>
            <w:ins w:id="36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47" w:author="David Dayan" w:date="2021-12-03T17:18:00Z">
              <w:tcPr>
                <w:tcW w:w="898" w:type="dxa"/>
                <w:tcBorders>
                  <w:top w:val="nil"/>
                  <w:left w:val="nil"/>
                  <w:bottom w:val="nil"/>
                  <w:right w:val="nil"/>
                </w:tcBorders>
                <w:shd w:val="clear" w:color="auto" w:fill="auto"/>
                <w:noWrap/>
                <w:vAlign w:val="bottom"/>
                <w:hideMark/>
              </w:tcPr>
            </w:tcPrChange>
          </w:tcPr>
          <w:p w14:paraId="5B123A22" w14:textId="77777777" w:rsidR="00036D0E" w:rsidRPr="00036D0E" w:rsidRDefault="00036D0E" w:rsidP="00245317">
            <w:pPr>
              <w:spacing w:after="0" w:line="240" w:lineRule="auto"/>
              <w:jc w:val="center"/>
              <w:rPr>
                <w:ins w:id="3648" w:author="David Dayan" w:date="2021-12-03T17:13:00Z"/>
                <w:rFonts w:ascii="Calibri" w:eastAsia="Times New Roman" w:hAnsi="Calibri" w:cs="Times New Roman"/>
                <w:color w:val="000000"/>
                <w:sz w:val="16"/>
                <w:szCs w:val="16"/>
              </w:rPr>
            </w:pPr>
            <w:ins w:id="364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3650" w:author="David Dayan" w:date="2021-12-03T17:18:00Z">
              <w:tcPr>
                <w:tcW w:w="902" w:type="dxa"/>
                <w:tcBorders>
                  <w:top w:val="nil"/>
                  <w:left w:val="nil"/>
                  <w:bottom w:val="nil"/>
                  <w:right w:val="nil"/>
                </w:tcBorders>
                <w:shd w:val="clear" w:color="auto" w:fill="auto"/>
                <w:noWrap/>
                <w:vAlign w:val="bottom"/>
                <w:hideMark/>
              </w:tcPr>
            </w:tcPrChange>
          </w:tcPr>
          <w:p w14:paraId="654D047D" w14:textId="77777777" w:rsidR="00036D0E" w:rsidRPr="00036D0E" w:rsidRDefault="00036D0E" w:rsidP="00245317">
            <w:pPr>
              <w:spacing w:after="0" w:line="240" w:lineRule="auto"/>
              <w:jc w:val="center"/>
              <w:rPr>
                <w:ins w:id="3651" w:author="David Dayan" w:date="2021-12-03T17:13:00Z"/>
                <w:rFonts w:ascii="Calibri" w:eastAsia="Times New Roman" w:hAnsi="Calibri" w:cs="Times New Roman"/>
                <w:color w:val="000000"/>
                <w:sz w:val="16"/>
                <w:szCs w:val="16"/>
              </w:rPr>
            </w:pPr>
            <w:ins w:id="365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3653" w:author="David Dayan" w:date="2021-12-03T17:18:00Z">
              <w:tcPr>
                <w:tcW w:w="2160" w:type="dxa"/>
                <w:tcBorders>
                  <w:top w:val="nil"/>
                  <w:left w:val="nil"/>
                  <w:bottom w:val="nil"/>
                  <w:right w:val="nil"/>
                </w:tcBorders>
                <w:shd w:val="clear" w:color="auto" w:fill="auto"/>
                <w:noWrap/>
                <w:vAlign w:val="bottom"/>
                <w:hideMark/>
              </w:tcPr>
            </w:tcPrChange>
          </w:tcPr>
          <w:p w14:paraId="56B21CF4" w14:textId="77777777" w:rsidR="00036D0E" w:rsidRPr="00036D0E" w:rsidRDefault="00036D0E" w:rsidP="00245317">
            <w:pPr>
              <w:spacing w:after="0" w:line="240" w:lineRule="auto"/>
              <w:jc w:val="center"/>
              <w:rPr>
                <w:ins w:id="3654" w:author="David Dayan" w:date="2021-12-03T17:13:00Z"/>
                <w:rFonts w:ascii="Calibri" w:eastAsia="Times New Roman" w:hAnsi="Calibri" w:cs="Times New Roman"/>
                <w:color w:val="000000"/>
                <w:sz w:val="16"/>
                <w:szCs w:val="16"/>
              </w:rPr>
            </w:pPr>
            <w:ins w:id="365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3656" w:author="David Dayan" w:date="2021-12-03T17:18:00Z">
              <w:tcPr>
                <w:tcW w:w="2876" w:type="dxa"/>
                <w:gridSpan w:val="2"/>
                <w:tcBorders>
                  <w:top w:val="nil"/>
                  <w:left w:val="nil"/>
                  <w:bottom w:val="nil"/>
                  <w:right w:val="nil"/>
                </w:tcBorders>
                <w:shd w:val="clear" w:color="auto" w:fill="auto"/>
                <w:noWrap/>
                <w:vAlign w:val="bottom"/>
                <w:hideMark/>
              </w:tcPr>
            </w:tcPrChange>
          </w:tcPr>
          <w:p w14:paraId="0A0DABEA" w14:textId="77777777" w:rsidR="00036D0E" w:rsidRPr="00036D0E" w:rsidRDefault="00036D0E" w:rsidP="00245317">
            <w:pPr>
              <w:spacing w:after="0" w:line="240" w:lineRule="auto"/>
              <w:jc w:val="center"/>
              <w:rPr>
                <w:ins w:id="3657" w:author="David Dayan" w:date="2021-12-03T17:13:00Z"/>
                <w:rFonts w:ascii="Calibri" w:eastAsia="Times New Roman" w:hAnsi="Calibri" w:cs="Times New Roman"/>
                <w:color w:val="000000"/>
                <w:sz w:val="16"/>
                <w:szCs w:val="16"/>
              </w:rPr>
            </w:pPr>
            <w:ins w:id="365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3659" w:author="David Dayan" w:date="2021-12-03T17:18:00Z">
              <w:tcPr>
                <w:tcW w:w="1426" w:type="dxa"/>
                <w:tcBorders>
                  <w:top w:val="nil"/>
                  <w:left w:val="nil"/>
                  <w:bottom w:val="nil"/>
                  <w:right w:val="nil"/>
                </w:tcBorders>
                <w:shd w:val="clear" w:color="auto" w:fill="auto"/>
                <w:noWrap/>
                <w:vAlign w:val="bottom"/>
                <w:hideMark/>
              </w:tcPr>
            </w:tcPrChange>
          </w:tcPr>
          <w:p w14:paraId="4988D95E" w14:textId="77777777" w:rsidR="00036D0E" w:rsidRPr="00036D0E" w:rsidRDefault="00036D0E" w:rsidP="00245317">
            <w:pPr>
              <w:spacing w:after="0" w:line="240" w:lineRule="auto"/>
              <w:jc w:val="center"/>
              <w:rPr>
                <w:ins w:id="3660" w:author="David Dayan" w:date="2021-12-03T17:13:00Z"/>
                <w:rFonts w:ascii="Calibri" w:eastAsia="Times New Roman" w:hAnsi="Calibri" w:cs="Times New Roman"/>
                <w:color w:val="000000"/>
                <w:sz w:val="16"/>
                <w:szCs w:val="16"/>
              </w:rPr>
            </w:pPr>
            <w:ins w:id="3661" w:author="David Dayan" w:date="2021-12-03T17:13:00Z">
              <w:r w:rsidRPr="00036D0E">
                <w:rPr>
                  <w:rFonts w:ascii="Calibri" w:eastAsia="Times New Roman" w:hAnsi="Calibri" w:cs="Times New Roman"/>
                  <w:color w:val="000000"/>
                  <w:sz w:val="16"/>
                  <w:szCs w:val="16"/>
                </w:rPr>
                <w:t>heterozygote</w:t>
              </w:r>
            </w:ins>
          </w:p>
        </w:tc>
      </w:tr>
      <w:tr w:rsidR="00036D0E" w:rsidRPr="00036D0E" w14:paraId="08BBD5E4" w14:textId="77777777" w:rsidTr="00245317">
        <w:trPr>
          <w:cantSplit/>
          <w:trHeight w:val="20"/>
          <w:ins w:id="3662" w:author="David Dayan" w:date="2021-12-03T17:13:00Z"/>
          <w:trPrChange w:id="36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64" w:author="David Dayan" w:date="2021-12-03T17:18:00Z">
              <w:tcPr>
                <w:tcW w:w="1563" w:type="dxa"/>
                <w:tcBorders>
                  <w:top w:val="nil"/>
                  <w:left w:val="nil"/>
                  <w:bottom w:val="nil"/>
                  <w:right w:val="nil"/>
                </w:tcBorders>
                <w:shd w:val="clear" w:color="auto" w:fill="auto"/>
                <w:noWrap/>
                <w:vAlign w:val="bottom"/>
                <w:hideMark/>
              </w:tcPr>
            </w:tcPrChange>
          </w:tcPr>
          <w:p w14:paraId="20A3DDFF" w14:textId="77777777" w:rsidR="00036D0E" w:rsidRPr="00036D0E" w:rsidRDefault="00036D0E" w:rsidP="00245317">
            <w:pPr>
              <w:spacing w:after="0" w:line="240" w:lineRule="auto"/>
              <w:jc w:val="center"/>
              <w:rPr>
                <w:ins w:id="3665" w:author="David Dayan" w:date="2021-12-03T17:13:00Z"/>
                <w:rFonts w:ascii="Calibri" w:eastAsia="Times New Roman" w:hAnsi="Calibri" w:cs="Times New Roman"/>
                <w:color w:val="000000"/>
                <w:sz w:val="16"/>
                <w:szCs w:val="16"/>
              </w:rPr>
            </w:pPr>
            <w:ins w:id="3666" w:author="David Dayan" w:date="2021-12-03T17:13:00Z">
              <w:r w:rsidRPr="00036D0E">
                <w:rPr>
                  <w:rFonts w:ascii="Calibri" w:eastAsia="Times New Roman" w:hAnsi="Calibri" w:cs="Times New Roman"/>
                  <w:color w:val="000000"/>
                  <w:sz w:val="16"/>
                  <w:szCs w:val="16"/>
                </w:rPr>
                <w:t>OtsAC20ROGR_0093</w:t>
              </w:r>
            </w:ins>
          </w:p>
        </w:tc>
        <w:tc>
          <w:tcPr>
            <w:tcW w:w="746" w:type="dxa"/>
            <w:tcBorders>
              <w:top w:val="nil"/>
              <w:left w:val="nil"/>
              <w:bottom w:val="nil"/>
              <w:right w:val="nil"/>
            </w:tcBorders>
            <w:shd w:val="clear" w:color="auto" w:fill="auto"/>
            <w:noWrap/>
            <w:vAlign w:val="bottom"/>
            <w:hideMark/>
            <w:tcPrChange w:id="3667" w:author="David Dayan" w:date="2021-12-03T17:18:00Z">
              <w:tcPr>
                <w:tcW w:w="746" w:type="dxa"/>
                <w:tcBorders>
                  <w:top w:val="nil"/>
                  <w:left w:val="nil"/>
                  <w:bottom w:val="nil"/>
                  <w:right w:val="nil"/>
                </w:tcBorders>
                <w:shd w:val="clear" w:color="auto" w:fill="auto"/>
                <w:noWrap/>
                <w:vAlign w:val="bottom"/>
                <w:hideMark/>
              </w:tcPr>
            </w:tcPrChange>
          </w:tcPr>
          <w:p w14:paraId="498841A6" w14:textId="77777777" w:rsidR="00036D0E" w:rsidRPr="00036D0E" w:rsidRDefault="00036D0E" w:rsidP="00245317">
            <w:pPr>
              <w:spacing w:after="0" w:line="240" w:lineRule="auto"/>
              <w:jc w:val="center"/>
              <w:rPr>
                <w:ins w:id="3668" w:author="David Dayan" w:date="2021-12-03T17:13:00Z"/>
                <w:rFonts w:ascii="Calibri" w:eastAsia="Times New Roman" w:hAnsi="Calibri" w:cs="Times New Roman"/>
                <w:color w:val="000000"/>
                <w:sz w:val="16"/>
                <w:szCs w:val="16"/>
              </w:rPr>
            </w:pPr>
            <w:ins w:id="3669" w:author="David Dayan" w:date="2021-12-03T17:13:00Z">
              <w:r w:rsidRPr="00036D0E">
                <w:rPr>
                  <w:rFonts w:ascii="Calibri" w:eastAsia="Times New Roman" w:hAnsi="Calibri" w:cs="Times New Roman"/>
                  <w:color w:val="000000"/>
                  <w:sz w:val="16"/>
                  <w:szCs w:val="16"/>
                </w:rPr>
                <w:t>8/19/20</w:t>
              </w:r>
            </w:ins>
          </w:p>
        </w:tc>
        <w:tc>
          <w:tcPr>
            <w:tcW w:w="599" w:type="dxa"/>
            <w:tcBorders>
              <w:top w:val="nil"/>
              <w:left w:val="nil"/>
              <w:bottom w:val="nil"/>
              <w:right w:val="nil"/>
            </w:tcBorders>
            <w:shd w:val="clear" w:color="auto" w:fill="auto"/>
            <w:noWrap/>
            <w:vAlign w:val="bottom"/>
            <w:hideMark/>
            <w:tcPrChange w:id="3670" w:author="David Dayan" w:date="2021-12-03T17:18:00Z">
              <w:tcPr>
                <w:tcW w:w="599" w:type="dxa"/>
                <w:tcBorders>
                  <w:top w:val="nil"/>
                  <w:left w:val="nil"/>
                  <w:bottom w:val="nil"/>
                  <w:right w:val="nil"/>
                </w:tcBorders>
                <w:shd w:val="clear" w:color="auto" w:fill="auto"/>
                <w:noWrap/>
                <w:vAlign w:val="bottom"/>
                <w:hideMark/>
              </w:tcPr>
            </w:tcPrChange>
          </w:tcPr>
          <w:p w14:paraId="0B4B581F" w14:textId="77777777" w:rsidR="00036D0E" w:rsidRPr="00036D0E" w:rsidRDefault="00036D0E" w:rsidP="00245317">
            <w:pPr>
              <w:spacing w:after="0" w:line="240" w:lineRule="auto"/>
              <w:jc w:val="center"/>
              <w:rPr>
                <w:ins w:id="3671" w:author="David Dayan" w:date="2021-12-03T17:13:00Z"/>
                <w:rFonts w:ascii="Calibri" w:eastAsia="Times New Roman" w:hAnsi="Calibri" w:cs="Times New Roman"/>
                <w:color w:val="000000"/>
                <w:sz w:val="16"/>
                <w:szCs w:val="16"/>
              </w:rPr>
            </w:pPr>
            <w:ins w:id="3672" w:author="David Dayan" w:date="2021-12-03T17:13:00Z">
              <w:r w:rsidRPr="00036D0E">
                <w:rPr>
                  <w:rFonts w:ascii="Calibri" w:eastAsia="Times New Roman" w:hAnsi="Calibri" w:cs="Times New Roman"/>
                  <w:color w:val="000000"/>
                  <w:sz w:val="16"/>
                  <w:szCs w:val="16"/>
                </w:rPr>
                <w:t>232</w:t>
              </w:r>
            </w:ins>
          </w:p>
        </w:tc>
        <w:tc>
          <w:tcPr>
            <w:tcW w:w="1142" w:type="dxa"/>
            <w:tcBorders>
              <w:top w:val="nil"/>
              <w:left w:val="nil"/>
              <w:bottom w:val="nil"/>
              <w:right w:val="nil"/>
            </w:tcBorders>
            <w:shd w:val="clear" w:color="auto" w:fill="auto"/>
            <w:noWrap/>
            <w:vAlign w:val="bottom"/>
            <w:hideMark/>
            <w:tcPrChange w:id="3673" w:author="David Dayan" w:date="2021-12-03T17:18:00Z">
              <w:tcPr>
                <w:tcW w:w="1142" w:type="dxa"/>
                <w:tcBorders>
                  <w:top w:val="nil"/>
                  <w:left w:val="nil"/>
                  <w:bottom w:val="nil"/>
                  <w:right w:val="nil"/>
                </w:tcBorders>
                <w:shd w:val="clear" w:color="auto" w:fill="auto"/>
                <w:noWrap/>
                <w:vAlign w:val="bottom"/>
                <w:hideMark/>
              </w:tcPr>
            </w:tcPrChange>
          </w:tcPr>
          <w:p w14:paraId="6480566E" w14:textId="77777777" w:rsidR="00036D0E" w:rsidRPr="00036D0E" w:rsidRDefault="00036D0E" w:rsidP="00245317">
            <w:pPr>
              <w:spacing w:after="0" w:line="240" w:lineRule="auto"/>
              <w:jc w:val="center"/>
              <w:rPr>
                <w:ins w:id="3674" w:author="David Dayan" w:date="2021-12-03T17:13:00Z"/>
                <w:rFonts w:ascii="Calibri" w:eastAsia="Times New Roman" w:hAnsi="Calibri" w:cs="Times New Roman"/>
                <w:color w:val="000000"/>
                <w:sz w:val="16"/>
                <w:szCs w:val="16"/>
              </w:rPr>
            </w:pPr>
            <w:ins w:id="36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676" w:author="David Dayan" w:date="2021-12-03T17:18:00Z">
              <w:tcPr>
                <w:tcW w:w="1440" w:type="dxa"/>
                <w:tcBorders>
                  <w:top w:val="nil"/>
                  <w:left w:val="nil"/>
                  <w:bottom w:val="nil"/>
                  <w:right w:val="nil"/>
                </w:tcBorders>
                <w:shd w:val="clear" w:color="auto" w:fill="auto"/>
                <w:noWrap/>
                <w:vAlign w:val="bottom"/>
                <w:hideMark/>
              </w:tcPr>
            </w:tcPrChange>
          </w:tcPr>
          <w:p w14:paraId="2A80AA81" w14:textId="77777777" w:rsidR="00036D0E" w:rsidRPr="00036D0E" w:rsidRDefault="00036D0E" w:rsidP="00245317">
            <w:pPr>
              <w:spacing w:after="0" w:line="240" w:lineRule="auto"/>
              <w:jc w:val="center"/>
              <w:rPr>
                <w:ins w:id="3677" w:author="David Dayan" w:date="2021-12-03T17:13:00Z"/>
                <w:rFonts w:ascii="Calibri" w:eastAsia="Times New Roman" w:hAnsi="Calibri" w:cs="Times New Roman"/>
                <w:color w:val="000000"/>
                <w:sz w:val="16"/>
                <w:szCs w:val="16"/>
              </w:rPr>
            </w:pPr>
            <w:ins w:id="36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679" w:author="David Dayan" w:date="2021-12-03T17:18:00Z">
              <w:tcPr>
                <w:tcW w:w="1530" w:type="dxa"/>
                <w:tcBorders>
                  <w:top w:val="nil"/>
                  <w:left w:val="nil"/>
                  <w:bottom w:val="nil"/>
                  <w:right w:val="nil"/>
                </w:tcBorders>
                <w:shd w:val="clear" w:color="auto" w:fill="auto"/>
                <w:noWrap/>
                <w:vAlign w:val="bottom"/>
                <w:hideMark/>
              </w:tcPr>
            </w:tcPrChange>
          </w:tcPr>
          <w:p w14:paraId="2519E9F6" w14:textId="77777777" w:rsidR="00036D0E" w:rsidRPr="00036D0E" w:rsidRDefault="00036D0E" w:rsidP="00245317">
            <w:pPr>
              <w:spacing w:after="0" w:line="240" w:lineRule="auto"/>
              <w:jc w:val="center"/>
              <w:rPr>
                <w:ins w:id="3680" w:author="David Dayan" w:date="2021-12-03T17:13:00Z"/>
                <w:rFonts w:ascii="Calibri" w:eastAsia="Times New Roman" w:hAnsi="Calibri" w:cs="Times New Roman"/>
                <w:color w:val="000000"/>
                <w:sz w:val="16"/>
                <w:szCs w:val="16"/>
              </w:rPr>
            </w:pPr>
            <w:ins w:id="36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682" w:author="David Dayan" w:date="2021-12-03T17:18:00Z">
              <w:tcPr>
                <w:tcW w:w="898" w:type="dxa"/>
                <w:tcBorders>
                  <w:top w:val="nil"/>
                  <w:left w:val="nil"/>
                  <w:bottom w:val="nil"/>
                  <w:right w:val="nil"/>
                </w:tcBorders>
                <w:shd w:val="clear" w:color="auto" w:fill="auto"/>
                <w:noWrap/>
                <w:vAlign w:val="bottom"/>
                <w:hideMark/>
              </w:tcPr>
            </w:tcPrChange>
          </w:tcPr>
          <w:p w14:paraId="6E3146B3" w14:textId="77777777" w:rsidR="00036D0E" w:rsidRPr="00036D0E" w:rsidRDefault="00036D0E" w:rsidP="00245317">
            <w:pPr>
              <w:spacing w:after="0" w:line="240" w:lineRule="auto"/>
              <w:jc w:val="center"/>
              <w:rPr>
                <w:ins w:id="3683" w:author="David Dayan" w:date="2021-12-03T17:13:00Z"/>
                <w:rFonts w:ascii="Calibri" w:eastAsia="Times New Roman" w:hAnsi="Calibri" w:cs="Times New Roman"/>
                <w:color w:val="000000"/>
                <w:sz w:val="16"/>
                <w:szCs w:val="16"/>
              </w:rPr>
            </w:pPr>
            <w:ins w:id="36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685" w:author="David Dayan" w:date="2021-12-03T17:18:00Z">
              <w:tcPr>
                <w:tcW w:w="902" w:type="dxa"/>
                <w:tcBorders>
                  <w:top w:val="nil"/>
                  <w:left w:val="nil"/>
                  <w:bottom w:val="nil"/>
                  <w:right w:val="nil"/>
                </w:tcBorders>
                <w:shd w:val="clear" w:color="auto" w:fill="auto"/>
                <w:noWrap/>
                <w:vAlign w:val="bottom"/>
                <w:hideMark/>
              </w:tcPr>
            </w:tcPrChange>
          </w:tcPr>
          <w:p w14:paraId="7372340A" w14:textId="77777777" w:rsidR="00036D0E" w:rsidRPr="00036D0E" w:rsidRDefault="00036D0E" w:rsidP="00245317">
            <w:pPr>
              <w:spacing w:after="0" w:line="240" w:lineRule="auto"/>
              <w:jc w:val="center"/>
              <w:rPr>
                <w:ins w:id="3686" w:author="David Dayan" w:date="2021-12-03T17:13:00Z"/>
                <w:rFonts w:ascii="Calibri" w:eastAsia="Times New Roman" w:hAnsi="Calibri" w:cs="Times New Roman"/>
                <w:color w:val="000000"/>
                <w:sz w:val="16"/>
                <w:szCs w:val="16"/>
              </w:rPr>
            </w:pPr>
            <w:ins w:id="36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688" w:author="David Dayan" w:date="2021-12-03T17:18:00Z">
              <w:tcPr>
                <w:tcW w:w="2160" w:type="dxa"/>
                <w:tcBorders>
                  <w:top w:val="nil"/>
                  <w:left w:val="nil"/>
                  <w:bottom w:val="nil"/>
                  <w:right w:val="nil"/>
                </w:tcBorders>
                <w:shd w:val="clear" w:color="auto" w:fill="auto"/>
                <w:noWrap/>
                <w:vAlign w:val="bottom"/>
                <w:hideMark/>
              </w:tcPr>
            </w:tcPrChange>
          </w:tcPr>
          <w:p w14:paraId="7F435CF0" w14:textId="77777777" w:rsidR="00036D0E" w:rsidRPr="00036D0E" w:rsidRDefault="00036D0E" w:rsidP="00245317">
            <w:pPr>
              <w:spacing w:after="0" w:line="240" w:lineRule="auto"/>
              <w:jc w:val="center"/>
              <w:rPr>
                <w:ins w:id="3689" w:author="David Dayan" w:date="2021-12-03T17:13:00Z"/>
                <w:rFonts w:ascii="Calibri" w:eastAsia="Times New Roman" w:hAnsi="Calibri" w:cs="Times New Roman"/>
                <w:color w:val="000000"/>
                <w:sz w:val="16"/>
                <w:szCs w:val="16"/>
              </w:rPr>
            </w:pPr>
            <w:ins w:id="36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691" w:author="David Dayan" w:date="2021-12-03T17:18:00Z">
              <w:tcPr>
                <w:tcW w:w="2876" w:type="dxa"/>
                <w:gridSpan w:val="2"/>
                <w:tcBorders>
                  <w:top w:val="nil"/>
                  <w:left w:val="nil"/>
                  <w:bottom w:val="nil"/>
                  <w:right w:val="nil"/>
                </w:tcBorders>
                <w:shd w:val="clear" w:color="auto" w:fill="auto"/>
                <w:noWrap/>
                <w:vAlign w:val="bottom"/>
                <w:hideMark/>
              </w:tcPr>
            </w:tcPrChange>
          </w:tcPr>
          <w:p w14:paraId="56516663" w14:textId="77777777" w:rsidR="00036D0E" w:rsidRPr="00036D0E" w:rsidRDefault="00036D0E" w:rsidP="00245317">
            <w:pPr>
              <w:spacing w:after="0" w:line="240" w:lineRule="auto"/>
              <w:jc w:val="center"/>
              <w:rPr>
                <w:ins w:id="3692" w:author="David Dayan" w:date="2021-12-03T17:13:00Z"/>
                <w:rFonts w:ascii="Calibri" w:eastAsia="Times New Roman" w:hAnsi="Calibri" w:cs="Times New Roman"/>
                <w:color w:val="000000"/>
                <w:sz w:val="16"/>
                <w:szCs w:val="16"/>
              </w:rPr>
            </w:pPr>
            <w:ins w:id="36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694" w:author="David Dayan" w:date="2021-12-03T17:18:00Z">
              <w:tcPr>
                <w:tcW w:w="1426" w:type="dxa"/>
                <w:tcBorders>
                  <w:top w:val="nil"/>
                  <w:left w:val="nil"/>
                  <w:bottom w:val="nil"/>
                  <w:right w:val="nil"/>
                </w:tcBorders>
                <w:shd w:val="clear" w:color="auto" w:fill="auto"/>
                <w:noWrap/>
                <w:vAlign w:val="bottom"/>
                <w:hideMark/>
              </w:tcPr>
            </w:tcPrChange>
          </w:tcPr>
          <w:p w14:paraId="0BD1BFE8" w14:textId="77777777" w:rsidR="00036D0E" w:rsidRPr="00036D0E" w:rsidRDefault="00036D0E" w:rsidP="00245317">
            <w:pPr>
              <w:spacing w:after="0" w:line="240" w:lineRule="auto"/>
              <w:jc w:val="center"/>
              <w:rPr>
                <w:ins w:id="3695" w:author="David Dayan" w:date="2021-12-03T17:13:00Z"/>
                <w:rFonts w:ascii="Calibri" w:eastAsia="Times New Roman" w:hAnsi="Calibri" w:cs="Times New Roman"/>
                <w:color w:val="000000"/>
                <w:sz w:val="16"/>
                <w:szCs w:val="16"/>
              </w:rPr>
            </w:pPr>
            <w:ins w:id="36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7BBD6DC" w14:textId="77777777" w:rsidTr="00245317">
        <w:trPr>
          <w:cantSplit/>
          <w:trHeight w:val="20"/>
          <w:ins w:id="3697" w:author="David Dayan" w:date="2021-12-03T17:13:00Z"/>
          <w:trPrChange w:id="36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699" w:author="David Dayan" w:date="2021-12-03T17:18:00Z">
              <w:tcPr>
                <w:tcW w:w="1563" w:type="dxa"/>
                <w:tcBorders>
                  <w:top w:val="nil"/>
                  <w:left w:val="nil"/>
                  <w:bottom w:val="nil"/>
                  <w:right w:val="nil"/>
                </w:tcBorders>
                <w:shd w:val="clear" w:color="auto" w:fill="auto"/>
                <w:noWrap/>
                <w:vAlign w:val="bottom"/>
                <w:hideMark/>
              </w:tcPr>
            </w:tcPrChange>
          </w:tcPr>
          <w:p w14:paraId="29093E8E" w14:textId="77777777" w:rsidR="00036D0E" w:rsidRPr="00036D0E" w:rsidRDefault="00036D0E" w:rsidP="00245317">
            <w:pPr>
              <w:spacing w:after="0" w:line="240" w:lineRule="auto"/>
              <w:jc w:val="center"/>
              <w:rPr>
                <w:ins w:id="3700" w:author="David Dayan" w:date="2021-12-03T17:13:00Z"/>
                <w:rFonts w:ascii="Calibri" w:eastAsia="Times New Roman" w:hAnsi="Calibri" w:cs="Times New Roman"/>
                <w:color w:val="000000"/>
                <w:sz w:val="16"/>
                <w:szCs w:val="16"/>
              </w:rPr>
            </w:pPr>
            <w:ins w:id="3701" w:author="David Dayan" w:date="2021-12-03T17:13:00Z">
              <w:r w:rsidRPr="00036D0E">
                <w:rPr>
                  <w:rFonts w:ascii="Calibri" w:eastAsia="Times New Roman" w:hAnsi="Calibri" w:cs="Times New Roman"/>
                  <w:color w:val="000000"/>
                  <w:sz w:val="16"/>
                  <w:szCs w:val="16"/>
                </w:rPr>
                <w:t>OtsAC20ROGR_0094</w:t>
              </w:r>
            </w:ins>
          </w:p>
        </w:tc>
        <w:tc>
          <w:tcPr>
            <w:tcW w:w="746" w:type="dxa"/>
            <w:tcBorders>
              <w:top w:val="nil"/>
              <w:left w:val="nil"/>
              <w:bottom w:val="nil"/>
              <w:right w:val="nil"/>
            </w:tcBorders>
            <w:shd w:val="clear" w:color="auto" w:fill="auto"/>
            <w:noWrap/>
            <w:vAlign w:val="bottom"/>
            <w:hideMark/>
            <w:tcPrChange w:id="3702" w:author="David Dayan" w:date="2021-12-03T17:18:00Z">
              <w:tcPr>
                <w:tcW w:w="746" w:type="dxa"/>
                <w:tcBorders>
                  <w:top w:val="nil"/>
                  <w:left w:val="nil"/>
                  <w:bottom w:val="nil"/>
                  <w:right w:val="nil"/>
                </w:tcBorders>
                <w:shd w:val="clear" w:color="auto" w:fill="auto"/>
                <w:noWrap/>
                <w:vAlign w:val="bottom"/>
                <w:hideMark/>
              </w:tcPr>
            </w:tcPrChange>
          </w:tcPr>
          <w:p w14:paraId="62B1A64D" w14:textId="77777777" w:rsidR="00036D0E" w:rsidRPr="00036D0E" w:rsidRDefault="00036D0E" w:rsidP="00245317">
            <w:pPr>
              <w:spacing w:after="0" w:line="240" w:lineRule="auto"/>
              <w:jc w:val="center"/>
              <w:rPr>
                <w:ins w:id="3703" w:author="David Dayan" w:date="2021-12-03T17:13:00Z"/>
                <w:rFonts w:ascii="Calibri" w:eastAsia="Times New Roman" w:hAnsi="Calibri" w:cs="Times New Roman"/>
                <w:color w:val="000000"/>
                <w:sz w:val="16"/>
                <w:szCs w:val="16"/>
              </w:rPr>
            </w:pPr>
            <w:ins w:id="3704" w:author="David Dayan" w:date="2021-12-03T17:13:00Z">
              <w:r w:rsidRPr="00036D0E">
                <w:rPr>
                  <w:rFonts w:ascii="Calibri" w:eastAsia="Times New Roman" w:hAnsi="Calibri" w:cs="Times New Roman"/>
                  <w:color w:val="000000"/>
                  <w:sz w:val="16"/>
                  <w:szCs w:val="16"/>
                </w:rPr>
                <w:t>8/21/20</w:t>
              </w:r>
            </w:ins>
          </w:p>
        </w:tc>
        <w:tc>
          <w:tcPr>
            <w:tcW w:w="599" w:type="dxa"/>
            <w:tcBorders>
              <w:top w:val="nil"/>
              <w:left w:val="nil"/>
              <w:bottom w:val="nil"/>
              <w:right w:val="nil"/>
            </w:tcBorders>
            <w:shd w:val="clear" w:color="auto" w:fill="auto"/>
            <w:noWrap/>
            <w:vAlign w:val="bottom"/>
            <w:hideMark/>
            <w:tcPrChange w:id="3705" w:author="David Dayan" w:date="2021-12-03T17:18:00Z">
              <w:tcPr>
                <w:tcW w:w="599" w:type="dxa"/>
                <w:tcBorders>
                  <w:top w:val="nil"/>
                  <w:left w:val="nil"/>
                  <w:bottom w:val="nil"/>
                  <w:right w:val="nil"/>
                </w:tcBorders>
                <w:shd w:val="clear" w:color="auto" w:fill="auto"/>
                <w:noWrap/>
                <w:vAlign w:val="bottom"/>
                <w:hideMark/>
              </w:tcPr>
            </w:tcPrChange>
          </w:tcPr>
          <w:p w14:paraId="5445B435" w14:textId="77777777" w:rsidR="00036D0E" w:rsidRPr="00036D0E" w:rsidRDefault="00036D0E" w:rsidP="00245317">
            <w:pPr>
              <w:spacing w:after="0" w:line="240" w:lineRule="auto"/>
              <w:jc w:val="center"/>
              <w:rPr>
                <w:ins w:id="3706" w:author="David Dayan" w:date="2021-12-03T17:13:00Z"/>
                <w:rFonts w:ascii="Calibri" w:eastAsia="Times New Roman" w:hAnsi="Calibri" w:cs="Times New Roman"/>
                <w:color w:val="000000"/>
                <w:sz w:val="16"/>
                <w:szCs w:val="16"/>
              </w:rPr>
            </w:pPr>
            <w:ins w:id="3707" w:author="David Dayan" w:date="2021-12-03T17:13:00Z">
              <w:r w:rsidRPr="00036D0E">
                <w:rPr>
                  <w:rFonts w:ascii="Calibri" w:eastAsia="Times New Roman" w:hAnsi="Calibri" w:cs="Times New Roman"/>
                  <w:color w:val="000000"/>
                  <w:sz w:val="16"/>
                  <w:szCs w:val="16"/>
                </w:rPr>
                <w:t>234</w:t>
              </w:r>
            </w:ins>
          </w:p>
        </w:tc>
        <w:tc>
          <w:tcPr>
            <w:tcW w:w="1142" w:type="dxa"/>
            <w:tcBorders>
              <w:top w:val="nil"/>
              <w:left w:val="nil"/>
              <w:bottom w:val="nil"/>
              <w:right w:val="nil"/>
            </w:tcBorders>
            <w:shd w:val="clear" w:color="auto" w:fill="auto"/>
            <w:noWrap/>
            <w:vAlign w:val="bottom"/>
            <w:hideMark/>
            <w:tcPrChange w:id="3708" w:author="David Dayan" w:date="2021-12-03T17:18:00Z">
              <w:tcPr>
                <w:tcW w:w="1142" w:type="dxa"/>
                <w:tcBorders>
                  <w:top w:val="nil"/>
                  <w:left w:val="nil"/>
                  <w:bottom w:val="nil"/>
                  <w:right w:val="nil"/>
                </w:tcBorders>
                <w:shd w:val="clear" w:color="auto" w:fill="auto"/>
                <w:noWrap/>
                <w:vAlign w:val="bottom"/>
                <w:hideMark/>
              </w:tcPr>
            </w:tcPrChange>
          </w:tcPr>
          <w:p w14:paraId="111F4619" w14:textId="77777777" w:rsidR="00036D0E" w:rsidRPr="00036D0E" w:rsidRDefault="00036D0E" w:rsidP="00245317">
            <w:pPr>
              <w:spacing w:after="0" w:line="240" w:lineRule="auto"/>
              <w:jc w:val="center"/>
              <w:rPr>
                <w:ins w:id="3709" w:author="David Dayan" w:date="2021-12-03T17:13:00Z"/>
                <w:rFonts w:ascii="Calibri" w:eastAsia="Times New Roman" w:hAnsi="Calibri" w:cs="Times New Roman"/>
                <w:color w:val="000000"/>
                <w:sz w:val="16"/>
                <w:szCs w:val="16"/>
              </w:rPr>
            </w:pPr>
            <w:ins w:id="37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11" w:author="David Dayan" w:date="2021-12-03T17:18:00Z">
              <w:tcPr>
                <w:tcW w:w="1440" w:type="dxa"/>
                <w:tcBorders>
                  <w:top w:val="nil"/>
                  <w:left w:val="nil"/>
                  <w:bottom w:val="nil"/>
                  <w:right w:val="nil"/>
                </w:tcBorders>
                <w:shd w:val="clear" w:color="auto" w:fill="auto"/>
                <w:noWrap/>
                <w:vAlign w:val="bottom"/>
                <w:hideMark/>
              </w:tcPr>
            </w:tcPrChange>
          </w:tcPr>
          <w:p w14:paraId="77D0F5AF" w14:textId="77777777" w:rsidR="00036D0E" w:rsidRPr="00036D0E" w:rsidRDefault="00036D0E" w:rsidP="00245317">
            <w:pPr>
              <w:spacing w:after="0" w:line="240" w:lineRule="auto"/>
              <w:jc w:val="center"/>
              <w:rPr>
                <w:ins w:id="3712" w:author="David Dayan" w:date="2021-12-03T17:13:00Z"/>
                <w:rFonts w:ascii="Calibri" w:eastAsia="Times New Roman" w:hAnsi="Calibri" w:cs="Times New Roman"/>
                <w:color w:val="000000"/>
                <w:sz w:val="16"/>
                <w:szCs w:val="16"/>
              </w:rPr>
            </w:pPr>
            <w:ins w:id="37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14" w:author="David Dayan" w:date="2021-12-03T17:18:00Z">
              <w:tcPr>
                <w:tcW w:w="1530" w:type="dxa"/>
                <w:tcBorders>
                  <w:top w:val="nil"/>
                  <w:left w:val="nil"/>
                  <w:bottom w:val="nil"/>
                  <w:right w:val="nil"/>
                </w:tcBorders>
                <w:shd w:val="clear" w:color="auto" w:fill="auto"/>
                <w:noWrap/>
                <w:vAlign w:val="bottom"/>
                <w:hideMark/>
              </w:tcPr>
            </w:tcPrChange>
          </w:tcPr>
          <w:p w14:paraId="266E3B27" w14:textId="77777777" w:rsidR="00036D0E" w:rsidRPr="00036D0E" w:rsidRDefault="00036D0E" w:rsidP="00245317">
            <w:pPr>
              <w:spacing w:after="0" w:line="240" w:lineRule="auto"/>
              <w:jc w:val="center"/>
              <w:rPr>
                <w:ins w:id="3715" w:author="David Dayan" w:date="2021-12-03T17:13:00Z"/>
                <w:rFonts w:ascii="Calibri" w:eastAsia="Times New Roman" w:hAnsi="Calibri" w:cs="Times New Roman"/>
                <w:color w:val="000000"/>
                <w:sz w:val="16"/>
                <w:szCs w:val="16"/>
              </w:rPr>
            </w:pPr>
            <w:ins w:id="37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17" w:author="David Dayan" w:date="2021-12-03T17:18:00Z">
              <w:tcPr>
                <w:tcW w:w="898" w:type="dxa"/>
                <w:tcBorders>
                  <w:top w:val="nil"/>
                  <w:left w:val="nil"/>
                  <w:bottom w:val="nil"/>
                  <w:right w:val="nil"/>
                </w:tcBorders>
                <w:shd w:val="clear" w:color="auto" w:fill="auto"/>
                <w:noWrap/>
                <w:vAlign w:val="bottom"/>
                <w:hideMark/>
              </w:tcPr>
            </w:tcPrChange>
          </w:tcPr>
          <w:p w14:paraId="6DE01551" w14:textId="77777777" w:rsidR="00036D0E" w:rsidRPr="00036D0E" w:rsidRDefault="00036D0E" w:rsidP="00245317">
            <w:pPr>
              <w:spacing w:after="0" w:line="240" w:lineRule="auto"/>
              <w:jc w:val="center"/>
              <w:rPr>
                <w:ins w:id="3718" w:author="David Dayan" w:date="2021-12-03T17:13:00Z"/>
                <w:rFonts w:ascii="Calibri" w:eastAsia="Times New Roman" w:hAnsi="Calibri" w:cs="Times New Roman"/>
                <w:color w:val="000000"/>
                <w:sz w:val="16"/>
                <w:szCs w:val="16"/>
              </w:rPr>
            </w:pPr>
            <w:ins w:id="37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20" w:author="David Dayan" w:date="2021-12-03T17:18:00Z">
              <w:tcPr>
                <w:tcW w:w="902" w:type="dxa"/>
                <w:tcBorders>
                  <w:top w:val="nil"/>
                  <w:left w:val="nil"/>
                  <w:bottom w:val="nil"/>
                  <w:right w:val="nil"/>
                </w:tcBorders>
                <w:shd w:val="clear" w:color="auto" w:fill="auto"/>
                <w:noWrap/>
                <w:vAlign w:val="bottom"/>
                <w:hideMark/>
              </w:tcPr>
            </w:tcPrChange>
          </w:tcPr>
          <w:p w14:paraId="489EAF93" w14:textId="77777777" w:rsidR="00036D0E" w:rsidRPr="00036D0E" w:rsidRDefault="00036D0E" w:rsidP="00245317">
            <w:pPr>
              <w:spacing w:after="0" w:line="240" w:lineRule="auto"/>
              <w:jc w:val="center"/>
              <w:rPr>
                <w:ins w:id="3721" w:author="David Dayan" w:date="2021-12-03T17:13:00Z"/>
                <w:rFonts w:ascii="Calibri" w:eastAsia="Times New Roman" w:hAnsi="Calibri" w:cs="Times New Roman"/>
                <w:color w:val="000000"/>
                <w:sz w:val="16"/>
                <w:szCs w:val="16"/>
              </w:rPr>
            </w:pPr>
            <w:ins w:id="37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23" w:author="David Dayan" w:date="2021-12-03T17:18:00Z">
              <w:tcPr>
                <w:tcW w:w="2160" w:type="dxa"/>
                <w:tcBorders>
                  <w:top w:val="nil"/>
                  <w:left w:val="nil"/>
                  <w:bottom w:val="nil"/>
                  <w:right w:val="nil"/>
                </w:tcBorders>
                <w:shd w:val="clear" w:color="auto" w:fill="auto"/>
                <w:noWrap/>
                <w:vAlign w:val="bottom"/>
                <w:hideMark/>
              </w:tcPr>
            </w:tcPrChange>
          </w:tcPr>
          <w:p w14:paraId="0AC26AA7" w14:textId="77777777" w:rsidR="00036D0E" w:rsidRPr="00036D0E" w:rsidRDefault="00036D0E" w:rsidP="00245317">
            <w:pPr>
              <w:spacing w:after="0" w:line="240" w:lineRule="auto"/>
              <w:jc w:val="center"/>
              <w:rPr>
                <w:ins w:id="3724" w:author="David Dayan" w:date="2021-12-03T17:13:00Z"/>
                <w:rFonts w:ascii="Calibri" w:eastAsia="Times New Roman" w:hAnsi="Calibri" w:cs="Times New Roman"/>
                <w:color w:val="000000"/>
                <w:sz w:val="16"/>
                <w:szCs w:val="16"/>
              </w:rPr>
            </w:pPr>
            <w:ins w:id="37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726" w:author="David Dayan" w:date="2021-12-03T17:18:00Z">
              <w:tcPr>
                <w:tcW w:w="2876" w:type="dxa"/>
                <w:gridSpan w:val="2"/>
                <w:tcBorders>
                  <w:top w:val="nil"/>
                  <w:left w:val="nil"/>
                  <w:bottom w:val="nil"/>
                  <w:right w:val="nil"/>
                </w:tcBorders>
                <w:shd w:val="clear" w:color="auto" w:fill="auto"/>
                <w:noWrap/>
                <w:vAlign w:val="bottom"/>
                <w:hideMark/>
              </w:tcPr>
            </w:tcPrChange>
          </w:tcPr>
          <w:p w14:paraId="5F8250BF" w14:textId="77777777" w:rsidR="00036D0E" w:rsidRPr="00036D0E" w:rsidRDefault="00036D0E" w:rsidP="00245317">
            <w:pPr>
              <w:spacing w:after="0" w:line="240" w:lineRule="auto"/>
              <w:jc w:val="center"/>
              <w:rPr>
                <w:ins w:id="3727" w:author="David Dayan" w:date="2021-12-03T17:13:00Z"/>
                <w:rFonts w:ascii="Calibri" w:eastAsia="Times New Roman" w:hAnsi="Calibri" w:cs="Times New Roman"/>
                <w:color w:val="000000"/>
                <w:sz w:val="16"/>
                <w:szCs w:val="16"/>
              </w:rPr>
            </w:pPr>
            <w:ins w:id="37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729" w:author="David Dayan" w:date="2021-12-03T17:18:00Z">
              <w:tcPr>
                <w:tcW w:w="1426" w:type="dxa"/>
                <w:tcBorders>
                  <w:top w:val="nil"/>
                  <w:left w:val="nil"/>
                  <w:bottom w:val="nil"/>
                  <w:right w:val="nil"/>
                </w:tcBorders>
                <w:shd w:val="clear" w:color="auto" w:fill="auto"/>
                <w:noWrap/>
                <w:vAlign w:val="bottom"/>
                <w:hideMark/>
              </w:tcPr>
            </w:tcPrChange>
          </w:tcPr>
          <w:p w14:paraId="2560A58D" w14:textId="77777777" w:rsidR="00036D0E" w:rsidRPr="00036D0E" w:rsidRDefault="00036D0E" w:rsidP="00245317">
            <w:pPr>
              <w:spacing w:after="0" w:line="240" w:lineRule="auto"/>
              <w:jc w:val="center"/>
              <w:rPr>
                <w:ins w:id="3730" w:author="David Dayan" w:date="2021-12-03T17:13:00Z"/>
                <w:rFonts w:ascii="Calibri" w:eastAsia="Times New Roman" w:hAnsi="Calibri" w:cs="Times New Roman"/>
                <w:color w:val="000000"/>
                <w:sz w:val="16"/>
                <w:szCs w:val="16"/>
              </w:rPr>
            </w:pPr>
            <w:ins w:id="37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3EABD66" w14:textId="77777777" w:rsidTr="00245317">
        <w:trPr>
          <w:cantSplit/>
          <w:trHeight w:val="20"/>
          <w:ins w:id="3732" w:author="David Dayan" w:date="2021-12-03T17:13:00Z"/>
          <w:trPrChange w:id="37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34" w:author="David Dayan" w:date="2021-12-03T17:18:00Z">
              <w:tcPr>
                <w:tcW w:w="1563" w:type="dxa"/>
                <w:tcBorders>
                  <w:top w:val="nil"/>
                  <w:left w:val="nil"/>
                  <w:bottom w:val="nil"/>
                  <w:right w:val="nil"/>
                </w:tcBorders>
                <w:shd w:val="clear" w:color="auto" w:fill="auto"/>
                <w:noWrap/>
                <w:vAlign w:val="bottom"/>
                <w:hideMark/>
              </w:tcPr>
            </w:tcPrChange>
          </w:tcPr>
          <w:p w14:paraId="4C2E7815" w14:textId="77777777" w:rsidR="00036D0E" w:rsidRPr="00036D0E" w:rsidRDefault="00036D0E" w:rsidP="00245317">
            <w:pPr>
              <w:spacing w:after="0" w:line="240" w:lineRule="auto"/>
              <w:jc w:val="center"/>
              <w:rPr>
                <w:ins w:id="3735" w:author="David Dayan" w:date="2021-12-03T17:13:00Z"/>
                <w:rFonts w:ascii="Calibri" w:eastAsia="Times New Roman" w:hAnsi="Calibri" w:cs="Times New Roman"/>
                <w:color w:val="000000"/>
                <w:sz w:val="16"/>
                <w:szCs w:val="16"/>
              </w:rPr>
            </w:pPr>
            <w:ins w:id="3736" w:author="David Dayan" w:date="2021-12-03T17:13:00Z">
              <w:r w:rsidRPr="00036D0E">
                <w:rPr>
                  <w:rFonts w:ascii="Calibri" w:eastAsia="Times New Roman" w:hAnsi="Calibri" w:cs="Times New Roman"/>
                  <w:color w:val="000000"/>
                  <w:sz w:val="16"/>
                  <w:szCs w:val="16"/>
                </w:rPr>
                <w:t>OtsAC20ROGR_0095</w:t>
              </w:r>
            </w:ins>
          </w:p>
        </w:tc>
        <w:tc>
          <w:tcPr>
            <w:tcW w:w="746" w:type="dxa"/>
            <w:tcBorders>
              <w:top w:val="nil"/>
              <w:left w:val="nil"/>
              <w:bottom w:val="nil"/>
              <w:right w:val="nil"/>
            </w:tcBorders>
            <w:shd w:val="clear" w:color="auto" w:fill="auto"/>
            <w:noWrap/>
            <w:vAlign w:val="bottom"/>
            <w:hideMark/>
            <w:tcPrChange w:id="3737" w:author="David Dayan" w:date="2021-12-03T17:18:00Z">
              <w:tcPr>
                <w:tcW w:w="746" w:type="dxa"/>
                <w:tcBorders>
                  <w:top w:val="nil"/>
                  <w:left w:val="nil"/>
                  <w:bottom w:val="nil"/>
                  <w:right w:val="nil"/>
                </w:tcBorders>
                <w:shd w:val="clear" w:color="auto" w:fill="auto"/>
                <w:noWrap/>
                <w:vAlign w:val="bottom"/>
                <w:hideMark/>
              </w:tcPr>
            </w:tcPrChange>
          </w:tcPr>
          <w:p w14:paraId="2DC1A661" w14:textId="77777777" w:rsidR="00036D0E" w:rsidRPr="00036D0E" w:rsidRDefault="00036D0E" w:rsidP="00245317">
            <w:pPr>
              <w:spacing w:after="0" w:line="240" w:lineRule="auto"/>
              <w:jc w:val="center"/>
              <w:rPr>
                <w:ins w:id="3738" w:author="David Dayan" w:date="2021-12-03T17:13:00Z"/>
                <w:rFonts w:ascii="Calibri" w:eastAsia="Times New Roman" w:hAnsi="Calibri" w:cs="Times New Roman"/>
                <w:color w:val="000000"/>
                <w:sz w:val="16"/>
                <w:szCs w:val="16"/>
              </w:rPr>
            </w:pPr>
            <w:ins w:id="373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740" w:author="David Dayan" w:date="2021-12-03T17:18:00Z">
              <w:tcPr>
                <w:tcW w:w="599" w:type="dxa"/>
                <w:tcBorders>
                  <w:top w:val="nil"/>
                  <w:left w:val="nil"/>
                  <w:bottom w:val="nil"/>
                  <w:right w:val="nil"/>
                </w:tcBorders>
                <w:shd w:val="clear" w:color="auto" w:fill="auto"/>
                <w:noWrap/>
                <w:vAlign w:val="bottom"/>
                <w:hideMark/>
              </w:tcPr>
            </w:tcPrChange>
          </w:tcPr>
          <w:p w14:paraId="7918AE87" w14:textId="77777777" w:rsidR="00036D0E" w:rsidRPr="00036D0E" w:rsidRDefault="00036D0E" w:rsidP="00245317">
            <w:pPr>
              <w:spacing w:after="0" w:line="240" w:lineRule="auto"/>
              <w:jc w:val="center"/>
              <w:rPr>
                <w:ins w:id="3741" w:author="David Dayan" w:date="2021-12-03T17:13:00Z"/>
                <w:rFonts w:ascii="Calibri" w:eastAsia="Times New Roman" w:hAnsi="Calibri" w:cs="Times New Roman"/>
                <w:color w:val="000000"/>
                <w:sz w:val="16"/>
                <w:szCs w:val="16"/>
              </w:rPr>
            </w:pPr>
            <w:ins w:id="374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43" w:author="David Dayan" w:date="2021-12-03T17:18:00Z">
              <w:tcPr>
                <w:tcW w:w="1142" w:type="dxa"/>
                <w:tcBorders>
                  <w:top w:val="nil"/>
                  <w:left w:val="nil"/>
                  <w:bottom w:val="nil"/>
                  <w:right w:val="nil"/>
                </w:tcBorders>
                <w:shd w:val="clear" w:color="auto" w:fill="auto"/>
                <w:noWrap/>
                <w:vAlign w:val="bottom"/>
                <w:hideMark/>
              </w:tcPr>
            </w:tcPrChange>
          </w:tcPr>
          <w:p w14:paraId="42EC6256" w14:textId="77777777" w:rsidR="00036D0E" w:rsidRPr="00036D0E" w:rsidRDefault="00036D0E" w:rsidP="00245317">
            <w:pPr>
              <w:spacing w:after="0" w:line="240" w:lineRule="auto"/>
              <w:jc w:val="center"/>
              <w:rPr>
                <w:ins w:id="3744" w:author="David Dayan" w:date="2021-12-03T17:13:00Z"/>
                <w:rFonts w:ascii="Calibri" w:eastAsia="Times New Roman" w:hAnsi="Calibri" w:cs="Times New Roman"/>
                <w:color w:val="000000"/>
                <w:sz w:val="16"/>
                <w:szCs w:val="16"/>
              </w:rPr>
            </w:pPr>
            <w:ins w:id="37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46" w:author="David Dayan" w:date="2021-12-03T17:18:00Z">
              <w:tcPr>
                <w:tcW w:w="1440" w:type="dxa"/>
                <w:tcBorders>
                  <w:top w:val="nil"/>
                  <w:left w:val="nil"/>
                  <w:bottom w:val="nil"/>
                  <w:right w:val="nil"/>
                </w:tcBorders>
                <w:shd w:val="clear" w:color="auto" w:fill="auto"/>
                <w:noWrap/>
                <w:vAlign w:val="bottom"/>
                <w:hideMark/>
              </w:tcPr>
            </w:tcPrChange>
          </w:tcPr>
          <w:p w14:paraId="0185494C" w14:textId="77777777" w:rsidR="00036D0E" w:rsidRPr="00036D0E" w:rsidRDefault="00036D0E" w:rsidP="00245317">
            <w:pPr>
              <w:spacing w:after="0" w:line="240" w:lineRule="auto"/>
              <w:jc w:val="center"/>
              <w:rPr>
                <w:ins w:id="3747" w:author="David Dayan" w:date="2021-12-03T17:13:00Z"/>
                <w:rFonts w:ascii="Calibri" w:eastAsia="Times New Roman" w:hAnsi="Calibri" w:cs="Times New Roman"/>
                <w:color w:val="000000"/>
                <w:sz w:val="16"/>
                <w:szCs w:val="16"/>
              </w:rPr>
            </w:pPr>
            <w:ins w:id="37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49" w:author="David Dayan" w:date="2021-12-03T17:18:00Z">
              <w:tcPr>
                <w:tcW w:w="1530" w:type="dxa"/>
                <w:tcBorders>
                  <w:top w:val="nil"/>
                  <w:left w:val="nil"/>
                  <w:bottom w:val="nil"/>
                  <w:right w:val="nil"/>
                </w:tcBorders>
                <w:shd w:val="clear" w:color="auto" w:fill="auto"/>
                <w:noWrap/>
                <w:vAlign w:val="bottom"/>
                <w:hideMark/>
              </w:tcPr>
            </w:tcPrChange>
          </w:tcPr>
          <w:p w14:paraId="7159AA18" w14:textId="77777777" w:rsidR="00036D0E" w:rsidRPr="00036D0E" w:rsidRDefault="00036D0E" w:rsidP="00245317">
            <w:pPr>
              <w:spacing w:after="0" w:line="240" w:lineRule="auto"/>
              <w:jc w:val="center"/>
              <w:rPr>
                <w:ins w:id="3750" w:author="David Dayan" w:date="2021-12-03T17:13:00Z"/>
                <w:rFonts w:ascii="Calibri" w:eastAsia="Times New Roman" w:hAnsi="Calibri" w:cs="Times New Roman"/>
                <w:color w:val="000000"/>
                <w:sz w:val="16"/>
                <w:szCs w:val="16"/>
              </w:rPr>
            </w:pPr>
            <w:ins w:id="37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52" w:author="David Dayan" w:date="2021-12-03T17:18:00Z">
              <w:tcPr>
                <w:tcW w:w="898" w:type="dxa"/>
                <w:tcBorders>
                  <w:top w:val="nil"/>
                  <w:left w:val="nil"/>
                  <w:bottom w:val="nil"/>
                  <w:right w:val="nil"/>
                </w:tcBorders>
                <w:shd w:val="clear" w:color="auto" w:fill="auto"/>
                <w:noWrap/>
                <w:vAlign w:val="bottom"/>
                <w:hideMark/>
              </w:tcPr>
            </w:tcPrChange>
          </w:tcPr>
          <w:p w14:paraId="17DF517C" w14:textId="77777777" w:rsidR="00036D0E" w:rsidRPr="00036D0E" w:rsidRDefault="00036D0E" w:rsidP="00245317">
            <w:pPr>
              <w:spacing w:after="0" w:line="240" w:lineRule="auto"/>
              <w:jc w:val="center"/>
              <w:rPr>
                <w:ins w:id="3753" w:author="David Dayan" w:date="2021-12-03T17:13:00Z"/>
                <w:rFonts w:ascii="Calibri" w:eastAsia="Times New Roman" w:hAnsi="Calibri" w:cs="Times New Roman"/>
                <w:color w:val="000000"/>
                <w:sz w:val="16"/>
                <w:szCs w:val="16"/>
              </w:rPr>
            </w:pPr>
            <w:ins w:id="37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55" w:author="David Dayan" w:date="2021-12-03T17:18:00Z">
              <w:tcPr>
                <w:tcW w:w="902" w:type="dxa"/>
                <w:tcBorders>
                  <w:top w:val="nil"/>
                  <w:left w:val="nil"/>
                  <w:bottom w:val="nil"/>
                  <w:right w:val="nil"/>
                </w:tcBorders>
                <w:shd w:val="clear" w:color="auto" w:fill="auto"/>
                <w:noWrap/>
                <w:vAlign w:val="bottom"/>
                <w:hideMark/>
              </w:tcPr>
            </w:tcPrChange>
          </w:tcPr>
          <w:p w14:paraId="6D45BD50" w14:textId="77777777" w:rsidR="00036D0E" w:rsidRPr="00036D0E" w:rsidRDefault="00036D0E" w:rsidP="00245317">
            <w:pPr>
              <w:spacing w:after="0" w:line="240" w:lineRule="auto"/>
              <w:jc w:val="center"/>
              <w:rPr>
                <w:ins w:id="3756" w:author="David Dayan" w:date="2021-12-03T17:13:00Z"/>
                <w:rFonts w:ascii="Calibri" w:eastAsia="Times New Roman" w:hAnsi="Calibri" w:cs="Times New Roman"/>
                <w:color w:val="000000"/>
                <w:sz w:val="16"/>
                <w:szCs w:val="16"/>
              </w:rPr>
            </w:pPr>
            <w:ins w:id="37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58" w:author="David Dayan" w:date="2021-12-03T17:18:00Z">
              <w:tcPr>
                <w:tcW w:w="2160" w:type="dxa"/>
                <w:tcBorders>
                  <w:top w:val="nil"/>
                  <w:left w:val="nil"/>
                  <w:bottom w:val="nil"/>
                  <w:right w:val="nil"/>
                </w:tcBorders>
                <w:shd w:val="clear" w:color="auto" w:fill="auto"/>
                <w:noWrap/>
                <w:vAlign w:val="bottom"/>
                <w:hideMark/>
              </w:tcPr>
            </w:tcPrChange>
          </w:tcPr>
          <w:p w14:paraId="277C99E7" w14:textId="77777777" w:rsidR="00036D0E" w:rsidRPr="00036D0E" w:rsidRDefault="00036D0E" w:rsidP="00245317">
            <w:pPr>
              <w:spacing w:after="0" w:line="240" w:lineRule="auto"/>
              <w:jc w:val="center"/>
              <w:rPr>
                <w:ins w:id="3759" w:author="David Dayan" w:date="2021-12-03T17:13:00Z"/>
                <w:rFonts w:ascii="Calibri" w:eastAsia="Times New Roman" w:hAnsi="Calibri" w:cs="Times New Roman"/>
                <w:color w:val="000000"/>
                <w:sz w:val="16"/>
                <w:szCs w:val="16"/>
              </w:rPr>
            </w:pPr>
            <w:ins w:id="37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761" w:author="David Dayan" w:date="2021-12-03T17:18:00Z">
              <w:tcPr>
                <w:tcW w:w="2876" w:type="dxa"/>
                <w:gridSpan w:val="2"/>
                <w:tcBorders>
                  <w:top w:val="nil"/>
                  <w:left w:val="nil"/>
                  <w:bottom w:val="nil"/>
                  <w:right w:val="nil"/>
                </w:tcBorders>
                <w:shd w:val="clear" w:color="auto" w:fill="auto"/>
                <w:noWrap/>
                <w:vAlign w:val="bottom"/>
                <w:hideMark/>
              </w:tcPr>
            </w:tcPrChange>
          </w:tcPr>
          <w:p w14:paraId="722905DC" w14:textId="77777777" w:rsidR="00036D0E" w:rsidRPr="00036D0E" w:rsidRDefault="00036D0E" w:rsidP="00245317">
            <w:pPr>
              <w:spacing w:after="0" w:line="240" w:lineRule="auto"/>
              <w:jc w:val="center"/>
              <w:rPr>
                <w:ins w:id="3762" w:author="David Dayan" w:date="2021-12-03T17:13:00Z"/>
                <w:rFonts w:ascii="Calibri" w:eastAsia="Times New Roman" w:hAnsi="Calibri" w:cs="Times New Roman"/>
                <w:color w:val="000000"/>
                <w:sz w:val="16"/>
                <w:szCs w:val="16"/>
              </w:rPr>
            </w:pPr>
            <w:ins w:id="37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764" w:author="David Dayan" w:date="2021-12-03T17:18:00Z">
              <w:tcPr>
                <w:tcW w:w="1426" w:type="dxa"/>
                <w:tcBorders>
                  <w:top w:val="nil"/>
                  <w:left w:val="nil"/>
                  <w:bottom w:val="nil"/>
                  <w:right w:val="nil"/>
                </w:tcBorders>
                <w:shd w:val="clear" w:color="auto" w:fill="auto"/>
                <w:noWrap/>
                <w:vAlign w:val="bottom"/>
                <w:hideMark/>
              </w:tcPr>
            </w:tcPrChange>
          </w:tcPr>
          <w:p w14:paraId="2AD2CC0C" w14:textId="77777777" w:rsidR="00036D0E" w:rsidRPr="00036D0E" w:rsidRDefault="00036D0E" w:rsidP="00245317">
            <w:pPr>
              <w:spacing w:after="0" w:line="240" w:lineRule="auto"/>
              <w:jc w:val="center"/>
              <w:rPr>
                <w:ins w:id="3765" w:author="David Dayan" w:date="2021-12-03T17:13:00Z"/>
                <w:rFonts w:ascii="Calibri" w:eastAsia="Times New Roman" w:hAnsi="Calibri" w:cs="Times New Roman"/>
                <w:color w:val="000000"/>
                <w:sz w:val="16"/>
                <w:szCs w:val="16"/>
              </w:rPr>
            </w:pPr>
            <w:ins w:id="37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EE57ABD" w14:textId="77777777" w:rsidTr="00245317">
        <w:trPr>
          <w:cantSplit/>
          <w:trHeight w:val="20"/>
          <w:ins w:id="3767" w:author="David Dayan" w:date="2021-12-03T17:13:00Z"/>
          <w:trPrChange w:id="37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769" w:author="David Dayan" w:date="2021-12-03T17:18:00Z">
              <w:tcPr>
                <w:tcW w:w="1563" w:type="dxa"/>
                <w:tcBorders>
                  <w:top w:val="nil"/>
                  <w:left w:val="nil"/>
                  <w:bottom w:val="nil"/>
                  <w:right w:val="nil"/>
                </w:tcBorders>
                <w:shd w:val="clear" w:color="auto" w:fill="auto"/>
                <w:noWrap/>
                <w:vAlign w:val="bottom"/>
                <w:hideMark/>
              </w:tcPr>
            </w:tcPrChange>
          </w:tcPr>
          <w:p w14:paraId="0F70F87B" w14:textId="77777777" w:rsidR="00036D0E" w:rsidRPr="00036D0E" w:rsidRDefault="00036D0E" w:rsidP="00245317">
            <w:pPr>
              <w:spacing w:after="0" w:line="240" w:lineRule="auto"/>
              <w:jc w:val="center"/>
              <w:rPr>
                <w:ins w:id="3770" w:author="David Dayan" w:date="2021-12-03T17:13:00Z"/>
                <w:rFonts w:ascii="Calibri" w:eastAsia="Times New Roman" w:hAnsi="Calibri" w:cs="Times New Roman"/>
                <w:color w:val="000000"/>
                <w:sz w:val="16"/>
                <w:szCs w:val="16"/>
              </w:rPr>
            </w:pPr>
            <w:ins w:id="3771" w:author="David Dayan" w:date="2021-12-03T17:13:00Z">
              <w:r w:rsidRPr="00036D0E">
                <w:rPr>
                  <w:rFonts w:ascii="Calibri" w:eastAsia="Times New Roman" w:hAnsi="Calibri" w:cs="Times New Roman"/>
                  <w:color w:val="000000"/>
                  <w:sz w:val="16"/>
                  <w:szCs w:val="16"/>
                </w:rPr>
                <w:t>OtsAC20ROGR_0096</w:t>
              </w:r>
            </w:ins>
          </w:p>
        </w:tc>
        <w:tc>
          <w:tcPr>
            <w:tcW w:w="746" w:type="dxa"/>
            <w:tcBorders>
              <w:top w:val="nil"/>
              <w:left w:val="nil"/>
              <w:bottom w:val="nil"/>
              <w:right w:val="nil"/>
            </w:tcBorders>
            <w:shd w:val="clear" w:color="auto" w:fill="auto"/>
            <w:noWrap/>
            <w:vAlign w:val="bottom"/>
            <w:hideMark/>
            <w:tcPrChange w:id="3772" w:author="David Dayan" w:date="2021-12-03T17:18:00Z">
              <w:tcPr>
                <w:tcW w:w="746" w:type="dxa"/>
                <w:tcBorders>
                  <w:top w:val="nil"/>
                  <w:left w:val="nil"/>
                  <w:bottom w:val="nil"/>
                  <w:right w:val="nil"/>
                </w:tcBorders>
                <w:shd w:val="clear" w:color="auto" w:fill="auto"/>
                <w:noWrap/>
                <w:vAlign w:val="bottom"/>
                <w:hideMark/>
              </w:tcPr>
            </w:tcPrChange>
          </w:tcPr>
          <w:p w14:paraId="7BF93510" w14:textId="77777777" w:rsidR="00036D0E" w:rsidRPr="00036D0E" w:rsidRDefault="00036D0E" w:rsidP="00245317">
            <w:pPr>
              <w:spacing w:after="0" w:line="240" w:lineRule="auto"/>
              <w:jc w:val="center"/>
              <w:rPr>
                <w:ins w:id="3773" w:author="David Dayan" w:date="2021-12-03T17:13:00Z"/>
                <w:rFonts w:ascii="Calibri" w:eastAsia="Times New Roman" w:hAnsi="Calibri" w:cs="Times New Roman"/>
                <w:color w:val="000000"/>
                <w:sz w:val="16"/>
                <w:szCs w:val="16"/>
              </w:rPr>
            </w:pPr>
            <w:ins w:id="377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775" w:author="David Dayan" w:date="2021-12-03T17:18:00Z">
              <w:tcPr>
                <w:tcW w:w="599" w:type="dxa"/>
                <w:tcBorders>
                  <w:top w:val="nil"/>
                  <w:left w:val="nil"/>
                  <w:bottom w:val="nil"/>
                  <w:right w:val="nil"/>
                </w:tcBorders>
                <w:shd w:val="clear" w:color="auto" w:fill="auto"/>
                <w:noWrap/>
                <w:vAlign w:val="bottom"/>
                <w:hideMark/>
              </w:tcPr>
            </w:tcPrChange>
          </w:tcPr>
          <w:p w14:paraId="2275915D" w14:textId="77777777" w:rsidR="00036D0E" w:rsidRPr="00036D0E" w:rsidRDefault="00036D0E" w:rsidP="00245317">
            <w:pPr>
              <w:spacing w:after="0" w:line="240" w:lineRule="auto"/>
              <w:jc w:val="center"/>
              <w:rPr>
                <w:ins w:id="3776" w:author="David Dayan" w:date="2021-12-03T17:13:00Z"/>
                <w:rFonts w:ascii="Calibri" w:eastAsia="Times New Roman" w:hAnsi="Calibri" w:cs="Times New Roman"/>
                <w:color w:val="000000"/>
                <w:sz w:val="16"/>
                <w:szCs w:val="16"/>
              </w:rPr>
            </w:pPr>
            <w:ins w:id="377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778" w:author="David Dayan" w:date="2021-12-03T17:18:00Z">
              <w:tcPr>
                <w:tcW w:w="1142" w:type="dxa"/>
                <w:tcBorders>
                  <w:top w:val="nil"/>
                  <w:left w:val="nil"/>
                  <w:bottom w:val="nil"/>
                  <w:right w:val="nil"/>
                </w:tcBorders>
                <w:shd w:val="clear" w:color="auto" w:fill="auto"/>
                <w:noWrap/>
                <w:vAlign w:val="bottom"/>
                <w:hideMark/>
              </w:tcPr>
            </w:tcPrChange>
          </w:tcPr>
          <w:p w14:paraId="13565BA7" w14:textId="77777777" w:rsidR="00036D0E" w:rsidRPr="00036D0E" w:rsidRDefault="00036D0E" w:rsidP="00245317">
            <w:pPr>
              <w:spacing w:after="0" w:line="240" w:lineRule="auto"/>
              <w:jc w:val="center"/>
              <w:rPr>
                <w:ins w:id="3779" w:author="David Dayan" w:date="2021-12-03T17:13:00Z"/>
                <w:rFonts w:ascii="Calibri" w:eastAsia="Times New Roman" w:hAnsi="Calibri" w:cs="Times New Roman"/>
                <w:color w:val="000000"/>
                <w:sz w:val="16"/>
                <w:szCs w:val="16"/>
              </w:rPr>
            </w:pPr>
            <w:ins w:id="37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781" w:author="David Dayan" w:date="2021-12-03T17:18:00Z">
              <w:tcPr>
                <w:tcW w:w="1440" w:type="dxa"/>
                <w:tcBorders>
                  <w:top w:val="nil"/>
                  <w:left w:val="nil"/>
                  <w:bottom w:val="nil"/>
                  <w:right w:val="nil"/>
                </w:tcBorders>
                <w:shd w:val="clear" w:color="auto" w:fill="auto"/>
                <w:noWrap/>
                <w:vAlign w:val="bottom"/>
                <w:hideMark/>
              </w:tcPr>
            </w:tcPrChange>
          </w:tcPr>
          <w:p w14:paraId="7306D85A" w14:textId="77777777" w:rsidR="00036D0E" w:rsidRPr="00036D0E" w:rsidRDefault="00036D0E" w:rsidP="00245317">
            <w:pPr>
              <w:spacing w:after="0" w:line="240" w:lineRule="auto"/>
              <w:jc w:val="center"/>
              <w:rPr>
                <w:ins w:id="3782" w:author="David Dayan" w:date="2021-12-03T17:13:00Z"/>
                <w:rFonts w:ascii="Calibri" w:eastAsia="Times New Roman" w:hAnsi="Calibri" w:cs="Times New Roman"/>
                <w:color w:val="000000"/>
                <w:sz w:val="16"/>
                <w:szCs w:val="16"/>
              </w:rPr>
            </w:pPr>
            <w:ins w:id="37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784" w:author="David Dayan" w:date="2021-12-03T17:18:00Z">
              <w:tcPr>
                <w:tcW w:w="1530" w:type="dxa"/>
                <w:tcBorders>
                  <w:top w:val="nil"/>
                  <w:left w:val="nil"/>
                  <w:bottom w:val="nil"/>
                  <w:right w:val="nil"/>
                </w:tcBorders>
                <w:shd w:val="clear" w:color="auto" w:fill="auto"/>
                <w:noWrap/>
                <w:vAlign w:val="bottom"/>
                <w:hideMark/>
              </w:tcPr>
            </w:tcPrChange>
          </w:tcPr>
          <w:p w14:paraId="68A6E7DC" w14:textId="77777777" w:rsidR="00036D0E" w:rsidRPr="00036D0E" w:rsidRDefault="00036D0E" w:rsidP="00245317">
            <w:pPr>
              <w:spacing w:after="0" w:line="240" w:lineRule="auto"/>
              <w:jc w:val="center"/>
              <w:rPr>
                <w:ins w:id="3785" w:author="David Dayan" w:date="2021-12-03T17:13:00Z"/>
                <w:rFonts w:ascii="Calibri" w:eastAsia="Times New Roman" w:hAnsi="Calibri" w:cs="Times New Roman"/>
                <w:color w:val="000000"/>
                <w:sz w:val="16"/>
                <w:szCs w:val="16"/>
              </w:rPr>
            </w:pPr>
            <w:ins w:id="37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787" w:author="David Dayan" w:date="2021-12-03T17:18:00Z">
              <w:tcPr>
                <w:tcW w:w="898" w:type="dxa"/>
                <w:tcBorders>
                  <w:top w:val="nil"/>
                  <w:left w:val="nil"/>
                  <w:bottom w:val="nil"/>
                  <w:right w:val="nil"/>
                </w:tcBorders>
                <w:shd w:val="clear" w:color="auto" w:fill="auto"/>
                <w:noWrap/>
                <w:vAlign w:val="bottom"/>
                <w:hideMark/>
              </w:tcPr>
            </w:tcPrChange>
          </w:tcPr>
          <w:p w14:paraId="6619C3CD" w14:textId="77777777" w:rsidR="00036D0E" w:rsidRPr="00036D0E" w:rsidRDefault="00036D0E" w:rsidP="00245317">
            <w:pPr>
              <w:spacing w:after="0" w:line="240" w:lineRule="auto"/>
              <w:jc w:val="center"/>
              <w:rPr>
                <w:ins w:id="3788" w:author="David Dayan" w:date="2021-12-03T17:13:00Z"/>
                <w:rFonts w:ascii="Calibri" w:eastAsia="Times New Roman" w:hAnsi="Calibri" w:cs="Times New Roman"/>
                <w:color w:val="000000"/>
                <w:sz w:val="16"/>
                <w:szCs w:val="16"/>
              </w:rPr>
            </w:pPr>
            <w:ins w:id="37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790" w:author="David Dayan" w:date="2021-12-03T17:18:00Z">
              <w:tcPr>
                <w:tcW w:w="902" w:type="dxa"/>
                <w:tcBorders>
                  <w:top w:val="nil"/>
                  <w:left w:val="nil"/>
                  <w:bottom w:val="nil"/>
                  <w:right w:val="nil"/>
                </w:tcBorders>
                <w:shd w:val="clear" w:color="auto" w:fill="auto"/>
                <w:noWrap/>
                <w:vAlign w:val="bottom"/>
                <w:hideMark/>
              </w:tcPr>
            </w:tcPrChange>
          </w:tcPr>
          <w:p w14:paraId="05798A5C" w14:textId="77777777" w:rsidR="00036D0E" w:rsidRPr="00036D0E" w:rsidRDefault="00036D0E" w:rsidP="00245317">
            <w:pPr>
              <w:spacing w:after="0" w:line="240" w:lineRule="auto"/>
              <w:jc w:val="center"/>
              <w:rPr>
                <w:ins w:id="3791" w:author="David Dayan" w:date="2021-12-03T17:13:00Z"/>
                <w:rFonts w:ascii="Calibri" w:eastAsia="Times New Roman" w:hAnsi="Calibri" w:cs="Times New Roman"/>
                <w:color w:val="000000"/>
                <w:sz w:val="16"/>
                <w:szCs w:val="16"/>
              </w:rPr>
            </w:pPr>
            <w:ins w:id="37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793" w:author="David Dayan" w:date="2021-12-03T17:18:00Z">
              <w:tcPr>
                <w:tcW w:w="2160" w:type="dxa"/>
                <w:tcBorders>
                  <w:top w:val="nil"/>
                  <w:left w:val="nil"/>
                  <w:bottom w:val="nil"/>
                  <w:right w:val="nil"/>
                </w:tcBorders>
                <w:shd w:val="clear" w:color="auto" w:fill="auto"/>
                <w:noWrap/>
                <w:vAlign w:val="bottom"/>
                <w:hideMark/>
              </w:tcPr>
            </w:tcPrChange>
          </w:tcPr>
          <w:p w14:paraId="22BD9AB4" w14:textId="77777777" w:rsidR="00036D0E" w:rsidRPr="00036D0E" w:rsidRDefault="00036D0E" w:rsidP="00245317">
            <w:pPr>
              <w:spacing w:after="0" w:line="240" w:lineRule="auto"/>
              <w:jc w:val="center"/>
              <w:rPr>
                <w:ins w:id="3794" w:author="David Dayan" w:date="2021-12-03T17:13:00Z"/>
                <w:rFonts w:ascii="Calibri" w:eastAsia="Times New Roman" w:hAnsi="Calibri" w:cs="Times New Roman"/>
                <w:color w:val="000000"/>
                <w:sz w:val="16"/>
                <w:szCs w:val="16"/>
              </w:rPr>
            </w:pPr>
            <w:ins w:id="37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796" w:author="David Dayan" w:date="2021-12-03T17:18:00Z">
              <w:tcPr>
                <w:tcW w:w="2876" w:type="dxa"/>
                <w:gridSpan w:val="2"/>
                <w:tcBorders>
                  <w:top w:val="nil"/>
                  <w:left w:val="nil"/>
                  <w:bottom w:val="nil"/>
                  <w:right w:val="nil"/>
                </w:tcBorders>
                <w:shd w:val="clear" w:color="auto" w:fill="auto"/>
                <w:noWrap/>
                <w:vAlign w:val="bottom"/>
                <w:hideMark/>
              </w:tcPr>
            </w:tcPrChange>
          </w:tcPr>
          <w:p w14:paraId="5EE4B678" w14:textId="77777777" w:rsidR="00036D0E" w:rsidRPr="00036D0E" w:rsidRDefault="00036D0E" w:rsidP="00245317">
            <w:pPr>
              <w:spacing w:after="0" w:line="240" w:lineRule="auto"/>
              <w:jc w:val="center"/>
              <w:rPr>
                <w:ins w:id="3797" w:author="David Dayan" w:date="2021-12-03T17:13:00Z"/>
                <w:rFonts w:ascii="Calibri" w:eastAsia="Times New Roman" w:hAnsi="Calibri" w:cs="Times New Roman"/>
                <w:color w:val="000000"/>
                <w:sz w:val="16"/>
                <w:szCs w:val="16"/>
              </w:rPr>
            </w:pPr>
            <w:ins w:id="37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799" w:author="David Dayan" w:date="2021-12-03T17:18:00Z">
              <w:tcPr>
                <w:tcW w:w="1426" w:type="dxa"/>
                <w:tcBorders>
                  <w:top w:val="nil"/>
                  <w:left w:val="nil"/>
                  <w:bottom w:val="nil"/>
                  <w:right w:val="nil"/>
                </w:tcBorders>
                <w:shd w:val="clear" w:color="auto" w:fill="auto"/>
                <w:noWrap/>
                <w:vAlign w:val="bottom"/>
                <w:hideMark/>
              </w:tcPr>
            </w:tcPrChange>
          </w:tcPr>
          <w:p w14:paraId="0738F396" w14:textId="77777777" w:rsidR="00036D0E" w:rsidRPr="00036D0E" w:rsidRDefault="00036D0E" w:rsidP="00245317">
            <w:pPr>
              <w:spacing w:after="0" w:line="240" w:lineRule="auto"/>
              <w:jc w:val="center"/>
              <w:rPr>
                <w:ins w:id="3800" w:author="David Dayan" w:date="2021-12-03T17:13:00Z"/>
                <w:rFonts w:ascii="Calibri" w:eastAsia="Times New Roman" w:hAnsi="Calibri" w:cs="Times New Roman"/>
                <w:color w:val="000000"/>
                <w:sz w:val="16"/>
                <w:szCs w:val="16"/>
              </w:rPr>
            </w:pPr>
            <w:ins w:id="38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30CC31F" w14:textId="77777777" w:rsidTr="00245317">
        <w:trPr>
          <w:cantSplit/>
          <w:trHeight w:val="20"/>
          <w:ins w:id="3802" w:author="David Dayan" w:date="2021-12-03T17:13:00Z"/>
          <w:trPrChange w:id="38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04" w:author="David Dayan" w:date="2021-12-03T17:18:00Z">
              <w:tcPr>
                <w:tcW w:w="1563" w:type="dxa"/>
                <w:tcBorders>
                  <w:top w:val="nil"/>
                  <w:left w:val="nil"/>
                  <w:bottom w:val="nil"/>
                  <w:right w:val="nil"/>
                </w:tcBorders>
                <w:shd w:val="clear" w:color="auto" w:fill="auto"/>
                <w:noWrap/>
                <w:vAlign w:val="bottom"/>
                <w:hideMark/>
              </w:tcPr>
            </w:tcPrChange>
          </w:tcPr>
          <w:p w14:paraId="34A275CF" w14:textId="77777777" w:rsidR="00036D0E" w:rsidRPr="00036D0E" w:rsidRDefault="00036D0E" w:rsidP="00245317">
            <w:pPr>
              <w:spacing w:after="0" w:line="240" w:lineRule="auto"/>
              <w:jc w:val="center"/>
              <w:rPr>
                <w:ins w:id="3805" w:author="David Dayan" w:date="2021-12-03T17:13:00Z"/>
                <w:rFonts w:ascii="Calibri" w:eastAsia="Times New Roman" w:hAnsi="Calibri" w:cs="Times New Roman"/>
                <w:color w:val="000000"/>
                <w:sz w:val="16"/>
                <w:szCs w:val="16"/>
              </w:rPr>
            </w:pPr>
            <w:ins w:id="3806" w:author="David Dayan" w:date="2021-12-03T17:13:00Z">
              <w:r w:rsidRPr="00036D0E">
                <w:rPr>
                  <w:rFonts w:ascii="Calibri" w:eastAsia="Times New Roman" w:hAnsi="Calibri" w:cs="Times New Roman"/>
                  <w:color w:val="000000"/>
                  <w:sz w:val="16"/>
                  <w:szCs w:val="16"/>
                </w:rPr>
                <w:t>OtsAC20ROGR_0097</w:t>
              </w:r>
            </w:ins>
          </w:p>
        </w:tc>
        <w:tc>
          <w:tcPr>
            <w:tcW w:w="746" w:type="dxa"/>
            <w:tcBorders>
              <w:top w:val="nil"/>
              <w:left w:val="nil"/>
              <w:bottom w:val="nil"/>
              <w:right w:val="nil"/>
            </w:tcBorders>
            <w:shd w:val="clear" w:color="auto" w:fill="auto"/>
            <w:noWrap/>
            <w:vAlign w:val="bottom"/>
            <w:hideMark/>
            <w:tcPrChange w:id="3807" w:author="David Dayan" w:date="2021-12-03T17:18:00Z">
              <w:tcPr>
                <w:tcW w:w="746" w:type="dxa"/>
                <w:tcBorders>
                  <w:top w:val="nil"/>
                  <w:left w:val="nil"/>
                  <w:bottom w:val="nil"/>
                  <w:right w:val="nil"/>
                </w:tcBorders>
                <w:shd w:val="clear" w:color="auto" w:fill="auto"/>
                <w:noWrap/>
                <w:vAlign w:val="bottom"/>
                <w:hideMark/>
              </w:tcPr>
            </w:tcPrChange>
          </w:tcPr>
          <w:p w14:paraId="578E552C" w14:textId="77777777" w:rsidR="00036D0E" w:rsidRPr="00036D0E" w:rsidRDefault="00036D0E" w:rsidP="00245317">
            <w:pPr>
              <w:spacing w:after="0" w:line="240" w:lineRule="auto"/>
              <w:jc w:val="center"/>
              <w:rPr>
                <w:ins w:id="3808" w:author="David Dayan" w:date="2021-12-03T17:13:00Z"/>
                <w:rFonts w:ascii="Calibri" w:eastAsia="Times New Roman" w:hAnsi="Calibri" w:cs="Times New Roman"/>
                <w:color w:val="000000"/>
                <w:sz w:val="16"/>
                <w:szCs w:val="16"/>
              </w:rPr>
            </w:pPr>
            <w:ins w:id="380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10" w:author="David Dayan" w:date="2021-12-03T17:18:00Z">
              <w:tcPr>
                <w:tcW w:w="599" w:type="dxa"/>
                <w:tcBorders>
                  <w:top w:val="nil"/>
                  <w:left w:val="nil"/>
                  <w:bottom w:val="nil"/>
                  <w:right w:val="nil"/>
                </w:tcBorders>
                <w:shd w:val="clear" w:color="auto" w:fill="auto"/>
                <w:noWrap/>
                <w:vAlign w:val="bottom"/>
                <w:hideMark/>
              </w:tcPr>
            </w:tcPrChange>
          </w:tcPr>
          <w:p w14:paraId="0A66640F" w14:textId="77777777" w:rsidR="00036D0E" w:rsidRPr="00036D0E" w:rsidRDefault="00036D0E" w:rsidP="00245317">
            <w:pPr>
              <w:spacing w:after="0" w:line="240" w:lineRule="auto"/>
              <w:jc w:val="center"/>
              <w:rPr>
                <w:ins w:id="3811" w:author="David Dayan" w:date="2021-12-03T17:13:00Z"/>
                <w:rFonts w:ascii="Calibri" w:eastAsia="Times New Roman" w:hAnsi="Calibri" w:cs="Times New Roman"/>
                <w:color w:val="000000"/>
                <w:sz w:val="16"/>
                <w:szCs w:val="16"/>
              </w:rPr>
            </w:pPr>
            <w:ins w:id="381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13" w:author="David Dayan" w:date="2021-12-03T17:18:00Z">
              <w:tcPr>
                <w:tcW w:w="1142" w:type="dxa"/>
                <w:tcBorders>
                  <w:top w:val="nil"/>
                  <w:left w:val="nil"/>
                  <w:bottom w:val="nil"/>
                  <w:right w:val="nil"/>
                </w:tcBorders>
                <w:shd w:val="clear" w:color="auto" w:fill="auto"/>
                <w:noWrap/>
                <w:vAlign w:val="bottom"/>
                <w:hideMark/>
              </w:tcPr>
            </w:tcPrChange>
          </w:tcPr>
          <w:p w14:paraId="15195C95" w14:textId="77777777" w:rsidR="00036D0E" w:rsidRPr="00036D0E" w:rsidRDefault="00036D0E" w:rsidP="00245317">
            <w:pPr>
              <w:spacing w:after="0" w:line="240" w:lineRule="auto"/>
              <w:jc w:val="center"/>
              <w:rPr>
                <w:ins w:id="3814" w:author="David Dayan" w:date="2021-12-03T17:13:00Z"/>
                <w:rFonts w:ascii="Calibri" w:eastAsia="Times New Roman" w:hAnsi="Calibri" w:cs="Times New Roman"/>
                <w:color w:val="000000"/>
                <w:sz w:val="16"/>
                <w:szCs w:val="16"/>
              </w:rPr>
            </w:pPr>
            <w:ins w:id="38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16" w:author="David Dayan" w:date="2021-12-03T17:18:00Z">
              <w:tcPr>
                <w:tcW w:w="1440" w:type="dxa"/>
                <w:tcBorders>
                  <w:top w:val="nil"/>
                  <w:left w:val="nil"/>
                  <w:bottom w:val="nil"/>
                  <w:right w:val="nil"/>
                </w:tcBorders>
                <w:shd w:val="clear" w:color="auto" w:fill="auto"/>
                <w:noWrap/>
                <w:vAlign w:val="bottom"/>
                <w:hideMark/>
              </w:tcPr>
            </w:tcPrChange>
          </w:tcPr>
          <w:p w14:paraId="09017E66" w14:textId="77777777" w:rsidR="00036D0E" w:rsidRPr="00036D0E" w:rsidRDefault="00036D0E" w:rsidP="00245317">
            <w:pPr>
              <w:spacing w:after="0" w:line="240" w:lineRule="auto"/>
              <w:jc w:val="center"/>
              <w:rPr>
                <w:ins w:id="3817" w:author="David Dayan" w:date="2021-12-03T17:13:00Z"/>
                <w:rFonts w:ascii="Calibri" w:eastAsia="Times New Roman" w:hAnsi="Calibri" w:cs="Times New Roman"/>
                <w:color w:val="000000"/>
                <w:sz w:val="16"/>
                <w:szCs w:val="16"/>
              </w:rPr>
            </w:pPr>
            <w:ins w:id="38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19" w:author="David Dayan" w:date="2021-12-03T17:18:00Z">
              <w:tcPr>
                <w:tcW w:w="1530" w:type="dxa"/>
                <w:tcBorders>
                  <w:top w:val="nil"/>
                  <w:left w:val="nil"/>
                  <w:bottom w:val="nil"/>
                  <w:right w:val="nil"/>
                </w:tcBorders>
                <w:shd w:val="clear" w:color="auto" w:fill="auto"/>
                <w:noWrap/>
                <w:vAlign w:val="bottom"/>
                <w:hideMark/>
              </w:tcPr>
            </w:tcPrChange>
          </w:tcPr>
          <w:p w14:paraId="195AC05C" w14:textId="77777777" w:rsidR="00036D0E" w:rsidRPr="00036D0E" w:rsidRDefault="00036D0E" w:rsidP="00245317">
            <w:pPr>
              <w:spacing w:after="0" w:line="240" w:lineRule="auto"/>
              <w:jc w:val="center"/>
              <w:rPr>
                <w:ins w:id="3820" w:author="David Dayan" w:date="2021-12-03T17:13:00Z"/>
                <w:rFonts w:ascii="Calibri" w:eastAsia="Times New Roman" w:hAnsi="Calibri" w:cs="Times New Roman"/>
                <w:color w:val="000000"/>
                <w:sz w:val="16"/>
                <w:szCs w:val="16"/>
              </w:rPr>
            </w:pPr>
            <w:ins w:id="38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22" w:author="David Dayan" w:date="2021-12-03T17:18:00Z">
              <w:tcPr>
                <w:tcW w:w="898" w:type="dxa"/>
                <w:tcBorders>
                  <w:top w:val="nil"/>
                  <w:left w:val="nil"/>
                  <w:bottom w:val="nil"/>
                  <w:right w:val="nil"/>
                </w:tcBorders>
                <w:shd w:val="clear" w:color="auto" w:fill="auto"/>
                <w:noWrap/>
                <w:vAlign w:val="bottom"/>
                <w:hideMark/>
              </w:tcPr>
            </w:tcPrChange>
          </w:tcPr>
          <w:p w14:paraId="499250D4" w14:textId="77777777" w:rsidR="00036D0E" w:rsidRPr="00036D0E" w:rsidRDefault="00036D0E" w:rsidP="00245317">
            <w:pPr>
              <w:spacing w:after="0" w:line="240" w:lineRule="auto"/>
              <w:jc w:val="center"/>
              <w:rPr>
                <w:ins w:id="3823" w:author="David Dayan" w:date="2021-12-03T17:13:00Z"/>
                <w:rFonts w:ascii="Calibri" w:eastAsia="Times New Roman" w:hAnsi="Calibri" w:cs="Times New Roman"/>
                <w:color w:val="000000"/>
                <w:sz w:val="16"/>
                <w:szCs w:val="16"/>
              </w:rPr>
            </w:pPr>
            <w:ins w:id="38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25" w:author="David Dayan" w:date="2021-12-03T17:18:00Z">
              <w:tcPr>
                <w:tcW w:w="902" w:type="dxa"/>
                <w:tcBorders>
                  <w:top w:val="nil"/>
                  <w:left w:val="nil"/>
                  <w:bottom w:val="nil"/>
                  <w:right w:val="nil"/>
                </w:tcBorders>
                <w:shd w:val="clear" w:color="auto" w:fill="auto"/>
                <w:noWrap/>
                <w:vAlign w:val="bottom"/>
                <w:hideMark/>
              </w:tcPr>
            </w:tcPrChange>
          </w:tcPr>
          <w:p w14:paraId="0D33B2D4" w14:textId="77777777" w:rsidR="00036D0E" w:rsidRPr="00036D0E" w:rsidRDefault="00036D0E" w:rsidP="00245317">
            <w:pPr>
              <w:spacing w:after="0" w:line="240" w:lineRule="auto"/>
              <w:jc w:val="center"/>
              <w:rPr>
                <w:ins w:id="3826" w:author="David Dayan" w:date="2021-12-03T17:13:00Z"/>
                <w:rFonts w:ascii="Calibri" w:eastAsia="Times New Roman" w:hAnsi="Calibri" w:cs="Times New Roman"/>
                <w:color w:val="000000"/>
                <w:sz w:val="16"/>
                <w:szCs w:val="16"/>
              </w:rPr>
            </w:pPr>
            <w:ins w:id="38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28" w:author="David Dayan" w:date="2021-12-03T17:18:00Z">
              <w:tcPr>
                <w:tcW w:w="2160" w:type="dxa"/>
                <w:tcBorders>
                  <w:top w:val="nil"/>
                  <w:left w:val="nil"/>
                  <w:bottom w:val="nil"/>
                  <w:right w:val="nil"/>
                </w:tcBorders>
                <w:shd w:val="clear" w:color="auto" w:fill="auto"/>
                <w:noWrap/>
                <w:vAlign w:val="bottom"/>
                <w:hideMark/>
              </w:tcPr>
            </w:tcPrChange>
          </w:tcPr>
          <w:p w14:paraId="13603261" w14:textId="77777777" w:rsidR="00036D0E" w:rsidRPr="00036D0E" w:rsidRDefault="00036D0E" w:rsidP="00245317">
            <w:pPr>
              <w:spacing w:after="0" w:line="240" w:lineRule="auto"/>
              <w:jc w:val="center"/>
              <w:rPr>
                <w:ins w:id="3829" w:author="David Dayan" w:date="2021-12-03T17:13:00Z"/>
                <w:rFonts w:ascii="Calibri" w:eastAsia="Times New Roman" w:hAnsi="Calibri" w:cs="Times New Roman"/>
                <w:color w:val="000000"/>
                <w:sz w:val="16"/>
                <w:szCs w:val="16"/>
              </w:rPr>
            </w:pPr>
            <w:ins w:id="38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831" w:author="David Dayan" w:date="2021-12-03T17:18:00Z">
              <w:tcPr>
                <w:tcW w:w="2876" w:type="dxa"/>
                <w:gridSpan w:val="2"/>
                <w:tcBorders>
                  <w:top w:val="nil"/>
                  <w:left w:val="nil"/>
                  <w:bottom w:val="nil"/>
                  <w:right w:val="nil"/>
                </w:tcBorders>
                <w:shd w:val="clear" w:color="auto" w:fill="auto"/>
                <w:noWrap/>
                <w:vAlign w:val="bottom"/>
                <w:hideMark/>
              </w:tcPr>
            </w:tcPrChange>
          </w:tcPr>
          <w:p w14:paraId="6C797207" w14:textId="77777777" w:rsidR="00036D0E" w:rsidRPr="00036D0E" w:rsidRDefault="00036D0E" w:rsidP="00245317">
            <w:pPr>
              <w:spacing w:after="0" w:line="240" w:lineRule="auto"/>
              <w:jc w:val="center"/>
              <w:rPr>
                <w:ins w:id="3832" w:author="David Dayan" w:date="2021-12-03T17:13:00Z"/>
                <w:rFonts w:ascii="Calibri" w:eastAsia="Times New Roman" w:hAnsi="Calibri" w:cs="Times New Roman"/>
                <w:color w:val="000000"/>
                <w:sz w:val="16"/>
                <w:szCs w:val="16"/>
              </w:rPr>
            </w:pPr>
            <w:ins w:id="38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834" w:author="David Dayan" w:date="2021-12-03T17:18:00Z">
              <w:tcPr>
                <w:tcW w:w="1426" w:type="dxa"/>
                <w:tcBorders>
                  <w:top w:val="nil"/>
                  <w:left w:val="nil"/>
                  <w:bottom w:val="nil"/>
                  <w:right w:val="nil"/>
                </w:tcBorders>
                <w:shd w:val="clear" w:color="auto" w:fill="auto"/>
                <w:noWrap/>
                <w:vAlign w:val="bottom"/>
                <w:hideMark/>
              </w:tcPr>
            </w:tcPrChange>
          </w:tcPr>
          <w:p w14:paraId="0A1858A1" w14:textId="77777777" w:rsidR="00036D0E" w:rsidRPr="00036D0E" w:rsidRDefault="00036D0E" w:rsidP="00245317">
            <w:pPr>
              <w:spacing w:after="0" w:line="240" w:lineRule="auto"/>
              <w:jc w:val="center"/>
              <w:rPr>
                <w:ins w:id="3835" w:author="David Dayan" w:date="2021-12-03T17:13:00Z"/>
                <w:rFonts w:ascii="Calibri" w:eastAsia="Times New Roman" w:hAnsi="Calibri" w:cs="Times New Roman"/>
                <w:color w:val="000000"/>
                <w:sz w:val="16"/>
                <w:szCs w:val="16"/>
              </w:rPr>
            </w:pPr>
            <w:ins w:id="38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C84E1BF" w14:textId="77777777" w:rsidTr="00245317">
        <w:trPr>
          <w:cantSplit/>
          <w:trHeight w:val="20"/>
          <w:ins w:id="3837" w:author="David Dayan" w:date="2021-12-03T17:13:00Z"/>
          <w:trPrChange w:id="38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39" w:author="David Dayan" w:date="2021-12-03T17:18:00Z">
              <w:tcPr>
                <w:tcW w:w="1563" w:type="dxa"/>
                <w:tcBorders>
                  <w:top w:val="nil"/>
                  <w:left w:val="nil"/>
                  <w:bottom w:val="nil"/>
                  <w:right w:val="nil"/>
                </w:tcBorders>
                <w:shd w:val="clear" w:color="auto" w:fill="auto"/>
                <w:noWrap/>
                <w:vAlign w:val="bottom"/>
                <w:hideMark/>
              </w:tcPr>
            </w:tcPrChange>
          </w:tcPr>
          <w:p w14:paraId="7BA663A9" w14:textId="77777777" w:rsidR="00036D0E" w:rsidRPr="00036D0E" w:rsidRDefault="00036D0E" w:rsidP="00245317">
            <w:pPr>
              <w:spacing w:after="0" w:line="240" w:lineRule="auto"/>
              <w:jc w:val="center"/>
              <w:rPr>
                <w:ins w:id="3840" w:author="David Dayan" w:date="2021-12-03T17:13:00Z"/>
                <w:rFonts w:ascii="Calibri" w:eastAsia="Times New Roman" w:hAnsi="Calibri" w:cs="Times New Roman"/>
                <w:color w:val="000000"/>
                <w:sz w:val="16"/>
                <w:szCs w:val="16"/>
              </w:rPr>
            </w:pPr>
            <w:ins w:id="3841" w:author="David Dayan" w:date="2021-12-03T17:13:00Z">
              <w:r w:rsidRPr="00036D0E">
                <w:rPr>
                  <w:rFonts w:ascii="Calibri" w:eastAsia="Times New Roman" w:hAnsi="Calibri" w:cs="Times New Roman"/>
                  <w:color w:val="000000"/>
                  <w:sz w:val="16"/>
                  <w:szCs w:val="16"/>
                </w:rPr>
                <w:t>OtsAC20ROGR_0098</w:t>
              </w:r>
            </w:ins>
          </w:p>
        </w:tc>
        <w:tc>
          <w:tcPr>
            <w:tcW w:w="746" w:type="dxa"/>
            <w:tcBorders>
              <w:top w:val="nil"/>
              <w:left w:val="nil"/>
              <w:bottom w:val="nil"/>
              <w:right w:val="nil"/>
            </w:tcBorders>
            <w:shd w:val="clear" w:color="auto" w:fill="auto"/>
            <w:noWrap/>
            <w:vAlign w:val="bottom"/>
            <w:hideMark/>
            <w:tcPrChange w:id="3842" w:author="David Dayan" w:date="2021-12-03T17:18:00Z">
              <w:tcPr>
                <w:tcW w:w="746" w:type="dxa"/>
                <w:tcBorders>
                  <w:top w:val="nil"/>
                  <w:left w:val="nil"/>
                  <w:bottom w:val="nil"/>
                  <w:right w:val="nil"/>
                </w:tcBorders>
                <w:shd w:val="clear" w:color="auto" w:fill="auto"/>
                <w:noWrap/>
                <w:vAlign w:val="bottom"/>
                <w:hideMark/>
              </w:tcPr>
            </w:tcPrChange>
          </w:tcPr>
          <w:p w14:paraId="394A3DB6" w14:textId="77777777" w:rsidR="00036D0E" w:rsidRPr="00036D0E" w:rsidRDefault="00036D0E" w:rsidP="00245317">
            <w:pPr>
              <w:spacing w:after="0" w:line="240" w:lineRule="auto"/>
              <w:jc w:val="center"/>
              <w:rPr>
                <w:ins w:id="3843" w:author="David Dayan" w:date="2021-12-03T17:13:00Z"/>
                <w:rFonts w:ascii="Calibri" w:eastAsia="Times New Roman" w:hAnsi="Calibri" w:cs="Times New Roman"/>
                <w:color w:val="000000"/>
                <w:sz w:val="16"/>
                <w:szCs w:val="16"/>
              </w:rPr>
            </w:pPr>
            <w:ins w:id="384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45" w:author="David Dayan" w:date="2021-12-03T17:18:00Z">
              <w:tcPr>
                <w:tcW w:w="599" w:type="dxa"/>
                <w:tcBorders>
                  <w:top w:val="nil"/>
                  <w:left w:val="nil"/>
                  <w:bottom w:val="nil"/>
                  <w:right w:val="nil"/>
                </w:tcBorders>
                <w:shd w:val="clear" w:color="auto" w:fill="auto"/>
                <w:noWrap/>
                <w:vAlign w:val="bottom"/>
                <w:hideMark/>
              </w:tcPr>
            </w:tcPrChange>
          </w:tcPr>
          <w:p w14:paraId="702E3792" w14:textId="77777777" w:rsidR="00036D0E" w:rsidRPr="00036D0E" w:rsidRDefault="00036D0E" w:rsidP="00245317">
            <w:pPr>
              <w:spacing w:after="0" w:line="240" w:lineRule="auto"/>
              <w:jc w:val="center"/>
              <w:rPr>
                <w:ins w:id="3846" w:author="David Dayan" w:date="2021-12-03T17:13:00Z"/>
                <w:rFonts w:ascii="Calibri" w:eastAsia="Times New Roman" w:hAnsi="Calibri" w:cs="Times New Roman"/>
                <w:color w:val="000000"/>
                <w:sz w:val="16"/>
                <w:szCs w:val="16"/>
              </w:rPr>
            </w:pPr>
            <w:ins w:id="384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48" w:author="David Dayan" w:date="2021-12-03T17:18:00Z">
              <w:tcPr>
                <w:tcW w:w="1142" w:type="dxa"/>
                <w:tcBorders>
                  <w:top w:val="nil"/>
                  <w:left w:val="nil"/>
                  <w:bottom w:val="nil"/>
                  <w:right w:val="nil"/>
                </w:tcBorders>
                <w:shd w:val="clear" w:color="auto" w:fill="auto"/>
                <w:noWrap/>
                <w:vAlign w:val="bottom"/>
                <w:hideMark/>
              </w:tcPr>
            </w:tcPrChange>
          </w:tcPr>
          <w:p w14:paraId="3816CEAE" w14:textId="77777777" w:rsidR="00036D0E" w:rsidRPr="00036D0E" w:rsidRDefault="00036D0E" w:rsidP="00245317">
            <w:pPr>
              <w:spacing w:after="0" w:line="240" w:lineRule="auto"/>
              <w:jc w:val="center"/>
              <w:rPr>
                <w:ins w:id="3849" w:author="David Dayan" w:date="2021-12-03T17:13:00Z"/>
                <w:rFonts w:ascii="Calibri" w:eastAsia="Times New Roman" w:hAnsi="Calibri" w:cs="Times New Roman"/>
                <w:color w:val="000000"/>
                <w:sz w:val="16"/>
                <w:szCs w:val="16"/>
              </w:rPr>
            </w:pPr>
            <w:ins w:id="38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51" w:author="David Dayan" w:date="2021-12-03T17:18:00Z">
              <w:tcPr>
                <w:tcW w:w="1440" w:type="dxa"/>
                <w:tcBorders>
                  <w:top w:val="nil"/>
                  <w:left w:val="nil"/>
                  <w:bottom w:val="nil"/>
                  <w:right w:val="nil"/>
                </w:tcBorders>
                <w:shd w:val="clear" w:color="auto" w:fill="auto"/>
                <w:noWrap/>
                <w:vAlign w:val="bottom"/>
                <w:hideMark/>
              </w:tcPr>
            </w:tcPrChange>
          </w:tcPr>
          <w:p w14:paraId="5E03BFC0" w14:textId="77777777" w:rsidR="00036D0E" w:rsidRPr="00036D0E" w:rsidRDefault="00036D0E" w:rsidP="00245317">
            <w:pPr>
              <w:spacing w:after="0" w:line="240" w:lineRule="auto"/>
              <w:jc w:val="center"/>
              <w:rPr>
                <w:ins w:id="3852" w:author="David Dayan" w:date="2021-12-03T17:13:00Z"/>
                <w:rFonts w:ascii="Calibri" w:eastAsia="Times New Roman" w:hAnsi="Calibri" w:cs="Times New Roman"/>
                <w:color w:val="000000"/>
                <w:sz w:val="16"/>
                <w:szCs w:val="16"/>
              </w:rPr>
            </w:pPr>
            <w:ins w:id="38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54" w:author="David Dayan" w:date="2021-12-03T17:18:00Z">
              <w:tcPr>
                <w:tcW w:w="1530" w:type="dxa"/>
                <w:tcBorders>
                  <w:top w:val="nil"/>
                  <w:left w:val="nil"/>
                  <w:bottom w:val="nil"/>
                  <w:right w:val="nil"/>
                </w:tcBorders>
                <w:shd w:val="clear" w:color="auto" w:fill="auto"/>
                <w:noWrap/>
                <w:vAlign w:val="bottom"/>
                <w:hideMark/>
              </w:tcPr>
            </w:tcPrChange>
          </w:tcPr>
          <w:p w14:paraId="50E02116" w14:textId="77777777" w:rsidR="00036D0E" w:rsidRPr="00036D0E" w:rsidRDefault="00036D0E" w:rsidP="00245317">
            <w:pPr>
              <w:spacing w:after="0" w:line="240" w:lineRule="auto"/>
              <w:jc w:val="center"/>
              <w:rPr>
                <w:ins w:id="3855" w:author="David Dayan" w:date="2021-12-03T17:13:00Z"/>
                <w:rFonts w:ascii="Calibri" w:eastAsia="Times New Roman" w:hAnsi="Calibri" w:cs="Times New Roman"/>
                <w:color w:val="000000"/>
                <w:sz w:val="16"/>
                <w:szCs w:val="16"/>
              </w:rPr>
            </w:pPr>
            <w:ins w:id="38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57" w:author="David Dayan" w:date="2021-12-03T17:18:00Z">
              <w:tcPr>
                <w:tcW w:w="898" w:type="dxa"/>
                <w:tcBorders>
                  <w:top w:val="nil"/>
                  <w:left w:val="nil"/>
                  <w:bottom w:val="nil"/>
                  <w:right w:val="nil"/>
                </w:tcBorders>
                <w:shd w:val="clear" w:color="auto" w:fill="auto"/>
                <w:noWrap/>
                <w:vAlign w:val="bottom"/>
                <w:hideMark/>
              </w:tcPr>
            </w:tcPrChange>
          </w:tcPr>
          <w:p w14:paraId="416217E4" w14:textId="77777777" w:rsidR="00036D0E" w:rsidRPr="00036D0E" w:rsidRDefault="00036D0E" w:rsidP="00245317">
            <w:pPr>
              <w:spacing w:after="0" w:line="240" w:lineRule="auto"/>
              <w:jc w:val="center"/>
              <w:rPr>
                <w:ins w:id="3858" w:author="David Dayan" w:date="2021-12-03T17:13:00Z"/>
                <w:rFonts w:ascii="Calibri" w:eastAsia="Times New Roman" w:hAnsi="Calibri" w:cs="Times New Roman"/>
                <w:color w:val="000000"/>
                <w:sz w:val="16"/>
                <w:szCs w:val="16"/>
              </w:rPr>
            </w:pPr>
            <w:ins w:id="38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60" w:author="David Dayan" w:date="2021-12-03T17:18:00Z">
              <w:tcPr>
                <w:tcW w:w="902" w:type="dxa"/>
                <w:tcBorders>
                  <w:top w:val="nil"/>
                  <w:left w:val="nil"/>
                  <w:bottom w:val="nil"/>
                  <w:right w:val="nil"/>
                </w:tcBorders>
                <w:shd w:val="clear" w:color="auto" w:fill="auto"/>
                <w:noWrap/>
                <w:vAlign w:val="bottom"/>
                <w:hideMark/>
              </w:tcPr>
            </w:tcPrChange>
          </w:tcPr>
          <w:p w14:paraId="6B3B69EE" w14:textId="77777777" w:rsidR="00036D0E" w:rsidRPr="00036D0E" w:rsidRDefault="00036D0E" w:rsidP="00245317">
            <w:pPr>
              <w:spacing w:after="0" w:line="240" w:lineRule="auto"/>
              <w:jc w:val="center"/>
              <w:rPr>
                <w:ins w:id="3861" w:author="David Dayan" w:date="2021-12-03T17:13:00Z"/>
                <w:rFonts w:ascii="Calibri" w:eastAsia="Times New Roman" w:hAnsi="Calibri" w:cs="Times New Roman"/>
                <w:color w:val="000000"/>
                <w:sz w:val="16"/>
                <w:szCs w:val="16"/>
              </w:rPr>
            </w:pPr>
            <w:ins w:id="38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63" w:author="David Dayan" w:date="2021-12-03T17:18:00Z">
              <w:tcPr>
                <w:tcW w:w="2160" w:type="dxa"/>
                <w:tcBorders>
                  <w:top w:val="nil"/>
                  <w:left w:val="nil"/>
                  <w:bottom w:val="nil"/>
                  <w:right w:val="nil"/>
                </w:tcBorders>
                <w:shd w:val="clear" w:color="auto" w:fill="auto"/>
                <w:noWrap/>
                <w:vAlign w:val="bottom"/>
                <w:hideMark/>
              </w:tcPr>
            </w:tcPrChange>
          </w:tcPr>
          <w:p w14:paraId="615BC313" w14:textId="77777777" w:rsidR="00036D0E" w:rsidRPr="00036D0E" w:rsidRDefault="00036D0E" w:rsidP="00245317">
            <w:pPr>
              <w:spacing w:after="0" w:line="240" w:lineRule="auto"/>
              <w:jc w:val="center"/>
              <w:rPr>
                <w:ins w:id="3864" w:author="David Dayan" w:date="2021-12-03T17:13:00Z"/>
                <w:rFonts w:ascii="Calibri" w:eastAsia="Times New Roman" w:hAnsi="Calibri" w:cs="Times New Roman"/>
                <w:color w:val="000000"/>
                <w:sz w:val="16"/>
                <w:szCs w:val="16"/>
              </w:rPr>
            </w:pPr>
            <w:ins w:id="38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866" w:author="David Dayan" w:date="2021-12-03T17:18:00Z">
              <w:tcPr>
                <w:tcW w:w="2876" w:type="dxa"/>
                <w:gridSpan w:val="2"/>
                <w:tcBorders>
                  <w:top w:val="nil"/>
                  <w:left w:val="nil"/>
                  <w:bottom w:val="nil"/>
                  <w:right w:val="nil"/>
                </w:tcBorders>
                <w:shd w:val="clear" w:color="auto" w:fill="auto"/>
                <w:noWrap/>
                <w:vAlign w:val="bottom"/>
                <w:hideMark/>
              </w:tcPr>
            </w:tcPrChange>
          </w:tcPr>
          <w:p w14:paraId="1857943C" w14:textId="77777777" w:rsidR="00036D0E" w:rsidRPr="00036D0E" w:rsidRDefault="00036D0E" w:rsidP="00245317">
            <w:pPr>
              <w:spacing w:after="0" w:line="240" w:lineRule="auto"/>
              <w:jc w:val="center"/>
              <w:rPr>
                <w:ins w:id="3867" w:author="David Dayan" w:date="2021-12-03T17:13:00Z"/>
                <w:rFonts w:ascii="Calibri" w:eastAsia="Times New Roman" w:hAnsi="Calibri" w:cs="Times New Roman"/>
                <w:color w:val="000000"/>
                <w:sz w:val="16"/>
                <w:szCs w:val="16"/>
              </w:rPr>
            </w:pPr>
            <w:ins w:id="38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869" w:author="David Dayan" w:date="2021-12-03T17:18:00Z">
              <w:tcPr>
                <w:tcW w:w="1426" w:type="dxa"/>
                <w:tcBorders>
                  <w:top w:val="nil"/>
                  <w:left w:val="nil"/>
                  <w:bottom w:val="nil"/>
                  <w:right w:val="nil"/>
                </w:tcBorders>
                <w:shd w:val="clear" w:color="auto" w:fill="auto"/>
                <w:noWrap/>
                <w:vAlign w:val="bottom"/>
                <w:hideMark/>
              </w:tcPr>
            </w:tcPrChange>
          </w:tcPr>
          <w:p w14:paraId="72DE7D96" w14:textId="77777777" w:rsidR="00036D0E" w:rsidRPr="00036D0E" w:rsidRDefault="00036D0E" w:rsidP="00245317">
            <w:pPr>
              <w:spacing w:after="0" w:line="240" w:lineRule="auto"/>
              <w:jc w:val="center"/>
              <w:rPr>
                <w:ins w:id="3870" w:author="David Dayan" w:date="2021-12-03T17:13:00Z"/>
                <w:rFonts w:ascii="Calibri" w:eastAsia="Times New Roman" w:hAnsi="Calibri" w:cs="Times New Roman"/>
                <w:color w:val="000000"/>
                <w:sz w:val="16"/>
                <w:szCs w:val="16"/>
              </w:rPr>
            </w:pPr>
            <w:ins w:id="38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EC464AC" w14:textId="77777777" w:rsidTr="00245317">
        <w:trPr>
          <w:cantSplit/>
          <w:trHeight w:val="20"/>
          <w:ins w:id="3872" w:author="David Dayan" w:date="2021-12-03T17:13:00Z"/>
          <w:trPrChange w:id="38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874" w:author="David Dayan" w:date="2021-12-03T17:18:00Z">
              <w:tcPr>
                <w:tcW w:w="1563" w:type="dxa"/>
                <w:tcBorders>
                  <w:top w:val="nil"/>
                  <w:left w:val="nil"/>
                  <w:bottom w:val="nil"/>
                  <w:right w:val="nil"/>
                </w:tcBorders>
                <w:shd w:val="clear" w:color="auto" w:fill="auto"/>
                <w:noWrap/>
                <w:vAlign w:val="bottom"/>
                <w:hideMark/>
              </w:tcPr>
            </w:tcPrChange>
          </w:tcPr>
          <w:p w14:paraId="70D538C5" w14:textId="77777777" w:rsidR="00036D0E" w:rsidRPr="00036D0E" w:rsidRDefault="00036D0E" w:rsidP="00245317">
            <w:pPr>
              <w:spacing w:after="0" w:line="240" w:lineRule="auto"/>
              <w:jc w:val="center"/>
              <w:rPr>
                <w:ins w:id="3875" w:author="David Dayan" w:date="2021-12-03T17:13:00Z"/>
                <w:rFonts w:ascii="Calibri" w:eastAsia="Times New Roman" w:hAnsi="Calibri" w:cs="Times New Roman"/>
                <w:color w:val="000000"/>
                <w:sz w:val="16"/>
                <w:szCs w:val="16"/>
              </w:rPr>
            </w:pPr>
            <w:ins w:id="3876" w:author="David Dayan" w:date="2021-12-03T17:13:00Z">
              <w:r w:rsidRPr="00036D0E">
                <w:rPr>
                  <w:rFonts w:ascii="Calibri" w:eastAsia="Times New Roman" w:hAnsi="Calibri" w:cs="Times New Roman"/>
                  <w:color w:val="000000"/>
                  <w:sz w:val="16"/>
                  <w:szCs w:val="16"/>
                </w:rPr>
                <w:lastRenderedPageBreak/>
                <w:t>OtsAC20ROGR_0099</w:t>
              </w:r>
            </w:ins>
          </w:p>
        </w:tc>
        <w:tc>
          <w:tcPr>
            <w:tcW w:w="746" w:type="dxa"/>
            <w:tcBorders>
              <w:top w:val="nil"/>
              <w:left w:val="nil"/>
              <w:bottom w:val="nil"/>
              <w:right w:val="nil"/>
            </w:tcBorders>
            <w:shd w:val="clear" w:color="auto" w:fill="auto"/>
            <w:noWrap/>
            <w:vAlign w:val="bottom"/>
            <w:hideMark/>
            <w:tcPrChange w:id="3877" w:author="David Dayan" w:date="2021-12-03T17:18:00Z">
              <w:tcPr>
                <w:tcW w:w="746" w:type="dxa"/>
                <w:tcBorders>
                  <w:top w:val="nil"/>
                  <w:left w:val="nil"/>
                  <w:bottom w:val="nil"/>
                  <w:right w:val="nil"/>
                </w:tcBorders>
                <w:shd w:val="clear" w:color="auto" w:fill="auto"/>
                <w:noWrap/>
                <w:vAlign w:val="bottom"/>
                <w:hideMark/>
              </w:tcPr>
            </w:tcPrChange>
          </w:tcPr>
          <w:p w14:paraId="3EEFDC58" w14:textId="77777777" w:rsidR="00036D0E" w:rsidRPr="00036D0E" w:rsidRDefault="00036D0E" w:rsidP="00245317">
            <w:pPr>
              <w:spacing w:after="0" w:line="240" w:lineRule="auto"/>
              <w:jc w:val="center"/>
              <w:rPr>
                <w:ins w:id="3878" w:author="David Dayan" w:date="2021-12-03T17:13:00Z"/>
                <w:rFonts w:ascii="Calibri" w:eastAsia="Times New Roman" w:hAnsi="Calibri" w:cs="Times New Roman"/>
                <w:color w:val="000000"/>
                <w:sz w:val="16"/>
                <w:szCs w:val="16"/>
              </w:rPr>
            </w:pPr>
            <w:ins w:id="387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880" w:author="David Dayan" w:date="2021-12-03T17:18:00Z">
              <w:tcPr>
                <w:tcW w:w="599" w:type="dxa"/>
                <w:tcBorders>
                  <w:top w:val="nil"/>
                  <w:left w:val="nil"/>
                  <w:bottom w:val="nil"/>
                  <w:right w:val="nil"/>
                </w:tcBorders>
                <w:shd w:val="clear" w:color="auto" w:fill="auto"/>
                <w:noWrap/>
                <w:vAlign w:val="bottom"/>
                <w:hideMark/>
              </w:tcPr>
            </w:tcPrChange>
          </w:tcPr>
          <w:p w14:paraId="12E502B3" w14:textId="77777777" w:rsidR="00036D0E" w:rsidRPr="00036D0E" w:rsidRDefault="00036D0E" w:rsidP="00245317">
            <w:pPr>
              <w:spacing w:after="0" w:line="240" w:lineRule="auto"/>
              <w:jc w:val="center"/>
              <w:rPr>
                <w:ins w:id="3881" w:author="David Dayan" w:date="2021-12-03T17:13:00Z"/>
                <w:rFonts w:ascii="Calibri" w:eastAsia="Times New Roman" w:hAnsi="Calibri" w:cs="Times New Roman"/>
                <w:color w:val="000000"/>
                <w:sz w:val="16"/>
                <w:szCs w:val="16"/>
              </w:rPr>
            </w:pPr>
            <w:ins w:id="388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883" w:author="David Dayan" w:date="2021-12-03T17:18:00Z">
              <w:tcPr>
                <w:tcW w:w="1142" w:type="dxa"/>
                <w:tcBorders>
                  <w:top w:val="nil"/>
                  <w:left w:val="nil"/>
                  <w:bottom w:val="nil"/>
                  <w:right w:val="nil"/>
                </w:tcBorders>
                <w:shd w:val="clear" w:color="auto" w:fill="auto"/>
                <w:noWrap/>
                <w:vAlign w:val="bottom"/>
                <w:hideMark/>
              </w:tcPr>
            </w:tcPrChange>
          </w:tcPr>
          <w:p w14:paraId="76A541A0" w14:textId="77777777" w:rsidR="00036D0E" w:rsidRPr="00036D0E" w:rsidRDefault="00036D0E" w:rsidP="00245317">
            <w:pPr>
              <w:spacing w:after="0" w:line="240" w:lineRule="auto"/>
              <w:jc w:val="center"/>
              <w:rPr>
                <w:ins w:id="3884" w:author="David Dayan" w:date="2021-12-03T17:13:00Z"/>
                <w:rFonts w:ascii="Calibri" w:eastAsia="Times New Roman" w:hAnsi="Calibri" w:cs="Times New Roman"/>
                <w:color w:val="000000"/>
                <w:sz w:val="16"/>
                <w:szCs w:val="16"/>
              </w:rPr>
            </w:pPr>
            <w:ins w:id="38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886" w:author="David Dayan" w:date="2021-12-03T17:18:00Z">
              <w:tcPr>
                <w:tcW w:w="1440" w:type="dxa"/>
                <w:tcBorders>
                  <w:top w:val="nil"/>
                  <w:left w:val="nil"/>
                  <w:bottom w:val="nil"/>
                  <w:right w:val="nil"/>
                </w:tcBorders>
                <w:shd w:val="clear" w:color="auto" w:fill="auto"/>
                <w:noWrap/>
                <w:vAlign w:val="bottom"/>
                <w:hideMark/>
              </w:tcPr>
            </w:tcPrChange>
          </w:tcPr>
          <w:p w14:paraId="3CD38499" w14:textId="77777777" w:rsidR="00036D0E" w:rsidRPr="00036D0E" w:rsidRDefault="00036D0E" w:rsidP="00245317">
            <w:pPr>
              <w:spacing w:after="0" w:line="240" w:lineRule="auto"/>
              <w:jc w:val="center"/>
              <w:rPr>
                <w:ins w:id="3887" w:author="David Dayan" w:date="2021-12-03T17:13:00Z"/>
                <w:rFonts w:ascii="Calibri" w:eastAsia="Times New Roman" w:hAnsi="Calibri" w:cs="Times New Roman"/>
                <w:color w:val="000000"/>
                <w:sz w:val="16"/>
                <w:szCs w:val="16"/>
              </w:rPr>
            </w:pPr>
            <w:ins w:id="38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889" w:author="David Dayan" w:date="2021-12-03T17:18:00Z">
              <w:tcPr>
                <w:tcW w:w="1530" w:type="dxa"/>
                <w:tcBorders>
                  <w:top w:val="nil"/>
                  <w:left w:val="nil"/>
                  <w:bottom w:val="nil"/>
                  <w:right w:val="nil"/>
                </w:tcBorders>
                <w:shd w:val="clear" w:color="auto" w:fill="auto"/>
                <w:noWrap/>
                <w:vAlign w:val="bottom"/>
                <w:hideMark/>
              </w:tcPr>
            </w:tcPrChange>
          </w:tcPr>
          <w:p w14:paraId="1992A399" w14:textId="77777777" w:rsidR="00036D0E" w:rsidRPr="00036D0E" w:rsidRDefault="00036D0E" w:rsidP="00245317">
            <w:pPr>
              <w:spacing w:after="0" w:line="240" w:lineRule="auto"/>
              <w:jc w:val="center"/>
              <w:rPr>
                <w:ins w:id="3890" w:author="David Dayan" w:date="2021-12-03T17:13:00Z"/>
                <w:rFonts w:ascii="Calibri" w:eastAsia="Times New Roman" w:hAnsi="Calibri" w:cs="Times New Roman"/>
                <w:color w:val="000000"/>
                <w:sz w:val="16"/>
                <w:szCs w:val="16"/>
              </w:rPr>
            </w:pPr>
            <w:ins w:id="38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892" w:author="David Dayan" w:date="2021-12-03T17:18:00Z">
              <w:tcPr>
                <w:tcW w:w="898" w:type="dxa"/>
                <w:tcBorders>
                  <w:top w:val="nil"/>
                  <w:left w:val="nil"/>
                  <w:bottom w:val="nil"/>
                  <w:right w:val="nil"/>
                </w:tcBorders>
                <w:shd w:val="clear" w:color="auto" w:fill="auto"/>
                <w:noWrap/>
                <w:vAlign w:val="bottom"/>
                <w:hideMark/>
              </w:tcPr>
            </w:tcPrChange>
          </w:tcPr>
          <w:p w14:paraId="299AD909" w14:textId="77777777" w:rsidR="00036D0E" w:rsidRPr="00036D0E" w:rsidRDefault="00036D0E" w:rsidP="00245317">
            <w:pPr>
              <w:spacing w:after="0" w:line="240" w:lineRule="auto"/>
              <w:jc w:val="center"/>
              <w:rPr>
                <w:ins w:id="3893" w:author="David Dayan" w:date="2021-12-03T17:13:00Z"/>
                <w:rFonts w:ascii="Calibri" w:eastAsia="Times New Roman" w:hAnsi="Calibri" w:cs="Times New Roman"/>
                <w:color w:val="000000"/>
                <w:sz w:val="16"/>
                <w:szCs w:val="16"/>
              </w:rPr>
            </w:pPr>
            <w:ins w:id="38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895" w:author="David Dayan" w:date="2021-12-03T17:18:00Z">
              <w:tcPr>
                <w:tcW w:w="902" w:type="dxa"/>
                <w:tcBorders>
                  <w:top w:val="nil"/>
                  <w:left w:val="nil"/>
                  <w:bottom w:val="nil"/>
                  <w:right w:val="nil"/>
                </w:tcBorders>
                <w:shd w:val="clear" w:color="auto" w:fill="auto"/>
                <w:noWrap/>
                <w:vAlign w:val="bottom"/>
                <w:hideMark/>
              </w:tcPr>
            </w:tcPrChange>
          </w:tcPr>
          <w:p w14:paraId="3484E771" w14:textId="77777777" w:rsidR="00036D0E" w:rsidRPr="00036D0E" w:rsidRDefault="00036D0E" w:rsidP="00245317">
            <w:pPr>
              <w:spacing w:after="0" w:line="240" w:lineRule="auto"/>
              <w:jc w:val="center"/>
              <w:rPr>
                <w:ins w:id="3896" w:author="David Dayan" w:date="2021-12-03T17:13:00Z"/>
                <w:rFonts w:ascii="Calibri" w:eastAsia="Times New Roman" w:hAnsi="Calibri" w:cs="Times New Roman"/>
                <w:color w:val="000000"/>
                <w:sz w:val="16"/>
                <w:szCs w:val="16"/>
              </w:rPr>
            </w:pPr>
            <w:ins w:id="38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898" w:author="David Dayan" w:date="2021-12-03T17:18:00Z">
              <w:tcPr>
                <w:tcW w:w="2160" w:type="dxa"/>
                <w:tcBorders>
                  <w:top w:val="nil"/>
                  <w:left w:val="nil"/>
                  <w:bottom w:val="nil"/>
                  <w:right w:val="nil"/>
                </w:tcBorders>
                <w:shd w:val="clear" w:color="auto" w:fill="auto"/>
                <w:noWrap/>
                <w:vAlign w:val="bottom"/>
                <w:hideMark/>
              </w:tcPr>
            </w:tcPrChange>
          </w:tcPr>
          <w:p w14:paraId="69AFA43A" w14:textId="77777777" w:rsidR="00036D0E" w:rsidRPr="00036D0E" w:rsidRDefault="00036D0E" w:rsidP="00245317">
            <w:pPr>
              <w:spacing w:after="0" w:line="240" w:lineRule="auto"/>
              <w:jc w:val="center"/>
              <w:rPr>
                <w:ins w:id="3899" w:author="David Dayan" w:date="2021-12-03T17:13:00Z"/>
                <w:rFonts w:ascii="Calibri" w:eastAsia="Times New Roman" w:hAnsi="Calibri" w:cs="Times New Roman"/>
                <w:color w:val="000000"/>
                <w:sz w:val="16"/>
                <w:szCs w:val="16"/>
              </w:rPr>
            </w:pPr>
            <w:ins w:id="39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901" w:author="David Dayan" w:date="2021-12-03T17:18:00Z">
              <w:tcPr>
                <w:tcW w:w="2876" w:type="dxa"/>
                <w:gridSpan w:val="2"/>
                <w:tcBorders>
                  <w:top w:val="nil"/>
                  <w:left w:val="nil"/>
                  <w:bottom w:val="nil"/>
                  <w:right w:val="nil"/>
                </w:tcBorders>
                <w:shd w:val="clear" w:color="auto" w:fill="auto"/>
                <w:noWrap/>
                <w:vAlign w:val="bottom"/>
                <w:hideMark/>
              </w:tcPr>
            </w:tcPrChange>
          </w:tcPr>
          <w:p w14:paraId="123C3E88" w14:textId="77777777" w:rsidR="00036D0E" w:rsidRPr="00036D0E" w:rsidRDefault="00036D0E" w:rsidP="00245317">
            <w:pPr>
              <w:spacing w:after="0" w:line="240" w:lineRule="auto"/>
              <w:jc w:val="center"/>
              <w:rPr>
                <w:ins w:id="3902" w:author="David Dayan" w:date="2021-12-03T17:13:00Z"/>
                <w:rFonts w:ascii="Calibri" w:eastAsia="Times New Roman" w:hAnsi="Calibri" w:cs="Times New Roman"/>
                <w:color w:val="000000"/>
                <w:sz w:val="16"/>
                <w:szCs w:val="16"/>
              </w:rPr>
            </w:pPr>
            <w:ins w:id="39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904" w:author="David Dayan" w:date="2021-12-03T17:18:00Z">
              <w:tcPr>
                <w:tcW w:w="1426" w:type="dxa"/>
                <w:tcBorders>
                  <w:top w:val="nil"/>
                  <w:left w:val="nil"/>
                  <w:bottom w:val="nil"/>
                  <w:right w:val="nil"/>
                </w:tcBorders>
                <w:shd w:val="clear" w:color="auto" w:fill="auto"/>
                <w:noWrap/>
                <w:vAlign w:val="bottom"/>
                <w:hideMark/>
              </w:tcPr>
            </w:tcPrChange>
          </w:tcPr>
          <w:p w14:paraId="2C37ABBE" w14:textId="77777777" w:rsidR="00036D0E" w:rsidRPr="00036D0E" w:rsidRDefault="00036D0E" w:rsidP="00245317">
            <w:pPr>
              <w:spacing w:after="0" w:line="240" w:lineRule="auto"/>
              <w:jc w:val="center"/>
              <w:rPr>
                <w:ins w:id="3905" w:author="David Dayan" w:date="2021-12-03T17:13:00Z"/>
                <w:rFonts w:ascii="Calibri" w:eastAsia="Times New Roman" w:hAnsi="Calibri" w:cs="Times New Roman"/>
                <w:color w:val="000000"/>
                <w:sz w:val="16"/>
                <w:szCs w:val="16"/>
              </w:rPr>
            </w:pPr>
            <w:ins w:id="39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08672C5" w14:textId="77777777" w:rsidTr="00245317">
        <w:trPr>
          <w:cantSplit/>
          <w:trHeight w:val="20"/>
          <w:ins w:id="3907" w:author="David Dayan" w:date="2021-12-03T17:13:00Z"/>
          <w:trPrChange w:id="39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09" w:author="David Dayan" w:date="2021-12-03T17:18:00Z">
              <w:tcPr>
                <w:tcW w:w="1563" w:type="dxa"/>
                <w:tcBorders>
                  <w:top w:val="nil"/>
                  <w:left w:val="nil"/>
                  <w:bottom w:val="nil"/>
                  <w:right w:val="nil"/>
                </w:tcBorders>
                <w:shd w:val="clear" w:color="auto" w:fill="auto"/>
                <w:noWrap/>
                <w:vAlign w:val="bottom"/>
                <w:hideMark/>
              </w:tcPr>
            </w:tcPrChange>
          </w:tcPr>
          <w:p w14:paraId="7F5713B7" w14:textId="77777777" w:rsidR="00036D0E" w:rsidRPr="00036D0E" w:rsidRDefault="00036D0E" w:rsidP="00245317">
            <w:pPr>
              <w:spacing w:after="0" w:line="240" w:lineRule="auto"/>
              <w:jc w:val="center"/>
              <w:rPr>
                <w:ins w:id="3910" w:author="David Dayan" w:date="2021-12-03T17:13:00Z"/>
                <w:rFonts w:ascii="Calibri" w:eastAsia="Times New Roman" w:hAnsi="Calibri" w:cs="Times New Roman"/>
                <w:color w:val="000000"/>
                <w:sz w:val="16"/>
                <w:szCs w:val="16"/>
              </w:rPr>
            </w:pPr>
            <w:ins w:id="3911" w:author="David Dayan" w:date="2021-12-03T17:13:00Z">
              <w:r w:rsidRPr="00036D0E">
                <w:rPr>
                  <w:rFonts w:ascii="Calibri" w:eastAsia="Times New Roman" w:hAnsi="Calibri" w:cs="Times New Roman"/>
                  <w:color w:val="000000"/>
                  <w:sz w:val="16"/>
                  <w:szCs w:val="16"/>
                </w:rPr>
                <w:t>OtsAC20ROGR_0100</w:t>
              </w:r>
            </w:ins>
          </w:p>
        </w:tc>
        <w:tc>
          <w:tcPr>
            <w:tcW w:w="746" w:type="dxa"/>
            <w:tcBorders>
              <w:top w:val="nil"/>
              <w:left w:val="nil"/>
              <w:bottom w:val="nil"/>
              <w:right w:val="nil"/>
            </w:tcBorders>
            <w:shd w:val="clear" w:color="auto" w:fill="auto"/>
            <w:noWrap/>
            <w:vAlign w:val="bottom"/>
            <w:hideMark/>
            <w:tcPrChange w:id="3912" w:author="David Dayan" w:date="2021-12-03T17:18:00Z">
              <w:tcPr>
                <w:tcW w:w="746" w:type="dxa"/>
                <w:tcBorders>
                  <w:top w:val="nil"/>
                  <w:left w:val="nil"/>
                  <w:bottom w:val="nil"/>
                  <w:right w:val="nil"/>
                </w:tcBorders>
                <w:shd w:val="clear" w:color="auto" w:fill="auto"/>
                <w:noWrap/>
                <w:vAlign w:val="bottom"/>
                <w:hideMark/>
              </w:tcPr>
            </w:tcPrChange>
          </w:tcPr>
          <w:p w14:paraId="4A9C4FC9" w14:textId="77777777" w:rsidR="00036D0E" w:rsidRPr="00036D0E" w:rsidRDefault="00036D0E" w:rsidP="00245317">
            <w:pPr>
              <w:spacing w:after="0" w:line="240" w:lineRule="auto"/>
              <w:jc w:val="center"/>
              <w:rPr>
                <w:ins w:id="3913" w:author="David Dayan" w:date="2021-12-03T17:13:00Z"/>
                <w:rFonts w:ascii="Calibri" w:eastAsia="Times New Roman" w:hAnsi="Calibri" w:cs="Times New Roman"/>
                <w:color w:val="000000"/>
                <w:sz w:val="16"/>
                <w:szCs w:val="16"/>
              </w:rPr>
            </w:pPr>
            <w:ins w:id="391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15" w:author="David Dayan" w:date="2021-12-03T17:18:00Z">
              <w:tcPr>
                <w:tcW w:w="599" w:type="dxa"/>
                <w:tcBorders>
                  <w:top w:val="nil"/>
                  <w:left w:val="nil"/>
                  <w:bottom w:val="nil"/>
                  <w:right w:val="nil"/>
                </w:tcBorders>
                <w:shd w:val="clear" w:color="auto" w:fill="auto"/>
                <w:noWrap/>
                <w:vAlign w:val="bottom"/>
                <w:hideMark/>
              </w:tcPr>
            </w:tcPrChange>
          </w:tcPr>
          <w:p w14:paraId="69ADB90B" w14:textId="77777777" w:rsidR="00036D0E" w:rsidRPr="00036D0E" w:rsidRDefault="00036D0E" w:rsidP="00245317">
            <w:pPr>
              <w:spacing w:after="0" w:line="240" w:lineRule="auto"/>
              <w:jc w:val="center"/>
              <w:rPr>
                <w:ins w:id="3916" w:author="David Dayan" w:date="2021-12-03T17:13:00Z"/>
                <w:rFonts w:ascii="Calibri" w:eastAsia="Times New Roman" w:hAnsi="Calibri" w:cs="Times New Roman"/>
                <w:color w:val="000000"/>
                <w:sz w:val="16"/>
                <w:szCs w:val="16"/>
              </w:rPr>
            </w:pPr>
            <w:ins w:id="391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18" w:author="David Dayan" w:date="2021-12-03T17:18:00Z">
              <w:tcPr>
                <w:tcW w:w="1142" w:type="dxa"/>
                <w:tcBorders>
                  <w:top w:val="nil"/>
                  <w:left w:val="nil"/>
                  <w:bottom w:val="nil"/>
                  <w:right w:val="nil"/>
                </w:tcBorders>
                <w:shd w:val="clear" w:color="auto" w:fill="auto"/>
                <w:noWrap/>
                <w:vAlign w:val="bottom"/>
                <w:hideMark/>
              </w:tcPr>
            </w:tcPrChange>
          </w:tcPr>
          <w:p w14:paraId="48A0D1D5" w14:textId="77777777" w:rsidR="00036D0E" w:rsidRPr="00036D0E" w:rsidRDefault="00036D0E" w:rsidP="00245317">
            <w:pPr>
              <w:spacing w:after="0" w:line="240" w:lineRule="auto"/>
              <w:jc w:val="center"/>
              <w:rPr>
                <w:ins w:id="3919" w:author="David Dayan" w:date="2021-12-03T17:13:00Z"/>
                <w:rFonts w:ascii="Calibri" w:eastAsia="Times New Roman" w:hAnsi="Calibri" w:cs="Times New Roman"/>
                <w:color w:val="000000"/>
                <w:sz w:val="16"/>
                <w:szCs w:val="16"/>
              </w:rPr>
            </w:pPr>
            <w:ins w:id="39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21" w:author="David Dayan" w:date="2021-12-03T17:18:00Z">
              <w:tcPr>
                <w:tcW w:w="1440" w:type="dxa"/>
                <w:tcBorders>
                  <w:top w:val="nil"/>
                  <w:left w:val="nil"/>
                  <w:bottom w:val="nil"/>
                  <w:right w:val="nil"/>
                </w:tcBorders>
                <w:shd w:val="clear" w:color="auto" w:fill="auto"/>
                <w:noWrap/>
                <w:vAlign w:val="bottom"/>
                <w:hideMark/>
              </w:tcPr>
            </w:tcPrChange>
          </w:tcPr>
          <w:p w14:paraId="5C9EB55D" w14:textId="77777777" w:rsidR="00036D0E" w:rsidRPr="00036D0E" w:rsidRDefault="00036D0E" w:rsidP="00245317">
            <w:pPr>
              <w:spacing w:after="0" w:line="240" w:lineRule="auto"/>
              <w:jc w:val="center"/>
              <w:rPr>
                <w:ins w:id="3922" w:author="David Dayan" w:date="2021-12-03T17:13:00Z"/>
                <w:rFonts w:ascii="Calibri" w:eastAsia="Times New Roman" w:hAnsi="Calibri" w:cs="Times New Roman"/>
                <w:color w:val="000000"/>
                <w:sz w:val="16"/>
                <w:szCs w:val="16"/>
              </w:rPr>
            </w:pPr>
            <w:ins w:id="39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24" w:author="David Dayan" w:date="2021-12-03T17:18:00Z">
              <w:tcPr>
                <w:tcW w:w="1530" w:type="dxa"/>
                <w:tcBorders>
                  <w:top w:val="nil"/>
                  <w:left w:val="nil"/>
                  <w:bottom w:val="nil"/>
                  <w:right w:val="nil"/>
                </w:tcBorders>
                <w:shd w:val="clear" w:color="auto" w:fill="auto"/>
                <w:noWrap/>
                <w:vAlign w:val="bottom"/>
                <w:hideMark/>
              </w:tcPr>
            </w:tcPrChange>
          </w:tcPr>
          <w:p w14:paraId="4FA09A95" w14:textId="77777777" w:rsidR="00036D0E" w:rsidRPr="00036D0E" w:rsidRDefault="00036D0E" w:rsidP="00245317">
            <w:pPr>
              <w:spacing w:after="0" w:line="240" w:lineRule="auto"/>
              <w:jc w:val="center"/>
              <w:rPr>
                <w:ins w:id="3925" w:author="David Dayan" w:date="2021-12-03T17:13:00Z"/>
                <w:rFonts w:ascii="Calibri" w:eastAsia="Times New Roman" w:hAnsi="Calibri" w:cs="Times New Roman"/>
                <w:color w:val="000000"/>
                <w:sz w:val="16"/>
                <w:szCs w:val="16"/>
              </w:rPr>
            </w:pPr>
            <w:ins w:id="39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27" w:author="David Dayan" w:date="2021-12-03T17:18:00Z">
              <w:tcPr>
                <w:tcW w:w="898" w:type="dxa"/>
                <w:tcBorders>
                  <w:top w:val="nil"/>
                  <w:left w:val="nil"/>
                  <w:bottom w:val="nil"/>
                  <w:right w:val="nil"/>
                </w:tcBorders>
                <w:shd w:val="clear" w:color="auto" w:fill="auto"/>
                <w:noWrap/>
                <w:vAlign w:val="bottom"/>
                <w:hideMark/>
              </w:tcPr>
            </w:tcPrChange>
          </w:tcPr>
          <w:p w14:paraId="5F573240" w14:textId="77777777" w:rsidR="00036D0E" w:rsidRPr="00036D0E" w:rsidRDefault="00036D0E" w:rsidP="00245317">
            <w:pPr>
              <w:spacing w:after="0" w:line="240" w:lineRule="auto"/>
              <w:jc w:val="center"/>
              <w:rPr>
                <w:ins w:id="3928" w:author="David Dayan" w:date="2021-12-03T17:13:00Z"/>
                <w:rFonts w:ascii="Calibri" w:eastAsia="Times New Roman" w:hAnsi="Calibri" w:cs="Times New Roman"/>
                <w:color w:val="000000"/>
                <w:sz w:val="16"/>
                <w:szCs w:val="16"/>
              </w:rPr>
            </w:pPr>
            <w:ins w:id="39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930" w:author="David Dayan" w:date="2021-12-03T17:18:00Z">
              <w:tcPr>
                <w:tcW w:w="902" w:type="dxa"/>
                <w:tcBorders>
                  <w:top w:val="nil"/>
                  <w:left w:val="nil"/>
                  <w:bottom w:val="nil"/>
                  <w:right w:val="nil"/>
                </w:tcBorders>
                <w:shd w:val="clear" w:color="auto" w:fill="auto"/>
                <w:noWrap/>
                <w:vAlign w:val="bottom"/>
                <w:hideMark/>
              </w:tcPr>
            </w:tcPrChange>
          </w:tcPr>
          <w:p w14:paraId="2F2F9F36" w14:textId="77777777" w:rsidR="00036D0E" w:rsidRPr="00036D0E" w:rsidRDefault="00036D0E" w:rsidP="00245317">
            <w:pPr>
              <w:spacing w:after="0" w:line="240" w:lineRule="auto"/>
              <w:jc w:val="center"/>
              <w:rPr>
                <w:ins w:id="3931" w:author="David Dayan" w:date="2021-12-03T17:13:00Z"/>
                <w:rFonts w:ascii="Calibri" w:eastAsia="Times New Roman" w:hAnsi="Calibri" w:cs="Times New Roman"/>
                <w:color w:val="000000"/>
                <w:sz w:val="16"/>
                <w:szCs w:val="16"/>
              </w:rPr>
            </w:pPr>
            <w:ins w:id="39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933" w:author="David Dayan" w:date="2021-12-03T17:18:00Z">
              <w:tcPr>
                <w:tcW w:w="2160" w:type="dxa"/>
                <w:tcBorders>
                  <w:top w:val="nil"/>
                  <w:left w:val="nil"/>
                  <w:bottom w:val="nil"/>
                  <w:right w:val="nil"/>
                </w:tcBorders>
                <w:shd w:val="clear" w:color="auto" w:fill="auto"/>
                <w:noWrap/>
                <w:vAlign w:val="bottom"/>
                <w:hideMark/>
              </w:tcPr>
            </w:tcPrChange>
          </w:tcPr>
          <w:p w14:paraId="50FBABEA" w14:textId="77777777" w:rsidR="00036D0E" w:rsidRPr="00036D0E" w:rsidRDefault="00036D0E" w:rsidP="00245317">
            <w:pPr>
              <w:spacing w:after="0" w:line="240" w:lineRule="auto"/>
              <w:jc w:val="center"/>
              <w:rPr>
                <w:ins w:id="3934" w:author="David Dayan" w:date="2021-12-03T17:13:00Z"/>
                <w:rFonts w:ascii="Calibri" w:eastAsia="Times New Roman" w:hAnsi="Calibri" w:cs="Times New Roman"/>
                <w:color w:val="000000"/>
                <w:sz w:val="16"/>
                <w:szCs w:val="16"/>
              </w:rPr>
            </w:pPr>
            <w:ins w:id="39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936" w:author="David Dayan" w:date="2021-12-03T17:18:00Z">
              <w:tcPr>
                <w:tcW w:w="2876" w:type="dxa"/>
                <w:gridSpan w:val="2"/>
                <w:tcBorders>
                  <w:top w:val="nil"/>
                  <w:left w:val="nil"/>
                  <w:bottom w:val="nil"/>
                  <w:right w:val="nil"/>
                </w:tcBorders>
                <w:shd w:val="clear" w:color="auto" w:fill="auto"/>
                <w:noWrap/>
                <w:vAlign w:val="bottom"/>
                <w:hideMark/>
              </w:tcPr>
            </w:tcPrChange>
          </w:tcPr>
          <w:p w14:paraId="61FF0CEB" w14:textId="77777777" w:rsidR="00036D0E" w:rsidRPr="00036D0E" w:rsidRDefault="00036D0E" w:rsidP="00245317">
            <w:pPr>
              <w:spacing w:after="0" w:line="240" w:lineRule="auto"/>
              <w:jc w:val="center"/>
              <w:rPr>
                <w:ins w:id="3937" w:author="David Dayan" w:date="2021-12-03T17:13:00Z"/>
                <w:rFonts w:ascii="Calibri" w:eastAsia="Times New Roman" w:hAnsi="Calibri" w:cs="Times New Roman"/>
                <w:color w:val="000000"/>
                <w:sz w:val="16"/>
                <w:szCs w:val="16"/>
              </w:rPr>
            </w:pPr>
            <w:ins w:id="39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939" w:author="David Dayan" w:date="2021-12-03T17:18:00Z">
              <w:tcPr>
                <w:tcW w:w="1426" w:type="dxa"/>
                <w:tcBorders>
                  <w:top w:val="nil"/>
                  <w:left w:val="nil"/>
                  <w:bottom w:val="nil"/>
                  <w:right w:val="nil"/>
                </w:tcBorders>
                <w:shd w:val="clear" w:color="auto" w:fill="auto"/>
                <w:noWrap/>
                <w:vAlign w:val="bottom"/>
                <w:hideMark/>
              </w:tcPr>
            </w:tcPrChange>
          </w:tcPr>
          <w:p w14:paraId="109F7634" w14:textId="77777777" w:rsidR="00036D0E" w:rsidRPr="00036D0E" w:rsidRDefault="00036D0E" w:rsidP="00245317">
            <w:pPr>
              <w:spacing w:after="0" w:line="240" w:lineRule="auto"/>
              <w:jc w:val="center"/>
              <w:rPr>
                <w:ins w:id="3940" w:author="David Dayan" w:date="2021-12-03T17:13:00Z"/>
                <w:rFonts w:ascii="Calibri" w:eastAsia="Times New Roman" w:hAnsi="Calibri" w:cs="Times New Roman"/>
                <w:color w:val="000000"/>
                <w:sz w:val="16"/>
                <w:szCs w:val="16"/>
              </w:rPr>
            </w:pPr>
            <w:ins w:id="39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8CB8940" w14:textId="77777777" w:rsidTr="00245317">
        <w:trPr>
          <w:cantSplit/>
          <w:trHeight w:val="20"/>
          <w:ins w:id="3942" w:author="David Dayan" w:date="2021-12-03T17:13:00Z"/>
          <w:trPrChange w:id="39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44" w:author="David Dayan" w:date="2021-12-03T17:18:00Z">
              <w:tcPr>
                <w:tcW w:w="1563" w:type="dxa"/>
                <w:tcBorders>
                  <w:top w:val="nil"/>
                  <w:left w:val="nil"/>
                  <w:bottom w:val="nil"/>
                  <w:right w:val="nil"/>
                </w:tcBorders>
                <w:shd w:val="clear" w:color="auto" w:fill="auto"/>
                <w:noWrap/>
                <w:vAlign w:val="bottom"/>
                <w:hideMark/>
              </w:tcPr>
            </w:tcPrChange>
          </w:tcPr>
          <w:p w14:paraId="50EDCD27" w14:textId="77777777" w:rsidR="00036D0E" w:rsidRPr="00036D0E" w:rsidRDefault="00036D0E" w:rsidP="00245317">
            <w:pPr>
              <w:spacing w:after="0" w:line="240" w:lineRule="auto"/>
              <w:jc w:val="center"/>
              <w:rPr>
                <w:ins w:id="3945" w:author="David Dayan" w:date="2021-12-03T17:13:00Z"/>
                <w:rFonts w:ascii="Calibri" w:eastAsia="Times New Roman" w:hAnsi="Calibri" w:cs="Times New Roman"/>
                <w:color w:val="000000"/>
                <w:sz w:val="16"/>
                <w:szCs w:val="16"/>
              </w:rPr>
            </w:pPr>
            <w:ins w:id="3946" w:author="David Dayan" w:date="2021-12-03T17:13:00Z">
              <w:r w:rsidRPr="00036D0E">
                <w:rPr>
                  <w:rFonts w:ascii="Calibri" w:eastAsia="Times New Roman" w:hAnsi="Calibri" w:cs="Times New Roman"/>
                  <w:color w:val="000000"/>
                  <w:sz w:val="16"/>
                  <w:szCs w:val="16"/>
                </w:rPr>
                <w:t>OtsAC20ROGR_0101</w:t>
              </w:r>
            </w:ins>
          </w:p>
        </w:tc>
        <w:tc>
          <w:tcPr>
            <w:tcW w:w="746" w:type="dxa"/>
            <w:tcBorders>
              <w:top w:val="nil"/>
              <w:left w:val="nil"/>
              <w:bottom w:val="nil"/>
              <w:right w:val="nil"/>
            </w:tcBorders>
            <w:shd w:val="clear" w:color="auto" w:fill="auto"/>
            <w:noWrap/>
            <w:vAlign w:val="bottom"/>
            <w:hideMark/>
            <w:tcPrChange w:id="3947" w:author="David Dayan" w:date="2021-12-03T17:18:00Z">
              <w:tcPr>
                <w:tcW w:w="746" w:type="dxa"/>
                <w:tcBorders>
                  <w:top w:val="nil"/>
                  <w:left w:val="nil"/>
                  <w:bottom w:val="nil"/>
                  <w:right w:val="nil"/>
                </w:tcBorders>
                <w:shd w:val="clear" w:color="auto" w:fill="auto"/>
                <w:noWrap/>
                <w:vAlign w:val="bottom"/>
                <w:hideMark/>
              </w:tcPr>
            </w:tcPrChange>
          </w:tcPr>
          <w:p w14:paraId="4DE425FC" w14:textId="77777777" w:rsidR="00036D0E" w:rsidRPr="00036D0E" w:rsidRDefault="00036D0E" w:rsidP="00245317">
            <w:pPr>
              <w:spacing w:after="0" w:line="240" w:lineRule="auto"/>
              <w:jc w:val="center"/>
              <w:rPr>
                <w:ins w:id="3948" w:author="David Dayan" w:date="2021-12-03T17:13:00Z"/>
                <w:rFonts w:ascii="Calibri" w:eastAsia="Times New Roman" w:hAnsi="Calibri" w:cs="Times New Roman"/>
                <w:color w:val="000000"/>
                <w:sz w:val="16"/>
                <w:szCs w:val="16"/>
              </w:rPr>
            </w:pPr>
            <w:ins w:id="394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50" w:author="David Dayan" w:date="2021-12-03T17:18:00Z">
              <w:tcPr>
                <w:tcW w:w="599" w:type="dxa"/>
                <w:tcBorders>
                  <w:top w:val="nil"/>
                  <w:left w:val="nil"/>
                  <w:bottom w:val="nil"/>
                  <w:right w:val="nil"/>
                </w:tcBorders>
                <w:shd w:val="clear" w:color="auto" w:fill="auto"/>
                <w:noWrap/>
                <w:vAlign w:val="bottom"/>
                <w:hideMark/>
              </w:tcPr>
            </w:tcPrChange>
          </w:tcPr>
          <w:p w14:paraId="44922610" w14:textId="77777777" w:rsidR="00036D0E" w:rsidRPr="00036D0E" w:rsidRDefault="00036D0E" w:rsidP="00245317">
            <w:pPr>
              <w:spacing w:after="0" w:line="240" w:lineRule="auto"/>
              <w:jc w:val="center"/>
              <w:rPr>
                <w:ins w:id="3951" w:author="David Dayan" w:date="2021-12-03T17:13:00Z"/>
                <w:rFonts w:ascii="Calibri" w:eastAsia="Times New Roman" w:hAnsi="Calibri" w:cs="Times New Roman"/>
                <w:color w:val="000000"/>
                <w:sz w:val="16"/>
                <w:szCs w:val="16"/>
              </w:rPr>
            </w:pPr>
            <w:ins w:id="395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53" w:author="David Dayan" w:date="2021-12-03T17:18:00Z">
              <w:tcPr>
                <w:tcW w:w="1142" w:type="dxa"/>
                <w:tcBorders>
                  <w:top w:val="nil"/>
                  <w:left w:val="nil"/>
                  <w:bottom w:val="nil"/>
                  <w:right w:val="nil"/>
                </w:tcBorders>
                <w:shd w:val="clear" w:color="auto" w:fill="auto"/>
                <w:noWrap/>
                <w:vAlign w:val="bottom"/>
                <w:hideMark/>
              </w:tcPr>
            </w:tcPrChange>
          </w:tcPr>
          <w:p w14:paraId="35CB14C5" w14:textId="77777777" w:rsidR="00036D0E" w:rsidRPr="00036D0E" w:rsidRDefault="00036D0E" w:rsidP="00245317">
            <w:pPr>
              <w:spacing w:after="0" w:line="240" w:lineRule="auto"/>
              <w:jc w:val="center"/>
              <w:rPr>
                <w:ins w:id="3954" w:author="David Dayan" w:date="2021-12-03T17:13:00Z"/>
                <w:rFonts w:ascii="Calibri" w:eastAsia="Times New Roman" w:hAnsi="Calibri" w:cs="Times New Roman"/>
                <w:color w:val="000000"/>
                <w:sz w:val="16"/>
                <w:szCs w:val="16"/>
              </w:rPr>
            </w:pPr>
            <w:ins w:id="39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56" w:author="David Dayan" w:date="2021-12-03T17:18:00Z">
              <w:tcPr>
                <w:tcW w:w="1440" w:type="dxa"/>
                <w:tcBorders>
                  <w:top w:val="nil"/>
                  <w:left w:val="nil"/>
                  <w:bottom w:val="nil"/>
                  <w:right w:val="nil"/>
                </w:tcBorders>
                <w:shd w:val="clear" w:color="auto" w:fill="auto"/>
                <w:noWrap/>
                <w:vAlign w:val="bottom"/>
                <w:hideMark/>
              </w:tcPr>
            </w:tcPrChange>
          </w:tcPr>
          <w:p w14:paraId="4AE8A50E" w14:textId="77777777" w:rsidR="00036D0E" w:rsidRPr="00036D0E" w:rsidRDefault="00036D0E" w:rsidP="00245317">
            <w:pPr>
              <w:spacing w:after="0" w:line="240" w:lineRule="auto"/>
              <w:jc w:val="center"/>
              <w:rPr>
                <w:ins w:id="3957" w:author="David Dayan" w:date="2021-12-03T17:13:00Z"/>
                <w:rFonts w:ascii="Calibri" w:eastAsia="Times New Roman" w:hAnsi="Calibri" w:cs="Times New Roman"/>
                <w:color w:val="000000"/>
                <w:sz w:val="16"/>
                <w:szCs w:val="16"/>
              </w:rPr>
            </w:pPr>
            <w:ins w:id="39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59" w:author="David Dayan" w:date="2021-12-03T17:18:00Z">
              <w:tcPr>
                <w:tcW w:w="1530" w:type="dxa"/>
                <w:tcBorders>
                  <w:top w:val="nil"/>
                  <w:left w:val="nil"/>
                  <w:bottom w:val="nil"/>
                  <w:right w:val="nil"/>
                </w:tcBorders>
                <w:shd w:val="clear" w:color="auto" w:fill="auto"/>
                <w:noWrap/>
                <w:vAlign w:val="bottom"/>
                <w:hideMark/>
              </w:tcPr>
            </w:tcPrChange>
          </w:tcPr>
          <w:p w14:paraId="5A10DB9B" w14:textId="77777777" w:rsidR="00036D0E" w:rsidRPr="00036D0E" w:rsidRDefault="00036D0E" w:rsidP="00245317">
            <w:pPr>
              <w:spacing w:after="0" w:line="240" w:lineRule="auto"/>
              <w:jc w:val="center"/>
              <w:rPr>
                <w:ins w:id="3960" w:author="David Dayan" w:date="2021-12-03T17:13:00Z"/>
                <w:rFonts w:ascii="Calibri" w:eastAsia="Times New Roman" w:hAnsi="Calibri" w:cs="Times New Roman"/>
                <w:color w:val="000000"/>
                <w:sz w:val="16"/>
                <w:szCs w:val="16"/>
              </w:rPr>
            </w:pPr>
            <w:ins w:id="39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62" w:author="David Dayan" w:date="2021-12-03T17:18:00Z">
              <w:tcPr>
                <w:tcW w:w="898" w:type="dxa"/>
                <w:tcBorders>
                  <w:top w:val="nil"/>
                  <w:left w:val="nil"/>
                  <w:bottom w:val="nil"/>
                  <w:right w:val="nil"/>
                </w:tcBorders>
                <w:shd w:val="clear" w:color="auto" w:fill="auto"/>
                <w:noWrap/>
                <w:vAlign w:val="bottom"/>
                <w:hideMark/>
              </w:tcPr>
            </w:tcPrChange>
          </w:tcPr>
          <w:p w14:paraId="53C5BB20" w14:textId="77777777" w:rsidR="00036D0E" w:rsidRPr="00036D0E" w:rsidRDefault="00036D0E" w:rsidP="00245317">
            <w:pPr>
              <w:spacing w:after="0" w:line="240" w:lineRule="auto"/>
              <w:jc w:val="center"/>
              <w:rPr>
                <w:ins w:id="3963" w:author="David Dayan" w:date="2021-12-03T17:13:00Z"/>
                <w:rFonts w:ascii="Calibri" w:eastAsia="Times New Roman" w:hAnsi="Calibri" w:cs="Times New Roman"/>
                <w:color w:val="000000"/>
                <w:sz w:val="16"/>
                <w:szCs w:val="16"/>
              </w:rPr>
            </w:pPr>
            <w:ins w:id="39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3965" w:author="David Dayan" w:date="2021-12-03T17:18:00Z">
              <w:tcPr>
                <w:tcW w:w="902" w:type="dxa"/>
                <w:tcBorders>
                  <w:top w:val="nil"/>
                  <w:left w:val="nil"/>
                  <w:bottom w:val="nil"/>
                  <w:right w:val="nil"/>
                </w:tcBorders>
                <w:shd w:val="clear" w:color="auto" w:fill="auto"/>
                <w:noWrap/>
                <w:vAlign w:val="bottom"/>
                <w:hideMark/>
              </w:tcPr>
            </w:tcPrChange>
          </w:tcPr>
          <w:p w14:paraId="63A89117" w14:textId="77777777" w:rsidR="00036D0E" w:rsidRPr="00036D0E" w:rsidRDefault="00036D0E" w:rsidP="00245317">
            <w:pPr>
              <w:spacing w:after="0" w:line="240" w:lineRule="auto"/>
              <w:jc w:val="center"/>
              <w:rPr>
                <w:ins w:id="3966" w:author="David Dayan" w:date="2021-12-03T17:13:00Z"/>
                <w:rFonts w:ascii="Calibri" w:eastAsia="Times New Roman" w:hAnsi="Calibri" w:cs="Times New Roman"/>
                <w:color w:val="000000"/>
                <w:sz w:val="16"/>
                <w:szCs w:val="16"/>
              </w:rPr>
            </w:pPr>
            <w:ins w:id="39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3968" w:author="David Dayan" w:date="2021-12-03T17:18:00Z">
              <w:tcPr>
                <w:tcW w:w="2160" w:type="dxa"/>
                <w:tcBorders>
                  <w:top w:val="nil"/>
                  <w:left w:val="nil"/>
                  <w:bottom w:val="nil"/>
                  <w:right w:val="nil"/>
                </w:tcBorders>
                <w:shd w:val="clear" w:color="auto" w:fill="auto"/>
                <w:noWrap/>
                <w:vAlign w:val="bottom"/>
                <w:hideMark/>
              </w:tcPr>
            </w:tcPrChange>
          </w:tcPr>
          <w:p w14:paraId="54D310B9" w14:textId="77777777" w:rsidR="00036D0E" w:rsidRPr="00036D0E" w:rsidRDefault="00036D0E" w:rsidP="00245317">
            <w:pPr>
              <w:spacing w:after="0" w:line="240" w:lineRule="auto"/>
              <w:jc w:val="center"/>
              <w:rPr>
                <w:ins w:id="3969" w:author="David Dayan" w:date="2021-12-03T17:13:00Z"/>
                <w:rFonts w:ascii="Calibri" w:eastAsia="Times New Roman" w:hAnsi="Calibri" w:cs="Times New Roman"/>
                <w:color w:val="000000"/>
                <w:sz w:val="16"/>
                <w:szCs w:val="16"/>
              </w:rPr>
            </w:pPr>
            <w:ins w:id="39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3971" w:author="David Dayan" w:date="2021-12-03T17:18:00Z">
              <w:tcPr>
                <w:tcW w:w="2876" w:type="dxa"/>
                <w:gridSpan w:val="2"/>
                <w:tcBorders>
                  <w:top w:val="nil"/>
                  <w:left w:val="nil"/>
                  <w:bottom w:val="nil"/>
                  <w:right w:val="nil"/>
                </w:tcBorders>
                <w:shd w:val="clear" w:color="auto" w:fill="auto"/>
                <w:noWrap/>
                <w:vAlign w:val="bottom"/>
                <w:hideMark/>
              </w:tcPr>
            </w:tcPrChange>
          </w:tcPr>
          <w:p w14:paraId="40355C3A" w14:textId="77777777" w:rsidR="00036D0E" w:rsidRPr="00036D0E" w:rsidRDefault="00036D0E" w:rsidP="00245317">
            <w:pPr>
              <w:spacing w:after="0" w:line="240" w:lineRule="auto"/>
              <w:jc w:val="center"/>
              <w:rPr>
                <w:ins w:id="3972" w:author="David Dayan" w:date="2021-12-03T17:13:00Z"/>
                <w:rFonts w:ascii="Calibri" w:eastAsia="Times New Roman" w:hAnsi="Calibri" w:cs="Times New Roman"/>
                <w:color w:val="000000"/>
                <w:sz w:val="16"/>
                <w:szCs w:val="16"/>
              </w:rPr>
            </w:pPr>
            <w:ins w:id="39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3974" w:author="David Dayan" w:date="2021-12-03T17:18:00Z">
              <w:tcPr>
                <w:tcW w:w="1426" w:type="dxa"/>
                <w:tcBorders>
                  <w:top w:val="nil"/>
                  <w:left w:val="nil"/>
                  <w:bottom w:val="nil"/>
                  <w:right w:val="nil"/>
                </w:tcBorders>
                <w:shd w:val="clear" w:color="auto" w:fill="auto"/>
                <w:noWrap/>
                <w:vAlign w:val="bottom"/>
                <w:hideMark/>
              </w:tcPr>
            </w:tcPrChange>
          </w:tcPr>
          <w:p w14:paraId="5A2000CC" w14:textId="77777777" w:rsidR="00036D0E" w:rsidRPr="00036D0E" w:rsidRDefault="00036D0E" w:rsidP="00245317">
            <w:pPr>
              <w:spacing w:after="0" w:line="240" w:lineRule="auto"/>
              <w:jc w:val="center"/>
              <w:rPr>
                <w:ins w:id="3975" w:author="David Dayan" w:date="2021-12-03T17:13:00Z"/>
                <w:rFonts w:ascii="Calibri" w:eastAsia="Times New Roman" w:hAnsi="Calibri" w:cs="Times New Roman"/>
                <w:color w:val="000000"/>
                <w:sz w:val="16"/>
                <w:szCs w:val="16"/>
              </w:rPr>
            </w:pPr>
            <w:ins w:id="39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19FA625" w14:textId="77777777" w:rsidTr="00245317">
        <w:trPr>
          <w:cantSplit/>
          <w:trHeight w:val="20"/>
          <w:ins w:id="3977" w:author="David Dayan" w:date="2021-12-03T17:13:00Z"/>
          <w:trPrChange w:id="39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3979" w:author="David Dayan" w:date="2021-12-03T17:18:00Z">
              <w:tcPr>
                <w:tcW w:w="1563" w:type="dxa"/>
                <w:tcBorders>
                  <w:top w:val="nil"/>
                  <w:left w:val="nil"/>
                  <w:bottom w:val="nil"/>
                  <w:right w:val="nil"/>
                </w:tcBorders>
                <w:shd w:val="clear" w:color="auto" w:fill="auto"/>
                <w:noWrap/>
                <w:vAlign w:val="bottom"/>
                <w:hideMark/>
              </w:tcPr>
            </w:tcPrChange>
          </w:tcPr>
          <w:p w14:paraId="535D0862" w14:textId="77777777" w:rsidR="00036D0E" w:rsidRPr="00036D0E" w:rsidRDefault="00036D0E" w:rsidP="00245317">
            <w:pPr>
              <w:spacing w:after="0" w:line="240" w:lineRule="auto"/>
              <w:jc w:val="center"/>
              <w:rPr>
                <w:ins w:id="3980" w:author="David Dayan" w:date="2021-12-03T17:13:00Z"/>
                <w:rFonts w:ascii="Calibri" w:eastAsia="Times New Roman" w:hAnsi="Calibri" w:cs="Times New Roman"/>
                <w:color w:val="000000"/>
                <w:sz w:val="16"/>
                <w:szCs w:val="16"/>
              </w:rPr>
            </w:pPr>
            <w:ins w:id="3981" w:author="David Dayan" w:date="2021-12-03T17:13:00Z">
              <w:r w:rsidRPr="00036D0E">
                <w:rPr>
                  <w:rFonts w:ascii="Calibri" w:eastAsia="Times New Roman" w:hAnsi="Calibri" w:cs="Times New Roman"/>
                  <w:color w:val="000000"/>
                  <w:sz w:val="16"/>
                  <w:szCs w:val="16"/>
                </w:rPr>
                <w:t>OtsAC20ROGR_0102</w:t>
              </w:r>
            </w:ins>
          </w:p>
        </w:tc>
        <w:tc>
          <w:tcPr>
            <w:tcW w:w="746" w:type="dxa"/>
            <w:tcBorders>
              <w:top w:val="nil"/>
              <w:left w:val="nil"/>
              <w:bottom w:val="nil"/>
              <w:right w:val="nil"/>
            </w:tcBorders>
            <w:shd w:val="clear" w:color="auto" w:fill="auto"/>
            <w:noWrap/>
            <w:vAlign w:val="bottom"/>
            <w:hideMark/>
            <w:tcPrChange w:id="3982" w:author="David Dayan" w:date="2021-12-03T17:18:00Z">
              <w:tcPr>
                <w:tcW w:w="746" w:type="dxa"/>
                <w:tcBorders>
                  <w:top w:val="nil"/>
                  <w:left w:val="nil"/>
                  <w:bottom w:val="nil"/>
                  <w:right w:val="nil"/>
                </w:tcBorders>
                <w:shd w:val="clear" w:color="auto" w:fill="auto"/>
                <w:noWrap/>
                <w:vAlign w:val="bottom"/>
                <w:hideMark/>
              </w:tcPr>
            </w:tcPrChange>
          </w:tcPr>
          <w:p w14:paraId="331770EB" w14:textId="77777777" w:rsidR="00036D0E" w:rsidRPr="00036D0E" w:rsidRDefault="00036D0E" w:rsidP="00245317">
            <w:pPr>
              <w:spacing w:after="0" w:line="240" w:lineRule="auto"/>
              <w:jc w:val="center"/>
              <w:rPr>
                <w:ins w:id="3983" w:author="David Dayan" w:date="2021-12-03T17:13:00Z"/>
                <w:rFonts w:ascii="Calibri" w:eastAsia="Times New Roman" w:hAnsi="Calibri" w:cs="Times New Roman"/>
                <w:color w:val="000000"/>
                <w:sz w:val="16"/>
                <w:szCs w:val="16"/>
              </w:rPr>
            </w:pPr>
            <w:ins w:id="398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3985" w:author="David Dayan" w:date="2021-12-03T17:18:00Z">
              <w:tcPr>
                <w:tcW w:w="599" w:type="dxa"/>
                <w:tcBorders>
                  <w:top w:val="nil"/>
                  <w:left w:val="nil"/>
                  <w:bottom w:val="nil"/>
                  <w:right w:val="nil"/>
                </w:tcBorders>
                <w:shd w:val="clear" w:color="auto" w:fill="auto"/>
                <w:noWrap/>
                <w:vAlign w:val="bottom"/>
                <w:hideMark/>
              </w:tcPr>
            </w:tcPrChange>
          </w:tcPr>
          <w:p w14:paraId="2553AEA1" w14:textId="77777777" w:rsidR="00036D0E" w:rsidRPr="00036D0E" w:rsidRDefault="00036D0E" w:rsidP="00245317">
            <w:pPr>
              <w:spacing w:after="0" w:line="240" w:lineRule="auto"/>
              <w:jc w:val="center"/>
              <w:rPr>
                <w:ins w:id="3986" w:author="David Dayan" w:date="2021-12-03T17:13:00Z"/>
                <w:rFonts w:ascii="Calibri" w:eastAsia="Times New Roman" w:hAnsi="Calibri" w:cs="Times New Roman"/>
                <w:color w:val="000000"/>
                <w:sz w:val="16"/>
                <w:szCs w:val="16"/>
              </w:rPr>
            </w:pPr>
            <w:ins w:id="398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3988" w:author="David Dayan" w:date="2021-12-03T17:18:00Z">
              <w:tcPr>
                <w:tcW w:w="1142" w:type="dxa"/>
                <w:tcBorders>
                  <w:top w:val="nil"/>
                  <w:left w:val="nil"/>
                  <w:bottom w:val="nil"/>
                  <w:right w:val="nil"/>
                </w:tcBorders>
                <w:shd w:val="clear" w:color="auto" w:fill="auto"/>
                <w:noWrap/>
                <w:vAlign w:val="bottom"/>
                <w:hideMark/>
              </w:tcPr>
            </w:tcPrChange>
          </w:tcPr>
          <w:p w14:paraId="165F265D" w14:textId="77777777" w:rsidR="00036D0E" w:rsidRPr="00036D0E" w:rsidRDefault="00036D0E" w:rsidP="00245317">
            <w:pPr>
              <w:spacing w:after="0" w:line="240" w:lineRule="auto"/>
              <w:jc w:val="center"/>
              <w:rPr>
                <w:ins w:id="3989" w:author="David Dayan" w:date="2021-12-03T17:13:00Z"/>
                <w:rFonts w:ascii="Calibri" w:eastAsia="Times New Roman" w:hAnsi="Calibri" w:cs="Times New Roman"/>
                <w:color w:val="000000"/>
                <w:sz w:val="16"/>
                <w:szCs w:val="16"/>
              </w:rPr>
            </w:pPr>
            <w:ins w:id="39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3991" w:author="David Dayan" w:date="2021-12-03T17:18:00Z">
              <w:tcPr>
                <w:tcW w:w="1440" w:type="dxa"/>
                <w:tcBorders>
                  <w:top w:val="nil"/>
                  <w:left w:val="nil"/>
                  <w:bottom w:val="nil"/>
                  <w:right w:val="nil"/>
                </w:tcBorders>
                <w:shd w:val="clear" w:color="auto" w:fill="auto"/>
                <w:noWrap/>
                <w:vAlign w:val="bottom"/>
                <w:hideMark/>
              </w:tcPr>
            </w:tcPrChange>
          </w:tcPr>
          <w:p w14:paraId="5B4F8963" w14:textId="77777777" w:rsidR="00036D0E" w:rsidRPr="00036D0E" w:rsidRDefault="00036D0E" w:rsidP="00245317">
            <w:pPr>
              <w:spacing w:after="0" w:line="240" w:lineRule="auto"/>
              <w:jc w:val="center"/>
              <w:rPr>
                <w:ins w:id="3992" w:author="David Dayan" w:date="2021-12-03T17:13:00Z"/>
                <w:rFonts w:ascii="Calibri" w:eastAsia="Times New Roman" w:hAnsi="Calibri" w:cs="Times New Roman"/>
                <w:color w:val="000000"/>
                <w:sz w:val="16"/>
                <w:szCs w:val="16"/>
              </w:rPr>
            </w:pPr>
            <w:ins w:id="39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3994" w:author="David Dayan" w:date="2021-12-03T17:18:00Z">
              <w:tcPr>
                <w:tcW w:w="1530" w:type="dxa"/>
                <w:tcBorders>
                  <w:top w:val="nil"/>
                  <w:left w:val="nil"/>
                  <w:bottom w:val="nil"/>
                  <w:right w:val="nil"/>
                </w:tcBorders>
                <w:shd w:val="clear" w:color="auto" w:fill="auto"/>
                <w:noWrap/>
                <w:vAlign w:val="bottom"/>
                <w:hideMark/>
              </w:tcPr>
            </w:tcPrChange>
          </w:tcPr>
          <w:p w14:paraId="15567F5F" w14:textId="77777777" w:rsidR="00036D0E" w:rsidRPr="00036D0E" w:rsidRDefault="00036D0E" w:rsidP="00245317">
            <w:pPr>
              <w:spacing w:after="0" w:line="240" w:lineRule="auto"/>
              <w:jc w:val="center"/>
              <w:rPr>
                <w:ins w:id="3995" w:author="David Dayan" w:date="2021-12-03T17:13:00Z"/>
                <w:rFonts w:ascii="Calibri" w:eastAsia="Times New Roman" w:hAnsi="Calibri" w:cs="Times New Roman"/>
                <w:color w:val="000000"/>
                <w:sz w:val="16"/>
                <w:szCs w:val="16"/>
              </w:rPr>
            </w:pPr>
            <w:ins w:id="39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3997" w:author="David Dayan" w:date="2021-12-03T17:18:00Z">
              <w:tcPr>
                <w:tcW w:w="898" w:type="dxa"/>
                <w:tcBorders>
                  <w:top w:val="nil"/>
                  <w:left w:val="nil"/>
                  <w:bottom w:val="nil"/>
                  <w:right w:val="nil"/>
                </w:tcBorders>
                <w:shd w:val="clear" w:color="auto" w:fill="auto"/>
                <w:noWrap/>
                <w:vAlign w:val="bottom"/>
                <w:hideMark/>
              </w:tcPr>
            </w:tcPrChange>
          </w:tcPr>
          <w:p w14:paraId="32612246" w14:textId="77777777" w:rsidR="00036D0E" w:rsidRPr="00036D0E" w:rsidRDefault="00036D0E" w:rsidP="00245317">
            <w:pPr>
              <w:spacing w:after="0" w:line="240" w:lineRule="auto"/>
              <w:jc w:val="center"/>
              <w:rPr>
                <w:ins w:id="3998" w:author="David Dayan" w:date="2021-12-03T17:13:00Z"/>
                <w:rFonts w:ascii="Calibri" w:eastAsia="Times New Roman" w:hAnsi="Calibri" w:cs="Times New Roman"/>
                <w:color w:val="000000"/>
                <w:sz w:val="16"/>
                <w:szCs w:val="16"/>
              </w:rPr>
            </w:pPr>
            <w:ins w:id="39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00" w:author="David Dayan" w:date="2021-12-03T17:18:00Z">
              <w:tcPr>
                <w:tcW w:w="902" w:type="dxa"/>
                <w:tcBorders>
                  <w:top w:val="nil"/>
                  <w:left w:val="nil"/>
                  <w:bottom w:val="nil"/>
                  <w:right w:val="nil"/>
                </w:tcBorders>
                <w:shd w:val="clear" w:color="auto" w:fill="auto"/>
                <w:noWrap/>
                <w:vAlign w:val="bottom"/>
                <w:hideMark/>
              </w:tcPr>
            </w:tcPrChange>
          </w:tcPr>
          <w:p w14:paraId="536CAB33" w14:textId="77777777" w:rsidR="00036D0E" w:rsidRPr="00036D0E" w:rsidRDefault="00036D0E" w:rsidP="00245317">
            <w:pPr>
              <w:spacing w:after="0" w:line="240" w:lineRule="auto"/>
              <w:jc w:val="center"/>
              <w:rPr>
                <w:ins w:id="4001" w:author="David Dayan" w:date="2021-12-03T17:13:00Z"/>
                <w:rFonts w:ascii="Calibri" w:eastAsia="Times New Roman" w:hAnsi="Calibri" w:cs="Times New Roman"/>
                <w:color w:val="000000"/>
                <w:sz w:val="16"/>
                <w:szCs w:val="16"/>
              </w:rPr>
            </w:pPr>
            <w:ins w:id="40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03" w:author="David Dayan" w:date="2021-12-03T17:18:00Z">
              <w:tcPr>
                <w:tcW w:w="2160" w:type="dxa"/>
                <w:tcBorders>
                  <w:top w:val="nil"/>
                  <w:left w:val="nil"/>
                  <w:bottom w:val="nil"/>
                  <w:right w:val="nil"/>
                </w:tcBorders>
                <w:shd w:val="clear" w:color="auto" w:fill="auto"/>
                <w:noWrap/>
                <w:vAlign w:val="bottom"/>
                <w:hideMark/>
              </w:tcPr>
            </w:tcPrChange>
          </w:tcPr>
          <w:p w14:paraId="0AF0A038" w14:textId="77777777" w:rsidR="00036D0E" w:rsidRPr="00036D0E" w:rsidRDefault="00036D0E" w:rsidP="00245317">
            <w:pPr>
              <w:spacing w:after="0" w:line="240" w:lineRule="auto"/>
              <w:jc w:val="center"/>
              <w:rPr>
                <w:ins w:id="4004" w:author="David Dayan" w:date="2021-12-03T17:13:00Z"/>
                <w:rFonts w:ascii="Calibri" w:eastAsia="Times New Roman" w:hAnsi="Calibri" w:cs="Times New Roman"/>
                <w:color w:val="000000"/>
                <w:sz w:val="16"/>
                <w:szCs w:val="16"/>
              </w:rPr>
            </w:pPr>
            <w:ins w:id="40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006" w:author="David Dayan" w:date="2021-12-03T17:18:00Z">
              <w:tcPr>
                <w:tcW w:w="2876" w:type="dxa"/>
                <w:gridSpan w:val="2"/>
                <w:tcBorders>
                  <w:top w:val="nil"/>
                  <w:left w:val="nil"/>
                  <w:bottom w:val="nil"/>
                  <w:right w:val="nil"/>
                </w:tcBorders>
                <w:shd w:val="clear" w:color="auto" w:fill="auto"/>
                <w:noWrap/>
                <w:vAlign w:val="bottom"/>
                <w:hideMark/>
              </w:tcPr>
            </w:tcPrChange>
          </w:tcPr>
          <w:p w14:paraId="4C3F2BE8" w14:textId="77777777" w:rsidR="00036D0E" w:rsidRPr="00036D0E" w:rsidRDefault="00036D0E" w:rsidP="00245317">
            <w:pPr>
              <w:spacing w:after="0" w:line="240" w:lineRule="auto"/>
              <w:jc w:val="center"/>
              <w:rPr>
                <w:ins w:id="4007" w:author="David Dayan" w:date="2021-12-03T17:13:00Z"/>
                <w:rFonts w:ascii="Calibri" w:eastAsia="Times New Roman" w:hAnsi="Calibri" w:cs="Times New Roman"/>
                <w:color w:val="000000"/>
                <w:sz w:val="16"/>
                <w:szCs w:val="16"/>
              </w:rPr>
            </w:pPr>
            <w:ins w:id="40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009" w:author="David Dayan" w:date="2021-12-03T17:18:00Z">
              <w:tcPr>
                <w:tcW w:w="1426" w:type="dxa"/>
                <w:tcBorders>
                  <w:top w:val="nil"/>
                  <w:left w:val="nil"/>
                  <w:bottom w:val="nil"/>
                  <w:right w:val="nil"/>
                </w:tcBorders>
                <w:shd w:val="clear" w:color="auto" w:fill="auto"/>
                <w:noWrap/>
                <w:vAlign w:val="bottom"/>
                <w:hideMark/>
              </w:tcPr>
            </w:tcPrChange>
          </w:tcPr>
          <w:p w14:paraId="2E843986" w14:textId="77777777" w:rsidR="00036D0E" w:rsidRPr="00036D0E" w:rsidRDefault="00036D0E" w:rsidP="00245317">
            <w:pPr>
              <w:spacing w:after="0" w:line="240" w:lineRule="auto"/>
              <w:jc w:val="center"/>
              <w:rPr>
                <w:ins w:id="4010" w:author="David Dayan" w:date="2021-12-03T17:13:00Z"/>
                <w:rFonts w:ascii="Calibri" w:eastAsia="Times New Roman" w:hAnsi="Calibri" w:cs="Times New Roman"/>
                <w:color w:val="000000"/>
                <w:sz w:val="16"/>
                <w:szCs w:val="16"/>
              </w:rPr>
            </w:pPr>
            <w:ins w:id="40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71CB29" w14:textId="77777777" w:rsidTr="00245317">
        <w:trPr>
          <w:cantSplit/>
          <w:trHeight w:val="20"/>
          <w:ins w:id="4012" w:author="David Dayan" w:date="2021-12-03T17:13:00Z"/>
          <w:trPrChange w:id="40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14" w:author="David Dayan" w:date="2021-12-03T17:18:00Z">
              <w:tcPr>
                <w:tcW w:w="1563" w:type="dxa"/>
                <w:tcBorders>
                  <w:top w:val="nil"/>
                  <w:left w:val="nil"/>
                  <w:bottom w:val="nil"/>
                  <w:right w:val="nil"/>
                </w:tcBorders>
                <w:shd w:val="clear" w:color="auto" w:fill="auto"/>
                <w:noWrap/>
                <w:vAlign w:val="bottom"/>
                <w:hideMark/>
              </w:tcPr>
            </w:tcPrChange>
          </w:tcPr>
          <w:p w14:paraId="04B59277" w14:textId="77777777" w:rsidR="00036D0E" w:rsidRPr="00036D0E" w:rsidRDefault="00036D0E" w:rsidP="00245317">
            <w:pPr>
              <w:spacing w:after="0" w:line="240" w:lineRule="auto"/>
              <w:jc w:val="center"/>
              <w:rPr>
                <w:ins w:id="4015" w:author="David Dayan" w:date="2021-12-03T17:13:00Z"/>
                <w:rFonts w:ascii="Calibri" w:eastAsia="Times New Roman" w:hAnsi="Calibri" w:cs="Times New Roman"/>
                <w:color w:val="000000"/>
                <w:sz w:val="16"/>
                <w:szCs w:val="16"/>
              </w:rPr>
            </w:pPr>
            <w:ins w:id="4016" w:author="David Dayan" w:date="2021-12-03T17:13:00Z">
              <w:r w:rsidRPr="00036D0E">
                <w:rPr>
                  <w:rFonts w:ascii="Calibri" w:eastAsia="Times New Roman" w:hAnsi="Calibri" w:cs="Times New Roman"/>
                  <w:color w:val="000000"/>
                  <w:sz w:val="16"/>
                  <w:szCs w:val="16"/>
                </w:rPr>
                <w:t>OtsAC20ROGR_0103</w:t>
              </w:r>
            </w:ins>
          </w:p>
        </w:tc>
        <w:tc>
          <w:tcPr>
            <w:tcW w:w="746" w:type="dxa"/>
            <w:tcBorders>
              <w:top w:val="nil"/>
              <w:left w:val="nil"/>
              <w:bottom w:val="nil"/>
              <w:right w:val="nil"/>
            </w:tcBorders>
            <w:shd w:val="clear" w:color="auto" w:fill="auto"/>
            <w:noWrap/>
            <w:vAlign w:val="bottom"/>
            <w:hideMark/>
            <w:tcPrChange w:id="4017" w:author="David Dayan" w:date="2021-12-03T17:18:00Z">
              <w:tcPr>
                <w:tcW w:w="746" w:type="dxa"/>
                <w:tcBorders>
                  <w:top w:val="nil"/>
                  <w:left w:val="nil"/>
                  <w:bottom w:val="nil"/>
                  <w:right w:val="nil"/>
                </w:tcBorders>
                <w:shd w:val="clear" w:color="auto" w:fill="auto"/>
                <w:noWrap/>
                <w:vAlign w:val="bottom"/>
                <w:hideMark/>
              </w:tcPr>
            </w:tcPrChange>
          </w:tcPr>
          <w:p w14:paraId="44C09B79" w14:textId="77777777" w:rsidR="00036D0E" w:rsidRPr="00036D0E" w:rsidRDefault="00036D0E" w:rsidP="00245317">
            <w:pPr>
              <w:spacing w:after="0" w:line="240" w:lineRule="auto"/>
              <w:jc w:val="center"/>
              <w:rPr>
                <w:ins w:id="4018" w:author="David Dayan" w:date="2021-12-03T17:13:00Z"/>
                <w:rFonts w:ascii="Calibri" w:eastAsia="Times New Roman" w:hAnsi="Calibri" w:cs="Times New Roman"/>
                <w:color w:val="000000"/>
                <w:sz w:val="16"/>
                <w:szCs w:val="16"/>
              </w:rPr>
            </w:pPr>
            <w:ins w:id="401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20" w:author="David Dayan" w:date="2021-12-03T17:18:00Z">
              <w:tcPr>
                <w:tcW w:w="599" w:type="dxa"/>
                <w:tcBorders>
                  <w:top w:val="nil"/>
                  <w:left w:val="nil"/>
                  <w:bottom w:val="nil"/>
                  <w:right w:val="nil"/>
                </w:tcBorders>
                <w:shd w:val="clear" w:color="auto" w:fill="auto"/>
                <w:noWrap/>
                <w:vAlign w:val="bottom"/>
                <w:hideMark/>
              </w:tcPr>
            </w:tcPrChange>
          </w:tcPr>
          <w:p w14:paraId="2C194C4C" w14:textId="77777777" w:rsidR="00036D0E" w:rsidRPr="00036D0E" w:rsidRDefault="00036D0E" w:rsidP="00245317">
            <w:pPr>
              <w:spacing w:after="0" w:line="240" w:lineRule="auto"/>
              <w:jc w:val="center"/>
              <w:rPr>
                <w:ins w:id="4021" w:author="David Dayan" w:date="2021-12-03T17:13:00Z"/>
                <w:rFonts w:ascii="Calibri" w:eastAsia="Times New Roman" w:hAnsi="Calibri" w:cs="Times New Roman"/>
                <w:color w:val="000000"/>
                <w:sz w:val="16"/>
                <w:szCs w:val="16"/>
              </w:rPr>
            </w:pPr>
            <w:ins w:id="402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23" w:author="David Dayan" w:date="2021-12-03T17:18:00Z">
              <w:tcPr>
                <w:tcW w:w="1142" w:type="dxa"/>
                <w:tcBorders>
                  <w:top w:val="nil"/>
                  <w:left w:val="nil"/>
                  <w:bottom w:val="nil"/>
                  <w:right w:val="nil"/>
                </w:tcBorders>
                <w:shd w:val="clear" w:color="auto" w:fill="auto"/>
                <w:noWrap/>
                <w:vAlign w:val="bottom"/>
                <w:hideMark/>
              </w:tcPr>
            </w:tcPrChange>
          </w:tcPr>
          <w:p w14:paraId="6190C331" w14:textId="77777777" w:rsidR="00036D0E" w:rsidRPr="00036D0E" w:rsidRDefault="00036D0E" w:rsidP="00245317">
            <w:pPr>
              <w:spacing w:after="0" w:line="240" w:lineRule="auto"/>
              <w:jc w:val="center"/>
              <w:rPr>
                <w:ins w:id="4024" w:author="David Dayan" w:date="2021-12-03T17:13:00Z"/>
                <w:rFonts w:ascii="Calibri" w:eastAsia="Times New Roman" w:hAnsi="Calibri" w:cs="Times New Roman"/>
                <w:color w:val="000000"/>
                <w:sz w:val="16"/>
                <w:szCs w:val="16"/>
              </w:rPr>
            </w:pPr>
            <w:ins w:id="40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26" w:author="David Dayan" w:date="2021-12-03T17:18:00Z">
              <w:tcPr>
                <w:tcW w:w="1440" w:type="dxa"/>
                <w:tcBorders>
                  <w:top w:val="nil"/>
                  <w:left w:val="nil"/>
                  <w:bottom w:val="nil"/>
                  <w:right w:val="nil"/>
                </w:tcBorders>
                <w:shd w:val="clear" w:color="auto" w:fill="auto"/>
                <w:noWrap/>
                <w:vAlign w:val="bottom"/>
                <w:hideMark/>
              </w:tcPr>
            </w:tcPrChange>
          </w:tcPr>
          <w:p w14:paraId="099D28DD" w14:textId="77777777" w:rsidR="00036D0E" w:rsidRPr="00036D0E" w:rsidRDefault="00036D0E" w:rsidP="00245317">
            <w:pPr>
              <w:spacing w:after="0" w:line="240" w:lineRule="auto"/>
              <w:jc w:val="center"/>
              <w:rPr>
                <w:ins w:id="4027" w:author="David Dayan" w:date="2021-12-03T17:13:00Z"/>
                <w:rFonts w:ascii="Calibri" w:eastAsia="Times New Roman" w:hAnsi="Calibri" w:cs="Times New Roman"/>
                <w:color w:val="000000"/>
                <w:sz w:val="16"/>
                <w:szCs w:val="16"/>
              </w:rPr>
            </w:pPr>
            <w:ins w:id="40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29" w:author="David Dayan" w:date="2021-12-03T17:18:00Z">
              <w:tcPr>
                <w:tcW w:w="1530" w:type="dxa"/>
                <w:tcBorders>
                  <w:top w:val="nil"/>
                  <w:left w:val="nil"/>
                  <w:bottom w:val="nil"/>
                  <w:right w:val="nil"/>
                </w:tcBorders>
                <w:shd w:val="clear" w:color="auto" w:fill="auto"/>
                <w:noWrap/>
                <w:vAlign w:val="bottom"/>
                <w:hideMark/>
              </w:tcPr>
            </w:tcPrChange>
          </w:tcPr>
          <w:p w14:paraId="6D3555A3" w14:textId="77777777" w:rsidR="00036D0E" w:rsidRPr="00036D0E" w:rsidRDefault="00036D0E" w:rsidP="00245317">
            <w:pPr>
              <w:spacing w:after="0" w:line="240" w:lineRule="auto"/>
              <w:jc w:val="center"/>
              <w:rPr>
                <w:ins w:id="4030" w:author="David Dayan" w:date="2021-12-03T17:13:00Z"/>
                <w:rFonts w:ascii="Calibri" w:eastAsia="Times New Roman" w:hAnsi="Calibri" w:cs="Times New Roman"/>
                <w:color w:val="000000"/>
                <w:sz w:val="16"/>
                <w:szCs w:val="16"/>
              </w:rPr>
            </w:pPr>
            <w:ins w:id="40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32" w:author="David Dayan" w:date="2021-12-03T17:18:00Z">
              <w:tcPr>
                <w:tcW w:w="898" w:type="dxa"/>
                <w:tcBorders>
                  <w:top w:val="nil"/>
                  <w:left w:val="nil"/>
                  <w:bottom w:val="nil"/>
                  <w:right w:val="nil"/>
                </w:tcBorders>
                <w:shd w:val="clear" w:color="auto" w:fill="auto"/>
                <w:noWrap/>
                <w:vAlign w:val="bottom"/>
                <w:hideMark/>
              </w:tcPr>
            </w:tcPrChange>
          </w:tcPr>
          <w:p w14:paraId="322346A0" w14:textId="77777777" w:rsidR="00036D0E" w:rsidRPr="00036D0E" w:rsidRDefault="00036D0E" w:rsidP="00245317">
            <w:pPr>
              <w:spacing w:after="0" w:line="240" w:lineRule="auto"/>
              <w:jc w:val="center"/>
              <w:rPr>
                <w:ins w:id="4033" w:author="David Dayan" w:date="2021-12-03T17:13:00Z"/>
                <w:rFonts w:ascii="Calibri" w:eastAsia="Times New Roman" w:hAnsi="Calibri" w:cs="Times New Roman"/>
                <w:color w:val="000000"/>
                <w:sz w:val="16"/>
                <w:szCs w:val="16"/>
              </w:rPr>
            </w:pPr>
            <w:ins w:id="40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35" w:author="David Dayan" w:date="2021-12-03T17:18:00Z">
              <w:tcPr>
                <w:tcW w:w="902" w:type="dxa"/>
                <w:tcBorders>
                  <w:top w:val="nil"/>
                  <w:left w:val="nil"/>
                  <w:bottom w:val="nil"/>
                  <w:right w:val="nil"/>
                </w:tcBorders>
                <w:shd w:val="clear" w:color="auto" w:fill="auto"/>
                <w:noWrap/>
                <w:vAlign w:val="bottom"/>
                <w:hideMark/>
              </w:tcPr>
            </w:tcPrChange>
          </w:tcPr>
          <w:p w14:paraId="0E593E12" w14:textId="77777777" w:rsidR="00036D0E" w:rsidRPr="00036D0E" w:rsidRDefault="00036D0E" w:rsidP="00245317">
            <w:pPr>
              <w:spacing w:after="0" w:line="240" w:lineRule="auto"/>
              <w:jc w:val="center"/>
              <w:rPr>
                <w:ins w:id="4036" w:author="David Dayan" w:date="2021-12-03T17:13:00Z"/>
                <w:rFonts w:ascii="Calibri" w:eastAsia="Times New Roman" w:hAnsi="Calibri" w:cs="Times New Roman"/>
                <w:color w:val="000000"/>
                <w:sz w:val="16"/>
                <w:szCs w:val="16"/>
              </w:rPr>
            </w:pPr>
            <w:ins w:id="40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38" w:author="David Dayan" w:date="2021-12-03T17:18:00Z">
              <w:tcPr>
                <w:tcW w:w="2160" w:type="dxa"/>
                <w:tcBorders>
                  <w:top w:val="nil"/>
                  <w:left w:val="nil"/>
                  <w:bottom w:val="nil"/>
                  <w:right w:val="nil"/>
                </w:tcBorders>
                <w:shd w:val="clear" w:color="auto" w:fill="auto"/>
                <w:noWrap/>
                <w:vAlign w:val="bottom"/>
                <w:hideMark/>
              </w:tcPr>
            </w:tcPrChange>
          </w:tcPr>
          <w:p w14:paraId="10AEF921" w14:textId="77777777" w:rsidR="00036D0E" w:rsidRPr="00036D0E" w:rsidRDefault="00036D0E" w:rsidP="00245317">
            <w:pPr>
              <w:spacing w:after="0" w:line="240" w:lineRule="auto"/>
              <w:jc w:val="center"/>
              <w:rPr>
                <w:ins w:id="4039" w:author="David Dayan" w:date="2021-12-03T17:13:00Z"/>
                <w:rFonts w:ascii="Calibri" w:eastAsia="Times New Roman" w:hAnsi="Calibri" w:cs="Times New Roman"/>
                <w:color w:val="000000"/>
                <w:sz w:val="16"/>
                <w:szCs w:val="16"/>
              </w:rPr>
            </w:pPr>
            <w:ins w:id="40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041" w:author="David Dayan" w:date="2021-12-03T17:18:00Z">
              <w:tcPr>
                <w:tcW w:w="2876" w:type="dxa"/>
                <w:gridSpan w:val="2"/>
                <w:tcBorders>
                  <w:top w:val="nil"/>
                  <w:left w:val="nil"/>
                  <w:bottom w:val="nil"/>
                  <w:right w:val="nil"/>
                </w:tcBorders>
                <w:shd w:val="clear" w:color="auto" w:fill="auto"/>
                <w:noWrap/>
                <w:vAlign w:val="bottom"/>
                <w:hideMark/>
              </w:tcPr>
            </w:tcPrChange>
          </w:tcPr>
          <w:p w14:paraId="2398307F" w14:textId="77777777" w:rsidR="00036D0E" w:rsidRPr="00036D0E" w:rsidRDefault="00036D0E" w:rsidP="00245317">
            <w:pPr>
              <w:spacing w:after="0" w:line="240" w:lineRule="auto"/>
              <w:jc w:val="center"/>
              <w:rPr>
                <w:ins w:id="4042" w:author="David Dayan" w:date="2021-12-03T17:13:00Z"/>
                <w:rFonts w:ascii="Calibri" w:eastAsia="Times New Roman" w:hAnsi="Calibri" w:cs="Times New Roman"/>
                <w:color w:val="000000"/>
                <w:sz w:val="16"/>
                <w:szCs w:val="16"/>
              </w:rPr>
            </w:pPr>
            <w:ins w:id="40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044" w:author="David Dayan" w:date="2021-12-03T17:18:00Z">
              <w:tcPr>
                <w:tcW w:w="1426" w:type="dxa"/>
                <w:tcBorders>
                  <w:top w:val="nil"/>
                  <w:left w:val="nil"/>
                  <w:bottom w:val="nil"/>
                  <w:right w:val="nil"/>
                </w:tcBorders>
                <w:shd w:val="clear" w:color="auto" w:fill="auto"/>
                <w:noWrap/>
                <w:vAlign w:val="bottom"/>
                <w:hideMark/>
              </w:tcPr>
            </w:tcPrChange>
          </w:tcPr>
          <w:p w14:paraId="208932E2" w14:textId="77777777" w:rsidR="00036D0E" w:rsidRPr="00036D0E" w:rsidRDefault="00036D0E" w:rsidP="00245317">
            <w:pPr>
              <w:spacing w:after="0" w:line="240" w:lineRule="auto"/>
              <w:jc w:val="center"/>
              <w:rPr>
                <w:ins w:id="4045" w:author="David Dayan" w:date="2021-12-03T17:13:00Z"/>
                <w:rFonts w:ascii="Calibri" w:eastAsia="Times New Roman" w:hAnsi="Calibri" w:cs="Times New Roman"/>
                <w:color w:val="000000"/>
                <w:sz w:val="16"/>
                <w:szCs w:val="16"/>
              </w:rPr>
            </w:pPr>
            <w:ins w:id="40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D7AA2DA" w14:textId="77777777" w:rsidTr="00245317">
        <w:trPr>
          <w:cantSplit/>
          <w:trHeight w:val="20"/>
          <w:ins w:id="4047" w:author="David Dayan" w:date="2021-12-03T17:13:00Z"/>
          <w:trPrChange w:id="40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49" w:author="David Dayan" w:date="2021-12-03T17:18:00Z">
              <w:tcPr>
                <w:tcW w:w="1563" w:type="dxa"/>
                <w:tcBorders>
                  <w:top w:val="nil"/>
                  <w:left w:val="nil"/>
                  <w:bottom w:val="nil"/>
                  <w:right w:val="nil"/>
                </w:tcBorders>
                <w:shd w:val="clear" w:color="auto" w:fill="auto"/>
                <w:noWrap/>
                <w:vAlign w:val="bottom"/>
                <w:hideMark/>
              </w:tcPr>
            </w:tcPrChange>
          </w:tcPr>
          <w:p w14:paraId="0A8BD38B" w14:textId="77777777" w:rsidR="00036D0E" w:rsidRPr="00036D0E" w:rsidRDefault="00036D0E" w:rsidP="00245317">
            <w:pPr>
              <w:spacing w:after="0" w:line="240" w:lineRule="auto"/>
              <w:jc w:val="center"/>
              <w:rPr>
                <w:ins w:id="4050" w:author="David Dayan" w:date="2021-12-03T17:13:00Z"/>
                <w:rFonts w:ascii="Calibri" w:eastAsia="Times New Roman" w:hAnsi="Calibri" w:cs="Times New Roman"/>
                <w:color w:val="000000"/>
                <w:sz w:val="16"/>
                <w:szCs w:val="16"/>
              </w:rPr>
            </w:pPr>
            <w:ins w:id="4051" w:author="David Dayan" w:date="2021-12-03T17:13:00Z">
              <w:r w:rsidRPr="00036D0E">
                <w:rPr>
                  <w:rFonts w:ascii="Calibri" w:eastAsia="Times New Roman" w:hAnsi="Calibri" w:cs="Times New Roman"/>
                  <w:color w:val="000000"/>
                  <w:sz w:val="16"/>
                  <w:szCs w:val="16"/>
                </w:rPr>
                <w:t>OtsAC20ROGR_0104</w:t>
              </w:r>
            </w:ins>
          </w:p>
        </w:tc>
        <w:tc>
          <w:tcPr>
            <w:tcW w:w="746" w:type="dxa"/>
            <w:tcBorders>
              <w:top w:val="nil"/>
              <w:left w:val="nil"/>
              <w:bottom w:val="nil"/>
              <w:right w:val="nil"/>
            </w:tcBorders>
            <w:shd w:val="clear" w:color="auto" w:fill="auto"/>
            <w:noWrap/>
            <w:vAlign w:val="bottom"/>
            <w:hideMark/>
            <w:tcPrChange w:id="4052" w:author="David Dayan" w:date="2021-12-03T17:18:00Z">
              <w:tcPr>
                <w:tcW w:w="746" w:type="dxa"/>
                <w:tcBorders>
                  <w:top w:val="nil"/>
                  <w:left w:val="nil"/>
                  <w:bottom w:val="nil"/>
                  <w:right w:val="nil"/>
                </w:tcBorders>
                <w:shd w:val="clear" w:color="auto" w:fill="auto"/>
                <w:noWrap/>
                <w:vAlign w:val="bottom"/>
                <w:hideMark/>
              </w:tcPr>
            </w:tcPrChange>
          </w:tcPr>
          <w:p w14:paraId="313F2156" w14:textId="77777777" w:rsidR="00036D0E" w:rsidRPr="00036D0E" w:rsidRDefault="00036D0E" w:rsidP="00245317">
            <w:pPr>
              <w:spacing w:after="0" w:line="240" w:lineRule="auto"/>
              <w:jc w:val="center"/>
              <w:rPr>
                <w:ins w:id="4053" w:author="David Dayan" w:date="2021-12-03T17:13:00Z"/>
                <w:rFonts w:ascii="Calibri" w:eastAsia="Times New Roman" w:hAnsi="Calibri" w:cs="Times New Roman"/>
                <w:color w:val="000000"/>
                <w:sz w:val="16"/>
                <w:szCs w:val="16"/>
              </w:rPr>
            </w:pPr>
            <w:ins w:id="405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55" w:author="David Dayan" w:date="2021-12-03T17:18:00Z">
              <w:tcPr>
                <w:tcW w:w="599" w:type="dxa"/>
                <w:tcBorders>
                  <w:top w:val="nil"/>
                  <w:left w:val="nil"/>
                  <w:bottom w:val="nil"/>
                  <w:right w:val="nil"/>
                </w:tcBorders>
                <w:shd w:val="clear" w:color="auto" w:fill="auto"/>
                <w:noWrap/>
                <w:vAlign w:val="bottom"/>
                <w:hideMark/>
              </w:tcPr>
            </w:tcPrChange>
          </w:tcPr>
          <w:p w14:paraId="5DEEAFAA" w14:textId="77777777" w:rsidR="00036D0E" w:rsidRPr="00036D0E" w:rsidRDefault="00036D0E" w:rsidP="00245317">
            <w:pPr>
              <w:spacing w:after="0" w:line="240" w:lineRule="auto"/>
              <w:jc w:val="center"/>
              <w:rPr>
                <w:ins w:id="4056" w:author="David Dayan" w:date="2021-12-03T17:13:00Z"/>
                <w:rFonts w:ascii="Calibri" w:eastAsia="Times New Roman" w:hAnsi="Calibri" w:cs="Times New Roman"/>
                <w:color w:val="000000"/>
                <w:sz w:val="16"/>
                <w:szCs w:val="16"/>
              </w:rPr>
            </w:pPr>
            <w:ins w:id="405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58" w:author="David Dayan" w:date="2021-12-03T17:18:00Z">
              <w:tcPr>
                <w:tcW w:w="1142" w:type="dxa"/>
                <w:tcBorders>
                  <w:top w:val="nil"/>
                  <w:left w:val="nil"/>
                  <w:bottom w:val="nil"/>
                  <w:right w:val="nil"/>
                </w:tcBorders>
                <w:shd w:val="clear" w:color="auto" w:fill="auto"/>
                <w:noWrap/>
                <w:vAlign w:val="bottom"/>
                <w:hideMark/>
              </w:tcPr>
            </w:tcPrChange>
          </w:tcPr>
          <w:p w14:paraId="28D5FB47" w14:textId="77777777" w:rsidR="00036D0E" w:rsidRPr="00036D0E" w:rsidRDefault="00036D0E" w:rsidP="00245317">
            <w:pPr>
              <w:spacing w:after="0" w:line="240" w:lineRule="auto"/>
              <w:jc w:val="center"/>
              <w:rPr>
                <w:ins w:id="4059" w:author="David Dayan" w:date="2021-12-03T17:13:00Z"/>
                <w:rFonts w:ascii="Calibri" w:eastAsia="Times New Roman" w:hAnsi="Calibri" w:cs="Times New Roman"/>
                <w:color w:val="000000"/>
                <w:sz w:val="16"/>
                <w:szCs w:val="16"/>
              </w:rPr>
            </w:pPr>
            <w:ins w:id="40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61" w:author="David Dayan" w:date="2021-12-03T17:18:00Z">
              <w:tcPr>
                <w:tcW w:w="1440" w:type="dxa"/>
                <w:tcBorders>
                  <w:top w:val="nil"/>
                  <w:left w:val="nil"/>
                  <w:bottom w:val="nil"/>
                  <w:right w:val="nil"/>
                </w:tcBorders>
                <w:shd w:val="clear" w:color="auto" w:fill="auto"/>
                <w:noWrap/>
                <w:vAlign w:val="bottom"/>
                <w:hideMark/>
              </w:tcPr>
            </w:tcPrChange>
          </w:tcPr>
          <w:p w14:paraId="3415A990" w14:textId="77777777" w:rsidR="00036D0E" w:rsidRPr="00036D0E" w:rsidRDefault="00036D0E" w:rsidP="00245317">
            <w:pPr>
              <w:spacing w:after="0" w:line="240" w:lineRule="auto"/>
              <w:jc w:val="center"/>
              <w:rPr>
                <w:ins w:id="4062" w:author="David Dayan" w:date="2021-12-03T17:13:00Z"/>
                <w:rFonts w:ascii="Calibri" w:eastAsia="Times New Roman" w:hAnsi="Calibri" w:cs="Times New Roman"/>
                <w:color w:val="000000"/>
                <w:sz w:val="16"/>
                <w:szCs w:val="16"/>
              </w:rPr>
            </w:pPr>
            <w:ins w:id="40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64" w:author="David Dayan" w:date="2021-12-03T17:18:00Z">
              <w:tcPr>
                <w:tcW w:w="1530" w:type="dxa"/>
                <w:tcBorders>
                  <w:top w:val="nil"/>
                  <w:left w:val="nil"/>
                  <w:bottom w:val="nil"/>
                  <w:right w:val="nil"/>
                </w:tcBorders>
                <w:shd w:val="clear" w:color="auto" w:fill="auto"/>
                <w:noWrap/>
                <w:vAlign w:val="bottom"/>
                <w:hideMark/>
              </w:tcPr>
            </w:tcPrChange>
          </w:tcPr>
          <w:p w14:paraId="3E16B9D4" w14:textId="77777777" w:rsidR="00036D0E" w:rsidRPr="00036D0E" w:rsidRDefault="00036D0E" w:rsidP="00245317">
            <w:pPr>
              <w:spacing w:after="0" w:line="240" w:lineRule="auto"/>
              <w:jc w:val="center"/>
              <w:rPr>
                <w:ins w:id="4065" w:author="David Dayan" w:date="2021-12-03T17:13:00Z"/>
                <w:rFonts w:ascii="Calibri" w:eastAsia="Times New Roman" w:hAnsi="Calibri" w:cs="Times New Roman"/>
                <w:color w:val="000000"/>
                <w:sz w:val="16"/>
                <w:szCs w:val="16"/>
              </w:rPr>
            </w:pPr>
            <w:ins w:id="40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067" w:author="David Dayan" w:date="2021-12-03T17:18:00Z">
              <w:tcPr>
                <w:tcW w:w="898" w:type="dxa"/>
                <w:tcBorders>
                  <w:top w:val="nil"/>
                  <w:left w:val="nil"/>
                  <w:bottom w:val="nil"/>
                  <w:right w:val="nil"/>
                </w:tcBorders>
                <w:shd w:val="clear" w:color="auto" w:fill="auto"/>
                <w:noWrap/>
                <w:vAlign w:val="bottom"/>
                <w:hideMark/>
              </w:tcPr>
            </w:tcPrChange>
          </w:tcPr>
          <w:p w14:paraId="08E3BC8E" w14:textId="77777777" w:rsidR="00036D0E" w:rsidRPr="00036D0E" w:rsidRDefault="00036D0E" w:rsidP="00245317">
            <w:pPr>
              <w:spacing w:after="0" w:line="240" w:lineRule="auto"/>
              <w:jc w:val="center"/>
              <w:rPr>
                <w:ins w:id="4068" w:author="David Dayan" w:date="2021-12-03T17:13:00Z"/>
                <w:rFonts w:ascii="Calibri" w:eastAsia="Times New Roman" w:hAnsi="Calibri" w:cs="Times New Roman"/>
                <w:color w:val="000000"/>
                <w:sz w:val="16"/>
                <w:szCs w:val="16"/>
              </w:rPr>
            </w:pPr>
            <w:ins w:id="40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070" w:author="David Dayan" w:date="2021-12-03T17:18:00Z">
              <w:tcPr>
                <w:tcW w:w="902" w:type="dxa"/>
                <w:tcBorders>
                  <w:top w:val="nil"/>
                  <w:left w:val="nil"/>
                  <w:bottom w:val="nil"/>
                  <w:right w:val="nil"/>
                </w:tcBorders>
                <w:shd w:val="clear" w:color="auto" w:fill="auto"/>
                <w:noWrap/>
                <w:vAlign w:val="bottom"/>
                <w:hideMark/>
              </w:tcPr>
            </w:tcPrChange>
          </w:tcPr>
          <w:p w14:paraId="23C55274" w14:textId="77777777" w:rsidR="00036D0E" w:rsidRPr="00036D0E" w:rsidRDefault="00036D0E" w:rsidP="00245317">
            <w:pPr>
              <w:spacing w:after="0" w:line="240" w:lineRule="auto"/>
              <w:jc w:val="center"/>
              <w:rPr>
                <w:ins w:id="4071" w:author="David Dayan" w:date="2021-12-03T17:13:00Z"/>
                <w:rFonts w:ascii="Calibri" w:eastAsia="Times New Roman" w:hAnsi="Calibri" w:cs="Times New Roman"/>
                <w:color w:val="000000"/>
                <w:sz w:val="16"/>
                <w:szCs w:val="16"/>
              </w:rPr>
            </w:pPr>
            <w:ins w:id="40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073" w:author="David Dayan" w:date="2021-12-03T17:18:00Z">
              <w:tcPr>
                <w:tcW w:w="2160" w:type="dxa"/>
                <w:tcBorders>
                  <w:top w:val="nil"/>
                  <w:left w:val="nil"/>
                  <w:bottom w:val="nil"/>
                  <w:right w:val="nil"/>
                </w:tcBorders>
                <w:shd w:val="clear" w:color="auto" w:fill="auto"/>
                <w:noWrap/>
                <w:vAlign w:val="bottom"/>
                <w:hideMark/>
              </w:tcPr>
            </w:tcPrChange>
          </w:tcPr>
          <w:p w14:paraId="63F8EED3" w14:textId="77777777" w:rsidR="00036D0E" w:rsidRPr="00036D0E" w:rsidRDefault="00036D0E" w:rsidP="00245317">
            <w:pPr>
              <w:spacing w:after="0" w:line="240" w:lineRule="auto"/>
              <w:jc w:val="center"/>
              <w:rPr>
                <w:ins w:id="4074" w:author="David Dayan" w:date="2021-12-03T17:13:00Z"/>
                <w:rFonts w:ascii="Calibri" w:eastAsia="Times New Roman" w:hAnsi="Calibri" w:cs="Times New Roman"/>
                <w:color w:val="000000"/>
                <w:sz w:val="16"/>
                <w:szCs w:val="16"/>
              </w:rPr>
            </w:pPr>
            <w:ins w:id="40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076" w:author="David Dayan" w:date="2021-12-03T17:18:00Z">
              <w:tcPr>
                <w:tcW w:w="2876" w:type="dxa"/>
                <w:gridSpan w:val="2"/>
                <w:tcBorders>
                  <w:top w:val="nil"/>
                  <w:left w:val="nil"/>
                  <w:bottom w:val="nil"/>
                  <w:right w:val="nil"/>
                </w:tcBorders>
                <w:shd w:val="clear" w:color="auto" w:fill="auto"/>
                <w:noWrap/>
                <w:vAlign w:val="bottom"/>
                <w:hideMark/>
              </w:tcPr>
            </w:tcPrChange>
          </w:tcPr>
          <w:p w14:paraId="5FEF07D1" w14:textId="77777777" w:rsidR="00036D0E" w:rsidRPr="00036D0E" w:rsidRDefault="00036D0E" w:rsidP="00245317">
            <w:pPr>
              <w:spacing w:after="0" w:line="240" w:lineRule="auto"/>
              <w:jc w:val="center"/>
              <w:rPr>
                <w:ins w:id="4077" w:author="David Dayan" w:date="2021-12-03T17:13:00Z"/>
                <w:rFonts w:ascii="Calibri" w:eastAsia="Times New Roman" w:hAnsi="Calibri" w:cs="Times New Roman"/>
                <w:color w:val="000000"/>
                <w:sz w:val="16"/>
                <w:szCs w:val="16"/>
              </w:rPr>
            </w:pPr>
            <w:ins w:id="40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079" w:author="David Dayan" w:date="2021-12-03T17:18:00Z">
              <w:tcPr>
                <w:tcW w:w="1426" w:type="dxa"/>
                <w:tcBorders>
                  <w:top w:val="nil"/>
                  <w:left w:val="nil"/>
                  <w:bottom w:val="nil"/>
                  <w:right w:val="nil"/>
                </w:tcBorders>
                <w:shd w:val="clear" w:color="auto" w:fill="auto"/>
                <w:noWrap/>
                <w:vAlign w:val="bottom"/>
                <w:hideMark/>
              </w:tcPr>
            </w:tcPrChange>
          </w:tcPr>
          <w:p w14:paraId="700BBDBB" w14:textId="77777777" w:rsidR="00036D0E" w:rsidRPr="00036D0E" w:rsidRDefault="00036D0E" w:rsidP="00245317">
            <w:pPr>
              <w:spacing w:after="0" w:line="240" w:lineRule="auto"/>
              <w:jc w:val="center"/>
              <w:rPr>
                <w:ins w:id="4080" w:author="David Dayan" w:date="2021-12-03T17:13:00Z"/>
                <w:rFonts w:ascii="Calibri" w:eastAsia="Times New Roman" w:hAnsi="Calibri" w:cs="Times New Roman"/>
                <w:color w:val="000000"/>
                <w:sz w:val="16"/>
                <w:szCs w:val="16"/>
              </w:rPr>
            </w:pPr>
            <w:ins w:id="40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8C9A2CD" w14:textId="77777777" w:rsidTr="00245317">
        <w:trPr>
          <w:cantSplit/>
          <w:trHeight w:val="20"/>
          <w:ins w:id="4082" w:author="David Dayan" w:date="2021-12-03T17:13:00Z"/>
          <w:trPrChange w:id="40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084" w:author="David Dayan" w:date="2021-12-03T17:18:00Z">
              <w:tcPr>
                <w:tcW w:w="1563" w:type="dxa"/>
                <w:tcBorders>
                  <w:top w:val="nil"/>
                  <w:left w:val="nil"/>
                  <w:bottom w:val="nil"/>
                  <w:right w:val="nil"/>
                </w:tcBorders>
                <w:shd w:val="clear" w:color="auto" w:fill="auto"/>
                <w:noWrap/>
                <w:vAlign w:val="bottom"/>
                <w:hideMark/>
              </w:tcPr>
            </w:tcPrChange>
          </w:tcPr>
          <w:p w14:paraId="34C638AC" w14:textId="77777777" w:rsidR="00036D0E" w:rsidRPr="00036D0E" w:rsidRDefault="00036D0E" w:rsidP="00245317">
            <w:pPr>
              <w:spacing w:after="0" w:line="240" w:lineRule="auto"/>
              <w:jc w:val="center"/>
              <w:rPr>
                <w:ins w:id="4085" w:author="David Dayan" w:date="2021-12-03T17:13:00Z"/>
                <w:rFonts w:ascii="Calibri" w:eastAsia="Times New Roman" w:hAnsi="Calibri" w:cs="Times New Roman"/>
                <w:color w:val="000000"/>
                <w:sz w:val="16"/>
                <w:szCs w:val="16"/>
              </w:rPr>
            </w:pPr>
            <w:ins w:id="4086" w:author="David Dayan" w:date="2021-12-03T17:13:00Z">
              <w:r w:rsidRPr="00036D0E">
                <w:rPr>
                  <w:rFonts w:ascii="Calibri" w:eastAsia="Times New Roman" w:hAnsi="Calibri" w:cs="Times New Roman"/>
                  <w:color w:val="000000"/>
                  <w:sz w:val="16"/>
                  <w:szCs w:val="16"/>
                </w:rPr>
                <w:t>OtsAC20ROGR_0105</w:t>
              </w:r>
            </w:ins>
          </w:p>
        </w:tc>
        <w:tc>
          <w:tcPr>
            <w:tcW w:w="746" w:type="dxa"/>
            <w:tcBorders>
              <w:top w:val="nil"/>
              <w:left w:val="nil"/>
              <w:bottom w:val="nil"/>
              <w:right w:val="nil"/>
            </w:tcBorders>
            <w:shd w:val="clear" w:color="auto" w:fill="auto"/>
            <w:noWrap/>
            <w:vAlign w:val="bottom"/>
            <w:hideMark/>
            <w:tcPrChange w:id="4087" w:author="David Dayan" w:date="2021-12-03T17:18:00Z">
              <w:tcPr>
                <w:tcW w:w="746" w:type="dxa"/>
                <w:tcBorders>
                  <w:top w:val="nil"/>
                  <w:left w:val="nil"/>
                  <w:bottom w:val="nil"/>
                  <w:right w:val="nil"/>
                </w:tcBorders>
                <w:shd w:val="clear" w:color="auto" w:fill="auto"/>
                <w:noWrap/>
                <w:vAlign w:val="bottom"/>
                <w:hideMark/>
              </w:tcPr>
            </w:tcPrChange>
          </w:tcPr>
          <w:p w14:paraId="3378F028" w14:textId="77777777" w:rsidR="00036D0E" w:rsidRPr="00036D0E" w:rsidRDefault="00036D0E" w:rsidP="00245317">
            <w:pPr>
              <w:spacing w:after="0" w:line="240" w:lineRule="auto"/>
              <w:jc w:val="center"/>
              <w:rPr>
                <w:ins w:id="4088" w:author="David Dayan" w:date="2021-12-03T17:13:00Z"/>
                <w:rFonts w:ascii="Calibri" w:eastAsia="Times New Roman" w:hAnsi="Calibri" w:cs="Times New Roman"/>
                <w:color w:val="000000"/>
                <w:sz w:val="16"/>
                <w:szCs w:val="16"/>
              </w:rPr>
            </w:pPr>
            <w:ins w:id="408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090" w:author="David Dayan" w:date="2021-12-03T17:18:00Z">
              <w:tcPr>
                <w:tcW w:w="599" w:type="dxa"/>
                <w:tcBorders>
                  <w:top w:val="nil"/>
                  <w:left w:val="nil"/>
                  <w:bottom w:val="nil"/>
                  <w:right w:val="nil"/>
                </w:tcBorders>
                <w:shd w:val="clear" w:color="auto" w:fill="auto"/>
                <w:noWrap/>
                <w:vAlign w:val="bottom"/>
                <w:hideMark/>
              </w:tcPr>
            </w:tcPrChange>
          </w:tcPr>
          <w:p w14:paraId="41A207EC" w14:textId="77777777" w:rsidR="00036D0E" w:rsidRPr="00036D0E" w:rsidRDefault="00036D0E" w:rsidP="00245317">
            <w:pPr>
              <w:spacing w:after="0" w:line="240" w:lineRule="auto"/>
              <w:jc w:val="center"/>
              <w:rPr>
                <w:ins w:id="4091" w:author="David Dayan" w:date="2021-12-03T17:13:00Z"/>
                <w:rFonts w:ascii="Calibri" w:eastAsia="Times New Roman" w:hAnsi="Calibri" w:cs="Times New Roman"/>
                <w:color w:val="000000"/>
                <w:sz w:val="16"/>
                <w:szCs w:val="16"/>
              </w:rPr>
            </w:pPr>
            <w:ins w:id="409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093" w:author="David Dayan" w:date="2021-12-03T17:18:00Z">
              <w:tcPr>
                <w:tcW w:w="1142" w:type="dxa"/>
                <w:tcBorders>
                  <w:top w:val="nil"/>
                  <w:left w:val="nil"/>
                  <w:bottom w:val="nil"/>
                  <w:right w:val="nil"/>
                </w:tcBorders>
                <w:shd w:val="clear" w:color="auto" w:fill="auto"/>
                <w:noWrap/>
                <w:vAlign w:val="bottom"/>
                <w:hideMark/>
              </w:tcPr>
            </w:tcPrChange>
          </w:tcPr>
          <w:p w14:paraId="0016B6F7" w14:textId="77777777" w:rsidR="00036D0E" w:rsidRPr="00036D0E" w:rsidRDefault="00036D0E" w:rsidP="00245317">
            <w:pPr>
              <w:spacing w:after="0" w:line="240" w:lineRule="auto"/>
              <w:jc w:val="center"/>
              <w:rPr>
                <w:ins w:id="4094" w:author="David Dayan" w:date="2021-12-03T17:13:00Z"/>
                <w:rFonts w:ascii="Calibri" w:eastAsia="Times New Roman" w:hAnsi="Calibri" w:cs="Times New Roman"/>
                <w:color w:val="000000"/>
                <w:sz w:val="16"/>
                <w:szCs w:val="16"/>
              </w:rPr>
            </w:pPr>
            <w:ins w:id="40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096" w:author="David Dayan" w:date="2021-12-03T17:18:00Z">
              <w:tcPr>
                <w:tcW w:w="1440" w:type="dxa"/>
                <w:tcBorders>
                  <w:top w:val="nil"/>
                  <w:left w:val="nil"/>
                  <w:bottom w:val="nil"/>
                  <w:right w:val="nil"/>
                </w:tcBorders>
                <w:shd w:val="clear" w:color="auto" w:fill="auto"/>
                <w:noWrap/>
                <w:vAlign w:val="bottom"/>
                <w:hideMark/>
              </w:tcPr>
            </w:tcPrChange>
          </w:tcPr>
          <w:p w14:paraId="0275C720" w14:textId="77777777" w:rsidR="00036D0E" w:rsidRPr="00036D0E" w:rsidRDefault="00036D0E" w:rsidP="00245317">
            <w:pPr>
              <w:spacing w:after="0" w:line="240" w:lineRule="auto"/>
              <w:jc w:val="center"/>
              <w:rPr>
                <w:ins w:id="4097" w:author="David Dayan" w:date="2021-12-03T17:13:00Z"/>
                <w:rFonts w:ascii="Calibri" w:eastAsia="Times New Roman" w:hAnsi="Calibri" w:cs="Times New Roman"/>
                <w:color w:val="000000"/>
                <w:sz w:val="16"/>
                <w:szCs w:val="16"/>
              </w:rPr>
            </w:pPr>
            <w:ins w:id="40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099" w:author="David Dayan" w:date="2021-12-03T17:18:00Z">
              <w:tcPr>
                <w:tcW w:w="1530" w:type="dxa"/>
                <w:tcBorders>
                  <w:top w:val="nil"/>
                  <w:left w:val="nil"/>
                  <w:bottom w:val="nil"/>
                  <w:right w:val="nil"/>
                </w:tcBorders>
                <w:shd w:val="clear" w:color="auto" w:fill="auto"/>
                <w:noWrap/>
                <w:vAlign w:val="bottom"/>
                <w:hideMark/>
              </w:tcPr>
            </w:tcPrChange>
          </w:tcPr>
          <w:p w14:paraId="7B64BC3D" w14:textId="77777777" w:rsidR="00036D0E" w:rsidRPr="00036D0E" w:rsidRDefault="00036D0E" w:rsidP="00245317">
            <w:pPr>
              <w:spacing w:after="0" w:line="240" w:lineRule="auto"/>
              <w:jc w:val="center"/>
              <w:rPr>
                <w:ins w:id="4100" w:author="David Dayan" w:date="2021-12-03T17:13:00Z"/>
                <w:rFonts w:ascii="Calibri" w:eastAsia="Times New Roman" w:hAnsi="Calibri" w:cs="Times New Roman"/>
                <w:color w:val="000000"/>
                <w:sz w:val="16"/>
                <w:szCs w:val="16"/>
              </w:rPr>
            </w:pPr>
            <w:ins w:id="41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02" w:author="David Dayan" w:date="2021-12-03T17:18:00Z">
              <w:tcPr>
                <w:tcW w:w="898" w:type="dxa"/>
                <w:tcBorders>
                  <w:top w:val="nil"/>
                  <w:left w:val="nil"/>
                  <w:bottom w:val="nil"/>
                  <w:right w:val="nil"/>
                </w:tcBorders>
                <w:shd w:val="clear" w:color="auto" w:fill="auto"/>
                <w:noWrap/>
                <w:vAlign w:val="bottom"/>
                <w:hideMark/>
              </w:tcPr>
            </w:tcPrChange>
          </w:tcPr>
          <w:p w14:paraId="62965EB2" w14:textId="77777777" w:rsidR="00036D0E" w:rsidRPr="00036D0E" w:rsidRDefault="00036D0E" w:rsidP="00245317">
            <w:pPr>
              <w:spacing w:after="0" w:line="240" w:lineRule="auto"/>
              <w:jc w:val="center"/>
              <w:rPr>
                <w:ins w:id="4103" w:author="David Dayan" w:date="2021-12-03T17:13:00Z"/>
                <w:rFonts w:ascii="Calibri" w:eastAsia="Times New Roman" w:hAnsi="Calibri" w:cs="Times New Roman"/>
                <w:color w:val="000000"/>
                <w:sz w:val="16"/>
                <w:szCs w:val="16"/>
              </w:rPr>
            </w:pPr>
            <w:ins w:id="41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105" w:author="David Dayan" w:date="2021-12-03T17:18:00Z">
              <w:tcPr>
                <w:tcW w:w="902" w:type="dxa"/>
                <w:tcBorders>
                  <w:top w:val="nil"/>
                  <w:left w:val="nil"/>
                  <w:bottom w:val="nil"/>
                  <w:right w:val="nil"/>
                </w:tcBorders>
                <w:shd w:val="clear" w:color="auto" w:fill="auto"/>
                <w:noWrap/>
                <w:vAlign w:val="bottom"/>
                <w:hideMark/>
              </w:tcPr>
            </w:tcPrChange>
          </w:tcPr>
          <w:p w14:paraId="3DBBC814" w14:textId="77777777" w:rsidR="00036D0E" w:rsidRPr="00036D0E" w:rsidRDefault="00036D0E" w:rsidP="00245317">
            <w:pPr>
              <w:spacing w:after="0" w:line="240" w:lineRule="auto"/>
              <w:jc w:val="center"/>
              <w:rPr>
                <w:ins w:id="4106" w:author="David Dayan" w:date="2021-12-03T17:13:00Z"/>
                <w:rFonts w:ascii="Calibri" w:eastAsia="Times New Roman" w:hAnsi="Calibri" w:cs="Times New Roman"/>
                <w:color w:val="000000"/>
                <w:sz w:val="16"/>
                <w:szCs w:val="16"/>
              </w:rPr>
            </w:pPr>
            <w:ins w:id="41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108" w:author="David Dayan" w:date="2021-12-03T17:18:00Z">
              <w:tcPr>
                <w:tcW w:w="2160" w:type="dxa"/>
                <w:tcBorders>
                  <w:top w:val="nil"/>
                  <w:left w:val="nil"/>
                  <w:bottom w:val="nil"/>
                  <w:right w:val="nil"/>
                </w:tcBorders>
                <w:shd w:val="clear" w:color="auto" w:fill="auto"/>
                <w:noWrap/>
                <w:vAlign w:val="bottom"/>
                <w:hideMark/>
              </w:tcPr>
            </w:tcPrChange>
          </w:tcPr>
          <w:p w14:paraId="67F772F1" w14:textId="77777777" w:rsidR="00036D0E" w:rsidRPr="00036D0E" w:rsidRDefault="00036D0E" w:rsidP="00245317">
            <w:pPr>
              <w:spacing w:after="0" w:line="240" w:lineRule="auto"/>
              <w:jc w:val="center"/>
              <w:rPr>
                <w:ins w:id="4109" w:author="David Dayan" w:date="2021-12-03T17:13:00Z"/>
                <w:rFonts w:ascii="Calibri" w:eastAsia="Times New Roman" w:hAnsi="Calibri" w:cs="Times New Roman"/>
                <w:color w:val="000000"/>
                <w:sz w:val="16"/>
                <w:szCs w:val="16"/>
              </w:rPr>
            </w:pPr>
            <w:ins w:id="41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111" w:author="David Dayan" w:date="2021-12-03T17:18:00Z">
              <w:tcPr>
                <w:tcW w:w="2876" w:type="dxa"/>
                <w:gridSpan w:val="2"/>
                <w:tcBorders>
                  <w:top w:val="nil"/>
                  <w:left w:val="nil"/>
                  <w:bottom w:val="nil"/>
                  <w:right w:val="nil"/>
                </w:tcBorders>
                <w:shd w:val="clear" w:color="auto" w:fill="auto"/>
                <w:noWrap/>
                <w:vAlign w:val="bottom"/>
                <w:hideMark/>
              </w:tcPr>
            </w:tcPrChange>
          </w:tcPr>
          <w:p w14:paraId="1B0172ED" w14:textId="77777777" w:rsidR="00036D0E" w:rsidRPr="00036D0E" w:rsidRDefault="00036D0E" w:rsidP="00245317">
            <w:pPr>
              <w:spacing w:after="0" w:line="240" w:lineRule="auto"/>
              <w:jc w:val="center"/>
              <w:rPr>
                <w:ins w:id="4112" w:author="David Dayan" w:date="2021-12-03T17:13:00Z"/>
                <w:rFonts w:ascii="Calibri" w:eastAsia="Times New Roman" w:hAnsi="Calibri" w:cs="Times New Roman"/>
                <w:color w:val="000000"/>
                <w:sz w:val="16"/>
                <w:szCs w:val="16"/>
              </w:rPr>
            </w:pPr>
            <w:ins w:id="41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114" w:author="David Dayan" w:date="2021-12-03T17:18:00Z">
              <w:tcPr>
                <w:tcW w:w="1426" w:type="dxa"/>
                <w:tcBorders>
                  <w:top w:val="nil"/>
                  <w:left w:val="nil"/>
                  <w:bottom w:val="nil"/>
                  <w:right w:val="nil"/>
                </w:tcBorders>
                <w:shd w:val="clear" w:color="auto" w:fill="auto"/>
                <w:noWrap/>
                <w:vAlign w:val="bottom"/>
                <w:hideMark/>
              </w:tcPr>
            </w:tcPrChange>
          </w:tcPr>
          <w:p w14:paraId="21A2ACBD" w14:textId="77777777" w:rsidR="00036D0E" w:rsidRPr="00036D0E" w:rsidRDefault="00036D0E" w:rsidP="00245317">
            <w:pPr>
              <w:spacing w:after="0" w:line="240" w:lineRule="auto"/>
              <w:jc w:val="center"/>
              <w:rPr>
                <w:ins w:id="4115" w:author="David Dayan" w:date="2021-12-03T17:13:00Z"/>
                <w:rFonts w:ascii="Calibri" w:eastAsia="Times New Roman" w:hAnsi="Calibri" w:cs="Times New Roman"/>
                <w:color w:val="000000"/>
                <w:sz w:val="16"/>
                <w:szCs w:val="16"/>
              </w:rPr>
            </w:pPr>
            <w:ins w:id="41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E648375" w14:textId="77777777" w:rsidTr="00245317">
        <w:trPr>
          <w:cantSplit/>
          <w:trHeight w:val="20"/>
          <w:ins w:id="4117" w:author="David Dayan" w:date="2021-12-03T17:13:00Z"/>
          <w:trPrChange w:id="41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19" w:author="David Dayan" w:date="2021-12-03T17:18:00Z">
              <w:tcPr>
                <w:tcW w:w="1563" w:type="dxa"/>
                <w:tcBorders>
                  <w:top w:val="nil"/>
                  <w:left w:val="nil"/>
                  <w:bottom w:val="nil"/>
                  <w:right w:val="nil"/>
                </w:tcBorders>
                <w:shd w:val="clear" w:color="auto" w:fill="auto"/>
                <w:noWrap/>
                <w:vAlign w:val="bottom"/>
                <w:hideMark/>
              </w:tcPr>
            </w:tcPrChange>
          </w:tcPr>
          <w:p w14:paraId="6A779200" w14:textId="77777777" w:rsidR="00036D0E" w:rsidRPr="00036D0E" w:rsidRDefault="00036D0E" w:rsidP="00245317">
            <w:pPr>
              <w:spacing w:after="0" w:line="240" w:lineRule="auto"/>
              <w:jc w:val="center"/>
              <w:rPr>
                <w:ins w:id="4120" w:author="David Dayan" w:date="2021-12-03T17:13:00Z"/>
                <w:rFonts w:ascii="Calibri" w:eastAsia="Times New Roman" w:hAnsi="Calibri" w:cs="Times New Roman"/>
                <w:color w:val="000000"/>
                <w:sz w:val="16"/>
                <w:szCs w:val="16"/>
              </w:rPr>
            </w:pPr>
            <w:ins w:id="4121" w:author="David Dayan" w:date="2021-12-03T17:13:00Z">
              <w:r w:rsidRPr="00036D0E">
                <w:rPr>
                  <w:rFonts w:ascii="Calibri" w:eastAsia="Times New Roman" w:hAnsi="Calibri" w:cs="Times New Roman"/>
                  <w:color w:val="000000"/>
                  <w:sz w:val="16"/>
                  <w:szCs w:val="16"/>
                </w:rPr>
                <w:t>OtsAC20ROGR_0106</w:t>
              </w:r>
            </w:ins>
          </w:p>
        </w:tc>
        <w:tc>
          <w:tcPr>
            <w:tcW w:w="746" w:type="dxa"/>
            <w:tcBorders>
              <w:top w:val="nil"/>
              <w:left w:val="nil"/>
              <w:bottom w:val="nil"/>
              <w:right w:val="nil"/>
            </w:tcBorders>
            <w:shd w:val="clear" w:color="auto" w:fill="auto"/>
            <w:noWrap/>
            <w:vAlign w:val="bottom"/>
            <w:hideMark/>
            <w:tcPrChange w:id="4122" w:author="David Dayan" w:date="2021-12-03T17:18:00Z">
              <w:tcPr>
                <w:tcW w:w="746" w:type="dxa"/>
                <w:tcBorders>
                  <w:top w:val="nil"/>
                  <w:left w:val="nil"/>
                  <w:bottom w:val="nil"/>
                  <w:right w:val="nil"/>
                </w:tcBorders>
                <w:shd w:val="clear" w:color="auto" w:fill="auto"/>
                <w:noWrap/>
                <w:vAlign w:val="bottom"/>
                <w:hideMark/>
              </w:tcPr>
            </w:tcPrChange>
          </w:tcPr>
          <w:p w14:paraId="0828E9D6" w14:textId="77777777" w:rsidR="00036D0E" w:rsidRPr="00036D0E" w:rsidRDefault="00036D0E" w:rsidP="00245317">
            <w:pPr>
              <w:spacing w:after="0" w:line="240" w:lineRule="auto"/>
              <w:jc w:val="center"/>
              <w:rPr>
                <w:ins w:id="4123" w:author="David Dayan" w:date="2021-12-03T17:13:00Z"/>
                <w:rFonts w:ascii="Calibri" w:eastAsia="Times New Roman" w:hAnsi="Calibri" w:cs="Times New Roman"/>
                <w:color w:val="000000"/>
                <w:sz w:val="16"/>
                <w:szCs w:val="16"/>
              </w:rPr>
            </w:pPr>
            <w:ins w:id="412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25" w:author="David Dayan" w:date="2021-12-03T17:18:00Z">
              <w:tcPr>
                <w:tcW w:w="599" w:type="dxa"/>
                <w:tcBorders>
                  <w:top w:val="nil"/>
                  <w:left w:val="nil"/>
                  <w:bottom w:val="nil"/>
                  <w:right w:val="nil"/>
                </w:tcBorders>
                <w:shd w:val="clear" w:color="auto" w:fill="auto"/>
                <w:noWrap/>
                <w:vAlign w:val="bottom"/>
                <w:hideMark/>
              </w:tcPr>
            </w:tcPrChange>
          </w:tcPr>
          <w:p w14:paraId="249F766F" w14:textId="77777777" w:rsidR="00036D0E" w:rsidRPr="00036D0E" w:rsidRDefault="00036D0E" w:rsidP="00245317">
            <w:pPr>
              <w:spacing w:after="0" w:line="240" w:lineRule="auto"/>
              <w:jc w:val="center"/>
              <w:rPr>
                <w:ins w:id="4126" w:author="David Dayan" w:date="2021-12-03T17:13:00Z"/>
                <w:rFonts w:ascii="Calibri" w:eastAsia="Times New Roman" w:hAnsi="Calibri" w:cs="Times New Roman"/>
                <w:color w:val="000000"/>
                <w:sz w:val="16"/>
                <w:szCs w:val="16"/>
              </w:rPr>
            </w:pPr>
            <w:ins w:id="412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28" w:author="David Dayan" w:date="2021-12-03T17:18:00Z">
              <w:tcPr>
                <w:tcW w:w="1142" w:type="dxa"/>
                <w:tcBorders>
                  <w:top w:val="nil"/>
                  <w:left w:val="nil"/>
                  <w:bottom w:val="nil"/>
                  <w:right w:val="nil"/>
                </w:tcBorders>
                <w:shd w:val="clear" w:color="auto" w:fill="auto"/>
                <w:noWrap/>
                <w:vAlign w:val="bottom"/>
                <w:hideMark/>
              </w:tcPr>
            </w:tcPrChange>
          </w:tcPr>
          <w:p w14:paraId="148F42F0" w14:textId="77777777" w:rsidR="00036D0E" w:rsidRPr="00036D0E" w:rsidRDefault="00036D0E" w:rsidP="00245317">
            <w:pPr>
              <w:spacing w:after="0" w:line="240" w:lineRule="auto"/>
              <w:jc w:val="center"/>
              <w:rPr>
                <w:ins w:id="4129" w:author="David Dayan" w:date="2021-12-03T17:13:00Z"/>
                <w:rFonts w:ascii="Calibri" w:eastAsia="Times New Roman" w:hAnsi="Calibri" w:cs="Times New Roman"/>
                <w:color w:val="000000"/>
                <w:sz w:val="16"/>
                <w:szCs w:val="16"/>
              </w:rPr>
            </w:pPr>
            <w:ins w:id="41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31" w:author="David Dayan" w:date="2021-12-03T17:18:00Z">
              <w:tcPr>
                <w:tcW w:w="1440" w:type="dxa"/>
                <w:tcBorders>
                  <w:top w:val="nil"/>
                  <w:left w:val="nil"/>
                  <w:bottom w:val="nil"/>
                  <w:right w:val="nil"/>
                </w:tcBorders>
                <w:shd w:val="clear" w:color="auto" w:fill="auto"/>
                <w:noWrap/>
                <w:vAlign w:val="bottom"/>
                <w:hideMark/>
              </w:tcPr>
            </w:tcPrChange>
          </w:tcPr>
          <w:p w14:paraId="5707B705" w14:textId="77777777" w:rsidR="00036D0E" w:rsidRPr="00036D0E" w:rsidRDefault="00036D0E" w:rsidP="00245317">
            <w:pPr>
              <w:spacing w:after="0" w:line="240" w:lineRule="auto"/>
              <w:jc w:val="center"/>
              <w:rPr>
                <w:ins w:id="4132" w:author="David Dayan" w:date="2021-12-03T17:13:00Z"/>
                <w:rFonts w:ascii="Calibri" w:eastAsia="Times New Roman" w:hAnsi="Calibri" w:cs="Times New Roman"/>
                <w:color w:val="000000"/>
                <w:sz w:val="16"/>
                <w:szCs w:val="16"/>
              </w:rPr>
            </w:pPr>
            <w:ins w:id="41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34" w:author="David Dayan" w:date="2021-12-03T17:18:00Z">
              <w:tcPr>
                <w:tcW w:w="1530" w:type="dxa"/>
                <w:tcBorders>
                  <w:top w:val="nil"/>
                  <w:left w:val="nil"/>
                  <w:bottom w:val="nil"/>
                  <w:right w:val="nil"/>
                </w:tcBorders>
                <w:shd w:val="clear" w:color="auto" w:fill="auto"/>
                <w:noWrap/>
                <w:vAlign w:val="bottom"/>
                <w:hideMark/>
              </w:tcPr>
            </w:tcPrChange>
          </w:tcPr>
          <w:p w14:paraId="5E051FBE" w14:textId="77777777" w:rsidR="00036D0E" w:rsidRPr="00036D0E" w:rsidRDefault="00036D0E" w:rsidP="00245317">
            <w:pPr>
              <w:spacing w:after="0" w:line="240" w:lineRule="auto"/>
              <w:jc w:val="center"/>
              <w:rPr>
                <w:ins w:id="4135" w:author="David Dayan" w:date="2021-12-03T17:13:00Z"/>
                <w:rFonts w:ascii="Calibri" w:eastAsia="Times New Roman" w:hAnsi="Calibri" w:cs="Times New Roman"/>
                <w:color w:val="000000"/>
                <w:sz w:val="16"/>
                <w:szCs w:val="16"/>
              </w:rPr>
            </w:pPr>
            <w:ins w:id="41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37" w:author="David Dayan" w:date="2021-12-03T17:18:00Z">
              <w:tcPr>
                <w:tcW w:w="898" w:type="dxa"/>
                <w:tcBorders>
                  <w:top w:val="nil"/>
                  <w:left w:val="nil"/>
                  <w:bottom w:val="nil"/>
                  <w:right w:val="nil"/>
                </w:tcBorders>
                <w:shd w:val="clear" w:color="auto" w:fill="auto"/>
                <w:noWrap/>
                <w:vAlign w:val="bottom"/>
                <w:hideMark/>
              </w:tcPr>
            </w:tcPrChange>
          </w:tcPr>
          <w:p w14:paraId="059FAF91" w14:textId="77777777" w:rsidR="00036D0E" w:rsidRPr="00036D0E" w:rsidRDefault="00036D0E" w:rsidP="00245317">
            <w:pPr>
              <w:spacing w:after="0" w:line="240" w:lineRule="auto"/>
              <w:jc w:val="center"/>
              <w:rPr>
                <w:ins w:id="4138" w:author="David Dayan" w:date="2021-12-03T17:13:00Z"/>
                <w:rFonts w:ascii="Calibri" w:eastAsia="Times New Roman" w:hAnsi="Calibri" w:cs="Times New Roman"/>
                <w:color w:val="000000"/>
                <w:sz w:val="16"/>
                <w:szCs w:val="16"/>
              </w:rPr>
            </w:pPr>
            <w:ins w:id="413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140" w:author="David Dayan" w:date="2021-12-03T17:18:00Z">
              <w:tcPr>
                <w:tcW w:w="902" w:type="dxa"/>
                <w:tcBorders>
                  <w:top w:val="nil"/>
                  <w:left w:val="nil"/>
                  <w:bottom w:val="nil"/>
                  <w:right w:val="nil"/>
                </w:tcBorders>
                <w:shd w:val="clear" w:color="auto" w:fill="auto"/>
                <w:noWrap/>
                <w:vAlign w:val="bottom"/>
                <w:hideMark/>
              </w:tcPr>
            </w:tcPrChange>
          </w:tcPr>
          <w:p w14:paraId="5A1F0499" w14:textId="77777777" w:rsidR="00036D0E" w:rsidRPr="00036D0E" w:rsidRDefault="00036D0E" w:rsidP="00245317">
            <w:pPr>
              <w:spacing w:after="0" w:line="240" w:lineRule="auto"/>
              <w:jc w:val="center"/>
              <w:rPr>
                <w:ins w:id="4141" w:author="David Dayan" w:date="2021-12-03T17:13:00Z"/>
                <w:rFonts w:ascii="Calibri" w:eastAsia="Times New Roman" w:hAnsi="Calibri" w:cs="Times New Roman"/>
                <w:color w:val="000000"/>
                <w:sz w:val="16"/>
                <w:szCs w:val="16"/>
              </w:rPr>
            </w:pPr>
            <w:ins w:id="414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143" w:author="David Dayan" w:date="2021-12-03T17:18:00Z">
              <w:tcPr>
                <w:tcW w:w="2160" w:type="dxa"/>
                <w:tcBorders>
                  <w:top w:val="nil"/>
                  <w:left w:val="nil"/>
                  <w:bottom w:val="nil"/>
                  <w:right w:val="nil"/>
                </w:tcBorders>
                <w:shd w:val="clear" w:color="auto" w:fill="auto"/>
                <w:noWrap/>
                <w:vAlign w:val="bottom"/>
                <w:hideMark/>
              </w:tcPr>
            </w:tcPrChange>
          </w:tcPr>
          <w:p w14:paraId="730040E3" w14:textId="77777777" w:rsidR="00036D0E" w:rsidRPr="00036D0E" w:rsidRDefault="00036D0E" w:rsidP="00245317">
            <w:pPr>
              <w:spacing w:after="0" w:line="240" w:lineRule="auto"/>
              <w:jc w:val="center"/>
              <w:rPr>
                <w:ins w:id="4144" w:author="David Dayan" w:date="2021-12-03T17:13:00Z"/>
                <w:rFonts w:ascii="Calibri" w:eastAsia="Times New Roman" w:hAnsi="Calibri" w:cs="Times New Roman"/>
                <w:color w:val="000000"/>
                <w:sz w:val="16"/>
                <w:szCs w:val="16"/>
              </w:rPr>
            </w:pPr>
            <w:ins w:id="414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146" w:author="David Dayan" w:date="2021-12-03T17:18:00Z">
              <w:tcPr>
                <w:tcW w:w="2876" w:type="dxa"/>
                <w:gridSpan w:val="2"/>
                <w:tcBorders>
                  <w:top w:val="nil"/>
                  <w:left w:val="nil"/>
                  <w:bottom w:val="nil"/>
                  <w:right w:val="nil"/>
                </w:tcBorders>
                <w:shd w:val="clear" w:color="auto" w:fill="auto"/>
                <w:noWrap/>
                <w:vAlign w:val="bottom"/>
                <w:hideMark/>
              </w:tcPr>
            </w:tcPrChange>
          </w:tcPr>
          <w:p w14:paraId="6BC64677" w14:textId="77777777" w:rsidR="00036D0E" w:rsidRPr="00036D0E" w:rsidRDefault="00036D0E" w:rsidP="00245317">
            <w:pPr>
              <w:spacing w:after="0" w:line="240" w:lineRule="auto"/>
              <w:jc w:val="center"/>
              <w:rPr>
                <w:ins w:id="4147" w:author="David Dayan" w:date="2021-12-03T17:13:00Z"/>
                <w:rFonts w:ascii="Calibri" w:eastAsia="Times New Roman" w:hAnsi="Calibri" w:cs="Times New Roman"/>
                <w:color w:val="000000"/>
                <w:sz w:val="16"/>
                <w:szCs w:val="16"/>
              </w:rPr>
            </w:pPr>
            <w:ins w:id="414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149" w:author="David Dayan" w:date="2021-12-03T17:18:00Z">
              <w:tcPr>
                <w:tcW w:w="1426" w:type="dxa"/>
                <w:tcBorders>
                  <w:top w:val="nil"/>
                  <w:left w:val="nil"/>
                  <w:bottom w:val="nil"/>
                  <w:right w:val="nil"/>
                </w:tcBorders>
                <w:shd w:val="clear" w:color="auto" w:fill="auto"/>
                <w:noWrap/>
                <w:vAlign w:val="bottom"/>
                <w:hideMark/>
              </w:tcPr>
            </w:tcPrChange>
          </w:tcPr>
          <w:p w14:paraId="308A22C4" w14:textId="77777777" w:rsidR="00036D0E" w:rsidRPr="00036D0E" w:rsidRDefault="00036D0E" w:rsidP="00245317">
            <w:pPr>
              <w:spacing w:after="0" w:line="240" w:lineRule="auto"/>
              <w:jc w:val="center"/>
              <w:rPr>
                <w:ins w:id="4150" w:author="David Dayan" w:date="2021-12-03T17:13:00Z"/>
                <w:rFonts w:ascii="Calibri" w:eastAsia="Times New Roman" w:hAnsi="Calibri" w:cs="Times New Roman"/>
                <w:color w:val="000000"/>
                <w:sz w:val="16"/>
                <w:szCs w:val="16"/>
              </w:rPr>
            </w:pPr>
            <w:ins w:id="4151" w:author="David Dayan" w:date="2021-12-03T17:13:00Z">
              <w:r w:rsidRPr="00036D0E">
                <w:rPr>
                  <w:rFonts w:ascii="Calibri" w:eastAsia="Times New Roman" w:hAnsi="Calibri" w:cs="Times New Roman"/>
                  <w:color w:val="000000"/>
                  <w:sz w:val="16"/>
                  <w:szCs w:val="16"/>
                </w:rPr>
                <w:t>heterozygote</w:t>
              </w:r>
            </w:ins>
          </w:p>
        </w:tc>
      </w:tr>
      <w:tr w:rsidR="00036D0E" w:rsidRPr="00036D0E" w14:paraId="59129905" w14:textId="77777777" w:rsidTr="00245317">
        <w:trPr>
          <w:cantSplit/>
          <w:trHeight w:val="20"/>
          <w:ins w:id="4152" w:author="David Dayan" w:date="2021-12-03T17:13:00Z"/>
          <w:trPrChange w:id="41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54" w:author="David Dayan" w:date="2021-12-03T17:18:00Z">
              <w:tcPr>
                <w:tcW w:w="1563" w:type="dxa"/>
                <w:tcBorders>
                  <w:top w:val="nil"/>
                  <w:left w:val="nil"/>
                  <w:bottom w:val="nil"/>
                  <w:right w:val="nil"/>
                </w:tcBorders>
                <w:shd w:val="clear" w:color="auto" w:fill="auto"/>
                <w:noWrap/>
                <w:vAlign w:val="bottom"/>
                <w:hideMark/>
              </w:tcPr>
            </w:tcPrChange>
          </w:tcPr>
          <w:p w14:paraId="3113F992" w14:textId="77777777" w:rsidR="00036D0E" w:rsidRPr="00036D0E" w:rsidRDefault="00036D0E" w:rsidP="00245317">
            <w:pPr>
              <w:spacing w:after="0" w:line="240" w:lineRule="auto"/>
              <w:jc w:val="center"/>
              <w:rPr>
                <w:ins w:id="4155" w:author="David Dayan" w:date="2021-12-03T17:13:00Z"/>
                <w:rFonts w:ascii="Calibri" w:eastAsia="Times New Roman" w:hAnsi="Calibri" w:cs="Times New Roman"/>
                <w:color w:val="000000"/>
                <w:sz w:val="16"/>
                <w:szCs w:val="16"/>
              </w:rPr>
            </w:pPr>
            <w:ins w:id="4156" w:author="David Dayan" w:date="2021-12-03T17:13:00Z">
              <w:r w:rsidRPr="00036D0E">
                <w:rPr>
                  <w:rFonts w:ascii="Calibri" w:eastAsia="Times New Roman" w:hAnsi="Calibri" w:cs="Times New Roman"/>
                  <w:color w:val="000000"/>
                  <w:sz w:val="16"/>
                  <w:szCs w:val="16"/>
                </w:rPr>
                <w:t>OtsAC20ROGR_0107</w:t>
              </w:r>
            </w:ins>
          </w:p>
        </w:tc>
        <w:tc>
          <w:tcPr>
            <w:tcW w:w="746" w:type="dxa"/>
            <w:tcBorders>
              <w:top w:val="nil"/>
              <w:left w:val="nil"/>
              <w:bottom w:val="nil"/>
              <w:right w:val="nil"/>
            </w:tcBorders>
            <w:shd w:val="clear" w:color="auto" w:fill="auto"/>
            <w:noWrap/>
            <w:vAlign w:val="bottom"/>
            <w:hideMark/>
            <w:tcPrChange w:id="4157" w:author="David Dayan" w:date="2021-12-03T17:18:00Z">
              <w:tcPr>
                <w:tcW w:w="746" w:type="dxa"/>
                <w:tcBorders>
                  <w:top w:val="nil"/>
                  <w:left w:val="nil"/>
                  <w:bottom w:val="nil"/>
                  <w:right w:val="nil"/>
                </w:tcBorders>
                <w:shd w:val="clear" w:color="auto" w:fill="auto"/>
                <w:noWrap/>
                <w:vAlign w:val="bottom"/>
                <w:hideMark/>
              </w:tcPr>
            </w:tcPrChange>
          </w:tcPr>
          <w:p w14:paraId="665A1640" w14:textId="77777777" w:rsidR="00036D0E" w:rsidRPr="00036D0E" w:rsidRDefault="00036D0E" w:rsidP="00245317">
            <w:pPr>
              <w:spacing w:after="0" w:line="240" w:lineRule="auto"/>
              <w:jc w:val="center"/>
              <w:rPr>
                <w:ins w:id="4158" w:author="David Dayan" w:date="2021-12-03T17:13:00Z"/>
                <w:rFonts w:ascii="Calibri" w:eastAsia="Times New Roman" w:hAnsi="Calibri" w:cs="Times New Roman"/>
                <w:color w:val="000000"/>
                <w:sz w:val="16"/>
                <w:szCs w:val="16"/>
              </w:rPr>
            </w:pPr>
            <w:ins w:id="415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60" w:author="David Dayan" w:date="2021-12-03T17:18:00Z">
              <w:tcPr>
                <w:tcW w:w="599" w:type="dxa"/>
                <w:tcBorders>
                  <w:top w:val="nil"/>
                  <w:left w:val="nil"/>
                  <w:bottom w:val="nil"/>
                  <w:right w:val="nil"/>
                </w:tcBorders>
                <w:shd w:val="clear" w:color="auto" w:fill="auto"/>
                <w:noWrap/>
                <w:vAlign w:val="bottom"/>
                <w:hideMark/>
              </w:tcPr>
            </w:tcPrChange>
          </w:tcPr>
          <w:p w14:paraId="291488A4" w14:textId="77777777" w:rsidR="00036D0E" w:rsidRPr="00036D0E" w:rsidRDefault="00036D0E" w:rsidP="00245317">
            <w:pPr>
              <w:spacing w:after="0" w:line="240" w:lineRule="auto"/>
              <w:jc w:val="center"/>
              <w:rPr>
                <w:ins w:id="4161" w:author="David Dayan" w:date="2021-12-03T17:13:00Z"/>
                <w:rFonts w:ascii="Calibri" w:eastAsia="Times New Roman" w:hAnsi="Calibri" w:cs="Times New Roman"/>
                <w:color w:val="000000"/>
                <w:sz w:val="16"/>
                <w:szCs w:val="16"/>
              </w:rPr>
            </w:pPr>
            <w:ins w:id="416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63" w:author="David Dayan" w:date="2021-12-03T17:18:00Z">
              <w:tcPr>
                <w:tcW w:w="1142" w:type="dxa"/>
                <w:tcBorders>
                  <w:top w:val="nil"/>
                  <w:left w:val="nil"/>
                  <w:bottom w:val="nil"/>
                  <w:right w:val="nil"/>
                </w:tcBorders>
                <w:shd w:val="clear" w:color="auto" w:fill="auto"/>
                <w:noWrap/>
                <w:vAlign w:val="bottom"/>
                <w:hideMark/>
              </w:tcPr>
            </w:tcPrChange>
          </w:tcPr>
          <w:p w14:paraId="13CACAEE" w14:textId="77777777" w:rsidR="00036D0E" w:rsidRPr="00036D0E" w:rsidRDefault="00036D0E" w:rsidP="00245317">
            <w:pPr>
              <w:spacing w:after="0" w:line="240" w:lineRule="auto"/>
              <w:jc w:val="center"/>
              <w:rPr>
                <w:ins w:id="4164" w:author="David Dayan" w:date="2021-12-03T17:13:00Z"/>
                <w:rFonts w:ascii="Calibri" w:eastAsia="Times New Roman" w:hAnsi="Calibri" w:cs="Times New Roman"/>
                <w:color w:val="000000"/>
                <w:sz w:val="16"/>
                <w:szCs w:val="16"/>
              </w:rPr>
            </w:pPr>
            <w:ins w:id="41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166" w:author="David Dayan" w:date="2021-12-03T17:18:00Z">
              <w:tcPr>
                <w:tcW w:w="1440" w:type="dxa"/>
                <w:tcBorders>
                  <w:top w:val="nil"/>
                  <w:left w:val="nil"/>
                  <w:bottom w:val="nil"/>
                  <w:right w:val="nil"/>
                </w:tcBorders>
                <w:shd w:val="clear" w:color="auto" w:fill="auto"/>
                <w:noWrap/>
                <w:vAlign w:val="bottom"/>
                <w:hideMark/>
              </w:tcPr>
            </w:tcPrChange>
          </w:tcPr>
          <w:p w14:paraId="65D7CDA6" w14:textId="77777777" w:rsidR="00036D0E" w:rsidRPr="00036D0E" w:rsidRDefault="00036D0E" w:rsidP="00245317">
            <w:pPr>
              <w:spacing w:after="0" w:line="240" w:lineRule="auto"/>
              <w:jc w:val="center"/>
              <w:rPr>
                <w:ins w:id="4167" w:author="David Dayan" w:date="2021-12-03T17:13:00Z"/>
                <w:rFonts w:ascii="Calibri" w:eastAsia="Times New Roman" w:hAnsi="Calibri" w:cs="Times New Roman"/>
                <w:color w:val="000000"/>
                <w:sz w:val="16"/>
                <w:szCs w:val="16"/>
              </w:rPr>
            </w:pPr>
            <w:ins w:id="41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169" w:author="David Dayan" w:date="2021-12-03T17:18:00Z">
              <w:tcPr>
                <w:tcW w:w="1530" w:type="dxa"/>
                <w:tcBorders>
                  <w:top w:val="nil"/>
                  <w:left w:val="nil"/>
                  <w:bottom w:val="nil"/>
                  <w:right w:val="nil"/>
                </w:tcBorders>
                <w:shd w:val="clear" w:color="auto" w:fill="auto"/>
                <w:noWrap/>
                <w:vAlign w:val="bottom"/>
                <w:hideMark/>
              </w:tcPr>
            </w:tcPrChange>
          </w:tcPr>
          <w:p w14:paraId="22F93432" w14:textId="77777777" w:rsidR="00036D0E" w:rsidRPr="00036D0E" w:rsidRDefault="00036D0E" w:rsidP="00245317">
            <w:pPr>
              <w:spacing w:after="0" w:line="240" w:lineRule="auto"/>
              <w:jc w:val="center"/>
              <w:rPr>
                <w:ins w:id="4170" w:author="David Dayan" w:date="2021-12-03T17:13:00Z"/>
                <w:rFonts w:ascii="Calibri" w:eastAsia="Times New Roman" w:hAnsi="Calibri" w:cs="Times New Roman"/>
                <w:color w:val="000000"/>
                <w:sz w:val="16"/>
                <w:szCs w:val="16"/>
              </w:rPr>
            </w:pPr>
            <w:ins w:id="41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172" w:author="David Dayan" w:date="2021-12-03T17:18:00Z">
              <w:tcPr>
                <w:tcW w:w="898" w:type="dxa"/>
                <w:tcBorders>
                  <w:top w:val="nil"/>
                  <w:left w:val="nil"/>
                  <w:bottom w:val="nil"/>
                  <w:right w:val="nil"/>
                </w:tcBorders>
                <w:shd w:val="clear" w:color="auto" w:fill="auto"/>
                <w:noWrap/>
                <w:vAlign w:val="bottom"/>
                <w:hideMark/>
              </w:tcPr>
            </w:tcPrChange>
          </w:tcPr>
          <w:p w14:paraId="4D54224D" w14:textId="77777777" w:rsidR="00036D0E" w:rsidRPr="00036D0E" w:rsidRDefault="00036D0E" w:rsidP="00245317">
            <w:pPr>
              <w:spacing w:after="0" w:line="240" w:lineRule="auto"/>
              <w:jc w:val="center"/>
              <w:rPr>
                <w:ins w:id="4173" w:author="David Dayan" w:date="2021-12-03T17:13:00Z"/>
                <w:rFonts w:ascii="Calibri" w:eastAsia="Times New Roman" w:hAnsi="Calibri" w:cs="Times New Roman"/>
                <w:color w:val="000000"/>
                <w:sz w:val="16"/>
                <w:szCs w:val="16"/>
              </w:rPr>
            </w:pPr>
            <w:ins w:id="41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175" w:author="David Dayan" w:date="2021-12-03T17:18:00Z">
              <w:tcPr>
                <w:tcW w:w="902" w:type="dxa"/>
                <w:tcBorders>
                  <w:top w:val="nil"/>
                  <w:left w:val="nil"/>
                  <w:bottom w:val="nil"/>
                  <w:right w:val="nil"/>
                </w:tcBorders>
                <w:shd w:val="clear" w:color="auto" w:fill="auto"/>
                <w:noWrap/>
                <w:vAlign w:val="bottom"/>
                <w:hideMark/>
              </w:tcPr>
            </w:tcPrChange>
          </w:tcPr>
          <w:p w14:paraId="2FB4D065" w14:textId="77777777" w:rsidR="00036D0E" w:rsidRPr="00036D0E" w:rsidRDefault="00036D0E" w:rsidP="00245317">
            <w:pPr>
              <w:spacing w:after="0" w:line="240" w:lineRule="auto"/>
              <w:jc w:val="center"/>
              <w:rPr>
                <w:ins w:id="4176" w:author="David Dayan" w:date="2021-12-03T17:13:00Z"/>
                <w:rFonts w:ascii="Calibri" w:eastAsia="Times New Roman" w:hAnsi="Calibri" w:cs="Times New Roman"/>
                <w:color w:val="000000"/>
                <w:sz w:val="16"/>
                <w:szCs w:val="16"/>
              </w:rPr>
            </w:pPr>
            <w:ins w:id="41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178" w:author="David Dayan" w:date="2021-12-03T17:18:00Z">
              <w:tcPr>
                <w:tcW w:w="2160" w:type="dxa"/>
                <w:tcBorders>
                  <w:top w:val="nil"/>
                  <w:left w:val="nil"/>
                  <w:bottom w:val="nil"/>
                  <w:right w:val="nil"/>
                </w:tcBorders>
                <w:shd w:val="clear" w:color="auto" w:fill="auto"/>
                <w:noWrap/>
                <w:vAlign w:val="bottom"/>
                <w:hideMark/>
              </w:tcPr>
            </w:tcPrChange>
          </w:tcPr>
          <w:p w14:paraId="46AB8629" w14:textId="77777777" w:rsidR="00036D0E" w:rsidRPr="00036D0E" w:rsidRDefault="00036D0E" w:rsidP="00245317">
            <w:pPr>
              <w:spacing w:after="0" w:line="240" w:lineRule="auto"/>
              <w:jc w:val="center"/>
              <w:rPr>
                <w:ins w:id="4179" w:author="David Dayan" w:date="2021-12-03T17:13:00Z"/>
                <w:rFonts w:ascii="Calibri" w:eastAsia="Times New Roman" w:hAnsi="Calibri" w:cs="Times New Roman"/>
                <w:color w:val="000000"/>
                <w:sz w:val="16"/>
                <w:szCs w:val="16"/>
              </w:rPr>
            </w:pPr>
            <w:ins w:id="41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181" w:author="David Dayan" w:date="2021-12-03T17:18:00Z">
              <w:tcPr>
                <w:tcW w:w="2876" w:type="dxa"/>
                <w:gridSpan w:val="2"/>
                <w:tcBorders>
                  <w:top w:val="nil"/>
                  <w:left w:val="nil"/>
                  <w:bottom w:val="nil"/>
                  <w:right w:val="nil"/>
                </w:tcBorders>
                <w:shd w:val="clear" w:color="auto" w:fill="auto"/>
                <w:noWrap/>
                <w:vAlign w:val="bottom"/>
                <w:hideMark/>
              </w:tcPr>
            </w:tcPrChange>
          </w:tcPr>
          <w:p w14:paraId="3D46BA12" w14:textId="77777777" w:rsidR="00036D0E" w:rsidRPr="00036D0E" w:rsidRDefault="00036D0E" w:rsidP="00245317">
            <w:pPr>
              <w:spacing w:after="0" w:line="240" w:lineRule="auto"/>
              <w:jc w:val="center"/>
              <w:rPr>
                <w:ins w:id="4182" w:author="David Dayan" w:date="2021-12-03T17:13:00Z"/>
                <w:rFonts w:ascii="Calibri" w:eastAsia="Times New Roman" w:hAnsi="Calibri" w:cs="Times New Roman"/>
                <w:color w:val="000000"/>
                <w:sz w:val="16"/>
                <w:szCs w:val="16"/>
              </w:rPr>
            </w:pPr>
            <w:ins w:id="41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184" w:author="David Dayan" w:date="2021-12-03T17:18:00Z">
              <w:tcPr>
                <w:tcW w:w="1426" w:type="dxa"/>
                <w:tcBorders>
                  <w:top w:val="nil"/>
                  <w:left w:val="nil"/>
                  <w:bottom w:val="nil"/>
                  <w:right w:val="nil"/>
                </w:tcBorders>
                <w:shd w:val="clear" w:color="auto" w:fill="auto"/>
                <w:noWrap/>
                <w:vAlign w:val="bottom"/>
                <w:hideMark/>
              </w:tcPr>
            </w:tcPrChange>
          </w:tcPr>
          <w:p w14:paraId="5D5D22F2" w14:textId="77777777" w:rsidR="00036D0E" w:rsidRPr="00036D0E" w:rsidRDefault="00036D0E" w:rsidP="00245317">
            <w:pPr>
              <w:spacing w:after="0" w:line="240" w:lineRule="auto"/>
              <w:jc w:val="center"/>
              <w:rPr>
                <w:ins w:id="4185" w:author="David Dayan" w:date="2021-12-03T17:13:00Z"/>
                <w:rFonts w:ascii="Calibri" w:eastAsia="Times New Roman" w:hAnsi="Calibri" w:cs="Times New Roman"/>
                <w:color w:val="000000"/>
                <w:sz w:val="16"/>
                <w:szCs w:val="16"/>
              </w:rPr>
            </w:pPr>
            <w:ins w:id="41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027CC4E" w14:textId="77777777" w:rsidTr="00245317">
        <w:trPr>
          <w:cantSplit/>
          <w:trHeight w:val="20"/>
          <w:ins w:id="4187" w:author="David Dayan" w:date="2021-12-03T17:13:00Z"/>
          <w:trPrChange w:id="41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189" w:author="David Dayan" w:date="2021-12-03T17:18:00Z">
              <w:tcPr>
                <w:tcW w:w="1563" w:type="dxa"/>
                <w:tcBorders>
                  <w:top w:val="nil"/>
                  <w:left w:val="nil"/>
                  <w:bottom w:val="nil"/>
                  <w:right w:val="nil"/>
                </w:tcBorders>
                <w:shd w:val="clear" w:color="auto" w:fill="auto"/>
                <w:noWrap/>
                <w:vAlign w:val="bottom"/>
                <w:hideMark/>
              </w:tcPr>
            </w:tcPrChange>
          </w:tcPr>
          <w:p w14:paraId="39853F5D" w14:textId="77777777" w:rsidR="00036D0E" w:rsidRPr="00036D0E" w:rsidRDefault="00036D0E" w:rsidP="00245317">
            <w:pPr>
              <w:spacing w:after="0" w:line="240" w:lineRule="auto"/>
              <w:jc w:val="center"/>
              <w:rPr>
                <w:ins w:id="4190" w:author="David Dayan" w:date="2021-12-03T17:13:00Z"/>
                <w:rFonts w:ascii="Calibri" w:eastAsia="Times New Roman" w:hAnsi="Calibri" w:cs="Times New Roman"/>
                <w:color w:val="000000"/>
                <w:sz w:val="16"/>
                <w:szCs w:val="16"/>
              </w:rPr>
            </w:pPr>
            <w:ins w:id="4191" w:author="David Dayan" w:date="2021-12-03T17:13:00Z">
              <w:r w:rsidRPr="00036D0E">
                <w:rPr>
                  <w:rFonts w:ascii="Calibri" w:eastAsia="Times New Roman" w:hAnsi="Calibri" w:cs="Times New Roman"/>
                  <w:color w:val="000000"/>
                  <w:sz w:val="16"/>
                  <w:szCs w:val="16"/>
                </w:rPr>
                <w:t>OtsAC20ROGR_0108</w:t>
              </w:r>
            </w:ins>
          </w:p>
        </w:tc>
        <w:tc>
          <w:tcPr>
            <w:tcW w:w="746" w:type="dxa"/>
            <w:tcBorders>
              <w:top w:val="nil"/>
              <w:left w:val="nil"/>
              <w:bottom w:val="nil"/>
              <w:right w:val="nil"/>
            </w:tcBorders>
            <w:shd w:val="clear" w:color="auto" w:fill="auto"/>
            <w:noWrap/>
            <w:vAlign w:val="bottom"/>
            <w:hideMark/>
            <w:tcPrChange w:id="4192" w:author="David Dayan" w:date="2021-12-03T17:18:00Z">
              <w:tcPr>
                <w:tcW w:w="746" w:type="dxa"/>
                <w:tcBorders>
                  <w:top w:val="nil"/>
                  <w:left w:val="nil"/>
                  <w:bottom w:val="nil"/>
                  <w:right w:val="nil"/>
                </w:tcBorders>
                <w:shd w:val="clear" w:color="auto" w:fill="auto"/>
                <w:noWrap/>
                <w:vAlign w:val="bottom"/>
                <w:hideMark/>
              </w:tcPr>
            </w:tcPrChange>
          </w:tcPr>
          <w:p w14:paraId="47DCB7DD" w14:textId="77777777" w:rsidR="00036D0E" w:rsidRPr="00036D0E" w:rsidRDefault="00036D0E" w:rsidP="00245317">
            <w:pPr>
              <w:spacing w:after="0" w:line="240" w:lineRule="auto"/>
              <w:jc w:val="center"/>
              <w:rPr>
                <w:ins w:id="4193" w:author="David Dayan" w:date="2021-12-03T17:13:00Z"/>
                <w:rFonts w:ascii="Calibri" w:eastAsia="Times New Roman" w:hAnsi="Calibri" w:cs="Times New Roman"/>
                <w:color w:val="000000"/>
                <w:sz w:val="16"/>
                <w:szCs w:val="16"/>
              </w:rPr>
            </w:pPr>
            <w:ins w:id="419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195" w:author="David Dayan" w:date="2021-12-03T17:18:00Z">
              <w:tcPr>
                <w:tcW w:w="599" w:type="dxa"/>
                <w:tcBorders>
                  <w:top w:val="nil"/>
                  <w:left w:val="nil"/>
                  <w:bottom w:val="nil"/>
                  <w:right w:val="nil"/>
                </w:tcBorders>
                <w:shd w:val="clear" w:color="auto" w:fill="auto"/>
                <w:noWrap/>
                <w:vAlign w:val="bottom"/>
                <w:hideMark/>
              </w:tcPr>
            </w:tcPrChange>
          </w:tcPr>
          <w:p w14:paraId="79867465" w14:textId="77777777" w:rsidR="00036D0E" w:rsidRPr="00036D0E" w:rsidRDefault="00036D0E" w:rsidP="00245317">
            <w:pPr>
              <w:spacing w:after="0" w:line="240" w:lineRule="auto"/>
              <w:jc w:val="center"/>
              <w:rPr>
                <w:ins w:id="4196" w:author="David Dayan" w:date="2021-12-03T17:13:00Z"/>
                <w:rFonts w:ascii="Calibri" w:eastAsia="Times New Roman" w:hAnsi="Calibri" w:cs="Times New Roman"/>
                <w:color w:val="000000"/>
                <w:sz w:val="16"/>
                <w:szCs w:val="16"/>
              </w:rPr>
            </w:pPr>
            <w:ins w:id="419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198" w:author="David Dayan" w:date="2021-12-03T17:18:00Z">
              <w:tcPr>
                <w:tcW w:w="1142" w:type="dxa"/>
                <w:tcBorders>
                  <w:top w:val="nil"/>
                  <w:left w:val="nil"/>
                  <w:bottom w:val="nil"/>
                  <w:right w:val="nil"/>
                </w:tcBorders>
                <w:shd w:val="clear" w:color="auto" w:fill="auto"/>
                <w:noWrap/>
                <w:vAlign w:val="bottom"/>
                <w:hideMark/>
              </w:tcPr>
            </w:tcPrChange>
          </w:tcPr>
          <w:p w14:paraId="362C4219" w14:textId="77777777" w:rsidR="00036D0E" w:rsidRPr="00036D0E" w:rsidRDefault="00036D0E" w:rsidP="00245317">
            <w:pPr>
              <w:spacing w:after="0" w:line="240" w:lineRule="auto"/>
              <w:jc w:val="center"/>
              <w:rPr>
                <w:ins w:id="4199" w:author="David Dayan" w:date="2021-12-03T17:13:00Z"/>
                <w:rFonts w:ascii="Calibri" w:eastAsia="Times New Roman" w:hAnsi="Calibri" w:cs="Times New Roman"/>
                <w:color w:val="000000"/>
                <w:sz w:val="16"/>
                <w:szCs w:val="16"/>
              </w:rPr>
            </w:pPr>
            <w:ins w:id="42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01" w:author="David Dayan" w:date="2021-12-03T17:18:00Z">
              <w:tcPr>
                <w:tcW w:w="1440" w:type="dxa"/>
                <w:tcBorders>
                  <w:top w:val="nil"/>
                  <w:left w:val="nil"/>
                  <w:bottom w:val="nil"/>
                  <w:right w:val="nil"/>
                </w:tcBorders>
                <w:shd w:val="clear" w:color="auto" w:fill="auto"/>
                <w:noWrap/>
                <w:vAlign w:val="bottom"/>
                <w:hideMark/>
              </w:tcPr>
            </w:tcPrChange>
          </w:tcPr>
          <w:p w14:paraId="5AF09937" w14:textId="77777777" w:rsidR="00036D0E" w:rsidRPr="00036D0E" w:rsidRDefault="00036D0E" w:rsidP="00245317">
            <w:pPr>
              <w:spacing w:after="0" w:line="240" w:lineRule="auto"/>
              <w:jc w:val="center"/>
              <w:rPr>
                <w:ins w:id="4202" w:author="David Dayan" w:date="2021-12-03T17:13:00Z"/>
                <w:rFonts w:ascii="Calibri" w:eastAsia="Times New Roman" w:hAnsi="Calibri" w:cs="Times New Roman"/>
                <w:color w:val="000000"/>
                <w:sz w:val="16"/>
                <w:szCs w:val="16"/>
              </w:rPr>
            </w:pPr>
            <w:ins w:id="42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04" w:author="David Dayan" w:date="2021-12-03T17:18:00Z">
              <w:tcPr>
                <w:tcW w:w="1530" w:type="dxa"/>
                <w:tcBorders>
                  <w:top w:val="nil"/>
                  <w:left w:val="nil"/>
                  <w:bottom w:val="nil"/>
                  <w:right w:val="nil"/>
                </w:tcBorders>
                <w:shd w:val="clear" w:color="auto" w:fill="auto"/>
                <w:noWrap/>
                <w:vAlign w:val="bottom"/>
                <w:hideMark/>
              </w:tcPr>
            </w:tcPrChange>
          </w:tcPr>
          <w:p w14:paraId="5B32AE8B" w14:textId="77777777" w:rsidR="00036D0E" w:rsidRPr="00036D0E" w:rsidRDefault="00036D0E" w:rsidP="00245317">
            <w:pPr>
              <w:spacing w:after="0" w:line="240" w:lineRule="auto"/>
              <w:jc w:val="center"/>
              <w:rPr>
                <w:ins w:id="4205" w:author="David Dayan" w:date="2021-12-03T17:13:00Z"/>
                <w:rFonts w:ascii="Calibri" w:eastAsia="Times New Roman" w:hAnsi="Calibri" w:cs="Times New Roman"/>
                <w:color w:val="000000"/>
                <w:sz w:val="16"/>
                <w:szCs w:val="16"/>
              </w:rPr>
            </w:pPr>
            <w:ins w:id="42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07" w:author="David Dayan" w:date="2021-12-03T17:18:00Z">
              <w:tcPr>
                <w:tcW w:w="898" w:type="dxa"/>
                <w:tcBorders>
                  <w:top w:val="nil"/>
                  <w:left w:val="nil"/>
                  <w:bottom w:val="nil"/>
                  <w:right w:val="nil"/>
                </w:tcBorders>
                <w:shd w:val="clear" w:color="auto" w:fill="auto"/>
                <w:noWrap/>
                <w:vAlign w:val="bottom"/>
                <w:hideMark/>
              </w:tcPr>
            </w:tcPrChange>
          </w:tcPr>
          <w:p w14:paraId="425EE2FD" w14:textId="77777777" w:rsidR="00036D0E" w:rsidRPr="00036D0E" w:rsidRDefault="00036D0E" w:rsidP="00245317">
            <w:pPr>
              <w:spacing w:after="0" w:line="240" w:lineRule="auto"/>
              <w:jc w:val="center"/>
              <w:rPr>
                <w:ins w:id="4208" w:author="David Dayan" w:date="2021-12-03T17:13:00Z"/>
                <w:rFonts w:ascii="Calibri" w:eastAsia="Times New Roman" w:hAnsi="Calibri" w:cs="Times New Roman"/>
                <w:color w:val="000000"/>
                <w:sz w:val="16"/>
                <w:szCs w:val="16"/>
              </w:rPr>
            </w:pPr>
            <w:ins w:id="42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210" w:author="David Dayan" w:date="2021-12-03T17:18:00Z">
              <w:tcPr>
                <w:tcW w:w="902" w:type="dxa"/>
                <w:tcBorders>
                  <w:top w:val="nil"/>
                  <w:left w:val="nil"/>
                  <w:bottom w:val="nil"/>
                  <w:right w:val="nil"/>
                </w:tcBorders>
                <w:shd w:val="clear" w:color="auto" w:fill="auto"/>
                <w:noWrap/>
                <w:vAlign w:val="bottom"/>
                <w:hideMark/>
              </w:tcPr>
            </w:tcPrChange>
          </w:tcPr>
          <w:p w14:paraId="4D36CB3E" w14:textId="77777777" w:rsidR="00036D0E" w:rsidRPr="00036D0E" w:rsidRDefault="00036D0E" w:rsidP="00245317">
            <w:pPr>
              <w:spacing w:after="0" w:line="240" w:lineRule="auto"/>
              <w:jc w:val="center"/>
              <w:rPr>
                <w:ins w:id="4211" w:author="David Dayan" w:date="2021-12-03T17:13:00Z"/>
                <w:rFonts w:ascii="Calibri" w:eastAsia="Times New Roman" w:hAnsi="Calibri" w:cs="Times New Roman"/>
                <w:color w:val="000000"/>
                <w:sz w:val="16"/>
                <w:szCs w:val="16"/>
              </w:rPr>
            </w:pPr>
            <w:ins w:id="42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213" w:author="David Dayan" w:date="2021-12-03T17:18:00Z">
              <w:tcPr>
                <w:tcW w:w="2160" w:type="dxa"/>
                <w:tcBorders>
                  <w:top w:val="nil"/>
                  <w:left w:val="nil"/>
                  <w:bottom w:val="nil"/>
                  <w:right w:val="nil"/>
                </w:tcBorders>
                <w:shd w:val="clear" w:color="auto" w:fill="auto"/>
                <w:noWrap/>
                <w:vAlign w:val="bottom"/>
                <w:hideMark/>
              </w:tcPr>
            </w:tcPrChange>
          </w:tcPr>
          <w:p w14:paraId="4A1FE05D" w14:textId="77777777" w:rsidR="00036D0E" w:rsidRPr="00036D0E" w:rsidRDefault="00036D0E" w:rsidP="00245317">
            <w:pPr>
              <w:spacing w:after="0" w:line="240" w:lineRule="auto"/>
              <w:jc w:val="center"/>
              <w:rPr>
                <w:ins w:id="4214" w:author="David Dayan" w:date="2021-12-03T17:13:00Z"/>
                <w:rFonts w:ascii="Calibri" w:eastAsia="Times New Roman" w:hAnsi="Calibri" w:cs="Times New Roman"/>
                <w:color w:val="000000"/>
                <w:sz w:val="16"/>
                <w:szCs w:val="16"/>
              </w:rPr>
            </w:pPr>
            <w:ins w:id="42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216" w:author="David Dayan" w:date="2021-12-03T17:18:00Z">
              <w:tcPr>
                <w:tcW w:w="2876" w:type="dxa"/>
                <w:gridSpan w:val="2"/>
                <w:tcBorders>
                  <w:top w:val="nil"/>
                  <w:left w:val="nil"/>
                  <w:bottom w:val="nil"/>
                  <w:right w:val="nil"/>
                </w:tcBorders>
                <w:shd w:val="clear" w:color="auto" w:fill="auto"/>
                <w:noWrap/>
                <w:vAlign w:val="bottom"/>
                <w:hideMark/>
              </w:tcPr>
            </w:tcPrChange>
          </w:tcPr>
          <w:p w14:paraId="43EF3DA1" w14:textId="77777777" w:rsidR="00036D0E" w:rsidRPr="00036D0E" w:rsidRDefault="00036D0E" w:rsidP="00245317">
            <w:pPr>
              <w:spacing w:after="0" w:line="240" w:lineRule="auto"/>
              <w:jc w:val="center"/>
              <w:rPr>
                <w:ins w:id="4217" w:author="David Dayan" w:date="2021-12-03T17:13:00Z"/>
                <w:rFonts w:ascii="Calibri" w:eastAsia="Times New Roman" w:hAnsi="Calibri" w:cs="Times New Roman"/>
                <w:color w:val="000000"/>
                <w:sz w:val="16"/>
                <w:szCs w:val="16"/>
              </w:rPr>
            </w:pPr>
            <w:ins w:id="42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219" w:author="David Dayan" w:date="2021-12-03T17:18:00Z">
              <w:tcPr>
                <w:tcW w:w="1426" w:type="dxa"/>
                <w:tcBorders>
                  <w:top w:val="nil"/>
                  <w:left w:val="nil"/>
                  <w:bottom w:val="nil"/>
                  <w:right w:val="nil"/>
                </w:tcBorders>
                <w:shd w:val="clear" w:color="auto" w:fill="auto"/>
                <w:noWrap/>
                <w:vAlign w:val="bottom"/>
                <w:hideMark/>
              </w:tcPr>
            </w:tcPrChange>
          </w:tcPr>
          <w:p w14:paraId="4C1C2E44" w14:textId="77777777" w:rsidR="00036D0E" w:rsidRPr="00036D0E" w:rsidRDefault="00036D0E" w:rsidP="00245317">
            <w:pPr>
              <w:spacing w:after="0" w:line="240" w:lineRule="auto"/>
              <w:jc w:val="center"/>
              <w:rPr>
                <w:ins w:id="4220" w:author="David Dayan" w:date="2021-12-03T17:13:00Z"/>
                <w:rFonts w:ascii="Calibri" w:eastAsia="Times New Roman" w:hAnsi="Calibri" w:cs="Times New Roman"/>
                <w:color w:val="000000"/>
                <w:sz w:val="16"/>
                <w:szCs w:val="16"/>
              </w:rPr>
            </w:pPr>
            <w:ins w:id="42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4368857" w14:textId="77777777" w:rsidTr="00245317">
        <w:trPr>
          <w:cantSplit/>
          <w:trHeight w:val="20"/>
          <w:ins w:id="4222" w:author="David Dayan" w:date="2021-12-03T17:13:00Z"/>
          <w:trPrChange w:id="42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24" w:author="David Dayan" w:date="2021-12-03T17:18:00Z">
              <w:tcPr>
                <w:tcW w:w="1563" w:type="dxa"/>
                <w:tcBorders>
                  <w:top w:val="nil"/>
                  <w:left w:val="nil"/>
                  <w:bottom w:val="nil"/>
                  <w:right w:val="nil"/>
                </w:tcBorders>
                <w:shd w:val="clear" w:color="auto" w:fill="auto"/>
                <w:noWrap/>
                <w:vAlign w:val="bottom"/>
                <w:hideMark/>
              </w:tcPr>
            </w:tcPrChange>
          </w:tcPr>
          <w:p w14:paraId="41D5B1DD" w14:textId="77777777" w:rsidR="00036D0E" w:rsidRPr="00036D0E" w:rsidRDefault="00036D0E" w:rsidP="00245317">
            <w:pPr>
              <w:spacing w:after="0" w:line="240" w:lineRule="auto"/>
              <w:jc w:val="center"/>
              <w:rPr>
                <w:ins w:id="4225" w:author="David Dayan" w:date="2021-12-03T17:13:00Z"/>
                <w:rFonts w:ascii="Calibri" w:eastAsia="Times New Roman" w:hAnsi="Calibri" w:cs="Times New Roman"/>
                <w:color w:val="000000"/>
                <w:sz w:val="16"/>
                <w:szCs w:val="16"/>
              </w:rPr>
            </w:pPr>
            <w:ins w:id="4226" w:author="David Dayan" w:date="2021-12-03T17:13:00Z">
              <w:r w:rsidRPr="00036D0E">
                <w:rPr>
                  <w:rFonts w:ascii="Calibri" w:eastAsia="Times New Roman" w:hAnsi="Calibri" w:cs="Times New Roman"/>
                  <w:color w:val="000000"/>
                  <w:sz w:val="16"/>
                  <w:szCs w:val="16"/>
                </w:rPr>
                <w:t>OtsAC20ROGR_0109</w:t>
              </w:r>
            </w:ins>
          </w:p>
        </w:tc>
        <w:tc>
          <w:tcPr>
            <w:tcW w:w="746" w:type="dxa"/>
            <w:tcBorders>
              <w:top w:val="nil"/>
              <w:left w:val="nil"/>
              <w:bottom w:val="nil"/>
              <w:right w:val="nil"/>
            </w:tcBorders>
            <w:shd w:val="clear" w:color="auto" w:fill="auto"/>
            <w:noWrap/>
            <w:vAlign w:val="bottom"/>
            <w:hideMark/>
            <w:tcPrChange w:id="4227" w:author="David Dayan" w:date="2021-12-03T17:18:00Z">
              <w:tcPr>
                <w:tcW w:w="746" w:type="dxa"/>
                <w:tcBorders>
                  <w:top w:val="nil"/>
                  <w:left w:val="nil"/>
                  <w:bottom w:val="nil"/>
                  <w:right w:val="nil"/>
                </w:tcBorders>
                <w:shd w:val="clear" w:color="auto" w:fill="auto"/>
                <w:noWrap/>
                <w:vAlign w:val="bottom"/>
                <w:hideMark/>
              </w:tcPr>
            </w:tcPrChange>
          </w:tcPr>
          <w:p w14:paraId="3E1549EC" w14:textId="77777777" w:rsidR="00036D0E" w:rsidRPr="00036D0E" w:rsidRDefault="00036D0E" w:rsidP="00245317">
            <w:pPr>
              <w:spacing w:after="0" w:line="240" w:lineRule="auto"/>
              <w:jc w:val="center"/>
              <w:rPr>
                <w:ins w:id="4228" w:author="David Dayan" w:date="2021-12-03T17:13:00Z"/>
                <w:rFonts w:ascii="Calibri" w:eastAsia="Times New Roman" w:hAnsi="Calibri" w:cs="Times New Roman"/>
                <w:color w:val="000000"/>
                <w:sz w:val="16"/>
                <w:szCs w:val="16"/>
              </w:rPr>
            </w:pPr>
            <w:ins w:id="422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30" w:author="David Dayan" w:date="2021-12-03T17:18:00Z">
              <w:tcPr>
                <w:tcW w:w="599" w:type="dxa"/>
                <w:tcBorders>
                  <w:top w:val="nil"/>
                  <w:left w:val="nil"/>
                  <w:bottom w:val="nil"/>
                  <w:right w:val="nil"/>
                </w:tcBorders>
                <w:shd w:val="clear" w:color="auto" w:fill="auto"/>
                <w:noWrap/>
                <w:vAlign w:val="bottom"/>
                <w:hideMark/>
              </w:tcPr>
            </w:tcPrChange>
          </w:tcPr>
          <w:p w14:paraId="51C1A605" w14:textId="77777777" w:rsidR="00036D0E" w:rsidRPr="00036D0E" w:rsidRDefault="00036D0E" w:rsidP="00245317">
            <w:pPr>
              <w:spacing w:after="0" w:line="240" w:lineRule="auto"/>
              <w:jc w:val="center"/>
              <w:rPr>
                <w:ins w:id="4231" w:author="David Dayan" w:date="2021-12-03T17:13:00Z"/>
                <w:rFonts w:ascii="Calibri" w:eastAsia="Times New Roman" w:hAnsi="Calibri" w:cs="Times New Roman"/>
                <w:color w:val="000000"/>
                <w:sz w:val="16"/>
                <w:szCs w:val="16"/>
              </w:rPr>
            </w:pPr>
            <w:ins w:id="423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33" w:author="David Dayan" w:date="2021-12-03T17:18:00Z">
              <w:tcPr>
                <w:tcW w:w="1142" w:type="dxa"/>
                <w:tcBorders>
                  <w:top w:val="nil"/>
                  <w:left w:val="nil"/>
                  <w:bottom w:val="nil"/>
                  <w:right w:val="nil"/>
                </w:tcBorders>
                <w:shd w:val="clear" w:color="auto" w:fill="auto"/>
                <w:noWrap/>
                <w:vAlign w:val="bottom"/>
                <w:hideMark/>
              </w:tcPr>
            </w:tcPrChange>
          </w:tcPr>
          <w:p w14:paraId="0D0AEC01" w14:textId="77777777" w:rsidR="00036D0E" w:rsidRPr="00036D0E" w:rsidRDefault="00036D0E" w:rsidP="00245317">
            <w:pPr>
              <w:spacing w:after="0" w:line="240" w:lineRule="auto"/>
              <w:jc w:val="center"/>
              <w:rPr>
                <w:ins w:id="4234" w:author="David Dayan" w:date="2021-12-03T17:13:00Z"/>
                <w:rFonts w:ascii="Calibri" w:eastAsia="Times New Roman" w:hAnsi="Calibri" w:cs="Times New Roman"/>
                <w:color w:val="000000"/>
                <w:sz w:val="16"/>
                <w:szCs w:val="16"/>
              </w:rPr>
            </w:pPr>
            <w:ins w:id="42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36" w:author="David Dayan" w:date="2021-12-03T17:18:00Z">
              <w:tcPr>
                <w:tcW w:w="1440" w:type="dxa"/>
                <w:tcBorders>
                  <w:top w:val="nil"/>
                  <w:left w:val="nil"/>
                  <w:bottom w:val="nil"/>
                  <w:right w:val="nil"/>
                </w:tcBorders>
                <w:shd w:val="clear" w:color="auto" w:fill="auto"/>
                <w:noWrap/>
                <w:vAlign w:val="bottom"/>
                <w:hideMark/>
              </w:tcPr>
            </w:tcPrChange>
          </w:tcPr>
          <w:p w14:paraId="770CA233" w14:textId="77777777" w:rsidR="00036D0E" w:rsidRPr="00036D0E" w:rsidRDefault="00036D0E" w:rsidP="00245317">
            <w:pPr>
              <w:spacing w:after="0" w:line="240" w:lineRule="auto"/>
              <w:jc w:val="center"/>
              <w:rPr>
                <w:ins w:id="4237" w:author="David Dayan" w:date="2021-12-03T17:13:00Z"/>
                <w:rFonts w:ascii="Calibri" w:eastAsia="Times New Roman" w:hAnsi="Calibri" w:cs="Times New Roman"/>
                <w:color w:val="000000"/>
                <w:sz w:val="16"/>
                <w:szCs w:val="16"/>
              </w:rPr>
            </w:pPr>
            <w:ins w:id="42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39" w:author="David Dayan" w:date="2021-12-03T17:18:00Z">
              <w:tcPr>
                <w:tcW w:w="1530" w:type="dxa"/>
                <w:tcBorders>
                  <w:top w:val="nil"/>
                  <w:left w:val="nil"/>
                  <w:bottom w:val="nil"/>
                  <w:right w:val="nil"/>
                </w:tcBorders>
                <w:shd w:val="clear" w:color="auto" w:fill="auto"/>
                <w:noWrap/>
                <w:vAlign w:val="bottom"/>
                <w:hideMark/>
              </w:tcPr>
            </w:tcPrChange>
          </w:tcPr>
          <w:p w14:paraId="3AB77570" w14:textId="77777777" w:rsidR="00036D0E" w:rsidRPr="00036D0E" w:rsidRDefault="00036D0E" w:rsidP="00245317">
            <w:pPr>
              <w:spacing w:after="0" w:line="240" w:lineRule="auto"/>
              <w:jc w:val="center"/>
              <w:rPr>
                <w:ins w:id="4240" w:author="David Dayan" w:date="2021-12-03T17:13:00Z"/>
                <w:rFonts w:ascii="Calibri" w:eastAsia="Times New Roman" w:hAnsi="Calibri" w:cs="Times New Roman"/>
                <w:color w:val="000000"/>
                <w:sz w:val="16"/>
                <w:szCs w:val="16"/>
              </w:rPr>
            </w:pPr>
            <w:ins w:id="42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42" w:author="David Dayan" w:date="2021-12-03T17:18:00Z">
              <w:tcPr>
                <w:tcW w:w="898" w:type="dxa"/>
                <w:tcBorders>
                  <w:top w:val="nil"/>
                  <w:left w:val="nil"/>
                  <w:bottom w:val="nil"/>
                  <w:right w:val="nil"/>
                </w:tcBorders>
                <w:shd w:val="clear" w:color="auto" w:fill="auto"/>
                <w:noWrap/>
                <w:vAlign w:val="bottom"/>
                <w:hideMark/>
              </w:tcPr>
            </w:tcPrChange>
          </w:tcPr>
          <w:p w14:paraId="2B212DB8" w14:textId="77777777" w:rsidR="00036D0E" w:rsidRPr="00036D0E" w:rsidRDefault="00036D0E" w:rsidP="00245317">
            <w:pPr>
              <w:spacing w:after="0" w:line="240" w:lineRule="auto"/>
              <w:jc w:val="center"/>
              <w:rPr>
                <w:ins w:id="4243" w:author="David Dayan" w:date="2021-12-03T17:13:00Z"/>
                <w:rFonts w:ascii="Calibri" w:eastAsia="Times New Roman" w:hAnsi="Calibri" w:cs="Times New Roman"/>
                <w:color w:val="000000"/>
                <w:sz w:val="16"/>
                <w:szCs w:val="16"/>
              </w:rPr>
            </w:pPr>
            <w:ins w:id="424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245" w:author="David Dayan" w:date="2021-12-03T17:18:00Z">
              <w:tcPr>
                <w:tcW w:w="902" w:type="dxa"/>
                <w:tcBorders>
                  <w:top w:val="nil"/>
                  <w:left w:val="nil"/>
                  <w:bottom w:val="nil"/>
                  <w:right w:val="nil"/>
                </w:tcBorders>
                <w:shd w:val="clear" w:color="auto" w:fill="auto"/>
                <w:noWrap/>
                <w:vAlign w:val="bottom"/>
                <w:hideMark/>
              </w:tcPr>
            </w:tcPrChange>
          </w:tcPr>
          <w:p w14:paraId="32E3B221" w14:textId="77777777" w:rsidR="00036D0E" w:rsidRPr="00036D0E" w:rsidRDefault="00036D0E" w:rsidP="00245317">
            <w:pPr>
              <w:spacing w:after="0" w:line="240" w:lineRule="auto"/>
              <w:jc w:val="center"/>
              <w:rPr>
                <w:ins w:id="4246" w:author="David Dayan" w:date="2021-12-03T17:13:00Z"/>
                <w:rFonts w:ascii="Calibri" w:eastAsia="Times New Roman" w:hAnsi="Calibri" w:cs="Times New Roman"/>
                <w:color w:val="000000"/>
                <w:sz w:val="16"/>
                <w:szCs w:val="16"/>
              </w:rPr>
            </w:pPr>
            <w:ins w:id="424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248" w:author="David Dayan" w:date="2021-12-03T17:18:00Z">
              <w:tcPr>
                <w:tcW w:w="2160" w:type="dxa"/>
                <w:tcBorders>
                  <w:top w:val="nil"/>
                  <w:left w:val="nil"/>
                  <w:bottom w:val="nil"/>
                  <w:right w:val="nil"/>
                </w:tcBorders>
                <w:shd w:val="clear" w:color="auto" w:fill="auto"/>
                <w:noWrap/>
                <w:vAlign w:val="bottom"/>
                <w:hideMark/>
              </w:tcPr>
            </w:tcPrChange>
          </w:tcPr>
          <w:p w14:paraId="64355E00" w14:textId="77777777" w:rsidR="00036D0E" w:rsidRPr="00036D0E" w:rsidRDefault="00036D0E" w:rsidP="00245317">
            <w:pPr>
              <w:spacing w:after="0" w:line="240" w:lineRule="auto"/>
              <w:jc w:val="center"/>
              <w:rPr>
                <w:ins w:id="4249" w:author="David Dayan" w:date="2021-12-03T17:13:00Z"/>
                <w:rFonts w:ascii="Calibri" w:eastAsia="Times New Roman" w:hAnsi="Calibri" w:cs="Times New Roman"/>
                <w:color w:val="000000"/>
                <w:sz w:val="16"/>
                <w:szCs w:val="16"/>
              </w:rPr>
            </w:pPr>
            <w:ins w:id="425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251" w:author="David Dayan" w:date="2021-12-03T17:18:00Z">
              <w:tcPr>
                <w:tcW w:w="2876" w:type="dxa"/>
                <w:gridSpan w:val="2"/>
                <w:tcBorders>
                  <w:top w:val="nil"/>
                  <w:left w:val="nil"/>
                  <w:bottom w:val="nil"/>
                  <w:right w:val="nil"/>
                </w:tcBorders>
                <w:shd w:val="clear" w:color="auto" w:fill="auto"/>
                <w:noWrap/>
                <w:vAlign w:val="bottom"/>
                <w:hideMark/>
              </w:tcPr>
            </w:tcPrChange>
          </w:tcPr>
          <w:p w14:paraId="6E6400D0" w14:textId="77777777" w:rsidR="00036D0E" w:rsidRPr="00036D0E" w:rsidRDefault="00036D0E" w:rsidP="00245317">
            <w:pPr>
              <w:spacing w:after="0" w:line="240" w:lineRule="auto"/>
              <w:jc w:val="center"/>
              <w:rPr>
                <w:ins w:id="4252" w:author="David Dayan" w:date="2021-12-03T17:13:00Z"/>
                <w:rFonts w:ascii="Calibri" w:eastAsia="Times New Roman" w:hAnsi="Calibri" w:cs="Times New Roman"/>
                <w:color w:val="000000"/>
                <w:sz w:val="16"/>
                <w:szCs w:val="16"/>
              </w:rPr>
            </w:pPr>
            <w:ins w:id="425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254" w:author="David Dayan" w:date="2021-12-03T17:18:00Z">
              <w:tcPr>
                <w:tcW w:w="1426" w:type="dxa"/>
                <w:tcBorders>
                  <w:top w:val="nil"/>
                  <w:left w:val="nil"/>
                  <w:bottom w:val="nil"/>
                  <w:right w:val="nil"/>
                </w:tcBorders>
                <w:shd w:val="clear" w:color="auto" w:fill="auto"/>
                <w:noWrap/>
                <w:vAlign w:val="bottom"/>
                <w:hideMark/>
              </w:tcPr>
            </w:tcPrChange>
          </w:tcPr>
          <w:p w14:paraId="0D800B19" w14:textId="77777777" w:rsidR="00036D0E" w:rsidRPr="00036D0E" w:rsidRDefault="00036D0E" w:rsidP="00245317">
            <w:pPr>
              <w:spacing w:after="0" w:line="240" w:lineRule="auto"/>
              <w:jc w:val="center"/>
              <w:rPr>
                <w:ins w:id="4255" w:author="David Dayan" w:date="2021-12-03T17:13:00Z"/>
                <w:rFonts w:ascii="Calibri" w:eastAsia="Times New Roman" w:hAnsi="Calibri" w:cs="Times New Roman"/>
                <w:color w:val="000000"/>
                <w:sz w:val="16"/>
                <w:szCs w:val="16"/>
              </w:rPr>
            </w:pPr>
            <w:ins w:id="4256" w:author="David Dayan" w:date="2021-12-03T17:13:00Z">
              <w:r w:rsidRPr="00036D0E">
                <w:rPr>
                  <w:rFonts w:ascii="Calibri" w:eastAsia="Times New Roman" w:hAnsi="Calibri" w:cs="Times New Roman"/>
                  <w:color w:val="000000"/>
                  <w:sz w:val="16"/>
                  <w:szCs w:val="16"/>
                </w:rPr>
                <w:t>heterozygote</w:t>
              </w:r>
            </w:ins>
          </w:p>
        </w:tc>
      </w:tr>
      <w:tr w:rsidR="00036D0E" w:rsidRPr="00036D0E" w14:paraId="12BF2257" w14:textId="77777777" w:rsidTr="00245317">
        <w:trPr>
          <w:cantSplit/>
          <w:trHeight w:val="20"/>
          <w:ins w:id="4257" w:author="David Dayan" w:date="2021-12-03T17:13:00Z"/>
          <w:trPrChange w:id="42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59" w:author="David Dayan" w:date="2021-12-03T17:18:00Z">
              <w:tcPr>
                <w:tcW w:w="1563" w:type="dxa"/>
                <w:tcBorders>
                  <w:top w:val="nil"/>
                  <w:left w:val="nil"/>
                  <w:bottom w:val="nil"/>
                  <w:right w:val="nil"/>
                </w:tcBorders>
                <w:shd w:val="clear" w:color="auto" w:fill="auto"/>
                <w:noWrap/>
                <w:vAlign w:val="bottom"/>
                <w:hideMark/>
              </w:tcPr>
            </w:tcPrChange>
          </w:tcPr>
          <w:p w14:paraId="3B19254E" w14:textId="77777777" w:rsidR="00036D0E" w:rsidRPr="00036D0E" w:rsidRDefault="00036D0E" w:rsidP="00245317">
            <w:pPr>
              <w:spacing w:after="0" w:line="240" w:lineRule="auto"/>
              <w:jc w:val="center"/>
              <w:rPr>
                <w:ins w:id="4260" w:author="David Dayan" w:date="2021-12-03T17:13:00Z"/>
                <w:rFonts w:ascii="Calibri" w:eastAsia="Times New Roman" w:hAnsi="Calibri" w:cs="Times New Roman"/>
                <w:color w:val="000000"/>
                <w:sz w:val="16"/>
                <w:szCs w:val="16"/>
              </w:rPr>
            </w:pPr>
            <w:ins w:id="4261" w:author="David Dayan" w:date="2021-12-03T17:13:00Z">
              <w:r w:rsidRPr="00036D0E">
                <w:rPr>
                  <w:rFonts w:ascii="Calibri" w:eastAsia="Times New Roman" w:hAnsi="Calibri" w:cs="Times New Roman"/>
                  <w:color w:val="000000"/>
                  <w:sz w:val="16"/>
                  <w:szCs w:val="16"/>
                </w:rPr>
                <w:t>OtsAC20ROGR_0110</w:t>
              </w:r>
            </w:ins>
          </w:p>
        </w:tc>
        <w:tc>
          <w:tcPr>
            <w:tcW w:w="746" w:type="dxa"/>
            <w:tcBorders>
              <w:top w:val="nil"/>
              <w:left w:val="nil"/>
              <w:bottom w:val="nil"/>
              <w:right w:val="nil"/>
            </w:tcBorders>
            <w:shd w:val="clear" w:color="auto" w:fill="auto"/>
            <w:noWrap/>
            <w:vAlign w:val="bottom"/>
            <w:hideMark/>
            <w:tcPrChange w:id="4262" w:author="David Dayan" w:date="2021-12-03T17:18:00Z">
              <w:tcPr>
                <w:tcW w:w="746" w:type="dxa"/>
                <w:tcBorders>
                  <w:top w:val="nil"/>
                  <w:left w:val="nil"/>
                  <w:bottom w:val="nil"/>
                  <w:right w:val="nil"/>
                </w:tcBorders>
                <w:shd w:val="clear" w:color="auto" w:fill="auto"/>
                <w:noWrap/>
                <w:vAlign w:val="bottom"/>
                <w:hideMark/>
              </w:tcPr>
            </w:tcPrChange>
          </w:tcPr>
          <w:p w14:paraId="4EB907EA" w14:textId="77777777" w:rsidR="00036D0E" w:rsidRPr="00036D0E" w:rsidRDefault="00036D0E" w:rsidP="00245317">
            <w:pPr>
              <w:spacing w:after="0" w:line="240" w:lineRule="auto"/>
              <w:jc w:val="center"/>
              <w:rPr>
                <w:ins w:id="4263" w:author="David Dayan" w:date="2021-12-03T17:13:00Z"/>
                <w:rFonts w:ascii="Calibri" w:eastAsia="Times New Roman" w:hAnsi="Calibri" w:cs="Times New Roman"/>
                <w:color w:val="000000"/>
                <w:sz w:val="16"/>
                <w:szCs w:val="16"/>
              </w:rPr>
            </w:pPr>
            <w:ins w:id="426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265" w:author="David Dayan" w:date="2021-12-03T17:18:00Z">
              <w:tcPr>
                <w:tcW w:w="599" w:type="dxa"/>
                <w:tcBorders>
                  <w:top w:val="nil"/>
                  <w:left w:val="nil"/>
                  <w:bottom w:val="nil"/>
                  <w:right w:val="nil"/>
                </w:tcBorders>
                <w:shd w:val="clear" w:color="auto" w:fill="auto"/>
                <w:noWrap/>
                <w:vAlign w:val="bottom"/>
                <w:hideMark/>
              </w:tcPr>
            </w:tcPrChange>
          </w:tcPr>
          <w:p w14:paraId="2B716909" w14:textId="77777777" w:rsidR="00036D0E" w:rsidRPr="00036D0E" w:rsidRDefault="00036D0E" w:rsidP="00245317">
            <w:pPr>
              <w:spacing w:after="0" w:line="240" w:lineRule="auto"/>
              <w:jc w:val="center"/>
              <w:rPr>
                <w:ins w:id="4266" w:author="David Dayan" w:date="2021-12-03T17:13:00Z"/>
                <w:rFonts w:ascii="Calibri" w:eastAsia="Times New Roman" w:hAnsi="Calibri" w:cs="Times New Roman"/>
                <w:color w:val="000000"/>
                <w:sz w:val="16"/>
                <w:szCs w:val="16"/>
              </w:rPr>
            </w:pPr>
            <w:ins w:id="426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268" w:author="David Dayan" w:date="2021-12-03T17:18:00Z">
              <w:tcPr>
                <w:tcW w:w="1142" w:type="dxa"/>
                <w:tcBorders>
                  <w:top w:val="nil"/>
                  <w:left w:val="nil"/>
                  <w:bottom w:val="nil"/>
                  <w:right w:val="nil"/>
                </w:tcBorders>
                <w:shd w:val="clear" w:color="auto" w:fill="auto"/>
                <w:noWrap/>
                <w:vAlign w:val="bottom"/>
                <w:hideMark/>
              </w:tcPr>
            </w:tcPrChange>
          </w:tcPr>
          <w:p w14:paraId="38D74D9F" w14:textId="77777777" w:rsidR="00036D0E" w:rsidRPr="00036D0E" w:rsidRDefault="00036D0E" w:rsidP="00245317">
            <w:pPr>
              <w:spacing w:after="0" w:line="240" w:lineRule="auto"/>
              <w:jc w:val="center"/>
              <w:rPr>
                <w:ins w:id="4269" w:author="David Dayan" w:date="2021-12-03T17:13:00Z"/>
                <w:rFonts w:ascii="Calibri" w:eastAsia="Times New Roman" w:hAnsi="Calibri" w:cs="Times New Roman"/>
                <w:color w:val="000000"/>
                <w:sz w:val="16"/>
                <w:szCs w:val="16"/>
              </w:rPr>
            </w:pPr>
            <w:ins w:id="42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271" w:author="David Dayan" w:date="2021-12-03T17:18:00Z">
              <w:tcPr>
                <w:tcW w:w="1440" w:type="dxa"/>
                <w:tcBorders>
                  <w:top w:val="nil"/>
                  <w:left w:val="nil"/>
                  <w:bottom w:val="nil"/>
                  <w:right w:val="nil"/>
                </w:tcBorders>
                <w:shd w:val="clear" w:color="auto" w:fill="auto"/>
                <w:noWrap/>
                <w:vAlign w:val="bottom"/>
                <w:hideMark/>
              </w:tcPr>
            </w:tcPrChange>
          </w:tcPr>
          <w:p w14:paraId="36C98DF3" w14:textId="77777777" w:rsidR="00036D0E" w:rsidRPr="00036D0E" w:rsidRDefault="00036D0E" w:rsidP="00245317">
            <w:pPr>
              <w:spacing w:after="0" w:line="240" w:lineRule="auto"/>
              <w:jc w:val="center"/>
              <w:rPr>
                <w:ins w:id="4272" w:author="David Dayan" w:date="2021-12-03T17:13:00Z"/>
                <w:rFonts w:ascii="Calibri" w:eastAsia="Times New Roman" w:hAnsi="Calibri" w:cs="Times New Roman"/>
                <w:color w:val="000000"/>
                <w:sz w:val="16"/>
                <w:szCs w:val="16"/>
              </w:rPr>
            </w:pPr>
            <w:ins w:id="42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274" w:author="David Dayan" w:date="2021-12-03T17:18:00Z">
              <w:tcPr>
                <w:tcW w:w="1530" w:type="dxa"/>
                <w:tcBorders>
                  <w:top w:val="nil"/>
                  <w:left w:val="nil"/>
                  <w:bottom w:val="nil"/>
                  <w:right w:val="nil"/>
                </w:tcBorders>
                <w:shd w:val="clear" w:color="auto" w:fill="auto"/>
                <w:noWrap/>
                <w:vAlign w:val="bottom"/>
                <w:hideMark/>
              </w:tcPr>
            </w:tcPrChange>
          </w:tcPr>
          <w:p w14:paraId="6D577E2A" w14:textId="77777777" w:rsidR="00036D0E" w:rsidRPr="00036D0E" w:rsidRDefault="00036D0E" w:rsidP="00245317">
            <w:pPr>
              <w:spacing w:after="0" w:line="240" w:lineRule="auto"/>
              <w:jc w:val="center"/>
              <w:rPr>
                <w:ins w:id="4275" w:author="David Dayan" w:date="2021-12-03T17:13:00Z"/>
                <w:rFonts w:ascii="Calibri" w:eastAsia="Times New Roman" w:hAnsi="Calibri" w:cs="Times New Roman"/>
                <w:color w:val="000000"/>
                <w:sz w:val="16"/>
                <w:szCs w:val="16"/>
              </w:rPr>
            </w:pPr>
            <w:ins w:id="42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277" w:author="David Dayan" w:date="2021-12-03T17:18:00Z">
              <w:tcPr>
                <w:tcW w:w="898" w:type="dxa"/>
                <w:tcBorders>
                  <w:top w:val="nil"/>
                  <w:left w:val="nil"/>
                  <w:bottom w:val="nil"/>
                  <w:right w:val="nil"/>
                </w:tcBorders>
                <w:shd w:val="clear" w:color="auto" w:fill="auto"/>
                <w:noWrap/>
                <w:vAlign w:val="bottom"/>
                <w:hideMark/>
              </w:tcPr>
            </w:tcPrChange>
          </w:tcPr>
          <w:p w14:paraId="508FF7C2" w14:textId="77777777" w:rsidR="00036D0E" w:rsidRPr="00036D0E" w:rsidRDefault="00036D0E" w:rsidP="00245317">
            <w:pPr>
              <w:spacing w:after="0" w:line="240" w:lineRule="auto"/>
              <w:jc w:val="center"/>
              <w:rPr>
                <w:ins w:id="4278" w:author="David Dayan" w:date="2021-12-03T17:13:00Z"/>
                <w:rFonts w:ascii="Calibri" w:eastAsia="Times New Roman" w:hAnsi="Calibri" w:cs="Times New Roman"/>
                <w:color w:val="000000"/>
                <w:sz w:val="16"/>
                <w:szCs w:val="16"/>
              </w:rPr>
            </w:pPr>
            <w:ins w:id="42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280" w:author="David Dayan" w:date="2021-12-03T17:18:00Z">
              <w:tcPr>
                <w:tcW w:w="902" w:type="dxa"/>
                <w:tcBorders>
                  <w:top w:val="nil"/>
                  <w:left w:val="nil"/>
                  <w:bottom w:val="nil"/>
                  <w:right w:val="nil"/>
                </w:tcBorders>
                <w:shd w:val="clear" w:color="auto" w:fill="auto"/>
                <w:noWrap/>
                <w:vAlign w:val="bottom"/>
                <w:hideMark/>
              </w:tcPr>
            </w:tcPrChange>
          </w:tcPr>
          <w:p w14:paraId="3E20B9E6" w14:textId="77777777" w:rsidR="00036D0E" w:rsidRPr="00036D0E" w:rsidRDefault="00036D0E" w:rsidP="00245317">
            <w:pPr>
              <w:spacing w:after="0" w:line="240" w:lineRule="auto"/>
              <w:jc w:val="center"/>
              <w:rPr>
                <w:ins w:id="4281" w:author="David Dayan" w:date="2021-12-03T17:13:00Z"/>
                <w:rFonts w:ascii="Calibri" w:eastAsia="Times New Roman" w:hAnsi="Calibri" w:cs="Times New Roman"/>
                <w:color w:val="000000"/>
                <w:sz w:val="16"/>
                <w:szCs w:val="16"/>
              </w:rPr>
            </w:pPr>
            <w:ins w:id="42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283" w:author="David Dayan" w:date="2021-12-03T17:18:00Z">
              <w:tcPr>
                <w:tcW w:w="2160" w:type="dxa"/>
                <w:tcBorders>
                  <w:top w:val="nil"/>
                  <w:left w:val="nil"/>
                  <w:bottom w:val="nil"/>
                  <w:right w:val="nil"/>
                </w:tcBorders>
                <w:shd w:val="clear" w:color="auto" w:fill="auto"/>
                <w:noWrap/>
                <w:vAlign w:val="bottom"/>
                <w:hideMark/>
              </w:tcPr>
            </w:tcPrChange>
          </w:tcPr>
          <w:p w14:paraId="08888007" w14:textId="77777777" w:rsidR="00036D0E" w:rsidRPr="00036D0E" w:rsidRDefault="00036D0E" w:rsidP="00245317">
            <w:pPr>
              <w:spacing w:after="0" w:line="240" w:lineRule="auto"/>
              <w:jc w:val="center"/>
              <w:rPr>
                <w:ins w:id="4284" w:author="David Dayan" w:date="2021-12-03T17:13:00Z"/>
                <w:rFonts w:ascii="Calibri" w:eastAsia="Times New Roman" w:hAnsi="Calibri" w:cs="Times New Roman"/>
                <w:color w:val="000000"/>
                <w:sz w:val="16"/>
                <w:szCs w:val="16"/>
              </w:rPr>
            </w:pPr>
            <w:ins w:id="42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286" w:author="David Dayan" w:date="2021-12-03T17:18:00Z">
              <w:tcPr>
                <w:tcW w:w="2876" w:type="dxa"/>
                <w:gridSpan w:val="2"/>
                <w:tcBorders>
                  <w:top w:val="nil"/>
                  <w:left w:val="nil"/>
                  <w:bottom w:val="nil"/>
                  <w:right w:val="nil"/>
                </w:tcBorders>
                <w:shd w:val="clear" w:color="auto" w:fill="auto"/>
                <w:noWrap/>
                <w:vAlign w:val="bottom"/>
                <w:hideMark/>
              </w:tcPr>
            </w:tcPrChange>
          </w:tcPr>
          <w:p w14:paraId="77A44D5A" w14:textId="77777777" w:rsidR="00036D0E" w:rsidRPr="00036D0E" w:rsidRDefault="00036D0E" w:rsidP="00245317">
            <w:pPr>
              <w:spacing w:after="0" w:line="240" w:lineRule="auto"/>
              <w:jc w:val="center"/>
              <w:rPr>
                <w:ins w:id="4287" w:author="David Dayan" w:date="2021-12-03T17:13:00Z"/>
                <w:rFonts w:ascii="Calibri" w:eastAsia="Times New Roman" w:hAnsi="Calibri" w:cs="Times New Roman"/>
                <w:color w:val="000000"/>
                <w:sz w:val="16"/>
                <w:szCs w:val="16"/>
              </w:rPr>
            </w:pPr>
            <w:ins w:id="42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289" w:author="David Dayan" w:date="2021-12-03T17:18:00Z">
              <w:tcPr>
                <w:tcW w:w="1426" w:type="dxa"/>
                <w:tcBorders>
                  <w:top w:val="nil"/>
                  <w:left w:val="nil"/>
                  <w:bottom w:val="nil"/>
                  <w:right w:val="nil"/>
                </w:tcBorders>
                <w:shd w:val="clear" w:color="auto" w:fill="auto"/>
                <w:noWrap/>
                <w:vAlign w:val="bottom"/>
                <w:hideMark/>
              </w:tcPr>
            </w:tcPrChange>
          </w:tcPr>
          <w:p w14:paraId="75387A77" w14:textId="77777777" w:rsidR="00036D0E" w:rsidRPr="00036D0E" w:rsidRDefault="00036D0E" w:rsidP="00245317">
            <w:pPr>
              <w:spacing w:after="0" w:line="240" w:lineRule="auto"/>
              <w:jc w:val="center"/>
              <w:rPr>
                <w:ins w:id="4290" w:author="David Dayan" w:date="2021-12-03T17:13:00Z"/>
                <w:rFonts w:ascii="Calibri" w:eastAsia="Times New Roman" w:hAnsi="Calibri" w:cs="Times New Roman"/>
                <w:color w:val="000000"/>
                <w:sz w:val="16"/>
                <w:szCs w:val="16"/>
              </w:rPr>
            </w:pPr>
            <w:ins w:id="42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B2801B8" w14:textId="77777777" w:rsidTr="00245317">
        <w:trPr>
          <w:cantSplit/>
          <w:trHeight w:val="20"/>
          <w:ins w:id="4292" w:author="David Dayan" w:date="2021-12-03T17:13:00Z"/>
          <w:trPrChange w:id="42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294" w:author="David Dayan" w:date="2021-12-03T17:18:00Z">
              <w:tcPr>
                <w:tcW w:w="1563" w:type="dxa"/>
                <w:tcBorders>
                  <w:top w:val="nil"/>
                  <w:left w:val="nil"/>
                  <w:bottom w:val="nil"/>
                  <w:right w:val="nil"/>
                </w:tcBorders>
                <w:shd w:val="clear" w:color="auto" w:fill="auto"/>
                <w:noWrap/>
                <w:vAlign w:val="bottom"/>
                <w:hideMark/>
              </w:tcPr>
            </w:tcPrChange>
          </w:tcPr>
          <w:p w14:paraId="499527DD" w14:textId="77777777" w:rsidR="00036D0E" w:rsidRPr="00036D0E" w:rsidRDefault="00036D0E" w:rsidP="00245317">
            <w:pPr>
              <w:spacing w:after="0" w:line="240" w:lineRule="auto"/>
              <w:jc w:val="center"/>
              <w:rPr>
                <w:ins w:id="4295" w:author="David Dayan" w:date="2021-12-03T17:13:00Z"/>
                <w:rFonts w:ascii="Calibri" w:eastAsia="Times New Roman" w:hAnsi="Calibri" w:cs="Times New Roman"/>
                <w:color w:val="000000"/>
                <w:sz w:val="16"/>
                <w:szCs w:val="16"/>
              </w:rPr>
            </w:pPr>
            <w:ins w:id="4296" w:author="David Dayan" w:date="2021-12-03T17:13:00Z">
              <w:r w:rsidRPr="00036D0E">
                <w:rPr>
                  <w:rFonts w:ascii="Calibri" w:eastAsia="Times New Roman" w:hAnsi="Calibri" w:cs="Times New Roman"/>
                  <w:color w:val="000000"/>
                  <w:sz w:val="16"/>
                  <w:szCs w:val="16"/>
                </w:rPr>
                <w:t>OtsAC20ROGR_0111</w:t>
              </w:r>
            </w:ins>
          </w:p>
        </w:tc>
        <w:tc>
          <w:tcPr>
            <w:tcW w:w="746" w:type="dxa"/>
            <w:tcBorders>
              <w:top w:val="nil"/>
              <w:left w:val="nil"/>
              <w:bottom w:val="nil"/>
              <w:right w:val="nil"/>
            </w:tcBorders>
            <w:shd w:val="clear" w:color="auto" w:fill="auto"/>
            <w:noWrap/>
            <w:vAlign w:val="bottom"/>
            <w:hideMark/>
            <w:tcPrChange w:id="4297" w:author="David Dayan" w:date="2021-12-03T17:18:00Z">
              <w:tcPr>
                <w:tcW w:w="746" w:type="dxa"/>
                <w:tcBorders>
                  <w:top w:val="nil"/>
                  <w:left w:val="nil"/>
                  <w:bottom w:val="nil"/>
                  <w:right w:val="nil"/>
                </w:tcBorders>
                <w:shd w:val="clear" w:color="auto" w:fill="auto"/>
                <w:noWrap/>
                <w:vAlign w:val="bottom"/>
                <w:hideMark/>
              </w:tcPr>
            </w:tcPrChange>
          </w:tcPr>
          <w:p w14:paraId="7A273554" w14:textId="77777777" w:rsidR="00036D0E" w:rsidRPr="00036D0E" w:rsidRDefault="00036D0E" w:rsidP="00245317">
            <w:pPr>
              <w:spacing w:after="0" w:line="240" w:lineRule="auto"/>
              <w:jc w:val="center"/>
              <w:rPr>
                <w:ins w:id="4298" w:author="David Dayan" w:date="2021-12-03T17:13:00Z"/>
                <w:rFonts w:ascii="Calibri" w:eastAsia="Times New Roman" w:hAnsi="Calibri" w:cs="Times New Roman"/>
                <w:color w:val="000000"/>
                <w:sz w:val="16"/>
                <w:szCs w:val="16"/>
              </w:rPr>
            </w:pPr>
            <w:ins w:id="429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300" w:author="David Dayan" w:date="2021-12-03T17:18:00Z">
              <w:tcPr>
                <w:tcW w:w="599" w:type="dxa"/>
                <w:tcBorders>
                  <w:top w:val="nil"/>
                  <w:left w:val="nil"/>
                  <w:bottom w:val="nil"/>
                  <w:right w:val="nil"/>
                </w:tcBorders>
                <w:shd w:val="clear" w:color="auto" w:fill="auto"/>
                <w:noWrap/>
                <w:vAlign w:val="bottom"/>
                <w:hideMark/>
              </w:tcPr>
            </w:tcPrChange>
          </w:tcPr>
          <w:p w14:paraId="4D35D4DF" w14:textId="77777777" w:rsidR="00036D0E" w:rsidRPr="00036D0E" w:rsidRDefault="00036D0E" w:rsidP="00245317">
            <w:pPr>
              <w:spacing w:after="0" w:line="240" w:lineRule="auto"/>
              <w:jc w:val="center"/>
              <w:rPr>
                <w:ins w:id="4301" w:author="David Dayan" w:date="2021-12-03T17:13:00Z"/>
                <w:rFonts w:ascii="Calibri" w:eastAsia="Times New Roman" w:hAnsi="Calibri" w:cs="Times New Roman"/>
                <w:color w:val="000000"/>
                <w:sz w:val="16"/>
                <w:szCs w:val="16"/>
              </w:rPr>
            </w:pPr>
            <w:ins w:id="430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303" w:author="David Dayan" w:date="2021-12-03T17:18:00Z">
              <w:tcPr>
                <w:tcW w:w="1142" w:type="dxa"/>
                <w:tcBorders>
                  <w:top w:val="nil"/>
                  <w:left w:val="nil"/>
                  <w:bottom w:val="nil"/>
                  <w:right w:val="nil"/>
                </w:tcBorders>
                <w:shd w:val="clear" w:color="auto" w:fill="auto"/>
                <w:noWrap/>
                <w:vAlign w:val="bottom"/>
                <w:hideMark/>
              </w:tcPr>
            </w:tcPrChange>
          </w:tcPr>
          <w:p w14:paraId="25344482" w14:textId="77777777" w:rsidR="00036D0E" w:rsidRPr="00036D0E" w:rsidRDefault="00036D0E" w:rsidP="00245317">
            <w:pPr>
              <w:spacing w:after="0" w:line="240" w:lineRule="auto"/>
              <w:jc w:val="center"/>
              <w:rPr>
                <w:ins w:id="4304" w:author="David Dayan" w:date="2021-12-03T17:13:00Z"/>
                <w:rFonts w:ascii="Calibri" w:eastAsia="Times New Roman" w:hAnsi="Calibri" w:cs="Times New Roman"/>
                <w:color w:val="000000"/>
                <w:sz w:val="16"/>
                <w:szCs w:val="16"/>
              </w:rPr>
            </w:pPr>
            <w:ins w:id="43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06" w:author="David Dayan" w:date="2021-12-03T17:18:00Z">
              <w:tcPr>
                <w:tcW w:w="1440" w:type="dxa"/>
                <w:tcBorders>
                  <w:top w:val="nil"/>
                  <w:left w:val="nil"/>
                  <w:bottom w:val="nil"/>
                  <w:right w:val="nil"/>
                </w:tcBorders>
                <w:shd w:val="clear" w:color="auto" w:fill="auto"/>
                <w:noWrap/>
                <w:vAlign w:val="bottom"/>
                <w:hideMark/>
              </w:tcPr>
            </w:tcPrChange>
          </w:tcPr>
          <w:p w14:paraId="6134EC5E" w14:textId="77777777" w:rsidR="00036D0E" w:rsidRPr="00036D0E" w:rsidRDefault="00036D0E" w:rsidP="00245317">
            <w:pPr>
              <w:spacing w:after="0" w:line="240" w:lineRule="auto"/>
              <w:jc w:val="center"/>
              <w:rPr>
                <w:ins w:id="4307" w:author="David Dayan" w:date="2021-12-03T17:13:00Z"/>
                <w:rFonts w:ascii="Calibri" w:eastAsia="Times New Roman" w:hAnsi="Calibri" w:cs="Times New Roman"/>
                <w:color w:val="000000"/>
                <w:sz w:val="16"/>
                <w:szCs w:val="16"/>
              </w:rPr>
            </w:pPr>
            <w:ins w:id="43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09" w:author="David Dayan" w:date="2021-12-03T17:18:00Z">
              <w:tcPr>
                <w:tcW w:w="1530" w:type="dxa"/>
                <w:tcBorders>
                  <w:top w:val="nil"/>
                  <w:left w:val="nil"/>
                  <w:bottom w:val="nil"/>
                  <w:right w:val="nil"/>
                </w:tcBorders>
                <w:shd w:val="clear" w:color="auto" w:fill="auto"/>
                <w:noWrap/>
                <w:vAlign w:val="bottom"/>
                <w:hideMark/>
              </w:tcPr>
            </w:tcPrChange>
          </w:tcPr>
          <w:p w14:paraId="465CB461" w14:textId="77777777" w:rsidR="00036D0E" w:rsidRPr="00036D0E" w:rsidRDefault="00036D0E" w:rsidP="00245317">
            <w:pPr>
              <w:spacing w:after="0" w:line="240" w:lineRule="auto"/>
              <w:jc w:val="center"/>
              <w:rPr>
                <w:ins w:id="4310" w:author="David Dayan" w:date="2021-12-03T17:13:00Z"/>
                <w:rFonts w:ascii="Calibri" w:eastAsia="Times New Roman" w:hAnsi="Calibri" w:cs="Times New Roman"/>
                <w:color w:val="000000"/>
                <w:sz w:val="16"/>
                <w:szCs w:val="16"/>
              </w:rPr>
            </w:pPr>
            <w:ins w:id="43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12" w:author="David Dayan" w:date="2021-12-03T17:18:00Z">
              <w:tcPr>
                <w:tcW w:w="898" w:type="dxa"/>
                <w:tcBorders>
                  <w:top w:val="nil"/>
                  <w:left w:val="nil"/>
                  <w:bottom w:val="nil"/>
                  <w:right w:val="nil"/>
                </w:tcBorders>
                <w:shd w:val="clear" w:color="auto" w:fill="auto"/>
                <w:noWrap/>
                <w:vAlign w:val="bottom"/>
                <w:hideMark/>
              </w:tcPr>
            </w:tcPrChange>
          </w:tcPr>
          <w:p w14:paraId="6D80CC18" w14:textId="77777777" w:rsidR="00036D0E" w:rsidRPr="00036D0E" w:rsidRDefault="00036D0E" w:rsidP="00245317">
            <w:pPr>
              <w:spacing w:after="0" w:line="240" w:lineRule="auto"/>
              <w:jc w:val="center"/>
              <w:rPr>
                <w:ins w:id="4313" w:author="David Dayan" w:date="2021-12-03T17:13:00Z"/>
                <w:rFonts w:ascii="Calibri" w:eastAsia="Times New Roman" w:hAnsi="Calibri" w:cs="Times New Roman"/>
                <w:color w:val="000000"/>
                <w:sz w:val="16"/>
                <w:szCs w:val="16"/>
              </w:rPr>
            </w:pPr>
            <w:ins w:id="43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315" w:author="David Dayan" w:date="2021-12-03T17:18:00Z">
              <w:tcPr>
                <w:tcW w:w="902" w:type="dxa"/>
                <w:tcBorders>
                  <w:top w:val="nil"/>
                  <w:left w:val="nil"/>
                  <w:bottom w:val="nil"/>
                  <w:right w:val="nil"/>
                </w:tcBorders>
                <w:shd w:val="clear" w:color="auto" w:fill="auto"/>
                <w:noWrap/>
                <w:vAlign w:val="bottom"/>
                <w:hideMark/>
              </w:tcPr>
            </w:tcPrChange>
          </w:tcPr>
          <w:p w14:paraId="0122B347" w14:textId="77777777" w:rsidR="00036D0E" w:rsidRPr="00036D0E" w:rsidRDefault="00036D0E" w:rsidP="00245317">
            <w:pPr>
              <w:spacing w:after="0" w:line="240" w:lineRule="auto"/>
              <w:jc w:val="center"/>
              <w:rPr>
                <w:ins w:id="4316" w:author="David Dayan" w:date="2021-12-03T17:13:00Z"/>
                <w:rFonts w:ascii="Calibri" w:eastAsia="Times New Roman" w:hAnsi="Calibri" w:cs="Times New Roman"/>
                <w:color w:val="000000"/>
                <w:sz w:val="16"/>
                <w:szCs w:val="16"/>
              </w:rPr>
            </w:pPr>
            <w:ins w:id="43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18" w:author="David Dayan" w:date="2021-12-03T17:18:00Z">
              <w:tcPr>
                <w:tcW w:w="2160" w:type="dxa"/>
                <w:tcBorders>
                  <w:top w:val="nil"/>
                  <w:left w:val="nil"/>
                  <w:bottom w:val="nil"/>
                  <w:right w:val="nil"/>
                </w:tcBorders>
                <w:shd w:val="clear" w:color="auto" w:fill="auto"/>
                <w:noWrap/>
                <w:vAlign w:val="bottom"/>
                <w:hideMark/>
              </w:tcPr>
            </w:tcPrChange>
          </w:tcPr>
          <w:p w14:paraId="2B445654" w14:textId="77777777" w:rsidR="00036D0E" w:rsidRPr="00036D0E" w:rsidRDefault="00036D0E" w:rsidP="00245317">
            <w:pPr>
              <w:spacing w:after="0" w:line="240" w:lineRule="auto"/>
              <w:jc w:val="center"/>
              <w:rPr>
                <w:ins w:id="4319" w:author="David Dayan" w:date="2021-12-03T17:13:00Z"/>
                <w:rFonts w:ascii="Calibri" w:eastAsia="Times New Roman" w:hAnsi="Calibri" w:cs="Times New Roman"/>
                <w:color w:val="000000"/>
                <w:sz w:val="16"/>
                <w:szCs w:val="16"/>
              </w:rPr>
            </w:pPr>
            <w:ins w:id="43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321" w:author="David Dayan" w:date="2021-12-03T17:18:00Z">
              <w:tcPr>
                <w:tcW w:w="2876" w:type="dxa"/>
                <w:gridSpan w:val="2"/>
                <w:tcBorders>
                  <w:top w:val="nil"/>
                  <w:left w:val="nil"/>
                  <w:bottom w:val="nil"/>
                  <w:right w:val="nil"/>
                </w:tcBorders>
                <w:shd w:val="clear" w:color="auto" w:fill="auto"/>
                <w:noWrap/>
                <w:vAlign w:val="bottom"/>
                <w:hideMark/>
              </w:tcPr>
            </w:tcPrChange>
          </w:tcPr>
          <w:p w14:paraId="77B09C72" w14:textId="77777777" w:rsidR="00036D0E" w:rsidRPr="00036D0E" w:rsidRDefault="00036D0E" w:rsidP="00245317">
            <w:pPr>
              <w:spacing w:after="0" w:line="240" w:lineRule="auto"/>
              <w:jc w:val="center"/>
              <w:rPr>
                <w:ins w:id="4322" w:author="David Dayan" w:date="2021-12-03T17:13:00Z"/>
                <w:rFonts w:ascii="Calibri" w:eastAsia="Times New Roman" w:hAnsi="Calibri" w:cs="Times New Roman"/>
                <w:color w:val="000000"/>
                <w:sz w:val="16"/>
                <w:szCs w:val="16"/>
              </w:rPr>
            </w:pPr>
            <w:ins w:id="43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324" w:author="David Dayan" w:date="2021-12-03T17:18:00Z">
              <w:tcPr>
                <w:tcW w:w="1426" w:type="dxa"/>
                <w:tcBorders>
                  <w:top w:val="nil"/>
                  <w:left w:val="nil"/>
                  <w:bottom w:val="nil"/>
                  <w:right w:val="nil"/>
                </w:tcBorders>
                <w:shd w:val="clear" w:color="auto" w:fill="auto"/>
                <w:noWrap/>
                <w:vAlign w:val="bottom"/>
                <w:hideMark/>
              </w:tcPr>
            </w:tcPrChange>
          </w:tcPr>
          <w:p w14:paraId="4D6EB524" w14:textId="77777777" w:rsidR="00036D0E" w:rsidRPr="00036D0E" w:rsidRDefault="00036D0E" w:rsidP="00245317">
            <w:pPr>
              <w:spacing w:after="0" w:line="240" w:lineRule="auto"/>
              <w:jc w:val="center"/>
              <w:rPr>
                <w:ins w:id="4325" w:author="David Dayan" w:date="2021-12-03T17:13:00Z"/>
                <w:rFonts w:ascii="Calibri" w:eastAsia="Times New Roman" w:hAnsi="Calibri" w:cs="Times New Roman"/>
                <w:color w:val="000000"/>
                <w:sz w:val="16"/>
                <w:szCs w:val="16"/>
              </w:rPr>
            </w:pPr>
            <w:ins w:id="43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A57F700" w14:textId="77777777" w:rsidTr="00245317">
        <w:trPr>
          <w:cantSplit/>
          <w:trHeight w:val="20"/>
          <w:ins w:id="4327" w:author="David Dayan" w:date="2021-12-03T17:13:00Z"/>
          <w:trPrChange w:id="43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29" w:author="David Dayan" w:date="2021-12-03T17:18:00Z">
              <w:tcPr>
                <w:tcW w:w="1563" w:type="dxa"/>
                <w:tcBorders>
                  <w:top w:val="nil"/>
                  <w:left w:val="nil"/>
                  <w:bottom w:val="nil"/>
                  <w:right w:val="nil"/>
                </w:tcBorders>
                <w:shd w:val="clear" w:color="auto" w:fill="auto"/>
                <w:noWrap/>
                <w:vAlign w:val="bottom"/>
                <w:hideMark/>
              </w:tcPr>
            </w:tcPrChange>
          </w:tcPr>
          <w:p w14:paraId="38D6A8F1" w14:textId="77777777" w:rsidR="00036D0E" w:rsidRPr="00036D0E" w:rsidRDefault="00036D0E" w:rsidP="00245317">
            <w:pPr>
              <w:spacing w:after="0" w:line="240" w:lineRule="auto"/>
              <w:jc w:val="center"/>
              <w:rPr>
                <w:ins w:id="4330" w:author="David Dayan" w:date="2021-12-03T17:13:00Z"/>
                <w:rFonts w:ascii="Calibri" w:eastAsia="Times New Roman" w:hAnsi="Calibri" w:cs="Times New Roman"/>
                <w:color w:val="000000"/>
                <w:sz w:val="16"/>
                <w:szCs w:val="16"/>
              </w:rPr>
            </w:pPr>
            <w:ins w:id="4331" w:author="David Dayan" w:date="2021-12-03T17:13:00Z">
              <w:r w:rsidRPr="00036D0E">
                <w:rPr>
                  <w:rFonts w:ascii="Calibri" w:eastAsia="Times New Roman" w:hAnsi="Calibri" w:cs="Times New Roman"/>
                  <w:color w:val="000000"/>
                  <w:sz w:val="16"/>
                  <w:szCs w:val="16"/>
                </w:rPr>
                <w:t>OtsAC20ROGR_0112</w:t>
              </w:r>
            </w:ins>
          </w:p>
        </w:tc>
        <w:tc>
          <w:tcPr>
            <w:tcW w:w="746" w:type="dxa"/>
            <w:tcBorders>
              <w:top w:val="nil"/>
              <w:left w:val="nil"/>
              <w:bottom w:val="nil"/>
              <w:right w:val="nil"/>
            </w:tcBorders>
            <w:shd w:val="clear" w:color="auto" w:fill="auto"/>
            <w:noWrap/>
            <w:vAlign w:val="bottom"/>
            <w:hideMark/>
            <w:tcPrChange w:id="4332" w:author="David Dayan" w:date="2021-12-03T17:18:00Z">
              <w:tcPr>
                <w:tcW w:w="746" w:type="dxa"/>
                <w:tcBorders>
                  <w:top w:val="nil"/>
                  <w:left w:val="nil"/>
                  <w:bottom w:val="nil"/>
                  <w:right w:val="nil"/>
                </w:tcBorders>
                <w:shd w:val="clear" w:color="auto" w:fill="auto"/>
                <w:noWrap/>
                <w:vAlign w:val="bottom"/>
                <w:hideMark/>
              </w:tcPr>
            </w:tcPrChange>
          </w:tcPr>
          <w:p w14:paraId="1E1BE8C4" w14:textId="77777777" w:rsidR="00036D0E" w:rsidRPr="00036D0E" w:rsidRDefault="00036D0E" w:rsidP="00245317">
            <w:pPr>
              <w:spacing w:after="0" w:line="240" w:lineRule="auto"/>
              <w:jc w:val="center"/>
              <w:rPr>
                <w:ins w:id="4333" w:author="David Dayan" w:date="2021-12-03T17:13:00Z"/>
                <w:rFonts w:ascii="Calibri" w:eastAsia="Times New Roman" w:hAnsi="Calibri" w:cs="Times New Roman"/>
                <w:color w:val="000000"/>
                <w:sz w:val="16"/>
                <w:szCs w:val="16"/>
              </w:rPr>
            </w:pPr>
            <w:ins w:id="433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335" w:author="David Dayan" w:date="2021-12-03T17:18:00Z">
              <w:tcPr>
                <w:tcW w:w="599" w:type="dxa"/>
                <w:tcBorders>
                  <w:top w:val="nil"/>
                  <w:left w:val="nil"/>
                  <w:bottom w:val="nil"/>
                  <w:right w:val="nil"/>
                </w:tcBorders>
                <w:shd w:val="clear" w:color="auto" w:fill="auto"/>
                <w:noWrap/>
                <w:vAlign w:val="bottom"/>
                <w:hideMark/>
              </w:tcPr>
            </w:tcPrChange>
          </w:tcPr>
          <w:p w14:paraId="2FBD580F" w14:textId="77777777" w:rsidR="00036D0E" w:rsidRPr="00036D0E" w:rsidRDefault="00036D0E" w:rsidP="00245317">
            <w:pPr>
              <w:spacing w:after="0" w:line="240" w:lineRule="auto"/>
              <w:jc w:val="center"/>
              <w:rPr>
                <w:ins w:id="4336" w:author="David Dayan" w:date="2021-12-03T17:13:00Z"/>
                <w:rFonts w:ascii="Calibri" w:eastAsia="Times New Roman" w:hAnsi="Calibri" w:cs="Times New Roman"/>
                <w:color w:val="000000"/>
                <w:sz w:val="16"/>
                <w:szCs w:val="16"/>
              </w:rPr>
            </w:pPr>
            <w:ins w:id="433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338" w:author="David Dayan" w:date="2021-12-03T17:18:00Z">
              <w:tcPr>
                <w:tcW w:w="1142" w:type="dxa"/>
                <w:tcBorders>
                  <w:top w:val="nil"/>
                  <w:left w:val="nil"/>
                  <w:bottom w:val="nil"/>
                  <w:right w:val="nil"/>
                </w:tcBorders>
                <w:shd w:val="clear" w:color="auto" w:fill="auto"/>
                <w:noWrap/>
                <w:vAlign w:val="bottom"/>
                <w:hideMark/>
              </w:tcPr>
            </w:tcPrChange>
          </w:tcPr>
          <w:p w14:paraId="0DE7FB6A" w14:textId="77777777" w:rsidR="00036D0E" w:rsidRPr="00036D0E" w:rsidRDefault="00036D0E" w:rsidP="00245317">
            <w:pPr>
              <w:spacing w:after="0" w:line="240" w:lineRule="auto"/>
              <w:jc w:val="center"/>
              <w:rPr>
                <w:ins w:id="4339" w:author="David Dayan" w:date="2021-12-03T17:13:00Z"/>
                <w:rFonts w:ascii="Calibri" w:eastAsia="Times New Roman" w:hAnsi="Calibri" w:cs="Times New Roman"/>
                <w:color w:val="000000"/>
                <w:sz w:val="16"/>
                <w:szCs w:val="16"/>
              </w:rPr>
            </w:pPr>
            <w:ins w:id="43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41" w:author="David Dayan" w:date="2021-12-03T17:18:00Z">
              <w:tcPr>
                <w:tcW w:w="1440" w:type="dxa"/>
                <w:tcBorders>
                  <w:top w:val="nil"/>
                  <w:left w:val="nil"/>
                  <w:bottom w:val="nil"/>
                  <w:right w:val="nil"/>
                </w:tcBorders>
                <w:shd w:val="clear" w:color="auto" w:fill="auto"/>
                <w:noWrap/>
                <w:vAlign w:val="bottom"/>
                <w:hideMark/>
              </w:tcPr>
            </w:tcPrChange>
          </w:tcPr>
          <w:p w14:paraId="17A4BB52" w14:textId="77777777" w:rsidR="00036D0E" w:rsidRPr="00036D0E" w:rsidRDefault="00036D0E" w:rsidP="00245317">
            <w:pPr>
              <w:spacing w:after="0" w:line="240" w:lineRule="auto"/>
              <w:jc w:val="center"/>
              <w:rPr>
                <w:ins w:id="4342" w:author="David Dayan" w:date="2021-12-03T17:13:00Z"/>
                <w:rFonts w:ascii="Calibri" w:eastAsia="Times New Roman" w:hAnsi="Calibri" w:cs="Times New Roman"/>
                <w:color w:val="000000"/>
                <w:sz w:val="16"/>
                <w:szCs w:val="16"/>
              </w:rPr>
            </w:pPr>
            <w:ins w:id="43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44" w:author="David Dayan" w:date="2021-12-03T17:18:00Z">
              <w:tcPr>
                <w:tcW w:w="1530" w:type="dxa"/>
                <w:tcBorders>
                  <w:top w:val="nil"/>
                  <w:left w:val="nil"/>
                  <w:bottom w:val="nil"/>
                  <w:right w:val="nil"/>
                </w:tcBorders>
                <w:shd w:val="clear" w:color="auto" w:fill="auto"/>
                <w:noWrap/>
                <w:vAlign w:val="bottom"/>
                <w:hideMark/>
              </w:tcPr>
            </w:tcPrChange>
          </w:tcPr>
          <w:p w14:paraId="25B2F9E7" w14:textId="77777777" w:rsidR="00036D0E" w:rsidRPr="00036D0E" w:rsidRDefault="00036D0E" w:rsidP="00245317">
            <w:pPr>
              <w:spacing w:after="0" w:line="240" w:lineRule="auto"/>
              <w:jc w:val="center"/>
              <w:rPr>
                <w:ins w:id="4345" w:author="David Dayan" w:date="2021-12-03T17:13:00Z"/>
                <w:rFonts w:ascii="Calibri" w:eastAsia="Times New Roman" w:hAnsi="Calibri" w:cs="Times New Roman"/>
                <w:color w:val="000000"/>
                <w:sz w:val="16"/>
                <w:szCs w:val="16"/>
              </w:rPr>
            </w:pPr>
            <w:ins w:id="43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47" w:author="David Dayan" w:date="2021-12-03T17:18:00Z">
              <w:tcPr>
                <w:tcW w:w="898" w:type="dxa"/>
                <w:tcBorders>
                  <w:top w:val="nil"/>
                  <w:left w:val="nil"/>
                  <w:bottom w:val="nil"/>
                  <w:right w:val="nil"/>
                </w:tcBorders>
                <w:shd w:val="clear" w:color="auto" w:fill="auto"/>
                <w:noWrap/>
                <w:vAlign w:val="bottom"/>
                <w:hideMark/>
              </w:tcPr>
            </w:tcPrChange>
          </w:tcPr>
          <w:p w14:paraId="5E29E6D6" w14:textId="77777777" w:rsidR="00036D0E" w:rsidRPr="00036D0E" w:rsidRDefault="00036D0E" w:rsidP="00245317">
            <w:pPr>
              <w:spacing w:after="0" w:line="240" w:lineRule="auto"/>
              <w:jc w:val="center"/>
              <w:rPr>
                <w:ins w:id="4348" w:author="David Dayan" w:date="2021-12-03T17:13:00Z"/>
                <w:rFonts w:ascii="Calibri" w:eastAsia="Times New Roman" w:hAnsi="Calibri" w:cs="Times New Roman"/>
                <w:color w:val="000000"/>
                <w:sz w:val="16"/>
                <w:szCs w:val="16"/>
              </w:rPr>
            </w:pPr>
            <w:ins w:id="43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350" w:author="David Dayan" w:date="2021-12-03T17:18:00Z">
              <w:tcPr>
                <w:tcW w:w="902" w:type="dxa"/>
                <w:tcBorders>
                  <w:top w:val="nil"/>
                  <w:left w:val="nil"/>
                  <w:bottom w:val="nil"/>
                  <w:right w:val="nil"/>
                </w:tcBorders>
                <w:shd w:val="clear" w:color="auto" w:fill="auto"/>
                <w:noWrap/>
                <w:vAlign w:val="bottom"/>
                <w:hideMark/>
              </w:tcPr>
            </w:tcPrChange>
          </w:tcPr>
          <w:p w14:paraId="08898A5E" w14:textId="77777777" w:rsidR="00036D0E" w:rsidRPr="00036D0E" w:rsidRDefault="00036D0E" w:rsidP="00245317">
            <w:pPr>
              <w:spacing w:after="0" w:line="240" w:lineRule="auto"/>
              <w:jc w:val="center"/>
              <w:rPr>
                <w:ins w:id="4351" w:author="David Dayan" w:date="2021-12-03T17:13:00Z"/>
                <w:rFonts w:ascii="Calibri" w:eastAsia="Times New Roman" w:hAnsi="Calibri" w:cs="Times New Roman"/>
                <w:color w:val="000000"/>
                <w:sz w:val="16"/>
                <w:szCs w:val="16"/>
              </w:rPr>
            </w:pPr>
            <w:ins w:id="43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53" w:author="David Dayan" w:date="2021-12-03T17:18:00Z">
              <w:tcPr>
                <w:tcW w:w="2160" w:type="dxa"/>
                <w:tcBorders>
                  <w:top w:val="nil"/>
                  <w:left w:val="nil"/>
                  <w:bottom w:val="nil"/>
                  <w:right w:val="nil"/>
                </w:tcBorders>
                <w:shd w:val="clear" w:color="auto" w:fill="auto"/>
                <w:noWrap/>
                <w:vAlign w:val="bottom"/>
                <w:hideMark/>
              </w:tcPr>
            </w:tcPrChange>
          </w:tcPr>
          <w:p w14:paraId="1F8DFDD6" w14:textId="77777777" w:rsidR="00036D0E" w:rsidRPr="00036D0E" w:rsidRDefault="00036D0E" w:rsidP="00245317">
            <w:pPr>
              <w:spacing w:after="0" w:line="240" w:lineRule="auto"/>
              <w:jc w:val="center"/>
              <w:rPr>
                <w:ins w:id="4354" w:author="David Dayan" w:date="2021-12-03T17:13:00Z"/>
                <w:rFonts w:ascii="Calibri" w:eastAsia="Times New Roman" w:hAnsi="Calibri" w:cs="Times New Roman"/>
                <w:color w:val="000000"/>
                <w:sz w:val="16"/>
                <w:szCs w:val="16"/>
              </w:rPr>
            </w:pPr>
            <w:ins w:id="43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356" w:author="David Dayan" w:date="2021-12-03T17:18:00Z">
              <w:tcPr>
                <w:tcW w:w="2876" w:type="dxa"/>
                <w:gridSpan w:val="2"/>
                <w:tcBorders>
                  <w:top w:val="nil"/>
                  <w:left w:val="nil"/>
                  <w:bottom w:val="nil"/>
                  <w:right w:val="nil"/>
                </w:tcBorders>
                <w:shd w:val="clear" w:color="auto" w:fill="auto"/>
                <w:noWrap/>
                <w:vAlign w:val="bottom"/>
                <w:hideMark/>
              </w:tcPr>
            </w:tcPrChange>
          </w:tcPr>
          <w:p w14:paraId="254FAB5F" w14:textId="77777777" w:rsidR="00036D0E" w:rsidRPr="00036D0E" w:rsidRDefault="00036D0E" w:rsidP="00245317">
            <w:pPr>
              <w:spacing w:after="0" w:line="240" w:lineRule="auto"/>
              <w:jc w:val="center"/>
              <w:rPr>
                <w:ins w:id="4357" w:author="David Dayan" w:date="2021-12-03T17:13:00Z"/>
                <w:rFonts w:ascii="Calibri" w:eastAsia="Times New Roman" w:hAnsi="Calibri" w:cs="Times New Roman"/>
                <w:color w:val="000000"/>
                <w:sz w:val="16"/>
                <w:szCs w:val="16"/>
              </w:rPr>
            </w:pPr>
            <w:ins w:id="43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359" w:author="David Dayan" w:date="2021-12-03T17:18:00Z">
              <w:tcPr>
                <w:tcW w:w="1426" w:type="dxa"/>
                <w:tcBorders>
                  <w:top w:val="nil"/>
                  <w:left w:val="nil"/>
                  <w:bottom w:val="nil"/>
                  <w:right w:val="nil"/>
                </w:tcBorders>
                <w:shd w:val="clear" w:color="auto" w:fill="auto"/>
                <w:noWrap/>
                <w:vAlign w:val="bottom"/>
                <w:hideMark/>
              </w:tcPr>
            </w:tcPrChange>
          </w:tcPr>
          <w:p w14:paraId="7C6E30ED" w14:textId="77777777" w:rsidR="00036D0E" w:rsidRPr="00036D0E" w:rsidRDefault="00036D0E" w:rsidP="00245317">
            <w:pPr>
              <w:spacing w:after="0" w:line="240" w:lineRule="auto"/>
              <w:jc w:val="center"/>
              <w:rPr>
                <w:ins w:id="4360" w:author="David Dayan" w:date="2021-12-03T17:13:00Z"/>
                <w:rFonts w:ascii="Calibri" w:eastAsia="Times New Roman" w:hAnsi="Calibri" w:cs="Times New Roman"/>
                <w:color w:val="000000"/>
                <w:sz w:val="16"/>
                <w:szCs w:val="16"/>
              </w:rPr>
            </w:pPr>
            <w:ins w:id="43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9DC39C0" w14:textId="77777777" w:rsidTr="00245317">
        <w:trPr>
          <w:cantSplit/>
          <w:trHeight w:val="20"/>
          <w:ins w:id="4362" w:author="David Dayan" w:date="2021-12-03T17:13:00Z"/>
          <w:trPrChange w:id="43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64" w:author="David Dayan" w:date="2021-12-03T17:18:00Z">
              <w:tcPr>
                <w:tcW w:w="1563" w:type="dxa"/>
                <w:tcBorders>
                  <w:top w:val="nil"/>
                  <w:left w:val="nil"/>
                  <w:bottom w:val="nil"/>
                  <w:right w:val="nil"/>
                </w:tcBorders>
                <w:shd w:val="clear" w:color="auto" w:fill="auto"/>
                <w:noWrap/>
                <w:vAlign w:val="bottom"/>
                <w:hideMark/>
              </w:tcPr>
            </w:tcPrChange>
          </w:tcPr>
          <w:p w14:paraId="0BAB7B11" w14:textId="77777777" w:rsidR="00036D0E" w:rsidRPr="00036D0E" w:rsidRDefault="00036D0E" w:rsidP="00245317">
            <w:pPr>
              <w:spacing w:after="0" w:line="240" w:lineRule="auto"/>
              <w:jc w:val="center"/>
              <w:rPr>
                <w:ins w:id="4365" w:author="David Dayan" w:date="2021-12-03T17:13:00Z"/>
                <w:rFonts w:ascii="Calibri" w:eastAsia="Times New Roman" w:hAnsi="Calibri" w:cs="Times New Roman"/>
                <w:color w:val="000000"/>
                <w:sz w:val="16"/>
                <w:szCs w:val="16"/>
              </w:rPr>
            </w:pPr>
            <w:ins w:id="4366" w:author="David Dayan" w:date="2021-12-03T17:13:00Z">
              <w:r w:rsidRPr="00036D0E">
                <w:rPr>
                  <w:rFonts w:ascii="Calibri" w:eastAsia="Times New Roman" w:hAnsi="Calibri" w:cs="Times New Roman"/>
                  <w:color w:val="000000"/>
                  <w:sz w:val="16"/>
                  <w:szCs w:val="16"/>
                </w:rPr>
                <w:t>OtsAC20ROGR_0113</w:t>
              </w:r>
            </w:ins>
          </w:p>
        </w:tc>
        <w:tc>
          <w:tcPr>
            <w:tcW w:w="746" w:type="dxa"/>
            <w:tcBorders>
              <w:top w:val="nil"/>
              <w:left w:val="nil"/>
              <w:bottom w:val="nil"/>
              <w:right w:val="nil"/>
            </w:tcBorders>
            <w:shd w:val="clear" w:color="auto" w:fill="auto"/>
            <w:noWrap/>
            <w:vAlign w:val="bottom"/>
            <w:hideMark/>
            <w:tcPrChange w:id="4367" w:author="David Dayan" w:date="2021-12-03T17:18:00Z">
              <w:tcPr>
                <w:tcW w:w="746" w:type="dxa"/>
                <w:tcBorders>
                  <w:top w:val="nil"/>
                  <w:left w:val="nil"/>
                  <w:bottom w:val="nil"/>
                  <w:right w:val="nil"/>
                </w:tcBorders>
                <w:shd w:val="clear" w:color="auto" w:fill="auto"/>
                <w:noWrap/>
                <w:vAlign w:val="bottom"/>
                <w:hideMark/>
              </w:tcPr>
            </w:tcPrChange>
          </w:tcPr>
          <w:p w14:paraId="4C9CFA44" w14:textId="77777777" w:rsidR="00036D0E" w:rsidRPr="00036D0E" w:rsidRDefault="00036D0E" w:rsidP="00245317">
            <w:pPr>
              <w:spacing w:after="0" w:line="240" w:lineRule="auto"/>
              <w:jc w:val="center"/>
              <w:rPr>
                <w:ins w:id="4368" w:author="David Dayan" w:date="2021-12-03T17:13:00Z"/>
                <w:rFonts w:ascii="Calibri" w:eastAsia="Times New Roman" w:hAnsi="Calibri" w:cs="Times New Roman"/>
                <w:color w:val="000000"/>
                <w:sz w:val="16"/>
                <w:szCs w:val="16"/>
              </w:rPr>
            </w:pPr>
            <w:ins w:id="436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370" w:author="David Dayan" w:date="2021-12-03T17:18:00Z">
              <w:tcPr>
                <w:tcW w:w="599" w:type="dxa"/>
                <w:tcBorders>
                  <w:top w:val="nil"/>
                  <w:left w:val="nil"/>
                  <w:bottom w:val="nil"/>
                  <w:right w:val="nil"/>
                </w:tcBorders>
                <w:shd w:val="clear" w:color="auto" w:fill="auto"/>
                <w:noWrap/>
                <w:vAlign w:val="bottom"/>
                <w:hideMark/>
              </w:tcPr>
            </w:tcPrChange>
          </w:tcPr>
          <w:p w14:paraId="3D39DA4B" w14:textId="77777777" w:rsidR="00036D0E" w:rsidRPr="00036D0E" w:rsidRDefault="00036D0E" w:rsidP="00245317">
            <w:pPr>
              <w:spacing w:after="0" w:line="240" w:lineRule="auto"/>
              <w:jc w:val="center"/>
              <w:rPr>
                <w:ins w:id="4371" w:author="David Dayan" w:date="2021-12-03T17:13:00Z"/>
                <w:rFonts w:ascii="Calibri" w:eastAsia="Times New Roman" w:hAnsi="Calibri" w:cs="Times New Roman"/>
                <w:color w:val="000000"/>
                <w:sz w:val="16"/>
                <w:szCs w:val="16"/>
              </w:rPr>
            </w:pPr>
            <w:ins w:id="437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373" w:author="David Dayan" w:date="2021-12-03T17:18:00Z">
              <w:tcPr>
                <w:tcW w:w="1142" w:type="dxa"/>
                <w:tcBorders>
                  <w:top w:val="nil"/>
                  <w:left w:val="nil"/>
                  <w:bottom w:val="nil"/>
                  <w:right w:val="nil"/>
                </w:tcBorders>
                <w:shd w:val="clear" w:color="auto" w:fill="auto"/>
                <w:noWrap/>
                <w:vAlign w:val="bottom"/>
                <w:hideMark/>
              </w:tcPr>
            </w:tcPrChange>
          </w:tcPr>
          <w:p w14:paraId="6F78560C" w14:textId="77777777" w:rsidR="00036D0E" w:rsidRPr="00036D0E" w:rsidRDefault="00036D0E" w:rsidP="00245317">
            <w:pPr>
              <w:spacing w:after="0" w:line="240" w:lineRule="auto"/>
              <w:jc w:val="center"/>
              <w:rPr>
                <w:ins w:id="4374" w:author="David Dayan" w:date="2021-12-03T17:13:00Z"/>
                <w:rFonts w:ascii="Calibri" w:eastAsia="Times New Roman" w:hAnsi="Calibri" w:cs="Times New Roman"/>
                <w:color w:val="000000"/>
                <w:sz w:val="16"/>
                <w:szCs w:val="16"/>
              </w:rPr>
            </w:pPr>
            <w:ins w:id="43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376" w:author="David Dayan" w:date="2021-12-03T17:18:00Z">
              <w:tcPr>
                <w:tcW w:w="1440" w:type="dxa"/>
                <w:tcBorders>
                  <w:top w:val="nil"/>
                  <w:left w:val="nil"/>
                  <w:bottom w:val="nil"/>
                  <w:right w:val="nil"/>
                </w:tcBorders>
                <w:shd w:val="clear" w:color="auto" w:fill="auto"/>
                <w:noWrap/>
                <w:vAlign w:val="bottom"/>
                <w:hideMark/>
              </w:tcPr>
            </w:tcPrChange>
          </w:tcPr>
          <w:p w14:paraId="7689EC4A" w14:textId="77777777" w:rsidR="00036D0E" w:rsidRPr="00036D0E" w:rsidRDefault="00036D0E" w:rsidP="00245317">
            <w:pPr>
              <w:spacing w:after="0" w:line="240" w:lineRule="auto"/>
              <w:jc w:val="center"/>
              <w:rPr>
                <w:ins w:id="4377" w:author="David Dayan" w:date="2021-12-03T17:13:00Z"/>
                <w:rFonts w:ascii="Calibri" w:eastAsia="Times New Roman" w:hAnsi="Calibri" w:cs="Times New Roman"/>
                <w:color w:val="000000"/>
                <w:sz w:val="16"/>
                <w:szCs w:val="16"/>
              </w:rPr>
            </w:pPr>
            <w:ins w:id="43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379" w:author="David Dayan" w:date="2021-12-03T17:18:00Z">
              <w:tcPr>
                <w:tcW w:w="1530" w:type="dxa"/>
                <w:tcBorders>
                  <w:top w:val="nil"/>
                  <w:left w:val="nil"/>
                  <w:bottom w:val="nil"/>
                  <w:right w:val="nil"/>
                </w:tcBorders>
                <w:shd w:val="clear" w:color="auto" w:fill="auto"/>
                <w:noWrap/>
                <w:vAlign w:val="bottom"/>
                <w:hideMark/>
              </w:tcPr>
            </w:tcPrChange>
          </w:tcPr>
          <w:p w14:paraId="243ABC4F" w14:textId="77777777" w:rsidR="00036D0E" w:rsidRPr="00036D0E" w:rsidRDefault="00036D0E" w:rsidP="00245317">
            <w:pPr>
              <w:spacing w:after="0" w:line="240" w:lineRule="auto"/>
              <w:jc w:val="center"/>
              <w:rPr>
                <w:ins w:id="4380" w:author="David Dayan" w:date="2021-12-03T17:13:00Z"/>
                <w:rFonts w:ascii="Calibri" w:eastAsia="Times New Roman" w:hAnsi="Calibri" w:cs="Times New Roman"/>
                <w:color w:val="000000"/>
                <w:sz w:val="16"/>
                <w:szCs w:val="16"/>
              </w:rPr>
            </w:pPr>
            <w:ins w:id="43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382" w:author="David Dayan" w:date="2021-12-03T17:18:00Z">
              <w:tcPr>
                <w:tcW w:w="898" w:type="dxa"/>
                <w:tcBorders>
                  <w:top w:val="nil"/>
                  <w:left w:val="nil"/>
                  <w:bottom w:val="nil"/>
                  <w:right w:val="nil"/>
                </w:tcBorders>
                <w:shd w:val="clear" w:color="auto" w:fill="auto"/>
                <w:noWrap/>
                <w:vAlign w:val="bottom"/>
                <w:hideMark/>
              </w:tcPr>
            </w:tcPrChange>
          </w:tcPr>
          <w:p w14:paraId="7C56EC0D" w14:textId="77777777" w:rsidR="00036D0E" w:rsidRPr="00036D0E" w:rsidRDefault="00036D0E" w:rsidP="00245317">
            <w:pPr>
              <w:spacing w:after="0" w:line="240" w:lineRule="auto"/>
              <w:jc w:val="center"/>
              <w:rPr>
                <w:ins w:id="4383" w:author="David Dayan" w:date="2021-12-03T17:13:00Z"/>
                <w:rFonts w:ascii="Calibri" w:eastAsia="Times New Roman" w:hAnsi="Calibri" w:cs="Times New Roman"/>
                <w:color w:val="000000"/>
                <w:sz w:val="16"/>
                <w:szCs w:val="16"/>
              </w:rPr>
            </w:pPr>
            <w:ins w:id="43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385" w:author="David Dayan" w:date="2021-12-03T17:18:00Z">
              <w:tcPr>
                <w:tcW w:w="902" w:type="dxa"/>
                <w:tcBorders>
                  <w:top w:val="nil"/>
                  <w:left w:val="nil"/>
                  <w:bottom w:val="nil"/>
                  <w:right w:val="nil"/>
                </w:tcBorders>
                <w:shd w:val="clear" w:color="auto" w:fill="auto"/>
                <w:noWrap/>
                <w:vAlign w:val="bottom"/>
                <w:hideMark/>
              </w:tcPr>
            </w:tcPrChange>
          </w:tcPr>
          <w:p w14:paraId="2DAAA842" w14:textId="77777777" w:rsidR="00036D0E" w:rsidRPr="00036D0E" w:rsidRDefault="00036D0E" w:rsidP="00245317">
            <w:pPr>
              <w:spacing w:after="0" w:line="240" w:lineRule="auto"/>
              <w:jc w:val="center"/>
              <w:rPr>
                <w:ins w:id="4386" w:author="David Dayan" w:date="2021-12-03T17:13:00Z"/>
                <w:rFonts w:ascii="Calibri" w:eastAsia="Times New Roman" w:hAnsi="Calibri" w:cs="Times New Roman"/>
                <w:color w:val="000000"/>
                <w:sz w:val="16"/>
                <w:szCs w:val="16"/>
              </w:rPr>
            </w:pPr>
            <w:ins w:id="43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388" w:author="David Dayan" w:date="2021-12-03T17:18:00Z">
              <w:tcPr>
                <w:tcW w:w="2160" w:type="dxa"/>
                <w:tcBorders>
                  <w:top w:val="nil"/>
                  <w:left w:val="nil"/>
                  <w:bottom w:val="nil"/>
                  <w:right w:val="nil"/>
                </w:tcBorders>
                <w:shd w:val="clear" w:color="auto" w:fill="auto"/>
                <w:noWrap/>
                <w:vAlign w:val="bottom"/>
                <w:hideMark/>
              </w:tcPr>
            </w:tcPrChange>
          </w:tcPr>
          <w:p w14:paraId="0705B76F" w14:textId="77777777" w:rsidR="00036D0E" w:rsidRPr="00036D0E" w:rsidRDefault="00036D0E" w:rsidP="00245317">
            <w:pPr>
              <w:spacing w:after="0" w:line="240" w:lineRule="auto"/>
              <w:jc w:val="center"/>
              <w:rPr>
                <w:ins w:id="4389" w:author="David Dayan" w:date="2021-12-03T17:13:00Z"/>
                <w:rFonts w:ascii="Calibri" w:eastAsia="Times New Roman" w:hAnsi="Calibri" w:cs="Times New Roman"/>
                <w:color w:val="000000"/>
                <w:sz w:val="16"/>
                <w:szCs w:val="16"/>
              </w:rPr>
            </w:pPr>
            <w:ins w:id="43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391" w:author="David Dayan" w:date="2021-12-03T17:18:00Z">
              <w:tcPr>
                <w:tcW w:w="2876" w:type="dxa"/>
                <w:gridSpan w:val="2"/>
                <w:tcBorders>
                  <w:top w:val="nil"/>
                  <w:left w:val="nil"/>
                  <w:bottom w:val="nil"/>
                  <w:right w:val="nil"/>
                </w:tcBorders>
                <w:shd w:val="clear" w:color="auto" w:fill="auto"/>
                <w:noWrap/>
                <w:vAlign w:val="bottom"/>
                <w:hideMark/>
              </w:tcPr>
            </w:tcPrChange>
          </w:tcPr>
          <w:p w14:paraId="015ACD6F" w14:textId="77777777" w:rsidR="00036D0E" w:rsidRPr="00036D0E" w:rsidRDefault="00036D0E" w:rsidP="00245317">
            <w:pPr>
              <w:spacing w:after="0" w:line="240" w:lineRule="auto"/>
              <w:jc w:val="center"/>
              <w:rPr>
                <w:ins w:id="4392" w:author="David Dayan" w:date="2021-12-03T17:13:00Z"/>
                <w:rFonts w:ascii="Calibri" w:eastAsia="Times New Roman" w:hAnsi="Calibri" w:cs="Times New Roman"/>
                <w:color w:val="000000"/>
                <w:sz w:val="16"/>
                <w:szCs w:val="16"/>
              </w:rPr>
            </w:pPr>
            <w:ins w:id="43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394" w:author="David Dayan" w:date="2021-12-03T17:18:00Z">
              <w:tcPr>
                <w:tcW w:w="1426" w:type="dxa"/>
                <w:tcBorders>
                  <w:top w:val="nil"/>
                  <w:left w:val="nil"/>
                  <w:bottom w:val="nil"/>
                  <w:right w:val="nil"/>
                </w:tcBorders>
                <w:shd w:val="clear" w:color="auto" w:fill="auto"/>
                <w:noWrap/>
                <w:vAlign w:val="bottom"/>
                <w:hideMark/>
              </w:tcPr>
            </w:tcPrChange>
          </w:tcPr>
          <w:p w14:paraId="1387BFF8" w14:textId="77777777" w:rsidR="00036D0E" w:rsidRPr="00036D0E" w:rsidRDefault="00036D0E" w:rsidP="00245317">
            <w:pPr>
              <w:spacing w:after="0" w:line="240" w:lineRule="auto"/>
              <w:jc w:val="center"/>
              <w:rPr>
                <w:ins w:id="4395" w:author="David Dayan" w:date="2021-12-03T17:13:00Z"/>
                <w:rFonts w:ascii="Calibri" w:eastAsia="Times New Roman" w:hAnsi="Calibri" w:cs="Times New Roman"/>
                <w:color w:val="000000"/>
                <w:sz w:val="16"/>
                <w:szCs w:val="16"/>
              </w:rPr>
            </w:pPr>
            <w:ins w:id="43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AE7F14" w14:textId="77777777" w:rsidTr="00245317">
        <w:trPr>
          <w:cantSplit/>
          <w:trHeight w:val="20"/>
          <w:ins w:id="4397" w:author="David Dayan" w:date="2021-12-03T17:13:00Z"/>
          <w:trPrChange w:id="43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399" w:author="David Dayan" w:date="2021-12-03T17:18:00Z">
              <w:tcPr>
                <w:tcW w:w="1563" w:type="dxa"/>
                <w:tcBorders>
                  <w:top w:val="nil"/>
                  <w:left w:val="nil"/>
                  <w:bottom w:val="nil"/>
                  <w:right w:val="nil"/>
                </w:tcBorders>
                <w:shd w:val="clear" w:color="auto" w:fill="auto"/>
                <w:noWrap/>
                <w:vAlign w:val="bottom"/>
                <w:hideMark/>
              </w:tcPr>
            </w:tcPrChange>
          </w:tcPr>
          <w:p w14:paraId="70A069FA" w14:textId="77777777" w:rsidR="00036D0E" w:rsidRPr="00036D0E" w:rsidRDefault="00036D0E" w:rsidP="00245317">
            <w:pPr>
              <w:spacing w:after="0" w:line="240" w:lineRule="auto"/>
              <w:jc w:val="center"/>
              <w:rPr>
                <w:ins w:id="4400" w:author="David Dayan" w:date="2021-12-03T17:13:00Z"/>
                <w:rFonts w:ascii="Calibri" w:eastAsia="Times New Roman" w:hAnsi="Calibri" w:cs="Times New Roman"/>
                <w:color w:val="000000"/>
                <w:sz w:val="16"/>
                <w:szCs w:val="16"/>
              </w:rPr>
            </w:pPr>
            <w:ins w:id="4401" w:author="David Dayan" w:date="2021-12-03T17:13:00Z">
              <w:r w:rsidRPr="00036D0E">
                <w:rPr>
                  <w:rFonts w:ascii="Calibri" w:eastAsia="Times New Roman" w:hAnsi="Calibri" w:cs="Times New Roman"/>
                  <w:color w:val="000000"/>
                  <w:sz w:val="16"/>
                  <w:szCs w:val="16"/>
                </w:rPr>
                <w:t>OtsAC20ROGR_0114</w:t>
              </w:r>
            </w:ins>
          </w:p>
        </w:tc>
        <w:tc>
          <w:tcPr>
            <w:tcW w:w="746" w:type="dxa"/>
            <w:tcBorders>
              <w:top w:val="nil"/>
              <w:left w:val="nil"/>
              <w:bottom w:val="nil"/>
              <w:right w:val="nil"/>
            </w:tcBorders>
            <w:shd w:val="clear" w:color="auto" w:fill="auto"/>
            <w:noWrap/>
            <w:vAlign w:val="bottom"/>
            <w:hideMark/>
            <w:tcPrChange w:id="4402" w:author="David Dayan" w:date="2021-12-03T17:18:00Z">
              <w:tcPr>
                <w:tcW w:w="746" w:type="dxa"/>
                <w:tcBorders>
                  <w:top w:val="nil"/>
                  <w:left w:val="nil"/>
                  <w:bottom w:val="nil"/>
                  <w:right w:val="nil"/>
                </w:tcBorders>
                <w:shd w:val="clear" w:color="auto" w:fill="auto"/>
                <w:noWrap/>
                <w:vAlign w:val="bottom"/>
                <w:hideMark/>
              </w:tcPr>
            </w:tcPrChange>
          </w:tcPr>
          <w:p w14:paraId="550EA1A4" w14:textId="77777777" w:rsidR="00036D0E" w:rsidRPr="00036D0E" w:rsidRDefault="00036D0E" w:rsidP="00245317">
            <w:pPr>
              <w:spacing w:after="0" w:line="240" w:lineRule="auto"/>
              <w:jc w:val="center"/>
              <w:rPr>
                <w:ins w:id="4403" w:author="David Dayan" w:date="2021-12-03T17:13:00Z"/>
                <w:rFonts w:ascii="Calibri" w:eastAsia="Times New Roman" w:hAnsi="Calibri" w:cs="Times New Roman"/>
                <w:color w:val="000000"/>
                <w:sz w:val="16"/>
                <w:szCs w:val="16"/>
              </w:rPr>
            </w:pPr>
            <w:ins w:id="440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405" w:author="David Dayan" w:date="2021-12-03T17:18:00Z">
              <w:tcPr>
                <w:tcW w:w="599" w:type="dxa"/>
                <w:tcBorders>
                  <w:top w:val="nil"/>
                  <w:left w:val="nil"/>
                  <w:bottom w:val="nil"/>
                  <w:right w:val="nil"/>
                </w:tcBorders>
                <w:shd w:val="clear" w:color="auto" w:fill="auto"/>
                <w:noWrap/>
                <w:vAlign w:val="bottom"/>
                <w:hideMark/>
              </w:tcPr>
            </w:tcPrChange>
          </w:tcPr>
          <w:p w14:paraId="2D5BFA4E" w14:textId="77777777" w:rsidR="00036D0E" w:rsidRPr="00036D0E" w:rsidRDefault="00036D0E" w:rsidP="00245317">
            <w:pPr>
              <w:spacing w:after="0" w:line="240" w:lineRule="auto"/>
              <w:jc w:val="center"/>
              <w:rPr>
                <w:ins w:id="4406" w:author="David Dayan" w:date="2021-12-03T17:13:00Z"/>
                <w:rFonts w:ascii="Calibri" w:eastAsia="Times New Roman" w:hAnsi="Calibri" w:cs="Times New Roman"/>
                <w:color w:val="000000"/>
                <w:sz w:val="16"/>
                <w:szCs w:val="16"/>
              </w:rPr>
            </w:pPr>
            <w:ins w:id="440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408" w:author="David Dayan" w:date="2021-12-03T17:18:00Z">
              <w:tcPr>
                <w:tcW w:w="1142" w:type="dxa"/>
                <w:tcBorders>
                  <w:top w:val="nil"/>
                  <w:left w:val="nil"/>
                  <w:bottom w:val="nil"/>
                  <w:right w:val="nil"/>
                </w:tcBorders>
                <w:shd w:val="clear" w:color="auto" w:fill="auto"/>
                <w:noWrap/>
                <w:vAlign w:val="bottom"/>
                <w:hideMark/>
              </w:tcPr>
            </w:tcPrChange>
          </w:tcPr>
          <w:p w14:paraId="3C9E4120" w14:textId="77777777" w:rsidR="00036D0E" w:rsidRPr="00036D0E" w:rsidRDefault="00036D0E" w:rsidP="00245317">
            <w:pPr>
              <w:spacing w:after="0" w:line="240" w:lineRule="auto"/>
              <w:jc w:val="center"/>
              <w:rPr>
                <w:ins w:id="4409" w:author="David Dayan" w:date="2021-12-03T17:13:00Z"/>
                <w:rFonts w:ascii="Calibri" w:eastAsia="Times New Roman" w:hAnsi="Calibri" w:cs="Times New Roman"/>
                <w:color w:val="000000"/>
                <w:sz w:val="16"/>
                <w:szCs w:val="16"/>
              </w:rPr>
            </w:pPr>
            <w:ins w:id="44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11" w:author="David Dayan" w:date="2021-12-03T17:18:00Z">
              <w:tcPr>
                <w:tcW w:w="1440" w:type="dxa"/>
                <w:tcBorders>
                  <w:top w:val="nil"/>
                  <w:left w:val="nil"/>
                  <w:bottom w:val="nil"/>
                  <w:right w:val="nil"/>
                </w:tcBorders>
                <w:shd w:val="clear" w:color="auto" w:fill="auto"/>
                <w:noWrap/>
                <w:vAlign w:val="bottom"/>
                <w:hideMark/>
              </w:tcPr>
            </w:tcPrChange>
          </w:tcPr>
          <w:p w14:paraId="1E354AB5" w14:textId="77777777" w:rsidR="00036D0E" w:rsidRPr="00036D0E" w:rsidRDefault="00036D0E" w:rsidP="00245317">
            <w:pPr>
              <w:spacing w:after="0" w:line="240" w:lineRule="auto"/>
              <w:jc w:val="center"/>
              <w:rPr>
                <w:ins w:id="4412" w:author="David Dayan" w:date="2021-12-03T17:13:00Z"/>
                <w:rFonts w:ascii="Calibri" w:eastAsia="Times New Roman" w:hAnsi="Calibri" w:cs="Times New Roman"/>
                <w:color w:val="000000"/>
                <w:sz w:val="16"/>
                <w:szCs w:val="16"/>
              </w:rPr>
            </w:pPr>
            <w:ins w:id="44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14" w:author="David Dayan" w:date="2021-12-03T17:18:00Z">
              <w:tcPr>
                <w:tcW w:w="1530" w:type="dxa"/>
                <w:tcBorders>
                  <w:top w:val="nil"/>
                  <w:left w:val="nil"/>
                  <w:bottom w:val="nil"/>
                  <w:right w:val="nil"/>
                </w:tcBorders>
                <w:shd w:val="clear" w:color="auto" w:fill="auto"/>
                <w:noWrap/>
                <w:vAlign w:val="bottom"/>
                <w:hideMark/>
              </w:tcPr>
            </w:tcPrChange>
          </w:tcPr>
          <w:p w14:paraId="7D7FD2AC" w14:textId="77777777" w:rsidR="00036D0E" w:rsidRPr="00036D0E" w:rsidRDefault="00036D0E" w:rsidP="00245317">
            <w:pPr>
              <w:spacing w:after="0" w:line="240" w:lineRule="auto"/>
              <w:jc w:val="center"/>
              <w:rPr>
                <w:ins w:id="4415" w:author="David Dayan" w:date="2021-12-03T17:13:00Z"/>
                <w:rFonts w:ascii="Calibri" w:eastAsia="Times New Roman" w:hAnsi="Calibri" w:cs="Times New Roman"/>
                <w:color w:val="000000"/>
                <w:sz w:val="16"/>
                <w:szCs w:val="16"/>
              </w:rPr>
            </w:pPr>
            <w:ins w:id="44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17" w:author="David Dayan" w:date="2021-12-03T17:18:00Z">
              <w:tcPr>
                <w:tcW w:w="898" w:type="dxa"/>
                <w:tcBorders>
                  <w:top w:val="nil"/>
                  <w:left w:val="nil"/>
                  <w:bottom w:val="nil"/>
                  <w:right w:val="nil"/>
                </w:tcBorders>
                <w:shd w:val="clear" w:color="auto" w:fill="auto"/>
                <w:noWrap/>
                <w:vAlign w:val="bottom"/>
                <w:hideMark/>
              </w:tcPr>
            </w:tcPrChange>
          </w:tcPr>
          <w:p w14:paraId="2BC21748" w14:textId="77777777" w:rsidR="00036D0E" w:rsidRPr="00036D0E" w:rsidRDefault="00036D0E" w:rsidP="00245317">
            <w:pPr>
              <w:spacing w:after="0" w:line="240" w:lineRule="auto"/>
              <w:jc w:val="center"/>
              <w:rPr>
                <w:ins w:id="4418" w:author="David Dayan" w:date="2021-12-03T17:13:00Z"/>
                <w:rFonts w:ascii="Calibri" w:eastAsia="Times New Roman" w:hAnsi="Calibri" w:cs="Times New Roman"/>
                <w:color w:val="000000"/>
                <w:sz w:val="16"/>
                <w:szCs w:val="16"/>
              </w:rPr>
            </w:pPr>
            <w:ins w:id="44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20" w:author="David Dayan" w:date="2021-12-03T17:18:00Z">
              <w:tcPr>
                <w:tcW w:w="902" w:type="dxa"/>
                <w:tcBorders>
                  <w:top w:val="nil"/>
                  <w:left w:val="nil"/>
                  <w:bottom w:val="nil"/>
                  <w:right w:val="nil"/>
                </w:tcBorders>
                <w:shd w:val="clear" w:color="auto" w:fill="auto"/>
                <w:noWrap/>
                <w:vAlign w:val="bottom"/>
                <w:hideMark/>
              </w:tcPr>
            </w:tcPrChange>
          </w:tcPr>
          <w:p w14:paraId="5003F64E" w14:textId="77777777" w:rsidR="00036D0E" w:rsidRPr="00036D0E" w:rsidRDefault="00036D0E" w:rsidP="00245317">
            <w:pPr>
              <w:spacing w:after="0" w:line="240" w:lineRule="auto"/>
              <w:jc w:val="center"/>
              <w:rPr>
                <w:ins w:id="4421" w:author="David Dayan" w:date="2021-12-03T17:13:00Z"/>
                <w:rFonts w:ascii="Calibri" w:eastAsia="Times New Roman" w:hAnsi="Calibri" w:cs="Times New Roman"/>
                <w:color w:val="000000"/>
                <w:sz w:val="16"/>
                <w:szCs w:val="16"/>
              </w:rPr>
            </w:pPr>
            <w:ins w:id="44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23" w:author="David Dayan" w:date="2021-12-03T17:18:00Z">
              <w:tcPr>
                <w:tcW w:w="2160" w:type="dxa"/>
                <w:tcBorders>
                  <w:top w:val="nil"/>
                  <w:left w:val="nil"/>
                  <w:bottom w:val="nil"/>
                  <w:right w:val="nil"/>
                </w:tcBorders>
                <w:shd w:val="clear" w:color="auto" w:fill="auto"/>
                <w:noWrap/>
                <w:vAlign w:val="bottom"/>
                <w:hideMark/>
              </w:tcPr>
            </w:tcPrChange>
          </w:tcPr>
          <w:p w14:paraId="430CDD4F" w14:textId="77777777" w:rsidR="00036D0E" w:rsidRPr="00036D0E" w:rsidRDefault="00036D0E" w:rsidP="00245317">
            <w:pPr>
              <w:spacing w:after="0" w:line="240" w:lineRule="auto"/>
              <w:jc w:val="center"/>
              <w:rPr>
                <w:ins w:id="4424" w:author="David Dayan" w:date="2021-12-03T17:13:00Z"/>
                <w:rFonts w:ascii="Calibri" w:eastAsia="Times New Roman" w:hAnsi="Calibri" w:cs="Times New Roman"/>
                <w:color w:val="000000"/>
                <w:sz w:val="16"/>
                <w:szCs w:val="16"/>
              </w:rPr>
            </w:pPr>
            <w:ins w:id="44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426" w:author="David Dayan" w:date="2021-12-03T17:18:00Z">
              <w:tcPr>
                <w:tcW w:w="2876" w:type="dxa"/>
                <w:gridSpan w:val="2"/>
                <w:tcBorders>
                  <w:top w:val="nil"/>
                  <w:left w:val="nil"/>
                  <w:bottom w:val="nil"/>
                  <w:right w:val="nil"/>
                </w:tcBorders>
                <w:shd w:val="clear" w:color="auto" w:fill="auto"/>
                <w:noWrap/>
                <w:vAlign w:val="bottom"/>
                <w:hideMark/>
              </w:tcPr>
            </w:tcPrChange>
          </w:tcPr>
          <w:p w14:paraId="5F930AC5" w14:textId="77777777" w:rsidR="00036D0E" w:rsidRPr="00036D0E" w:rsidRDefault="00036D0E" w:rsidP="00245317">
            <w:pPr>
              <w:spacing w:after="0" w:line="240" w:lineRule="auto"/>
              <w:jc w:val="center"/>
              <w:rPr>
                <w:ins w:id="4427" w:author="David Dayan" w:date="2021-12-03T17:13:00Z"/>
                <w:rFonts w:ascii="Calibri" w:eastAsia="Times New Roman" w:hAnsi="Calibri" w:cs="Times New Roman"/>
                <w:color w:val="000000"/>
                <w:sz w:val="16"/>
                <w:szCs w:val="16"/>
              </w:rPr>
            </w:pPr>
            <w:ins w:id="44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429" w:author="David Dayan" w:date="2021-12-03T17:18:00Z">
              <w:tcPr>
                <w:tcW w:w="1426" w:type="dxa"/>
                <w:tcBorders>
                  <w:top w:val="nil"/>
                  <w:left w:val="nil"/>
                  <w:bottom w:val="nil"/>
                  <w:right w:val="nil"/>
                </w:tcBorders>
                <w:shd w:val="clear" w:color="auto" w:fill="auto"/>
                <w:noWrap/>
                <w:vAlign w:val="bottom"/>
                <w:hideMark/>
              </w:tcPr>
            </w:tcPrChange>
          </w:tcPr>
          <w:p w14:paraId="27111710" w14:textId="77777777" w:rsidR="00036D0E" w:rsidRPr="00036D0E" w:rsidRDefault="00036D0E" w:rsidP="00245317">
            <w:pPr>
              <w:spacing w:after="0" w:line="240" w:lineRule="auto"/>
              <w:jc w:val="center"/>
              <w:rPr>
                <w:ins w:id="4430" w:author="David Dayan" w:date="2021-12-03T17:13:00Z"/>
                <w:rFonts w:ascii="Calibri" w:eastAsia="Times New Roman" w:hAnsi="Calibri" w:cs="Times New Roman"/>
                <w:color w:val="000000"/>
                <w:sz w:val="16"/>
                <w:szCs w:val="16"/>
              </w:rPr>
            </w:pPr>
            <w:ins w:id="44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768AB8" w14:textId="77777777" w:rsidTr="00245317">
        <w:trPr>
          <w:cantSplit/>
          <w:trHeight w:val="20"/>
          <w:ins w:id="4432" w:author="David Dayan" w:date="2021-12-03T17:13:00Z"/>
          <w:trPrChange w:id="44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34" w:author="David Dayan" w:date="2021-12-03T17:18:00Z">
              <w:tcPr>
                <w:tcW w:w="1563" w:type="dxa"/>
                <w:tcBorders>
                  <w:top w:val="nil"/>
                  <w:left w:val="nil"/>
                  <w:bottom w:val="nil"/>
                  <w:right w:val="nil"/>
                </w:tcBorders>
                <w:shd w:val="clear" w:color="auto" w:fill="auto"/>
                <w:noWrap/>
                <w:vAlign w:val="bottom"/>
                <w:hideMark/>
              </w:tcPr>
            </w:tcPrChange>
          </w:tcPr>
          <w:p w14:paraId="224DF9EF" w14:textId="77777777" w:rsidR="00036D0E" w:rsidRPr="00036D0E" w:rsidRDefault="00036D0E" w:rsidP="00245317">
            <w:pPr>
              <w:spacing w:after="0" w:line="240" w:lineRule="auto"/>
              <w:jc w:val="center"/>
              <w:rPr>
                <w:ins w:id="4435" w:author="David Dayan" w:date="2021-12-03T17:13:00Z"/>
                <w:rFonts w:ascii="Calibri" w:eastAsia="Times New Roman" w:hAnsi="Calibri" w:cs="Times New Roman"/>
                <w:color w:val="000000"/>
                <w:sz w:val="16"/>
                <w:szCs w:val="16"/>
              </w:rPr>
            </w:pPr>
            <w:ins w:id="4436" w:author="David Dayan" w:date="2021-12-03T17:13:00Z">
              <w:r w:rsidRPr="00036D0E">
                <w:rPr>
                  <w:rFonts w:ascii="Calibri" w:eastAsia="Times New Roman" w:hAnsi="Calibri" w:cs="Times New Roman"/>
                  <w:color w:val="000000"/>
                  <w:sz w:val="16"/>
                  <w:szCs w:val="16"/>
                </w:rPr>
                <w:t>OtsAC20ROGR_0115</w:t>
              </w:r>
            </w:ins>
          </w:p>
        </w:tc>
        <w:tc>
          <w:tcPr>
            <w:tcW w:w="746" w:type="dxa"/>
            <w:tcBorders>
              <w:top w:val="nil"/>
              <w:left w:val="nil"/>
              <w:bottom w:val="nil"/>
              <w:right w:val="nil"/>
            </w:tcBorders>
            <w:shd w:val="clear" w:color="auto" w:fill="auto"/>
            <w:noWrap/>
            <w:vAlign w:val="bottom"/>
            <w:hideMark/>
            <w:tcPrChange w:id="4437" w:author="David Dayan" w:date="2021-12-03T17:18:00Z">
              <w:tcPr>
                <w:tcW w:w="746" w:type="dxa"/>
                <w:tcBorders>
                  <w:top w:val="nil"/>
                  <w:left w:val="nil"/>
                  <w:bottom w:val="nil"/>
                  <w:right w:val="nil"/>
                </w:tcBorders>
                <w:shd w:val="clear" w:color="auto" w:fill="auto"/>
                <w:noWrap/>
                <w:vAlign w:val="bottom"/>
                <w:hideMark/>
              </w:tcPr>
            </w:tcPrChange>
          </w:tcPr>
          <w:p w14:paraId="247A0D3C" w14:textId="77777777" w:rsidR="00036D0E" w:rsidRPr="00036D0E" w:rsidRDefault="00036D0E" w:rsidP="00245317">
            <w:pPr>
              <w:spacing w:after="0" w:line="240" w:lineRule="auto"/>
              <w:jc w:val="center"/>
              <w:rPr>
                <w:ins w:id="4438" w:author="David Dayan" w:date="2021-12-03T17:13:00Z"/>
                <w:rFonts w:ascii="Calibri" w:eastAsia="Times New Roman" w:hAnsi="Calibri" w:cs="Times New Roman"/>
                <w:color w:val="000000"/>
                <w:sz w:val="16"/>
                <w:szCs w:val="16"/>
              </w:rPr>
            </w:pPr>
            <w:ins w:id="443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440" w:author="David Dayan" w:date="2021-12-03T17:18:00Z">
              <w:tcPr>
                <w:tcW w:w="599" w:type="dxa"/>
                <w:tcBorders>
                  <w:top w:val="nil"/>
                  <w:left w:val="nil"/>
                  <w:bottom w:val="nil"/>
                  <w:right w:val="nil"/>
                </w:tcBorders>
                <w:shd w:val="clear" w:color="auto" w:fill="auto"/>
                <w:noWrap/>
                <w:vAlign w:val="bottom"/>
                <w:hideMark/>
              </w:tcPr>
            </w:tcPrChange>
          </w:tcPr>
          <w:p w14:paraId="795A6E3E" w14:textId="77777777" w:rsidR="00036D0E" w:rsidRPr="00036D0E" w:rsidRDefault="00036D0E" w:rsidP="00245317">
            <w:pPr>
              <w:spacing w:after="0" w:line="240" w:lineRule="auto"/>
              <w:jc w:val="center"/>
              <w:rPr>
                <w:ins w:id="4441" w:author="David Dayan" w:date="2021-12-03T17:13:00Z"/>
                <w:rFonts w:ascii="Calibri" w:eastAsia="Times New Roman" w:hAnsi="Calibri" w:cs="Times New Roman"/>
                <w:color w:val="000000"/>
                <w:sz w:val="16"/>
                <w:szCs w:val="16"/>
              </w:rPr>
            </w:pPr>
            <w:ins w:id="444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443" w:author="David Dayan" w:date="2021-12-03T17:18:00Z">
              <w:tcPr>
                <w:tcW w:w="1142" w:type="dxa"/>
                <w:tcBorders>
                  <w:top w:val="nil"/>
                  <w:left w:val="nil"/>
                  <w:bottom w:val="nil"/>
                  <w:right w:val="nil"/>
                </w:tcBorders>
                <w:shd w:val="clear" w:color="auto" w:fill="auto"/>
                <w:noWrap/>
                <w:vAlign w:val="bottom"/>
                <w:hideMark/>
              </w:tcPr>
            </w:tcPrChange>
          </w:tcPr>
          <w:p w14:paraId="1D442A40" w14:textId="77777777" w:rsidR="00036D0E" w:rsidRPr="00036D0E" w:rsidRDefault="00036D0E" w:rsidP="00245317">
            <w:pPr>
              <w:spacing w:after="0" w:line="240" w:lineRule="auto"/>
              <w:jc w:val="center"/>
              <w:rPr>
                <w:ins w:id="4444" w:author="David Dayan" w:date="2021-12-03T17:13:00Z"/>
                <w:rFonts w:ascii="Calibri" w:eastAsia="Times New Roman" w:hAnsi="Calibri" w:cs="Times New Roman"/>
                <w:color w:val="000000"/>
                <w:sz w:val="16"/>
                <w:szCs w:val="16"/>
              </w:rPr>
            </w:pPr>
            <w:ins w:id="44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46" w:author="David Dayan" w:date="2021-12-03T17:18:00Z">
              <w:tcPr>
                <w:tcW w:w="1440" w:type="dxa"/>
                <w:tcBorders>
                  <w:top w:val="nil"/>
                  <w:left w:val="nil"/>
                  <w:bottom w:val="nil"/>
                  <w:right w:val="nil"/>
                </w:tcBorders>
                <w:shd w:val="clear" w:color="auto" w:fill="auto"/>
                <w:noWrap/>
                <w:vAlign w:val="bottom"/>
                <w:hideMark/>
              </w:tcPr>
            </w:tcPrChange>
          </w:tcPr>
          <w:p w14:paraId="5B15981D" w14:textId="77777777" w:rsidR="00036D0E" w:rsidRPr="00036D0E" w:rsidRDefault="00036D0E" w:rsidP="00245317">
            <w:pPr>
              <w:spacing w:after="0" w:line="240" w:lineRule="auto"/>
              <w:jc w:val="center"/>
              <w:rPr>
                <w:ins w:id="4447" w:author="David Dayan" w:date="2021-12-03T17:13:00Z"/>
                <w:rFonts w:ascii="Calibri" w:eastAsia="Times New Roman" w:hAnsi="Calibri" w:cs="Times New Roman"/>
                <w:color w:val="000000"/>
                <w:sz w:val="16"/>
                <w:szCs w:val="16"/>
              </w:rPr>
            </w:pPr>
            <w:ins w:id="44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49" w:author="David Dayan" w:date="2021-12-03T17:18:00Z">
              <w:tcPr>
                <w:tcW w:w="1530" w:type="dxa"/>
                <w:tcBorders>
                  <w:top w:val="nil"/>
                  <w:left w:val="nil"/>
                  <w:bottom w:val="nil"/>
                  <w:right w:val="nil"/>
                </w:tcBorders>
                <w:shd w:val="clear" w:color="auto" w:fill="auto"/>
                <w:noWrap/>
                <w:vAlign w:val="bottom"/>
                <w:hideMark/>
              </w:tcPr>
            </w:tcPrChange>
          </w:tcPr>
          <w:p w14:paraId="66797995" w14:textId="77777777" w:rsidR="00036D0E" w:rsidRPr="00036D0E" w:rsidRDefault="00036D0E" w:rsidP="00245317">
            <w:pPr>
              <w:spacing w:after="0" w:line="240" w:lineRule="auto"/>
              <w:jc w:val="center"/>
              <w:rPr>
                <w:ins w:id="4450" w:author="David Dayan" w:date="2021-12-03T17:13:00Z"/>
                <w:rFonts w:ascii="Calibri" w:eastAsia="Times New Roman" w:hAnsi="Calibri" w:cs="Times New Roman"/>
                <w:color w:val="000000"/>
                <w:sz w:val="16"/>
                <w:szCs w:val="16"/>
              </w:rPr>
            </w:pPr>
            <w:ins w:id="44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52" w:author="David Dayan" w:date="2021-12-03T17:18:00Z">
              <w:tcPr>
                <w:tcW w:w="898" w:type="dxa"/>
                <w:tcBorders>
                  <w:top w:val="nil"/>
                  <w:left w:val="nil"/>
                  <w:bottom w:val="nil"/>
                  <w:right w:val="nil"/>
                </w:tcBorders>
                <w:shd w:val="clear" w:color="auto" w:fill="auto"/>
                <w:noWrap/>
                <w:vAlign w:val="bottom"/>
                <w:hideMark/>
              </w:tcPr>
            </w:tcPrChange>
          </w:tcPr>
          <w:p w14:paraId="5D3A3C4B" w14:textId="77777777" w:rsidR="00036D0E" w:rsidRPr="00036D0E" w:rsidRDefault="00036D0E" w:rsidP="00245317">
            <w:pPr>
              <w:spacing w:after="0" w:line="240" w:lineRule="auto"/>
              <w:jc w:val="center"/>
              <w:rPr>
                <w:ins w:id="4453" w:author="David Dayan" w:date="2021-12-03T17:13:00Z"/>
                <w:rFonts w:ascii="Calibri" w:eastAsia="Times New Roman" w:hAnsi="Calibri" w:cs="Times New Roman"/>
                <w:color w:val="000000"/>
                <w:sz w:val="16"/>
                <w:szCs w:val="16"/>
              </w:rPr>
            </w:pPr>
            <w:ins w:id="44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55" w:author="David Dayan" w:date="2021-12-03T17:18:00Z">
              <w:tcPr>
                <w:tcW w:w="902" w:type="dxa"/>
                <w:tcBorders>
                  <w:top w:val="nil"/>
                  <w:left w:val="nil"/>
                  <w:bottom w:val="nil"/>
                  <w:right w:val="nil"/>
                </w:tcBorders>
                <w:shd w:val="clear" w:color="auto" w:fill="auto"/>
                <w:noWrap/>
                <w:vAlign w:val="bottom"/>
                <w:hideMark/>
              </w:tcPr>
            </w:tcPrChange>
          </w:tcPr>
          <w:p w14:paraId="1E27EA0E" w14:textId="77777777" w:rsidR="00036D0E" w:rsidRPr="00036D0E" w:rsidRDefault="00036D0E" w:rsidP="00245317">
            <w:pPr>
              <w:spacing w:after="0" w:line="240" w:lineRule="auto"/>
              <w:jc w:val="center"/>
              <w:rPr>
                <w:ins w:id="4456" w:author="David Dayan" w:date="2021-12-03T17:13:00Z"/>
                <w:rFonts w:ascii="Calibri" w:eastAsia="Times New Roman" w:hAnsi="Calibri" w:cs="Times New Roman"/>
                <w:color w:val="000000"/>
                <w:sz w:val="16"/>
                <w:szCs w:val="16"/>
              </w:rPr>
            </w:pPr>
            <w:ins w:id="44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58" w:author="David Dayan" w:date="2021-12-03T17:18:00Z">
              <w:tcPr>
                <w:tcW w:w="2160" w:type="dxa"/>
                <w:tcBorders>
                  <w:top w:val="nil"/>
                  <w:left w:val="nil"/>
                  <w:bottom w:val="nil"/>
                  <w:right w:val="nil"/>
                </w:tcBorders>
                <w:shd w:val="clear" w:color="auto" w:fill="auto"/>
                <w:noWrap/>
                <w:vAlign w:val="bottom"/>
                <w:hideMark/>
              </w:tcPr>
            </w:tcPrChange>
          </w:tcPr>
          <w:p w14:paraId="7C4AE8A2" w14:textId="77777777" w:rsidR="00036D0E" w:rsidRPr="00036D0E" w:rsidRDefault="00036D0E" w:rsidP="00245317">
            <w:pPr>
              <w:spacing w:after="0" w:line="240" w:lineRule="auto"/>
              <w:jc w:val="center"/>
              <w:rPr>
                <w:ins w:id="4459" w:author="David Dayan" w:date="2021-12-03T17:13:00Z"/>
                <w:rFonts w:ascii="Calibri" w:eastAsia="Times New Roman" w:hAnsi="Calibri" w:cs="Times New Roman"/>
                <w:color w:val="000000"/>
                <w:sz w:val="16"/>
                <w:szCs w:val="16"/>
              </w:rPr>
            </w:pPr>
            <w:ins w:id="44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461" w:author="David Dayan" w:date="2021-12-03T17:18:00Z">
              <w:tcPr>
                <w:tcW w:w="2876" w:type="dxa"/>
                <w:gridSpan w:val="2"/>
                <w:tcBorders>
                  <w:top w:val="nil"/>
                  <w:left w:val="nil"/>
                  <w:bottom w:val="nil"/>
                  <w:right w:val="nil"/>
                </w:tcBorders>
                <w:shd w:val="clear" w:color="auto" w:fill="auto"/>
                <w:noWrap/>
                <w:vAlign w:val="bottom"/>
                <w:hideMark/>
              </w:tcPr>
            </w:tcPrChange>
          </w:tcPr>
          <w:p w14:paraId="60CB8EFA" w14:textId="77777777" w:rsidR="00036D0E" w:rsidRPr="00036D0E" w:rsidRDefault="00036D0E" w:rsidP="00245317">
            <w:pPr>
              <w:spacing w:after="0" w:line="240" w:lineRule="auto"/>
              <w:jc w:val="center"/>
              <w:rPr>
                <w:ins w:id="4462" w:author="David Dayan" w:date="2021-12-03T17:13:00Z"/>
                <w:rFonts w:ascii="Calibri" w:eastAsia="Times New Roman" w:hAnsi="Calibri" w:cs="Times New Roman"/>
                <w:color w:val="000000"/>
                <w:sz w:val="16"/>
                <w:szCs w:val="16"/>
              </w:rPr>
            </w:pPr>
            <w:ins w:id="44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464" w:author="David Dayan" w:date="2021-12-03T17:18:00Z">
              <w:tcPr>
                <w:tcW w:w="1426" w:type="dxa"/>
                <w:tcBorders>
                  <w:top w:val="nil"/>
                  <w:left w:val="nil"/>
                  <w:bottom w:val="nil"/>
                  <w:right w:val="nil"/>
                </w:tcBorders>
                <w:shd w:val="clear" w:color="auto" w:fill="auto"/>
                <w:noWrap/>
                <w:vAlign w:val="bottom"/>
                <w:hideMark/>
              </w:tcPr>
            </w:tcPrChange>
          </w:tcPr>
          <w:p w14:paraId="7C38FE09" w14:textId="77777777" w:rsidR="00036D0E" w:rsidRPr="00036D0E" w:rsidRDefault="00036D0E" w:rsidP="00245317">
            <w:pPr>
              <w:spacing w:after="0" w:line="240" w:lineRule="auto"/>
              <w:jc w:val="center"/>
              <w:rPr>
                <w:ins w:id="4465" w:author="David Dayan" w:date="2021-12-03T17:13:00Z"/>
                <w:rFonts w:ascii="Calibri" w:eastAsia="Times New Roman" w:hAnsi="Calibri" w:cs="Times New Roman"/>
                <w:color w:val="000000"/>
                <w:sz w:val="16"/>
                <w:szCs w:val="16"/>
              </w:rPr>
            </w:pPr>
            <w:ins w:id="44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143FC882" w14:textId="77777777" w:rsidTr="00245317">
        <w:trPr>
          <w:cantSplit/>
          <w:trHeight w:val="20"/>
          <w:ins w:id="4467" w:author="David Dayan" w:date="2021-12-03T17:13:00Z"/>
          <w:trPrChange w:id="44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469" w:author="David Dayan" w:date="2021-12-03T17:18:00Z">
              <w:tcPr>
                <w:tcW w:w="1563" w:type="dxa"/>
                <w:tcBorders>
                  <w:top w:val="nil"/>
                  <w:left w:val="nil"/>
                  <w:bottom w:val="nil"/>
                  <w:right w:val="nil"/>
                </w:tcBorders>
                <w:shd w:val="clear" w:color="auto" w:fill="auto"/>
                <w:noWrap/>
                <w:vAlign w:val="bottom"/>
                <w:hideMark/>
              </w:tcPr>
            </w:tcPrChange>
          </w:tcPr>
          <w:p w14:paraId="2BB47A9B" w14:textId="77777777" w:rsidR="00036D0E" w:rsidRPr="00036D0E" w:rsidRDefault="00036D0E" w:rsidP="00245317">
            <w:pPr>
              <w:spacing w:after="0" w:line="240" w:lineRule="auto"/>
              <w:jc w:val="center"/>
              <w:rPr>
                <w:ins w:id="4470" w:author="David Dayan" w:date="2021-12-03T17:13:00Z"/>
                <w:rFonts w:ascii="Calibri" w:eastAsia="Times New Roman" w:hAnsi="Calibri" w:cs="Times New Roman"/>
                <w:color w:val="000000"/>
                <w:sz w:val="16"/>
                <w:szCs w:val="16"/>
              </w:rPr>
            </w:pPr>
            <w:ins w:id="4471" w:author="David Dayan" w:date="2021-12-03T17:13:00Z">
              <w:r w:rsidRPr="00036D0E">
                <w:rPr>
                  <w:rFonts w:ascii="Calibri" w:eastAsia="Times New Roman" w:hAnsi="Calibri" w:cs="Times New Roman"/>
                  <w:color w:val="000000"/>
                  <w:sz w:val="16"/>
                  <w:szCs w:val="16"/>
                </w:rPr>
                <w:t>OtsAC20ROGR_0116</w:t>
              </w:r>
            </w:ins>
          </w:p>
        </w:tc>
        <w:tc>
          <w:tcPr>
            <w:tcW w:w="746" w:type="dxa"/>
            <w:tcBorders>
              <w:top w:val="nil"/>
              <w:left w:val="nil"/>
              <w:bottom w:val="nil"/>
              <w:right w:val="nil"/>
            </w:tcBorders>
            <w:shd w:val="clear" w:color="auto" w:fill="auto"/>
            <w:noWrap/>
            <w:vAlign w:val="bottom"/>
            <w:hideMark/>
            <w:tcPrChange w:id="4472" w:author="David Dayan" w:date="2021-12-03T17:18:00Z">
              <w:tcPr>
                <w:tcW w:w="746" w:type="dxa"/>
                <w:tcBorders>
                  <w:top w:val="nil"/>
                  <w:left w:val="nil"/>
                  <w:bottom w:val="nil"/>
                  <w:right w:val="nil"/>
                </w:tcBorders>
                <w:shd w:val="clear" w:color="auto" w:fill="auto"/>
                <w:noWrap/>
                <w:vAlign w:val="bottom"/>
                <w:hideMark/>
              </w:tcPr>
            </w:tcPrChange>
          </w:tcPr>
          <w:p w14:paraId="45D043E8" w14:textId="77777777" w:rsidR="00036D0E" w:rsidRPr="00036D0E" w:rsidRDefault="00036D0E" w:rsidP="00245317">
            <w:pPr>
              <w:spacing w:after="0" w:line="240" w:lineRule="auto"/>
              <w:jc w:val="center"/>
              <w:rPr>
                <w:ins w:id="4473" w:author="David Dayan" w:date="2021-12-03T17:13:00Z"/>
                <w:rFonts w:ascii="Calibri" w:eastAsia="Times New Roman" w:hAnsi="Calibri" w:cs="Times New Roman"/>
                <w:color w:val="000000"/>
                <w:sz w:val="16"/>
                <w:szCs w:val="16"/>
              </w:rPr>
            </w:pPr>
            <w:ins w:id="447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475" w:author="David Dayan" w:date="2021-12-03T17:18:00Z">
              <w:tcPr>
                <w:tcW w:w="599" w:type="dxa"/>
                <w:tcBorders>
                  <w:top w:val="nil"/>
                  <w:left w:val="nil"/>
                  <w:bottom w:val="nil"/>
                  <w:right w:val="nil"/>
                </w:tcBorders>
                <w:shd w:val="clear" w:color="auto" w:fill="auto"/>
                <w:noWrap/>
                <w:vAlign w:val="bottom"/>
                <w:hideMark/>
              </w:tcPr>
            </w:tcPrChange>
          </w:tcPr>
          <w:p w14:paraId="61C9EC94" w14:textId="77777777" w:rsidR="00036D0E" w:rsidRPr="00036D0E" w:rsidRDefault="00036D0E" w:rsidP="00245317">
            <w:pPr>
              <w:spacing w:after="0" w:line="240" w:lineRule="auto"/>
              <w:jc w:val="center"/>
              <w:rPr>
                <w:ins w:id="4476" w:author="David Dayan" w:date="2021-12-03T17:13:00Z"/>
                <w:rFonts w:ascii="Calibri" w:eastAsia="Times New Roman" w:hAnsi="Calibri" w:cs="Times New Roman"/>
                <w:color w:val="000000"/>
                <w:sz w:val="16"/>
                <w:szCs w:val="16"/>
              </w:rPr>
            </w:pPr>
            <w:ins w:id="447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478" w:author="David Dayan" w:date="2021-12-03T17:18:00Z">
              <w:tcPr>
                <w:tcW w:w="1142" w:type="dxa"/>
                <w:tcBorders>
                  <w:top w:val="nil"/>
                  <w:left w:val="nil"/>
                  <w:bottom w:val="nil"/>
                  <w:right w:val="nil"/>
                </w:tcBorders>
                <w:shd w:val="clear" w:color="auto" w:fill="auto"/>
                <w:noWrap/>
                <w:vAlign w:val="bottom"/>
                <w:hideMark/>
              </w:tcPr>
            </w:tcPrChange>
          </w:tcPr>
          <w:p w14:paraId="1A85C6AE" w14:textId="77777777" w:rsidR="00036D0E" w:rsidRPr="00036D0E" w:rsidRDefault="00036D0E" w:rsidP="00245317">
            <w:pPr>
              <w:spacing w:after="0" w:line="240" w:lineRule="auto"/>
              <w:jc w:val="center"/>
              <w:rPr>
                <w:ins w:id="4479" w:author="David Dayan" w:date="2021-12-03T17:13:00Z"/>
                <w:rFonts w:ascii="Calibri" w:eastAsia="Times New Roman" w:hAnsi="Calibri" w:cs="Times New Roman"/>
                <w:color w:val="000000"/>
                <w:sz w:val="16"/>
                <w:szCs w:val="16"/>
              </w:rPr>
            </w:pPr>
            <w:ins w:id="44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481" w:author="David Dayan" w:date="2021-12-03T17:18:00Z">
              <w:tcPr>
                <w:tcW w:w="1440" w:type="dxa"/>
                <w:tcBorders>
                  <w:top w:val="nil"/>
                  <w:left w:val="nil"/>
                  <w:bottom w:val="nil"/>
                  <w:right w:val="nil"/>
                </w:tcBorders>
                <w:shd w:val="clear" w:color="auto" w:fill="auto"/>
                <w:noWrap/>
                <w:vAlign w:val="bottom"/>
                <w:hideMark/>
              </w:tcPr>
            </w:tcPrChange>
          </w:tcPr>
          <w:p w14:paraId="1923BDAE" w14:textId="77777777" w:rsidR="00036D0E" w:rsidRPr="00036D0E" w:rsidRDefault="00036D0E" w:rsidP="00245317">
            <w:pPr>
              <w:spacing w:after="0" w:line="240" w:lineRule="auto"/>
              <w:jc w:val="center"/>
              <w:rPr>
                <w:ins w:id="4482" w:author="David Dayan" w:date="2021-12-03T17:13:00Z"/>
                <w:rFonts w:ascii="Calibri" w:eastAsia="Times New Roman" w:hAnsi="Calibri" w:cs="Times New Roman"/>
                <w:color w:val="000000"/>
                <w:sz w:val="16"/>
                <w:szCs w:val="16"/>
              </w:rPr>
            </w:pPr>
            <w:ins w:id="44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484" w:author="David Dayan" w:date="2021-12-03T17:18:00Z">
              <w:tcPr>
                <w:tcW w:w="1530" w:type="dxa"/>
                <w:tcBorders>
                  <w:top w:val="nil"/>
                  <w:left w:val="nil"/>
                  <w:bottom w:val="nil"/>
                  <w:right w:val="nil"/>
                </w:tcBorders>
                <w:shd w:val="clear" w:color="auto" w:fill="auto"/>
                <w:noWrap/>
                <w:vAlign w:val="bottom"/>
                <w:hideMark/>
              </w:tcPr>
            </w:tcPrChange>
          </w:tcPr>
          <w:p w14:paraId="0B308618" w14:textId="77777777" w:rsidR="00036D0E" w:rsidRPr="00036D0E" w:rsidRDefault="00036D0E" w:rsidP="00245317">
            <w:pPr>
              <w:spacing w:after="0" w:line="240" w:lineRule="auto"/>
              <w:jc w:val="center"/>
              <w:rPr>
                <w:ins w:id="4485" w:author="David Dayan" w:date="2021-12-03T17:13:00Z"/>
                <w:rFonts w:ascii="Calibri" w:eastAsia="Times New Roman" w:hAnsi="Calibri" w:cs="Times New Roman"/>
                <w:color w:val="000000"/>
                <w:sz w:val="16"/>
                <w:szCs w:val="16"/>
              </w:rPr>
            </w:pPr>
            <w:ins w:id="44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487" w:author="David Dayan" w:date="2021-12-03T17:18:00Z">
              <w:tcPr>
                <w:tcW w:w="898" w:type="dxa"/>
                <w:tcBorders>
                  <w:top w:val="nil"/>
                  <w:left w:val="nil"/>
                  <w:bottom w:val="nil"/>
                  <w:right w:val="nil"/>
                </w:tcBorders>
                <w:shd w:val="clear" w:color="auto" w:fill="auto"/>
                <w:noWrap/>
                <w:vAlign w:val="bottom"/>
                <w:hideMark/>
              </w:tcPr>
            </w:tcPrChange>
          </w:tcPr>
          <w:p w14:paraId="5F94FDF0" w14:textId="77777777" w:rsidR="00036D0E" w:rsidRPr="00036D0E" w:rsidRDefault="00036D0E" w:rsidP="00245317">
            <w:pPr>
              <w:spacing w:after="0" w:line="240" w:lineRule="auto"/>
              <w:jc w:val="center"/>
              <w:rPr>
                <w:ins w:id="4488" w:author="David Dayan" w:date="2021-12-03T17:13:00Z"/>
                <w:rFonts w:ascii="Calibri" w:eastAsia="Times New Roman" w:hAnsi="Calibri" w:cs="Times New Roman"/>
                <w:color w:val="000000"/>
                <w:sz w:val="16"/>
                <w:szCs w:val="16"/>
              </w:rPr>
            </w:pPr>
            <w:ins w:id="44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490" w:author="David Dayan" w:date="2021-12-03T17:18:00Z">
              <w:tcPr>
                <w:tcW w:w="902" w:type="dxa"/>
                <w:tcBorders>
                  <w:top w:val="nil"/>
                  <w:left w:val="nil"/>
                  <w:bottom w:val="nil"/>
                  <w:right w:val="nil"/>
                </w:tcBorders>
                <w:shd w:val="clear" w:color="auto" w:fill="auto"/>
                <w:noWrap/>
                <w:vAlign w:val="bottom"/>
                <w:hideMark/>
              </w:tcPr>
            </w:tcPrChange>
          </w:tcPr>
          <w:p w14:paraId="71DEDB5E" w14:textId="77777777" w:rsidR="00036D0E" w:rsidRPr="00036D0E" w:rsidRDefault="00036D0E" w:rsidP="00245317">
            <w:pPr>
              <w:spacing w:after="0" w:line="240" w:lineRule="auto"/>
              <w:jc w:val="center"/>
              <w:rPr>
                <w:ins w:id="4491" w:author="David Dayan" w:date="2021-12-03T17:13:00Z"/>
                <w:rFonts w:ascii="Calibri" w:eastAsia="Times New Roman" w:hAnsi="Calibri" w:cs="Times New Roman"/>
                <w:color w:val="000000"/>
                <w:sz w:val="16"/>
                <w:szCs w:val="16"/>
              </w:rPr>
            </w:pPr>
            <w:ins w:id="44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493" w:author="David Dayan" w:date="2021-12-03T17:18:00Z">
              <w:tcPr>
                <w:tcW w:w="2160" w:type="dxa"/>
                <w:tcBorders>
                  <w:top w:val="nil"/>
                  <w:left w:val="nil"/>
                  <w:bottom w:val="nil"/>
                  <w:right w:val="nil"/>
                </w:tcBorders>
                <w:shd w:val="clear" w:color="auto" w:fill="auto"/>
                <w:noWrap/>
                <w:vAlign w:val="bottom"/>
                <w:hideMark/>
              </w:tcPr>
            </w:tcPrChange>
          </w:tcPr>
          <w:p w14:paraId="0D9296AB" w14:textId="77777777" w:rsidR="00036D0E" w:rsidRPr="00036D0E" w:rsidRDefault="00036D0E" w:rsidP="00245317">
            <w:pPr>
              <w:spacing w:after="0" w:line="240" w:lineRule="auto"/>
              <w:jc w:val="center"/>
              <w:rPr>
                <w:ins w:id="4494" w:author="David Dayan" w:date="2021-12-03T17:13:00Z"/>
                <w:rFonts w:ascii="Calibri" w:eastAsia="Times New Roman" w:hAnsi="Calibri" w:cs="Times New Roman"/>
                <w:color w:val="000000"/>
                <w:sz w:val="16"/>
                <w:szCs w:val="16"/>
              </w:rPr>
            </w:pPr>
            <w:ins w:id="44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496" w:author="David Dayan" w:date="2021-12-03T17:18:00Z">
              <w:tcPr>
                <w:tcW w:w="2876" w:type="dxa"/>
                <w:gridSpan w:val="2"/>
                <w:tcBorders>
                  <w:top w:val="nil"/>
                  <w:left w:val="nil"/>
                  <w:bottom w:val="nil"/>
                  <w:right w:val="nil"/>
                </w:tcBorders>
                <w:shd w:val="clear" w:color="auto" w:fill="auto"/>
                <w:noWrap/>
                <w:vAlign w:val="bottom"/>
                <w:hideMark/>
              </w:tcPr>
            </w:tcPrChange>
          </w:tcPr>
          <w:p w14:paraId="4BAAD8CA" w14:textId="77777777" w:rsidR="00036D0E" w:rsidRPr="00036D0E" w:rsidRDefault="00036D0E" w:rsidP="00245317">
            <w:pPr>
              <w:spacing w:after="0" w:line="240" w:lineRule="auto"/>
              <w:jc w:val="center"/>
              <w:rPr>
                <w:ins w:id="4497" w:author="David Dayan" w:date="2021-12-03T17:13:00Z"/>
                <w:rFonts w:ascii="Calibri" w:eastAsia="Times New Roman" w:hAnsi="Calibri" w:cs="Times New Roman"/>
                <w:color w:val="000000"/>
                <w:sz w:val="16"/>
                <w:szCs w:val="16"/>
              </w:rPr>
            </w:pPr>
            <w:ins w:id="44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499" w:author="David Dayan" w:date="2021-12-03T17:18:00Z">
              <w:tcPr>
                <w:tcW w:w="1426" w:type="dxa"/>
                <w:tcBorders>
                  <w:top w:val="nil"/>
                  <w:left w:val="nil"/>
                  <w:bottom w:val="nil"/>
                  <w:right w:val="nil"/>
                </w:tcBorders>
                <w:shd w:val="clear" w:color="auto" w:fill="auto"/>
                <w:noWrap/>
                <w:vAlign w:val="bottom"/>
                <w:hideMark/>
              </w:tcPr>
            </w:tcPrChange>
          </w:tcPr>
          <w:p w14:paraId="744B9FD6" w14:textId="77777777" w:rsidR="00036D0E" w:rsidRPr="00036D0E" w:rsidRDefault="00036D0E" w:rsidP="00245317">
            <w:pPr>
              <w:spacing w:after="0" w:line="240" w:lineRule="auto"/>
              <w:jc w:val="center"/>
              <w:rPr>
                <w:ins w:id="4500" w:author="David Dayan" w:date="2021-12-03T17:13:00Z"/>
                <w:rFonts w:ascii="Calibri" w:eastAsia="Times New Roman" w:hAnsi="Calibri" w:cs="Times New Roman"/>
                <w:color w:val="000000"/>
                <w:sz w:val="16"/>
                <w:szCs w:val="16"/>
              </w:rPr>
            </w:pPr>
            <w:ins w:id="45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410EA98" w14:textId="77777777" w:rsidTr="00245317">
        <w:trPr>
          <w:cantSplit/>
          <w:trHeight w:val="20"/>
          <w:ins w:id="4502" w:author="David Dayan" w:date="2021-12-03T17:13:00Z"/>
          <w:trPrChange w:id="45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04" w:author="David Dayan" w:date="2021-12-03T17:18:00Z">
              <w:tcPr>
                <w:tcW w:w="1563" w:type="dxa"/>
                <w:tcBorders>
                  <w:top w:val="nil"/>
                  <w:left w:val="nil"/>
                  <w:bottom w:val="nil"/>
                  <w:right w:val="nil"/>
                </w:tcBorders>
                <w:shd w:val="clear" w:color="auto" w:fill="auto"/>
                <w:noWrap/>
                <w:vAlign w:val="bottom"/>
                <w:hideMark/>
              </w:tcPr>
            </w:tcPrChange>
          </w:tcPr>
          <w:p w14:paraId="6DFBEF20" w14:textId="77777777" w:rsidR="00036D0E" w:rsidRPr="00036D0E" w:rsidRDefault="00036D0E" w:rsidP="00245317">
            <w:pPr>
              <w:spacing w:after="0" w:line="240" w:lineRule="auto"/>
              <w:jc w:val="center"/>
              <w:rPr>
                <w:ins w:id="4505" w:author="David Dayan" w:date="2021-12-03T17:13:00Z"/>
                <w:rFonts w:ascii="Calibri" w:eastAsia="Times New Roman" w:hAnsi="Calibri" w:cs="Times New Roman"/>
                <w:color w:val="000000"/>
                <w:sz w:val="16"/>
                <w:szCs w:val="16"/>
              </w:rPr>
            </w:pPr>
            <w:ins w:id="4506" w:author="David Dayan" w:date="2021-12-03T17:13:00Z">
              <w:r w:rsidRPr="00036D0E">
                <w:rPr>
                  <w:rFonts w:ascii="Calibri" w:eastAsia="Times New Roman" w:hAnsi="Calibri" w:cs="Times New Roman"/>
                  <w:color w:val="000000"/>
                  <w:sz w:val="16"/>
                  <w:szCs w:val="16"/>
                </w:rPr>
                <w:t>OtsAC20ROGR_0117</w:t>
              </w:r>
            </w:ins>
          </w:p>
        </w:tc>
        <w:tc>
          <w:tcPr>
            <w:tcW w:w="746" w:type="dxa"/>
            <w:tcBorders>
              <w:top w:val="nil"/>
              <w:left w:val="nil"/>
              <w:bottom w:val="nil"/>
              <w:right w:val="nil"/>
            </w:tcBorders>
            <w:shd w:val="clear" w:color="auto" w:fill="auto"/>
            <w:noWrap/>
            <w:vAlign w:val="bottom"/>
            <w:hideMark/>
            <w:tcPrChange w:id="4507" w:author="David Dayan" w:date="2021-12-03T17:18:00Z">
              <w:tcPr>
                <w:tcW w:w="746" w:type="dxa"/>
                <w:tcBorders>
                  <w:top w:val="nil"/>
                  <w:left w:val="nil"/>
                  <w:bottom w:val="nil"/>
                  <w:right w:val="nil"/>
                </w:tcBorders>
                <w:shd w:val="clear" w:color="auto" w:fill="auto"/>
                <w:noWrap/>
                <w:vAlign w:val="bottom"/>
                <w:hideMark/>
              </w:tcPr>
            </w:tcPrChange>
          </w:tcPr>
          <w:p w14:paraId="75119EE6" w14:textId="77777777" w:rsidR="00036D0E" w:rsidRPr="00036D0E" w:rsidRDefault="00036D0E" w:rsidP="00245317">
            <w:pPr>
              <w:spacing w:after="0" w:line="240" w:lineRule="auto"/>
              <w:jc w:val="center"/>
              <w:rPr>
                <w:ins w:id="4508" w:author="David Dayan" w:date="2021-12-03T17:13:00Z"/>
                <w:rFonts w:ascii="Calibri" w:eastAsia="Times New Roman" w:hAnsi="Calibri" w:cs="Times New Roman"/>
                <w:color w:val="000000"/>
                <w:sz w:val="16"/>
                <w:szCs w:val="16"/>
              </w:rPr>
            </w:pPr>
            <w:ins w:id="4509"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510" w:author="David Dayan" w:date="2021-12-03T17:18:00Z">
              <w:tcPr>
                <w:tcW w:w="599" w:type="dxa"/>
                <w:tcBorders>
                  <w:top w:val="nil"/>
                  <w:left w:val="nil"/>
                  <w:bottom w:val="nil"/>
                  <w:right w:val="nil"/>
                </w:tcBorders>
                <w:shd w:val="clear" w:color="auto" w:fill="auto"/>
                <w:noWrap/>
                <w:vAlign w:val="bottom"/>
                <w:hideMark/>
              </w:tcPr>
            </w:tcPrChange>
          </w:tcPr>
          <w:p w14:paraId="4009DC8F" w14:textId="77777777" w:rsidR="00036D0E" w:rsidRPr="00036D0E" w:rsidRDefault="00036D0E" w:rsidP="00245317">
            <w:pPr>
              <w:spacing w:after="0" w:line="240" w:lineRule="auto"/>
              <w:jc w:val="center"/>
              <w:rPr>
                <w:ins w:id="4511" w:author="David Dayan" w:date="2021-12-03T17:13:00Z"/>
                <w:rFonts w:ascii="Calibri" w:eastAsia="Times New Roman" w:hAnsi="Calibri" w:cs="Times New Roman"/>
                <w:color w:val="000000"/>
                <w:sz w:val="16"/>
                <w:szCs w:val="16"/>
              </w:rPr>
            </w:pPr>
            <w:ins w:id="4512"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513" w:author="David Dayan" w:date="2021-12-03T17:18:00Z">
              <w:tcPr>
                <w:tcW w:w="1142" w:type="dxa"/>
                <w:tcBorders>
                  <w:top w:val="nil"/>
                  <w:left w:val="nil"/>
                  <w:bottom w:val="nil"/>
                  <w:right w:val="nil"/>
                </w:tcBorders>
                <w:shd w:val="clear" w:color="auto" w:fill="auto"/>
                <w:noWrap/>
                <w:vAlign w:val="bottom"/>
                <w:hideMark/>
              </w:tcPr>
            </w:tcPrChange>
          </w:tcPr>
          <w:p w14:paraId="555F2F4B" w14:textId="77777777" w:rsidR="00036D0E" w:rsidRPr="00036D0E" w:rsidRDefault="00036D0E" w:rsidP="00245317">
            <w:pPr>
              <w:spacing w:after="0" w:line="240" w:lineRule="auto"/>
              <w:jc w:val="center"/>
              <w:rPr>
                <w:ins w:id="4514" w:author="David Dayan" w:date="2021-12-03T17:13:00Z"/>
                <w:rFonts w:ascii="Calibri" w:eastAsia="Times New Roman" w:hAnsi="Calibri" w:cs="Times New Roman"/>
                <w:color w:val="000000"/>
                <w:sz w:val="16"/>
                <w:szCs w:val="16"/>
              </w:rPr>
            </w:pPr>
            <w:ins w:id="45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16" w:author="David Dayan" w:date="2021-12-03T17:18:00Z">
              <w:tcPr>
                <w:tcW w:w="1440" w:type="dxa"/>
                <w:tcBorders>
                  <w:top w:val="nil"/>
                  <w:left w:val="nil"/>
                  <w:bottom w:val="nil"/>
                  <w:right w:val="nil"/>
                </w:tcBorders>
                <w:shd w:val="clear" w:color="auto" w:fill="auto"/>
                <w:noWrap/>
                <w:vAlign w:val="bottom"/>
                <w:hideMark/>
              </w:tcPr>
            </w:tcPrChange>
          </w:tcPr>
          <w:p w14:paraId="3FA625D1" w14:textId="77777777" w:rsidR="00036D0E" w:rsidRPr="00036D0E" w:rsidRDefault="00036D0E" w:rsidP="00245317">
            <w:pPr>
              <w:spacing w:after="0" w:line="240" w:lineRule="auto"/>
              <w:jc w:val="center"/>
              <w:rPr>
                <w:ins w:id="4517" w:author="David Dayan" w:date="2021-12-03T17:13:00Z"/>
                <w:rFonts w:ascii="Calibri" w:eastAsia="Times New Roman" w:hAnsi="Calibri" w:cs="Times New Roman"/>
                <w:color w:val="000000"/>
                <w:sz w:val="16"/>
                <w:szCs w:val="16"/>
              </w:rPr>
            </w:pPr>
            <w:ins w:id="45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19" w:author="David Dayan" w:date="2021-12-03T17:18:00Z">
              <w:tcPr>
                <w:tcW w:w="1530" w:type="dxa"/>
                <w:tcBorders>
                  <w:top w:val="nil"/>
                  <w:left w:val="nil"/>
                  <w:bottom w:val="nil"/>
                  <w:right w:val="nil"/>
                </w:tcBorders>
                <w:shd w:val="clear" w:color="auto" w:fill="auto"/>
                <w:noWrap/>
                <w:vAlign w:val="bottom"/>
                <w:hideMark/>
              </w:tcPr>
            </w:tcPrChange>
          </w:tcPr>
          <w:p w14:paraId="64058709" w14:textId="77777777" w:rsidR="00036D0E" w:rsidRPr="00036D0E" w:rsidRDefault="00036D0E" w:rsidP="00245317">
            <w:pPr>
              <w:spacing w:after="0" w:line="240" w:lineRule="auto"/>
              <w:jc w:val="center"/>
              <w:rPr>
                <w:ins w:id="4520" w:author="David Dayan" w:date="2021-12-03T17:13:00Z"/>
                <w:rFonts w:ascii="Calibri" w:eastAsia="Times New Roman" w:hAnsi="Calibri" w:cs="Times New Roman"/>
                <w:color w:val="000000"/>
                <w:sz w:val="16"/>
                <w:szCs w:val="16"/>
              </w:rPr>
            </w:pPr>
            <w:ins w:id="45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22" w:author="David Dayan" w:date="2021-12-03T17:18:00Z">
              <w:tcPr>
                <w:tcW w:w="898" w:type="dxa"/>
                <w:tcBorders>
                  <w:top w:val="nil"/>
                  <w:left w:val="nil"/>
                  <w:bottom w:val="nil"/>
                  <w:right w:val="nil"/>
                </w:tcBorders>
                <w:shd w:val="clear" w:color="auto" w:fill="auto"/>
                <w:noWrap/>
                <w:vAlign w:val="bottom"/>
                <w:hideMark/>
              </w:tcPr>
            </w:tcPrChange>
          </w:tcPr>
          <w:p w14:paraId="431A4261" w14:textId="77777777" w:rsidR="00036D0E" w:rsidRPr="00036D0E" w:rsidRDefault="00036D0E" w:rsidP="00245317">
            <w:pPr>
              <w:spacing w:after="0" w:line="240" w:lineRule="auto"/>
              <w:jc w:val="center"/>
              <w:rPr>
                <w:ins w:id="4523" w:author="David Dayan" w:date="2021-12-03T17:13:00Z"/>
                <w:rFonts w:ascii="Calibri" w:eastAsia="Times New Roman" w:hAnsi="Calibri" w:cs="Times New Roman"/>
                <w:color w:val="000000"/>
                <w:sz w:val="16"/>
                <w:szCs w:val="16"/>
              </w:rPr>
            </w:pPr>
            <w:ins w:id="452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525" w:author="David Dayan" w:date="2021-12-03T17:18:00Z">
              <w:tcPr>
                <w:tcW w:w="902" w:type="dxa"/>
                <w:tcBorders>
                  <w:top w:val="nil"/>
                  <w:left w:val="nil"/>
                  <w:bottom w:val="nil"/>
                  <w:right w:val="nil"/>
                </w:tcBorders>
                <w:shd w:val="clear" w:color="auto" w:fill="auto"/>
                <w:noWrap/>
                <w:vAlign w:val="bottom"/>
                <w:hideMark/>
              </w:tcPr>
            </w:tcPrChange>
          </w:tcPr>
          <w:p w14:paraId="61716278" w14:textId="77777777" w:rsidR="00036D0E" w:rsidRPr="00036D0E" w:rsidRDefault="00036D0E" w:rsidP="00245317">
            <w:pPr>
              <w:spacing w:after="0" w:line="240" w:lineRule="auto"/>
              <w:jc w:val="center"/>
              <w:rPr>
                <w:ins w:id="4526" w:author="David Dayan" w:date="2021-12-03T17:13:00Z"/>
                <w:rFonts w:ascii="Calibri" w:eastAsia="Times New Roman" w:hAnsi="Calibri" w:cs="Times New Roman"/>
                <w:color w:val="000000"/>
                <w:sz w:val="16"/>
                <w:szCs w:val="16"/>
              </w:rPr>
            </w:pPr>
            <w:ins w:id="452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528" w:author="David Dayan" w:date="2021-12-03T17:18:00Z">
              <w:tcPr>
                <w:tcW w:w="2160" w:type="dxa"/>
                <w:tcBorders>
                  <w:top w:val="nil"/>
                  <w:left w:val="nil"/>
                  <w:bottom w:val="nil"/>
                  <w:right w:val="nil"/>
                </w:tcBorders>
                <w:shd w:val="clear" w:color="auto" w:fill="auto"/>
                <w:noWrap/>
                <w:vAlign w:val="bottom"/>
                <w:hideMark/>
              </w:tcPr>
            </w:tcPrChange>
          </w:tcPr>
          <w:p w14:paraId="55DB90A0" w14:textId="77777777" w:rsidR="00036D0E" w:rsidRPr="00036D0E" w:rsidRDefault="00036D0E" w:rsidP="00245317">
            <w:pPr>
              <w:spacing w:after="0" w:line="240" w:lineRule="auto"/>
              <w:jc w:val="center"/>
              <w:rPr>
                <w:ins w:id="4529" w:author="David Dayan" w:date="2021-12-03T17:13:00Z"/>
                <w:rFonts w:ascii="Calibri" w:eastAsia="Times New Roman" w:hAnsi="Calibri" w:cs="Times New Roman"/>
                <w:color w:val="000000"/>
                <w:sz w:val="16"/>
                <w:szCs w:val="16"/>
              </w:rPr>
            </w:pPr>
            <w:ins w:id="453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531" w:author="David Dayan" w:date="2021-12-03T17:18:00Z">
              <w:tcPr>
                <w:tcW w:w="2876" w:type="dxa"/>
                <w:gridSpan w:val="2"/>
                <w:tcBorders>
                  <w:top w:val="nil"/>
                  <w:left w:val="nil"/>
                  <w:bottom w:val="nil"/>
                  <w:right w:val="nil"/>
                </w:tcBorders>
                <w:shd w:val="clear" w:color="auto" w:fill="auto"/>
                <w:noWrap/>
                <w:vAlign w:val="bottom"/>
                <w:hideMark/>
              </w:tcPr>
            </w:tcPrChange>
          </w:tcPr>
          <w:p w14:paraId="63482DB4" w14:textId="77777777" w:rsidR="00036D0E" w:rsidRPr="00036D0E" w:rsidRDefault="00036D0E" w:rsidP="00245317">
            <w:pPr>
              <w:spacing w:after="0" w:line="240" w:lineRule="auto"/>
              <w:jc w:val="center"/>
              <w:rPr>
                <w:ins w:id="4532" w:author="David Dayan" w:date="2021-12-03T17:13:00Z"/>
                <w:rFonts w:ascii="Calibri" w:eastAsia="Times New Roman" w:hAnsi="Calibri" w:cs="Times New Roman"/>
                <w:color w:val="000000"/>
                <w:sz w:val="16"/>
                <w:szCs w:val="16"/>
              </w:rPr>
            </w:pPr>
            <w:ins w:id="453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534" w:author="David Dayan" w:date="2021-12-03T17:18:00Z">
              <w:tcPr>
                <w:tcW w:w="1426" w:type="dxa"/>
                <w:tcBorders>
                  <w:top w:val="nil"/>
                  <w:left w:val="nil"/>
                  <w:bottom w:val="nil"/>
                  <w:right w:val="nil"/>
                </w:tcBorders>
                <w:shd w:val="clear" w:color="auto" w:fill="auto"/>
                <w:noWrap/>
                <w:vAlign w:val="bottom"/>
                <w:hideMark/>
              </w:tcPr>
            </w:tcPrChange>
          </w:tcPr>
          <w:p w14:paraId="630E3B97" w14:textId="77777777" w:rsidR="00036D0E" w:rsidRPr="00036D0E" w:rsidRDefault="00036D0E" w:rsidP="00245317">
            <w:pPr>
              <w:spacing w:after="0" w:line="240" w:lineRule="auto"/>
              <w:jc w:val="center"/>
              <w:rPr>
                <w:ins w:id="4535" w:author="David Dayan" w:date="2021-12-03T17:13:00Z"/>
                <w:rFonts w:ascii="Calibri" w:eastAsia="Times New Roman" w:hAnsi="Calibri" w:cs="Times New Roman"/>
                <w:color w:val="000000"/>
                <w:sz w:val="16"/>
                <w:szCs w:val="16"/>
              </w:rPr>
            </w:pPr>
            <w:ins w:id="4536" w:author="David Dayan" w:date="2021-12-03T17:13:00Z">
              <w:r w:rsidRPr="00036D0E">
                <w:rPr>
                  <w:rFonts w:ascii="Calibri" w:eastAsia="Times New Roman" w:hAnsi="Calibri" w:cs="Times New Roman"/>
                  <w:color w:val="000000"/>
                  <w:sz w:val="16"/>
                  <w:szCs w:val="16"/>
                </w:rPr>
                <w:t>heterozygote</w:t>
              </w:r>
            </w:ins>
          </w:p>
        </w:tc>
      </w:tr>
      <w:tr w:rsidR="00036D0E" w:rsidRPr="00036D0E" w14:paraId="5BF06B6F" w14:textId="77777777" w:rsidTr="00245317">
        <w:trPr>
          <w:cantSplit/>
          <w:trHeight w:val="20"/>
          <w:ins w:id="4537" w:author="David Dayan" w:date="2021-12-03T17:13:00Z"/>
          <w:trPrChange w:id="45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39" w:author="David Dayan" w:date="2021-12-03T17:18:00Z">
              <w:tcPr>
                <w:tcW w:w="1563" w:type="dxa"/>
                <w:tcBorders>
                  <w:top w:val="nil"/>
                  <w:left w:val="nil"/>
                  <w:bottom w:val="nil"/>
                  <w:right w:val="nil"/>
                </w:tcBorders>
                <w:shd w:val="clear" w:color="auto" w:fill="auto"/>
                <w:noWrap/>
                <w:vAlign w:val="bottom"/>
                <w:hideMark/>
              </w:tcPr>
            </w:tcPrChange>
          </w:tcPr>
          <w:p w14:paraId="0804A1CA" w14:textId="77777777" w:rsidR="00036D0E" w:rsidRPr="00036D0E" w:rsidRDefault="00036D0E" w:rsidP="00245317">
            <w:pPr>
              <w:spacing w:after="0" w:line="240" w:lineRule="auto"/>
              <w:jc w:val="center"/>
              <w:rPr>
                <w:ins w:id="4540" w:author="David Dayan" w:date="2021-12-03T17:13:00Z"/>
                <w:rFonts w:ascii="Calibri" w:eastAsia="Times New Roman" w:hAnsi="Calibri" w:cs="Times New Roman"/>
                <w:color w:val="000000"/>
                <w:sz w:val="16"/>
                <w:szCs w:val="16"/>
              </w:rPr>
            </w:pPr>
            <w:ins w:id="4541" w:author="David Dayan" w:date="2021-12-03T17:13:00Z">
              <w:r w:rsidRPr="00036D0E">
                <w:rPr>
                  <w:rFonts w:ascii="Calibri" w:eastAsia="Times New Roman" w:hAnsi="Calibri" w:cs="Times New Roman"/>
                  <w:color w:val="000000"/>
                  <w:sz w:val="16"/>
                  <w:szCs w:val="16"/>
                </w:rPr>
                <w:t>OtsAC20ROGR_0118</w:t>
              </w:r>
            </w:ins>
          </w:p>
        </w:tc>
        <w:tc>
          <w:tcPr>
            <w:tcW w:w="746" w:type="dxa"/>
            <w:tcBorders>
              <w:top w:val="nil"/>
              <w:left w:val="nil"/>
              <w:bottom w:val="nil"/>
              <w:right w:val="nil"/>
            </w:tcBorders>
            <w:shd w:val="clear" w:color="auto" w:fill="auto"/>
            <w:noWrap/>
            <w:vAlign w:val="bottom"/>
            <w:hideMark/>
            <w:tcPrChange w:id="4542" w:author="David Dayan" w:date="2021-12-03T17:18:00Z">
              <w:tcPr>
                <w:tcW w:w="746" w:type="dxa"/>
                <w:tcBorders>
                  <w:top w:val="nil"/>
                  <w:left w:val="nil"/>
                  <w:bottom w:val="nil"/>
                  <w:right w:val="nil"/>
                </w:tcBorders>
                <w:shd w:val="clear" w:color="auto" w:fill="auto"/>
                <w:noWrap/>
                <w:vAlign w:val="bottom"/>
                <w:hideMark/>
              </w:tcPr>
            </w:tcPrChange>
          </w:tcPr>
          <w:p w14:paraId="34BF6A52" w14:textId="77777777" w:rsidR="00036D0E" w:rsidRPr="00036D0E" w:rsidRDefault="00036D0E" w:rsidP="00245317">
            <w:pPr>
              <w:spacing w:after="0" w:line="240" w:lineRule="auto"/>
              <w:jc w:val="center"/>
              <w:rPr>
                <w:ins w:id="4543" w:author="David Dayan" w:date="2021-12-03T17:13:00Z"/>
                <w:rFonts w:ascii="Calibri" w:eastAsia="Times New Roman" w:hAnsi="Calibri" w:cs="Times New Roman"/>
                <w:color w:val="000000"/>
                <w:sz w:val="16"/>
                <w:szCs w:val="16"/>
              </w:rPr>
            </w:pPr>
            <w:ins w:id="4544" w:author="David Dayan" w:date="2021-12-03T17:13:00Z">
              <w:r w:rsidRPr="00036D0E">
                <w:rPr>
                  <w:rFonts w:ascii="Calibri" w:eastAsia="Times New Roman" w:hAnsi="Calibri" w:cs="Times New Roman"/>
                  <w:color w:val="000000"/>
                  <w:sz w:val="16"/>
                  <w:szCs w:val="16"/>
                </w:rPr>
                <w:t>8/26/20</w:t>
              </w:r>
            </w:ins>
          </w:p>
        </w:tc>
        <w:tc>
          <w:tcPr>
            <w:tcW w:w="599" w:type="dxa"/>
            <w:tcBorders>
              <w:top w:val="nil"/>
              <w:left w:val="nil"/>
              <w:bottom w:val="nil"/>
              <w:right w:val="nil"/>
            </w:tcBorders>
            <w:shd w:val="clear" w:color="auto" w:fill="auto"/>
            <w:noWrap/>
            <w:vAlign w:val="bottom"/>
            <w:hideMark/>
            <w:tcPrChange w:id="4545" w:author="David Dayan" w:date="2021-12-03T17:18:00Z">
              <w:tcPr>
                <w:tcW w:w="599" w:type="dxa"/>
                <w:tcBorders>
                  <w:top w:val="nil"/>
                  <w:left w:val="nil"/>
                  <w:bottom w:val="nil"/>
                  <w:right w:val="nil"/>
                </w:tcBorders>
                <w:shd w:val="clear" w:color="auto" w:fill="auto"/>
                <w:noWrap/>
                <w:vAlign w:val="bottom"/>
                <w:hideMark/>
              </w:tcPr>
            </w:tcPrChange>
          </w:tcPr>
          <w:p w14:paraId="2E5E9E83" w14:textId="77777777" w:rsidR="00036D0E" w:rsidRPr="00036D0E" w:rsidRDefault="00036D0E" w:rsidP="00245317">
            <w:pPr>
              <w:spacing w:after="0" w:line="240" w:lineRule="auto"/>
              <w:jc w:val="center"/>
              <w:rPr>
                <w:ins w:id="4546" w:author="David Dayan" w:date="2021-12-03T17:13:00Z"/>
                <w:rFonts w:ascii="Calibri" w:eastAsia="Times New Roman" w:hAnsi="Calibri" w:cs="Times New Roman"/>
                <w:color w:val="000000"/>
                <w:sz w:val="16"/>
                <w:szCs w:val="16"/>
              </w:rPr>
            </w:pPr>
            <w:ins w:id="4547" w:author="David Dayan" w:date="2021-12-03T17:13:00Z">
              <w:r w:rsidRPr="00036D0E">
                <w:rPr>
                  <w:rFonts w:ascii="Calibri" w:eastAsia="Times New Roman" w:hAnsi="Calibri" w:cs="Times New Roman"/>
                  <w:color w:val="000000"/>
                  <w:sz w:val="16"/>
                  <w:szCs w:val="16"/>
                </w:rPr>
                <w:t>239</w:t>
              </w:r>
            </w:ins>
          </w:p>
        </w:tc>
        <w:tc>
          <w:tcPr>
            <w:tcW w:w="1142" w:type="dxa"/>
            <w:tcBorders>
              <w:top w:val="nil"/>
              <w:left w:val="nil"/>
              <w:bottom w:val="nil"/>
              <w:right w:val="nil"/>
            </w:tcBorders>
            <w:shd w:val="clear" w:color="auto" w:fill="auto"/>
            <w:noWrap/>
            <w:vAlign w:val="bottom"/>
            <w:hideMark/>
            <w:tcPrChange w:id="4548" w:author="David Dayan" w:date="2021-12-03T17:18:00Z">
              <w:tcPr>
                <w:tcW w:w="1142" w:type="dxa"/>
                <w:tcBorders>
                  <w:top w:val="nil"/>
                  <w:left w:val="nil"/>
                  <w:bottom w:val="nil"/>
                  <w:right w:val="nil"/>
                </w:tcBorders>
                <w:shd w:val="clear" w:color="auto" w:fill="auto"/>
                <w:noWrap/>
                <w:vAlign w:val="bottom"/>
                <w:hideMark/>
              </w:tcPr>
            </w:tcPrChange>
          </w:tcPr>
          <w:p w14:paraId="7EF3CF71" w14:textId="77777777" w:rsidR="00036D0E" w:rsidRPr="00036D0E" w:rsidRDefault="00036D0E" w:rsidP="00245317">
            <w:pPr>
              <w:spacing w:after="0" w:line="240" w:lineRule="auto"/>
              <w:jc w:val="center"/>
              <w:rPr>
                <w:ins w:id="4549" w:author="David Dayan" w:date="2021-12-03T17:13:00Z"/>
                <w:rFonts w:ascii="Calibri" w:eastAsia="Times New Roman" w:hAnsi="Calibri" w:cs="Times New Roman"/>
                <w:color w:val="000000"/>
                <w:sz w:val="16"/>
                <w:szCs w:val="16"/>
              </w:rPr>
            </w:pPr>
            <w:ins w:id="45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51" w:author="David Dayan" w:date="2021-12-03T17:18:00Z">
              <w:tcPr>
                <w:tcW w:w="1440" w:type="dxa"/>
                <w:tcBorders>
                  <w:top w:val="nil"/>
                  <w:left w:val="nil"/>
                  <w:bottom w:val="nil"/>
                  <w:right w:val="nil"/>
                </w:tcBorders>
                <w:shd w:val="clear" w:color="auto" w:fill="auto"/>
                <w:noWrap/>
                <w:vAlign w:val="bottom"/>
                <w:hideMark/>
              </w:tcPr>
            </w:tcPrChange>
          </w:tcPr>
          <w:p w14:paraId="6A6A29AB" w14:textId="77777777" w:rsidR="00036D0E" w:rsidRPr="00036D0E" w:rsidRDefault="00036D0E" w:rsidP="00245317">
            <w:pPr>
              <w:spacing w:after="0" w:line="240" w:lineRule="auto"/>
              <w:jc w:val="center"/>
              <w:rPr>
                <w:ins w:id="4552" w:author="David Dayan" w:date="2021-12-03T17:13:00Z"/>
                <w:rFonts w:ascii="Calibri" w:eastAsia="Times New Roman" w:hAnsi="Calibri" w:cs="Times New Roman"/>
                <w:color w:val="000000"/>
                <w:sz w:val="16"/>
                <w:szCs w:val="16"/>
              </w:rPr>
            </w:pPr>
            <w:ins w:id="45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54" w:author="David Dayan" w:date="2021-12-03T17:18:00Z">
              <w:tcPr>
                <w:tcW w:w="1530" w:type="dxa"/>
                <w:tcBorders>
                  <w:top w:val="nil"/>
                  <w:left w:val="nil"/>
                  <w:bottom w:val="nil"/>
                  <w:right w:val="nil"/>
                </w:tcBorders>
                <w:shd w:val="clear" w:color="auto" w:fill="auto"/>
                <w:noWrap/>
                <w:vAlign w:val="bottom"/>
                <w:hideMark/>
              </w:tcPr>
            </w:tcPrChange>
          </w:tcPr>
          <w:p w14:paraId="05CD7CA3" w14:textId="77777777" w:rsidR="00036D0E" w:rsidRPr="00036D0E" w:rsidRDefault="00036D0E" w:rsidP="00245317">
            <w:pPr>
              <w:spacing w:after="0" w:line="240" w:lineRule="auto"/>
              <w:jc w:val="center"/>
              <w:rPr>
                <w:ins w:id="4555" w:author="David Dayan" w:date="2021-12-03T17:13:00Z"/>
                <w:rFonts w:ascii="Calibri" w:eastAsia="Times New Roman" w:hAnsi="Calibri" w:cs="Times New Roman"/>
                <w:color w:val="000000"/>
                <w:sz w:val="16"/>
                <w:szCs w:val="16"/>
              </w:rPr>
            </w:pPr>
            <w:ins w:id="45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57" w:author="David Dayan" w:date="2021-12-03T17:18:00Z">
              <w:tcPr>
                <w:tcW w:w="898" w:type="dxa"/>
                <w:tcBorders>
                  <w:top w:val="nil"/>
                  <w:left w:val="nil"/>
                  <w:bottom w:val="nil"/>
                  <w:right w:val="nil"/>
                </w:tcBorders>
                <w:shd w:val="clear" w:color="auto" w:fill="auto"/>
                <w:noWrap/>
                <w:vAlign w:val="bottom"/>
                <w:hideMark/>
              </w:tcPr>
            </w:tcPrChange>
          </w:tcPr>
          <w:p w14:paraId="373321D4" w14:textId="77777777" w:rsidR="00036D0E" w:rsidRPr="00036D0E" w:rsidRDefault="00036D0E" w:rsidP="00245317">
            <w:pPr>
              <w:spacing w:after="0" w:line="240" w:lineRule="auto"/>
              <w:jc w:val="center"/>
              <w:rPr>
                <w:ins w:id="4558" w:author="David Dayan" w:date="2021-12-03T17:13:00Z"/>
                <w:rFonts w:ascii="Calibri" w:eastAsia="Times New Roman" w:hAnsi="Calibri" w:cs="Times New Roman"/>
                <w:color w:val="000000"/>
                <w:sz w:val="16"/>
                <w:szCs w:val="16"/>
              </w:rPr>
            </w:pPr>
            <w:ins w:id="455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560" w:author="David Dayan" w:date="2021-12-03T17:18:00Z">
              <w:tcPr>
                <w:tcW w:w="902" w:type="dxa"/>
                <w:tcBorders>
                  <w:top w:val="nil"/>
                  <w:left w:val="nil"/>
                  <w:bottom w:val="nil"/>
                  <w:right w:val="nil"/>
                </w:tcBorders>
                <w:shd w:val="clear" w:color="auto" w:fill="auto"/>
                <w:noWrap/>
                <w:vAlign w:val="bottom"/>
                <w:hideMark/>
              </w:tcPr>
            </w:tcPrChange>
          </w:tcPr>
          <w:p w14:paraId="3FA586BA" w14:textId="77777777" w:rsidR="00036D0E" w:rsidRPr="00036D0E" w:rsidRDefault="00036D0E" w:rsidP="00245317">
            <w:pPr>
              <w:spacing w:after="0" w:line="240" w:lineRule="auto"/>
              <w:jc w:val="center"/>
              <w:rPr>
                <w:ins w:id="4561" w:author="David Dayan" w:date="2021-12-03T17:13:00Z"/>
                <w:rFonts w:ascii="Calibri" w:eastAsia="Times New Roman" w:hAnsi="Calibri" w:cs="Times New Roman"/>
                <w:color w:val="000000"/>
                <w:sz w:val="16"/>
                <w:szCs w:val="16"/>
              </w:rPr>
            </w:pPr>
            <w:ins w:id="45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563" w:author="David Dayan" w:date="2021-12-03T17:18:00Z">
              <w:tcPr>
                <w:tcW w:w="2160" w:type="dxa"/>
                <w:tcBorders>
                  <w:top w:val="nil"/>
                  <w:left w:val="nil"/>
                  <w:bottom w:val="nil"/>
                  <w:right w:val="nil"/>
                </w:tcBorders>
                <w:shd w:val="clear" w:color="auto" w:fill="auto"/>
                <w:noWrap/>
                <w:vAlign w:val="bottom"/>
                <w:hideMark/>
              </w:tcPr>
            </w:tcPrChange>
          </w:tcPr>
          <w:p w14:paraId="4C2E56B3" w14:textId="77777777" w:rsidR="00036D0E" w:rsidRPr="00036D0E" w:rsidRDefault="00036D0E" w:rsidP="00245317">
            <w:pPr>
              <w:spacing w:after="0" w:line="240" w:lineRule="auto"/>
              <w:jc w:val="center"/>
              <w:rPr>
                <w:ins w:id="4564" w:author="David Dayan" w:date="2021-12-03T17:13:00Z"/>
                <w:rFonts w:ascii="Calibri" w:eastAsia="Times New Roman" w:hAnsi="Calibri" w:cs="Times New Roman"/>
                <w:color w:val="000000"/>
                <w:sz w:val="16"/>
                <w:szCs w:val="16"/>
              </w:rPr>
            </w:pPr>
            <w:ins w:id="456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566" w:author="David Dayan" w:date="2021-12-03T17:18:00Z">
              <w:tcPr>
                <w:tcW w:w="2876" w:type="dxa"/>
                <w:gridSpan w:val="2"/>
                <w:tcBorders>
                  <w:top w:val="nil"/>
                  <w:left w:val="nil"/>
                  <w:bottom w:val="nil"/>
                  <w:right w:val="nil"/>
                </w:tcBorders>
                <w:shd w:val="clear" w:color="auto" w:fill="auto"/>
                <w:noWrap/>
                <w:vAlign w:val="bottom"/>
                <w:hideMark/>
              </w:tcPr>
            </w:tcPrChange>
          </w:tcPr>
          <w:p w14:paraId="28C0F5A8" w14:textId="77777777" w:rsidR="00036D0E" w:rsidRPr="00036D0E" w:rsidRDefault="00036D0E" w:rsidP="00245317">
            <w:pPr>
              <w:spacing w:after="0" w:line="240" w:lineRule="auto"/>
              <w:jc w:val="center"/>
              <w:rPr>
                <w:ins w:id="4567" w:author="David Dayan" w:date="2021-12-03T17:13:00Z"/>
                <w:rFonts w:ascii="Calibri" w:eastAsia="Times New Roman" w:hAnsi="Calibri" w:cs="Times New Roman"/>
                <w:color w:val="000000"/>
                <w:sz w:val="16"/>
                <w:szCs w:val="16"/>
              </w:rPr>
            </w:pPr>
            <w:ins w:id="45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569" w:author="David Dayan" w:date="2021-12-03T17:18:00Z">
              <w:tcPr>
                <w:tcW w:w="1426" w:type="dxa"/>
                <w:tcBorders>
                  <w:top w:val="nil"/>
                  <w:left w:val="nil"/>
                  <w:bottom w:val="nil"/>
                  <w:right w:val="nil"/>
                </w:tcBorders>
                <w:shd w:val="clear" w:color="auto" w:fill="auto"/>
                <w:noWrap/>
                <w:vAlign w:val="bottom"/>
                <w:hideMark/>
              </w:tcPr>
            </w:tcPrChange>
          </w:tcPr>
          <w:p w14:paraId="0D9D05B3" w14:textId="77777777" w:rsidR="00036D0E" w:rsidRPr="00036D0E" w:rsidRDefault="00036D0E" w:rsidP="00245317">
            <w:pPr>
              <w:spacing w:after="0" w:line="240" w:lineRule="auto"/>
              <w:jc w:val="center"/>
              <w:rPr>
                <w:ins w:id="4570" w:author="David Dayan" w:date="2021-12-03T17:13:00Z"/>
                <w:rFonts w:ascii="Calibri" w:eastAsia="Times New Roman" w:hAnsi="Calibri" w:cs="Times New Roman"/>
                <w:color w:val="000000"/>
                <w:sz w:val="16"/>
                <w:szCs w:val="16"/>
              </w:rPr>
            </w:pPr>
            <w:ins w:id="4571" w:author="David Dayan" w:date="2021-12-03T17:13:00Z">
              <w:r w:rsidRPr="00036D0E">
                <w:rPr>
                  <w:rFonts w:ascii="Calibri" w:eastAsia="Times New Roman" w:hAnsi="Calibri" w:cs="Times New Roman"/>
                  <w:color w:val="000000"/>
                  <w:sz w:val="16"/>
                  <w:szCs w:val="16"/>
                </w:rPr>
                <w:t>discordant</w:t>
              </w:r>
            </w:ins>
          </w:p>
        </w:tc>
      </w:tr>
      <w:tr w:rsidR="00036D0E" w:rsidRPr="00036D0E" w14:paraId="482A4129" w14:textId="77777777" w:rsidTr="00245317">
        <w:trPr>
          <w:cantSplit/>
          <w:trHeight w:val="20"/>
          <w:ins w:id="4572" w:author="David Dayan" w:date="2021-12-03T17:13:00Z"/>
          <w:trPrChange w:id="45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574" w:author="David Dayan" w:date="2021-12-03T17:18:00Z">
              <w:tcPr>
                <w:tcW w:w="1563" w:type="dxa"/>
                <w:tcBorders>
                  <w:top w:val="nil"/>
                  <w:left w:val="nil"/>
                  <w:bottom w:val="nil"/>
                  <w:right w:val="nil"/>
                </w:tcBorders>
                <w:shd w:val="clear" w:color="auto" w:fill="auto"/>
                <w:noWrap/>
                <w:vAlign w:val="bottom"/>
                <w:hideMark/>
              </w:tcPr>
            </w:tcPrChange>
          </w:tcPr>
          <w:p w14:paraId="31565F23" w14:textId="77777777" w:rsidR="00036D0E" w:rsidRPr="00036D0E" w:rsidRDefault="00036D0E" w:rsidP="00245317">
            <w:pPr>
              <w:spacing w:after="0" w:line="240" w:lineRule="auto"/>
              <w:jc w:val="center"/>
              <w:rPr>
                <w:ins w:id="4575" w:author="David Dayan" w:date="2021-12-03T17:13:00Z"/>
                <w:rFonts w:ascii="Calibri" w:eastAsia="Times New Roman" w:hAnsi="Calibri" w:cs="Times New Roman"/>
                <w:color w:val="000000"/>
                <w:sz w:val="16"/>
                <w:szCs w:val="16"/>
              </w:rPr>
            </w:pPr>
            <w:ins w:id="4576" w:author="David Dayan" w:date="2021-12-03T17:13:00Z">
              <w:r w:rsidRPr="00036D0E">
                <w:rPr>
                  <w:rFonts w:ascii="Calibri" w:eastAsia="Times New Roman" w:hAnsi="Calibri" w:cs="Times New Roman"/>
                  <w:color w:val="000000"/>
                  <w:sz w:val="16"/>
                  <w:szCs w:val="16"/>
                </w:rPr>
                <w:t>OtsAC20ROGR_0119</w:t>
              </w:r>
            </w:ins>
          </w:p>
        </w:tc>
        <w:tc>
          <w:tcPr>
            <w:tcW w:w="746" w:type="dxa"/>
            <w:tcBorders>
              <w:top w:val="nil"/>
              <w:left w:val="nil"/>
              <w:bottom w:val="nil"/>
              <w:right w:val="nil"/>
            </w:tcBorders>
            <w:shd w:val="clear" w:color="auto" w:fill="auto"/>
            <w:noWrap/>
            <w:vAlign w:val="bottom"/>
            <w:hideMark/>
            <w:tcPrChange w:id="4577" w:author="David Dayan" w:date="2021-12-03T17:18:00Z">
              <w:tcPr>
                <w:tcW w:w="746" w:type="dxa"/>
                <w:tcBorders>
                  <w:top w:val="nil"/>
                  <w:left w:val="nil"/>
                  <w:bottom w:val="nil"/>
                  <w:right w:val="nil"/>
                </w:tcBorders>
                <w:shd w:val="clear" w:color="auto" w:fill="auto"/>
                <w:noWrap/>
                <w:vAlign w:val="bottom"/>
                <w:hideMark/>
              </w:tcPr>
            </w:tcPrChange>
          </w:tcPr>
          <w:p w14:paraId="598C8513" w14:textId="77777777" w:rsidR="00036D0E" w:rsidRPr="00036D0E" w:rsidRDefault="00036D0E" w:rsidP="00245317">
            <w:pPr>
              <w:spacing w:after="0" w:line="240" w:lineRule="auto"/>
              <w:jc w:val="center"/>
              <w:rPr>
                <w:ins w:id="4578" w:author="David Dayan" w:date="2021-12-03T17:13:00Z"/>
                <w:rFonts w:ascii="Calibri" w:eastAsia="Times New Roman" w:hAnsi="Calibri" w:cs="Times New Roman"/>
                <w:color w:val="000000"/>
                <w:sz w:val="16"/>
                <w:szCs w:val="16"/>
              </w:rPr>
            </w:pPr>
            <w:ins w:id="4579"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580" w:author="David Dayan" w:date="2021-12-03T17:18:00Z">
              <w:tcPr>
                <w:tcW w:w="599" w:type="dxa"/>
                <w:tcBorders>
                  <w:top w:val="nil"/>
                  <w:left w:val="nil"/>
                  <w:bottom w:val="nil"/>
                  <w:right w:val="nil"/>
                </w:tcBorders>
                <w:shd w:val="clear" w:color="auto" w:fill="auto"/>
                <w:noWrap/>
                <w:vAlign w:val="bottom"/>
                <w:hideMark/>
              </w:tcPr>
            </w:tcPrChange>
          </w:tcPr>
          <w:p w14:paraId="7EDA0F0D" w14:textId="77777777" w:rsidR="00036D0E" w:rsidRPr="00036D0E" w:rsidRDefault="00036D0E" w:rsidP="00245317">
            <w:pPr>
              <w:spacing w:after="0" w:line="240" w:lineRule="auto"/>
              <w:jc w:val="center"/>
              <w:rPr>
                <w:ins w:id="4581" w:author="David Dayan" w:date="2021-12-03T17:13:00Z"/>
                <w:rFonts w:ascii="Calibri" w:eastAsia="Times New Roman" w:hAnsi="Calibri" w:cs="Times New Roman"/>
                <w:color w:val="000000"/>
                <w:sz w:val="16"/>
                <w:szCs w:val="16"/>
              </w:rPr>
            </w:pPr>
            <w:ins w:id="4582"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583" w:author="David Dayan" w:date="2021-12-03T17:18:00Z">
              <w:tcPr>
                <w:tcW w:w="1142" w:type="dxa"/>
                <w:tcBorders>
                  <w:top w:val="nil"/>
                  <w:left w:val="nil"/>
                  <w:bottom w:val="nil"/>
                  <w:right w:val="nil"/>
                </w:tcBorders>
                <w:shd w:val="clear" w:color="auto" w:fill="auto"/>
                <w:noWrap/>
                <w:vAlign w:val="bottom"/>
                <w:hideMark/>
              </w:tcPr>
            </w:tcPrChange>
          </w:tcPr>
          <w:p w14:paraId="0E806E2C" w14:textId="77777777" w:rsidR="00036D0E" w:rsidRPr="00036D0E" w:rsidRDefault="00036D0E" w:rsidP="00245317">
            <w:pPr>
              <w:spacing w:after="0" w:line="240" w:lineRule="auto"/>
              <w:jc w:val="center"/>
              <w:rPr>
                <w:ins w:id="4584" w:author="David Dayan" w:date="2021-12-03T17:13:00Z"/>
                <w:rFonts w:ascii="Calibri" w:eastAsia="Times New Roman" w:hAnsi="Calibri" w:cs="Times New Roman"/>
                <w:color w:val="000000"/>
                <w:sz w:val="16"/>
                <w:szCs w:val="16"/>
              </w:rPr>
            </w:pPr>
            <w:ins w:id="45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586" w:author="David Dayan" w:date="2021-12-03T17:18:00Z">
              <w:tcPr>
                <w:tcW w:w="1440" w:type="dxa"/>
                <w:tcBorders>
                  <w:top w:val="nil"/>
                  <w:left w:val="nil"/>
                  <w:bottom w:val="nil"/>
                  <w:right w:val="nil"/>
                </w:tcBorders>
                <w:shd w:val="clear" w:color="auto" w:fill="auto"/>
                <w:noWrap/>
                <w:vAlign w:val="bottom"/>
                <w:hideMark/>
              </w:tcPr>
            </w:tcPrChange>
          </w:tcPr>
          <w:p w14:paraId="700F389E" w14:textId="77777777" w:rsidR="00036D0E" w:rsidRPr="00036D0E" w:rsidRDefault="00036D0E" w:rsidP="00245317">
            <w:pPr>
              <w:spacing w:after="0" w:line="240" w:lineRule="auto"/>
              <w:jc w:val="center"/>
              <w:rPr>
                <w:ins w:id="4587" w:author="David Dayan" w:date="2021-12-03T17:13:00Z"/>
                <w:rFonts w:ascii="Calibri" w:eastAsia="Times New Roman" w:hAnsi="Calibri" w:cs="Times New Roman"/>
                <w:color w:val="000000"/>
                <w:sz w:val="16"/>
                <w:szCs w:val="16"/>
              </w:rPr>
            </w:pPr>
            <w:ins w:id="45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589" w:author="David Dayan" w:date="2021-12-03T17:18:00Z">
              <w:tcPr>
                <w:tcW w:w="1530" w:type="dxa"/>
                <w:tcBorders>
                  <w:top w:val="nil"/>
                  <w:left w:val="nil"/>
                  <w:bottom w:val="nil"/>
                  <w:right w:val="nil"/>
                </w:tcBorders>
                <w:shd w:val="clear" w:color="auto" w:fill="auto"/>
                <w:noWrap/>
                <w:vAlign w:val="bottom"/>
                <w:hideMark/>
              </w:tcPr>
            </w:tcPrChange>
          </w:tcPr>
          <w:p w14:paraId="12FBECCD" w14:textId="77777777" w:rsidR="00036D0E" w:rsidRPr="00036D0E" w:rsidRDefault="00036D0E" w:rsidP="00245317">
            <w:pPr>
              <w:spacing w:after="0" w:line="240" w:lineRule="auto"/>
              <w:jc w:val="center"/>
              <w:rPr>
                <w:ins w:id="4590" w:author="David Dayan" w:date="2021-12-03T17:13:00Z"/>
                <w:rFonts w:ascii="Calibri" w:eastAsia="Times New Roman" w:hAnsi="Calibri" w:cs="Times New Roman"/>
                <w:color w:val="000000"/>
                <w:sz w:val="16"/>
                <w:szCs w:val="16"/>
              </w:rPr>
            </w:pPr>
            <w:ins w:id="45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592" w:author="David Dayan" w:date="2021-12-03T17:18:00Z">
              <w:tcPr>
                <w:tcW w:w="898" w:type="dxa"/>
                <w:tcBorders>
                  <w:top w:val="nil"/>
                  <w:left w:val="nil"/>
                  <w:bottom w:val="nil"/>
                  <w:right w:val="nil"/>
                </w:tcBorders>
                <w:shd w:val="clear" w:color="auto" w:fill="auto"/>
                <w:noWrap/>
                <w:vAlign w:val="bottom"/>
                <w:hideMark/>
              </w:tcPr>
            </w:tcPrChange>
          </w:tcPr>
          <w:p w14:paraId="65B8416C" w14:textId="77777777" w:rsidR="00036D0E" w:rsidRPr="00036D0E" w:rsidRDefault="00036D0E" w:rsidP="00245317">
            <w:pPr>
              <w:spacing w:after="0" w:line="240" w:lineRule="auto"/>
              <w:jc w:val="center"/>
              <w:rPr>
                <w:ins w:id="4593" w:author="David Dayan" w:date="2021-12-03T17:13:00Z"/>
                <w:rFonts w:ascii="Calibri" w:eastAsia="Times New Roman" w:hAnsi="Calibri" w:cs="Times New Roman"/>
                <w:color w:val="000000"/>
                <w:sz w:val="16"/>
                <w:szCs w:val="16"/>
              </w:rPr>
            </w:pPr>
            <w:ins w:id="45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595" w:author="David Dayan" w:date="2021-12-03T17:18:00Z">
              <w:tcPr>
                <w:tcW w:w="902" w:type="dxa"/>
                <w:tcBorders>
                  <w:top w:val="nil"/>
                  <w:left w:val="nil"/>
                  <w:bottom w:val="nil"/>
                  <w:right w:val="nil"/>
                </w:tcBorders>
                <w:shd w:val="clear" w:color="auto" w:fill="auto"/>
                <w:noWrap/>
                <w:vAlign w:val="bottom"/>
                <w:hideMark/>
              </w:tcPr>
            </w:tcPrChange>
          </w:tcPr>
          <w:p w14:paraId="68B2BAFA" w14:textId="77777777" w:rsidR="00036D0E" w:rsidRPr="00036D0E" w:rsidRDefault="00036D0E" w:rsidP="00245317">
            <w:pPr>
              <w:spacing w:after="0" w:line="240" w:lineRule="auto"/>
              <w:jc w:val="center"/>
              <w:rPr>
                <w:ins w:id="4596" w:author="David Dayan" w:date="2021-12-03T17:13:00Z"/>
                <w:rFonts w:ascii="Calibri" w:eastAsia="Times New Roman" w:hAnsi="Calibri" w:cs="Times New Roman"/>
                <w:color w:val="000000"/>
                <w:sz w:val="16"/>
                <w:szCs w:val="16"/>
              </w:rPr>
            </w:pPr>
            <w:ins w:id="45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598" w:author="David Dayan" w:date="2021-12-03T17:18:00Z">
              <w:tcPr>
                <w:tcW w:w="2160" w:type="dxa"/>
                <w:tcBorders>
                  <w:top w:val="nil"/>
                  <w:left w:val="nil"/>
                  <w:bottom w:val="nil"/>
                  <w:right w:val="nil"/>
                </w:tcBorders>
                <w:shd w:val="clear" w:color="auto" w:fill="auto"/>
                <w:noWrap/>
                <w:vAlign w:val="bottom"/>
                <w:hideMark/>
              </w:tcPr>
            </w:tcPrChange>
          </w:tcPr>
          <w:p w14:paraId="2BBBF47E" w14:textId="77777777" w:rsidR="00036D0E" w:rsidRPr="00036D0E" w:rsidRDefault="00036D0E" w:rsidP="00245317">
            <w:pPr>
              <w:spacing w:after="0" w:line="240" w:lineRule="auto"/>
              <w:jc w:val="center"/>
              <w:rPr>
                <w:ins w:id="4599" w:author="David Dayan" w:date="2021-12-03T17:13:00Z"/>
                <w:rFonts w:ascii="Calibri" w:eastAsia="Times New Roman" w:hAnsi="Calibri" w:cs="Times New Roman"/>
                <w:color w:val="000000"/>
                <w:sz w:val="16"/>
                <w:szCs w:val="16"/>
              </w:rPr>
            </w:pPr>
            <w:ins w:id="46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601" w:author="David Dayan" w:date="2021-12-03T17:18:00Z">
              <w:tcPr>
                <w:tcW w:w="2876" w:type="dxa"/>
                <w:gridSpan w:val="2"/>
                <w:tcBorders>
                  <w:top w:val="nil"/>
                  <w:left w:val="nil"/>
                  <w:bottom w:val="nil"/>
                  <w:right w:val="nil"/>
                </w:tcBorders>
                <w:shd w:val="clear" w:color="auto" w:fill="auto"/>
                <w:noWrap/>
                <w:vAlign w:val="bottom"/>
                <w:hideMark/>
              </w:tcPr>
            </w:tcPrChange>
          </w:tcPr>
          <w:p w14:paraId="649F6049" w14:textId="77777777" w:rsidR="00036D0E" w:rsidRPr="00036D0E" w:rsidRDefault="00036D0E" w:rsidP="00245317">
            <w:pPr>
              <w:spacing w:after="0" w:line="240" w:lineRule="auto"/>
              <w:jc w:val="center"/>
              <w:rPr>
                <w:ins w:id="4602" w:author="David Dayan" w:date="2021-12-03T17:13:00Z"/>
                <w:rFonts w:ascii="Calibri" w:eastAsia="Times New Roman" w:hAnsi="Calibri" w:cs="Times New Roman"/>
                <w:color w:val="000000"/>
                <w:sz w:val="16"/>
                <w:szCs w:val="16"/>
              </w:rPr>
            </w:pPr>
            <w:ins w:id="46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604" w:author="David Dayan" w:date="2021-12-03T17:18:00Z">
              <w:tcPr>
                <w:tcW w:w="1426" w:type="dxa"/>
                <w:tcBorders>
                  <w:top w:val="nil"/>
                  <w:left w:val="nil"/>
                  <w:bottom w:val="nil"/>
                  <w:right w:val="nil"/>
                </w:tcBorders>
                <w:shd w:val="clear" w:color="auto" w:fill="auto"/>
                <w:noWrap/>
                <w:vAlign w:val="bottom"/>
                <w:hideMark/>
              </w:tcPr>
            </w:tcPrChange>
          </w:tcPr>
          <w:p w14:paraId="513DBA8B" w14:textId="77777777" w:rsidR="00036D0E" w:rsidRPr="00036D0E" w:rsidRDefault="00036D0E" w:rsidP="00245317">
            <w:pPr>
              <w:spacing w:after="0" w:line="240" w:lineRule="auto"/>
              <w:jc w:val="center"/>
              <w:rPr>
                <w:ins w:id="4605" w:author="David Dayan" w:date="2021-12-03T17:13:00Z"/>
                <w:rFonts w:ascii="Calibri" w:eastAsia="Times New Roman" w:hAnsi="Calibri" w:cs="Times New Roman"/>
                <w:color w:val="000000"/>
                <w:sz w:val="16"/>
                <w:szCs w:val="16"/>
              </w:rPr>
            </w:pPr>
            <w:ins w:id="46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11A1728C" w14:textId="77777777" w:rsidTr="00245317">
        <w:trPr>
          <w:cantSplit/>
          <w:trHeight w:val="20"/>
          <w:ins w:id="4607" w:author="David Dayan" w:date="2021-12-03T17:13:00Z"/>
          <w:trPrChange w:id="46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09" w:author="David Dayan" w:date="2021-12-03T17:18:00Z">
              <w:tcPr>
                <w:tcW w:w="1563" w:type="dxa"/>
                <w:tcBorders>
                  <w:top w:val="nil"/>
                  <w:left w:val="nil"/>
                  <w:bottom w:val="nil"/>
                  <w:right w:val="nil"/>
                </w:tcBorders>
                <w:shd w:val="clear" w:color="auto" w:fill="auto"/>
                <w:noWrap/>
                <w:vAlign w:val="bottom"/>
                <w:hideMark/>
              </w:tcPr>
            </w:tcPrChange>
          </w:tcPr>
          <w:p w14:paraId="1812937F" w14:textId="77777777" w:rsidR="00036D0E" w:rsidRPr="00036D0E" w:rsidRDefault="00036D0E" w:rsidP="00245317">
            <w:pPr>
              <w:spacing w:after="0" w:line="240" w:lineRule="auto"/>
              <w:jc w:val="center"/>
              <w:rPr>
                <w:ins w:id="4610" w:author="David Dayan" w:date="2021-12-03T17:13:00Z"/>
                <w:rFonts w:ascii="Calibri" w:eastAsia="Times New Roman" w:hAnsi="Calibri" w:cs="Times New Roman"/>
                <w:color w:val="000000"/>
                <w:sz w:val="16"/>
                <w:szCs w:val="16"/>
              </w:rPr>
            </w:pPr>
            <w:ins w:id="4611" w:author="David Dayan" w:date="2021-12-03T17:13:00Z">
              <w:r w:rsidRPr="00036D0E">
                <w:rPr>
                  <w:rFonts w:ascii="Calibri" w:eastAsia="Times New Roman" w:hAnsi="Calibri" w:cs="Times New Roman"/>
                  <w:color w:val="000000"/>
                  <w:sz w:val="16"/>
                  <w:szCs w:val="16"/>
                </w:rPr>
                <w:t>OtsAC20ROGR_0120</w:t>
              </w:r>
            </w:ins>
          </w:p>
        </w:tc>
        <w:tc>
          <w:tcPr>
            <w:tcW w:w="746" w:type="dxa"/>
            <w:tcBorders>
              <w:top w:val="nil"/>
              <w:left w:val="nil"/>
              <w:bottom w:val="nil"/>
              <w:right w:val="nil"/>
            </w:tcBorders>
            <w:shd w:val="clear" w:color="auto" w:fill="auto"/>
            <w:noWrap/>
            <w:vAlign w:val="bottom"/>
            <w:hideMark/>
            <w:tcPrChange w:id="4612" w:author="David Dayan" w:date="2021-12-03T17:18:00Z">
              <w:tcPr>
                <w:tcW w:w="746" w:type="dxa"/>
                <w:tcBorders>
                  <w:top w:val="nil"/>
                  <w:left w:val="nil"/>
                  <w:bottom w:val="nil"/>
                  <w:right w:val="nil"/>
                </w:tcBorders>
                <w:shd w:val="clear" w:color="auto" w:fill="auto"/>
                <w:noWrap/>
                <w:vAlign w:val="bottom"/>
                <w:hideMark/>
              </w:tcPr>
            </w:tcPrChange>
          </w:tcPr>
          <w:p w14:paraId="1BB11B32" w14:textId="77777777" w:rsidR="00036D0E" w:rsidRPr="00036D0E" w:rsidRDefault="00036D0E" w:rsidP="00245317">
            <w:pPr>
              <w:spacing w:after="0" w:line="240" w:lineRule="auto"/>
              <w:jc w:val="center"/>
              <w:rPr>
                <w:ins w:id="4613" w:author="David Dayan" w:date="2021-12-03T17:13:00Z"/>
                <w:rFonts w:ascii="Calibri" w:eastAsia="Times New Roman" w:hAnsi="Calibri" w:cs="Times New Roman"/>
                <w:color w:val="000000"/>
                <w:sz w:val="16"/>
                <w:szCs w:val="16"/>
              </w:rPr>
            </w:pPr>
            <w:ins w:id="4614"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615" w:author="David Dayan" w:date="2021-12-03T17:18:00Z">
              <w:tcPr>
                <w:tcW w:w="599" w:type="dxa"/>
                <w:tcBorders>
                  <w:top w:val="nil"/>
                  <w:left w:val="nil"/>
                  <w:bottom w:val="nil"/>
                  <w:right w:val="nil"/>
                </w:tcBorders>
                <w:shd w:val="clear" w:color="auto" w:fill="auto"/>
                <w:noWrap/>
                <w:vAlign w:val="bottom"/>
                <w:hideMark/>
              </w:tcPr>
            </w:tcPrChange>
          </w:tcPr>
          <w:p w14:paraId="746D1F82" w14:textId="77777777" w:rsidR="00036D0E" w:rsidRPr="00036D0E" w:rsidRDefault="00036D0E" w:rsidP="00245317">
            <w:pPr>
              <w:spacing w:after="0" w:line="240" w:lineRule="auto"/>
              <w:jc w:val="center"/>
              <w:rPr>
                <w:ins w:id="4616" w:author="David Dayan" w:date="2021-12-03T17:13:00Z"/>
                <w:rFonts w:ascii="Calibri" w:eastAsia="Times New Roman" w:hAnsi="Calibri" w:cs="Times New Roman"/>
                <w:color w:val="000000"/>
                <w:sz w:val="16"/>
                <w:szCs w:val="16"/>
              </w:rPr>
            </w:pPr>
            <w:ins w:id="4617"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618" w:author="David Dayan" w:date="2021-12-03T17:18:00Z">
              <w:tcPr>
                <w:tcW w:w="1142" w:type="dxa"/>
                <w:tcBorders>
                  <w:top w:val="nil"/>
                  <w:left w:val="nil"/>
                  <w:bottom w:val="nil"/>
                  <w:right w:val="nil"/>
                </w:tcBorders>
                <w:shd w:val="clear" w:color="auto" w:fill="auto"/>
                <w:noWrap/>
                <w:vAlign w:val="bottom"/>
                <w:hideMark/>
              </w:tcPr>
            </w:tcPrChange>
          </w:tcPr>
          <w:p w14:paraId="195EAFF8" w14:textId="77777777" w:rsidR="00036D0E" w:rsidRPr="00036D0E" w:rsidRDefault="00036D0E" w:rsidP="00245317">
            <w:pPr>
              <w:spacing w:after="0" w:line="240" w:lineRule="auto"/>
              <w:jc w:val="center"/>
              <w:rPr>
                <w:ins w:id="4619" w:author="David Dayan" w:date="2021-12-03T17:13:00Z"/>
                <w:rFonts w:ascii="Calibri" w:eastAsia="Times New Roman" w:hAnsi="Calibri" w:cs="Times New Roman"/>
                <w:color w:val="000000"/>
                <w:sz w:val="16"/>
                <w:szCs w:val="16"/>
              </w:rPr>
            </w:pPr>
            <w:ins w:id="46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21" w:author="David Dayan" w:date="2021-12-03T17:18:00Z">
              <w:tcPr>
                <w:tcW w:w="1440" w:type="dxa"/>
                <w:tcBorders>
                  <w:top w:val="nil"/>
                  <w:left w:val="nil"/>
                  <w:bottom w:val="nil"/>
                  <w:right w:val="nil"/>
                </w:tcBorders>
                <w:shd w:val="clear" w:color="auto" w:fill="auto"/>
                <w:noWrap/>
                <w:vAlign w:val="bottom"/>
                <w:hideMark/>
              </w:tcPr>
            </w:tcPrChange>
          </w:tcPr>
          <w:p w14:paraId="60918CBE" w14:textId="77777777" w:rsidR="00036D0E" w:rsidRPr="00036D0E" w:rsidRDefault="00036D0E" w:rsidP="00245317">
            <w:pPr>
              <w:spacing w:after="0" w:line="240" w:lineRule="auto"/>
              <w:jc w:val="center"/>
              <w:rPr>
                <w:ins w:id="4622" w:author="David Dayan" w:date="2021-12-03T17:13:00Z"/>
                <w:rFonts w:ascii="Calibri" w:eastAsia="Times New Roman" w:hAnsi="Calibri" w:cs="Times New Roman"/>
                <w:color w:val="000000"/>
                <w:sz w:val="16"/>
                <w:szCs w:val="16"/>
              </w:rPr>
            </w:pPr>
            <w:ins w:id="46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24" w:author="David Dayan" w:date="2021-12-03T17:18:00Z">
              <w:tcPr>
                <w:tcW w:w="1530" w:type="dxa"/>
                <w:tcBorders>
                  <w:top w:val="nil"/>
                  <w:left w:val="nil"/>
                  <w:bottom w:val="nil"/>
                  <w:right w:val="nil"/>
                </w:tcBorders>
                <w:shd w:val="clear" w:color="auto" w:fill="auto"/>
                <w:noWrap/>
                <w:vAlign w:val="bottom"/>
                <w:hideMark/>
              </w:tcPr>
            </w:tcPrChange>
          </w:tcPr>
          <w:p w14:paraId="4AD13216" w14:textId="77777777" w:rsidR="00036D0E" w:rsidRPr="00036D0E" w:rsidRDefault="00036D0E" w:rsidP="00245317">
            <w:pPr>
              <w:spacing w:after="0" w:line="240" w:lineRule="auto"/>
              <w:jc w:val="center"/>
              <w:rPr>
                <w:ins w:id="4625" w:author="David Dayan" w:date="2021-12-03T17:13:00Z"/>
                <w:rFonts w:ascii="Calibri" w:eastAsia="Times New Roman" w:hAnsi="Calibri" w:cs="Times New Roman"/>
                <w:color w:val="000000"/>
                <w:sz w:val="16"/>
                <w:szCs w:val="16"/>
              </w:rPr>
            </w:pPr>
            <w:ins w:id="46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27" w:author="David Dayan" w:date="2021-12-03T17:18:00Z">
              <w:tcPr>
                <w:tcW w:w="898" w:type="dxa"/>
                <w:tcBorders>
                  <w:top w:val="nil"/>
                  <w:left w:val="nil"/>
                  <w:bottom w:val="nil"/>
                  <w:right w:val="nil"/>
                </w:tcBorders>
                <w:shd w:val="clear" w:color="auto" w:fill="auto"/>
                <w:noWrap/>
                <w:vAlign w:val="bottom"/>
                <w:hideMark/>
              </w:tcPr>
            </w:tcPrChange>
          </w:tcPr>
          <w:p w14:paraId="567B4065" w14:textId="77777777" w:rsidR="00036D0E" w:rsidRPr="00036D0E" w:rsidRDefault="00036D0E" w:rsidP="00245317">
            <w:pPr>
              <w:spacing w:after="0" w:line="240" w:lineRule="auto"/>
              <w:jc w:val="center"/>
              <w:rPr>
                <w:ins w:id="4628" w:author="David Dayan" w:date="2021-12-03T17:13:00Z"/>
                <w:rFonts w:ascii="Calibri" w:eastAsia="Times New Roman" w:hAnsi="Calibri" w:cs="Times New Roman"/>
                <w:color w:val="000000"/>
                <w:sz w:val="16"/>
                <w:szCs w:val="16"/>
              </w:rPr>
            </w:pPr>
            <w:ins w:id="46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630" w:author="David Dayan" w:date="2021-12-03T17:18:00Z">
              <w:tcPr>
                <w:tcW w:w="902" w:type="dxa"/>
                <w:tcBorders>
                  <w:top w:val="nil"/>
                  <w:left w:val="nil"/>
                  <w:bottom w:val="nil"/>
                  <w:right w:val="nil"/>
                </w:tcBorders>
                <w:shd w:val="clear" w:color="auto" w:fill="auto"/>
                <w:noWrap/>
                <w:vAlign w:val="bottom"/>
                <w:hideMark/>
              </w:tcPr>
            </w:tcPrChange>
          </w:tcPr>
          <w:p w14:paraId="51624AB1" w14:textId="77777777" w:rsidR="00036D0E" w:rsidRPr="00036D0E" w:rsidRDefault="00036D0E" w:rsidP="00245317">
            <w:pPr>
              <w:spacing w:after="0" w:line="240" w:lineRule="auto"/>
              <w:jc w:val="center"/>
              <w:rPr>
                <w:ins w:id="4631" w:author="David Dayan" w:date="2021-12-03T17:13:00Z"/>
                <w:rFonts w:ascii="Calibri" w:eastAsia="Times New Roman" w:hAnsi="Calibri" w:cs="Times New Roman"/>
                <w:color w:val="000000"/>
                <w:sz w:val="16"/>
                <w:szCs w:val="16"/>
              </w:rPr>
            </w:pPr>
            <w:ins w:id="46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633" w:author="David Dayan" w:date="2021-12-03T17:18:00Z">
              <w:tcPr>
                <w:tcW w:w="2160" w:type="dxa"/>
                <w:tcBorders>
                  <w:top w:val="nil"/>
                  <w:left w:val="nil"/>
                  <w:bottom w:val="nil"/>
                  <w:right w:val="nil"/>
                </w:tcBorders>
                <w:shd w:val="clear" w:color="auto" w:fill="auto"/>
                <w:noWrap/>
                <w:vAlign w:val="bottom"/>
                <w:hideMark/>
              </w:tcPr>
            </w:tcPrChange>
          </w:tcPr>
          <w:p w14:paraId="42D846A3" w14:textId="77777777" w:rsidR="00036D0E" w:rsidRPr="00036D0E" w:rsidRDefault="00036D0E" w:rsidP="00245317">
            <w:pPr>
              <w:spacing w:after="0" w:line="240" w:lineRule="auto"/>
              <w:jc w:val="center"/>
              <w:rPr>
                <w:ins w:id="4634" w:author="David Dayan" w:date="2021-12-03T17:13:00Z"/>
                <w:rFonts w:ascii="Calibri" w:eastAsia="Times New Roman" w:hAnsi="Calibri" w:cs="Times New Roman"/>
                <w:color w:val="000000"/>
                <w:sz w:val="16"/>
                <w:szCs w:val="16"/>
              </w:rPr>
            </w:pPr>
            <w:ins w:id="46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636" w:author="David Dayan" w:date="2021-12-03T17:18:00Z">
              <w:tcPr>
                <w:tcW w:w="2876" w:type="dxa"/>
                <w:gridSpan w:val="2"/>
                <w:tcBorders>
                  <w:top w:val="nil"/>
                  <w:left w:val="nil"/>
                  <w:bottom w:val="nil"/>
                  <w:right w:val="nil"/>
                </w:tcBorders>
                <w:shd w:val="clear" w:color="auto" w:fill="auto"/>
                <w:noWrap/>
                <w:vAlign w:val="bottom"/>
                <w:hideMark/>
              </w:tcPr>
            </w:tcPrChange>
          </w:tcPr>
          <w:p w14:paraId="7E1AA8FD" w14:textId="77777777" w:rsidR="00036D0E" w:rsidRPr="00036D0E" w:rsidRDefault="00036D0E" w:rsidP="00245317">
            <w:pPr>
              <w:spacing w:after="0" w:line="240" w:lineRule="auto"/>
              <w:jc w:val="center"/>
              <w:rPr>
                <w:ins w:id="4637" w:author="David Dayan" w:date="2021-12-03T17:13:00Z"/>
                <w:rFonts w:ascii="Calibri" w:eastAsia="Times New Roman" w:hAnsi="Calibri" w:cs="Times New Roman"/>
                <w:color w:val="000000"/>
                <w:sz w:val="16"/>
                <w:szCs w:val="16"/>
              </w:rPr>
            </w:pPr>
            <w:ins w:id="46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639" w:author="David Dayan" w:date="2021-12-03T17:18:00Z">
              <w:tcPr>
                <w:tcW w:w="1426" w:type="dxa"/>
                <w:tcBorders>
                  <w:top w:val="nil"/>
                  <w:left w:val="nil"/>
                  <w:bottom w:val="nil"/>
                  <w:right w:val="nil"/>
                </w:tcBorders>
                <w:shd w:val="clear" w:color="auto" w:fill="auto"/>
                <w:noWrap/>
                <w:vAlign w:val="bottom"/>
                <w:hideMark/>
              </w:tcPr>
            </w:tcPrChange>
          </w:tcPr>
          <w:p w14:paraId="5FD1E094" w14:textId="77777777" w:rsidR="00036D0E" w:rsidRPr="00036D0E" w:rsidRDefault="00036D0E" w:rsidP="00245317">
            <w:pPr>
              <w:spacing w:after="0" w:line="240" w:lineRule="auto"/>
              <w:jc w:val="center"/>
              <w:rPr>
                <w:ins w:id="4640" w:author="David Dayan" w:date="2021-12-03T17:13:00Z"/>
                <w:rFonts w:ascii="Calibri" w:eastAsia="Times New Roman" w:hAnsi="Calibri" w:cs="Times New Roman"/>
                <w:color w:val="000000"/>
                <w:sz w:val="16"/>
                <w:szCs w:val="16"/>
              </w:rPr>
            </w:pPr>
            <w:ins w:id="46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A554510" w14:textId="77777777" w:rsidTr="00245317">
        <w:trPr>
          <w:cantSplit/>
          <w:trHeight w:val="20"/>
          <w:ins w:id="4642" w:author="David Dayan" w:date="2021-12-03T17:13:00Z"/>
          <w:trPrChange w:id="46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44" w:author="David Dayan" w:date="2021-12-03T17:18:00Z">
              <w:tcPr>
                <w:tcW w:w="1563" w:type="dxa"/>
                <w:tcBorders>
                  <w:top w:val="nil"/>
                  <w:left w:val="nil"/>
                  <w:bottom w:val="nil"/>
                  <w:right w:val="nil"/>
                </w:tcBorders>
                <w:shd w:val="clear" w:color="auto" w:fill="auto"/>
                <w:noWrap/>
                <w:vAlign w:val="bottom"/>
                <w:hideMark/>
              </w:tcPr>
            </w:tcPrChange>
          </w:tcPr>
          <w:p w14:paraId="79B42418" w14:textId="77777777" w:rsidR="00036D0E" w:rsidRPr="00036D0E" w:rsidRDefault="00036D0E" w:rsidP="00245317">
            <w:pPr>
              <w:spacing w:after="0" w:line="240" w:lineRule="auto"/>
              <w:jc w:val="center"/>
              <w:rPr>
                <w:ins w:id="4645" w:author="David Dayan" w:date="2021-12-03T17:13:00Z"/>
                <w:rFonts w:ascii="Calibri" w:eastAsia="Times New Roman" w:hAnsi="Calibri" w:cs="Times New Roman"/>
                <w:color w:val="000000"/>
                <w:sz w:val="16"/>
                <w:szCs w:val="16"/>
              </w:rPr>
            </w:pPr>
            <w:ins w:id="4646" w:author="David Dayan" w:date="2021-12-03T17:13:00Z">
              <w:r w:rsidRPr="00036D0E">
                <w:rPr>
                  <w:rFonts w:ascii="Calibri" w:eastAsia="Times New Roman" w:hAnsi="Calibri" w:cs="Times New Roman"/>
                  <w:color w:val="000000"/>
                  <w:sz w:val="16"/>
                  <w:szCs w:val="16"/>
                </w:rPr>
                <w:t>OtsAC20ROGR_0121</w:t>
              </w:r>
            </w:ins>
          </w:p>
        </w:tc>
        <w:tc>
          <w:tcPr>
            <w:tcW w:w="746" w:type="dxa"/>
            <w:tcBorders>
              <w:top w:val="nil"/>
              <w:left w:val="nil"/>
              <w:bottom w:val="nil"/>
              <w:right w:val="nil"/>
            </w:tcBorders>
            <w:shd w:val="clear" w:color="auto" w:fill="auto"/>
            <w:noWrap/>
            <w:vAlign w:val="bottom"/>
            <w:hideMark/>
            <w:tcPrChange w:id="4647" w:author="David Dayan" w:date="2021-12-03T17:18:00Z">
              <w:tcPr>
                <w:tcW w:w="746" w:type="dxa"/>
                <w:tcBorders>
                  <w:top w:val="nil"/>
                  <w:left w:val="nil"/>
                  <w:bottom w:val="nil"/>
                  <w:right w:val="nil"/>
                </w:tcBorders>
                <w:shd w:val="clear" w:color="auto" w:fill="auto"/>
                <w:noWrap/>
                <w:vAlign w:val="bottom"/>
                <w:hideMark/>
              </w:tcPr>
            </w:tcPrChange>
          </w:tcPr>
          <w:p w14:paraId="0ED9B89D" w14:textId="77777777" w:rsidR="00036D0E" w:rsidRPr="00036D0E" w:rsidRDefault="00036D0E" w:rsidP="00245317">
            <w:pPr>
              <w:spacing w:after="0" w:line="240" w:lineRule="auto"/>
              <w:jc w:val="center"/>
              <w:rPr>
                <w:ins w:id="4648" w:author="David Dayan" w:date="2021-12-03T17:13:00Z"/>
                <w:rFonts w:ascii="Calibri" w:eastAsia="Times New Roman" w:hAnsi="Calibri" w:cs="Times New Roman"/>
                <w:color w:val="000000"/>
                <w:sz w:val="16"/>
                <w:szCs w:val="16"/>
              </w:rPr>
            </w:pPr>
            <w:ins w:id="4649"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650" w:author="David Dayan" w:date="2021-12-03T17:18:00Z">
              <w:tcPr>
                <w:tcW w:w="599" w:type="dxa"/>
                <w:tcBorders>
                  <w:top w:val="nil"/>
                  <w:left w:val="nil"/>
                  <w:bottom w:val="nil"/>
                  <w:right w:val="nil"/>
                </w:tcBorders>
                <w:shd w:val="clear" w:color="auto" w:fill="auto"/>
                <w:noWrap/>
                <w:vAlign w:val="bottom"/>
                <w:hideMark/>
              </w:tcPr>
            </w:tcPrChange>
          </w:tcPr>
          <w:p w14:paraId="518C174E" w14:textId="77777777" w:rsidR="00036D0E" w:rsidRPr="00036D0E" w:rsidRDefault="00036D0E" w:rsidP="00245317">
            <w:pPr>
              <w:spacing w:after="0" w:line="240" w:lineRule="auto"/>
              <w:jc w:val="center"/>
              <w:rPr>
                <w:ins w:id="4651" w:author="David Dayan" w:date="2021-12-03T17:13:00Z"/>
                <w:rFonts w:ascii="Calibri" w:eastAsia="Times New Roman" w:hAnsi="Calibri" w:cs="Times New Roman"/>
                <w:color w:val="000000"/>
                <w:sz w:val="16"/>
                <w:szCs w:val="16"/>
              </w:rPr>
            </w:pPr>
            <w:ins w:id="4652"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653" w:author="David Dayan" w:date="2021-12-03T17:18:00Z">
              <w:tcPr>
                <w:tcW w:w="1142" w:type="dxa"/>
                <w:tcBorders>
                  <w:top w:val="nil"/>
                  <w:left w:val="nil"/>
                  <w:bottom w:val="nil"/>
                  <w:right w:val="nil"/>
                </w:tcBorders>
                <w:shd w:val="clear" w:color="auto" w:fill="auto"/>
                <w:noWrap/>
                <w:vAlign w:val="bottom"/>
                <w:hideMark/>
              </w:tcPr>
            </w:tcPrChange>
          </w:tcPr>
          <w:p w14:paraId="0666F4FD" w14:textId="77777777" w:rsidR="00036D0E" w:rsidRPr="00036D0E" w:rsidRDefault="00036D0E" w:rsidP="00245317">
            <w:pPr>
              <w:spacing w:after="0" w:line="240" w:lineRule="auto"/>
              <w:jc w:val="center"/>
              <w:rPr>
                <w:ins w:id="4654" w:author="David Dayan" w:date="2021-12-03T17:13:00Z"/>
                <w:rFonts w:ascii="Calibri" w:eastAsia="Times New Roman" w:hAnsi="Calibri" w:cs="Times New Roman"/>
                <w:color w:val="000000"/>
                <w:sz w:val="16"/>
                <w:szCs w:val="16"/>
              </w:rPr>
            </w:pPr>
            <w:ins w:id="46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56" w:author="David Dayan" w:date="2021-12-03T17:18:00Z">
              <w:tcPr>
                <w:tcW w:w="1440" w:type="dxa"/>
                <w:tcBorders>
                  <w:top w:val="nil"/>
                  <w:left w:val="nil"/>
                  <w:bottom w:val="nil"/>
                  <w:right w:val="nil"/>
                </w:tcBorders>
                <w:shd w:val="clear" w:color="auto" w:fill="auto"/>
                <w:noWrap/>
                <w:vAlign w:val="bottom"/>
                <w:hideMark/>
              </w:tcPr>
            </w:tcPrChange>
          </w:tcPr>
          <w:p w14:paraId="36D145BC" w14:textId="77777777" w:rsidR="00036D0E" w:rsidRPr="00036D0E" w:rsidRDefault="00036D0E" w:rsidP="00245317">
            <w:pPr>
              <w:spacing w:after="0" w:line="240" w:lineRule="auto"/>
              <w:jc w:val="center"/>
              <w:rPr>
                <w:ins w:id="4657" w:author="David Dayan" w:date="2021-12-03T17:13:00Z"/>
                <w:rFonts w:ascii="Calibri" w:eastAsia="Times New Roman" w:hAnsi="Calibri" w:cs="Times New Roman"/>
                <w:color w:val="000000"/>
                <w:sz w:val="16"/>
                <w:szCs w:val="16"/>
              </w:rPr>
            </w:pPr>
            <w:ins w:id="46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59" w:author="David Dayan" w:date="2021-12-03T17:18:00Z">
              <w:tcPr>
                <w:tcW w:w="1530" w:type="dxa"/>
                <w:tcBorders>
                  <w:top w:val="nil"/>
                  <w:left w:val="nil"/>
                  <w:bottom w:val="nil"/>
                  <w:right w:val="nil"/>
                </w:tcBorders>
                <w:shd w:val="clear" w:color="auto" w:fill="auto"/>
                <w:noWrap/>
                <w:vAlign w:val="bottom"/>
                <w:hideMark/>
              </w:tcPr>
            </w:tcPrChange>
          </w:tcPr>
          <w:p w14:paraId="156CFD24" w14:textId="77777777" w:rsidR="00036D0E" w:rsidRPr="00036D0E" w:rsidRDefault="00036D0E" w:rsidP="00245317">
            <w:pPr>
              <w:spacing w:after="0" w:line="240" w:lineRule="auto"/>
              <w:jc w:val="center"/>
              <w:rPr>
                <w:ins w:id="4660" w:author="David Dayan" w:date="2021-12-03T17:13:00Z"/>
                <w:rFonts w:ascii="Calibri" w:eastAsia="Times New Roman" w:hAnsi="Calibri" w:cs="Times New Roman"/>
                <w:color w:val="000000"/>
                <w:sz w:val="16"/>
                <w:szCs w:val="16"/>
              </w:rPr>
            </w:pPr>
            <w:ins w:id="46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62" w:author="David Dayan" w:date="2021-12-03T17:18:00Z">
              <w:tcPr>
                <w:tcW w:w="898" w:type="dxa"/>
                <w:tcBorders>
                  <w:top w:val="nil"/>
                  <w:left w:val="nil"/>
                  <w:bottom w:val="nil"/>
                  <w:right w:val="nil"/>
                </w:tcBorders>
                <w:shd w:val="clear" w:color="auto" w:fill="auto"/>
                <w:noWrap/>
                <w:vAlign w:val="bottom"/>
                <w:hideMark/>
              </w:tcPr>
            </w:tcPrChange>
          </w:tcPr>
          <w:p w14:paraId="1137F844" w14:textId="77777777" w:rsidR="00036D0E" w:rsidRPr="00036D0E" w:rsidRDefault="00036D0E" w:rsidP="00245317">
            <w:pPr>
              <w:spacing w:after="0" w:line="240" w:lineRule="auto"/>
              <w:jc w:val="center"/>
              <w:rPr>
                <w:ins w:id="4663" w:author="David Dayan" w:date="2021-12-03T17:13:00Z"/>
                <w:rFonts w:ascii="Calibri" w:eastAsia="Times New Roman" w:hAnsi="Calibri" w:cs="Times New Roman"/>
                <w:color w:val="000000"/>
                <w:sz w:val="16"/>
                <w:szCs w:val="16"/>
              </w:rPr>
            </w:pPr>
            <w:ins w:id="46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665" w:author="David Dayan" w:date="2021-12-03T17:18:00Z">
              <w:tcPr>
                <w:tcW w:w="902" w:type="dxa"/>
                <w:tcBorders>
                  <w:top w:val="nil"/>
                  <w:left w:val="nil"/>
                  <w:bottom w:val="nil"/>
                  <w:right w:val="nil"/>
                </w:tcBorders>
                <w:shd w:val="clear" w:color="auto" w:fill="auto"/>
                <w:noWrap/>
                <w:vAlign w:val="bottom"/>
                <w:hideMark/>
              </w:tcPr>
            </w:tcPrChange>
          </w:tcPr>
          <w:p w14:paraId="2B3C064C" w14:textId="77777777" w:rsidR="00036D0E" w:rsidRPr="00036D0E" w:rsidRDefault="00036D0E" w:rsidP="00245317">
            <w:pPr>
              <w:spacing w:after="0" w:line="240" w:lineRule="auto"/>
              <w:jc w:val="center"/>
              <w:rPr>
                <w:ins w:id="4666" w:author="David Dayan" w:date="2021-12-03T17:13:00Z"/>
                <w:rFonts w:ascii="Calibri" w:eastAsia="Times New Roman" w:hAnsi="Calibri" w:cs="Times New Roman"/>
                <w:color w:val="000000"/>
                <w:sz w:val="16"/>
                <w:szCs w:val="16"/>
              </w:rPr>
            </w:pPr>
            <w:ins w:id="46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668" w:author="David Dayan" w:date="2021-12-03T17:18:00Z">
              <w:tcPr>
                <w:tcW w:w="2160" w:type="dxa"/>
                <w:tcBorders>
                  <w:top w:val="nil"/>
                  <w:left w:val="nil"/>
                  <w:bottom w:val="nil"/>
                  <w:right w:val="nil"/>
                </w:tcBorders>
                <w:shd w:val="clear" w:color="auto" w:fill="auto"/>
                <w:noWrap/>
                <w:vAlign w:val="bottom"/>
                <w:hideMark/>
              </w:tcPr>
            </w:tcPrChange>
          </w:tcPr>
          <w:p w14:paraId="38CA50ED" w14:textId="77777777" w:rsidR="00036D0E" w:rsidRPr="00036D0E" w:rsidRDefault="00036D0E" w:rsidP="00245317">
            <w:pPr>
              <w:spacing w:after="0" w:line="240" w:lineRule="auto"/>
              <w:jc w:val="center"/>
              <w:rPr>
                <w:ins w:id="4669" w:author="David Dayan" w:date="2021-12-03T17:13:00Z"/>
                <w:rFonts w:ascii="Calibri" w:eastAsia="Times New Roman" w:hAnsi="Calibri" w:cs="Times New Roman"/>
                <w:color w:val="000000"/>
                <w:sz w:val="16"/>
                <w:szCs w:val="16"/>
              </w:rPr>
            </w:pPr>
            <w:ins w:id="46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671" w:author="David Dayan" w:date="2021-12-03T17:18:00Z">
              <w:tcPr>
                <w:tcW w:w="2876" w:type="dxa"/>
                <w:gridSpan w:val="2"/>
                <w:tcBorders>
                  <w:top w:val="nil"/>
                  <w:left w:val="nil"/>
                  <w:bottom w:val="nil"/>
                  <w:right w:val="nil"/>
                </w:tcBorders>
                <w:shd w:val="clear" w:color="auto" w:fill="auto"/>
                <w:noWrap/>
                <w:vAlign w:val="bottom"/>
                <w:hideMark/>
              </w:tcPr>
            </w:tcPrChange>
          </w:tcPr>
          <w:p w14:paraId="448F5A3B" w14:textId="77777777" w:rsidR="00036D0E" w:rsidRPr="00036D0E" w:rsidRDefault="00036D0E" w:rsidP="00245317">
            <w:pPr>
              <w:spacing w:after="0" w:line="240" w:lineRule="auto"/>
              <w:jc w:val="center"/>
              <w:rPr>
                <w:ins w:id="4672" w:author="David Dayan" w:date="2021-12-03T17:13:00Z"/>
                <w:rFonts w:ascii="Calibri" w:eastAsia="Times New Roman" w:hAnsi="Calibri" w:cs="Times New Roman"/>
                <w:color w:val="000000"/>
                <w:sz w:val="16"/>
                <w:szCs w:val="16"/>
              </w:rPr>
            </w:pPr>
            <w:ins w:id="46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674" w:author="David Dayan" w:date="2021-12-03T17:18:00Z">
              <w:tcPr>
                <w:tcW w:w="1426" w:type="dxa"/>
                <w:tcBorders>
                  <w:top w:val="nil"/>
                  <w:left w:val="nil"/>
                  <w:bottom w:val="nil"/>
                  <w:right w:val="nil"/>
                </w:tcBorders>
                <w:shd w:val="clear" w:color="auto" w:fill="auto"/>
                <w:noWrap/>
                <w:vAlign w:val="bottom"/>
                <w:hideMark/>
              </w:tcPr>
            </w:tcPrChange>
          </w:tcPr>
          <w:p w14:paraId="4A8563DF" w14:textId="77777777" w:rsidR="00036D0E" w:rsidRPr="00036D0E" w:rsidRDefault="00036D0E" w:rsidP="00245317">
            <w:pPr>
              <w:spacing w:after="0" w:line="240" w:lineRule="auto"/>
              <w:jc w:val="center"/>
              <w:rPr>
                <w:ins w:id="4675" w:author="David Dayan" w:date="2021-12-03T17:13:00Z"/>
                <w:rFonts w:ascii="Calibri" w:eastAsia="Times New Roman" w:hAnsi="Calibri" w:cs="Times New Roman"/>
                <w:color w:val="000000"/>
                <w:sz w:val="16"/>
                <w:szCs w:val="16"/>
              </w:rPr>
            </w:pPr>
            <w:ins w:id="46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05E8FCD" w14:textId="77777777" w:rsidTr="00245317">
        <w:trPr>
          <w:cantSplit/>
          <w:trHeight w:val="20"/>
          <w:ins w:id="4677" w:author="David Dayan" w:date="2021-12-03T17:13:00Z"/>
          <w:trPrChange w:id="46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679" w:author="David Dayan" w:date="2021-12-03T17:18:00Z">
              <w:tcPr>
                <w:tcW w:w="1563" w:type="dxa"/>
                <w:tcBorders>
                  <w:top w:val="nil"/>
                  <w:left w:val="nil"/>
                  <w:bottom w:val="nil"/>
                  <w:right w:val="nil"/>
                </w:tcBorders>
                <w:shd w:val="clear" w:color="auto" w:fill="auto"/>
                <w:noWrap/>
                <w:vAlign w:val="bottom"/>
                <w:hideMark/>
              </w:tcPr>
            </w:tcPrChange>
          </w:tcPr>
          <w:p w14:paraId="34477BF6" w14:textId="77777777" w:rsidR="00036D0E" w:rsidRPr="00036D0E" w:rsidRDefault="00036D0E" w:rsidP="00245317">
            <w:pPr>
              <w:spacing w:after="0" w:line="240" w:lineRule="auto"/>
              <w:jc w:val="center"/>
              <w:rPr>
                <w:ins w:id="4680" w:author="David Dayan" w:date="2021-12-03T17:13:00Z"/>
                <w:rFonts w:ascii="Calibri" w:eastAsia="Times New Roman" w:hAnsi="Calibri" w:cs="Times New Roman"/>
                <w:color w:val="000000"/>
                <w:sz w:val="16"/>
                <w:szCs w:val="16"/>
              </w:rPr>
            </w:pPr>
            <w:ins w:id="4681" w:author="David Dayan" w:date="2021-12-03T17:13:00Z">
              <w:r w:rsidRPr="00036D0E">
                <w:rPr>
                  <w:rFonts w:ascii="Calibri" w:eastAsia="Times New Roman" w:hAnsi="Calibri" w:cs="Times New Roman"/>
                  <w:color w:val="000000"/>
                  <w:sz w:val="16"/>
                  <w:szCs w:val="16"/>
                </w:rPr>
                <w:t>OtsAC20ROGR_0122</w:t>
              </w:r>
            </w:ins>
          </w:p>
        </w:tc>
        <w:tc>
          <w:tcPr>
            <w:tcW w:w="746" w:type="dxa"/>
            <w:tcBorders>
              <w:top w:val="nil"/>
              <w:left w:val="nil"/>
              <w:bottom w:val="nil"/>
              <w:right w:val="nil"/>
            </w:tcBorders>
            <w:shd w:val="clear" w:color="auto" w:fill="auto"/>
            <w:noWrap/>
            <w:vAlign w:val="bottom"/>
            <w:hideMark/>
            <w:tcPrChange w:id="4682" w:author="David Dayan" w:date="2021-12-03T17:18:00Z">
              <w:tcPr>
                <w:tcW w:w="746" w:type="dxa"/>
                <w:tcBorders>
                  <w:top w:val="nil"/>
                  <w:left w:val="nil"/>
                  <w:bottom w:val="nil"/>
                  <w:right w:val="nil"/>
                </w:tcBorders>
                <w:shd w:val="clear" w:color="auto" w:fill="auto"/>
                <w:noWrap/>
                <w:vAlign w:val="bottom"/>
                <w:hideMark/>
              </w:tcPr>
            </w:tcPrChange>
          </w:tcPr>
          <w:p w14:paraId="356B5DAA" w14:textId="77777777" w:rsidR="00036D0E" w:rsidRPr="00036D0E" w:rsidRDefault="00036D0E" w:rsidP="00245317">
            <w:pPr>
              <w:spacing w:after="0" w:line="240" w:lineRule="auto"/>
              <w:jc w:val="center"/>
              <w:rPr>
                <w:ins w:id="4683" w:author="David Dayan" w:date="2021-12-03T17:13:00Z"/>
                <w:rFonts w:ascii="Calibri" w:eastAsia="Times New Roman" w:hAnsi="Calibri" w:cs="Times New Roman"/>
                <w:color w:val="000000"/>
                <w:sz w:val="16"/>
                <w:szCs w:val="16"/>
              </w:rPr>
            </w:pPr>
            <w:ins w:id="4684" w:author="David Dayan" w:date="2021-12-03T17:13:00Z">
              <w:r w:rsidRPr="00036D0E">
                <w:rPr>
                  <w:rFonts w:ascii="Calibri" w:eastAsia="Times New Roman" w:hAnsi="Calibri" w:cs="Times New Roman"/>
                  <w:color w:val="000000"/>
                  <w:sz w:val="16"/>
                  <w:szCs w:val="16"/>
                </w:rPr>
                <w:t>8/28/20</w:t>
              </w:r>
            </w:ins>
          </w:p>
        </w:tc>
        <w:tc>
          <w:tcPr>
            <w:tcW w:w="599" w:type="dxa"/>
            <w:tcBorders>
              <w:top w:val="nil"/>
              <w:left w:val="nil"/>
              <w:bottom w:val="nil"/>
              <w:right w:val="nil"/>
            </w:tcBorders>
            <w:shd w:val="clear" w:color="auto" w:fill="auto"/>
            <w:noWrap/>
            <w:vAlign w:val="bottom"/>
            <w:hideMark/>
            <w:tcPrChange w:id="4685" w:author="David Dayan" w:date="2021-12-03T17:18:00Z">
              <w:tcPr>
                <w:tcW w:w="599" w:type="dxa"/>
                <w:tcBorders>
                  <w:top w:val="nil"/>
                  <w:left w:val="nil"/>
                  <w:bottom w:val="nil"/>
                  <w:right w:val="nil"/>
                </w:tcBorders>
                <w:shd w:val="clear" w:color="auto" w:fill="auto"/>
                <w:noWrap/>
                <w:vAlign w:val="bottom"/>
                <w:hideMark/>
              </w:tcPr>
            </w:tcPrChange>
          </w:tcPr>
          <w:p w14:paraId="72F51FAB" w14:textId="77777777" w:rsidR="00036D0E" w:rsidRPr="00036D0E" w:rsidRDefault="00036D0E" w:rsidP="00245317">
            <w:pPr>
              <w:spacing w:after="0" w:line="240" w:lineRule="auto"/>
              <w:jc w:val="center"/>
              <w:rPr>
                <w:ins w:id="4686" w:author="David Dayan" w:date="2021-12-03T17:13:00Z"/>
                <w:rFonts w:ascii="Calibri" w:eastAsia="Times New Roman" w:hAnsi="Calibri" w:cs="Times New Roman"/>
                <w:color w:val="000000"/>
                <w:sz w:val="16"/>
                <w:szCs w:val="16"/>
              </w:rPr>
            </w:pPr>
            <w:ins w:id="4687" w:author="David Dayan" w:date="2021-12-03T17:13:00Z">
              <w:r w:rsidRPr="00036D0E">
                <w:rPr>
                  <w:rFonts w:ascii="Calibri" w:eastAsia="Times New Roman" w:hAnsi="Calibri" w:cs="Times New Roman"/>
                  <w:color w:val="000000"/>
                  <w:sz w:val="16"/>
                  <w:szCs w:val="16"/>
                </w:rPr>
                <w:t>241</w:t>
              </w:r>
            </w:ins>
          </w:p>
        </w:tc>
        <w:tc>
          <w:tcPr>
            <w:tcW w:w="1142" w:type="dxa"/>
            <w:tcBorders>
              <w:top w:val="nil"/>
              <w:left w:val="nil"/>
              <w:bottom w:val="nil"/>
              <w:right w:val="nil"/>
            </w:tcBorders>
            <w:shd w:val="clear" w:color="auto" w:fill="auto"/>
            <w:noWrap/>
            <w:vAlign w:val="bottom"/>
            <w:hideMark/>
            <w:tcPrChange w:id="4688" w:author="David Dayan" w:date="2021-12-03T17:18:00Z">
              <w:tcPr>
                <w:tcW w:w="1142" w:type="dxa"/>
                <w:tcBorders>
                  <w:top w:val="nil"/>
                  <w:left w:val="nil"/>
                  <w:bottom w:val="nil"/>
                  <w:right w:val="nil"/>
                </w:tcBorders>
                <w:shd w:val="clear" w:color="auto" w:fill="auto"/>
                <w:noWrap/>
                <w:vAlign w:val="bottom"/>
                <w:hideMark/>
              </w:tcPr>
            </w:tcPrChange>
          </w:tcPr>
          <w:p w14:paraId="40CCC5F4" w14:textId="77777777" w:rsidR="00036D0E" w:rsidRPr="00036D0E" w:rsidRDefault="00036D0E" w:rsidP="00245317">
            <w:pPr>
              <w:spacing w:after="0" w:line="240" w:lineRule="auto"/>
              <w:jc w:val="center"/>
              <w:rPr>
                <w:ins w:id="4689" w:author="David Dayan" w:date="2021-12-03T17:13:00Z"/>
                <w:rFonts w:ascii="Calibri" w:eastAsia="Times New Roman" w:hAnsi="Calibri" w:cs="Times New Roman"/>
                <w:color w:val="000000"/>
                <w:sz w:val="16"/>
                <w:szCs w:val="16"/>
              </w:rPr>
            </w:pPr>
            <w:ins w:id="46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691" w:author="David Dayan" w:date="2021-12-03T17:18:00Z">
              <w:tcPr>
                <w:tcW w:w="1440" w:type="dxa"/>
                <w:tcBorders>
                  <w:top w:val="nil"/>
                  <w:left w:val="nil"/>
                  <w:bottom w:val="nil"/>
                  <w:right w:val="nil"/>
                </w:tcBorders>
                <w:shd w:val="clear" w:color="auto" w:fill="auto"/>
                <w:noWrap/>
                <w:vAlign w:val="bottom"/>
                <w:hideMark/>
              </w:tcPr>
            </w:tcPrChange>
          </w:tcPr>
          <w:p w14:paraId="0AD2EB99" w14:textId="77777777" w:rsidR="00036D0E" w:rsidRPr="00036D0E" w:rsidRDefault="00036D0E" w:rsidP="00245317">
            <w:pPr>
              <w:spacing w:after="0" w:line="240" w:lineRule="auto"/>
              <w:jc w:val="center"/>
              <w:rPr>
                <w:ins w:id="4692" w:author="David Dayan" w:date="2021-12-03T17:13:00Z"/>
                <w:rFonts w:ascii="Calibri" w:eastAsia="Times New Roman" w:hAnsi="Calibri" w:cs="Times New Roman"/>
                <w:color w:val="000000"/>
                <w:sz w:val="16"/>
                <w:szCs w:val="16"/>
              </w:rPr>
            </w:pPr>
            <w:ins w:id="46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694" w:author="David Dayan" w:date="2021-12-03T17:18:00Z">
              <w:tcPr>
                <w:tcW w:w="1530" w:type="dxa"/>
                <w:tcBorders>
                  <w:top w:val="nil"/>
                  <w:left w:val="nil"/>
                  <w:bottom w:val="nil"/>
                  <w:right w:val="nil"/>
                </w:tcBorders>
                <w:shd w:val="clear" w:color="auto" w:fill="auto"/>
                <w:noWrap/>
                <w:vAlign w:val="bottom"/>
                <w:hideMark/>
              </w:tcPr>
            </w:tcPrChange>
          </w:tcPr>
          <w:p w14:paraId="58A50AC5" w14:textId="77777777" w:rsidR="00036D0E" w:rsidRPr="00036D0E" w:rsidRDefault="00036D0E" w:rsidP="00245317">
            <w:pPr>
              <w:spacing w:after="0" w:line="240" w:lineRule="auto"/>
              <w:jc w:val="center"/>
              <w:rPr>
                <w:ins w:id="4695" w:author="David Dayan" w:date="2021-12-03T17:13:00Z"/>
                <w:rFonts w:ascii="Calibri" w:eastAsia="Times New Roman" w:hAnsi="Calibri" w:cs="Times New Roman"/>
                <w:color w:val="000000"/>
                <w:sz w:val="16"/>
                <w:szCs w:val="16"/>
              </w:rPr>
            </w:pPr>
            <w:ins w:id="46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697" w:author="David Dayan" w:date="2021-12-03T17:18:00Z">
              <w:tcPr>
                <w:tcW w:w="898" w:type="dxa"/>
                <w:tcBorders>
                  <w:top w:val="nil"/>
                  <w:left w:val="nil"/>
                  <w:bottom w:val="nil"/>
                  <w:right w:val="nil"/>
                </w:tcBorders>
                <w:shd w:val="clear" w:color="auto" w:fill="auto"/>
                <w:noWrap/>
                <w:vAlign w:val="bottom"/>
                <w:hideMark/>
              </w:tcPr>
            </w:tcPrChange>
          </w:tcPr>
          <w:p w14:paraId="4E9B1EA0" w14:textId="77777777" w:rsidR="00036D0E" w:rsidRPr="00036D0E" w:rsidRDefault="00036D0E" w:rsidP="00245317">
            <w:pPr>
              <w:spacing w:after="0" w:line="240" w:lineRule="auto"/>
              <w:jc w:val="center"/>
              <w:rPr>
                <w:ins w:id="4698" w:author="David Dayan" w:date="2021-12-03T17:13:00Z"/>
                <w:rFonts w:ascii="Calibri" w:eastAsia="Times New Roman" w:hAnsi="Calibri" w:cs="Times New Roman"/>
                <w:color w:val="000000"/>
                <w:sz w:val="16"/>
                <w:szCs w:val="16"/>
              </w:rPr>
            </w:pPr>
            <w:ins w:id="4699"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4700" w:author="David Dayan" w:date="2021-12-03T17:18:00Z">
              <w:tcPr>
                <w:tcW w:w="902" w:type="dxa"/>
                <w:tcBorders>
                  <w:top w:val="nil"/>
                  <w:left w:val="nil"/>
                  <w:bottom w:val="nil"/>
                  <w:right w:val="nil"/>
                </w:tcBorders>
                <w:shd w:val="clear" w:color="auto" w:fill="auto"/>
                <w:noWrap/>
                <w:vAlign w:val="bottom"/>
                <w:hideMark/>
              </w:tcPr>
            </w:tcPrChange>
          </w:tcPr>
          <w:p w14:paraId="2FF2D204" w14:textId="77777777" w:rsidR="00036D0E" w:rsidRPr="00036D0E" w:rsidRDefault="00036D0E" w:rsidP="00245317">
            <w:pPr>
              <w:spacing w:after="0" w:line="240" w:lineRule="auto"/>
              <w:jc w:val="center"/>
              <w:rPr>
                <w:ins w:id="4701" w:author="David Dayan" w:date="2021-12-03T17:13:00Z"/>
                <w:rFonts w:ascii="Calibri" w:eastAsia="Times New Roman" w:hAnsi="Calibri" w:cs="Times New Roman"/>
                <w:color w:val="000000"/>
                <w:sz w:val="16"/>
                <w:szCs w:val="16"/>
              </w:rPr>
            </w:pPr>
            <w:ins w:id="4702"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4703" w:author="David Dayan" w:date="2021-12-03T17:18:00Z">
              <w:tcPr>
                <w:tcW w:w="2160" w:type="dxa"/>
                <w:tcBorders>
                  <w:top w:val="nil"/>
                  <w:left w:val="nil"/>
                  <w:bottom w:val="nil"/>
                  <w:right w:val="nil"/>
                </w:tcBorders>
                <w:shd w:val="clear" w:color="auto" w:fill="auto"/>
                <w:noWrap/>
                <w:vAlign w:val="bottom"/>
                <w:hideMark/>
              </w:tcPr>
            </w:tcPrChange>
          </w:tcPr>
          <w:p w14:paraId="116FC0E4" w14:textId="77777777" w:rsidR="00036D0E" w:rsidRPr="00036D0E" w:rsidRDefault="00036D0E" w:rsidP="00245317">
            <w:pPr>
              <w:spacing w:after="0" w:line="240" w:lineRule="auto"/>
              <w:jc w:val="center"/>
              <w:rPr>
                <w:ins w:id="4704" w:author="David Dayan" w:date="2021-12-03T17:13:00Z"/>
                <w:rFonts w:ascii="Calibri" w:eastAsia="Times New Roman" w:hAnsi="Calibri" w:cs="Times New Roman"/>
                <w:color w:val="000000"/>
                <w:sz w:val="16"/>
                <w:szCs w:val="16"/>
              </w:rPr>
            </w:pPr>
            <w:ins w:id="4705"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4706" w:author="David Dayan" w:date="2021-12-03T17:18:00Z">
              <w:tcPr>
                <w:tcW w:w="2876" w:type="dxa"/>
                <w:gridSpan w:val="2"/>
                <w:tcBorders>
                  <w:top w:val="nil"/>
                  <w:left w:val="nil"/>
                  <w:bottom w:val="nil"/>
                  <w:right w:val="nil"/>
                </w:tcBorders>
                <w:shd w:val="clear" w:color="auto" w:fill="auto"/>
                <w:noWrap/>
                <w:vAlign w:val="bottom"/>
                <w:hideMark/>
              </w:tcPr>
            </w:tcPrChange>
          </w:tcPr>
          <w:p w14:paraId="0747B1B7" w14:textId="77777777" w:rsidR="00036D0E" w:rsidRPr="00036D0E" w:rsidRDefault="00036D0E" w:rsidP="00245317">
            <w:pPr>
              <w:spacing w:after="0" w:line="240" w:lineRule="auto"/>
              <w:jc w:val="center"/>
              <w:rPr>
                <w:ins w:id="4707" w:author="David Dayan" w:date="2021-12-03T17:13:00Z"/>
                <w:rFonts w:ascii="Calibri" w:eastAsia="Times New Roman" w:hAnsi="Calibri" w:cs="Times New Roman"/>
                <w:color w:val="000000"/>
                <w:sz w:val="16"/>
                <w:szCs w:val="16"/>
              </w:rPr>
            </w:pPr>
            <w:ins w:id="4708"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4709" w:author="David Dayan" w:date="2021-12-03T17:18:00Z">
              <w:tcPr>
                <w:tcW w:w="1426" w:type="dxa"/>
                <w:tcBorders>
                  <w:top w:val="nil"/>
                  <w:left w:val="nil"/>
                  <w:bottom w:val="nil"/>
                  <w:right w:val="nil"/>
                </w:tcBorders>
                <w:shd w:val="clear" w:color="auto" w:fill="auto"/>
                <w:noWrap/>
                <w:vAlign w:val="bottom"/>
                <w:hideMark/>
              </w:tcPr>
            </w:tcPrChange>
          </w:tcPr>
          <w:p w14:paraId="64796683" w14:textId="77777777" w:rsidR="00036D0E" w:rsidRPr="00036D0E" w:rsidRDefault="00036D0E" w:rsidP="00245317">
            <w:pPr>
              <w:spacing w:after="0" w:line="240" w:lineRule="auto"/>
              <w:jc w:val="center"/>
              <w:rPr>
                <w:ins w:id="4710" w:author="David Dayan" w:date="2021-12-03T17:13:00Z"/>
                <w:rFonts w:ascii="Calibri" w:eastAsia="Times New Roman" w:hAnsi="Calibri" w:cs="Times New Roman"/>
                <w:color w:val="000000"/>
                <w:sz w:val="16"/>
                <w:szCs w:val="16"/>
              </w:rPr>
            </w:pPr>
            <w:ins w:id="4711" w:author="David Dayan" w:date="2021-12-03T17:13:00Z">
              <w:r w:rsidRPr="00036D0E">
                <w:rPr>
                  <w:rFonts w:ascii="Calibri" w:eastAsia="Times New Roman" w:hAnsi="Calibri" w:cs="Times New Roman"/>
                  <w:color w:val="000000"/>
                  <w:sz w:val="16"/>
                  <w:szCs w:val="16"/>
                </w:rPr>
                <w:t>heterozygote</w:t>
              </w:r>
            </w:ins>
          </w:p>
        </w:tc>
      </w:tr>
      <w:tr w:rsidR="00036D0E" w:rsidRPr="00036D0E" w14:paraId="00FD5A23" w14:textId="77777777" w:rsidTr="00245317">
        <w:trPr>
          <w:cantSplit/>
          <w:trHeight w:val="20"/>
          <w:ins w:id="4712" w:author="David Dayan" w:date="2021-12-03T17:13:00Z"/>
          <w:trPrChange w:id="47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14" w:author="David Dayan" w:date="2021-12-03T17:18:00Z">
              <w:tcPr>
                <w:tcW w:w="1563" w:type="dxa"/>
                <w:tcBorders>
                  <w:top w:val="nil"/>
                  <w:left w:val="nil"/>
                  <w:bottom w:val="nil"/>
                  <w:right w:val="nil"/>
                </w:tcBorders>
                <w:shd w:val="clear" w:color="auto" w:fill="auto"/>
                <w:noWrap/>
                <w:vAlign w:val="bottom"/>
                <w:hideMark/>
              </w:tcPr>
            </w:tcPrChange>
          </w:tcPr>
          <w:p w14:paraId="66BF67A3" w14:textId="77777777" w:rsidR="00036D0E" w:rsidRPr="00036D0E" w:rsidRDefault="00036D0E" w:rsidP="00245317">
            <w:pPr>
              <w:spacing w:after="0" w:line="240" w:lineRule="auto"/>
              <w:jc w:val="center"/>
              <w:rPr>
                <w:ins w:id="4715" w:author="David Dayan" w:date="2021-12-03T17:13:00Z"/>
                <w:rFonts w:ascii="Calibri" w:eastAsia="Times New Roman" w:hAnsi="Calibri" w:cs="Times New Roman"/>
                <w:color w:val="000000"/>
                <w:sz w:val="16"/>
                <w:szCs w:val="16"/>
              </w:rPr>
            </w:pPr>
            <w:ins w:id="4716" w:author="David Dayan" w:date="2021-12-03T17:13:00Z">
              <w:r w:rsidRPr="00036D0E">
                <w:rPr>
                  <w:rFonts w:ascii="Calibri" w:eastAsia="Times New Roman" w:hAnsi="Calibri" w:cs="Times New Roman"/>
                  <w:color w:val="000000"/>
                  <w:sz w:val="16"/>
                  <w:szCs w:val="16"/>
                </w:rPr>
                <w:t>OtsAC20ROGR_0123</w:t>
              </w:r>
            </w:ins>
          </w:p>
        </w:tc>
        <w:tc>
          <w:tcPr>
            <w:tcW w:w="746" w:type="dxa"/>
            <w:tcBorders>
              <w:top w:val="nil"/>
              <w:left w:val="nil"/>
              <w:bottom w:val="nil"/>
              <w:right w:val="nil"/>
            </w:tcBorders>
            <w:shd w:val="clear" w:color="auto" w:fill="auto"/>
            <w:noWrap/>
            <w:vAlign w:val="bottom"/>
            <w:hideMark/>
            <w:tcPrChange w:id="4717" w:author="David Dayan" w:date="2021-12-03T17:18:00Z">
              <w:tcPr>
                <w:tcW w:w="746" w:type="dxa"/>
                <w:tcBorders>
                  <w:top w:val="nil"/>
                  <w:left w:val="nil"/>
                  <w:bottom w:val="nil"/>
                  <w:right w:val="nil"/>
                </w:tcBorders>
                <w:shd w:val="clear" w:color="auto" w:fill="auto"/>
                <w:noWrap/>
                <w:vAlign w:val="bottom"/>
                <w:hideMark/>
              </w:tcPr>
            </w:tcPrChange>
          </w:tcPr>
          <w:p w14:paraId="57F7D2F2" w14:textId="77777777" w:rsidR="00036D0E" w:rsidRPr="00036D0E" w:rsidRDefault="00036D0E" w:rsidP="00245317">
            <w:pPr>
              <w:spacing w:after="0" w:line="240" w:lineRule="auto"/>
              <w:jc w:val="center"/>
              <w:rPr>
                <w:ins w:id="4718" w:author="David Dayan" w:date="2021-12-03T17:13:00Z"/>
                <w:rFonts w:ascii="Calibri" w:eastAsia="Times New Roman" w:hAnsi="Calibri" w:cs="Times New Roman"/>
                <w:color w:val="000000"/>
                <w:sz w:val="16"/>
                <w:szCs w:val="16"/>
              </w:rPr>
            </w:pPr>
            <w:ins w:id="471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20" w:author="David Dayan" w:date="2021-12-03T17:18:00Z">
              <w:tcPr>
                <w:tcW w:w="599" w:type="dxa"/>
                <w:tcBorders>
                  <w:top w:val="nil"/>
                  <w:left w:val="nil"/>
                  <w:bottom w:val="nil"/>
                  <w:right w:val="nil"/>
                </w:tcBorders>
                <w:shd w:val="clear" w:color="auto" w:fill="auto"/>
                <w:noWrap/>
                <w:vAlign w:val="bottom"/>
                <w:hideMark/>
              </w:tcPr>
            </w:tcPrChange>
          </w:tcPr>
          <w:p w14:paraId="59647BFC" w14:textId="77777777" w:rsidR="00036D0E" w:rsidRPr="00036D0E" w:rsidRDefault="00036D0E" w:rsidP="00245317">
            <w:pPr>
              <w:spacing w:after="0" w:line="240" w:lineRule="auto"/>
              <w:jc w:val="center"/>
              <w:rPr>
                <w:ins w:id="4721" w:author="David Dayan" w:date="2021-12-03T17:13:00Z"/>
                <w:rFonts w:ascii="Calibri" w:eastAsia="Times New Roman" w:hAnsi="Calibri" w:cs="Times New Roman"/>
                <w:color w:val="000000"/>
                <w:sz w:val="16"/>
                <w:szCs w:val="16"/>
              </w:rPr>
            </w:pPr>
            <w:ins w:id="472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23" w:author="David Dayan" w:date="2021-12-03T17:18:00Z">
              <w:tcPr>
                <w:tcW w:w="1142" w:type="dxa"/>
                <w:tcBorders>
                  <w:top w:val="nil"/>
                  <w:left w:val="nil"/>
                  <w:bottom w:val="nil"/>
                  <w:right w:val="nil"/>
                </w:tcBorders>
                <w:shd w:val="clear" w:color="auto" w:fill="auto"/>
                <w:noWrap/>
                <w:vAlign w:val="bottom"/>
                <w:hideMark/>
              </w:tcPr>
            </w:tcPrChange>
          </w:tcPr>
          <w:p w14:paraId="7EF545DD" w14:textId="77777777" w:rsidR="00036D0E" w:rsidRPr="00036D0E" w:rsidRDefault="00036D0E" w:rsidP="00245317">
            <w:pPr>
              <w:spacing w:after="0" w:line="240" w:lineRule="auto"/>
              <w:jc w:val="center"/>
              <w:rPr>
                <w:ins w:id="4724" w:author="David Dayan" w:date="2021-12-03T17:13:00Z"/>
                <w:rFonts w:ascii="Calibri" w:eastAsia="Times New Roman" w:hAnsi="Calibri" w:cs="Times New Roman"/>
                <w:color w:val="000000"/>
                <w:sz w:val="16"/>
                <w:szCs w:val="16"/>
              </w:rPr>
            </w:pPr>
            <w:ins w:id="47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26" w:author="David Dayan" w:date="2021-12-03T17:18:00Z">
              <w:tcPr>
                <w:tcW w:w="1440" w:type="dxa"/>
                <w:tcBorders>
                  <w:top w:val="nil"/>
                  <w:left w:val="nil"/>
                  <w:bottom w:val="nil"/>
                  <w:right w:val="nil"/>
                </w:tcBorders>
                <w:shd w:val="clear" w:color="auto" w:fill="auto"/>
                <w:noWrap/>
                <w:vAlign w:val="bottom"/>
                <w:hideMark/>
              </w:tcPr>
            </w:tcPrChange>
          </w:tcPr>
          <w:p w14:paraId="22862EE4" w14:textId="77777777" w:rsidR="00036D0E" w:rsidRPr="00036D0E" w:rsidRDefault="00036D0E" w:rsidP="00245317">
            <w:pPr>
              <w:spacing w:after="0" w:line="240" w:lineRule="auto"/>
              <w:jc w:val="center"/>
              <w:rPr>
                <w:ins w:id="4727" w:author="David Dayan" w:date="2021-12-03T17:13:00Z"/>
                <w:rFonts w:ascii="Calibri" w:eastAsia="Times New Roman" w:hAnsi="Calibri" w:cs="Times New Roman"/>
                <w:color w:val="000000"/>
                <w:sz w:val="16"/>
                <w:szCs w:val="16"/>
              </w:rPr>
            </w:pPr>
            <w:ins w:id="47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29" w:author="David Dayan" w:date="2021-12-03T17:18:00Z">
              <w:tcPr>
                <w:tcW w:w="1530" w:type="dxa"/>
                <w:tcBorders>
                  <w:top w:val="nil"/>
                  <w:left w:val="nil"/>
                  <w:bottom w:val="nil"/>
                  <w:right w:val="nil"/>
                </w:tcBorders>
                <w:shd w:val="clear" w:color="auto" w:fill="auto"/>
                <w:noWrap/>
                <w:vAlign w:val="bottom"/>
                <w:hideMark/>
              </w:tcPr>
            </w:tcPrChange>
          </w:tcPr>
          <w:p w14:paraId="10C1A132" w14:textId="77777777" w:rsidR="00036D0E" w:rsidRPr="00036D0E" w:rsidRDefault="00036D0E" w:rsidP="00245317">
            <w:pPr>
              <w:spacing w:after="0" w:line="240" w:lineRule="auto"/>
              <w:jc w:val="center"/>
              <w:rPr>
                <w:ins w:id="4730" w:author="David Dayan" w:date="2021-12-03T17:13:00Z"/>
                <w:rFonts w:ascii="Calibri" w:eastAsia="Times New Roman" w:hAnsi="Calibri" w:cs="Times New Roman"/>
                <w:color w:val="000000"/>
                <w:sz w:val="16"/>
                <w:szCs w:val="16"/>
              </w:rPr>
            </w:pPr>
            <w:ins w:id="47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32" w:author="David Dayan" w:date="2021-12-03T17:18:00Z">
              <w:tcPr>
                <w:tcW w:w="898" w:type="dxa"/>
                <w:tcBorders>
                  <w:top w:val="nil"/>
                  <w:left w:val="nil"/>
                  <w:bottom w:val="nil"/>
                  <w:right w:val="nil"/>
                </w:tcBorders>
                <w:shd w:val="clear" w:color="auto" w:fill="auto"/>
                <w:noWrap/>
                <w:vAlign w:val="bottom"/>
                <w:hideMark/>
              </w:tcPr>
            </w:tcPrChange>
          </w:tcPr>
          <w:p w14:paraId="6F51AFC3" w14:textId="77777777" w:rsidR="00036D0E" w:rsidRPr="00036D0E" w:rsidRDefault="00036D0E" w:rsidP="00245317">
            <w:pPr>
              <w:spacing w:after="0" w:line="240" w:lineRule="auto"/>
              <w:jc w:val="center"/>
              <w:rPr>
                <w:ins w:id="4733" w:author="David Dayan" w:date="2021-12-03T17:13:00Z"/>
                <w:rFonts w:ascii="Calibri" w:eastAsia="Times New Roman" w:hAnsi="Calibri" w:cs="Times New Roman"/>
                <w:color w:val="000000"/>
                <w:sz w:val="16"/>
                <w:szCs w:val="16"/>
              </w:rPr>
            </w:pPr>
            <w:ins w:id="47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35" w:author="David Dayan" w:date="2021-12-03T17:18:00Z">
              <w:tcPr>
                <w:tcW w:w="902" w:type="dxa"/>
                <w:tcBorders>
                  <w:top w:val="nil"/>
                  <w:left w:val="nil"/>
                  <w:bottom w:val="nil"/>
                  <w:right w:val="nil"/>
                </w:tcBorders>
                <w:shd w:val="clear" w:color="auto" w:fill="auto"/>
                <w:noWrap/>
                <w:vAlign w:val="bottom"/>
                <w:hideMark/>
              </w:tcPr>
            </w:tcPrChange>
          </w:tcPr>
          <w:p w14:paraId="2BD0B950" w14:textId="77777777" w:rsidR="00036D0E" w:rsidRPr="00036D0E" w:rsidRDefault="00036D0E" w:rsidP="00245317">
            <w:pPr>
              <w:spacing w:after="0" w:line="240" w:lineRule="auto"/>
              <w:jc w:val="center"/>
              <w:rPr>
                <w:ins w:id="4736" w:author="David Dayan" w:date="2021-12-03T17:13:00Z"/>
                <w:rFonts w:ascii="Calibri" w:eastAsia="Times New Roman" w:hAnsi="Calibri" w:cs="Times New Roman"/>
                <w:color w:val="000000"/>
                <w:sz w:val="16"/>
                <w:szCs w:val="16"/>
              </w:rPr>
            </w:pPr>
            <w:ins w:id="47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738" w:author="David Dayan" w:date="2021-12-03T17:18:00Z">
              <w:tcPr>
                <w:tcW w:w="2160" w:type="dxa"/>
                <w:tcBorders>
                  <w:top w:val="nil"/>
                  <w:left w:val="nil"/>
                  <w:bottom w:val="nil"/>
                  <w:right w:val="nil"/>
                </w:tcBorders>
                <w:shd w:val="clear" w:color="auto" w:fill="auto"/>
                <w:noWrap/>
                <w:vAlign w:val="bottom"/>
                <w:hideMark/>
              </w:tcPr>
            </w:tcPrChange>
          </w:tcPr>
          <w:p w14:paraId="0161F414" w14:textId="77777777" w:rsidR="00036D0E" w:rsidRPr="00036D0E" w:rsidRDefault="00036D0E" w:rsidP="00245317">
            <w:pPr>
              <w:spacing w:after="0" w:line="240" w:lineRule="auto"/>
              <w:jc w:val="center"/>
              <w:rPr>
                <w:ins w:id="4739" w:author="David Dayan" w:date="2021-12-03T17:13:00Z"/>
                <w:rFonts w:ascii="Calibri" w:eastAsia="Times New Roman" w:hAnsi="Calibri" w:cs="Times New Roman"/>
                <w:color w:val="000000"/>
                <w:sz w:val="16"/>
                <w:szCs w:val="16"/>
              </w:rPr>
            </w:pPr>
            <w:ins w:id="47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741" w:author="David Dayan" w:date="2021-12-03T17:18:00Z">
              <w:tcPr>
                <w:tcW w:w="2876" w:type="dxa"/>
                <w:gridSpan w:val="2"/>
                <w:tcBorders>
                  <w:top w:val="nil"/>
                  <w:left w:val="nil"/>
                  <w:bottom w:val="nil"/>
                  <w:right w:val="nil"/>
                </w:tcBorders>
                <w:shd w:val="clear" w:color="auto" w:fill="auto"/>
                <w:noWrap/>
                <w:vAlign w:val="bottom"/>
                <w:hideMark/>
              </w:tcPr>
            </w:tcPrChange>
          </w:tcPr>
          <w:p w14:paraId="25DD57B8" w14:textId="77777777" w:rsidR="00036D0E" w:rsidRPr="00036D0E" w:rsidRDefault="00036D0E" w:rsidP="00245317">
            <w:pPr>
              <w:spacing w:after="0" w:line="240" w:lineRule="auto"/>
              <w:jc w:val="center"/>
              <w:rPr>
                <w:ins w:id="4742" w:author="David Dayan" w:date="2021-12-03T17:13:00Z"/>
                <w:rFonts w:ascii="Calibri" w:eastAsia="Times New Roman" w:hAnsi="Calibri" w:cs="Times New Roman"/>
                <w:color w:val="000000"/>
                <w:sz w:val="16"/>
                <w:szCs w:val="16"/>
              </w:rPr>
            </w:pPr>
            <w:ins w:id="47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744" w:author="David Dayan" w:date="2021-12-03T17:18:00Z">
              <w:tcPr>
                <w:tcW w:w="1426" w:type="dxa"/>
                <w:tcBorders>
                  <w:top w:val="nil"/>
                  <w:left w:val="nil"/>
                  <w:bottom w:val="nil"/>
                  <w:right w:val="nil"/>
                </w:tcBorders>
                <w:shd w:val="clear" w:color="auto" w:fill="auto"/>
                <w:noWrap/>
                <w:vAlign w:val="bottom"/>
                <w:hideMark/>
              </w:tcPr>
            </w:tcPrChange>
          </w:tcPr>
          <w:p w14:paraId="377AE704" w14:textId="77777777" w:rsidR="00036D0E" w:rsidRPr="00036D0E" w:rsidRDefault="00036D0E" w:rsidP="00245317">
            <w:pPr>
              <w:spacing w:after="0" w:line="240" w:lineRule="auto"/>
              <w:jc w:val="center"/>
              <w:rPr>
                <w:ins w:id="4745" w:author="David Dayan" w:date="2021-12-03T17:13:00Z"/>
                <w:rFonts w:ascii="Calibri" w:eastAsia="Times New Roman" w:hAnsi="Calibri" w:cs="Times New Roman"/>
                <w:color w:val="000000"/>
                <w:sz w:val="16"/>
                <w:szCs w:val="16"/>
              </w:rPr>
            </w:pPr>
            <w:ins w:id="47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E77AD2E" w14:textId="77777777" w:rsidTr="00245317">
        <w:trPr>
          <w:cantSplit/>
          <w:trHeight w:val="20"/>
          <w:ins w:id="4747" w:author="David Dayan" w:date="2021-12-03T17:13:00Z"/>
          <w:trPrChange w:id="47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49" w:author="David Dayan" w:date="2021-12-03T17:18:00Z">
              <w:tcPr>
                <w:tcW w:w="1563" w:type="dxa"/>
                <w:tcBorders>
                  <w:top w:val="nil"/>
                  <w:left w:val="nil"/>
                  <w:bottom w:val="nil"/>
                  <w:right w:val="nil"/>
                </w:tcBorders>
                <w:shd w:val="clear" w:color="auto" w:fill="auto"/>
                <w:noWrap/>
                <w:vAlign w:val="bottom"/>
                <w:hideMark/>
              </w:tcPr>
            </w:tcPrChange>
          </w:tcPr>
          <w:p w14:paraId="1277AC10" w14:textId="77777777" w:rsidR="00036D0E" w:rsidRPr="00036D0E" w:rsidRDefault="00036D0E" w:rsidP="00245317">
            <w:pPr>
              <w:spacing w:after="0" w:line="240" w:lineRule="auto"/>
              <w:jc w:val="center"/>
              <w:rPr>
                <w:ins w:id="4750" w:author="David Dayan" w:date="2021-12-03T17:13:00Z"/>
                <w:rFonts w:ascii="Calibri" w:eastAsia="Times New Roman" w:hAnsi="Calibri" w:cs="Times New Roman"/>
                <w:color w:val="000000"/>
                <w:sz w:val="16"/>
                <w:szCs w:val="16"/>
              </w:rPr>
            </w:pPr>
            <w:ins w:id="4751" w:author="David Dayan" w:date="2021-12-03T17:13:00Z">
              <w:r w:rsidRPr="00036D0E">
                <w:rPr>
                  <w:rFonts w:ascii="Calibri" w:eastAsia="Times New Roman" w:hAnsi="Calibri" w:cs="Times New Roman"/>
                  <w:color w:val="000000"/>
                  <w:sz w:val="16"/>
                  <w:szCs w:val="16"/>
                </w:rPr>
                <w:t>OtsAC20ROGR_0124</w:t>
              </w:r>
            </w:ins>
          </w:p>
        </w:tc>
        <w:tc>
          <w:tcPr>
            <w:tcW w:w="746" w:type="dxa"/>
            <w:tcBorders>
              <w:top w:val="nil"/>
              <w:left w:val="nil"/>
              <w:bottom w:val="nil"/>
              <w:right w:val="nil"/>
            </w:tcBorders>
            <w:shd w:val="clear" w:color="auto" w:fill="auto"/>
            <w:noWrap/>
            <w:vAlign w:val="bottom"/>
            <w:hideMark/>
            <w:tcPrChange w:id="4752" w:author="David Dayan" w:date="2021-12-03T17:18:00Z">
              <w:tcPr>
                <w:tcW w:w="746" w:type="dxa"/>
                <w:tcBorders>
                  <w:top w:val="nil"/>
                  <w:left w:val="nil"/>
                  <w:bottom w:val="nil"/>
                  <w:right w:val="nil"/>
                </w:tcBorders>
                <w:shd w:val="clear" w:color="auto" w:fill="auto"/>
                <w:noWrap/>
                <w:vAlign w:val="bottom"/>
                <w:hideMark/>
              </w:tcPr>
            </w:tcPrChange>
          </w:tcPr>
          <w:p w14:paraId="14108FE6" w14:textId="77777777" w:rsidR="00036D0E" w:rsidRPr="00036D0E" w:rsidRDefault="00036D0E" w:rsidP="00245317">
            <w:pPr>
              <w:spacing w:after="0" w:line="240" w:lineRule="auto"/>
              <w:jc w:val="center"/>
              <w:rPr>
                <w:ins w:id="4753" w:author="David Dayan" w:date="2021-12-03T17:13:00Z"/>
                <w:rFonts w:ascii="Calibri" w:eastAsia="Times New Roman" w:hAnsi="Calibri" w:cs="Times New Roman"/>
                <w:color w:val="000000"/>
                <w:sz w:val="16"/>
                <w:szCs w:val="16"/>
              </w:rPr>
            </w:pPr>
            <w:ins w:id="475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55" w:author="David Dayan" w:date="2021-12-03T17:18:00Z">
              <w:tcPr>
                <w:tcW w:w="599" w:type="dxa"/>
                <w:tcBorders>
                  <w:top w:val="nil"/>
                  <w:left w:val="nil"/>
                  <w:bottom w:val="nil"/>
                  <w:right w:val="nil"/>
                </w:tcBorders>
                <w:shd w:val="clear" w:color="auto" w:fill="auto"/>
                <w:noWrap/>
                <w:vAlign w:val="bottom"/>
                <w:hideMark/>
              </w:tcPr>
            </w:tcPrChange>
          </w:tcPr>
          <w:p w14:paraId="5A6D1E5E" w14:textId="77777777" w:rsidR="00036D0E" w:rsidRPr="00036D0E" w:rsidRDefault="00036D0E" w:rsidP="00245317">
            <w:pPr>
              <w:spacing w:after="0" w:line="240" w:lineRule="auto"/>
              <w:jc w:val="center"/>
              <w:rPr>
                <w:ins w:id="4756" w:author="David Dayan" w:date="2021-12-03T17:13:00Z"/>
                <w:rFonts w:ascii="Calibri" w:eastAsia="Times New Roman" w:hAnsi="Calibri" w:cs="Times New Roman"/>
                <w:color w:val="000000"/>
                <w:sz w:val="16"/>
                <w:szCs w:val="16"/>
              </w:rPr>
            </w:pPr>
            <w:ins w:id="475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58" w:author="David Dayan" w:date="2021-12-03T17:18:00Z">
              <w:tcPr>
                <w:tcW w:w="1142" w:type="dxa"/>
                <w:tcBorders>
                  <w:top w:val="nil"/>
                  <w:left w:val="nil"/>
                  <w:bottom w:val="nil"/>
                  <w:right w:val="nil"/>
                </w:tcBorders>
                <w:shd w:val="clear" w:color="auto" w:fill="auto"/>
                <w:noWrap/>
                <w:vAlign w:val="bottom"/>
                <w:hideMark/>
              </w:tcPr>
            </w:tcPrChange>
          </w:tcPr>
          <w:p w14:paraId="2732D9FF" w14:textId="77777777" w:rsidR="00036D0E" w:rsidRPr="00036D0E" w:rsidRDefault="00036D0E" w:rsidP="00245317">
            <w:pPr>
              <w:spacing w:after="0" w:line="240" w:lineRule="auto"/>
              <w:jc w:val="center"/>
              <w:rPr>
                <w:ins w:id="4759" w:author="David Dayan" w:date="2021-12-03T17:13:00Z"/>
                <w:rFonts w:ascii="Calibri" w:eastAsia="Times New Roman" w:hAnsi="Calibri" w:cs="Times New Roman"/>
                <w:color w:val="000000"/>
                <w:sz w:val="16"/>
                <w:szCs w:val="16"/>
              </w:rPr>
            </w:pPr>
            <w:ins w:id="47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61" w:author="David Dayan" w:date="2021-12-03T17:18:00Z">
              <w:tcPr>
                <w:tcW w:w="1440" w:type="dxa"/>
                <w:tcBorders>
                  <w:top w:val="nil"/>
                  <w:left w:val="nil"/>
                  <w:bottom w:val="nil"/>
                  <w:right w:val="nil"/>
                </w:tcBorders>
                <w:shd w:val="clear" w:color="auto" w:fill="auto"/>
                <w:noWrap/>
                <w:vAlign w:val="bottom"/>
                <w:hideMark/>
              </w:tcPr>
            </w:tcPrChange>
          </w:tcPr>
          <w:p w14:paraId="64E1E5B3" w14:textId="77777777" w:rsidR="00036D0E" w:rsidRPr="00036D0E" w:rsidRDefault="00036D0E" w:rsidP="00245317">
            <w:pPr>
              <w:spacing w:after="0" w:line="240" w:lineRule="auto"/>
              <w:jc w:val="center"/>
              <w:rPr>
                <w:ins w:id="4762" w:author="David Dayan" w:date="2021-12-03T17:13:00Z"/>
                <w:rFonts w:ascii="Calibri" w:eastAsia="Times New Roman" w:hAnsi="Calibri" w:cs="Times New Roman"/>
                <w:color w:val="000000"/>
                <w:sz w:val="16"/>
                <w:szCs w:val="16"/>
              </w:rPr>
            </w:pPr>
            <w:ins w:id="47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64" w:author="David Dayan" w:date="2021-12-03T17:18:00Z">
              <w:tcPr>
                <w:tcW w:w="1530" w:type="dxa"/>
                <w:tcBorders>
                  <w:top w:val="nil"/>
                  <w:left w:val="nil"/>
                  <w:bottom w:val="nil"/>
                  <w:right w:val="nil"/>
                </w:tcBorders>
                <w:shd w:val="clear" w:color="auto" w:fill="auto"/>
                <w:noWrap/>
                <w:vAlign w:val="bottom"/>
                <w:hideMark/>
              </w:tcPr>
            </w:tcPrChange>
          </w:tcPr>
          <w:p w14:paraId="4935EA9B" w14:textId="77777777" w:rsidR="00036D0E" w:rsidRPr="00036D0E" w:rsidRDefault="00036D0E" w:rsidP="00245317">
            <w:pPr>
              <w:spacing w:after="0" w:line="240" w:lineRule="auto"/>
              <w:jc w:val="center"/>
              <w:rPr>
                <w:ins w:id="4765" w:author="David Dayan" w:date="2021-12-03T17:13:00Z"/>
                <w:rFonts w:ascii="Calibri" w:eastAsia="Times New Roman" w:hAnsi="Calibri" w:cs="Times New Roman"/>
                <w:color w:val="000000"/>
                <w:sz w:val="16"/>
                <w:szCs w:val="16"/>
              </w:rPr>
            </w:pPr>
            <w:ins w:id="47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767" w:author="David Dayan" w:date="2021-12-03T17:18:00Z">
              <w:tcPr>
                <w:tcW w:w="898" w:type="dxa"/>
                <w:tcBorders>
                  <w:top w:val="nil"/>
                  <w:left w:val="nil"/>
                  <w:bottom w:val="nil"/>
                  <w:right w:val="nil"/>
                </w:tcBorders>
                <w:shd w:val="clear" w:color="auto" w:fill="auto"/>
                <w:noWrap/>
                <w:vAlign w:val="bottom"/>
                <w:hideMark/>
              </w:tcPr>
            </w:tcPrChange>
          </w:tcPr>
          <w:p w14:paraId="34760956" w14:textId="77777777" w:rsidR="00036D0E" w:rsidRPr="00036D0E" w:rsidRDefault="00036D0E" w:rsidP="00245317">
            <w:pPr>
              <w:spacing w:after="0" w:line="240" w:lineRule="auto"/>
              <w:jc w:val="center"/>
              <w:rPr>
                <w:ins w:id="4768" w:author="David Dayan" w:date="2021-12-03T17:13:00Z"/>
                <w:rFonts w:ascii="Calibri" w:eastAsia="Times New Roman" w:hAnsi="Calibri" w:cs="Times New Roman"/>
                <w:color w:val="000000"/>
                <w:sz w:val="16"/>
                <w:szCs w:val="16"/>
              </w:rPr>
            </w:pPr>
            <w:ins w:id="47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770" w:author="David Dayan" w:date="2021-12-03T17:18:00Z">
              <w:tcPr>
                <w:tcW w:w="902" w:type="dxa"/>
                <w:tcBorders>
                  <w:top w:val="nil"/>
                  <w:left w:val="nil"/>
                  <w:bottom w:val="nil"/>
                  <w:right w:val="nil"/>
                </w:tcBorders>
                <w:shd w:val="clear" w:color="auto" w:fill="auto"/>
                <w:noWrap/>
                <w:vAlign w:val="bottom"/>
                <w:hideMark/>
              </w:tcPr>
            </w:tcPrChange>
          </w:tcPr>
          <w:p w14:paraId="2F50F798" w14:textId="77777777" w:rsidR="00036D0E" w:rsidRPr="00036D0E" w:rsidRDefault="00036D0E" w:rsidP="00245317">
            <w:pPr>
              <w:spacing w:after="0" w:line="240" w:lineRule="auto"/>
              <w:jc w:val="center"/>
              <w:rPr>
                <w:ins w:id="4771" w:author="David Dayan" w:date="2021-12-03T17:13:00Z"/>
                <w:rFonts w:ascii="Calibri" w:eastAsia="Times New Roman" w:hAnsi="Calibri" w:cs="Times New Roman"/>
                <w:color w:val="000000"/>
                <w:sz w:val="16"/>
                <w:szCs w:val="16"/>
              </w:rPr>
            </w:pPr>
            <w:ins w:id="47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773" w:author="David Dayan" w:date="2021-12-03T17:18:00Z">
              <w:tcPr>
                <w:tcW w:w="2160" w:type="dxa"/>
                <w:tcBorders>
                  <w:top w:val="nil"/>
                  <w:left w:val="nil"/>
                  <w:bottom w:val="nil"/>
                  <w:right w:val="nil"/>
                </w:tcBorders>
                <w:shd w:val="clear" w:color="auto" w:fill="auto"/>
                <w:noWrap/>
                <w:vAlign w:val="bottom"/>
                <w:hideMark/>
              </w:tcPr>
            </w:tcPrChange>
          </w:tcPr>
          <w:p w14:paraId="50374368" w14:textId="77777777" w:rsidR="00036D0E" w:rsidRPr="00036D0E" w:rsidRDefault="00036D0E" w:rsidP="00245317">
            <w:pPr>
              <w:spacing w:after="0" w:line="240" w:lineRule="auto"/>
              <w:jc w:val="center"/>
              <w:rPr>
                <w:ins w:id="4774" w:author="David Dayan" w:date="2021-12-03T17:13:00Z"/>
                <w:rFonts w:ascii="Calibri" w:eastAsia="Times New Roman" w:hAnsi="Calibri" w:cs="Times New Roman"/>
                <w:color w:val="000000"/>
                <w:sz w:val="16"/>
                <w:szCs w:val="16"/>
              </w:rPr>
            </w:pPr>
            <w:ins w:id="47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776" w:author="David Dayan" w:date="2021-12-03T17:18:00Z">
              <w:tcPr>
                <w:tcW w:w="2876" w:type="dxa"/>
                <w:gridSpan w:val="2"/>
                <w:tcBorders>
                  <w:top w:val="nil"/>
                  <w:left w:val="nil"/>
                  <w:bottom w:val="nil"/>
                  <w:right w:val="nil"/>
                </w:tcBorders>
                <w:shd w:val="clear" w:color="auto" w:fill="auto"/>
                <w:noWrap/>
                <w:vAlign w:val="bottom"/>
                <w:hideMark/>
              </w:tcPr>
            </w:tcPrChange>
          </w:tcPr>
          <w:p w14:paraId="7321C7AB" w14:textId="77777777" w:rsidR="00036D0E" w:rsidRPr="00036D0E" w:rsidRDefault="00036D0E" w:rsidP="00245317">
            <w:pPr>
              <w:spacing w:after="0" w:line="240" w:lineRule="auto"/>
              <w:jc w:val="center"/>
              <w:rPr>
                <w:ins w:id="4777" w:author="David Dayan" w:date="2021-12-03T17:13:00Z"/>
                <w:rFonts w:ascii="Calibri" w:eastAsia="Times New Roman" w:hAnsi="Calibri" w:cs="Times New Roman"/>
                <w:color w:val="000000"/>
                <w:sz w:val="16"/>
                <w:szCs w:val="16"/>
              </w:rPr>
            </w:pPr>
            <w:ins w:id="47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779" w:author="David Dayan" w:date="2021-12-03T17:18:00Z">
              <w:tcPr>
                <w:tcW w:w="1426" w:type="dxa"/>
                <w:tcBorders>
                  <w:top w:val="nil"/>
                  <w:left w:val="nil"/>
                  <w:bottom w:val="nil"/>
                  <w:right w:val="nil"/>
                </w:tcBorders>
                <w:shd w:val="clear" w:color="auto" w:fill="auto"/>
                <w:noWrap/>
                <w:vAlign w:val="bottom"/>
                <w:hideMark/>
              </w:tcPr>
            </w:tcPrChange>
          </w:tcPr>
          <w:p w14:paraId="71F5D19F" w14:textId="77777777" w:rsidR="00036D0E" w:rsidRPr="00036D0E" w:rsidRDefault="00036D0E" w:rsidP="00245317">
            <w:pPr>
              <w:spacing w:after="0" w:line="240" w:lineRule="auto"/>
              <w:jc w:val="center"/>
              <w:rPr>
                <w:ins w:id="4780" w:author="David Dayan" w:date="2021-12-03T17:13:00Z"/>
                <w:rFonts w:ascii="Calibri" w:eastAsia="Times New Roman" w:hAnsi="Calibri" w:cs="Times New Roman"/>
                <w:color w:val="000000"/>
                <w:sz w:val="16"/>
                <w:szCs w:val="16"/>
              </w:rPr>
            </w:pPr>
            <w:ins w:id="47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28D8E66" w14:textId="77777777" w:rsidTr="00245317">
        <w:trPr>
          <w:cantSplit/>
          <w:trHeight w:val="20"/>
          <w:ins w:id="4782" w:author="David Dayan" w:date="2021-12-03T17:13:00Z"/>
          <w:trPrChange w:id="47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784" w:author="David Dayan" w:date="2021-12-03T17:18:00Z">
              <w:tcPr>
                <w:tcW w:w="1563" w:type="dxa"/>
                <w:tcBorders>
                  <w:top w:val="nil"/>
                  <w:left w:val="nil"/>
                  <w:bottom w:val="nil"/>
                  <w:right w:val="nil"/>
                </w:tcBorders>
                <w:shd w:val="clear" w:color="auto" w:fill="auto"/>
                <w:noWrap/>
                <w:vAlign w:val="bottom"/>
                <w:hideMark/>
              </w:tcPr>
            </w:tcPrChange>
          </w:tcPr>
          <w:p w14:paraId="503BB79E" w14:textId="77777777" w:rsidR="00036D0E" w:rsidRPr="00036D0E" w:rsidRDefault="00036D0E" w:rsidP="00245317">
            <w:pPr>
              <w:spacing w:after="0" w:line="240" w:lineRule="auto"/>
              <w:jc w:val="center"/>
              <w:rPr>
                <w:ins w:id="4785" w:author="David Dayan" w:date="2021-12-03T17:13:00Z"/>
                <w:rFonts w:ascii="Calibri" w:eastAsia="Times New Roman" w:hAnsi="Calibri" w:cs="Times New Roman"/>
                <w:color w:val="000000"/>
                <w:sz w:val="16"/>
                <w:szCs w:val="16"/>
              </w:rPr>
            </w:pPr>
            <w:ins w:id="4786" w:author="David Dayan" w:date="2021-12-03T17:13:00Z">
              <w:r w:rsidRPr="00036D0E">
                <w:rPr>
                  <w:rFonts w:ascii="Calibri" w:eastAsia="Times New Roman" w:hAnsi="Calibri" w:cs="Times New Roman"/>
                  <w:color w:val="000000"/>
                  <w:sz w:val="16"/>
                  <w:szCs w:val="16"/>
                </w:rPr>
                <w:t>OtsAC20ROGR_0125</w:t>
              </w:r>
            </w:ins>
          </w:p>
        </w:tc>
        <w:tc>
          <w:tcPr>
            <w:tcW w:w="746" w:type="dxa"/>
            <w:tcBorders>
              <w:top w:val="nil"/>
              <w:left w:val="nil"/>
              <w:bottom w:val="nil"/>
              <w:right w:val="nil"/>
            </w:tcBorders>
            <w:shd w:val="clear" w:color="auto" w:fill="auto"/>
            <w:noWrap/>
            <w:vAlign w:val="bottom"/>
            <w:hideMark/>
            <w:tcPrChange w:id="4787" w:author="David Dayan" w:date="2021-12-03T17:18:00Z">
              <w:tcPr>
                <w:tcW w:w="746" w:type="dxa"/>
                <w:tcBorders>
                  <w:top w:val="nil"/>
                  <w:left w:val="nil"/>
                  <w:bottom w:val="nil"/>
                  <w:right w:val="nil"/>
                </w:tcBorders>
                <w:shd w:val="clear" w:color="auto" w:fill="auto"/>
                <w:noWrap/>
                <w:vAlign w:val="bottom"/>
                <w:hideMark/>
              </w:tcPr>
            </w:tcPrChange>
          </w:tcPr>
          <w:p w14:paraId="1E00169F" w14:textId="77777777" w:rsidR="00036D0E" w:rsidRPr="00036D0E" w:rsidRDefault="00036D0E" w:rsidP="00245317">
            <w:pPr>
              <w:spacing w:after="0" w:line="240" w:lineRule="auto"/>
              <w:jc w:val="center"/>
              <w:rPr>
                <w:ins w:id="4788" w:author="David Dayan" w:date="2021-12-03T17:13:00Z"/>
                <w:rFonts w:ascii="Calibri" w:eastAsia="Times New Roman" w:hAnsi="Calibri" w:cs="Times New Roman"/>
                <w:color w:val="000000"/>
                <w:sz w:val="16"/>
                <w:szCs w:val="16"/>
              </w:rPr>
            </w:pPr>
            <w:ins w:id="478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790" w:author="David Dayan" w:date="2021-12-03T17:18:00Z">
              <w:tcPr>
                <w:tcW w:w="599" w:type="dxa"/>
                <w:tcBorders>
                  <w:top w:val="nil"/>
                  <w:left w:val="nil"/>
                  <w:bottom w:val="nil"/>
                  <w:right w:val="nil"/>
                </w:tcBorders>
                <w:shd w:val="clear" w:color="auto" w:fill="auto"/>
                <w:noWrap/>
                <w:vAlign w:val="bottom"/>
                <w:hideMark/>
              </w:tcPr>
            </w:tcPrChange>
          </w:tcPr>
          <w:p w14:paraId="04708CA9" w14:textId="77777777" w:rsidR="00036D0E" w:rsidRPr="00036D0E" w:rsidRDefault="00036D0E" w:rsidP="00245317">
            <w:pPr>
              <w:spacing w:after="0" w:line="240" w:lineRule="auto"/>
              <w:jc w:val="center"/>
              <w:rPr>
                <w:ins w:id="4791" w:author="David Dayan" w:date="2021-12-03T17:13:00Z"/>
                <w:rFonts w:ascii="Calibri" w:eastAsia="Times New Roman" w:hAnsi="Calibri" w:cs="Times New Roman"/>
                <w:color w:val="000000"/>
                <w:sz w:val="16"/>
                <w:szCs w:val="16"/>
              </w:rPr>
            </w:pPr>
            <w:ins w:id="479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793" w:author="David Dayan" w:date="2021-12-03T17:18:00Z">
              <w:tcPr>
                <w:tcW w:w="1142" w:type="dxa"/>
                <w:tcBorders>
                  <w:top w:val="nil"/>
                  <w:left w:val="nil"/>
                  <w:bottom w:val="nil"/>
                  <w:right w:val="nil"/>
                </w:tcBorders>
                <w:shd w:val="clear" w:color="auto" w:fill="auto"/>
                <w:noWrap/>
                <w:vAlign w:val="bottom"/>
                <w:hideMark/>
              </w:tcPr>
            </w:tcPrChange>
          </w:tcPr>
          <w:p w14:paraId="6CD0DA07" w14:textId="77777777" w:rsidR="00036D0E" w:rsidRPr="00036D0E" w:rsidRDefault="00036D0E" w:rsidP="00245317">
            <w:pPr>
              <w:spacing w:after="0" w:line="240" w:lineRule="auto"/>
              <w:jc w:val="center"/>
              <w:rPr>
                <w:ins w:id="4794" w:author="David Dayan" w:date="2021-12-03T17:13:00Z"/>
                <w:rFonts w:ascii="Calibri" w:eastAsia="Times New Roman" w:hAnsi="Calibri" w:cs="Times New Roman"/>
                <w:color w:val="000000"/>
                <w:sz w:val="16"/>
                <w:szCs w:val="16"/>
              </w:rPr>
            </w:pPr>
            <w:ins w:id="47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796" w:author="David Dayan" w:date="2021-12-03T17:18:00Z">
              <w:tcPr>
                <w:tcW w:w="1440" w:type="dxa"/>
                <w:tcBorders>
                  <w:top w:val="nil"/>
                  <w:left w:val="nil"/>
                  <w:bottom w:val="nil"/>
                  <w:right w:val="nil"/>
                </w:tcBorders>
                <w:shd w:val="clear" w:color="auto" w:fill="auto"/>
                <w:noWrap/>
                <w:vAlign w:val="bottom"/>
                <w:hideMark/>
              </w:tcPr>
            </w:tcPrChange>
          </w:tcPr>
          <w:p w14:paraId="234925F2" w14:textId="77777777" w:rsidR="00036D0E" w:rsidRPr="00036D0E" w:rsidRDefault="00036D0E" w:rsidP="00245317">
            <w:pPr>
              <w:spacing w:after="0" w:line="240" w:lineRule="auto"/>
              <w:jc w:val="center"/>
              <w:rPr>
                <w:ins w:id="4797" w:author="David Dayan" w:date="2021-12-03T17:13:00Z"/>
                <w:rFonts w:ascii="Calibri" w:eastAsia="Times New Roman" w:hAnsi="Calibri" w:cs="Times New Roman"/>
                <w:color w:val="000000"/>
                <w:sz w:val="16"/>
                <w:szCs w:val="16"/>
              </w:rPr>
            </w:pPr>
            <w:ins w:id="47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799" w:author="David Dayan" w:date="2021-12-03T17:18:00Z">
              <w:tcPr>
                <w:tcW w:w="1530" w:type="dxa"/>
                <w:tcBorders>
                  <w:top w:val="nil"/>
                  <w:left w:val="nil"/>
                  <w:bottom w:val="nil"/>
                  <w:right w:val="nil"/>
                </w:tcBorders>
                <w:shd w:val="clear" w:color="auto" w:fill="auto"/>
                <w:noWrap/>
                <w:vAlign w:val="bottom"/>
                <w:hideMark/>
              </w:tcPr>
            </w:tcPrChange>
          </w:tcPr>
          <w:p w14:paraId="484181DE" w14:textId="77777777" w:rsidR="00036D0E" w:rsidRPr="00036D0E" w:rsidRDefault="00036D0E" w:rsidP="00245317">
            <w:pPr>
              <w:spacing w:after="0" w:line="240" w:lineRule="auto"/>
              <w:jc w:val="center"/>
              <w:rPr>
                <w:ins w:id="4800" w:author="David Dayan" w:date="2021-12-03T17:13:00Z"/>
                <w:rFonts w:ascii="Calibri" w:eastAsia="Times New Roman" w:hAnsi="Calibri" w:cs="Times New Roman"/>
                <w:color w:val="000000"/>
                <w:sz w:val="16"/>
                <w:szCs w:val="16"/>
              </w:rPr>
            </w:pPr>
            <w:ins w:id="48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02" w:author="David Dayan" w:date="2021-12-03T17:18:00Z">
              <w:tcPr>
                <w:tcW w:w="898" w:type="dxa"/>
                <w:tcBorders>
                  <w:top w:val="nil"/>
                  <w:left w:val="nil"/>
                  <w:bottom w:val="nil"/>
                  <w:right w:val="nil"/>
                </w:tcBorders>
                <w:shd w:val="clear" w:color="auto" w:fill="auto"/>
                <w:noWrap/>
                <w:vAlign w:val="bottom"/>
                <w:hideMark/>
              </w:tcPr>
            </w:tcPrChange>
          </w:tcPr>
          <w:p w14:paraId="141FEA08" w14:textId="77777777" w:rsidR="00036D0E" w:rsidRPr="00036D0E" w:rsidRDefault="00036D0E" w:rsidP="00245317">
            <w:pPr>
              <w:spacing w:after="0" w:line="240" w:lineRule="auto"/>
              <w:jc w:val="center"/>
              <w:rPr>
                <w:ins w:id="4803" w:author="David Dayan" w:date="2021-12-03T17:13:00Z"/>
                <w:rFonts w:ascii="Calibri" w:eastAsia="Times New Roman" w:hAnsi="Calibri" w:cs="Times New Roman"/>
                <w:color w:val="000000"/>
                <w:sz w:val="16"/>
                <w:szCs w:val="16"/>
              </w:rPr>
            </w:pPr>
            <w:ins w:id="48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05" w:author="David Dayan" w:date="2021-12-03T17:18:00Z">
              <w:tcPr>
                <w:tcW w:w="902" w:type="dxa"/>
                <w:tcBorders>
                  <w:top w:val="nil"/>
                  <w:left w:val="nil"/>
                  <w:bottom w:val="nil"/>
                  <w:right w:val="nil"/>
                </w:tcBorders>
                <w:shd w:val="clear" w:color="auto" w:fill="auto"/>
                <w:noWrap/>
                <w:vAlign w:val="bottom"/>
                <w:hideMark/>
              </w:tcPr>
            </w:tcPrChange>
          </w:tcPr>
          <w:p w14:paraId="2761FA37" w14:textId="77777777" w:rsidR="00036D0E" w:rsidRPr="00036D0E" w:rsidRDefault="00036D0E" w:rsidP="00245317">
            <w:pPr>
              <w:spacing w:after="0" w:line="240" w:lineRule="auto"/>
              <w:jc w:val="center"/>
              <w:rPr>
                <w:ins w:id="4806" w:author="David Dayan" w:date="2021-12-03T17:13:00Z"/>
                <w:rFonts w:ascii="Calibri" w:eastAsia="Times New Roman" w:hAnsi="Calibri" w:cs="Times New Roman"/>
                <w:color w:val="000000"/>
                <w:sz w:val="16"/>
                <w:szCs w:val="16"/>
              </w:rPr>
            </w:pPr>
            <w:ins w:id="48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08" w:author="David Dayan" w:date="2021-12-03T17:18:00Z">
              <w:tcPr>
                <w:tcW w:w="2160" w:type="dxa"/>
                <w:tcBorders>
                  <w:top w:val="nil"/>
                  <w:left w:val="nil"/>
                  <w:bottom w:val="nil"/>
                  <w:right w:val="nil"/>
                </w:tcBorders>
                <w:shd w:val="clear" w:color="auto" w:fill="auto"/>
                <w:noWrap/>
                <w:vAlign w:val="bottom"/>
                <w:hideMark/>
              </w:tcPr>
            </w:tcPrChange>
          </w:tcPr>
          <w:p w14:paraId="74C8EA7E" w14:textId="77777777" w:rsidR="00036D0E" w:rsidRPr="00036D0E" w:rsidRDefault="00036D0E" w:rsidP="00245317">
            <w:pPr>
              <w:spacing w:after="0" w:line="240" w:lineRule="auto"/>
              <w:jc w:val="center"/>
              <w:rPr>
                <w:ins w:id="4809" w:author="David Dayan" w:date="2021-12-03T17:13:00Z"/>
                <w:rFonts w:ascii="Calibri" w:eastAsia="Times New Roman" w:hAnsi="Calibri" w:cs="Times New Roman"/>
                <w:color w:val="000000"/>
                <w:sz w:val="16"/>
                <w:szCs w:val="16"/>
              </w:rPr>
            </w:pPr>
            <w:ins w:id="48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811" w:author="David Dayan" w:date="2021-12-03T17:18:00Z">
              <w:tcPr>
                <w:tcW w:w="2876" w:type="dxa"/>
                <w:gridSpan w:val="2"/>
                <w:tcBorders>
                  <w:top w:val="nil"/>
                  <w:left w:val="nil"/>
                  <w:bottom w:val="nil"/>
                  <w:right w:val="nil"/>
                </w:tcBorders>
                <w:shd w:val="clear" w:color="auto" w:fill="auto"/>
                <w:noWrap/>
                <w:vAlign w:val="bottom"/>
                <w:hideMark/>
              </w:tcPr>
            </w:tcPrChange>
          </w:tcPr>
          <w:p w14:paraId="5AD8CDCC" w14:textId="77777777" w:rsidR="00036D0E" w:rsidRPr="00036D0E" w:rsidRDefault="00036D0E" w:rsidP="00245317">
            <w:pPr>
              <w:spacing w:after="0" w:line="240" w:lineRule="auto"/>
              <w:jc w:val="center"/>
              <w:rPr>
                <w:ins w:id="4812" w:author="David Dayan" w:date="2021-12-03T17:13:00Z"/>
                <w:rFonts w:ascii="Calibri" w:eastAsia="Times New Roman" w:hAnsi="Calibri" w:cs="Times New Roman"/>
                <w:color w:val="000000"/>
                <w:sz w:val="16"/>
                <w:szCs w:val="16"/>
              </w:rPr>
            </w:pPr>
            <w:ins w:id="48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814" w:author="David Dayan" w:date="2021-12-03T17:18:00Z">
              <w:tcPr>
                <w:tcW w:w="1426" w:type="dxa"/>
                <w:tcBorders>
                  <w:top w:val="nil"/>
                  <w:left w:val="nil"/>
                  <w:bottom w:val="nil"/>
                  <w:right w:val="nil"/>
                </w:tcBorders>
                <w:shd w:val="clear" w:color="auto" w:fill="auto"/>
                <w:noWrap/>
                <w:vAlign w:val="bottom"/>
                <w:hideMark/>
              </w:tcPr>
            </w:tcPrChange>
          </w:tcPr>
          <w:p w14:paraId="4A5BE5D9" w14:textId="77777777" w:rsidR="00036D0E" w:rsidRPr="00036D0E" w:rsidRDefault="00036D0E" w:rsidP="00245317">
            <w:pPr>
              <w:spacing w:after="0" w:line="240" w:lineRule="auto"/>
              <w:jc w:val="center"/>
              <w:rPr>
                <w:ins w:id="4815" w:author="David Dayan" w:date="2021-12-03T17:13:00Z"/>
                <w:rFonts w:ascii="Calibri" w:eastAsia="Times New Roman" w:hAnsi="Calibri" w:cs="Times New Roman"/>
                <w:color w:val="000000"/>
                <w:sz w:val="16"/>
                <w:szCs w:val="16"/>
              </w:rPr>
            </w:pPr>
            <w:ins w:id="48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A28B03F" w14:textId="77777777" w:rsidTr="00245317">
        <w:trPr>
          <w:cantSplit/>
          <w:trHeight w:val="20"/>
          <w:ins w:id="4817" w:author="David Dayan" w:date="2021-12-03T17:13:00Z"/>
          <w:trPrChange w:id="48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19" w:author="David Dayan" w:date="2021-12-03T17:18:00Z">
              <w:tcPr>
                <w:tcW w:w="1563" w:type="dxa"/>
                <w:tcBorders>
                  <w:top w:val="nil"/>
                  <w:left w:val="nil"/>
                  <w:bottom w:val="nil"/>
                  <w:right w:val="nil"/>
                </w:tcBorders>
                <w:shd w:val="clear" w:color="auto" w:fill="auto"/>
                <w:noWrap/>
                <w:vAlign w:val="bottom"/>
                <w:hideMark/>
              </w:tcPr>
            </w:tcPrChange>
          </w:tcPr>
          <w:p w14:paraId="4B9CAD5B" w14:textId="77777777" w:rsidR="00036D0E" w:rsidRPr="00036D0E" w:rsidRDefault="00036D0E" w:rsidP="00245317">
            <w:pPr>
              <w:spacing w:after="0" w:line="240" w:lineRule="auto"/>
              <w:jc w:val="center"/>
              <w:rPr>
                <w:ins w:id="4820" w:author="David Dayan" w:date="2021-12-03T17:13:00Z"/>
                <w:rFonts w:ascii="Calibri" w:eastAsia="Times New Roman" w:hAnsi="Calibri" w:cs="Times New Roman"/>
                <w:color w:val="000000"/>
                <w:sz w:val="16"/>
                <w:szCs w:val="16"/>
              </w:rPr>
            </w:pPr>
            <w:ins w:id="4821" w:author="David Dayan" w:date="2021-12-03T17:13:00Z">
              <w:r w:rsidRPr="00036D0E">
                <w:rPr>
                  <w:rFonts w:ascii="Calibri" w:eastAsia="Times New Roman" w:hAnsi="Calibri" w:cs="Times New Roman"/>
                  <w:color w:val="000000"/>
                  <w:sz w:val="16"/>
                  <w:szCs w:val="16"/>
                </w:rPr>
                <w:t>OtsAC20ROGR_0126</w:t>
              </w:r>
            </w:ins>
          </w:p>
        </w:tc>
        <w:tc>
          <w:tcPr>
            <w:tcW w:w="746" w:type="dxa"/>
            <w:tcBorders>
              <w:top w:val="nil"/>
              <w:left w:val="nil"/>
              <w:bottom w:val="nil"/>
              <w:right w:val="nil"/>
            </w:tcBorders>
            <w:shd w:val="clear" w:color="auto" w:fill="auto"/>
            <w:noWrap/>
            <w:vAlign w:val="bottom"/>
            <w:hideMark/>
            <w:tcPrChange w:id="4822" w:author="David Dayan" w:date="2021-12-03T17:18:00Z">
              <w:tcPr>
                <w:tcW w:w="746" w:type="dxa"/>
                <w:tcBorders>
                  <w:top w:val="nil"/>
                  <w:left w:val="nil"/>
                  <w:bottom w:val="nil"/>
                  <w:right w:val="nil"/>
                </w:tcBorders>
                <w:shd w:val="clear" w:color="auto" w:fill="auto"/>
                <w:noWrap/>
                <w:vAlign w:val="bottom"/>
                <w:hideMark/>
              </w:tcPr>
            </w:tcPrChange>
          </w:tcPr>
          <w:p w14:paraId="54B34EC7" w14:textId="77777777" w:rsidR="00036D0E" w:rsidRPr="00036D0E" w:rsidRDefault="00036D0E" w:rsidP="00245317">
            <w:pPr>
              <w:spacing w:after="0" w:line="240" w:lineRule="auto"/>
              <w:jc w:val="center"/>
              <w:rPr>
                <w:ins w:id="4823" w:author="David Dayan" w:date="2021-12-03T17:13:00Z"/>
                <w:rFonts w:ascii="Calibri" w:eastAsia="Times New Roman" w:hAnsi="Calibri" w:cs="Times New Roman"/>
                <w:color w:val="000000"/>
                <w:sz w:val="16"/>
                <w:szCs w:val="16"/>
              </w:rPr>
            </w:pPr>
            <w:ins w:id="482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25" w:author="David Dayan" w:date="2021-12-03T17:18:00Z">
              <w:tcPr>
                <w:tcW w:w="599" w:type="dxa"/>
                <w:tcBorders>
                  <w:top w:val="nil"/>
                  <w:left w:val="nil"/>
                  <w:bottom w:val="nil"/>
                  <w:right w:val="nil"/>
                </w:tcBorders>
                <w:shd w:val="clear" w:color="auto" w:fill="auto"/>
                <w:noWrap/>
                <w:vAlign w:val="bottom"/>
                <w:hideMark/>
              </w:tcPr>
            </w:tcPrChange>
          </w:tcPr>
          <w:p w14:paraId="7DE21682" w14:textId="77777777" w:rsidR="00036D0E" w:rsidRPr="00036D0E" w:rsidRDefault="00036D0E" w:rsidP="00245317">
            <w:pPr>
              <w:spacing w:after="0" w:line="240" w:lineRule="auto"/>
              <w:jc w:val="center"/>
              <w:rPr>
                <w:ins w:id="4826" w:author="David Dayan" w:date="2021-12-03T17:13:00Z"/>
                <w:rFonts w:ascii="Calibri" w:eastAsia="Times New Roman" w:hAnsi="Calibri" w:cs="Times New Roman"/>
                <w:color w:val="000000"/>
                <w:sz w:val="16"/>
                <w:szCs w:val="16"/>
              </w:rPr>
            </w:pPr>
            <w:ins w:id="482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28" w:author="David Dayan" w:date="2021-12-03T17:18:00Z">
              <w:tcPr>
                <w:tcW w:w="1142" w:type="dxa"/>
                <w:tcBorders>
                  <w:top w:val="nil"/>
                  <w:left w:val="nil"/>
                  <w:bottom w:val="nil"/>
                  <w:right w:val="nil"/>
                </w:tcBorders>
                <w:shd w:val="clear" w:color="auto" w:fill="auto"/>
                <w:noWrap/>
                <w:vAlign w:val="bottom"/>
                <w:hideMark/>
              </w:tcPr>
            </w:tcPrChange>
          </w:tcPr>
          <w:p w14:paraId="658680D8" w14:textId="77777777" w:rsidR="00036D0E" w:rsidRPr="00036D0E" w:rsidRDefault="00036D0E" w:rsidP="00245317">
            <w:pPr>
              <w:spacing w:after="0" w:line="240" w:lineRule="auto"/>
              <w:jc w:val="center"/>
              <w:rPr>
                <w:ins w:id="4829" w:author="David Dayan" w:date="2021-12-03T17:13:00Z"/>
                <w:rFonts w:ascii="Calibri" w:eastAsia="Times New Roman" w:hAnsi="Calibri" w:cs="Times New Roman"/>
                <w:color w:val="000000"/>
                <w:sz w:val="16"/>
                <w:szCs w:val="16"/>
              </w:rPr>
            </w:pPr>
            <w:ins w:id="48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31" w:author="David Dayan" w:date="2021-12-03T17:18:00Z">
              <w:tcPr>
                <w:tcW w:w="1440" w:type="dxa"/>
                <w:tcBorders>
                  <w:top w:val="nil"/>
                  <w:left w:val="nil"/>
                  <w:bottom w:val="nil"/>
                  <w:right w:val="nil"/>
                </w:tcBorders>
                <w:shd w:val="clear" w:color="auto" w:fill="auto"/>
                <w:noWrap/>
                <w:vAlign w:val="bottom"/>
                <w:hideMark/>
              </w:tcPr>
            </w:tcPrChange>
          </w:tcPr>
          <w:p w14:paraId="7409D5FA" w14:textId="77777777" w:rsidR="00036D0E" w:rsidRPr="00036D0E" w:rsidRDefault="00036D0E" w:rsidP="00245317">
            <w:pPr>
              <w:spacing w:after="0" w:line="240" w:lineRule="auto"/>
              <w:jc w:val="center"/>
              <w:rPr>
                <w:ins w:id="4832" w:author="David Dayan" w:date="2021-12-03T17:13:00Z"/>
                <w:rFonts w:ascii="Calibri" w:eastAsia="Times New Roman" w:hAnsi="Calibri" w:cs="Times New Roman"/>
                <w:color w:val="000000"/>
                <w:sz w:val="16"/>
                <w:szCs w:val="16"/>
              </w:rPr>
            </w:pPr>
            <w:ins w:id="48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34" w:author="David Dayan" w:date="2021-12-03T17:18:00Z">
              <w:tcPr>
                <w:tcW w:w="1530" w:type="dxa"/>
                <w:tcBorders>
                  <w:top w:val="nil"/>
                  <w:left w:val="nil"/>
                  <w:bottom w:val="nil"/>
                  <w:right w:val="nil"/>
                </w:tcBorders>
                <w:shd w:val="clear" w:color="auto" w:fill="auto"/>
                <w:noWrap/>
                <w:vAlign w:val="bottom"/>
                <w:hideMark/>
              </w:tcPr>
            </w:tcPrChange>
          </w:tcPr>
          <w:p w14:paraId="3862CD29" w14:textId="77777777" w:rsidR="00036D0E" w:rsidRPr="00036D0E" w:rsidRDefault="00036D0E" w:rsidP="00245317">
            <w:pPr>
              <w:spacing w:after="0" w:line="240" w:lineRule="auto"/>
              <w:jc w:val="center"/>
              <w:rPr>
                <w:ins w:id="4835" w:author="David Dayan" w:date="2021-12-03T17:13:00Z"/>
                <w:rFonts w:ascii="Calibri" w:eastAsia="Times New Roman" w:hAnsi="Calibri" w:cs="Times New Roman"/>
                <w:color w:val="000000"/>
                <w:sz w:val="16"/>
                <w:szCs w:val="16"/>
              </w:rPr>
            </w:pPr>
            <w:ins w:id="48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37" w:author="David Dayan" w:date="2021-12-03T17:18:00Z">
              <w:tcPr>
                <w:tcW w:w="898" w:type="dxa"/>
                <w:tcBorders>
                  <w:top w:val="nil"/>
                  <w:left w:val="nil"/>
                  <w:bottom w:val="nil"/>
                  <w:right w:val="nil"/>
                </w:tcBorders>
                <w:shd w:val="clear" w:color="auto" w:fill="auto"/>
                <w:noWrap/>
                <w:vAlign w:val="bottom"/>
                <w:hideMark/>
              </w:tcPr>
            </w:tcPrChange>
          </w:tcPr>
          <w:p w14:paraId="416562C1" w14:textId="77777777" w:rsidR="00036D0E" w:rsidRPr="00036D0E" w:rsidRDefault="00036D0E" w:rsidP="00245317">
            <w:pPr>
              <w:spacing w:after="0" w:line="240" w:lineRule="auto"/>
              <w:jc w:val="center"/>
              <w:rPr>
                <w:ins w:id="4838" w:author="David Dayan" w:date="2021-12-03T17:13:00Z"/>
                <w:rFonts w:ascii="Calibri" w:eastAsia="Times New Roman" w:hAnsi="Calibri" w:cs="Times New Roman"/>
                <w:color w:val="000000"/>
                <w:sz w:val="16"/>
                <w:szCs w:val="16"/>
              </w:rPr>
            </w:pPr>
            <w:ins w:id="48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40" w:author="David Dayan" w:date="2021-12-03T17:18:00Z">
              <w:tcPr>
                <w:tcW w:w="902" w:type="dxa"/>
                <w:tcBorders>
                  <w:top w:val="nil"/>
                  <w:left w:val="nil"/>
                  <w:bottom w:val="nil"/>
                  <w:right w:val="nil"/>
                </w:tcBorders>
                <w:shd w:val="clear" w:color="auto" w:fill="auto"/>
                <w:noWrap/>
                <w:vAlign w:val="bottom"/>
                <w:hideMark/>
              </w:tcPr>
            </w:tcPrChange>
          </w:tcPr>
          <w:p w14:paraId="698A5D2E" w14:textId="77777777" w:rsidR="00036D0E" w:rsidRPr="00036D0E" w:rsidRDefault="00036D0E" w:rsidP="00245317">
            <w:pPr>
              <w:spacing w:after="0" w:line="240" w:lineRule="auto"/>
              <w:jc w:val="center"/>
              <w:rPr>
                <w:ins w:id="4841" w:author="David Dayan" w:date="2021-12-03T17:13:00Z"/>
                <w:rFonts w:ascii="Calibri" w:eastAsia="Times New Roman" w:hAnsi="Calibri" w:cs="Times New Roman"/>
                <w:color w:val="000000"/>
                <w:sz w:val="16"/>
                <w:szCs w:val="16"/>
              </w:rPr>
            </w:pPr>
            <w:ins w:id="48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43" w:author="David Dayan" w:date="2021-12-03T17:18:00Z">
              <w:tcPr>
                <w:tcW w:w="2160" w:type="dxa"/>
                <w:tcBorders>
                  <w:top w:val="nil"/>
                  <w:left w:val="nil"/>
                  <w:bottom w:val="nil"/>
                  <w:right w:val="nil"/>
                </w:tcBorders>
                <w:shd w:val="clear" w:color="auto" w:fill="auto"/>
                <w:noWrap/>
                <w:vAlign w:val="bottom"/>
                <w:hideMark/>
              </w:tcPr>
            </w:tcPrChange>
          </w:tcPr>
          <w:p w14:paraId="7C258A18" w14:textId="77777777" w:rsidR="00036D0E" w:rsidRPr="00036D0E" w:rsidRDefault="00036D0E" w:rsidP="00245317">
            <w:pPr>
              <w:spacing w:after="0" w:line="240" w:lineRule="auto"/>
              <w:jc w:val="center"/>
              <w:rPr>
                <w:ins w:id="4844" w:author="David Dayan" w:date="2021-12-03T17:13:00Z"/>
                <w:rFonts w:ascii="Calibri" w:eastAsia="Times New Roman" w:hAnsi="Calibri" w:cs="Times New Roman"/>
                <w:color w:val="000000"/>
                <w:sz w:val="16"/>
                <w:szCs w:val="16"/>
              </w:rPr>
            </w:pPr>
            <w:ins w:id="48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846" w:author="David Dayan" w:date="2021-12-03T17:18:00Z">
              <w:tcPr>
                <w:tcW w:w="2876" w:type="dxa"/>
                <w:gridSpan w:val="2"/>
                <w:tcBorders>
                  <w:top w:val="nil"/>
                  <w:left w:val="nil"/>
                  <w:bottom w:val="nil"/>
                  <w:right w:val="nil"/>
                </w:tcBorders>
                <w:shd w:val="clear" w:color="auto" w:fill="auto"/>
                <w:noWrap/>
                <w:vAlign w:val="bottom"/>
                <w:hideMark/>
              </w:tcPr>
            </w:tcPrChange>
          </w:tcPr>
          <w:p w14:paraId="472FB97F" w14:textId="77777777" w:rsidR="00036D0E" w:rsidRPr="00036D0E" w:rsidRDefault="00036D0E" w:rsidP="00245317">
            <w:pPr>
              <w:spacing w:after="0" w:line="240" w:lineRule="auto"/>
              <w:jc w:val="center"/>
              <w:rPr>
                <w:ins w:id="4847" w:author="David Dayan" w:date="2021-12-03T17:13:00Z"/>
                <w:rFonts w:ascii="Calibri" w:eastAsia="Times New Roman" w:hAnsi="Calibri" w:cs="Times New Roman"/>
                <w:color w:val="000000"/>
                <w:sz w:val="16"/>
                <w:szCs w:val="16"/>
              </w:rPr>
            </w:pPr>
            <w:ins w:id="48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849" w:author="David Dayan" w:date="2021-12-03T17:18:00Z">
              <w:tcPr>
                <w:tcW w:w="1426" w:type="dxa"/>
                <w:tcBorders>
                  <w:top w:val="nil"/>
                  <w:left w:val="nil"/>
                  <w:bottom w:val="nil"/>
                  <w:right w:val="nil"/>
                </w:tcBorders>
                <w:shd w:val="clear" w:color="auto" w:fill="auto"/>
                <w:noWrap/>
                <w:vAlign w:val="bottom"/>
                <w:hideMark/>
              </w:tcPr>
            </w:tcPrChange>
          </w:tcPr>
          <w:p w14:paraId="0CEC23DE" w14:textId="77777777" w:rsidR="00036D0E" w:rsidRPr="00036D0E" w:rsidRDefault="00036D0E" w:rsidP="00245317">
            <w:pPr>
              <w:spacing w:after="0" w:line="240" w:lineRule="auto"/>
              <w:jc w:val="center"/>
              <w:rPr>
                <w:ins w:id="4850" w:author="David Dayan" w:date="2021-12-03T17:13:00Z"/>
                <w:rFonts w:ascii="Calibri" w:eastAsia="Times New Roman" w:hAnsi="Calibri" w:cs="Times New Roman"/>
                <w:color w:val="000000"/>
                <w:sz w:val="16"/>
                <w:szCs w:val="16"/>
              </w:rPr>
            </w:pPr>
            <w:ins w:id="48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F17D762" w14:textId="77777777" w:rsidTr="00245317">
        <w:trPr>
          <w:cantSplit/>
          <w:trHeight w:val="20"/>
          <w:ins w:id="4852" w:author="David Dayan" w:date="2021-12-03T17:13:00Z"/>
          <w:trPrChange w:id="48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54" w:author="David Dayan" w:date="2021-12-03T17:18:00Z">
              <w:tcPr>
                <w:tcW w:w="1563" w:type="dxa"/>
                <w:tcBorders>
                  <w:top w:val="nil"/>
                  <w:left w:val="nil"/>
                  <w:bottom w:val="nil"/>
                  <w:right w:val="nil"/>
                </w:tcBorders>
                <w:shd w:val="clear" w:color="auto" w:fill="auto"/>
                <w:noWrap/>
                <w:vAlign w:val="bottom"/>
                <w:hideMark/>
              </w:tcPr>
            </w:tcPrChange>
          </w:tcPr>
          <w:p w14:paraId="65FE4E5B" w14:textId="77777777" w:rsidR="00036D0E" w:rsidRPr="00036D0E" w:rsidRDefault="00036D0E" w:rsidP="00245317">
            <w:pPr>
              <w:spacing w:after="0" w:line="240" w:lineRule="auto"/>
              <w:jc w:val="center"/>
              <w:rPr>
                <w:ins w:id="4855" w:author="David Dayan" w:date="2021-12-03T17:13:00Z"/>
                <w:rFonts w:ascii="Calibri" w:eastAsia="Times New Roman" w:hAnsi="Calibri" w:cs="Times New Roman"/>
                <w:color w:val="000000"/>
                <w:sz w:val="16"/>
                <w:szCs w:val="16"/>
              </w:rPr>
            </w:pPr>
            <w:ins w:id="4856" w:author="David Dayan" w:date="2021-12-03T17:13:00Z">
              <w:r w:rsidRPr="00036D0E">
                <w:rPr>
                  <w:rFonts w:ascii="Calibri" w:eastAsia="Times New Roman" w:hAnsi="Calibri" w:cs="Times New Roman"/>
                  <w:color w:val="000000"/>
                  <w:sz w:val="16"/>
                  <w:szCs w:val="16"/>
                </w:rPr>
                <w:t>OtsAC20ROGR_0127</w:t>
              </w:r>
            </w:ins>
          </w:p>
        </w:tc>
        <w:tc>
          <w:tcPr>
            <w:tcW w:w="746" w:type="dxa"/>
            <w:tcBorders>
              <w:top w:val="nil"/>
              <w:left w:val="nil"/>
              <w:bottom w:val="nil"/>
              <w:right w:val="nil"/>
            </w:tcBorders>
            <w:shd w:val="clear" w:color="auto" w:fill="auto"/>
            <w:noWrap/>
            <w:vAlign w:val="bottom"/>
            <w:hideMark/>
            <w:tcPrChange w:id="4857" w:author="David Dayan" w:date="2021-12-03T17:18:00Z">
              <w:tcPr>
                <w:tcW w:w="746" w:type="dxa"/>
                <w:tcBorders>
                  <w:top w:val="nil"/>
                  <w:left w:val="nil"/>
                  <w:bottom w:val="nil"/>
                  <w:right w:val="nil"/>
                </w:tcBorders>
                <w:shd w:val="clear" w:color="auto" w:fill="auto"/>
                <w:noWrap/>
                <w:vAlign w:val="bottom"/>
                <w:hideMark/>
              </w:tcPr>
            </w:tcPrChange>
          </w:tcPr>
          <w:p w14:paraId="6810E15B" w14:textId="77777777" w:rsidR="00036D0E" w:rsidRPr="00036D0E" w:rsidRDefault="00036D0E" w:rsidP="00245317">
            <w:pPr>
              <w:spacing w:after="0" w:line="240" w:lineRule="auto"/>
              <w:jc w:val="center"/>
              <w:rPr>
                <w:ins w:id="4858" w:author="David Dayan" w:date="2021-12-03T17:13:00Z"/>
                <w:rFonts w:ascii="Calibri" w:eastAsia="Times New Roman" w:hAnsi="Calibri" w:cs="Times New Roman"/>
                <w:color w:val="000000"/>
                <w:sz w:val="16"/>
                <w:szCs w:val="16"/>
              </w:rPr>
            </w:pPr>
            <w:ins w:id="485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60" w:author="David Dayan" w:date="2021-12-03T17:18:00Z">
              <w:tcPr>
                <w:tcW w:w="599" w:type="dxa"/>
                <w:tcBorders>
                  <w:top w:val="nil"/>
                  <w:left w:val="nil"/>
                  <w:bottom w:val="nil"/>
                  <w:right w:val="nil"/>
                </w:tcBorders>
                <w:shd w:val="clear" w:color="auto" w:fill="auto"/>
                <w:noWrap/>
                <w:vAlign w:val="bottom"/>
                <w:hideMark/>
              </w:tcPr>
            </w:tcPrChange>
          </w:tcPr>
          <w:p w14:paraId="6AA25A44" w14:textId="77777777" w:rsidR="00036D0E" w:rsidRPr="00036D0E" w:rsidRDefault="00036D0E" w:rsidP="00245317">
            <w:pPr>
              <w:spacing w:after="0" w:line="240" w:lineRule="auto"/>
              <w:jc w:val="center"/>
              <w:rPr>
                <w:ins w:id="4861" w:author="David Dayan" w:date="2021-12-03T17:13:00Z"/>
                <w:rFonts w:ascii="Calibri" w:eastAsia="Times New Roman" w:hAnsi="Calibri" w:cs="Times New Roman"/>
                <w:color w:val="000000"/>
                <w:sz w:val="16"/>
                <w:szCs w:val="16"/>
              </w:rPr>
            </w:pPr>
            <w:ins w:id="486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63" w:author="David Dayan" w:date="2021-12-03T17:18:00Z">
              <w:tcPr>
                <w:tcW w:w="1142" w:type="dxa"/>
                <w:tcBorders>
                  <w:top w:val="nil"/>
                  <w:left w:val="nil"/>
                  <w:bottom w:val="nil"/>
                  <w:right w:val="nil"/>
                </w:tcBorders>
                <w:shd w:val="clear" w:color="auto" w:fill="auto"/>
                <w:noWrap/>
                <w:vAlign w:val="bottom"/>
                <w:hideMark/>
              </w:tcPr>
            </w:tcPrChange>
          </w:tcPr>
          <w:p w14:paraId="716DC65B" w14:textId="77777777" w:rsidR="00036D0E" w:rsidRPr="00036D0E" w:rsidRDefault="00036D0E" w:rsidP="00245317">
            <w:pPr>
              <w:spacing w:after="0" w:line="240" w:lineRule="auto"/>
              <w:jc w:val="center"/>
              <w:rPr>
                <w:ins w:id="4864" w:author="David Dayan" w:date="2021-12-03T17:13:00Z"/>
                <w:rFonts w:ascii="Calibri" w:eastAsia="Times New Roman" w:hAnsi="Calibri" w:cs="Times New Roman"/>
                <w:color w:val="000000"/>
                <w:sz w:val="16"/>
                <w:szCs w:val="16"/>
              </w:rPr>
            </w:pPr>
            <w:ins w:id="48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866" w:author="David Dayan" w:date="2021-12-03T17:18:00Z">
              <w:tcPr>
                <w:tcW w:w="1440" w:type="dxa"/>
                <w:tcBorders>
                  <w:top w:val="nil"/>
                  <w:left w:val="nil"/>
                  <w:bottom w:val="nil"/>
                  <w:right w:val="nil"/>
                </w:tcBorders>
                <w:shd w:val="clear" w:color="auto" w:fill="auto"/>
                <w:noWrap/>
                <w:vAlign w:val="bottom"/>
                <w:hideMark/>
              </w:tcPr>
            </w:tcPrChange>
          </w:tcPr>
          <w:p w14:paraId="1B5F813B" w14:textId="77777777" w:rsidR="00036D0E" w:rsidRPr="00036D0E" w:rsidRDefault="00036D0E" w:rsidP="00245317">
            <w:pPr>
              <w:spacing w:after="0" w:line="240" w:lineRule="auto"/>
              <w:jc w:val="center"/>
              <w:rPr>
                <w:ins w:id="4867" w:author="David Dayan" w:date="2021-12-03T17:13:00Z"/>
                <w:rFonts w:ascii="Calibri" w:eastAsia="Times New Roman" w:hAnsi="Calibri" w:cs="Times New Roman"/>
                <w:color w:val="000000"/>
                <w:sz w:val="16"/>
                <w:szCs w:val="16"/>
              </w:rPr>
            </w:pPr>
            <w:ins w:id="48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869" w:author="David Dayan" w:date="2021-12-03T17:18:00Z">
              <w:tcPr>
                <w:tcW w:w="1530" w:type="dxa"/>
                <w:tcBorders>
                  <w:top w:val="nil"/>
                  <w:left w:val="nil"/>
                  <w:bottom w:val="nil"/>
                  <w:right w:val="nil"/>
                </w:tcBorders>
                <w:shd w:val="clear" w:color="auto" w:fill="auto"/>
                <w:noWrap/>
                <w:vAlign w:val="bottom"/>
                <w:hideMark/>
              </w:tcPr>
            </w:tcPrChange>
          </w:tcPr>
          <w:p w14:paraId="39ED64C3" w14:textId="77777777" w:rsidR="00036D0E" w:rsidRPr="00036D0E" w:rsidRDefault="00036D0E" w:rsidP="00245317">
            <w:pPr>
              <w:spacing w:after="0" w:line="240" w:lineRule="auto"/>
              <w:jc w:val="center"/>
              <w:rPr>
                <w:ins w:id="4870" w:author="David Dayan" w:date="2021-12-03T17:13:00Z"/>
                <w:rFonts w:ascii="Calibri" w:eastAsia="Times New Roman" w:hAnsi="Calibri" w:cs="Times New Roman"/>
                <w:color w:val="000000"/>
                <w:sz w:val="16"/>
                <w:szCs w:val="16"/>
              </w:rPr>
            </w:pPr>
            <w:ins w:id="48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872" w:author="David Dayan" w:date="2021-12-03T17:18:00Z">
              <w:tcPr>
                <w:tcW w:w="898" w:type="dxa"/>
                <w:tcBorders>
                  <w:top w:val="nil"/>
                  <w:left w:val="nil"/>
                  <w:bottom w:val="nil"/>
                  <w:right w:val="nil"/>
                </w:tcBorders>
                <w:shd w:val="clear" w:color="auto" w:fill="auto"/>
                <w:noWrap/>
                <w:vAlign w:val="bottom"/>
                <w:hideMark/>
              </w:tcPr>
            </w:tcPrChange>
          </w:tcPr>
          <w:p w14:paraId="633F6CBF" w14:textId="77777777" w:rsidR="00036D0E" w:rsidRPr="00036D0E" w:rsidRDefault="00036D0E" w:rsidP="00245317">
            <w:pPr>
              <w:spacing w:after="0" w:line="240" w:lineRule="auto"/>
              <w:jc w:val="center"/>
              <w:rPr>
                <w:ins w:id="4873" w:author="David Dayan" w:date="2021-12-03T17:13:00Z"/>
                <w:rFonts w:ascii="Calibri" w:eastAsia="Times New Roman" w:hAnsi="Calibri" w:cs="Times New Roman"/>
                <w:color w:val="000000"/>
                <w:sz w:val="16"/>
                <w:szCs w:val="16"/>
              </w:rPr>
            </w:pPr>
            <w:ins w:id="48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875" w:author="David Dayan" w:date="2021-12-03T17:18:00Z">
              <w:tcPr>
                <w:tcW w:w="902" w:type="dxa"/>
                <w:tcBorders>
                  <w:top w:val="nil"/>
                  <w:left w:val="nil"/>
                  <w:bottom w:val="nil"/>
                  <w:right w:val="nil"/>
                </w:tcBorders>
                <w:shd w:val="clear" w:color="auto" w:fill="auto"/>
                <w:noWrap/>
                <w:vAlign w:val="bottom"/>
                <w:hideMark/>
              </w:tcPr>
            </w:tcPrChange>
          </w:tcPr>
          <w:p w14:paraId="133BC869" w14:textId="77777777" w:rsidR="00036D0E" w:rsidRPr="00036D0E" w:rsidRDefault="00036D0E" w:rsidP="00245317">
            <w:pPr>
              <w:spacing w:after="0" w:line="240" w:lineRule="auto"/>
              <w:jc w:val="center"/>
              <w:rPr>
                <w:ins w:id="4876" w:author="David Dayan" w:date="2021-12-03T17:13:00Z"/>
                <w:rFonts w:ascii="Calibri" w:eastAsia="Times New Roman" w:hAnsi="Calibri" w:cs="Times New Roman"/>
                <w:color w:val="000000"/>
                <w:sz w:val="16"/>
                <w:szCs w:val="16"/>
              </w:rPr>
            </w:pPr>
            <w:ins w:id="48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878" w:author="David Dayan" w:date="2021-12-03T17:18:00Z">
              <w:tcPr>
                <w:tcW w:w="2160" w:type="dxa"/>
                <w:tcBorders>
                  <w:top w:val="nil"/>
                  <w:left w:val="nil"/>
                  <w:bottom w:val="nil"/>
                  <w:right w:val="nil"/>
                </w:tcBorders>
                <w:shd w:val="clear" w:color="auto" w:fill="auto"/>
                <w:noWrap/>
                <w:vAlign w:val="bottom"/>
                <w:hideMark/>
              </w:tcPr>
            </w:tcPrChange>
          </w:tcPr>
          <w:p w14:paraId="778422A2" w14:textId="77777777" w:rsidR="00036D0E" w:rsidRPr="00036D0E" w:rsidRDefault="00036D0E" w:rsidP="00245317">
            <w:pPr>
              <w:spacing w:after="0" w:line="240" w:lineRule="auto"/>
              <w:jc w:val="center"/>
              <w:rPr>
                <w:ins w:id="4879" w:author="David Dayan" w:date="2021-12-03T17:13:00Z"/>
                <w:rFonts w:ascii="Calibri" w:eastAsia="Times New Roman" w:hAnsi="Calibri" w:cs="Times New Roman"/>
                <w:color w:val="000000"/>
                <w:sz w:val="16"/>
                <w:szCs w:val="16"/>
              </w:rPr>
            </w:pPr>
            <w:ins w:id="48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881" w:author="David Dayan" w:date="2021-12-03T17:18:00Z">
              <w:tcPr>
                <w:tcW w:w="2876" w:type="dxa"/>
                <w:gridSpan w:val="2"/>
                <w:tcBorders>
                  <w:top w:val="nil"/>
                  <w:left w:val="nil"/>
                  <w:bottom w:val="nil"/>
                  <w:right w:val="nil"/>
                </w:tcBorders>
                <w:shd w:val="clear" w:color="auto" w:fill="auto"/>
                <w:noWrap/>
                <w:vAlign w:val="bottom"/>
                <w:hideMark/>
              </w:tcPr>
            </w:tcPrChange>
          </w:tcPr>
          <w:p w14:paraId="23318D6D" w14:textId="77777777" w:rsidR="00036D0E" w:rsidRPr="00036D0E" w:rsidRDefault="00036D0E" w:rsidP="00245317">
            <w:pPr>
              <w:spacing w:after="0" w:line="240" w:lineRule="auto"/>
              <w:jc w:val="center"/>
              <w:rPr>
                <w:ins w:id="4882" w:author="David Dayan" w:date="2021-12-03T17:13:00Z"/>
                <w:rFonts w:ascii="Calibri" w:eastAsia="Times New Roman" w:hAnsi="Calibri" w:cs="Times New Roman"/>
                <w:color w:val="000000"/>
                <w:sz w:val="16"/>
                <w:szCs w:val="16"/>
              </w:rPr>
            </w:pPr>
            <w:ins w:id="48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884" w:author="David Dayan" w:date="2021-12-03T17:18:00Z">
              <w:tcPr>
                <w:tcW w:w="1426" w:type="dxa"/>
                <w:tcBorders>
                  <w:top w:val="nil"/>
                  <w:left w:val="nil"/>
                  <w:bottom w:val="nil"/>
                  <w:right w:val="nil"/>
                </w:tcBorders>
                <w:shd w:val="clear" w:color="auto" w:fill="auto"/>
                <w:noWrap/>
                <w:vAlign w:val="bottom"/>
                <w:hideMark/>
              </w:tcPr>
            </w:tcPrChange>
          </w:tcPr>
          <w:p w14:paraId="3F0B49B7" w14:textId="77777777" w:rsidR="00036D0E" w:rsidRPr="00036D0E" w:rsidRDefault="00036D0E" w:rsidP="00245317">
            <w:pPr>
              <w:spacing w:after="0" w:line="240" w:lineRule="auto"/>
              <w:jc w:val="center"/>
              <w:rPr>
                <w:ins w:id="4885" w:author="David Dayan" w:date="2021-12-03T17:13:00Z"/>
                <w:rFonts w:ascii="Calibri" w:eastAsia="Times New Roman" w:hAnsi="Calibri" w:cs="Times New Roman"/>
                <w:color w:val="000000"/>
                <w:sz w:val="16"/>
                <w:szCs w:val="16"/>
              </w:rPr>
            </w:pPr>
            <w:ins w:id="48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67E5CF1" w14:textId="77777777" w:rsidTr="00245317">
        <w:trPr>
          <w:cantSplit/>
          <w:trHeight w:val="20"/>
          <w:ins w:id="4887" w:author="David Dayan" w:date="2021-12-03T17:13:00Z"/>
          <w:trPrChange w:id="48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889" w:author="David Dayan" w:date="2021-12-03T17:18:00Z">
              <w:tcPr>
                <w:tcW w:w="1563" w:type="dxa"/>
                <w:tcBorders>
                  <w:top w:val="nil"/>
                  <w:left w:val="nil"/>
                  <w:bottom w:val="nil"/>
                  <w:right w:val="nil"/>
                </w:tcBorders>
                <w:shd w:val="clear" w:color="auto" w:fill="auto"/>
                <w:noWrap/>
                <w:vAlign w:val="bottom"/>
                <w:hideMark/>
              </w:tcPr>
            </w:tcPrChange>
          </w:tcPr>
          <w:p w14:paraId="40AEA5A4" w14:textId="77777777" w:rsidR="00036D0E" w:rsidRPr="00036D0E" w:rsidRDefault="00036D0E" w:rsidP="00245317">
            <w:pPr>
              <w:spacing w:after="0" w:line="240" w:lineRule="auto"/>
              <w:jc w:val="center"/>
              <w:rPr>
                <w:ins w:id="4890" w:author="David Dayan" w:date="2021-12-03T17:13:00Z"/>
                <w:rFonts w:ascii="Calibri" w:eastAsia="Times New Roman" w:hAnsi="Calibri" w:cs="Times New Roman"/>
                <w:color w:val="000000"/>
                <w:sz w:val="16"/>
                <w:szCs w:val="16"/>
              </w:rPr>
            </w:pPr>
            <w:ins w:id="4891" w:author="David Dayan" w:date="2021-12-03T17:13:00Z">
              <w:r w:rsidRPr="00036D0E">
                <w:rPr>
                  <w:rFonts w:ascii="Calibri" w:eastAsia="Times New Roman" w:hAnsi="Calibri" w:cs="Times New Roman"/>
                  <w:color w:val="000000"/>
                  <w:sz w:val="16"/>
                  <w:szCs w:val="16"/>
                </w:rPr>
                <w:t>OtsAC20ROGR_0128</w:t>
              </w:r>
            </w:ins>
          </w:p>
        </w:tc>
        <w:tc>
          <w:tcPr>
            <w:tcW w:w="746" w:type="dxa"/>
            <w:tcBorders>
              <w:top w:val="nil"/>
              <w:left w:val="nil"/>
              <w:bottom w:val="nil"/>
              <w:right w:val="nil"/>
            </w:tcBorders>
            <w:shd w:val="clear" w:color="auto" w:fill="auto"/>
            <w:noWrap/>
            <w:vAlign w:val="bottom"/>
            <w:hideMark/>
            <w:tcPrChange w:id="4892" w:author="David Dayan" w:date="2021-12-03T17:18:00Z">
              <w:tcPr>
                <w:tcW w:w="746" w:type="dxa"/>
                <w:tcBorders>
                  <w:top w:val="nil"/>
                  <w:left w:val="nil"/>
                  <w:bottom w:val="nil"/>
                  <w:right w:val="nil"/>
                </w:tcBorders>
                <w:shd w:val="clear" w:color="auto" w:fill="auto"/>
                <w:noWrap/>
                <w:vAlign w:val="bottom"/>
                <w:hideMark/>
              </w:tcPr>
            </w:tcPrChange>
          </w:tcPr>
          <w:p w14:paraId="071552A8" w14:textId="77777777" w:rsidR="00036D0E" w:rsidRPr="00036D0E" w:rsidRDefault="00036D0E" w:rsidP="00245317">
            <w:pPr>
              <w:spacing w:after="0" w:line="240" w:lineRule="auto"/>
              <w:jc w:val="center"/>
              <w:rPr>
                <w:ins w:id="4893" w:author="David Dayan" w:date="2021-12-03T17:13:00Z"/>
                <w:rFonts w:ascii="Calibri" w:eastAsia="Times New Roman" w:hAnsi="Calibri" w:cs="Times New Roman"/>
                <w:color w:val="000000"/>
                <w:sz w:val="16"/>
                <w:szCs w:val="16"/>
              </w:rPr>
            </w:pPr>
            <w:ins w:id="489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895" w:author="David Dayan" w:date="2021-12-03T17:18:00Z">
              <w:tcPr>
                <w:tcW w:w="599" w:type="dxa"/>
                <w:tcBorders>
                  <w:top w:val="nil"/>
                  <w:left w:val="nil"/>
                  <w:bottom w:val="nil"/>
                  <w:right w:val="nil"/>
                </w:tcBorders>
                <w:shd w:val="clear" w:color="auto" w:fill="auto"/>
                <w:noWrap/>
                <w:vAlign w:val="bottom"/>
                <w:hideMark/>
              </w:tcPr>
            </w:tcPrChange>
          </w:tcPr>
          <w:p w14:paraId="5810B4D9" w14:textId="77777777" w:rsidR="00036D0E" w:rsidRPr="00036D0E" w:rsidRDefault="00036D0E" w:rsidP="00245317">
            <w:pPr>
              <w:spacing w:after="0" w:line="240" w:lineRule="auto"/>
              <w:jc w:val="center"/>
              <w:rPr>
                <w:ins w:id="4896" w:author="David Dayan" w:date="2021-12-03T17:13:00Z"/>
                <w:rFonts w:ascii="Calibri" w:eastAsia="Times New Roman" w:hAnsi="Calibri" w:cs="Times New Roman"/>
                <w:color w:val="000000"/>
                <w:sz w:val="16"/>
                <w:szCs w:val="16"/>
              </w:rPr>
            </w:pPr>
            <w:ins w:id="489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898" w:author="David Dayan" w:date="2021-12-03T17:18:00Z">
              <w:tcPr>
                <w:tcW w:w="1142" w:type="dxa"/>
                <w:tcBorders>
                  <w:top w:val="nil"/>
                  <w:left w:val="nil"/>
                  <w:bottom w:val="nil"/>
                  <w:right w:val="nil"/>
                </w:tcBorders>
                <w:shd w:val="clear" w:color="auto" w:fill="auto"/>
                <w:noWrap/>
                <w:vAlign w:val="bottom"/>
                <w:hideMark/>
              </w:tcPr>
            </w:tcPrChange>
          </w:tcPr>
          <w:p w14:paraId="13F6BD0E" w14:textId="77777777" w:rsidR="00036D0E" w:rsidRPr="00036D0E" w:rsidRDefault="00036D0E" w:rsidP="00245317">
            <w:pPr>
              <w:spacing w:after="0" w:line="240" w:lineRule="auto"/>
              <w:jc w:val="center"/>
              <w:rPr>
                <w:ins w:id="4899" w:author="David Dayan" w:date="2021-12-03T17:13:00Z"/>
                <w:rFonts w:ascii="Calibri" w:eastAsia="Times New Roman" w:hAnsi="Calibri" w:cs="Times New Roman"/>
                <w:color w:val="000000"/>
                <w:sz w:val="16"/>
                <w:szCs w:val="16"/>
              </w:rPr>
            </w:pPr>
            <w:ins w:id="49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01" w:author="David Dayan" w:date="2021-12-03T17:18:00Z">
              <w:tcPr>
                <w:tcW w:w="1440" w:type="dxa"/>
                <w:tcBorders>
                  <w:top w:val="nil"/>
                  <w:left w:val="nil"/>
                  <w:bottom w:val="nil"/>
                  <w:right w:val="nil"/>
                </w:tcBorders>
                <w:shd w:val="clear" w:color="auto" w:fill="auto"/>
                <w:noWrap/>
                <w:vAlign w:val="bottom"/>
                <w:hideMark/>
              </w:tcPr>
            </w:tcPrChange>
          </w:tcPr>
          <w:p w14:paraId="7BBF7BDA" w14:textId="77777777" w:rsidR="00036D0E" w:rsidRPr="00036D0E" w:rsidRDefault="00036D0E" w:rsidP="00245317">
            <w:pPr>
              <w:spacing w:after="0" w:line="240" w:lineRule="auto"/>
              <w:jc w:val="center"/>
              <w:rPr>
                <w:ins w:id="4902" w:author="David Dayan" w:date="2021-12-03T17:13:00Z"/>
                <w:rFonts w:ascii="Calibri" w:eastAsia="Times New Roman" w:hAnsi="Calibri" w:cs="Times New Roman"/>
                <w:color w:val="000000"/>
                <w:sz w:val="16"/>
                <w:szCs w:val="16"/>
              </w:rPr>
            </w:pPr>
            <w:ins w:id="49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04" w:author="David Dayan" w:date="2021-12-03T17:18:00Z">
              <w:tcPr>
                <w:tcW w:w="1530" w:type="dxa"/>
                <w:tcBorders>
                  <w:top w:val="nil"/>
                  <w:left w:val="nil"/>
                  <w:bottom w:val="nil"/>
                  <w:right w:val="nil"/>
                </w:tcBorders>
                <w:shd w:val="clear" w:color="auto" w:fill="auto"/>
                <w:noWrap/>
                <w:vAlign w:val="bottom"/>
                <w:hideMark/>
              </w:tcPr>
            </w:tcPrChange>
          </w:tcPr>
          <w:p w14:paraId="7BFF5C1E" w14:textId="77777777" w:rsidR="00036D0E" w:rsidRPr="00036D0E" w:rsidRDefault="00036D0E" w:rsidP="00245317">
            <w:pPr>
              <w:spacing w:after="0" w:line="240" w:lineRule="auto"/>
              <w:jc w:val="center"/>
              <w:rPr>
                <w:ins w:id="4905" w:author="David Dayan" w:date="2021-12-03T17:13:00Z"/>
                <w:rFonts w:ascii="Calibri" w:eastAsia="Times New Roman" w:hAnsi="Calibri" w:cs="Times New Roman"/>
                <w:color w:val="000000"/>
                <w:sz w:val="16"/>
                <w:szCs w:val="16"/>
              </w:rPr>
            </w:pPr>
            <w:ins w:id="49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07" w:author="David Dayan" w:date="2021-12-03T17:18:00Z">
              <w:tcPr>
                <w:tcW w:w="898" w:type="dxa"/>
                <w:tcBorders>
                  <w:top w:val="nil"/>
                  <w:left w:val="nil"/>
                  <w:bottom w:val="nil"/>
                  <w:right w:val="nil"/>
                </w:tcBorders>
                <w:shd w:val="clear" w:color="auto" w:fill="auto"/>
                <w:noWrap/>
                <w:vAlign w:val="bottom"/>
                <w:hideMark/>
              </w:tcPr>
            </w:tcPrChange>
          </w:tcPr>
          <w:p w14:paraId="0E7DE9E8" w14:textId="77777777" w:rsidR="00036D0E" w:rsidRPr="00036D0E" w:rsidRDefault="00036D0E" w:rsidP="00245317">
            <w:pPr>
              <w:spacing w:after="0" w:line="240" w:lineRule="auto"/>
              <w:jc w:val="center"/>
              <w:rPr>
                <w:ins w:id="4908" w:author="David Dayan" w:date="2021-12-03T17:13:00Z"/>
                <w:rFonts w:ascii="Calibri" w:eastAsia="Times New Roman" w:hAnsi="Calibri" w:cs="Times New Roman"/>
                <w:color w:val="000000"/>
                <w:sz w:val="16"/>
                <w:szCs w:val="16"/>
              </w:rPr>
            </w:pPr>
            <w:ins w:id="49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10" w:author="David Dayan" w:date="2021-12-03T17:18:00Z">
              <w:tcPr>
                <w:tcW w:w="902" w:type="dxa"/>
                <w:tcBorders>
                  <w:top w:val="nil"/>
                  <w:left w:val="nil"/>
                  <w:bottom w:val="nil"/>
                  <w:right w:val="nil"/>
                </w:tcBorders>
                <w:shd w:val="clear" w:color="auto" w:fill="auto"/>
                <w:noWrap/>
                <w:vAlign w:val="bottom"/>
                <w:hideMark/>
              </w:tcPr>
            </w:tcPrChange>
          </w:tcPr>
          <w:p w14:paraId="0F831844" w14:textId="77777777" w:rsidR="00036D0E" w:rsidRPr="00036D0E" w:rsidRDefault="00036D0E" w:rsidP="00245317">
            <w:pPr>
              <w:spacing w:after="0" w:line="240" w:lineRule="auto"/>
              <w:jc w:val="center"/>
              <w:rPr>
                <w:ins w:id="4911" w:author="David Dayan" w:date="2021-12-03T17:13:00Z"/>
                <w:rFonts w:ascii="Calibri" w:eastAsia="Times New Roman" w:hAnsi="Calibri" w:cs="Times New Roman"/>
                <w:color w:val="000000"/>
                <w:sz w:val="16"/>
                <w:szCs w:val="16"/>
              </w:rPr>
            </w:pPr>
            <w:ins w:id="49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13" w:author="David Dayan" w:date="2021-12-03T17:18:00Z">
              <w:tcPr>
                <w:tcW w:w="2160" w:type="dxa"/>
                <w:tcBorders>
                  <w:top w:val="nil"/>
                  <w:left w:val="nil"/>
                  <w:bottom w:val="nil"/>
                  <w:right w:val="nil"/>
                </w:tcBorders>
                <w:shd w:val="clear" w:color="auto" w:fill="auto"/>
                <w:noWrap/>
                <w:vAlign w:val="bottom"/>
                <w:hideMark/>
              </w:tcPr>
            </w:tcPrChange>
          </w:tcPr>
          <w:p w14:paraId="334697E9" w14:textId="77777777" w:rsidR="00036D0E" w:rsidRPr="00036D0E" w:rsidRDefault="00036D0E" w:rsidP="00245317">
            <w:pPr>
              <w:spacing w:after="0" w:line="240" w:lineRule="auto"/>
              <w:jc w:val="center"/>
              <w:rPr>
                <w:ins w:id="4914" w:author="David Dayan" w:date="2021-12-03T17:13:00Z"/>
                <w:rFonts w:ascii="Calibri" w:eastAsia="Times New Roman" w:hAnsi="Calibri" w:cs="Times New Roman"/>
                <w:color w:val="000000"/>
                <w:sz w:val="16"/>
                <w:szCs w:val="16"/>
              </w:rPr>
            </w:pPr>
            <w:ins w:id="49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916" w:author="David Dayan" w:date="2021-12-03T17:18:00Z">
              <w:tcPr>
                <w:tcW w:w="2876" w:type="dxa"/>
                <w:gridSpan w:val="2"/>
                <w:tcBorders>
                  <w:top w:val="nil"/>
                  <w:left w:val="nil"/>
                  <w:bottom w:val="nil"/>
                  <w:right w:val="nil"/>
                </w:tcBorders>
                <w:shd w:val="clear" w:color="auto" w:fill="auto"/>
                <w:noWrap/>
                <w:vAlign w:val="bottom"/>
                <w:hideMark/>
              </w:tcPr>
            </w:tcPrChange>
          </w:tcPr>
          <w:p w14:paraId="363E89C1" w14:textId="77777777" w:rsidR="00036D0E" w:rsidRPr="00036D0E" w:rsidRDefault="00036D0E" w:rsidP="00245317">
            <w:pPr>
              <w:spacing w:after="0" w:line="240" w:lineRule="auto"/>
              <w:jc w:val="center"/>
              <w:rPr>
                <w:ins w:id="4917" w:author="David Dayan" w:date="2021-12-03T17:13:00Z"/>
                <w:rFonts w:ascii="Calibri" w:eastAsia="Times New Roman" w:hAnsi="Calibri" w:cs="Times New Roman"/>
                <w:color w:val="000000"/>
                <w:sz w:val="16"/>
                <w:szCs w:val="16"/>
              </w:rPr>
            </w:pPr>
            <w:ins w:id="49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919" w:author="David Dayan" w:date="2021-12-03T17:18:00Z">
              <w:tcPr>
                <w:tcW w:w="1426" w:type="dxa"/>
                <w:tcBorders>
                  <w:top w:val="nil"/>
                  <w:left w:val="nil"/>
                  <w:bottom w:val="nil"/>
                  <w:right w:val="nil"/>
                </w:tcBorders>
                <w:shd w:val="clear" w:color="auto" w:fill="auto"/>
                <w:noWrap/>
                <w:vAlign w:val="bottom"/>
                <w:hideMark/>
              </w:tcPr>
            </w:tcPrChange>
          </w:tcPr>
          <w:p w14:paraId="18378F3A" w14:textId="77777777" w:rsidR="00036D0E" w:rsidRPr="00036D0E" w:rsidRDefault="00036D0E" w:rsidP="00245317">
            <w:pPr>
              <w:spacing w:after="0" w:line="240" w:lineRule="auto"/>
              <w:jc w:val="center"/>
              <w:rPr>
                <w:ins w:id="4920" w:author="David Dayan" w:date="2021-12-03T17:13:00Z"/>
                <w:rFonts w:ascii="Calibri" w:eastAsia="Times New Roman" w:hAnsi="Calibri" w:cs="Times New Roman"/>
                <w:color w:val="000000"/>
                <w:sz w:val="16"/>
                <w:szCs w:val="16"/>
              </w:rPr>
            </w:pPr>
            <w:ins w:id="49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99948E0" w14:textId="77777777" w:rsidTr="00245317">
        <w:trPr>
          <w:cantSplit/>
          <w:trHeight w:val="20"/>
          <w:ins w:id="4922" w:author="David Dayan" w:date="2021-12-03T17:13:00Z"/>
          <w:trPrChange w:id="49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24" w:author="David Dayan" w:date="2021-12-03T17:18:00Z">
              <w:tcPr>
                <w:tcW w:w="1563" w:type="dxa"/>
                <w:tcBorders>
                  <w:top w:val="nil"/>
                  <w:left w:val="nil"/>
                  <w:bottom w:val="nil"/>
                  <w:right w:val="nil"/>
                </w:tcBorders>
                <w:shd w:val="clear" w:color="auto" w:fill="auto"/>
                <w:noWrap/>
                <w:vAlign w:val="bottom"/>
                <w:hideMark/>
              </w:tcPr>
            </w:tcPrChange>
          </w:tcPr>
          <w:p w14:paraId="58C05E38" w14:textId="77777777" w:rsidR="00036D0E" w:rsidRPr="00036D0E" w:rsidRDefault="00036D0E" w:rsidP="00245317">
            <w:pPr>
              <w:spacing w:after="0" w:line="240" w:lineRule="auto"/>
              <w:jc w:val="center"/>
              <w:rPr>
                <w:ins w:id="4925" w:author="David Dayan" w:date="2021-12-03T17:13:00Z"/>
                <w:rFonts w:ascii="Calibri" w:eastAsia="Times New Roman" w:hAnsi="Calibri" w:cs="Times New Roman"/>
                <w:color w:val="000000"/>
                <w:sz w:val="16"/>
                <w:szCs w:val="16"/>
              </w:rPr>
            </w:pPr>
            <w:ins w:id="4926" w:author="David Dayan" w:date="2021-12-03T17:13:00Z">
              <w:r w:rsidRPr="00036D0E">
                <w:rPr>
                  <w:rFonts w:ascii="Calibri" w:eastAsia="Times New Roman" w:hAnsi="Calibri" w:cs="Times New Roman"/>
                  <w:color w:val="000000"/>
                  <w:sz w:val="16"/>
                  <w:szCs w:val="16"/>
                </w:rPr>
                <w:t>OtsAC20ROGR_0129</w:t>
              </w:r>
            </w:ins>
          </w:p>
        </w:tc>
        <w:tc>
          <w:tcPr>
            <w:tcW w:w="746" w:type="dxa"/>
            <w:tcBorders>
              <w:top w:val="nil"/>
              <w:left w:val="nil"/>
              <w:bottom w:val="nil"/>
              <w:right w:val="nil"/>
            </w:tcBorders>
            <w:shd w:val="clear" w:color="auto" w:fill="auto"/>
            <w:noWrap/>
            <w:vAlign w:val="bottom"/>
            <w:hideMark/>
            <w:tcPrChange w:id="4927" w:author="David Dayan" w:date="2021-12-03T17:18:00Z">
              <w:tcPr>
                <w:tcW w:w="746" w:type="dxa"/>
                <w:tcBorders>
                  <w:top w:val="nil"/>
                  <w:left w:val="nil"/>
                  <w:bottom w:val="nil"/>
                  <w:right w:val="nil"/>
                </w:tcBorders>
                <w:shd w:val="clear" w:color="auto" w:fill="auto"/>
                <w:noWrap/>
                <w:vAlign w:val="bottom"/>
                <w:hideMark/>
              </w:tcPr>
            </w:tcPrChange>
          </w:tcPr>
          <w:p w14:paraId="66EB6DEC" w14:textId="77777777" w:rsidR="00036D0E" w:rsidRPr="00036D0E" w:rsidRDefault="00036D0E" w:rsidP="00245317">
            <w:pPr>
              <w:spacing w:after="0" w:line="240" w:lineRule="auto"/>
              <w:jc w:val="center"/>
              <w:rPr>
                <w:ins w:id="4928" w:author="David Dayan" w:date="2021-12-03T17:13:00Z"/>
                <w:rFonts w:ascii="Calibri" w:eastAsia="Times New Roman" w:hAnsi="Calibri" w:cs="Times New Roman"/>
                <w:color w:val="000000"/>
                <w:sz w:val="16"/>
                <w:szCs w:val="16"/>
              </w:rPr>
            </w:pPr>
            <w:ins w:id="492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930" w:author="David Dayan" w:date="2021-12-03T17:18:00Z">
              <w:tcPr>
                <w:tcW w:w="599" w:type="dxa"/>
                <w:tcBorders>
                  <w:top w:val="nil"/>
                  <w:left w:val="nil"/>
                  <w:bottom w:val="nil"/>
                  <w:right w:val="nil"/>
                </w:tcBorders>
                <w:shd w:val="clear" w:color="auto" w:fill="auto"/>
                <w:noWrap/>
                <w:vAlign w:val="bottom"/>
                <w:hideMark/>
              </w:tcPr>
            </w:tcPrChange>
          </w:tcPr>
          <w:p w14:paraId="70E4DFEE" w14:textId="77777777" w:rsidR="00036D0E" w:rsidRPr="00036D0E" w:rsidRDefault="00036D0E" w:rsidP="00245317">
            <w:pPr>
              <w:spacing w:after="0" w:line="240" w:lineRule="auto"/>
              <w:jc w:val="center"/>
              <w:rPr>
                <w:ins w:id="4931" w:author="David Dayan" w:date="2021-12-03T17:13:00Z"/>
                <w:rFonts w:ascii="Calibri" w:eastAsia="Times New Roman" w:hAnsi="Calibri" w:cs="Times New Roman"/>
                <w:color w:val="000000"/>
                <w:sz w:val="16"/>
                <w:szCs w:val="16"/>
              </w:rPr>
            </w:pPr>
            <w:ins w:id="493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933" w:author="David Dayan" w:date="2021-12-03T17:18:00Z">
              <w:tcPr>
                <w:tcW w:w="1142" w:type="dxa"/>
                <w:tcBorders>
                  <w:top w:val="nil"/>
                  <w:left w:val="nil"/>
                  <w:bottom w:val="nil"/>
                  <w:right w:val="nil"/>
                </w:tcBorders>
                <w:shd w:val="clear" w:color="auto" w:fill="auto"/>
                <w:noWrap/>
                <w:vAlign w:val="bottom"/>
                <w:hideMark/>
              </w:tcPr>
            </w:tcPrChange>
          </w:tcPr>
          <w:p w14:paraId="176FAE91" w14:textId="77777777" w:rsidR="00036D0E" w:rsidRPr="00036D0E" w:rsidRDefault="00036D0E" w:rsidP="00245317">
            <w:pPr>
              <w:spacing w:after="0" w:line="240" w:lineRule="auto"/>
              <w:jc w:val="center"/>
              <w:rPr>
                <w:ins w:id="4934" w:author="David Dayan" w:date="2021-12-03T17:13:00Z"/>
                <w:rFonts w:ascii="Calibri" w:eastAsia="Times New Roman" w:hAnsi="Calibri" w:cs="Times New Roman"/>
                <w:color w:val="000000"/>
                <w:sz w:val="16"/>
                <w:szCs w:val="16"/>
              </w:rPr>
            </w:pPr>
            <w:ins w:id="49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36" w:author="David Dayan" w:date="2021-12-03T17:18:00Z">
              <w:tcPr>
                <w:tcW w:w="1440" w:type="dxa"/>
                <w:tcBorders>
                  <w:top w:val="nil"/>
                  <w:left w:val="nil"/>
                  <w:bottom w:val="nil"/>
                  <w:right w:val="nil"/>
                </w:tcBorders>
                <w:shd w:val="clear" w:color="auto" w:fill="auto"/>
                <w:noWrap/>
                <w:vAlign w:val="bottom"/>
                <w:hideMark/>
              </w:tcPr>
            </w:tcPrChange>
          </w:tcPr>
          <w:p w14:paraId="3288A2F4" w14:textId="77777777" w:rsidR="00036D0E" w:rsidRPr="00036D0E" w:rsidRDefault="00036D0E" w:rsidP="00245317">
            <w:pPr>
              <w:spacing w:after="0" w:line="240" w:lineRule="auto"/>
              <w:jc w:val="center"/>
              <w:rPr>
                <w:ins w:id="4937" w:author="David Dayan" w:date="2021-12-03T17:13:00Z"/>
                <w:rFonts w:ascii="Calibri" w:eastAsia="Times New Roman" w:hAnsi="Calibri" w:cs="Times New Roman"/>
                <w:color w:val="000000"/>
                <w:sz w:val="16"/>
                <w:szCs w:val="16"/>
              </w:rPr>
            </w:pPr>
            <w:ins w:id="49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39" w:author="David Dayan" w:date="2021-12-03T17:18:00Z">
              <w:tcPr>
                <w:tcW w:w="1530" w:type="dxa"/>
                <w:tcBorders>
                  <w:top w:val="nil"/>
                  <w:left w:val="nil"/>
                  <w:bottom w:val="nil"/>
                  <w:right w:val="nil"/>
                </w:tcBorders>
                <w:shd w:val="clear" w:color="auto" w:fill="auto"/>
                <w:noWrap/>
                <w:vAlign w:val="bottom"/>
                <w:hideMark/>
              </w:tcPr>
            </w:tcPrChange>
          </w:tcPr>
          <w:p w14:paraId="3EE03FE9" w14:textId="77777777" w:rsidR="00036D0E" w:rsidRPr="00036D0E" w:rsidRDefault="00036D0E" w:rsidP="00245317">
            <w:pPr>
              <w:spacing w:after="0" w:line="240" w:lineRule="auto"/>
              <w:jc w:val="center"/>
              <w:rPr>
                <w:ins w:id="4940" w:author="David Dayan" w:date="2021-12-03T17:13:00Z"/>
                <w:rFonts w:ascii="Calibri" w:eastAsia="Times New Roman" w:hAnsi="Calibri" w:cs="Times New Roman"/>
                <w:color w:val="000000"/>
                <w:sz w:val="16"/>
                <w:szCs w:val="16"/>
              </w:rPr>
            </w:pPr>
            <w:ins w:id="49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42" w:author="David Dayan" w:date="2021-12-03T17:18:00Z">
              <w:tcPr>
                <w:tcW w:w="898" w:type="dxa"/>
                <w:tcBorders>
                  <w:top w:val="nil"/>
                  <w:left w:val="nil"/>
                  <w:bottom w:val="nil"/>
                  <w:right w:val="nil"/>
                </w:tcBorders>
                <w:shd w:val="clear" w:color="auto" w:fill="auto"/>
                <w:noWrap/>
                <w:vAlign w:val="bottom"/>
                <w:hideMark/>
              </w:tcPr>
            </w:tcPrChange>
          </w:tcPr>
          <w:p w14:paraId="3C009C3F" w14:textId="77777777" w:rsidR="00036D0E" w:rsidRPr="00036D0E" w:rsidRDefault="00036D0E" w:rsidP="00245317">
            <w:pPr>
              <w:spacing w:after="0" w:line="240" w:lineRule="auto"/>
              <w:jc w:val="center"/>
              <w:rPr>
                <w:ins w:id="4943" w:author="David Dayan" w:date="2021-12-03T17:13:00Z"/>
                <w:rFonts w:ascii="Calibri" w:eastAsia="Times New Roman" w:hAnsi="Calibri" w:cs="Times New Roman"/>
                <w:color w:val="000000"/>
                <w:sz w:val="16"/>
                <w:szCs w:val="16"/>
              </w:rPr>
            </w:pPr>
            <w:ins w:id="49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45" w:author="David Dayan" w:date="2021-12-03T17:18:00Z">
              <w:tcPr>
                <w:tcW w:w="902" w:type="dxa"/>
                <w:tcBorders>
                  <w:top w:val="nil"/>
                  <w:left w:val="nil"/>
                  <w:bottom w:val="nil"/>
                  <w:right w:val="nil"/>
                </w:tcBorders>
                <w:shd w:val="clear" w:color="auto" w:fill="auto"/>
                <w:noWrap/>
                <w:vAlign w:val="bottom"/>
                <w:hideMark/>
              </w:tcPr>
            </w:tcPrChange>
          </w:tcPr>
          <w:p w14:paraId="7E76E51D" w14:textId="77777777" w:rsidR="00036D0E" w:rsidRPr="00036D0E" w:rsidRDefault="00036D0E" w:rsidP="00245317">
            <w:pPr>
              <w:spacing w:after="0" w:line="240" w:lineRule="auto"/>
              <w:jc w:val="center"/>
              <w:rPr>
                <w:ins w:id="4946" w:author="David Dayan" w:date="2021-12-03T17:13:00Z"/>
                <w:rFonts w:ascii="Calibri" w:eastAsia="Times New Roman" w:hAnsi="Calibri" w:cs="Times New Roman"/>
                <w:color w:val="000000"/>
                <w:sz w:val="16"/>
                <w:szCs w:val="16"/>
              </w:rPr>
            </w:pPr>
            <w:ins w:id="49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48" w:author="David Dayan" w:date="2021-12-03T17:18:00Z">
              <w:tcPr>
                <w:tcW w:w="2160" w:type="dxa"/>
                <w:tcBorders>
                  <w:top w:val="nil"/>
                  <w:left w:val="nil"/>
                  <w:bottom w:val="nil"/>
                  <w:right w:val="nil"/>
                </w:tcBorders>
                <w:shd w:val="clear" w:color="auto" w:fill="auto"/>
                <w:noWrap/>
                <w:vAlign w:val="bottom"/>
                <w:hideMark/>
              </w:tcPr>
            </w:tcPrChange>
          </w:tcPr>
          <w:p w14:paraId="32408DA3" w14:textId="77777777" w:rsidR="00036D0E" w:rsidRPr="00036D0E" w:rsidRDefault="00036D0E" w:rsidP="00245317">
            <w:pPr>
              <w:spacing w:after="0" w:line="240" w:lineRule="auto"/>
              <w:jc w:val="center"/>
              <w:rPr>
                <w:ins w:id="4949" w:author="David Dayan" w:date="2021-12-03T17:13:00Z"/>
                <w:rFonts w:ascii="Calibri" w:eastAsia="Times New Roman" w:hAnsi="Calibri" w:cs="Times New Roman"/>
                <w:color w:val="000000"/>
                <w:sz w:val="16"/>
                <w:szCs w:val="16"/>
              </w:rPr>
            </w:pPr>
            <w:ins w:id="49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951" w:author="David Dayan" w:date="2021-12-03T17:18:00Z">
              <w:tcPr>
                <w:tcW w:w="2876" w:type="dxa"/>
                <w:gridSpan w:val="2"/>
                <w:tcBorders>
                  <w:top w:val="nil"/>
                  <w:left w:val="nil"/>
                  <w:bottom w:val="nil"/>
                  <w:right w:val="nil"/>
                </w:tcBorders>
                <w:shd w:val="clear" w:color="auto" w:fill="auto"/>
                <w:noWrap/>
                <w:vAlign w:val="bottom"/>
                <w:hideMark/>
              </w:tcPr>
            </w:tcPrChange>
          </w:tcPr>
          <w:p w14:paraId="718662AE" w14:textId="77777777" w:rsidR="00036D0E" w:rsidRPr="00036D0E" w:rsidRDefault="00036D0E" w:rsidP="00245317">
            <w:pPr>
              <w:spacing w:after="0" w:line="240" w:lineRule="auto"/>
              <w:jc w:val="center"/>
              <w:rPr>
                <w:ins w:id="4952" w:author="David Dayan" w:date="2021-12-03T17:13:00Z"/>
                <w:rFonts w:ascii="Calibri" w:eastAsia="Times New Roman" w:hAnsi="Calibri" w:cs="Times New Roman"/>
                <w:color w:val="000000"/>
                <w:sz w:val="16"/>
                <w:szCs w:val="16"/>
              </w:rPr>
            </w:pPr>
            <w:ins w:id="49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954" w:author="David Dayan" w:date="2021-12-03T17:18:00Z">
              <w:tcPr>
                <w:tcW w:w="1426" w:type="dxa"/>
                <w:tcBorders>
                  <w:top w:val="nil"/>
                  <w:left w:val="nil"/>
                  <w:bottom w:val="nil"/>
                  <w:right w:val="nil"/>
                </w:tcBorders>
                <w:shd w:val="clear" w:color="auto" w:fill="auto"/>
                <w:noWrap/>
                <w:vAlign w:val="bottom"/>
                <w:hideMark/>
              </w:tcPr>
            </w:tcPrChange>
          </w:tcPr>
          <w:p w14:paraId="4B849D74" w14:textId="77777777" w:rsidR="00036D0E" w:rsidRPr="00036D0E" w:rsidRDefault="00036D0E" w:rsidP="00245317">
            <w:pPr>
              <w:spacing w:after="0" w:line="240" w:lineRule="auto"/>
              <w:jc w:val="center"/>
              <w:rPr>
                <w:ins w:id="4955" w:author="David Dayan" w:date="2021-12-03T17:13:00Z"/>
                <w:rFonts w:ascii="Calibri" w:eastAsia="Times New Roman" w:hAnsi="Calibri" w:cs="Times New Roman"/>
                <w:color w:val="000000"/>
                <w:sz w:val="16"/>
                <w:szCs w:val="16"/>
              </w:rPr>
            </w:pPr>
            <w:ins w:id="49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0F6F8FA" w14:textId="77777777" w:rsidTr="00245317">
        <w:trPr>
          <w:cantSplit/>
          <w:trHeight w:val="20"/>
          <w:ins w:id="4957" w:author="David Dayan" w:date="2021-12-03T17:13:00Z"/>
          <w:trPrChange w:id="49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59" w:author="David Dayan" w:date="2021-12-03T17:18:00Z">
              <w:tcPr>
                <w:tcW w:w="1563" w:type="dxa"/>
                <w:tcBorders>
                  <w:top w:val="nil"/>
                  <w:left w:val="nil"/>
                  <w:bottom w:val="nil"/>
                  <w:right w:val="nil"/>
                </w:tcBorders>
                <w:shd w:val="clear" w:color="auto" w:fill="auto"/>
                <w:noWrap/>
                <w:vAlign w:val="bottom"/>
                <w:hideMark/>
              </w:tcPr>
            </w:tcPrChange>
          </w:tcPr>
          <w:p w14:paraId="488D9C21" w14:textId="77777777" w:rsidR="00036D0E" w:rsidRPr="00036D0E" w:rsidRDefault="00036D0E" w:rsidP="00245317">
            <w:pPr>
              <w:spacing w:after="0" w:line="240" w:lineRule="auto"/>
              <w:jc w:val="center"/>
              <w:rPr>
                <w:ins w:id="4960" w:author="David Dayan" w:date="2021-12-03T17:13:00Z"/>
                <w:rFonts w:ascii="Calibri" w:eastAsia="Times New Roman" w:hAnsi="Calibri" w:cs="Times New Roman"/>
                <w:color w:val="000000"/>
                <w:sz w:val="16"/>
                <w:szCs w:val="16"/>
              </w:rPr>
            </w:pPr>
            <w:ins w:id="4961" w:author="David Dayan" w:date="2021-12-03T17:13:00Z">
              <w:r w:rsidRPr="00036D0E">
                <w:rPr>
                  <w:rFonts w:ascii="Calibri" w:eastAsia="Times New Roman" w:hAnsi="Calibri" w:cs="Times New Roman"/>
                  <w:color w:val="000000"/>
                  <w:sz w:val="16"/>
                  <w:szCs w:val="16"/>
                </w:rPr>
                <w:t>OtsAC20ROGR_0130</w:t>
              </w:r>
            </w:ins>
          </w:p>
        </w:tc>
        <w:tc>
          <w:tcPr>
            <w:tcW w:w="746" w:type="dxa"/>
            <w:tcBorders>
              <w:top w:val="nil"/>
              <w:left w:val="nil"/>
              <w:bottom w:val="nil"/>
              <w:right w:val="nil"/>
            </w:tcBorders>
            <w:shd w:val="clear" w:color="auto" w:fill="auto"/>
            <w:noWrap/>
            <w:vAlign w:val="bottom"/>
            <w:hideMark/>
            <w:tcPrChange w:id="4962" w:author="David Dayan" w:date="2021-12-03T17:18:00Z">
              <w:tcPr>
                <w:tcW w:w="746" w:type="dxa"/>
                <w:tcBorders>
                  <w:top w:val="nil"/>
                  <w:left w:val="nil"/>
                  <w:bottom w:val="nil"/>
                  <w:right w:val="nil"/>
                </w:tcBorders>
                <w:shd w:val="clear" w:color="auto" w:fill="auto"/>
                <w:noWrap/>
                <w:vAlign w:val="bottom"/>
                <w:hideMark/>
              </w:tcPr>
            </w:tcPrChange>
          </w:tcPr>
          <w:p w14:paraId="7BAB8742" w14:textId="77777777" w:rsidR="00036D0E" w:rsidRPr="00036D0E" w:rsidRDefault="00036D0E" w:rsidP="00245317">
            <w:pPr>
              <w:spacing w:after="0" w:line="240" w:lineRule="auto"/>
              <w:jc w:val="center"/>
              <w:rPr>
                <w:ins w:id="4963" w:author="David Dayan" w:date="2021-12-03T17:13:00Z"/>
                <w:rFonts w:ascii="Calibri" w:eastAsia="Times New Roman" w:hAnsi="Calibri" w:cs="Times New Roman"/>
                <w:color w:val="000000"/>
                <w:sz w:val="16"/>
                <w:szCs w:val="16"/>
              </w:rPr>
            </w:pPr>
            <w:ins w:id="496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4965" w:author="David Dayan" w:date="2021-12-03T17:18:00Z">
              <w:tcPr>
                <w:tcW w:w="599" w:type="dxa"/>
                <w:tcBorders>
                  <w:top w:val="nil"/>
                  <w:left w:val="nil"/>
                  <w:bottom w:val="nil"/>
                  <w:right w:val="nil"/>
                </w:tcBorders>
                <w:shd w:val="clear" w:color="auto" w:fill="auto"/>
                <w:noWrap/>
                <w:vAlign w:val="bottom"/>
                <w:hideMark/>
              </w:tcPr>
            </w:tcPrChange>
          </w:tcPr>
          <w:p w14:paraId="7E70F70B" w14:textId="77777777" w:rsidR="00036D0E" w:rsidRPr="00036D0E" w:rsidRDefault="00036D0E" w:rsidP="00245317">
            <w:pPr>
              <w:spacing w:after="0" w:line="240" w:lineRule="auto"/>
              <w:jc w:val="center"/>
              <w:rPr>
                <w:ins w:id="4966" w:author="David Dayan" w:date="2021-12-03T17:13:00Z"/>
                <w:rFonts w:ascii="Calibri" w:eastAsia="Times New Roman" w:hAnsi="Calibri" w:cs="Times New Roman"/>
                <w:color w:val="000000"/>
                <w:sz w:val="16"/>
                <w:szCs w:val="16"/>
              </w:rPr>
            </w:pPr>
            <w:ins w:id="496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4968" w:author="David Dayan" w:date="2021-12-03T17:18:00Z">
              <w:tcPr>
                <w:tcW w:w="1142" w:type="dxa"/>
                <w:tcBorders>
                  <w:top w:val="nil"/>
                  <w:left w:val="nil"/>
                  <w:bottom w:val="nil"/>
                  <w:right w:val="nil"/>
                </w:tcBorders>
                <w:shd w:val="clear" w:color="auto" w:fill="auto"/>
                <w:noWrap/>
                <w:vAlign w:val="bottom"/>
                <w:hideMark/>
              </w:tcPr>
            </w:tcPrChange>
          </w:tcPr>
          <w:p w14:paraId="4EC25BCE" w14:textId="77777777" w:rsidR="00036D0E" w:rsidRPr="00036D0E" w:rsidRDefault="00036D0E" w:rsidP="00245317">
            <w:pPr>
              <w:spacing w:after="0" w:line="240" w:lineRule="auto"/>
              <w:jc w:val="center"/>
              <w:rPr>
                <w:ins w:id="4969" w:author="David Dayan" w:date="2021-12-03T17:13:00Z"/>
                <w:rFonts w:ascii="Calibri" w:eastAsia="Times New Roman" w:hAnsi="Calibri" w:cs="Times New Roman"/>
                <w:color w:val="000000"/>
                <w:sz w:val="16"/>
                <w:szCs w:val="16"/>
              </w:rPr>
            </w:pPr>
            <w:ins w:id="49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4971" w:author="David Dayan" w:date="2021-12-03T17:18:00Z">
              <w:tcPr>
                <w:tcW w:w="1440" w:type="dxa"/>
                <w:tcBorders>
                  <w:top w:val="nil"/>
                  <w:left w:val="nil"/>
                  <w:bottom w:val="nil"/>
                  <w:right w:val="nil"/>
                </w:tcBorders>
                <w:shd w:val="clear" w:color="auto" w:fill="auto"/>
                <w:noWrap/>
                <w:vAlign w:val="bottom"/>
                <w:hideMark/>
              </w:tcPr>
            </w:tcPrChange>
          </w:tcPr>
          <w:p w14:paraId="1148BC97" w14:textId="77777777" w:rsidR="00036D0E" w:rsidRPr="00036D0E" w:rsidRDefault="00036D0E" w:rsidP="00245317">
            <w:pPr>
              <w:spacing w:after="0" w:line="240" w:lineRule="auto"/>
              <w:jc w:val="center"/>
              <w:rPr>
                <w:ins w:id="4972" w:author="David Dayan" w:date="2021-12-03T17:13:00Z"/>
                <w:rFonts w:ascii="Calibri" w:eastAsia="Times New Roman" w:hAnsi="Calibri" w:cs="Times New Roman"/>
                <w:color w:val="000000"/>
                <w:sz w:val="16"/>
                <w:szCs w:val="16"/>
              </w:rPr>
            </w:pPr>
            <w:ins w:id="49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4974" w:author="David Dayan" w:date="2021-12-03T17:18:00Z">
              <w:tcPr>
                <w:tcW w:w="1530" w:type="dxa"/>
                <w:tcBorders>
                  <w:top w:val="nil"/>
                  <w:left w:val="nil"/>
                  <w:bottom w:val="nil"/>
                  <w:right w:val="nil"/>
                </w:tcBorders>
                <w:shd w:val="clear" w:color="auto" w:fill="auto"/>
                <w:noWrap/>
                <w:vAlign w:val="bottom"/>
                <w:hideMark/>
              </w:tcPr>
            </w:tcPrChange>
          </w:tcPr>
          <w:p w14:paraId="2E779CA9" w14:textId="77777777" w:rsidR="00036D0E" w:rsidRPr="00036D0E" w:rsidRDefault="00036D0E" w:rsidP="00245317">
            <w:pPr>
              <w:spacing w:after="0" w:line="240" w:lineRule="auto"/>
              <w:jc w:val="center"/>
              <w:rPr>
                <w:ins w:id="4975" w:author="David Dayan" w:date="2021-12-03T17:13:00Z"/>
                <w:rFonts w:ascii="Calibri" w:eastAsia="Times New Roman" w:hAnsi="Calibri" w:cs="Times New Roman"/>
                <w:color w:val="000000"/>
                <w:sz w:val="16"/>
                <w:szCs w:val="16"/>
              </w:rPr>
            </w:pPr>
            <w:ins w:id="49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4977" w:author="David Dayan" w:date="2021-12-03T17:18:00Z">
              <w:tcPr>
                <w:tcW w:w="898" w:type="dxa"/>
                <w:tcBorders>
                  <w:top w:val="nil"/>
                  <w:left w:val="nil"/>
                  <w:bottom w:val="nil"/>
                  <w:right w:val="nil"/>
                </w:tcBorders>
                <w:shd w:val="clear" w:color="auto" w:fill="auto"/>
                <w:noWrap/>
                <w:vAlign w:val="bottom"/>
                <w:hideMark/>
              </w:tcPr>
            </w:tcPrChange>
          </w:tcPr>
          <w:p w14:paraId="3DC1D4E3" w14:textId="77777777" w:rsidR="00036D0E" w:rsidRPr="00036D0E" w:rsidRDefault="00036D0E" w:rsidP="00245317">
            <w:pPr>
              <w:spacing w:after="0" w:line="240" w:lineRule="auto"/>
              <w:jc w:val="center"/>
              <w:rPr>
                <w:ins w:id="4978" w:author="David Dayan" w:date="2021-12-03T17:13:00Z"/>
                <w:rFonts w:ascii="Calibri" w:eastAsia="Times New Roman" w:hAnsi="Calibri" w:cs="Times New Roman"/>
                <w:color w:val="000000"/>
                <w:sz w:val="16"/>
                <w:szCs w:val="16"/>
              </w:rPr>
            </w:pPr>
            <w:ins w:id="49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4980" w:author="David Dayan" w:date="2021-12-03T17:18:00Z">
              <w:tcPr>
                <w:tcW w:w="902" w:type="dxa"/>
                <w:tcBorders>
                  <w:top w:val="nil"/>
                  <w:left w:val="nil"/>
                  <w:bottom w:val="nil"/>
                  <w:right w:val="nil"/>
                </w:tcBorders>
                <w:shd w:val="clear" w:color="auto" w:fill="auto"/>
                <w:noWrap/>
                <w:vAlign w:val="bottom"/>
                <w:hideMark/>
              </w:tcPr>
            </w:tcPrChange>
          </w:tcPr>
          <w:p w14:paraId="5010EBF8" w14:textId="77777777" w:rsidR="00036D0E" w:rsidRPr="00036D0E" w:rsidRDefault="00036D0E" w:rsidP="00245317">
            <w:pPr>
              <w:spacing w:after="0" w:line="240" w:lineRule="auto"/>
              <w:jc w:val="center"/>
              <w:rPr>
                <w:ins w:id="4981" w:author="David Dayan" w:date="2021-12-03T17:13:00Z"/>
                <w:rFonts w:ascii="Calibri" w:eastAsia="Times New Roman" w:hAnsi="Calibri" w:cs="Times New Roman"/>
                <w:color w:val="000000"/>
                <w:sz w:val="16"/>
                <w:szCs w:val="16"/>
              </w:rPr>
            </w:pPr>
            <w:ins w:id="49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4983" w:author="David Dayan" w:date="2021-12-03T17:18:00Z">
              <w:tcPr>
                <w:tcW w:w="2160" w:type="dxa"/>
                <w:tcBorders>
                  <w:top w:val="nil"/>
                  <w:left w:val="nil"/>
                  <w:bottom w:val="nil"/>
                  <w:right w:val="nil"/>
                </w:tcBorders>
                <w:shd w:val="clear" w:color="auto" w:fill="auto"/>
                <w:noWrap/>
                <w:vAlign w:val="bottom"/>
                <w:hideMark/>
              </w:tcPr>
            </w:tcPrChange>
          </w:tcPr>
          <w:p w14:paraId="34396B53" w14:textId="77777777" w:rsidR="00036D0E" w:rsidRPr="00036D0E" w:rsidRDefault="00036D0E" w:rsidP="00245317">
            <w:pPr>
              <w:spacing w:after="0" w:line="240" w:lineRule="auto"/>
              <w:jc w:val="center"/>
              <w:rPr>
                <w:ins w:id="4984" w:author="David Dayan" w:date="2021-12-03T17:13:00Z"/>
                <w:rFonts w:ascii="Calibri" w:eastAsia="Times New Roman" w:hAnsi="Calibri" w:cs="Times New Roman"/>
                <w:color w:val="000000"/>
                <w:sz w:val="16"/>
                <w:szCs w:val="16"/>
              </w:rPr>
            </w:pPr>
            <w:ins w:id="49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4986" w:author="David Dayan" w:date="2021-12-03T17:18:00Z">
              <w:tcPr>
                <w:tcW w:w="2876" w:type="dxa"/>
                <w:gridSpan w:val="2"/>
                <w:tcBorders>
                  <w:top w:val="nil"/>
                  <w:left w:val="nil"/>
                  <w:bottom w:val="nil"/>
                  <w:right w:val="nil"/>
                </w:tcBorders>
                <w:shd w:val="clear" w:color="auto" w:fill="auto"/>
                <w:noWrap/>
                <w:vAlign w:val="bottom"/>
                <w:hideMark/>
              </w:tcPr>
            </w:tcPrChange>
          </w:tcPr>
          <w:p w14:paraId="19D72E04" w14:textId="77777777" w:rsidR="00036D0E" w:rsidRPr="00036D0E" w:rsidRDefault="00036D0E" w:rsidP="00245317">
            <w:pPr>
              <w:spacing w:after="0" w:line="240" w:lineRule="auto"/>
              <w:jc w:val="center"/>
              <w:rPr>
                <w:ins w:id="4987" w:author="David Dayan" w:date="2021-12-03T17:13:00Z"/>
                <w:rFonts w:ascii="Calibri" w:eastAsia="Times New Roman" w:hAnsi="Calibri" w:cs="Times New Roman"/>
                <w:color w:val="000000"/>
                <w:sz w:val="16"/>
                <w:szCs w:val="16"/>
              </w:rPr>
            </w:pPr>
            <w:ins w:id="49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4989" w:author="David Dayan" w:date="2021-12-03T17:18:00Z">
              <w:tcPr>
                <w:tcW w:w="1426" w:type="dxa"/>
                <w:tcBorders>
                  <w:top w:val="nil"/>
                  <w:left w:val="nil"/>
                  <w:bottom w:val="nil"/>
                  <w:right w:val="nil"/>
                </w:tcBorders>
                <w:shd w:val="clear" w:color="auto" w:fill="auto"/>
                <w:noWrap/>
                <w:vAlign w:val="bottom"/>
                <w:hideMark/>
              </w:tcPr>
            </w:tcPrChange>
          </w:tcPr>
          <w:p w14:paraId="6F0D0147" w14:textId="77777777" w:rsidR="00036D0E" w:rsidRPr="00036D0E" w:rsidRDefault="00036D0E" w:rsidP="00245317">
            <w:pPr>
              <w:spacing w:after="0" w:line="240" w:lineRule="auto"/>
              <w:jc w:val="center"/>
              <w:rPr>
                <w:ins w:id="4990" w:author="David Dayan" w:date="2021-12-03T17:13:00Z"/>
                <w:rFonts w:ascii="Calibri" w:eastAsia="Times New Roman" w:hAnsi="Calibri" w:cs="Times New Roman"/>
                <w:color w:val="000000"/>
                <w:sz w:val="16"/>
                <w:szCs w:val="16"/>
              </w:rPr>
            </w:pPr>
            <w:ins w:id="49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8301AF2" w14:textId="77777777" w:rsidTr="00245317">
        <w:trPr>
          <w:cantSplit/>
          <w:trHeight w:val="20"/>
          <w:ins w:id="4992" w:author="David Dayan" w:date="2021-12-03T17:13:00Z"/>
          <w:trPrChange w:id="49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4994" w:author="David Dayan" w:date="2021-12-03T17:18:00Z">
              <w:tcPr>
                <w:tcW w:w="1563" w:type="dxa"/>
                <w:tcBorders>
                  <w:top w:val="nil"/>
                  <w:left w:val="nil"/>
                  <w:bottom w:val="nil"/>
                  <w:right w:val="nil"/>
                </w:tcBorders>
                <w:shd w:val="clear" w:color="auto" w:fill="auto"/>
                <w:noWrap/>
                <w:vAlign w:val="bottom"/>
                <w:hideMark/>
              </w:tcPr>
            </w:tcPrChange>
          </w:tcPr>
          <w:p w14:paraId="7DBA7625" w14:textId="77777777" w:rsidR="00036D0E" w:rsidRPr="00036D0E" w:rsidRDefault="00036D0E" w:rsidP="00245317">
            <w:pPr>
              <w:spacing w:after="0" w:line="240" w:lineRule="auto"/>
              <w:jc w:val="center"/>
              <w:rPr>
                <w:ins w:id="4995" w:author="David Dayan" w:date="2021-12-03T17:13:00Z"/>
                <w:rFonts w:ascii="Calibri" w:eastAsia="Times New Roman" w:hAnsi="Calibri" w:cs="Times New Roman"/>
                <w:color w:val="000000"/>
                <w:sz w:val="16"/>
                <w:szCs w:val="16"/>
              </w:rPr>
            </w:pPr>
            <w:ins w:id="4996" w:author="David Dayan" w:date="2021-12-03T17:13:00Z">
              <w:r w:rsidRPr="00036D0E">
                <w:rPr>
                  <w:rFonts w:ascii="Calibri" w:eastAsia="Times New Roman" w:hAnsi="Calibri" w:cs="Times New Roman"/>
                  <w:color w:val="000000"/>
                  <w:sz w:val="16"/>
                  <w:szCs w:val="16"/>
                </w:rPr>
                <w:t>OtsAC20ROGR_0131</w:t>
              </w:r>
            </w:ins>
          </w:p>
        </w:tc>
        <w:tc>
          <w:tcPr>
            <w:tcW w:w="746" w:type="dxa"/>
            <w:tcBorders>
              <w:top w:val="nil"/>
              <w:left w:val="nil"/>
              <w:bottom w:val="nil"/>
              <w:right w:val="nil"/>
            </w:tcBorders>
            <w:shd w:val="clear" w:color="auto" w:fill="auto"/>
            <w:noWrap/>
            <w:vAlign w:val="bottom"/>
            <w:hideMark/>
            <w:tcPrChange w:id="4997" w:author="David Dayan" w:date="2021-12-03T17:18:00Z">
              <w:tcPr>
                <w:tcW w:w="746" w:type="dxa"/>
                <w:tcBorders>
                  <w:top w:val="nil"/>
                  <w:left w:val="nil"/>
                  <w:bottom w:val="nil"/>
                  <w:right w:val="nil"/>
                </w:tcBorders>
                <w:shd w:val="clear" w:color="auto" w:fill="auto"/>
                <w:noWrap/>
                <w:vAlign w:val="bottom"/>
                <w:hideMark/>
              </w:tcPr>
            </w:tcPrChange>
          </w:tcPr>
          <w:p w14:paraId="755355C9" w14:textId="77777777" w:rsidR="00036D0E" w:rsidRPr="00036D0E" w:rsidRDefault="00036D0E" w:rsidP="00245317">
            <w:pPr>
              <w:spacing w:after="0" w:line="240" w:lineRule="auto"/>
              <w:jc w:val="center"/>
              <w:rPr>
                <w:ins w:id="4998" w:author="David Dayan" w:date="2021-12-03T17:13:00Z"/>
                <w:rFonts w:ascii="Calibri" w:eastAsia="Times New Roman" w:hAnsi="Calibri" w:cs="Times New Roman"/>
                <w:color w:val="000000"/>
                <w:sz w:val="16"/>
                <w:szCs w:val="16"/>
              </w:rPr>
            </w:pPr>
            <w:ins w:id="499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000" w:author="David Dayan" w:date="2021-12-03T17:18:00Z">
              <w:tcPr>
                <w:tcW w:w="599" w:type="dxa"/>
                <w:tcBorders>
                  <w:top w:val="nil"/>
                  <w:left w:val="nil"/>
                  <w:bottom w:val="nil"/>
                  <w:right w:val="nil"/>
                </w:tcBorders>
                <w:shd w:val="clear" w:color="auto" w:fill="auto"/>
                <w:noWrap/>
                <w:vAlign w:val="bottom"/>
                <w:hideMark/>
              </w:tcPr>
            </w:tcPrChange>
          </w:tcPr>
          <w:p w14:paraId="190EF30A" w14:textId="77777777" w:rsidR="00036D0E" w:rsidRPr="00036D0E" w:rsidRDefault="00036D0E" w:rsidP="00245317">
            <w:pPr>
              <w:spacing w:after="0" w:line="240" w:lineRule="auto"/>
              <w:jc w:val="center"/>
              <w:rPr>
                <w:ins w:id="5001" w:author="David Dayan" w:date="2021-12-03T17:13:00Z"/>
                <w:rFonts w:ascii="Calibri" w:eastAsia="Times New Roman" w:hAnsi="Calibri" w:cs="Times New Roman"/>
                <w:color w:val="000000"/>
                <w:sz w:val="16"/>
                <w:szCs w:val="16"/>
              </w:rPr>
            </w:pPr>
            <w:ins w:id="500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003" w:author="David Dayan" w:date="2021-12-03T17:18:00Z">
              <w:tcPr>
                <w:tcW w:w="1142" w:type="dxa"/>
                <w:tcBorders>
                  <w:top w:val="nil"/>
                  <w:left w:val="nil"/>
                  <w:bottom w:val="nil"/>
                  <w:right w:val="nil"/>
                </w:tcBorders>
                <w:shd w:val="clear" w:color="auto" w:fill="auto"/>
                <w:noWrap/>
                <w:vAlign w:val="bottom"/>
                <w:hideMark/>
              </w:tcPr>
            </w:tcPrChange>
          </w:tcPr>
          <w:p w14:paraId="6D8E7336" w14:textId="77777777" w:rsidR="00036D0E" w:rsidRPr="00036D0E" w:rsidRDefault="00036D0E" w:rsidP="00245317">
            <w:pPr>
              <w:spacing w:after="0" w:line="240" w:lineRule="auto"/>
              <w:jc w:val="center"/>
              <w:rPr>
                <w:ins w:id="5004" w:author="David Dayan" w:date="2021-12-03T17:13:00Z"/>
                <w:rFonts w:ascii="Calibri" w:eastAsia="Times New Roman" w:hAnsi="Calibri" w:cs="Times New Roman"/>
                <w:color w:val="000000"/>
                <w:sz w:val="16"/>
                <w:szCs w:val="16"/>
              </w:rPr>
            </w:pPr>
            <w:ins w:id="50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06" w:author="David Dayan" w:date="2021-12-03T17:18:00Z">
              <w:tcPr>
                <w:tcW w:w="1440" w:type="dxa"/>
                <w:tcBorders>
                  <w:top w:val="nil"/>
                  <w:left w:val="nil"/>
                  <w:bottom w:val="nil"/>
                  <w:right w:val="nil"/>
                </w:tcBorders>
                <w:shd w:val="clear" w:color="auto" w:fill="auto"/>
                <w:noWrap/>
                <w:vAlign w:val="bottom"/>
                <w:hideMark/>
              </w:tcPr>
            </w:tcPrChange>
          </w:tcPr>
          <w:p w14:paraId="0CE6E1BF" w14:textId="77777777" w:rsidR="00036D0E" w:rsidRPr="00036D0E" w:rsidRDefault="00036D0E" w:rsidP="00245317">
            <w:pPr>
              <w:spacing w:after="0" w:line="240" w:lineRule="auto"/>
              <w:jc w:val="center"/>
              <w:rPr>
                <w:ins w:id="5007" w:author="David Dayan" w:date="2021-12-03T17:13:00Z"/>
                <w:rFonts w:ascii="Calibri" w:eastAsia="Times New Roman" w:hAnsi="Calibri" w:cs="Times New Roman"/>
                <w:color w:val="000000"/>
                <w:sz w:val="16"/>
                <w:szCs w:val="16"/>
              </w:rPr>
            </w:pPr>
            <w:ins w:id="50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09" w:author="David Dayan" w:date="2021-12-03T17:18:00Z">
              <w:tcPr>
                <w:tcW w:w="1530" w:type="dxa"/>
                <w:tcBorders>
                  <w:top w:val="nil"/>
                  <w:left w:val="nil"/>
                  <w:bottom w:val="nil"/>
                  <w:right w:val="nil"/>
                </w:tcBorders>
                <w:shd w:val="clear" w:color="auto" w:fill="auto"/>
                <w:noWrap/>
                <w:vAlign w:val="bottom"/>
                <w:hideMark/>
              </w:tcPr>
            </w:tcPrChange>
          </w:tcPr>
          <w:p w14:paraId="106F0B12" w14:textId="77777777" w:rsidR="00036D0E" w:rsidRPr="00036D0E" w:rsidRDefault="00036D0E" w:rsidP="00245317">
            <w:pPr>
              <w:spacing w:after="0" w:line="240" w:lineRule="auto"/>
              <w:jc w:val="center"/>
              <w:rPr>
                <w:ins w:id="5010" w:author="David Dayan" w:date="2021-12-03T17:13:00Z"/>
                <w:rFonts w:ascii="Calibri" w:eastAsia="Times New Roman" w:hAnsi="Calibri" w:cs="Times New Roman"/>
                <w:color w:val="000000"/>
                <w:sz w:val="16"/>
                <w:szCs w:val="16"/>
              </w:rPr>
            </w:pPr>
            <w:ins w:id="50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12" w:author="David Dayan" w:date="2021-12-03T17:18:00Z">
              <w:tcPr>
                <w:tcW w:w="898" w:type="dxa"/>
                <w:tcBorders>
                  <w:top w:val="nil"/>
                  <w:left w:val="nil"/>
                  <w:bottom w:val="nil"/>
                  <w:right w:val="nil"/>
                </w:tcBorders>
                <w:shd w:val="clear" w:color="auto" w:fill="auto"/>
                <w:noWrap/>
                <w:vAlign w:val="bottom"/>
                <w:hideMark/>
              </w:tcPr>
            </w:tcPrChange>
          </w:tcPr>
          <w:p w14:paraId="0F086B3D" w14:textId="77777777" w:rsidR="00036D0E" w:rsidRPr="00036D0E" w:rsidRDefault="00036D0E" w:rsidP="00245317">
            <w:pPr>
              <w:spacing w:after="0" w:line="240" w:lineRule="auto"/>
              <w:jc w:val="center"/>
              <w:rPr>
                <w:ins w:id="5013" w:author="David Dayan" w:date="2021-12-03T17:13:00Z"/>
                <w:rFonts w:ascii="Calibri" w:eastAsia="Times New Roman" w:hAnsi="Calibri" w:cs="Times New Roman"/>
                <w:color w:val="000000"/>
                <w:sz w:val="16"/>
                <w:szCs w:val="16"/>
              </w:rPr>
            </w:pPr>
            <w:ins w:id="50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15" w:author="David Dayan" w:date="2021-12-03T17:18:00Z">
              <w:tcPr>
                <w:tcW w:w="902" w:type="dxa"/>
                <w:tcBorders>
                  <w:top w:val="nil"/>
                  <w:left w:val="nil"/>
                  <w:bottom w:val="nil"/>
                  <w:right w:val="nil"/>
                </w:tcBorders>
                <w:shd w:val="clear" w:color="auto" w:fill="auto"/>
                <w:noWrap/>
                <w:vAlign w:val="bottom"/>
                <w:hideMark/>
              </w:tcPr>
            </w:tcPrChange>
          </w:tcPr>
          <w:p w14:paraId="5106B164" w14:textId="77777777" w:rsidR="00036D0E" w:rsidRPr="00036D0E" w:rsidRDefault="00036D0E" w:rsidP="00245317">
            <w:pPr>
              <w:spacing w:after="0" w:line="240" w:lineRule="auto"/>
              <w:jc w:val="center"/>
              <w:rPr>
                <w:ins w:id="5016" w:author="David Dayan" w:date="2021-12-03T17:13:00Z"/>
                <w:rFonts w:ascii="Calibri" w:eastAsia="Times New Roman" w:hAnsi="Calibri" w:cs="Times New Roman"/>
                <w:color w:val="000000"/>
                <w:sz w:val="16"/>
                <w:szCs w:val="16"/>
              </w:rPr>
            </w:pPr>
            <w:ins w:id="50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18" w:author="David Dayan" w:date="2021-12-03T17:18:00Z">
              <w:tcPr>
                <w:tcW w:w="2160" w:type="dxa"/>
                <w:tcBorders>
                  <w:top w:val="nil"/>
                  <w:left w:val="nil"/>
                  <w:bottom w:val="nil"/>
                  <w:right w:val="nil"/>
                </w:tcBorders>
                <w:shd w:val="clear" w:color="auto" w:fill="auto"/>
                <w:noWrap/>
                <w:vAlign w:val="bottom"/>
                <w:hideMark/>
              </w:tcPr>
            </w:tcPrChange>
          </w:tcPr>
          <w:p w14:paraId="08D025F1" w14:textId="77777777" w:rsidR="00036D0E" w:rsidRPr="00036D0E" w:rsidRDefault="00036D0E" w:rsidP="00245317">
            <w:pPr>
              <w:spacing w:after="0" w:line="240" w:lineRule="auto"/>
              <w:jc w:val="center"/>
              <w:rPr>
                <w:ins w:id="5019" w:author="David Dayan" w:date="2021-12-03T17:13:00Z"/>
                <w:rFonts w:ascii="Calibri" w:eastAsia="Times New Roman" w:hAnsi="Calibri" w:cs="Times New Roman"/>
                <w:color w:val="000000"/>
                <w:sz w:val="16"/>
                <w:szCs w:val="16"/>
              </w:rPr>
            </w:pPr>
            <w:ins w:id="50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021" w:author="David Dayan" w:date="2021-12-03T17:18:00Z">
              <w:tcPr>
                <w:tcW w:w="2876" w:type="dxa"/>
                <w:gridSpan w:val="2"/>
                <w:tcBorders>
                  <w:top w:val="nil"/>
                  <w:left w:val="nil"/>
                  <w:bottom w:val="nil"/>
                  <w:right w:val="nil"/>
                </w:tcBorders>
                <w:shd w:val="clear" w:color="auto" w:fill="auto"/>
                <w:noWrap/>
                <w:vAlign w:val="bottom"/>
                <w:hideMark/>
              </w:tcPr>
            </w:tcPrChange>
          </w:tcPr>
          <w:p w14:paraId="344C5582" w14:textId="77777777" w:rsidR="00036D0E" w:rsidRPr="00036D0E" w:rsidRDefault="00036D0E" w:rsidP="00245317">
            <w:pPr>
              <w:spacing w:after="0" w:line="240" w:lineRule="auto"/>
              <w:jc w:val="center"/>
              <w:rPr>
                <w:ins w:id="5022" w:author="David Dayan" w:date="2021-12-03T17:13:00Z"/>
                <w:rFonts w:ascii="Calibri" w:eastAsia="Times New Roman" w:hAnsi="Calibri" w:cs="Times New Roman"/>
                <w:color w:val="000000"/>
                <w:sz w:val="16"/>
                <w:szCs w:val="16"/>
              </w:rPr>
            </w:pPr>
            <w:ins w:id="50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024" w:author="David Dayan" w:date="2021-12-03T17:18:00Z">
              <w:tcPr>
                <w:tcW w:w="1426" w:type="dxa"/>
                <w:tcBorders>
                  <w:top w:val="nil"/>
                  <w:left w:val="nil"/>
                  <w:bottom w:val="nil"/>
                  <w:right w:val="nil"/>
                </w:tcBorders>
                <w:shd w:val="clear" w:color="auto" w:fill="auto"/>
                <w:noWrap/>
                <w:vAlign w:val="bottom"/>
                <w:hideMark/>
              </w:tcPr>
            </w:tcPrChange>
          </w:tcPr>
          <w:p w14:paraId="6F793696" w14:textId="77777777" w:rsidR="00036D0E" w:rsidRPr="00036D0E" w:rsidRDefault="00036D0E" w:rsidP="00245317">
            <w:pPr>
              <w:spacing w:after="0" w:line="240" w:lineRule="auto"/>
              <w:jc w:val="center"/>
              <w:rPr>
                <w:ins w:id="5025" w:author="David Dayan" w:date="2021-12-03T17:13:00Z"/>
                <w:rFonts w:ascii="Calibri" w:eastAsia="Times New Roman" w:hAnsi="Calibri" w:cs="Times New Roman"/>
                <w:color w:val="000000"/>
                <w:sz w:val="16"/>
                <w:szCs w:val="16"/>
              </w:rPr>
            </w:pPr>
            <w:ins w:id="50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956CB2E" w14:textId="77777777" w:rsidTr="00245317">
        <w:trPr>
          <w:cantSplit/>
          <w:trHeight w:val="20"/>
          <w:ins w:id="5027" w:author="David Dayan" w:date="2021-12-03T17:13:00Z"/>
          <w:trPrChange w:id="50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29" w:author="David Dayan" w:date="2021-12-03T17:18:00Z">
              <w:tcPr>
                <w:tcW w:w="1563" w:type="dxa"/>
                <w:tcBorders>
                  <w:top w:val="nil"/>
                  <w:left w:val="nil"/>
                  <w:bottom w:val="nil"/>
                  <w:right w:val="nil"/>
                </w:tcBorders>
                <w:shd w:val="clear" w:color="auto" w:fill="auto"/>
                <w:noWrap/>
                <w:vAlign w:val="bottom"/>
                <w:hideMark/>
              </w:tcPr>
            </w:tcPrChange>
          </w:tcPr>
          <w:p w14:paraId="08867289" w14:textId="77777777" w:rsidR="00036D0E" w:rsidRPr="00036D0E" w:rsidRDefault="00036D0E" w:rsidP="00245317">
            <w:pPr>
              <w:spacing w:after="0" w:line="240" w:lineRule="auto"/>
              <w:jc w:val="center"/>
              <w:rPr>
                <w:ins w:id="5030" w:author="David Dayan" w:date="2021-12-03T17:13:00Z"/>
                <w:rFonts w:ascii="Calibri" w:eastAsia="Times New Roman" w:hAnsi="Calibri" w:cs="Times New Roman"/>
                <w:color w:val="000000"/>
                <w:sz w:val="16"/>
                <w:szCs w:val="16"/>
              </w:rPr>
            </w:pPr>
            <w:ins w:id="5031" w:author="David Dayan" w:date="2021-12-03T17:13:00Z">
              <w:r w:rsidRPr="00036D0E">
                <w:rPr>
                  <w:rFonts w:ascii="Calibri" w:eastAsia="Times New Roman" w:hAnsi="Calibri" w:cs="Times New Roman"/>
                  <w:color w:val="000000"/>
                  <w:sz w:val="16"/>
                  <w:szCs w:val="16"/>
                </w:rPr>
                <w:t>OtsAC20ROGR_0132</w:t>
              </w:r>
            </w:ins>
          </w:p>
        </w:tc>
        <w:tc>
          <w:tcPr>
            <w:tcW w:w="746" w:type="dxa"/>
            <w:tcBorders>
              <w:top w:val="nil"/>
              <w:left w:val="nil"/>
              <w:bottom w:val="nil"/>
              <w:right w:val="nil"/>
            </w:tcBorders>
            <w:shd w:val="clear" w:color="auto" w:fill="auto"/>
            <w:noWrap/>
            <w:vAlign w:val="bottom"/>
            <w:hideMark/>
            <w:tcPrChange w:id="5032" w:author="David Dayan" w:date="2021-12-03T17:18:00Z">
              <w:tcPr>
                <w:tcW w:w="746" w:type="dxa"/>
                <w:tcBorders>
                  <w:top w:val="nil"/>
                  <w:left w:val="nil"/>
                  <w:bottom w:val="nil"/>
                  <w:right w:val="nil"/>
                </w:tcBorders>
                <w:shd w:val="clear" w:color="auto" w:fill="auto"/>
                <w:noWrap/>
                <w:vAlign w:val="bottom"/>
                <w:hideMark/>
              </w:tcPr>
            </w:tcPrChange>
          </w:tcPr>
          <w:p w14:paraId="28E4A339" w14:textId="77777777" w:rsidR="00036D0E" w:rsidRPr="00036D0E" w:rsidRDefault="00036D0E" w:rsidP="00245317">
            <w:pPr>
              <w:spacing w:after="0" w:line="240" w:lineRule="auto"/>
              <w:jc w:val="center"/>
              <w:rPr>
                <w:ins w:id="5033" w:author="David Dayan" w:date="2021-12-03T17:13:00Z"/>
                <w:rFonts w:ascii="Calibri" w:eastAsia="Times New Roman" w:hAnsi="Calibri" w:cs="Times New Roman"/>
                <w:color w:val="000000"/>
                <w:sz w:val="16"/>
                <w:szCs w:val="16"/>
              </w:rPr>
            </w:pPr>
            <w:ins w:id="503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035" w:author="David Dayan" w:date="2021-12-03T17:18:00Z">
              <w:tcPr>
                <w:tcW w:w="599" w:type="dxa"/>
                <w:tcBorders>
                  <w:top w:val="nil"/>
                  <w:left w:val="nil"/>
                  <w:bottom w:val="nil"/>
                  <w:right w:val="nil"/>
                </w:tcBorders>
                <w:shd w:val="clear" w:color="auto" w:fill="auto"/>
                <w:noWrap/>
                <w:vAlign w:val="bottom"/>
                <w:hideMark/>
              </w:tcPr>
            </w:tcPrChange>
          </w:tcPr>
          <w:p w14:paraId="6656970C" w14:textId="77777777" w:rsidR="00036D0E" w:rsidRPr="00036D0E" w:rsidRDefault="00036D0E" w:rsidP="00245317">
            <w:pPr>
              <w:spacing w:after="0" w:line="240" w:lineRule="auto"/>
              <w:jc w:val="center"/>
              <w:rPr>
                <w:ins w:id="5036" w:author="David Dayan" w:date="2021-12-03T17:13:00Z"/>
                <w:rFonts w:ascii="Calibri" w:eastAsia="Times New Roman" w:hAnsi="Calibri" w:cs="Times New Roman"/>
                <w:color w:val="000000"/>
                <w:sz w:val="16"/>
                <w:szCs w:val="16"/>
              </w:rPr>
            </w:pPr>
            <w:ins w:id="503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038" w:author="David Dayan" w:date="2021-12-03T17:18:00Z">
              <w:tcPr>
                <w:tcW w:w="1142" w:type="dxa"/>
                <w:tcBorders>
                  <w:top w:val="nil"/>
                  <w:left w:val="nil"/>
                  <w:bottom w:val="nil"/>
                  <w:right w:val="nil"/>
                </w:tcBorders>
                <w:shd w:val="clear" w:color="auto" w:fill="auto"/>
                <w:noWrap/>
                <w:vAlign w:val="bottom"/>
                <w:hideMark/>
              </w:tcPr>
            </w:tcPrChange>
          </w:tcPr>
          <w:p w14:paraId="22EDA34B" w14:textId="77777777" w:rsidR="00036D0E" w:rsidRPr="00036D0E" w:rsidRDefault="00036D0E" w:rsidP="00245317">
            <w:pPr>
              <w:spacing w:after="0" w:line="240" w:lineRule="auto"/>
              <w:jc w:val="center"/>
              <w:rPr>
                <w:ins w:id="5039" w:author="David Dayan" w:date="2021-12-03T17:13:00Z"/>
                <w:rFonts w:ascii="Calibri" w:eastAsia="Times New Roman" w:hAnsi="Calibri" w:cs="Times New Roman"/>
                <w:color w:val="000000"/>
                <w:sz w:val="16"/>
                <w:szCs w:val="16"/>
              </w:rPr>
            </w:pPr>
            <w:ins w:id="50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41" w:author="David Dayan" w:date="2021-12-03T17:18:00Z">
              <w:tcPr>
                <w:tcW w:w="1440" w:type="dxa"/>
                <w:tcBorders>
                  <w:top w:val="nil"/>
                  <w:left w:val="nil"/>
                  <w:bottom w:val="nil"/>
                  <w:right w:val="nil"/>
                </w:tcBorders>
                <w:shd w:val="clear" w:color="auto" w:fill="auto"/>
                <w:noWrap/>
                <w:vAlign w:val="bottom"/>
                <w:hideMark/>
              </w:tcPr>
            </w:tcPrChange>
          </w:tcPr>
          <w:p w14:paraId="119E385C" w14:textId="77777777" w:rsidR="00036D0E" w:rsidRPr="00036D0E" w:rsidRDefault="00036D0E" w:rsidP="00245317">
            <w:pPr>
              <w:spacing w:after="0" w:line="240" w:lineRule="auto"/>
              <w:jc w:val="center"/>
              <w:rPr>
                <w:ins w:id="5042" w:author="David Dayan" w:date="2021-12-03T17:13:00Z"/>
                <w:rFonts w:ascii="Calibri" w:eastAsia="Times New Roman" w:hAnsi="Calibri" w:cs="Times New Roman"/>
                <w:color w:val="000000"/>
                <w:sz w:val="16"/>
                <w:szCs w:val="16"/>
              </w:rPr>
            </w:pPr>
            <w:ins w:id="50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44" w:author="David Dayan" w:date="2021-12-03T17:18:00Z">
              <w:tcPr>
                <w:tcW w:w="1530" w:type="dxa"/>
                <w:tcBorders>
                  <w:top w:val="nil"/>
                  <w:left w:val="nil"/>
                  <w:bottom w:val="nil"/>
                  <w:right w:val="nil"/>
                </w:tcBorders>
                <w:shd w:val="clear" w:color="auto" w:fill="auto"/>
                <w:noWrap/>
                <w:vAlign w:val="bottom"/>
                <w:hideMark/>
              </w:tcPr>
            </w:tcPrChange>
          </w:tcPr>
          <w:p w14:paraId="7DE4D92A" w14:textId="77777777" w:rsidR="00036D0E" w:rsidRPr="00036D0E" w:rsidRDefault="00036D0E" w:rsidP="00245317">
            <w:pPr>
              <w:spacing w:after="0" w:line="240" w:lineRule="auto"/>
              <w:jc w:val="center"/>
              <w:rPr>
                <w:ins w:id="5045" w:author="David Dayan" w:date="2021-12-03T17:13:00Z"/>
                <w:rFonts w:ascii="Calibri" w:eastAsia="Times New Roman" w:hAnsi="Calibri" w:cs="Times New Roman"/>
                <w:color w:val="000000"/>
                <w:sz w:val="16"/>
                <w:szCs w:val="16"/>
              </w:rPr>
            </w:pPr>
            <w:ins w:id="50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47" w:author="David Dayan" w:date="2021-12-03T17:18:00Z">
              <w:tcPr>
                <w:tcW w:w="898" w:type="dxa"/>
                <w:tcBorders>
                  <w:top w:val="nil"/>
                  <w:left w:val="nil"/>
                  <w:bottom w:val="nil"/>
                  <w:right w:val="nil"/>
                </w:tcBorders>
                <w:shd w:val="clear" w:color="auto" w:fill="auto"/>
                <w:noWrap/>
                <w:vAlign w:val="bottom"/>
                <w:hideMark/>
              </w:tcPr>
            </w:tcPrChange>
          </w:tcPr>
          <w:p w14:paraId="4F6C25DB" w14:textId="77777777" w:rsidR="00036D0E" w:rsidRPr="00036D0E" w:rsidRDefault="00036D0E" w:rsidP="00245317">
            <w:pPr>
              <w:spacing w:after="0" w:line="240" w:lineRule="auto"/>
              <w:jc w:val="center"/>
              <w:rPr>
                <w:ins w:id="5048" w:author="David Dayan" w:date="2021-12-03T17:13:00Z"/>
                <w:rFonts w:ascii="Calibri" w:eastAsia="Times New Roman" w:hAnsi="Calibri" w:cs="Times New Roman"/>
                <w:color w:val="000000"/>
                <w:sz w:val="16"/>
                <w:szCs w:val="16"/>
              </w:rPr>
            </w:pPr>
            <w:ins w:id="50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50" w:author="David Dayan" w:date="2021-12-03T17:18:00Z">
              <w:tcPr>
                <w:tcW w:w="902" w:type="dxa"/>
                <w:tcBorders>
                  <w:top w:val="nil"/>
                  <w:left w:val="nil"/>
                  <w:bottom w:val="nil"/>
                  <w:right w:val="nil"/>
                </w:tcBorders>
                <w:shd w:val="clear" w:color="auto" w:fill="auto"/>
                <w:noWrap/>
                <w:vAlign w:val="bottom"/>
                <w:hideMark/>
              </w:tcPr>
            </w:tcPrChange>
          </w:tcPr>
          <w:p w14:paraId="02F5174E" w14:textId="77777777" w:rsidR="00036D0E" w:rsidRPr="00036D0E" w:rsidRDefault="00036D0E" w:rsidP="00245317">
            <w:pPr>
              <w:spacing w:after="0" w:line="240" w:lineRule="auto"/>
              <w:jc w:val="center"/>
              <w:rPr>
                <w:ins w:id="5051" w:author="David Dayan" w:date="2021-12-03T17:13:00Z"/>
                <w:rFonts w:ascii="Calibri" w:eastAsia="Times New Roman" w:hAnsi="Calibri" w:cs="Times New Roman"/>
                <w:color w:val="000000"/>
                <w:sz w:val="16"/>
                <w:szCs w:val="16"/>
              </w:rPr>
            </w:pPr>
            <w:ins w:id="50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53" w:author="David Dayan" w:date="2021-12-03T17:18:00Z">
              <w:tcPr>
                <w:tcW w:w="2160" w:type="dxa"/>
                <w:tcBorders>
                  <w:top w:val="nil"/>
                  <w:left w:val="nil"/>
                  <w:bottom w:val="nil"/>
                  <w:right w:val="nil"/>
                </w:tcBorders>
                <w:shd w:val="clear" w:color="auto" w:fill="auto"/>
                <w:noWrap/>
                <w:vAlign w:val="bottom"/>
                <w:hideMark/>
              </w:tcPr>
            </w:tcPrChange>
          </w:tcPr>
          <w:p w14:paraId="0F8BCF86" w14:textId="77777777" w:rsidR="00036D0E" w:rsidRPr="00036D0E" w:rsidRDefault="00036D0E" w:rsidP="00245317">
            <w:pPr>
              <w:spacing w:after="0" w:line="240" w:lineRule="auto"/>
              <w:jc w:val="center"/>
              <w:rPr>
                <w:ins w:id="5054" w:author="David Dayan" w:date="2021-12-03T17:13:00Z"/>
                <w:rFonts w:ascii="Calibri" w:eastAsia="Times New Roman" w:hAnsi="Calibri" w:cs="Times New Roman"/>
                <w:color w:val="000000"/>
                <w:sz w:val="16"/>
                <w:szCs w:val="16"/>
              </w:rPr>
            </w:pPr>
            <w:ins w:id="50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056" w:author="David Dayan" w:date="2021-12-03T17:18:00Z">
              <w:tcPr>
                <w:tcW w:w="2876" w:type="dxa"/>
                <w:gridSpan w:val="2"/>
                <w:tcBorders>
                  <w:top w:val="nil"/>
                  <w:left w:val="nil"/>
                  <w:bottom w:val="nil"/>
                  <w:right w:val="nil"/>
                </w:tcBorders>
                <w:shd w:val="clear" w:color="auto" w:fill="auto"/>
                <w:noWrap/>
                <w:vAlign w:val="bottom"/>
                <w:hideMark/>
              </w:tcPr>
            </w:tcPrChange>
          </w:tcPr>
          <w:p w14:paraId="01A50667" w14:textId="77777777" w:rsidR="00036D0E" w:rsidRPr="00036D0E" w:rsidRDefault="00036D0E" w:rsidP="00245317">
            <w:pPr>
              <w:spacing w:after="0" w:line="240" w:lineRule="auto"/>
              <w:jc w:val="center"/>
              <w:rPr>
                <w:ins w:id="5057" w:author="David Dayan" w:date="2021-12-03T17:13:00Z"/>
                <w:rFonts w:ascii="Calibri" w:eastAsia="Times New Roman" w:hAnsi="Calibri" w:cs="Times New Roman"/>
                <w:color w:val="000000"/>
                <w:sz w:val="16"/>
                <w:szCs w:val="16"/>
              </w:rPr>
            </w:pPr>
            <w:ins w:id="50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059" w:author="David Dayan" w:date="2021-12-03T17:18:00Z">
              <w:tcPr>
                <w:tcW w:w="1426" w:type="dxa"/>
                <w:tcBorders>
                  <w:top w:val="nil"/>
                  <w:left w:val="nil"/>
                  <w:bottom w:val="nil"/>
                  <w:right w:val="nil"/>
                </w:tcBorders>
                <w:shd w:val="clear" w:color="auto" w:fill="auto"/>
                <w:noWrap/>
                <w:vAlign w:val="bottom"/>
                <w:hideMark/>
              </w:tcPr>
            </w:tcPrChange>
          </w:tcPr>
          <w:p w14:paraId="32F342CF" w14:textId="77777777" w:rsidR="00036D0E" w:rsidRPr="00036D0E" w:rsidRDefault="00036D0E" w:rsidP="00245317">
            <w:pPr>
              <w:spacing w:after="0" w:line="240" w:lineRule="auto"/>
              <w:jc w:val="center"/>
              <w:rPr>
                <w:ins w:id="5060" w:author="David Dayan" w:date="2021-12-03T17:13:00Z"/>
                <w:rFonts w:ascii="Calibri" w:eastAsia="Times New Roman" w:hAnsi="Calibri" w:cs="Times New Roman"/>
                <w:color w:val="000000"/>
                <w:sz w:val="16"/>
                <w:szCs w:val="16"/>
              </w:rPr>
            </w:pPr>
            <w:ins w:id="50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30DA7D0" w14:textId="77777777" w:rsidTr="00245317">
        <w:trPr>
          <w:cantSplit/>
          <w:trHeight w:val="20"/>
          <w:ins w:id="5062" w:author="David Dayan" w:date="2021-12-03T17:13:00Z"/>
          <w:trPrChange w:id="50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64" w:author="David Dayan" w:date="2021-12-03T17:18:00Z">
              <w:tcPr>
                <w:tcW w:w="1563" w:type="dxa"/>
                <w:tcBorders>
                  <w:top w:val="nil"/>
                  <w:left w:val="nil"/>
                  <w:bottom w:val="nil"/>
                  <w:right w:val="nil"/>
                </w:tcBorders>
                <w:shd w:val="clear" w:color="auto" w:fill="auto"/>
                <w:noWrap/>
                <w:vAlign w:val="bottom"/>
                <w:hideMark/>
              </w:tcPr>
            </w:tcPrChange>
          </w:tcPr>
          <w:p w14:paraId="51BD69BB" w14:textId="77777777" w:rsidR="00036D0E" w:rsidRPr="00036D0E" w:rsidRDefault="00036D0E" w:rsidP="00245317">
            <w:pPr>
              <w:spacing w:after="0" w:line="240" w:lineRule="auto"/>
              <w:jc w:val="center"/>
              <w:rPr>
                <w:ins w:id="5065" w:author="David Dayan" w:date="2021-12-03T17:13:00Z"/>
                <w:rFonts w:ascii="Calibri" w:eastAsia="Times New Roman" w:hAnsi="Calibri" w:cs="Times New Roman"/>
                <w:color w:val="000000"/>
                <w:sz w:val="16"/>
                <w:szCs w:val="16"/>
              </w:rPr>
            </w:pPr>
            <w:ins w:id="5066" w:author="David Dayan" w:date="2021-12-03T17:13:00Z">
              <w:r w:rsidRPr="00036D0E">
                <w:rPr>
                  <w:rFonts w:ascii="Calibri" w:eastAsia="Times New Roman" w:hAnsi="Calibri" w:cs="Times New Roman"/>
                  <w:color w:val="000000"/>
                  <w:sz w:val="16"/>
                  <w:szCs w:val="16"/>
                </w:rPr>
                <w:t>OtsAC20ROGR_0133</w:t>
              </w:r>
            </w:ins>
          </w:p>
        </w:tc>
        <w:tc>
          <w:tcPr>
            <w:tcW w:w="746" w:type="dxa"/>
            <w:tcBorders>
              <w:top w:val="nil"/>
              <w:left w:val="nil"/>
              <w:bottom w:val="nil"/>
              <w:right w:val="nil"/>
            </w:tcBorders>
            <w:shd w:val="clear" w:color="auto" w:fill="auto"/>
            <w:noWrap/>
            <w:vAlign w:val="bottom"/>
            <w:hideMark/>
            <w:tcPrChange w:id="5067" w:author="David Dayan" w:date="2021-12-03T17:18:00Z">
              <w:tcPr>
                <w:tcW w:w="746" w:type="dxa"/>
                <w:tcBorders>
                  <w:top w:val="nil"/>
                  <w:left w:val="nil"/>
                  <w:bottom w:val="nil"/>
                  <w:right w:val="nil"/>
                </w:tcBorders>
                <w:shd w:val="clear" w:color="auto" w:fill="auto"/>
                <w:noWrap/>
                <w:vAlign w:val="bottom"/>
                <w:hideMark/>
              </w:tcPr>
            </w:tcPrChange>
          </w:tcPr>
          <w:p w14:paraId="6A8E0E23" w14:textId="77777777" w:rsidR="00036D0E" w:rsidRPr="00036D0E" w:rsidRDefault="00036D0E" w:rsidP="00245317">
            <w:pPr>
              <w:spacing w:after="0" w:line="240" w:lineRule="auto"/>
              <w:jc w:val="center"/>
              <w:rPr>
                <w:ins w:id="5068" w:author="David Dayan" w:date="2021-12-03T17:13:00Z"/>
                <w:rFonts w:ascii="Calibri" w:eastAsia="Times New Roman" w:hAnsi="Calibri" w:cs="Times New Roman"/>
                <w:color w:val="000000"/>
                <w:sz w:val="16"/>
                <w:szCs w:val="16"/>
              </w:rPr>
            </w:pPr>
            <w:ins w:id="506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070" w:author="David Dayan" w:date="2021-12-03T17:18:00Z">
              <w:tcPr>
                <w:tcW w:w="599" w:type="dxa"/>
                <w:tcBorders>
                  <w:top w:val="nil"/>
                  <w:left w:val="nil"/>
                  <w:bottom w:val="nil"/>
                  <w:right w:val="nil"/>
                </w:tcBorders>
                <w:shd w:val="clear" w:color="auto" w:fill="auto"/>
                <w:noWrap/>
                <w:vAlign w:val="bottom"/>
                <w:hideMark/>
              </w:tcPr>
            </w:tcPrChange>
          </w:tcPr>
          <w:p w14:paraId="66C1416F" w14:textId="77777777" w:rsidR="00036D0E" w:rsidRPr="00036D0E" w:rsidRDefault="00036D0E" w:rsidP="00245317">
            <w:pPr>
              <w:spacing w:after="0" w:line="240" w:lineRule="auto"/>
              <w:jc w:val="center"/>
              <w:rPr>
                <w:ins w:id="5071" w:author="David Dayan" w:date="2021-12-03T17:13:00Z"/>
                <w:rFonts w:ascii="Calibri" w:eastAsia="Times New Roman" w:hAnsi="Calibri" w:cs="Times New Roman"/>
                <w:color w:val="000000"/>
                <w:sz w:val="16"/>
                <w:szCs w:val="16"/>
              </w:rPr>
            </w:pPr>
            <w:ins w:id="507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073" w:author="David Dayan" w:date="2021-12-03T17:18:00Z">
              <w:tcPr>
                <w:tcW w:w="1142" w:type="dxa"/>
                <w:tcBorders>
                  <w:top w:val="nil"/>
                  <w:left w:val="nil"/>
                  <w:bottom w:val="nil"/>
                  <w:right w:val="nil"/>
                </w:tcBorders>
                <w:shd w:val="clear" w:color="auto" w:fill="auto"/>
                <w:noWrap/>
                <w:vAlign w:val="bottom"/>
                <w:hideMark/>
              </w:tcPr>
            </w:tcPrChange>
          </w:tcPr>
          <w:p w14:paraId="1EF82EAC" w14:textId="77777777" w:rsidR="00036D0E" w:rsidRPr="00036D0E" w:rsidRDefault="00036D0E" w:rsidP="00245317">
            <w:pPr>
              <w:spacing w:after="0" w:line="240" w:lineRule="auto"/>
              <w:jc w:val="center"/>
              <w:rPr>
                <w:ins w:id="5074" w:author="David Dayan" w:date="2021-12-03T17:13:00Z"/>
                <w:rFonts w:ascii="Calibri" w:eastAsia="Times New Roman" w:hAnsi="Calibri" w:cs="Times New Roman"/>
                <w:color w:val="000000"/>
                <w:sz w:val="16"/>
                <w:szCs w:val="16"/>
              </w:rPr>
            </w:pPr>
            <w:ins w:id="50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076" w:author="David Dayan" w:date="2021-12-03T17:18:00Z">
              <w:tcPr>
                <w:tcW w:w="1440" w:type="dxa"/>
                <w:tcBorders>
                  <w:top w:val="nil"/>
                  <w:left w:val="nil"/>
                  <w:bottom w:val="nil"/>
                  <w:right w:val="nil"/>
                </w:tcBorders>
                <w:shd w:val="clear" w:color="auto" w:fill="auto"/>
                <w:noWrap/>
                <w:vAlign w:val="bottom"/>
                <w:hideMark/>
              </w:tcPr>
            </w:tcPrChange>
          </w:tcPr>
          <w:p w14:paraId="32232CD0" w14:textId="77777777" w:rsidR="00036D0E" w:rsidRPr="00036D0E" w:rsidRDefault="00036D0E" w:rsidP="00245317">
            <w:pPr>
              <w:spacing w:after="0" w:line="240" w:lineRule="auto"/>
              <w:jc w:val="center"/>
              <w:rPr>
                <w:ins w:id="5077" w:author="David Dayan" w:date="2021-12-03T17:13:00Z"/>
                <w:rFonts w:ascii="Calibri" w:eastAsia="Times New Roman" w:hAnsi="Calibri" w:cs="Times New Roman"/>
                <w:color w:val="000000"/>
                <w:sz w:val="16"/>
                <w:szCs w:val="16"/>
              </w:rPr>
            </w:pPr>
            <w:ins w:id="50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079" w:author="David Dayan" w:date="2021-12-03T17:18:00Z">
              <w:tcPr>
                <w:tcW w:w="1530" w:type="dxa"/>
                <w:tcBorders>
                  <w:top w:val="nil"/>
                  <w:left w:val="nil"/>
                  <w:bottom w:val="nil"/>
                  <w:right w:val="nil"/>
                </w:tcBorders>
                <w:shd w:val="clear" w:color="auto" w:fill="auto"/>
                <w:noWrap/>
                <w:vAlign w:val="bottom"/>
                <w:hideMark/>
              </w:tcPr>
            </w:tcPrChange>
          </w:tcPr>
          <w:p w14:paraId="0A7B0779" w14:textId="77777777" w:rsidR="00036D0E" w:rsidRPr="00036D0E" w:rsidRDefault="00036D0E" w:rsidP="00245317">
            <w:pPr>
              <w:spacing w:after="0" w:line="240" w:lineRule="auto"/>
              <w:jc w:val="center"/>
              <w:rPr>
                <w:ins w:id="5080" w:author="David Dayan" w:date="2021-12-03T17:13:00Z"/>
                <w:rFonts w:ascii="Calibri" w:eastAsia="Times New Roman" w:hAnsi="Calibri" w:cs="Times New Roman"/>
                <w:color w:val="000000"/>
                <w:sz w:val="16"/>
                <w:szCs w:val="16"/>
              </w:rPr>
            </w:pPr>
            <w:ins w:id="50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082" w:author="David Dayan" w:date="2021-12-03T17:18:00Z">
              <w:tcPr>
                <w:tcW w:w="898" w:type="dxa"/>
                <w:tcBorders>
                  <w:top w:val="nil"/>
                  <w:left w:val="nil"/>
                  <w:bottom w:val="nil"/>
                  <w:right w:val="nil"/>
                </w:tcBorders>
                <w:shd w:val="clear" w:color="auto" w:fill="auto"/>
                <w:noWrap/>
                <w:vAlign w:val="bottom"/>
                <w:hideMark/>
              </w:tcPr>
            </w:tcPrChange>
          </w:tcPr>
          <w:p w14:paraId="2CDA739E" w14:textId="77777777" w:rsidR="00036D0E" w:rsidRPr="00036D0E" w:rsidRDefault="00036D0E" w:rsidP="00245317">
            <w:pPr>
              <w:spacing w:after="0" w:line="240" w:lineRule="auto"/>
              <w:jc w:val="center"/>
              <w:rPr>
                <w:ins w:id="5083" w:author="David Dayan" w:date="2021-12-03T17:13:00Z"/>
                <w:rFonts w:ascii="Calibri" w:eastAsia="Times New Roman" w:hAnsi="Calibri" w:cs="Times New Roman"/>
                <w:color w:val="000000"/>
                <w:sz w:val="16"/>
                <w:szCs w:val="16"/>
              </w:rPr>
            </w:pPr>
            <w:ins w:id="50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085" w:author="David Dayan" w:date="2021-12-03T17:18:00Z">
              <w:tcPr>
                <w:tcW w:w="902" w:type="dxa"/>
                <w:tcBorders>
                  <w:top w:val="nil"/>
                  <w:left w:val="nil"/>
                  <w:bottom w:val="nil"/>
                  <w:right w:val="nil"/>
                </w:tcBorders>
                <w:shd w:val="clear" w:color="auto" w:fill="auto"/>
                <w:noWrap/>
                <w:vAlign w:val="bottom"/>
                <w:hideMark/>
              </w:tcPr>
            </w:tcPrChange>
          </w:tcPr>
          <w:p w14:paraId="539232E3" w14:textId="77777777" w:rsidR="00036D0E" w:rsidRPr="00036D0E" w:rsidRDefault="00036D0E" w:rsidP="00245317">
            <w:pPr>
              <w:spacing w:after="0" w:line="240" w:lineRule="auto"/>
              <w:jc w:val="center"/>
              <w:rPr>
                <w:ins w:id="5086" w:author="David Dayan" w:date="2021-12-03T17:13:00Z"/>
                <w:rFonts w:ascii="Calibri" w:eastAsia="Times New Roman" w:hAnsi="Calibri" w:cs="Times New Roman"/>
                <w:color w:val="000000"/>
                <w:sz w:val="16"/>
                <w:szCs w:val="16"/>
              </w:rPr>
            </w:pPr>
            <w:ins w:id="50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088" w:author="David Dayan" w:date="2021-12-03T17:18:00Z">
              <w:tcPr>
                <w:tcW w:w="2160" w:type="dxa"/>
                <w:tcBorders>
                  <w:top w:val="nil"/>
                  <w:left w:val="nil"/>
                  <w:bottom w:val="nil"/>
                  <w:right w:val="nil"/>
                </w:tcBorders>
                <w:shd w:val="clear" w:color="auto" w:fill="auto"/>
                <w:noWrap/>
                <w:vAlign w:val="bottom"/>
                <w:hideMark/>
              </w:tcPr>
            </w:tcPrChange>
          </w:tcPr>
          <w:p w14:paraId="2AB71B0A" w14:textId="77777777" w:rsidR="00036D0E" w:rsidRPr="00036D0E" w:rsidRDefault="00036D0E" w:rsidP="00245317">
            <w:pPr>
              <w:spacing w:after="0" w:line="240" w:lineRule="auto"/>
              <w:jc w:val="center"/>
              <w:rPr>
                <w:ins w:id="5089" w:author="David Dayan" w:date="2021-12-03T17:13:00Z"/>
                <w:rFonts w:ascii="Calibri" w:eastAsia="Times New Roman" w:hAnsi="Calibri" w:cs="Times New Roman"/>
                <w:color w:val="000000"/>
                <w:sz w:val="16"/>
                <w:szCs w:val="16"/>
              </w:rPr>
            </w:pPr>
            <w:ins w:id="50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091" w:author="David Dayan" w:date="2021-12-03T17:18:00Z">
              <w:tcPr>
                <w:tcW w:w="2876" w:type="dxa"/>
                <w:gridSpan w:val="2"/>
                <w:tcBorders>
                  <w:top w:val="nil"/>
                  <w:left w:val="nil"/>
                  <w:bottom w:val="nil"/>
                  <w:right w:val="nil"/>
                </w:tcBorders>
                <w:shd w:val="clear" w:color="auto" w:fill="auto"/>
                <w:noWrap/>
                <w:vAlign w:val="bottom"/>
                <w:hideMark/>
              </w:tcPr>
            </w:tcPrChange>
          </w:tcPr>
          <w:p w14:paraId="4D9509AD" w14:textId="77777777" w:rsidR="00036D0E" w:rsidRPr="00036D0E" w:rsidRDefault="00036D0E" w:rsidP="00245317">
            <w:pPr>
              <w:spacing w:after="0" w:line="240" w:lineRule="auto"/>
              <w:jc w:val="center"/>
              <w:rPr>
                <w:ins w:id="5092" w:author="David Dayan" w:date="2021-12-03T17:13:00Z"/>
                <w:rFonts w:ascii="Calibri" w:eastAsia="Times New Roman" w:hAnsi="Calibri" w:cs="Times New Roman"/>
                <w:color w:val="000000"/>
                <w:sz w:val="16"/>
                <w:szCs w:val="16"/>
              </w:rPr>
            </w:pPr>
            <w:ins w:id="50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094" w:author="David Dayan" w:date="2021-12-03T17:18:00Z">
              <w:tcPr>
                <w:tcW w:w="1426" w:type="dxa"/>
                <w:tcBorders>
                  <w:top w:val="nil"/>
                  <w:left w:val="nil"/>
                  <w:bottom w:val="nil"/>
                  <w:right w:val="nil"/>
                </w:tcBorders>
                <w:shd w:val="clear" w:color="auto" w:fill="auto"/>
                <w:noWrap/>
                <w:vAlign w:val="bottom"/>
                <w:hideMark/>
              </w:tcPr>
            </w:tcPrChange>
          </w:tcPr>
          <w:p w14:paraId="69A110C8" w14:textId="77777777" w:rsidR="00036D0E" w:rsidRPr="00036D0E" w:rsidRDefault="00036D0E" w:rsidP="00245317">
            <w:pPr>
              <w:spacing w:after="0" w:line="240" w:lineRule="auto"/>
              <w:jc w:val="center"/>
              <w:rPr>
                <w:ins w:id="5095" w:author="David Dayan" w:date="2021-12-03T17:13:00Z"/>
                <w:rFonts w:ascii="Calibri" w:eastAsia="Times New Roman" w:hAnsi="Calibri" w:cs="Times New Roman"/>
                <w:color w:val="000000"/>
                <w:sz w:val="16"/>
                <w:szCs w:val="16"/>
              </w:rPr>
            </w:pPr>
            <w:ins w:id="50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6842874" w14:textId="77777777" w:rsidTr="00245317">
        <w:trPr>
          <w:cantSplit/>
          <w:trHeight w:val="20"/>
          <w:ins w:id="5097" w:author="David Dayan" w:date="2021-12-03T17:13:00Z"/>
          <w:trPrChange w:id="50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099" w:author="David Dayan" w:date="2021-12-03T17:18:00Z">
              <w:tcPr>
                <w:tcW w:w="1563" w:type="dxa"/>
                <w:tcBorders>
                  <w:top w:val="nil"/>
                  <w:left w:val="nil"/>
                  <w:bottom w:val="nil"/>
                  <w:right w:val="nil"/>
                </w:tcBorders>
                <w:shd w:val="clear" w:color="auto" w:fill="auto"/>
                <w:noWrap/>
                <w:vAlign w:val="bottom"/>
                <w:hideMark/>
              </w:tcPr>
            </w:tcPrChange>
          </w:tcPr>
          <w:p w14:paraId="1DEBCAA1" w14:textId="77777777" w:rsidR="00036D0E" w:rsidRPr="00036D0E" w:rsidRDefault="00036D0E" w:rsidP="00245317">
            <w:pPr>
              <w:spacing w:after="0" w:line="240" w:lineRule="auto"/>
              <w:jc w:val="center"/>
              <w:rPr>
                <w:ins w:id="5100" w:author="David Dayan" w:date="2021-12-03T17:13:00Z"/>
                <w:rFonts w:ascii="Calibri" w:eastAsia="Times New Roman" w:hAnsi="Calibri" w:cs="Times New Roman"/>
                <w:color w:val="000000"/>
                <w:sz w:val="16"/>
                <w:szCs w:val="16"/>
              </w:rPr>
            </w:pPr>
            <w:ins w:id="5101" w:author="David Dayan" w:date="2021-12-03T17:13:00Z">
              <w:r w:rsidRPr="00036D0E">
                <w:rPr>
                  <w:rFonts w:ascii="Calibri" w:eastAsia="Times New Roman" w:hAnsi="Calibri" w:cs="Times New Roman"/>
                  <w:color w:val="000000"/>
                  <w:sz w:val="16"/>
                  <w:szCs w:val="16"/>
                </w:rPr>
                <w:t>OtsAC20ROGR_0134</w:t>
              </w:r>
            </w:ins>
          </w:p>
        </w:tc>
        <w:tc>
          <w:tcPr>
            <w:tcW w:w="746" w:type="dxa"/>
            <w:tcBorders>
              <w:top w:val="nil"/>
              <w:left w:val="nil"/>
              <w:bottom w:val="nil"/>
              <w:right w:val="nil"/>
            </w:tcBorders>
            <w:shd w:val="clear" w:color="auto" w:fill="auto"/>
            <w:noWrap/>
            <w:vAlign w:val="bottom"/>
            <w:hideMark/>
            <w:tcPrChange w:id="5102" w:author="David Dayan" w:date="2021-12-03T17:18:00Z">
              <w:tcPr>
                <w:tcW w:w="746" w:type="dxa"/>
                <w:tcBorders>
                  <w:top w:val="nil"/>
                  <w:left w:val="nil"/>
                  <w:bottom w:val="nil"/>
                  <w:right w:val="nil"/>
                </w:tcBorders>
                <w:shd w:val="clear" w:color="auto" w:fill="auto"/>
                <w:noWrap/>
                <w:vAlign w:val="bottom"/>
                <w:hideMark/>
              </w:tcPr>
            </w:tcPrChange>
          </w:tcPr>
          <w:p w14:paraId="79C943D3" w14:textId="77777777" w:rsidR="00036D0E" w:rsidRPr="00036D0E" w:rsidRDefault="00036D0E" w:rsidP="00245317">
            <w:pPr>
              <w:spacing w:after="0" w:line="240" w:lineRule="auto"/>
              <w:jc w:val="center"/>
              <w:rPr>
                <w:ins w:id="5103" w:author="David Dayan" w:date="2021-12-03T17:13:00Z"/>
                <w:rFonts w:ascii="Calibri" w:eastAsia="Times New Roman" w:hAnsi="Calibri" w:cs="Times New Roman"/>
                <w:color w:val="000000"/>
                <w:sz w:val="16"/>
                <w:szCs w:val="16"/>
              </w:rPr>
            </w:pPr>
            <w:ins w:id="510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105" w:author="David Dayan" w:date="2021-12-03T17:18:00Z">
              <w:tcPr>
                <w:tcW w:w="599" w:type="dxa"/>
                <w:tcBorders>
                  <w:top w:val="nil"/>
                  <w:left w:val="nil"/>
                  <w:bottom w:val="nil"/>
                  <w:right w:val="nil"/>
                </w:tcBorders>
                <w:shd w:val="clear" w:color="auto" w:fill="auto"/>
                <w:noWrap/>
                <w:vAlign w:val="bottom"/>
                <w:hideMark/>
              </w:tcPr>
            </w:tcPrChange>
          </w:tcPr>
          <w:p w14:paraId="393BDE7A" w14:textId="77777777" w:rsidR="00036D0E" w:rsidRPr="00036D0E" w:rsidRDefault="00036D0E" w:rsidP="00245317">
            <w:pPr>
              <w:spacing w:after="0" w:line="240" w:lineRule="auto"/>
              <w:jc w:val="center"/>
              <w:rPr>
                <w:ins w:id="5106" w:author="David Dayan" w:date="2021-12-03T17:13:00Z"/>
                <w:rFonts w:ascii="Calibri" w:eastAsia="Times New Roman" w:hAnsi="Calibri" w:cs="Times New Roman"/>
                <w:color w:val="000000"/>
                <w:sz w:val="16"/>
                <w:szCs w:val="16"/>
              </w:rPr>
            </w:pPr>
            <w:ins w:id="510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108" w:author="David Dayan" w:date="2021-12-03T17:18:00Z">
              <w:tcPr>
                <w:tcW w:w="1142" w:type="dxa"/>
                <w:tcBorders>
                  <w:top w:val="nil"/>
                  <w:left w:val="nil"/>
                  <w:bottom w:val="nil"/>
                  <w:right w:val="nil"/>
                </w:tcBorders>
                <w:shd w:val="clear" w:color="auto" w:fill="auto"/>
                <w:noWrap/>
                <w:vAlign w:val="bottom"/>
                <w:hideMark/>
              </w:tcPr>
            </w:tcPrChange>
          </w:tcPr>
          <w:p w14:paraId="48D2CCA8" w14:textId="77777777" w:rsidR="00036D0E" w:rsidRPr="00036D0E" w:rsidRDefault="00036D0E" w:rsidP="00245317">
            <w:pPr>
              <w:spacing w:after="0" w:line="240" w:lineRule="auto"/>
              <w:jc w:val="center"/>
              <w:rPr>
                <w:ins w:id="5109" w:author="David Dayan" w:date="2021-12-03T17:13:00Z"/>
                <w:rFonts w:ascii="Calibri" w:eastAsia="Times New Roman" w:hAnsi="Calibri" w:cs="Times New Roman"/>
                <w:color w:val="000000"/>
                <w:sz w:val="16"/>
                <w:szCs w:val="16"/>
              </w:rPr>
            </w:pPr>
            <w:ins w:id="51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11" w:author="David Dayan" w:date="2021-12-03T17:18:00Z">
              <w:tcPr>
                <w:tcW w:w="1440" w:type="dxa"/>
                <w:tcBorders>
                  <w:top w:val="nil"/>
                  <w:left w:val="nil"/>
                  <w:bottom w:val="nil"/>
                  <w:right w:val="nil"/>
                </w:tcBorders>
                <w:shd w:val="clear" w:color="auto" w:fill="auto"/>
                <w:noWrap/>
                <w:vAlign w:val="bottom"/>
                <w:hideMark/>
              </w:tcPr>
            </w:tcPrChange>
          </w:tcPr>
          <w:p w14:paraId="5A0216CE" w14:textId="77777777" w:rsidR="00036D0E" w:rsidRPr="00036D0E" w:rsidRDefault="00036D0E" w:rsidP="00245317">
            <w:pPr>
              <w:spacing w:after="0" w:line="240" w:lineRule="auto"/>
              <w:jc w:val="center"/>
              <w:rPr>
                <w:ins w:id="5112" w:author="David Dayan" w:date="2021-12-03T17:13:00Z"/>
                <w:rFonts w:ascii="Calibri" w:eastAsia="Times New Roman" w:hAnsi="Calibri" w:cs="Times New Roman"/>
                <w:color w:val="000000"/>
                <w:sz w:val="16"/>
                <w:szCs w:val="16"/>
              </w:rPr>
            </w:pPr>
            <w:ins w:id="51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14" w:author="David Dayan" w:date="2021-12-03T17:18:00Z">
              <w:tcPr>
                <w:tcW w:w="1530" w:type="dxa"/>
                <w:tcBorders>
                  <w:top w:val="nil"/>
                  <w:left w:val="nil"/>
                  <w:bottom w:val="nil"/>
                  <w:right w:val="nil"/>
                </w:tcBorders>
                <w:shd w:val="clear" w:color="auto" w:fill="auto"/>
                <w:noWrap/>
                <w:vAlign w:val="bottom"/>
                <w:hideMark/>
              </w:tcPr>
            </w:tcPrChange>
          </w:tcPr>
          <w:p w14:paraId="1D31CB82" w14:textId="77777777" w:rsidR="00036D0E" w:rsidRPr="00036D0E" w:rsidRDefault="00036D0E" w:rsidP="00245317">
            <w:pPr>
              <w:spacing w:after="0" w:line="240" w:lineRule="auto"/>
              <w:jc w:val="center"/>
              <w:rPr>
                <w:ins w:id="5115" w:author="David Dayan" w:date="2021-12-03T17:13:00Z"/>
                <w:rFonts w:ascii="Calibri" w:eastAsia="Times New Roman" w:hAnsi="Calibri" w:cs="Times New Roman"/>
                <w:color w:val="000000"/>
                <w:sz w:val="16"/>
                <w:szCs w:val="16"/>
              </w:rPr>
            </w:pPr>
            <w:ins w:id="51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17" w:author="David Dayan" w:date="2021-12-03T17:18:00Z">
              <w:tcPr>
                <w:tcW w:w="898" w:type="dxa"/>
                <w:tcBorders>
                  <w:top w:val="nil"/>
                  <w:left w:val="nil"/>
                  <w:bottom w:val="nil"/>
                  <w:right w:val="nil"/>
                </w:tcBorders>
                <w:shd w:val="clear" w:color="auto" w:fill="auto"/>
                <w:noWrap/>
                <w:vAlign w:val="bottom"/>
                <w:hideMark/>
              </w:tcPr>
            </w:tcPrChange>
          </w:tcPr>
          <w:p w14:paraId="1A58F892" w14:textId="77777777" w:rsidR="00036D0E" w:rsidRPr="00036D0E" w:rsidRDefault="00036D0E" w:rsidP="00245317">
            <w:pPr>
              <w:spacing w:after="0" w:line="240" w:lineRule="auto"/>
              <w:jc w:val="center"/>
              <w:rPr>
                <w:ins w:id="5118" w:author="David Dayan" w:date="2021-12-03T17:13:00Z"/>
                <w:rFonts w:ascii="Calibri" w:eastAsia="Times New Roman" w:hAnsi="Calibri" w:cs="Times New Roman"/>
                <w:color w:val="000000"/>
                <w:sz w:val="16"/>
                <w:szCs w:val="16"/>
              </w:rPr>
            </w:pPr>
            <w:ins w:id="51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20" w:author="David Dayan" w:date="2021-12-03T17:18:00Z">
              <w:tcPr>
                <w:tcW w:w="902" w:type="dxa"/>
                <w:tcBorders>
                  <w:top w:val="nil"/>
                  <w:left w:val="nil"/>
                  <w:bottom w:val="nil"/>
                  <w:right w:val="nil"/>
                </w:tcBorders>
                <w:shd w:val="clear" w:color="auto" w:fill="auto"/>
                <w:noWrap/>
                <w:vAlign w:val="bottom"/>
                <w:hideMark/>
              </w:tcPr>
            </w:tcPrChange>
          </w:tcPr>
          <w:p w14:paraId="6244B14F" w14:textId="77777777" w:rsidR="00036D0E" w:rsidRPr="00036D0E" w:rsidRDefault="00036D0E" w:rsidP="00245317">
            <w:pPr>
              <w:spacing w:after="0" w:line="240" w:lineRule="auto"/>
              <w:jc w:val="center"/>
              <w:rPr>
                <w:ins w:id="5121" w:author="David Dayan" w:date="2021-12-03T17:13:00Z"/>
                <w:rFonts w:ascii="Calibri" w:eastAsia="Times New Roman" w:hAnsi="Calibri" w:cs="Times New Roman"/>
                <w:color w:val="000000"/>
                <w:sz w:val="16"/>
                <w:szCs w:val="16"/>
              </w:rPr>
            </w:pPr>
            <w:ins w:id="51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23" w:author="David Dayan" w:date="2021-12-03T17:18:00Z">
              <w:tcPr>
                <w:tcW w:w="2160" w:type="dxa"/>
                <w:tcBorders>
                  <w:top w:val="nil"/>
                  <w:left w:val="nil"/>
                  <w:bottom w:val="nil"/>
                  <w:right w:val="nil"/>
                </w:tcBorders>
                <w:shd w:val="clear" w:color="auto" w:fill="auto"/>
                <w:noWrap/>
                <w:vAlign w:val="bottom"/>
                <w:hideMark/>
              </w:tcPr>
            </w:tcPrChange>
          </w:tcPr>
          <w:p w14:paraId="00530D5A" w14:textId="77777777" w:rsidR="00036D0E" w:rsidRPr="00036D0E" w:rsidRDefault="00036D0E" w:rsidP="00245317">
            <w:pPr>
              <w:spacing w:after="0" w:line="240" w:lineRule="auto"/>
              <w:jc w:val="center"/>
              <w:rPr>
                <w:ins w:id="5124" w:author="David Dayan" w:date="2021-12-03T17:13:00Z"/>
                <w:rFonts w:ascii="Calibri" w:eastAsia="Times New Roman" w:hAnsi="Calibri" w:cs="Times New Roman"/>
                <w:color w:val="000000"/>
                <w:sz w:val="16"/>
                <w:szCs w:val="16"/>
              </w:rPr>
            </w:pPr>
            <w:ins w:id="51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126" w:author="David Dayan" w:date="2021-12-03T17:18:00Z">
              <w:tcPr>
                <w:tcW w:w="2876" w:type="dxa"/>
                <w:gridSpan w:val="2"/>
                <w:tcBorders>
                  <w:top w:val="nil"/>
                  <w:left w:val="nil"/>
                  <w:bottom w:val="nil"/>
                  <w:right w:val="nil"/>
                </w:tcBorders>
                <w:shd w:val="clear" w:color="auto" w:fill="auto"/>
                <w:noWrap/>
                <w:vAlign w:val="bottom"/>
                <w:hideMark/>
              </w:tcPr>
            </w:tcPrChange>
          </w:tcPr>
          <w:p w14:paraId="0D33ED85" w14:textId="77777777" w:rsidR="00036D0E" w:rsidRPr="00036D0E" w:rsidRDefault="00036D0E" w:rsidP="00245317">
            <w:pPr>
              <w:spacing w:after="0" w:line="240" w:lineRule="auto"/>
              <w:jc w:val="center"/>
              <w:rPr>
                <w:ins w:id="5127" w:author="David Dayan" w:date="2021-12-03T17:13:00Z"/>
                <w:rFonts w:ascii="Calibri" w:eastAsia="Times New Roman" w:hAnsi="Calibri" w:cs="Times New Roman"/>
                <w:color w:val="000000"/>
                <w:sz w:val="16"/>
                <w:szCs w:val="16"/>
              </w:rPr>
            </w:pPr>
            <w:ins w:id="51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129" w:author="David Dayan" w:date="2021-12-03T17:18:00Z">
              <w:tcPr>
                <w:tcW w:w="1426" w:type="dxa"/>
                <w:tcBorders>
                  <w:top w:val="nil"/>
                  <w:left w:val="nil"/>
                  <w:bottom w:val="nil"/>
                  <w:right w:val="nil"/>
                </w:tcBorders>
                <w:shd w:val="clear" w:color="auto" w:fill="auto"/>
                <w:noWrap/>
                <w:vAlign w:val="bottom"/>
                <w:hideMark/>
              </w:tcPr>
            </w:tcPrChange>
          </w:tcPr>
          <w:p w14:paraId="1C2BC729" w14:textId="77777777" w:rsidR="00036D0E" w:rsidRPr="00036D0E" w:rsidRDefault="00036D0E" w:rsidP="00245317">
            <w:pPr>
              <w:spacing w:after="0" w:line="240" w:lineRule="auto"/>
              <w:jc w:val="center"/>
              <w:rPr>
                <w:ins w:id="5130" w:author="David Dayan" w:date="2021-12-03T17:13:00Z"/>
                <w:rFonts w:ascii="Calibri" w:eastAsia="Times New Roman" w:hAnsi="Calibri" w:cs="Times New Roman"/>
                <w:color w:val="000000"/>
                <w:sz w:val="16"/>
                <w:szCs w:val="16"/>
              </w:rPr>
            </w:pPr>
            <w:ins w:id="51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E709E2" w14:textId="77777777" w:rsidTr="00245317">
        <w:trPr>
          <w:cantSplit/>
          <w:trHeight w:val="20"/>
          <w:ins w:id="5132" w:author="David Dayan" w:date="2021-12-03T17:13:00Z"/>
          <w:trPrChange w:id="51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34" w:author="David Dayan" w:date="2021-12-03T17:18:00Z">
              <w:tcPr>
                <w:tcW w:w="1563" w:type="dxa"/>
                <w:tcBorders>
                  <w:top w:val="nil"/>
                  <w:left w:val="nil"/>
                  <w:bottom w:val="nil"/>
                  <w:right w:val="nil"/>
                </w:tcBorders>
                <w:shd w:val="clear" w:color="auto" w:fill="auto"/>
                <w:noWrap/>
                <w:vAlign w:val="bottom"/>
                <w:hideMark/>
              </w:tcPr>
            </w:tcPrChange>
          </w:tcPr>
          <w:p w14:paraId="2710E06B" w14:textId="77777777" w:rsidR="00036D0E" w:rsidRPr="00036D0E" w:rsidRDefault="00036D0E" w:rsidP="00245317">
            <w:pPr>
              <w:spacing w:after="0" w:line="240" w:lineRule="auto"/>
              <w:jc w:val="center"/>
              <w:rPr>
                <w:ins w:id="5135" w:author="David Dayan" w:date="2021-12-03T17:13:00Z"/>
                <w:rFonts w:ascii="Calibri" w:eastAsia="Times New Roman" w:hAnsi="Calibri" w:cs="Times New Roman"/>
                <w:color w:val="000000"/>
                <w:sz w:val="16"/>
                <w:szCs w:val="16"/>
              </w:rPr>
            </w:pPr>
            <w:ins w:id="5136" w:author="David Dayan" w:date="2021-12-03T17:13:00Z">
              <w:r w:rsidRPr="00036D0E">
                <w:rPr>
                  <w:rFonts w:ascii="Calibri" w:eastAsia="Times New Roman" w:hAnsi="Calibri" w:cs="Times New Roman"/>
                  <w:color w:val="000000"/>
                  <w:sz w:val="16"/>
                  <w:szCs w:val="16"/>
                </w:rPr>
                <w:t>OtsAC20ROGR_0135</w:t>
              </w:r>
            </w:ins>
          </w:p>
        </w:tc>
        <w:tc>
          <w:tcPr>
            <w:tcW w:w="746" w:type="dxa"/>
            <w:tcBorders>
              <w:top w:val="nil"/>
              <w:left w:val="nil"/>
              <w:bottom w:val="nil"/>
              <w:right w:val="nil"/>
            </w:tcBorders>
            <w:shd w:val="clear" w:color="auto" w:fill="auto"/>
            <w:noWrap/>
            <w:vAlign w:val="bottom"/>
            <w:hideMark/>
            <w:tcPrChange w:id="5137" w:author="David Dayan" w:date="2021-12-03T17:18:00Z">
              <w:tcPr>
                <w:tcW w:w="746" w:type="dxa"/>
                <w:tcBorders>
                  <w:top w:val="nil"/>
                  <w:left w:val="nil"/>
                  <w:bottom w:val="nil"/>
                  <w:right w:val="nil"/>
                </w:tcBorders>
                <w:shd w:val="clear" w:color="auto" w:fill="auto"/>
                <w:noWrap/>
                <w:vAlign w:val="bottom"/>
                <w:hideMark/>
              </w:tcPr>
            </w:tcPrChange>
          </w:tcPr>
          <w:p w14:paraId="4D7E24D0" w14:textId="77777777" w:rsidR="00036D0E" w:rsidRPr="00036D0E" w:rsidRDefault="00036D0E" w:rsidP="00245317">
            <w:pPr>
              <w:spacing w:after="0" w:line="240" w:lineRule="auto"/>
              <w:jc w:val="center"/>
              <w:rPr>
                <w:ins w:id="5138" w:author="David Dayan" w:date="2021-12-03T17:13:00Z"/>
                <w:rFonts w:ascii="Calibri" w:eastAsia="Times New Roman" w:hAnsi="Calibri" w:cs="Times New Roman"/>
                <w:color w:val="000000"/>
                <w:sz w:val="16"/>
                <w:szCs w:val="16"/>
              </w:rPr>
            </w:pPr>
            <w:ins w:id="5139"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140" w:author="David Dayan" w:date="2021-12-03T17:18:00Z">
              <w:tcPr>
                <w:tcW w:w="599" w:type="dxa"/>
                <w:tcBorders>
                  <w:top w:val="nil"/>
                  <w:left w:val="nil"/>
                  <w:bottom w:val="nil"/>
                  <w:right w:val="nil"/>
                </w:tcBorders>
                <w:shd w:val="clear" w:color="auto" w:fill="auto"/>
                <w:noWrap/>
                <w:vAlign w:val="bottom"/>
                <w:hideMark/>
              </w:tcPr>
            </w:tcPrChange>
          </w:tcPr>
          <w:p w14:paraId="7B572563" w14:textId="77777777" w:rsidR="00036D0E" w:rsidRPr="00036D0E" w:rsidRDefault="00036D0E" w:rsidP="00245317">
            <w:pPr>
              <w:spacing w:after="0" w:line="240" w:lineRule="auto"/>
              <w:jc w:val="center"/>
              <w:rPr>
                <w:ins w:id="5141" w:author="David Dayan" w:date="2021-12-03T17:13:00Z"/>
                <w:rFonts w:ascii="Calibri" w:eastAsia="Times New Roman" w:hAnsi="Calibri" w:cs="Times New Roman"/>
                <w:color w:val="000000"/>
                <w:sz w:val="16"/>
                <w:szCs w:val="16"/>
              </w:rPr>
            </w:pPr>
            <w:ins w:id="5142"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143" w:author="David Dayan" w:date="2021-12-03T17:18:00Z">
              <w:tcPr>
                <w:tcW w:w="1142" w:type="dxa"/>
                <w:tcBorders>
                  <w:top w:val="nil"/>
                  <w:left w:val="nil"/>
                  <w:bottom w:val="nil"/>
                  <w:right w:val="nil"/>
                </w:tcBorders>
                <w:shd w:val="clear" w:color="auto" w:fill="auto"/>
                <w:noWrap/>
                <w:vAlign w:val="bottom"/>
                <w:hideMark/>
              </w:tcPr>
            </w:tcPrChange>
          </w:tcPr>
          <w:p w14:paraId="59424165" w14:textId="77777777" w:rsidR="00036D0E" w:rsidRPr="00036D0E" w:rsidRDefault="00036D0E" w:rsidP="00245317">
            <w:pPr>
              <w:spacing w:after="0" w:line="240" w:lineRule="auto"/>
              <w:jc w:val="center"/>
              <w:rPr>
                <w:ins w:id="5144" w:author="David Dayan" w:date="2021-12-03T17:13:00Z"/>
                <w:rFonts w:ascii="Calibri" w:eastAsia="Times New Roman" w:hAnsi="Calibri" w:cs="Times New Roman"/>
                <w:color w:val="000000"/>
                <w:sz w:val="16"/>
                <w:szCs w:val="16"/>
              </w:rPr>
            </w:pPr>
            <w:ins w:id="51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46" w:author="David Dayan" w:date="2021-12-03T17:18:00Z">
              <w:tcPr>
                <w:tcW w:w="1440" w:type="dxa"/>
                <w:tcBorders>
                  <w:top w:val="nil"/>
                  <w:left w:val="nil"/>
                  <w:bottom w:val="nil"/>
                  <w:right w:val="nil"/>
                </w:tcBorders>
                <w:shd w:val="clear" w:color="auto" w:fill="auto"/>
                <w:noWrap/>
                <w:vAlign w:val="bottom"/>
                <w:hideMark/>
              </w:tcPr>
            </w:tcPrChange>
          </w:tcPr>
          <w:p w14:paraId="5DD3B866" w14:textId="77777777" w:rsidR="00036D0E" w:rsidRPr="00036D0E" w:rsidRDefault="00036D0E" w:rsidP="00245317">
            <w:pPr>
              <w:spacing w:after="0" w:line="240" w:lineRule="auto"/>
              <w:jc w:val="center"/>
              <w:rPr>
                <w:ins w:id="5147" w:author="David Dayan" w:date="2021-12-03T17:13:00Z"/>
                <w:rFonts w:ascii="Calibri" w:eastAsia="Times New Roman" w:hAnsi="Calibri" w:cs="Times New Roman"/>
                <w:color w:val="000000"/>
                <w:sz w:val="16"/>
                <w:szCs w:val="16"/>
              </w:rPr>
            </w:pPr>
            <w:ins w:id="51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49" w:author="David Dayan" w:date="2021-12-03T17:18:00Z">
              <w:tcPr>
                <w:tcW w:w="1530" w:type="dxa"/>
                <w:tcBorders>
                  <w:top w:val="nil"/>
                  <w:left w:val="nil"/>
                  <w:bottom w:val="nil"/>
                  <w:right w:val="nil"/>
                </w:tcBorders>
                <w:shd w:val="clear" w:color="auto" w:fill="auto"/>
                <w:noWrap/>
                <w:vAlign w:val="bottom"/>
                <w:hideMark/>
              </w:tcPr>
            </w:tcPrChange>
          </w:tcPr>
          <w:p w14:paraId="1E5612CC" w14:textId="77777777" w:rsidR="00036D0E" w:rsidRPr="00036D0E" w:rsidRDefault="00036D0E" w:rsidP="00245317">
            <w:pPr>
              <w:spacing w:after="0" w:line="240" w:lineRule="auto"/>
              <w:jc w:val="center"/>
              <w:rPr>
                <w:ins w:id="5150" w:author="David Dayan" w:date="2021-12-03T17:13:00Z"/>
                <w:rFonts w:ascii="Calibri" w:eastAsia="Times New Roman" w:hAnsi="Calibri" w:cs="Times New Roman"/>
                <w:color w:val="000000"/>
                <w:sz w:val="16"/>
                <w:szCs w:val="16"/>
              </w:rPr>
            </w:pPr>
            <w:ins w:id="51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52" w:author="David Dayan" w:date="2021-12-03T17:18:00Z">
              <w:tcPr>
                <w:tcW w:w="898" w:type="dxa"/>
                <w:tcBorders>
                  <w:top w:val="nil"/>
                  <w:left w:val="nil"/>
                  <w:bottom w:val="nil"/>
                  <w:right w:val="nil"/>
                </w:tcBorders>
                <w:shd w:val="clear" w:color="auto" w:fill="auto"/>
                <w:noWrap/>
                <w:vAlign w:val="bottom"/>
                <w:hideMark/>
              </w:tcPr>
            </w:tcPrChange>
          </w:tcPr>
          <w:p w14:paraId="671BEB9B" w14:textId="77777777" w:rsidR="00036D0E" w:rsidRPr="00036D0E" w:rsidRDefault="00036D0E" w:rsidP="00245317">
            <w:pPr>
              <w:spacing w:after="0" w:line="240" w:lineRule="auto"/>
              <w:jc w:val="center"/>
              <w:rPr>
                <w:ins w:id="5153" w:author="David Dayan" w:date="2021-12-03T17:13:00Z"/>
                <w:rFonts w:ascii="Calibri" w:eastAsia="Times New Roman" w:hAnsi="Calibri" w:cs="Times New Roman"/>
                <w:color w:val="000000"/>
                <w:sz w:val="16"/>
                <w:szCs w:val="16"/>
              </w:rPr>
            </w:pPr>
            <w:ins w:id="51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55" w:author="David Dayan" w:date="2021-12-03T17:18:00Z">
              <w:tcPr>
                <w:tcW w:w="902" w:type="dxa"/>
                <w:tcBorders>
                  <w:top w:val="nil"/>
                  <w:left w:val="nil"/>
                  <w:bottom w:val="nil"/>
                  <w:right w:val="nil"/>
                </w:tcBorders>
                <w:shd w:val="clear" w:color="auto" w:fill="auto"/>
                <w:noWrap/>
                <w:vAlign w:val="bottom"/>
                <w:hideMark/>
              </w:tcPr>
            </w:tcPrChange>
          </w:tcPr>
          <w:p w14:paraId="352A8ECC" w14:textId="77777777" w:rsidR="00036D0E" w:rsidRPr="00036D0E" w:rsidRDefault="00036D0E" w:rsidP="00245317">
            <w:pPr>
              <w:spacing w:after="0" w:line="240" w:lineRule="auto"/>
              <w:jc w:val="center"/>
              <w:rPr>
                <w:ins w:id="5156" w:author="David Dayan" w:date="2021-12-03T17:13:00Z"/>
                <w:rFonts w:ascii="Calibri" w:eastAsia="Times New Roman" w:hAnsi="Calibri" w:cs="Times New Roman"/>
                <w:color w:val="000000"/>
                <w:sz w:val="16"/>
                <w:szCs w:val="16"/>
              </w:rPr>
            </w:pPr>
            <w:ins w:id="51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58" w:author="David Dayan" w:date="2021-12-03T17:18:00Z">
              <w:tcPr>
                <w:tcW w:w="2160" w:type="dxa"/>
                <w:tcBorders>
                  <w:top w:val="nil"/>
                  <w:left w:val="nil"/>
                  <w:bottom w:val="nil"/>
                  <w:right w:val="nil"/>
                </w:tcBorders>
                <w:shd w:val="clear" w:color="auto" w:fill="auto"/>
                <w:noWrap/>
                <w:vAlign w:val="bottom"/>
                <w:hideMark/>
              </w:tcPr>
            </w:tcPrChange>
          </w:tcPr>
          <w:p w14:paraId="3CB4FAC1" w14:textId="77777777" w:rsidR="00036D0E" w:rsidRPr="00036D0E" w:rsidRDefault="00036D0E" w:rsidP="00245317">
            <w:pPr>
              <w:spacing w:after="0" w:line="240" w:lineRule="auto"/>
              <w:jc w:val="center"/>
              <w:rPr>
                <w:ins w:id="5159" w:author="David Dayan" w:date="2021-12-03T17:13:00Z"/>
                <w:rFonts w:ascii="Calibri" w:eastAsia="Times New Roman" w:hAnsi="Calibri" w:cs="Times New Roman"/>
                <w:color w:val="000000"/>
                <w:sz w:val="16"/>
                <w:szCs w:val="16"/>
              </w:rPr>
            </w:pPr>
            <w:ins w:id="51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161" w:author="David Dayan" w:date="2021-12-03T17:18:00Z">
              <w:tcPr>
                <w:tcW w:w="2876" w:type="dxa"/>
                <w:gridSpan w:val="2"/>
                <w:tcBorders>
                  <w:top w:val="nil"/>
                  <w:left w:val="nil"/>
                  <w:bottom w:val="nil"/>
                  <w:right w:val="nil"/>
                </w:tcBorders>
                <w:shd w:val="clear" w:color="auto" w:fill="auto"/>
                <w:noWrap/>
                <w:vAlign w:val="bottom"/>
                <w:hideMark/>
              </w:tcPr>
            </w:tcPrChange>
          </w:tcPr>
          <w:p w14:paraId="0604A55E" w14:textId="77777777" w:rsidR="00036D0E" w:rsidRPr="00036D0E" w:rsidRDefault="00036D0E" w:rsidP="00245317">
            <w:pPr>
              <w:spacing w:after="0" w:line="240" w:lineRule="auto"/>
              <w:jc w:val="center"/>
              <w:rPr>
                <w:ins w:id="5162" w:author="David Dayan" w:date="2021-12-03T17:13:00Z"/>
                <w:rFonts w:ascii="Calibri" w:eastAsia="Times New Roman" w:hAnsi="Calibri" w:cs="Times New Roman"/>
                <w:color w:val="000000"/>
                <w:sz w:val="16"/>
                <w:szCs w:val="16"/>
              </w:rPr>
            </w:pPr>
            <w:ins w:id="51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164" w:author="David Dayan" w:date="2021-12-03T17:18:00Z">
              <w:tcPr>
                <w:tcW w:w="1426" w:type="dxa"/>
                <w:tcBorders>
                  <w:top w:val="nil"/>
                  <w:left w:val="nil"/>
                  <w:bottom w:val="nil"/>
                  <w:right w:val="nil"/>
                </w:tcBorders>
                <w:shd w:val="clear" w:color="auto" w:fill="auto"/>
                <w:noWrap/>
                <w:vAlign w:val="bottom"/>
                <w:hideMark/>
              </w:tcPr>
            </w:tcPrChange>
          </w:tcPr>
          <w:p w14:paraId="7B48C629" w14:textId="77777777" w:rsidR="00036D0E" w:rsidRPr="00036D0E" w:rsidRDefault="00036D0E" w:rsidP="00245317">
            <w:pPr>
              <w:spacing w:after="0" w:line="240" w:lineRule="auto"/>
              <w:jc w:val="center"/>
              <w:rPr>
                <w:ins w:id="5165" w:author="David Dayan" w:date="2021-12-03T17:13:00Z"/>
                <w:rFonts w:ascii="Calibri" w:eastAsia="Times New Roman" w:hAnsi="Calibri" w:cs="Times New Roman"/>
                <w:color w:val="000000"/>
                <w:sz w:val="16"/>
                <w:szCs w:val="16"/>
              </w:rPr>
            </w:pPr>
            <w:ins w:id="51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42B6DF8" w14:textId="77777777" w:rsidTr="00245317">
        <w:trPr>
          <w:cantSplit/>
          <w:trHeight w:val="20"/>
          <w:ins w:id="5167" w:author="David Dayan" w:date="2021-12-03T17:13:00Z"/>
          <w:trPrChange w:id="51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169" w:author="David Dayan" w:date="2021-12-03T17:18:00Z">
              <w:tcPr>
                <w:tcW w:w="1563" w:type="dxa"/>
                <w:tcBorders>
                  <w:top w:val="nil"/>
                  <w:left w:val="nil"/>
                  <w:bottom w:val="nil"/>
                  <w:right w:val="nil"/>
                </w:tcBorders>
                <w:shd w:val="clear" w:color="auto" w:fill="auto"/>
                <w:noWrap/>
                <w:vAlign w:val="bottom"/>
                <w:hideMark/>
              </w:tcPr>
            </w:tcPrChange>
          </w:tcPr>
          <w:p w14:paraId="0772E7AA" w14:textId="77777777" w:rsidR="00036D0E" w:rsidRPr="00036D0E" w:rsidRDefault="00036D0E" w:rsidP="00245317">
            <w:pPr>
              <w:spacing w:after="0" w:line="240" w:lineRule="auto"/>
              <w:jc w:val="center"/>
              <w:rPr>
                <w:ins w:id="5170" w:author="David Dayan" w:date="2021-12-03T17:13:00Z"/>
                <w:rFonts w:ascii="Calibri" w:eastAsia="Times New Roman" w:hAnsi="Calibri" w:cs="Times New Roman"/>
                <w:color w:val="000000"/>
                <w:sz w:val="16"/>
                <w:szCs w:val="16"/>
              </w:rPr>
            </w:pPr>
            <w:ins w:id="5171" w:author="David Dayan" w:date="2021-12-03T17:13:00Z">
              <w:r w:rsidRPr="00036D0E">
                <w:rPr>
                  <w:rFonts w:ascii="Calibri" w:eastAsia="Times New Roman" w:hAnsi="Calibri" w:cs="Times New Roman"/>
                  <w:color w:val="000000"/>
                  <w:sz w:val="16"/>
                  <w:szCs w:val="16"/>
                </w:rPr>
                <w:t>OtsAC20ROGR_0136</w:t>
              </w:r>
            </w:ins>
          </w:p>
        </w:tc>
        <w:tc>
          <w:tcPr>
            <w:tcW w:w="746" w:type="dxa"/>
            <w:tcBorders>
              <w:top w:val="nil"/>
              <w:left w:val="nil"/>
              <w:bottom w:val="nil"/>
              <w:right w:val="nil"/>
            </w:tcBorders>
            <w:shd w:val="clear" w:color="auto" w:fill="auto"/>
            <w:noWrap/>
            <w:vAlign w:val="bottom"/>
            <w:hideMark/>
            <w:tcPrChange w:id="5172" w:author="David Dayan" w:date="2021-12-03T17:18:00Z">
              <w:tcPr>
                <w:tcW w:w="746" w:type="dxa"/>
                <w:tcBorders>
                  <w:top w:val="nil"/>
                  <w:left w:val="nil"/>
                  <w:bottom w:val="nil"/>
                  <w:right w:val="nil"/>
                </w:tcBorders>
                <w:shd w:val="clear" w:color="auto" w:fill="auto"/>
                <w:noWrap/>
                <w:vAlign w:val="bottom"/>
                <w:hideMark/>
              </w:tcPr>
            </w:tcPrChange>
          </w:tcPr>
          <w:p w14:paraId="5E2E1FF3" w14:textId="77777777" w:rsidR="00036D0E" w:rsidRPr="00036D0E" w:rsidRDefault="00036D0E" w:rsidP="00245317">
            <w:pPr>
              <w:spacing w:after="0" w:line="240" w:lineRule="auto"/>
              <w:jc w:val="center"/>
              <w:rPr>
                <w:ins w:id="5173" w:author="David Dayan" w:date="2021-12-03T17:13:00Z"/>
                <w:rFonts w:ascii="Calibri" w:eastAsia="Times New Roman" w:hAnsi="Calibri" w:cs="Times New Roman"/>
                <w:color w:val="000000"/>
                <w:sz w:val="16"/>
                <w:szCs w:val="16"/>
              </w:rPr>
            </w:pPr>
            <w:ins w:id="5174" w:author="David Dayan" w:date="2021-12-03T17:13:00Z">
              <w:r w:rsidRPr="00036D0E">
                <w:rPr>
                  <w:rFonts w:ascii="Calibri" w:eastAsia="Times New Roman" w:hAnsi="Calibri" w:cs="Times New Roman"/>
                  <w:color w:val="000000"/>
                  <w:sz w:val="16"/>
                  <w:szCs w:val="16"/>
                </w:rPr>
                <w:t>8/31/20</w:t>
              </w:r>
            </w:ins>
          </w:p>
        </w:tc>
        <w:tc>
          <w:tcPr>
            <w:tcW w:w="599" w:type="dxa"/>
            <w:tcBorders>
              <w:top w:val="nil"/>
              <w:left w:val="nil"/>
              <w:bottom w:val="nil"/>
              <w:right w:val="nil"/>
            </w:tcBorders>
            <w:shd w:val="clear" w:color="auto" w:fill="auto"/>
            <w:noWrap/>
            <w:vAlign w:val="bottom"/>
            <w:hideMark/>
            <w:tcPrChange w:id="5175" w:author="David Dayan" w:date="2021-12-03T17:18:00Z">
              <w:tcPr>
                <w:tcW w:w="599" w:type="dxa"/>
                <w:tcBorders>
                  <w:top w:val="nil"/>
                  <w:left w:val="nil"/>
                  <w:bottom w:val="nil"/>
                  <w:right w:val="nil"/>
                </w:tcBorders>
                <w:shd w:val="clear" w:color="auto" w:fill="auto"/>
                <w:noWrap/>
                <w:vAlign w:val="bottom"/>
                <w:hideMark/>
              </w:tcPr>
            </w:tcPrChange>
          </w:tcPr>
          <w:p w14:paraId="2A8C9A26" w14:textId="77777777" w:rsidR="00036D0E" w:rsidRPr="00036D0E" w:rsidRDefault="00036D0E" w:rsidP="00245317">
            <w:pPr>
              <w:spacing w:after="0" w:line="240" w:lineRule="auto"/>
              <w:jc w:val="center"/>
              <w:rPr>
                <w:ins w:id="5176" w:author="David Dayan" w:date="2021-12-03T17:13:00Z"/>
                <w:rFonts w:ascii="Calibri" w:eastAsia="Times New Roman" w:hAnsi="Calibri" w:cs="Times New Roman"/>
                <w:color w:val="000000"/>
                <w:sz w:val="16"/>
                <w:szCs w:val="16"/>
              </w:rPr>
            </w:pPr>
            <w:ins w:id="5177" w:author="David Dayan" w:date="2021-12-03T17:13:00Z">
              <w:r w:rsidRPr="00036D0E">
                <w:rPr>
                  <w:rFonts w:ascii="Calibri" w:eastAsia="Times New Roman" w:hAnsi="Calibri" w:cs="Times New Roman"/>
                  <w:color w:val="000000"/>
                  <w:sz w:val="16"/>
                  <w:szCs w:val="16"/>
                </w:rPr>
                <w:t>244</w:t>
              </w:r>
            </w:ins>
          </w:p>
        </w:tc>
        <w:tc>
          <w:tcPr>
            <w:tcW w:w="1142" w:type="dxa"/>
            <w:tcBorders>
              <w:top w:val="nil"/>
              <w:left w:val="nil"/>
              <w:bottom w:val="nil"/>
              <w:right w:val="nil"/>
            </w:tcBorders>
            <w:shd w:val="clear" w:color="auto" w:fill="auto"/>
            <w:noWrap/>
            <w:vAlign w:val="bottom"/>
            <w:hideMark/>
            <w:tcPrChange w:id="5178" w:author="David Dayan" w:date="2021-12-03T17:18:00Z">
              <w:tcPr>
                <w:tcW w:w="1142" w:type="dxa"/>
                <w:tcBorders>
                  <w:top w:val="nil"/>
                  <w:left w:val="nil"/>
                  <w:bottom w:val="nil"/>
                  <w:right w:val="nil"/>
                </w:tcBorders>
                <w:shd w:val="clear" w:color="auto" w:fill="auto"/>
                <w:noWrap/>
                <w:vAlign w:val="bottom"/>
                <w:hideMark/>
              </w:tcPr>
            </w:tcPrChange>
          </w:tcPr>
          <w:p w14:paraId="6F027AB8" w14:textId="77777777" w:rsidR="00036D0E" w:rsidRPr="00036D0E" w:rsidRDefault="00036D0E" w:rsidP="00245317">
            <w:pPr>
              <w:spacing w:after="0" w:line="240" w:lineRule="auto"/>
              <w:jc w:val="center"/>
              <w:rPr>
                <w:ins w:id="5179" w:author="David Dayan" w:date="2021-12-03T17:13:00Z"/>
                <w:rFonts w:ascii="Calibri" w:eastAsia="Times New Roman" w:hAnsi="Calibri" w:cs="Times New Roman"/>
                <w:color w:val="000000"/>
                <w:sz w:val="16"/>
                <w:szCs w:val="16"/>
              </w:rPr>
            </w:pPr>
            <w:ins w:id="51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181" w:author="David Dayan" w:date="2021-12-03T17:18:00Z">
              <w:tcPr>
                <w:tcW w:w="1440" w:type="dxa"/>
                <w:tcBorders>
                  <w:top w:val="nil"/>
                  <w:left w:val="nil"/>
                  <w:bottom w:val="nil"/>
                  <w:right w:val="nil"/>
                </w:tcBorders>
                <w:shd w:val="clear" w:color="auto" w:fill="auto"/>
                <w:noWrap/>
                <w:vAlign w:val="bottom"/>
                <w:hideMark/>
              </w:tcPr>
            </w:tcPrChange>
          </w:tcPr>
          <w:p w14:paraId="4D2AD9A8" w14:textId="77777777" w:rsidR="00036D0E" w:rsidRPr="00036D0E" w:rsidRDefault="00036D0E" w:rsidP="00245317">
            <w:pPr>
              <w:spacing w:after="0" w:line="240" w:lineRule="auto"/>
              <w:jc w:val="center"/>
              <w:rPr>
                <w:ins w:id="5182" w:author="David Dayan" w:date="2021-12-03T17:13:00Z"/>
                <w:rFonts w:ascii="Calibri" w:eastAsia="Times New Roman" w:hAnsi="Calibri" w:cs="Times New Roman"/>
                <w:color w:val="000000"/>
                <w:sz w:val="16"/>
                <w:szCs w:val="16"/>
              </w:rPr>
            </w:pPr>
            <w:ins w:id="51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184" w:author="David Dayan" w:date="2021-12-03T17:18:00Z">
              <w:tcPr>
                <w:tcW w:w="1530" w:type="dxa"/>
                <w:tcBorders>
                  <w:top w:val="nil"/>
                  <w:left w:val="nil"/>
                  <w:bottom w:val="nil"/>
                  <w:right w:val="nil"/>
                </w:tcBorders>
                <w:shd w:val="clear" w:color="auto" w:fill="auto"/>
                <w:noWrap/>
                <w:vAlign w:val="bottom"/>
                <w:hideMark/>
              </w:tcPr>
            </w:tcPrChange>
          </w:tcPr>
          <w:p w14:paraId="7FECE2C3" w14:textId="77777777" w:rsidR="00036D0E" w:rsidRPr="00036D0E" w:rsidRDefault="00036D0E" w:rsidP="00245317">
            <w:pPr>
              <w:spacing w:after="0" w:line="240" w:lineRule="auto"/>
              <w:jc w:val="center"/>
              <w:rPr>
                <w:ins w:id="5185" w:author="David Dayan" w:date="2021-12-03T17:13:00Z"/>
                <w:rFonts w:ascii="Calibri" w:eastAsia="Times New Roman" w:hAnsi="Calibri" w:cs="Times New Roman"/>
                <w:color w:val="000000"/>
                <w:sz w:val="16"/>
                <w:szCs w:val="16"/>
              </w:rPr>
            </w:pPr>
            <w:ins w:id="51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187" w:author="David Dayan" w:date="2021-12-03T17:18:00Z">
              <w:tcPr>
                <w:tcW w:w="898" w:type="dxa"/>
                <w:tcBorders>
                  <w:top w:val="nil"/>
                  <w:left w:val="nil"/>
                  <w:bottom w:val="nil"/>
                  <w:right w:val="nil"/>
                </w:tcBorders>
                <w:shd w:val="clear" w:color="auto" w:fill="auto"/>
                <w:noWrap/>
                <w:vAlign w:val="bottom"/>
                <w:hideMark/>
              </w:tcPr>
            </w:tcPrChange>
          </w:tcPr>
          <w:p w14:paraId="3DC43FC9" w14:textId="77777777" w:rsidR="00036D0E" w:rsidRPr="00036D0E" w:rsidRDefault="00036D0E" w:rsidP="00245317">
            <w:pPr>
              <w:spacing w:after="0" w:line="240" w:lineRule="auto"/>
              <w:jc w:val="center"/>
              <w:rPr>
                <w:ins w:id="5188" w:author="David Dayan" w:date="2021-12-03T17:13:00Z"/>
                <w:rFonts w:ascii="Calibri" w:eastAsia="Times New Roman" w:hAnsi="Calibri" w:cs="Times New Roman"/>
                <w:color w:val="000000"/>
                <w:sz w:val="16"/>
                <w:szCs w:val="16"/>
              </w:rPr>
            </w:pPr>
            <w:ins w:id="51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190" w:author="David Dayan" w:date="2021-12-03T17:18:00Z">
              <w:tcPr>
                <w:tcW w:w="902" w:type="dxa"/>
                <w:tcBorders>
                  <w:top w:val="nil"/>
                  <w:left w:val="nil"/>
                  <w:bottom w:val="nil"/>
                  <w:right w:val="nil"/>
                </w:tcBorders>
                <w:shd w:val="clear" w:color="auto" w:fill="auto"/>
                <w:noWrap/>
                <w:vAlign w:val="bottom"/>
                <w:hideMark/>
              </w:tcPr>
            </w:tcPrChange>
          </w:tcPr>
          <w:p w14:paraId="2CCFE00E" w14:textId="77777777" w:rsidR="00036D0E" w:rsidRPr="00036D0E" w:rsidRDefault="00036D0E" w:rsidP="00245317">
            <w:pPr>
              <w:spacing w:after="0" w:line="240" w:lineRule="auto"/>
              <w:jc w:val="center"/>
              <w:rPr>
                <w:ins w:id="5191" w:author="David Dayan" w:date="2021-12-03T17:13:00Z"/>
                <w:rFonts w:ascii="Calibri" w:eastAsia="Times New Roman" w:hAnsi="Calibri" w:cs="Times New Roman"/>
                <w:color w:val="000000"/>
                <w:sz w:val="16"/>
                <w:szCs w:val="16"/>
              </w:rPr>
            </w:pPr>
            <w:ins w:id="51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193" w:author="David Dayan" w:date="2021-12-03T17:18:00Z">
              <w:tcPr>
                <w:tcW w:w="2160" w:type="dxa"/>
                <w:tcBorders>
                  <w:top w:val="nil"/>
                  <w:left w:val="nil"/>
                  <w:bottom w:val="nil"/>
                  <w:right w:val="nil"/>
                </w:tcBorders>
                <w:shd w:val="clear" w:color="auto" w:fill="auto"/>
                <w:noWrap/>
                <w:vAlign w:val="bottom"/>
                <w:hideMark/>
              </w:tcPr>
            </w:tcPrChange>
          </w:tcPr>
          <w:p w14:paraId="3DD3515A" w14:textId="77777777" w:rsidR="00036D0E" w:rsidRPr="00036D0E" w:rsidRDefault="00036D0E" w:rsidP="00245317">
            <w:pPr>
              <w:spacing w:after="0" w:line="240" w:lineRule="auto"/>
              <w:jc w:val="center"/>
              <w:rPr>
                <w:ins w:id="5194" w:author="David Dayan" w:date="2021-12-03T17:13:00Z"/>
                <w:rFonts w:ascii="Calibri" w:eastAsia="Times New Roman" w:hAnsi="Calibri" w:cs="Times New Roman"/>
                <w:color w:val="000000"/>
                <w:sz w:val="16"/>
                <w:szCs w:val="16"/>
              </w:rPr>
            </w:pPr>
            <w:ins w:id="51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196" w:author="David Dayan" w:date="2021-12-03T17:18:00Z">
              <w:tcPr>
                <w:tcW w:w="2876" w:type="dxa"/>
                <w:gridSpan w:val="2"/>
                <w:tcBorders>
                  <w:top w:val="nil"/>
                  <w:left w:val="nil"/>
                  <w:bottom w:val="nil"/>
                  <w:right w:val="nil"/>
                </w:tcBorders>
                <w:shd w:val="clear" w:color="auto" w:fill="auto"/>
                <w:noWrap/>
                <w:vAlign w:val="bottom"/>
                <w:hideMark/>
              </w:tcPr>
            </w:tcPrChange>
          </w:tcPr>
          <w:p w14:paraId="6EE4C27C" w14:textId="77777777" w:rsidR="00036D0E" w:rsidRPr="00036D0E" w:rsidRDefault="00036D0E" w:rsidP="00245317">
            <w:pPr>
              <w:spacing w:after="0" w:line="240" w:lineRule="auto"/>
              <w:jc w:val="center"/>
              <w:rPr>
                <w:ins w:id="5197" w:author="David Dayan" w:date="2021-12-03T17:13:00Z"/>
                <w:rFonts w:ascii="Calibri" w:eastAsia="Times New Roman" w:hAnsi="Calibri" w:cs="Times New Roman"/>
                <w:color w:val="000000"/>
                <w:sz w:val="16"/>
                <w:szCs w:val="16"/>
              </w:rPr>
            </w:pPr>
            <w:ins w:id="51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199" w:author="David Dayan" w:date="2021-12-03T17:18:00Z">
              <w:tcPr>
                <w:tcW w:w="1426" w:type="dxa"/>
                <w:tcBorders>
                  <w:top w:val="nil"/>
                  <w:left w:val="nil"/>
                  <w:bottom w:val="nil"/>
                  <w:right w:val="nil"/>
                </w:tcBorders>
                <w:shd w:val="clear" w:color="auto" w:fill="auto"/>
                <w:noWrap/>
                <w:vAlign w:val="bottom"/>
                <w:hideMark/>
              </w:tcPr>
            </w:tcPrChange>
          </w:tcPr>
          <w:p w14:paraId="5905F240" w14:textId="77777777" w:rsidR="00036D0E" w:rsidRPr="00036D0E" w:rsidRDefault="00036D0E" w:rsidP="00245317">
            <w:pPr>
              <w:spacing w:after="0" w:line="240" w:lineRule="auto"/>
              <w:jc w:val="center"/>
              <w:rPr>
                <w:ins w:id="5200" w:author="David Dayan" w:date="2021-12-03T17:13:00Z"/>
                <w:rFonts w:ascii="Calibri" w:eastAsia="Times New Roman" w:hAnsi="Calibri" w:cs="Times New Roman"/>
                <w:color w:val="000000"/>
                <w:sz w:val="16"/>
                <w:szCs w:val="16"/>
              </w:rPr>
            </w:pPr>
            <w:ins w:id="52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27A38F3" w14:textId="77777777" w:rsidTr="00245317">
        <w:trPr>
          <w:cantSplit/>
          <w:trHeight w:val="20"/>
          <w:ins w:id="5202" w:author="David Dayan" w:date="2021-12-03T17:13:00Z"/>
          <w:trPrChange w:id="52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04" w:author="David Dayan" w:date="2021-12-03T17:18:00Z">
              <w:tcPr>
                <w:tcW w:w="1563" w:type="dxa"/>
                <w:tcBorders>
                  <w:top w:val="nil"/>
                  <w:left w:val="nil"/>
                  <w:bottom w:val="nil"/>
                  <w:right w:val="nil"/>
                </w:tcBorders>
                <w:shd w:val="clear" w:color="auto" w:fill="auto"/>
                <w:noWrap/>
                <w:vAlign w:val="bottom"/>
                <w:hideMark/>
              </w:tcPr>
            </w:tcPrChange>
          </w:tcPr>
          <w:p w14:paraId="2126B270" w14:textId="77777777" w:rsidR="00036D0E" w:rsidRPr="00036D0E" w:rsidRDefault="00036D0E" w:rsidP="00245317">
            <w:pPr>
              <w:spacing w:after="0" w:line="240" w:lineRule="auto"/>
              <w:jc w:val="center"/>
              <w:rPr>
                <w:ins w:id="5205" w:author="David Dayan" w:date="2021-12-03T17:13:00Z"/>
                <w:rFonts w:ascii="Calibri" w:eastAsia="Times New Roman" w:hAnsi="Calibri" w:cs="Times New Roman"/>
                <w:color w:val="000000"/>
                <w:sz w:val="16"/>
                <w:szCs w:val="16"/>
              </w:rPr>
            </w:pPr>
            <w:ins w:id="5206" w:author="David Dayan" w:date="2021-12-03T17:13:00Z">
              <w:r w:rsidRPr="00036D0E">
                <w:rPr>
                  <w:rFonts w:ascii="Calibri" w:eastAsia="Times New Roman" w:hAnsi="Calibri" w:cs="Times New Roman"/>
                  <w:color w:val="000000"/>
                  <w:sz w:val="16"/>
                  <w:szCs w:val="16"/>
                </w:rPr>
                <w:t>OtsAC20ROGR_0137</w:t>
              </w:r>
            </w:ins>
          </w:p>
        </w:tc>
        <w:tc>
          <w:tcPr>
            <w:tcW w:w="746" w:type="dxa"/>
            <w:tcBorders>
              <w:top w:val="nil"/>
              <w:left w:val="nil"/>
              <w:bottom w:val="nil"/>
              <w:right w:val="nil"/>
            </w:tcBorders>
            <w:shd w:val="clear" w:color="auto" w:fill="auto"/>
            <w:noWrap/>
            <w:vAlign w:val="bottom"/>
            <w:hideMark/>
            <w:tcPrChange w:id="5207" w:author="David Dayan" w:date="2021-12-03T17:18:00Z">
              <w:tcPr>
                <w:tcW w:w="746" w:type="dxa"/>
                <w:tcBorders>
                  <w:top w:val="nil"/>
                  <w:left w:val="nil"/>
                  <w:bottom w:val="nil"/>
                  <w:right w:val="nil"/>
                </w:tcBorders>
                <w:shd w:val="clear" w:color="auto" w:fill="auto"/>
                <w:noWrap/>
                <w:vAlign w:val="bottom"/>
                <w:hideMark/>
              </w:tcPr>
            </w:tcPrChange>
          </w:tcPr>
          <w:p w14:paraId="64984961" w14:textId="77777777" w:rsidR="00036D0E" w:rsidRPr="00036D0E" w:rsidRDefault="00036D0E" w:rsidP="00245317">
            <w:pPr>
              <w:spacing w:after="0" w:line="240" w:lineRule="auto"/>
              <w:jc w:val="center"/>
              <w:rPr>
                <w:ins w:id="5208" w:author="David Dayan" w:date="2021-12-03T17:13:00Z"/>
                <w:rFonts w:ascii="Calibri" w:eastAsia="Times New Roman" w:hAnsi="Calibri" w:cs="Times New Roman"/>
                <w:color w:val="000000"/>
                <w:sz w:val="16"/>
                <w:szCs w:val="16"/>
              </w:rPr>
            </w:pPr>
            <w:ins w:id="5209"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210" w:author="David Dayan" w:date="2021-12-03T17:18:00Z">
              <w:tcPr>
                <w:tcW w:w="599" w:type="dxa"/>
                <w:tcBorders>
                  <w:top w:val="nil"/>
                  <w:left w:val="nil"/>
                  <w:bottom w:val="nil"/>
                  <w:right w:val="nil"/>
                </w:tcBorders>
                <w:shd w:val="clear" w:color="auto" w:fill="auto"/>
                <w:noWrap/>
                <w:vAlign w:val="bottom"/>
                <w:hideMark/>
              </w:tcPr>
            </w:tcPrChange>
          </w:tcPr>
          <w:p w14:paraId="4143EE26" w14:textId="77777777" w:rsidR="00036D0E" w:rsidRPr="00036D0E" w:rsidRDefault="00036D0E" w:rsidP="00245317">
            <w:pPr>
              <w:spacing w:after="0" w:line="240" w:lineRule="auto"/>
              <w:jc w:val="center"/>
              <w:rPr>
                <w:ins w:id="5211" w:author="David Dayan" w:date="2021-12-03T17:13:00Z"/>
                <w:rFonts w:ascii="Calibri" w:eastAsia="Times New Roman" w:hAnsi="Calibri" w:cs="Times New Roman"/>
                <w:color w:val="000000"/>
                <w:sz w:val="16"/>
                <w:szCs w:val="16"/>
              </w:rPr>
            </w:pPr>
            <w:ins w:id="5212"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213" w:author="David Dayan" w:date="2021-12-03T17:18:00Z">
              <w:tcPr>
                <w:tcW w:w="1142" w:type="dxa"/>
                <w:tcBorders>
                  <w:top w:val="nil"/>
                  <w:left w:val="nil"/>
                  <w:bottom w:val="nil"/>
                  <w:right w:val="nil"/>
                </w:tcBorders>
                <w:shd w:val="clear" w:color="auto" w:fill="auto"/>
                <w:noWrap/>
                <w:vAlign w:val="bottom"/>
                <w:hideMark/>
              </w:tcPr>
            </w:tcPrChange>
          </w:tcPr>
          <w:p w14:paraId="6613EE76" w14:textId="77777777" w:rsidR="00036D0E" w:rsidRPr="00036D0E" w:rsidRDefault="00036D0E" w:rsidP="00245317">
            <w:pPr>
              <w:spacing w:after="0" w:line="240" w:lineRule="auto"/>
              <w:jc w:val="center"/>
              <w:rPr>
                <w:ins w:id="5214" w:author="David Dayan" w:date="2021-12-03T17:13:00Z"/>
                <w:rFonts w:ascii="Calibri" w:eastAsia="Times New Roman" w:hAnsi="Calibri" w:cs="Times New Roman"/>
                <w:color w:val="000000"/>
                <w:sz w:val="16"/>
                <w:szCs w:val="16"/>
              </w:rPr>
            </w:pPr>
            <w:ins w:id="52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16" w:author="David Dayan" w:date="2021-12-03T17:18:00Z">
              <w:tcPr>
                <w:tcW w:w="1440" w:type="dxa"/>
                <w:tcBorders>
                  <w:top w:val="nil"/>
                  <w:left w:val="nil"/>
                  <w:bottom w:val="nil"/>
                  <w:right w:val="nil"/>
                </w:tcBorders>
                <w:shd w:val="clear" w:color="auto" w:fill="auto"/>
                <w:noWrap/>
                <w:vAlign w:val="bottom"/>
                <w:hideMark/>
              </w:tcPr>
            </w:tcPrChange>
          </w:tcPr>
          <w:p w14:paraId="25B009B9" w14:textId="77777777" w:rsidR="00036D0E" w:rsidRPr="00036D0E" w:rsidRDefault="00036D0E" w:rsidP="00245317">
            <w:pPr>
              <w:spacing w:after="0" w:line="240" w:lineRule="auto"/>
              <w:jc w:val="center"/>
              <w:rPr>
                <w:ins w:id="5217" w:author="David Dayan" w:date="2021-12-03T17:13:00Z"/>
                <w:rFonts w:ascii="Calibri" w:eastAsia="Times New Roman" w:hAnsi="Calibri" w:cs="Times New Roman"/>
                <w:color w:val="000000"/>
                <w:sz w:val="16"/>
                <w:szCs w:val="16"/>
              </w:rPr>
            </w:pPr>
            <w:ins w:id="52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19" w:author="David Dayan" w:date="2021-12-03T17:18:00Z">
              <w:tcPr>
                <w:tcW w:w="1530" w:type="dxa"/>
                <w:tcBorders>
                  <w:top w:val="nil"/>
                  <w:left w:val="nil"/>
                  <w:bottom w:val="nil"/>
                  <w:right w:val="nil"/>
                </w:tcBorders>
                <w:shd w:val="clear" w:color="auto" w:fill="auto"/>
                <w:noWrap/>
                <w:vAlign w:val="bottom"/>
                <w:hideMark/>
              </w:tcPr>
            </w:tcPrChange>
          </w:tcPr>
          <w:p w14:paraId="6D71C46A" w14:textId="77777777" w:rsidR="00036D0E" w:rsidRPr="00036D0E" w:rsidRDefault="00036D0E" w:rsidP="00245317">
            <w:pPr>
              <w:spacing w:after="0" w:line="240" w:lineRule="auto"/>
              <w:jc w:val="center"/>
              <w:rPr>
                <w:ins w:id="5220" w:author="David Dayan" w:date="2021-12-03T17:13:00Z"/>
                <w:rFonts w:ascii="Calibri" w:eastAsia="Times New Roman" w:hAnsi="Calibri" w:cs="Times New Roman"/>
                <w:color w:val="000000"/>
                <w:sz w:val="16"/>
                <w:szCs w:val="16"/>
              </w:rPr>
            </w:pPr>
            <w:ins w:id="52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22" w:author="David Dayan" w:date="2021-12-03T17:18:00Z">
              <w:tcPr>
                <w:tcW w:w="898" w:type="dxa"/>
                <w:tcBorders>
                  <w:top w:val="nil"/>
                  <w:left w:val="nil"/>
                  <w:bottom w:val="nil"/>
                  <w:right w:val="nil"/>
                </w:tcBorders>
                <w:shd w:val="clear" w:color="auto" w:fill="auto"/>
                <w:noWrap/>
                <w:vAlign w:val="bottom"/>
                <w:hideMark/>
              </w:tcPr>
            </w:tcPrChange>
          </w:tcPr>
          <w:p w14:paraId="4088F7EA" w14:textId="77777777" w:rsidR="00036D0E" w:rsidRPr="00036D0E" w:rsidRDefault="00036D0E" w:rsidP="00245317">
            <w:pPr>
              <w:spacing w:after="0" w:line="240" w:lineRule="auto"/>
              <w:jc w:val="center"/>
              <w:rPr>
                <w:ins w:id="5223" w:author="David Dayan" w:date="2021-12-03T17:13:00Z"/>
                <w:rFonts w:ascii="Calibri" w:eastAsia="Times New Roman" w:hAnsi="Calibri" w:cs="Times New Roman"/>
                <w:color w:val="000000"/>
                <w:sz w:val="16"/>
                <w:szCs w:val="16"/>
              </w:rPr>
            </w:pPr>
            <w:ins w:id="52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25" w:author="David Dayan" w:date="2021-12-03T17:18:00Z">
              <w:tcPr>
                <w:tcW w:w="902" w:type="dxa"/>
                <w:tcBorders>
                  <w:top w:val="nil"/>
                  <w:left w:val="nil"/>
                  <w:bottom w:val="nil"/>
                  <w:right w:val="nil"/>
                </w:tcBorders>
                <w:shd w:val="clear" w:color="auto" w:fill="auto"/>
                <w:noWrap/>
                <w:vAlign w:val="bottom"/>
                <w:hideMark/>
              </w:tcPr>
            </w:tcPrChange>
          </w:tcPr>
          <w:p w14:paraId="619BAAF1" w14:textId="77777777" w:rsidR="00036D0E" w:rsidRPr="00036D0E" w:rsidRDefault="00036D0E" w:rsidP="00245317">
            <w:pPr>
              <w:spacing w:after="0" w:line="240" w:lineRule="auto"/>
              <w:jc w:val="center"/>
              <w:rPr>
                <w:ins w:id="5226" w:author="David Dayan" w:date="2021-12-03T17:13:00Z"/>
                <w:rFonts w:ascii="Calibri" w:eastAsia="Times New Roman" w:hAnsi="Calibri" w:cs="Times New Roman"/>
                <w:color w:val="000000"/>
                <w:sz w:val="16"/>
                <w:szCs w:val="16"/>
              </w:rPr>
            </w:pPr>
            <w:ins w:id="52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28" w:author="David Dayan" w:date="2021-12-03T17:18:00Z">
              <w:tcPr>
                <w:tcW w:w="2160" w:type="dxa"/>
                <w:tcBorders>
                  <w:top w:val="nil"/>
                  <w:left w:val="nil"/>
                  <w:bottom w:val="nil"/>
                  <w:right w:val="nil"/>
                </w:tcBorders>
                <w:shd w:val="clear" w:color="auto" w:fill="auto"/>
                <w:noWrap/>
                <w:vAlign w:val="bottom"/>
                <w:hideMark/>
              </w:tcPr>
            </w:tcPrChange>
          </w:tcPr>
          <w:p w14:paraId="2BF9BEB6" w14:textId="77777777" w:rsidR="00036D0E" w:rsidRPr="00036D0E" w:rsidRDefault="00036D0E" w:rsidP="00245317">
            <w:pPr>
              <w:spacing w:after="0" w:line="240" w:lineRule="auto"/>
              <w:jc w:val="center"/>
              <w:rPr>
                <w:ins w:id="5229" w:author="David Dayan" w:date="2021-12-03T17:13:00Z"/>
                <w:rFonts w:ascii="Calibri" w:eastAsia="Times New Roman" w:hAnsi="Calibri" w:cs="Times New Roman"/>
                <w:color w:val="000000"/>
                <w:sz w:val="16"/>
                <w:szCs w:val="16"/>
              </w:rPr>
            </w:pPr>
            <w:ins w:id="52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231" w:author="David Dayan" w:date="2021-12-03T17:18:00Z">
              <w:tcPr>
                <w:tcW w:w="2876" w:type="dxa"/>
                <w:gridSpan w:val="2"/>
                <w:tcBorders>
                  <w:top w:val="nil"/>
                  <w:left w:val="nil"/>
                  <w:bottom w:val="nil"/>
                  <w:right w:val="nil"/>
                </w:tcBorders>
                <w:shd w:val="clear" w:color="auto" w:fill="auto"/>
                <w:noWrap/>
                <w:vAlign w:val="bottom"/>
                <w:hideMark/>
              </w:tcPr>
            </w:tcPrChange>
          </w:tcPr>
          <w:p w14:paraId="271619D2" w14:textId="77777777" w:rsidR="00036D0E" w:rsidRPr="00036D0E" w:rsidRDefault="00036D0E" w:rsidP="00245317">
            <w:pPr>
              <w:spacing w:after="0" w:line="240" w:lineRule="auto"/>
              <w:jc w:val="center"/>
              <w:rPr>
                <w:ins w:id="5232" w:author="David Dayan" w:date="2021-12-03T17:13:00Z"/>
                <w:rFonts w:ascii="Calibri" w:eastAsia="Times New Roman" w:hAnsi="Calibri" w:cs="Times New Roman"/>
                <w:color w:val="000000"/>
                <w:sz w:val="16"/>
                <w:szCs w:val="16"/>
              </w:rPr>
            </w:pPr>
            <w:ins w:id="52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234" w:author="David Dayan" w:date="2021-12-03T17:18:00Z">
              <w:tcPr>
                <w:tcW w:w="1426" w:type="dxa"/>
                <w:tcBorders>
                  <w:top w:val="nil"/>
                  <w:left w:val="nil"/>
                  <w:bottom w:val="nil"/>
                  <w:right w:val="nil"/>
                </w:tcBorders>
                <w:shd w:val="clear" w:color="auto" w:fill="auto"/>
                <w:noWrap/>
                <w:vAlign w:val="bottom"/>
                <w:hideMark/>
              </w:tcPr>
            </w:tcPrChange>
          </w:tcPr>
          <w:p w14:paraId="15E94EA1" w14:textId="77777777" w:rsidR="00036D0E" w:rsidRPr="00036D0E" w:rsidRDefault="00036D0E" w:rsidP="00245317">
            <w:pPr>
              <w:spacing w:after="0" w:line="240" w:lineRule="auto"/>
              <w:jc w:val="center"/>
              <w:rPr>
                <w:ins w:id="5235" w:author="David Dayan" w:date="2021-12-03T17:13:00Z"/>
                <w:rFonts w:ascii="Calibri" w:eastAsia="Times New Roman" w:hAnsi="Calibri" w:cs="Times New Roman"/>
                <w:color w:val="000000"/>
                <w:sz w:val="16"/>
                <w:szCs w:val="16"/>
              </w:rPr>
            </w:pPr>
            <w:ins w:id="52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74C9B37" w14:textId="77777777" w:rsidTr="00245317">
        <w:trPr>
          <w:cantSplit/>
          <w:trHeight w:val="20"/>
          <w:ins w:id="5237" w:author="David Dayan" w:date="2021-12-03T17:13:00Z"/>
          <w:trPrChange w:id="52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39" w:author="David Dayan" w:date="2021-12-03T17:18:00Z">
              <w:tcPr>
                <w:tcW w:w="1563" w:type="dxa"/>
                <w:tcBorders>
                  <w:top w:val="nil"/>
                  <w:left w:val="nil"/>
                  <w:bottom w:val="nil"/>
                  <w:right w:val="nil"/>
                </w:tcBorders>
                <w:shd w:val="clear" w:color="auto" w:fill="auto"/>
                <w:noWrap/>
                <w:vAlign w:val="bottom"/>
                <w:hideMark/>
              </w:tcPr>
            </w:tcPrChange>
          </w:tcPr>
          <w:p w14:paraId="15E7A08A" w14:textId="77777777" w:rsidR="00036D0E" w:rsidRPr="00036D0E" w:rsidRDefault="00036D0E" w:rsidP="00245317">
            <w:pPr>
              <w:spacing w:after="0" w:line="240" w:lineRule="auto"/>
              <w:jc w:val="center"/>
              <w:rPr>
                <w:ins w:id="5240" w:author="David Dayan" w:date="2021-12-03T17:13:00Z"/>
                <w:rFonts w:ascii="Calibri" w:eastAsia="Times New Roman" w:hAnsi="Calibri" w:cs="Times New Roman"/>
                <w:color w:val="000000"/>
                <w:sz w:val="16"/>
                <w:szCs w:val="16"/>
              </w:rPr>
            </w:pPr>
            <w:ins w:id="5241" w:author="David Dayan" w:date="2021-12-03T17:13:00Z">
              <w:r w:rsidRPr="00036D0E">
                <w:rPr>
                  <w:rFonts w:ascii="Calibri" w:eastAsia="Times New Roman" w:hAnsi="Calibri" w:cs="Times New Roman"/>
                  <w:color w:val="000000"/>
                  <w:sz w:val="16"/>
                  <w:szCs w:val="16"/>
                </w:rPr>
                <w:t>OtsAC20ROGR_0138</w:t>
              </w:r>
            </w:ins>
          </w:p>
        </w:tc>
        <w:tc>
          <w:tcPr>
            <w:tcW w:w="746" w:type="dxa"/>
            <w:tcBorders>
              <w:top w:val="nil"/>
              <w:left w:val="nil"/>
              <w:bottom w:val="nil"/>
              <w:right w:val="nil"/>
            </w:tcBorders>
            <w:shd w:val="clear" w:color="auto" w:fill="auto"/>
            <w:noWrap/>
            <w:vAlign w:val="bottom"/>
            <w:hideMark/>
            <w:tcPrChange w:id="5242" w:author="David Dayan" w:date="2021-12-03T17:18:00Z">
              <w:tcPr>
                <w:tcW w:w="746" w:type="dxa"/>
                <w:tcBorders>
                  <w:top w:val="nil"/>
                  <w:left w:val="nil"/>
                  <w:bottom w:val="nil"/>
                  <w:right w:val="nil"/>
                </w:tcBorders>
                <w:shd w:val="clear" w:color="auto" w:fill="auto"/>
                <w:noWrap/>
                <w:vAlign w:val="bottom"/>
                <w:hideMark/>
              </w:tcPr>
            </w:tcPrChange>
          </w:tcPr>
          <w:p w14:paraId="720694F0" w14:textId="77777777" w:rsidR="00036D0E" w:rsidRPr="00036D0E" w:rsidRDefault="00036D0E" w:rsidP="00245317">
            <w:pPr>
              <w:spacing w:after="0" w:line="240" w:lineRule="auto"/>
              <w:jc w:val="center"/>
              <w:rPr>
                <w:ins w:id="5243" w:author="David Dayan" w:date="2021-12-03T17:13:00Z"/>
                <w:rFonts w:ascii="Calibri" w:eastAsia="Times New Roman" w:hAnsi="Calibri" w:cs="Times New Roman"/>
                <w:color w:val="000000"/>
                <w:sz w:val="16"/>
                <w:szCs w:val="16"/>
              </w:rPr>
            </w:pPr>
            <w:ins w:id="5244"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245" w:author="David Dayan" w:date="2021-12-03T17:18:00Z">
              <w:tcPr>
                <w:tcW w:w="599" w:type="dxa"/>
                <w:tcBorders>
                  <w:top w:val="nil"/>
                  <w:left w:val="nil"/>
                  <w:bottom w:val="nil"/>
                  <w:right w:val="nil"/>
                </w:tcBorders>
                <w:shd w:val="clear" w:color="auto" w:fill="auto"/>
                <w:noWrap/>
                <w:vAlign w:val="bottom"/>
                <w:hideMark/>
              </w:tcPr>
            </w:tcPrChange>
          </w:tcPr>
          <w:p w14:paraId="018CADFB" w14:textId="77777777" w:rsidR="00036D0E" w:rsidRPr="00036D0E" w:rsidRDefault="00036D0E" w:rsidP="00245317">
            <w:pPr>
              <w:spacing w:after="0" w:line="240" w:lineRule="auto"/>
              <w:jc w:val="center"/>
              <w:rPr>
                <w:ins w:id="5246" w:author="David Dayan" w:date="2021-12-03T17:13:00Z"/>
                <w:rFonts w:ascii="Calibri" w:eastAsia="Times New Roman" w:hAnsi="Calibri" w:cs="Times New Roman"/>
                <w:color w:val="000000"/>
                <w:sz w:val="16"/>
                <w:szCs w:val="16"/>
              </w:rPr>
            </w:pPr>
            <w:ins w:id="5247"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248" w:author="David Dayan" w:date="2021-12-03T17:18:00Z">
              <w:tcPr>
                <w:tcW w:w="1142" w:type="dxa"/>
                <w:tcBorders>
                  <w:top w:val="nil"/>
                  <w:left w:val="nil"/>
                  <w:bottom w:val="nil"/>
                  <w:right w:val="nil"/>
                </w:tcBorders>
                <w:shd w:val="clear" w:color="auto" w:fill="auto"/>
                <w:noWrap/>
                <w:vAlign w:val="bottom"/>
                <w:hideMark/>
              </w:tcPr>
            </w:tcPrChange>
          </w:tcPr>
          <w:p w14:paraId="0CFB3427" w14:textId="77777777" w:rsidR="00036D0E" w:rsidRPr="00036D0E" w:rsidRDefault="00036D0E" w:rsidP="00245317">
            <w:pPr>
              <w:spacing w:after="0" w:line="240" w:lineRule="auto"/>
              <w:jc w:val="center"/>
              <w:rPr>
                <w:ins w:id="5249" w:author="David Dayan" w:date="2021-12-03T17:13:00Z"/>
                <w:rFonts w:ascii="Calibri" w:eastAsia="Times New Roman" w:hAnsi="Calibri" w:cs="Times New Roman"/>
                <w:color w:val="000000"/>
                <w:sz w:val="16"/>
                <w:szCs w:val="16"/>
              </w:rPr>
            </w:pPr>
            <w:ins w:id="52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51" w:author="David Dayan" w:date="2021-12-03T17:18:00Z">
              <w:tcPr>
                <w:tcW w:w="1440" w:type="dxa"/>
                <w:tcBorders>
                  <w:top w:val="nil"/>
                  <w:left w:val="nil"/>
                  <w:bottom w:val="nil"/>
                  <w:right w:val="nil"/>
                </w:tcBorders>
                <w:shd w:val="clear" w:color="auto" w:fill="auto"/>
                <w:noWrap/>
                <w:vAlign w:val="bottom"/>
                <w:hideMark/>
              </w:tcPr>
            </w:tcPrChange>
          </w:tcPr>
          <w:p w14:paraId="1C0C77F7" w14:textId="77777777" w:rsidR="00036D0E" w:rsidRPr="00036D0E" w:rsidRDefault="00036D0E" w:rsidP="00245317">
            <w:pPr>
              <w:spacing w:after="0" w:line="240" w:lineRule="auto"/>
              <w:jc w:val="center"/>
              <w:rPr>
                <w:ins w:id="5252" w:author="David Dayan" w:date="2021-12-03T17:13:00Z"/>
                <w:rFonts w:ascii="Calibri" w:eastAsia="Times New Roman" w:hAnsi="Calibri" w:cs="Times New Roman"/>
                <w:color w:val="000000"/>
                <w:sz w:val="16"/>
                <w:szCs w:val="16"/>
              </w:rPr>
            </w:pPr>
            <w:ins w:id="52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54" w:author="David Dayan" w:date="2021-12-03T17:18:00Z">
              <w:tcPr>
                <w:tcW w:w="1530" w:type="dxa"/>
                <w:tcBorders>
                  <w:top w:val="nil"/>
                  <w:left w:val="nil"/>
                  <w:bottom w:val="nil"/>
                  <w:right w:val="nil"/>
                </w:tcBorders>
                <w:shd w:val="clear" w:color="auto" w:fill="auto"/>
                <w:noWrap/>
                <w:vAlign w:val="bottom"/>
                <w:hideMark/>
              </w:tcPr>
            </w:tcPrChange>
          </w:tcPr>
          <w:p w14:paraId="2562FBC3" w14:textId="77777777" w:rsidR="00036D0E" w:rsidRPr="00036D0E" w:rsidRDefault="00036D0E" w:rsidP="00245317">
            <w:pPr>
              <w:spacing w:after="0" w:line="240" w:lineRule="auto"/>
              <w:jc w:val="center"/>
              <w:rPr>
                <w:ins w:id="5255" w:author="David Dayan" w:date="2021-12-03T17:13:00Z"/>
                <w:rFonts w:ascii="Calibri" w:eastAsia="Times New Roman" w:hAnsi="Calibri" w:cs="Times New Roman"/>
                <w:color w:val="000000"/>
                <w:sz w:val="16"/>
                <w:szCs w:val="16"/>
              </w:rPr>
            </w:pPr>
            <w:ins w:id="52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57" w:author="David Dayan" w:date="2021-12-03T17:18:00Z">
              <w:tcPr>
                <w:tcW w:w="898" w:type="dxa"/>
                <w:tcBorders>
                  <w:top w:val="nil"/>
                  <w:left w:val="nil"/>
                  <w:bottom w:val="nil"/>
                  <w:right w:val="nil"/>
                </w:tcBorders>
                <w:shd w:val="clear" w:color="auto" w:fill="auto"/>
                <w:noWrap/>
                <w:vAlign w:val="bottom"/>
                <w:hideMark/>
              </w:tcPr>
            </w:tcPrChange>
          </w:tcPr>
          <w:p w14:paraId="61612C6F" w14:textId="77777777" w:rsidR="00036D0E" w:rsidRPr="00036D0E" w:rsidRDefault="00036D0E" w:rsidP="00245317">
            <w:pPr>
              <w:spacing w:after="0" w:line="240" w:lineRule="auto"/>
              <w:jc w:val="center"/>
              <w:rPr>
                <w:ins w:id="5258" w:author="David Dayan" w:date="2021-12-03T17:13:00Z"/>
                <w:rFonts w:ascii="Calibri" w:eastAsia="Times New Roman" w:hAnsi="Calibri" w:cs="Times New Roman"/>
                <w:color w:val="000000"/>
                <w:sz w:val="16"/>
                <w:szCs w:val="16"/>
              </w:rPr>
            </w:pPr>
            <w:ins w:id="52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60" w:author="David Dayan" w:date="2021-12-03T17:18:00Z">
              <w:tcPr>
                <w:tcW w:w="902" w:type="dxa"/>
                <w:tcBorders>
                  <w:top w:val="nil"/>
                  <w:left w:val="nil"/>
                  <w:bottom w:val="nil"/>
                  <w:right w:val="nil"/>
                </w:tcBorders>
                <w:shd w:val="clear" w:color="auto" w:fill="auto"/>
                <w:noWrap/>
                <w:vAlign w:val="bottom"/>
                <w:hideMark/>
              </w:tcPr>
            </w:tcPrChange>
          </w:tcPr>
          <w:p w14:paraId="67F2968B" w14:textId="77777777" w:rsidR="00036D0E" w:rsidRPr="00036D0E" w:rsidRDefault="00036D0E" w:rsidP="00245317">
            <w:pPr>
              <w:spacing w:after="0" w:line="240" w:lineRule="auto"/>
              <w:jc w:val="center"/>
              <w:rPr>
                <w:ins w:id="5261" w:author="David Dayan" w:date="2021-12-03T17:13:00Z"/>
                <w:rFonts w:ascii="Calibri" w:eastAsia="Times New Roman" w:hAnsi="Calibri" w:cs="Times New Roman"/>
                <w:color w:val="000000"/>
                <w:sz w:val="16"/>
                <w:szCs w:val="16"/>
              </w:rPr>
            </w:pPr>
            <w:ins w:id="52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63" w:author="David Dayan" w:date="2021-12-03T17:18:00Z">
              <w:tcPr>
                <w:tcW w:w="2160" w:type="dxa"/>
                <w:tcBorders>
                  <w:top w:val="nil"/>
                  <w:left w:val="nil"/>
                  <w:bottom w:val="nil"/>
                  <w:right w:val="nil"/>
                </w:tcBorders>
                <w:shd w:val="clear" w:color="auto" w:fill="auto"/>
                <w:noWrap/>
                <w:vAlign w:val="bottom"/>
                <w:hideMark/>
              </w:tcPr>
            </w:tcPrChange>
          </w:tcPr>
          <w:p w14:paraId="60865086" w14:textId="77777777" w:rsidR="00036D0E" w:rsidRPr="00036D0E" w:rsidRDefault="00036D0E" w:rsidP="00245317">
            <w:pPr>
              <w:spacing w:after="0" w:line="240" w:lineRule="auto"/>
              <w:jc w:val="center"/>
              <w:rPr>
                <w:ins w:id="5264" w:author="David Dayan" w:date="2021-12-03T17:13:00Z"/>
                <w:rFonts w:ascii="Calibri" w:eastAsia="Times New Roman" w:hAnsi="Calibri" w:cs="Times New Roman"/>
                <w:color w:val="000000"/>
                <w:sz w:val="16"/>
                <w:szCs w:val="16"/>
              </w:rPr>
            </w:pPr>
            <w:ins w:id="52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266" w:author="David Dayan" w:date="2021-12-03T17:18:00Z">
              <w:tcPr>
                <w:tcW w:w="2876" w:type="dxa"/>
                <w:gridSpan w:val="2"/>
                <w:tcBorders>
                  <w:top w:val="nil"/>
                  <w:left w:val="nil"/>
                  <w:bottom w:val="nil"/>
                  <w:right w:val="nil"/>
                </w:tcBorders>
                <w:shd w:val="clear" w:color="auto" w:fill="auto"/>
                <w:noWrap/>
                <w:vAlign w:val="bottom"/>
                <w:hideMark/>
              </w:tcPr>
            </w:tcPrChange>
          </w:tcPr>
          <w:p w14:paraId="1BCC1274" w14:textId="77777777" w:rsidR="00036D0E" w:rsidRPr="00036D0E" w:rsidRDefault="00036D0E" w:rsidP="00245317">
            <w:pPr>
              <w:spacing w:after="0" w:line="240" w:lineRule="auto"/>
              <w:jc w:val="center"/>
              <w:rPr>
                <w:ins w:id="5267" w:author="David Dayan" w:date="2021-12-03T17:13:00Z"/>
                <w:rFonts w:ascii="Calibri" w:eastAsia="Times New Roman" w:hAnsi="Calibri" w:cs="Times New Roman"/>
                <w:color w:val="000000"/>
                <w:sz w:val="16"/>
                <w:szCs w:val="16"/>
              </w:rPr>
            </w:pPr>
            <w:ins w:id="52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269" w:author="David Dayan" w:date="2021-12-03T17:18:00Z">
              <w:tcPr>
                <w:tcW w:w="1426" w:type="dxa"/>
                <w:tcBorders>
                  <w:top w:val="nil"/>
                  <w:left w:val="nil"/>
                  <w:bottom w:val="nil"/>
                  <w:right w:val="nil"/>
                </w:tcBorders>
                <w:shd w:val="clear" w:color="auto" w:fill="auto"/>
                <w:noWrap/>
                <w:vAlign w:val="bottom"/>
                <w:hideMark/>
              </w:tcPr>
            </w:tcPrChange>
          </w:tcPr>
          <w:p w14:paraId="7EECA396" w14:textId="77777777" w:rsidR="00036D0E" w:rsidRPr="00036D0E" w:rsidRDefault="00036D0E" w:rsidP="00245317">
            <w:pPr>
              <w:spacing w:after="0" w:line="240" w:lineRule="auto"/>
              <w:jc w:val="center"/>
              <w:rPr>
                <w:ins w:id="5270" w:author="David Dayan" w:date="2021-12-03T17:13:00Z"/>
                <w:rFonts w:ascii="Calibri" w:eastAsia="Times New Roman" w:hAnsi="Calibri" w:cs="Times New Roman"/>
                <w:color w:val="000000"/>
                <w:sz w:val="16"/>
                <w:szCs w:val="16"/>
              </w:rPr>
            </w:pPr>
            <w:ins w:id="52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14D2DBF" w14:textId="77777777" w:rsidTr="00245317">
        <w:trPr>
          <w:cantSplit/>
          <w:trHeight w:val="20"/>
          <w:ins w:id="5272" w:author="David Dayan" w:date="2021-12-03T17:13:00Z"/>
          <w:trPrChange w:id="52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274" w:author="David Dayan" w:date="2021-12-03T17:18:00Z">
              <w:tcPr>
                <w:tcW w:w="1563" w:type="dxa"/>
                <w:tcBorders>
                  <w:top w:val="nil"/>
                  <w:left w:val="nil"/>
                  <w:bottom w:val="nil"/>
                  <w:right w:val="nil"/>
                </w:tcBorders>
                <w:shd w:val="clear" w:color="auto" w:fill="auto"/>
                <w:noWrap/>
                <w:vAlign w:val="bottom"/>
                <w:hideMark/>
              </w:tcPr>
            </w:tcPrChange>
          </w:tcPr>
          <w:p w14:paraId="30EB7236" w14:textId="77777777" w:rsidR="00036D0E" w:rsidRPr="00036D0E" w:rsidRDefault="00036D0E" w:rsidP="00245317">
            <w:pPr>
              <w:spacing w:after="0" w:line="240" w:lineRule="auto"/>
              <w:jc w:val="center"/>
              <w:rPr>
                <w:ins w:id="5275" w:author="David Dayan" w:date="2021-12-03T17:13:00Z"/>
                <w:rFonts w:ascii="Calibri" w:eastAsia="Times New Roman" w:hAnsi="Calibri" w:cs="Times New Roman"/>
                <w:color w:val="000000"/>
                <w:sz w:val="16"/>
                <w:szCs w:val="16"/>
              </w:rPr>
            </w:pPr>
            <w:ins w:id="5276" w:author="David Dayan" w:date="2021-12-03T17:13:00Z">
              <w:r w:rsidRPr="00036D0E">
                <w:rPr>
                  <w:rFonts w:ascii="Calibri" w:eastAsia="Times New Roman" w:hAnsi="Calibri" w:cs="Times New Roman"/>
                  <w:color w:val="000000"/>
                  <w:sz w:val="16"/>
                  <w:szCs w:val="16"/>
                </w:rPr>
                <w:t>OtsAC20ROGR_0139</w:t>
              </w:r>
            </w:ins>
          </w:p>
        </w:tc>
        <w:tc>
          <w:tcPr>
            <w:tcW w:w="746" w:type="dxa"/>
            <w:tcBorders>
              <w:top w:val="nil"/>
              <w:left w:val="nil"/>
              <w:bottom w:val="nil"/>
              <w:right w:val="nil"/>
            </w:tcBorders>
            <w:shd w:val="clear" w:color="auto" w:fill="auto"/>
            <w:noWrap/>
            <w:vAlign w:val="bottom"/>
            <w:hideMark/>
            <w:tcPrChange w:id="5277" w:author="David Dayan" w:date="2021-12-03T17:18:00Z">
              <w:tcPr>
                <w:tcW w:w="746" w:type="dxa"/>
                <w:tcBorders>
                  <w:top w:val="nil"/>
                  <w:left w:val="nil"/>
                  <w:bottom w:val="nil"/>
                  <w:right w:val="nil"/>
                </w:tcBorders>
                <w:shd w:val="clear" w:color="auto" w:fill="auto"/>
                <w:noWrap/>
                <w:vAlign w:val="bottom"/>
                <w:hideMark/>
              </w:tcPr>
            </w:tcPrChange>
          </w:tcPr>
          <w:p w14:paraId="5389444D" w14:textId="77777777" w:rsidR="00036D0E" w:rsidRPr="00036D0E" w:rsidRDefault="00036D0E" w:rsidP="00245317">
            <w:pPr>
              <w:spacing w:after="0" w:line="240" w:lineRule="auto"/>
              <w:jc w:val="center"/>
              <w:rPr>
                <w:ins w:id="5278" w:author="David Dayan" w:date="2021-12-03T17:13:00Z"/>
                <w:rFonts w:ascii="Calibri" w:eastAsia="Times New Roman" w:hAnsi="Calibri" w:cs="Times New Roman"/>
                <w:color w:val="000000"/>
                <w:sz w:val="16"/>
                <w:szCs w:val="16"/>
              </w:rPr>
            </w:pPr>
            <w:ins w:id="5279"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280" w:author="David Dayan" w:date="2021-12-03T17:18:00Z">
              <w:tcPr>
                <w:tcW w:w="599" w:type="dxa"/>
                <w:tcBorders>
                  <w:top w:val="nil"/>
                  <w:left w:val="nil"/>
                  <w:bottom w:val="nil"/>
                  <w:right w:val="nil"/>
                </w:tcBorders>
                <w:shd w:val="clear" w:color="auto" w:fill="auto"/>
                <w:noWrap/>
                <w:vAlign w:val="bottom"/>
                <w:hideMark/>
              </w:tcPr>
            </w:tcPrChange>
          </w:tcPr>
          <w:p w14:paraId="540E3123" w14:textId="77777777" w:rsidR="00036D0E" w:rsidRPr="00036D0E" w:rsidRDefault="00036D0E" w:rsidP="00245317">
            <w:pPr>
              <w:spacing w:after="0" w:line="240" w:lineRule="auto"/>
              <w:jc w:val="center"/>
              <w:rPr>
                <w:ins w:id="5281" w:author="David Dayan" w:date="2021-12-03T17:13:00Z"/>
                <w:rFonts w:ascii="Calibri" w:eastAsia="Times New Roman" w:hAnsi="Calibri" w:cs="Times New Roman"/>
                <w:color w:val="000000"/>
                <w:sz w:val="16"/>
                <w:szCs w:val="16"/>
              </w:rPr>
            </w:pPr>
            <w:ins w:id="5282"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283" w:author="David Dayan" w:date="2021-12-03T17:18:00Z">
              <w:tcPr>
                <w:tcW w:w="1142" w:type="dxa"/>
                <w:tcBorders>
                  <w:top w:val="nil"/>
                  <w:left w:val="nil"/>
                  <w:bottom w:val="nil"/>
                  <w:right w:val="nil"/>
                </w:tcBorders>
                <w:shd w:val="clear" w:color="auto" w:fill="auto"/>
                <w:noWrap/>
                <w:vAlign w:val="bottom"/>
                <w:hideMark/>
              </w:tcPr>
            </w:tcPrChange>
          </w:tcPr>
          <w:p w14:paraId="3F7FEC86" w14:textId="77777777" w:rsidR="00036D0E" w:rsidRPr="00036D0E" w:rsidRDefault="00036D0E" w:rsidP="00245317">
            <w:pPr>
              <w:spacing w:after="0" w:line="240" w:lineRule="auto"/>
              <w:jc w:val="center"/>
              <w:rPr>
                <w:ins w:id="5284" w:author="David Dayan" w:date="2021-12-03T17:13:00Z"/>
                <w:rFonts w:ascii="Calibri" w:eastAsia="Times New Roman" w:hAnsi="Calibri" w:cs="Times New Roman"/>
                <w:color w:val="000000"/>
                <w:sz w:val="16"/>
                <w:szCs w:val="16"/>
              </w:rPr>
            </w:pPr>
            <w:ins w:id="52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286" w:author="David Dayan" w:date="2021-12-03T17:18:00Z">
              <w:tcPr>
                <w:tcW w:w="1440" w:type="dxa"/>
                <w:tcBorders>
                  <w:top w:val="nil"/>
                  <w:left w:val="nil"/>
                  <w:bottom w:val="nil"/>
                  <w:right w:val="nil"/>
                </w:tcBorders>
                <w:shd w:val="clear" w:color="auto" w:fill="auto"/>
                <w:noWrap/>
                <w:vAlign w:val="bottom"/>
                <w:hideMark/>
              </w:tcPr>
            </w:tcPrChange>
          </w:tcPr>
          <w:p w14:paraId="29A19E3B" w14:textId="77777777" w:rsidR="00036D0E" w:rsidRPr="00036D0E" w:rsidRDefault="00036D0E" w:rsidP="00245317">
            <w:pPr>
              <w:spacing w:after="0" w:line="240" w:lineRule="auto"/>
              <w:jc w:val="center"/>
              <w:rPr>
                <w:ins w:id="5287" w:author="David Dayan" w:date="2021-12-03T17:13:00Z"/>
                <w:rFonts w:ascii="Calibri" w:eastAsia="Times New Roman" w:hAnsi="Calibri" w:cs="Times New Roman"/>
                <w:color w:val="000000"/>
                <w:sz w:val="16"/>
                <w:szCs w:val="16"/>
              </w:rPr>
            </w:pPr>
            <w:ins w:id="52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289" w:author="David Dayan" w:date="2021-12-03T17:18:00Z">
              <w:tcPr>
                <w:tcW w:w="1530" w:type="dxa"/>
                <w:tcBorders>
                  <w:top w:val="nil"/>
                  <w:left w:val="nil"/>
                  <w:bottom w:val="nil"/>
                  <w:right w:val="nil"/>
                </w:tcBorders>
                <w:shd w:val="clear" w:color="auto" w:fill="auto"/>
                <w:noWrap/>
                <w:vAlign w:val="bottom"/>
                <w:hideMark/>
              </w:tcPr>
            </w:tcPrChange>
          </w:tcPr>
          <w:p w14:paraId="38401733" w14:textId="77777777" w:rsidR="00036D0E" w:rsidRPr="00036D0E" w:rsidRDefault="00036D0E" w:rsidP="00245317">
            <w:pPr>
              <w:spacing w:after="0" w:line="240" w:lineRule="auto"/>
              <w:jc w:val="center"/>
              <w:rPr>
                <w:ins w:id="5290" w:author="David Dayan" w:date="2021-12-03T17:13:00Z"/>
                <w:rFonts w:ascii="Calibri" w:eastAsia="Times New Roman" w:hAnsi="Calibri" w:cs="Times New Roman"/>
                <w:color w:val="000000"/>
                <w:sz w:val="16"/>
                <w:szCs w:val="16"/>
              </w:rPr>
            </w:pPr>
            <w:ins w:id="52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292" w:author="David Dayan" w:date="2021-12-03T17:18:00Z">
              <w:tcPr>
                <w:tcW w:w="898" w:type="dxa"/>
                <w:tcBorders>
                  <w:top w:val="nil"/>
                  <w:left w:val="nil"/>
                  <w:bottom w:val="nil"/>
                  <w:right w:val="nil"/>
                </w:tcBorders>
                <w:shd w:val="clear" w:color="auto" w:fill="auto"/>
                <w:noWrap/>
                <w:vAlign w:val="bottom"/>
                <w:hideMark/>
              </w:tcPr>
            </w:tcPrChange>
          </w:tcPr>
          <w:p w14:paraId="0DC6CA3C" w14:textId="77777777" w:rsidR="00036D0E" w:rsidRPr="00036D0E" w:rsidRDefault="00036D0E" w:rsidP="00245317">
            <w:pPr>
              <w:spacing w:after="0" w:line="240" w:lineRule="auto"/>
              <w:jc w:val="center"/>
              <w:rPr>
                <w:ins w:id="5293" w:author="David Dayan" w:date="2021-12-03T17:13:00Z"/>
                <w:rFonts w:ascii="Calibri" w:eastAsia="Times New Roman" w:hAnsi="Calibri" w:cs="Times New Roman"/>
                <w:color w:val="000000"/>
                <w:sz w:val="16"/>
                <w:szCs w:val="16"/>
              </w:rPr>
            </w:pPr>
            <w:ins w:id="52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295" w:author="David Dayan" w:date="2021-12-03T17:18:00Z">
              <w:tcPr>
                <w:tcW w:w="902" w:type="dxa"/>
                <w:tcBorders>
                  <w:top w:val="nil"/>
                  <w:left w:val="nil"/>
                  <w:bottom w:val="nil"/>
                  <w:right w:val="nil"/>
                </w:tcBorders>
                <w:shd w:val="clear" w:color="auto" w:fill="auto"/>
                <w:noWrap/>
                <w:vAlign w:val="bottom"/>
                <w:hideMark/>
              </w:tcPr>
            </w:tcPrChange>
          </w:tcPr>
          <w:p w14:paraId="1E4916F2" w14:textId="77777777" w:rsidR="00036D0E" w:rsidRPr="00036D0E" w:rsidRDefault="00036D0E" w:rsidP="00245317">
            <w:pPr>
              <w:spacing w:after="0" w:line="240" w:lineRule="auto"/>
              <w:jc w:val="center"/>
              <w:rPr>
                <w:ins w:id="5296" w:author="David Dayan" w:date="2021-12-03T17:13:00Z"/>
                <w:rFonts w:ascii="Calibri" w:eastAsia="Times New Roman" w:hAnsi="Calibri" w:cs="Times New Roman"/>
                <w:color w:val="000000"/>
                <w:sz w:val="16"/>
                <w:szCs w:val="16"/>
              </w:rPr>
            </w:pPr>
            <w:ins w:id="52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298" w:author="David Dayan" w:date="2021-12-03T17:18:00Z">
              <w:tcPr>
                <w:tcW w:w="2160" w:type="dxa"/>
                <w:tcBorders>
                  <w:top w:val="nil"/>
                  <w:left w:val="nil"/>
                  <w:bottom w:val="nil"/>
                  <w:right w:val="nil"/>
                </w:tcBorders>
                <w:shd w:val="clear" w:color="auto" w:fill="auto"/>
                <w:noWrap/>
                <w:vAlign w:val="bottom"/>
                <w:hideMark/>
              </w:tcPr>
            </w:tcPrChange>
          </w:tcPr>
          <w:p w14:paraId="75020FC3" w14:textId="77777777" w:rsidR="00036D0E" w:rsidRPr="00036D0E" w:rsidRDefault="00036D0E" w:rsidP="00245317">
            <w:pPr>
              <w:spacing w:after="0" w:line="240" w:lineRule="auto"/>
              <w:jc w:val="center"/>
              <w:rPr>
                <w:ins w:id="5299" w:author="David Dayan" w:date="2021-12-03T17:13:00Z"/>
                <w:rFonts w:ascii="Calibri" w:eastAsia="Times New Roman" w:hAnsi="Calibri" w:cs="Times New Roman"/>
                <w:color w:val="000000"/>
                <w:sz w:val="16"/>
                <w:szCs w:val="16"/>
              </w:rPr>
            </w:pPr>
            <w:ins w:id="53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301" w:author="David Dayan" w:date="2021-12-03T17:18:00Z">
              <w:tcPr>
                <w:tcW w:w="2876" w:type="dxa"/>
                <w:gridSpan w:val="2"/>
                <w:tcBorders>
                  <w:top w:val="nil"/>
                  <w:left w:val="nil"/>
                  <w:bottom w:val="nil"/>
                  <w:right w:val="nil"/>
                </w:tcBorders>
                <w:shd w:val="clear" w:color="auto" w:fill="auto"/>
                <w:noWrap/>
                <w:vAlign w:val="bottom"/>
                <w:hideMark/>
              </w:tcPr>
            </w:tcPrChange>
          </w:tcPr>
          <w:p w14:paraId="6B23A17A" w14:textId="77777777" w:rsidR="00036D0E" w:rsidRPr="00036D0E" w:rsidRDefault="00036D0E" w:rsidP="00245317">
            <w:pPr>
              <w:spacing w:after="0" w:line="240" w:lineRule="auto"/>
              <w:jc w:val="center"/>
              <w:rPr>
                <w:ins w:id="5302" w:author="David Dayan" w:date="2021-12-03T17:13:00Z"/>
                <w:rFonts w:ascii="Calibri" w:eastAsia="Times New Roman" w:hAnsi="Calibri" w:cs="Times New Roman"/>
                <w:color w:val="000000"/>
                <w:sz w:val="16"/>
                <w:szCs w:val="16"/>
              </w:rPr>
            </w:pPr>
            <w:ins w:id="53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304" w:author="David Dayan" w:date="2021-12-03T17:18:00Z">
              <w:tcPr>
                <w:tcW w:w="1426" w:type="dxa"/>
                <w:tcBorders>
                  <w:top w:val="nil"/>
                  <w:left w:val="nil"/>
                  <w:bottom w:val="nil"/>
                  <w:right w:val="nil"/>
                </w:tcBorders>
                <w:shd w:val="clear" w:color="auto" w:fill="auto"/>
                <w:noWrap/>
                <w:vAlign w:val="bottom"/>
                <w:hideMark/>
              </w:tcPr>
            </w:tcPrChange>
          </w:tcPr>
          <w:p w14:paraId="50F6A60D" w14:textId="77777777" w:rsidR="00036D0E" w:rsidRPr="00036D0E" w:rsidRDefault="00036D0E" w:rsidP="00245317">
            <w:pPr>
              <w:spacing w:after="0" w:line="240" w:lineRule="auto"/>
              <w:jc w:val="center"/>
              <w:rPr>
                <w:ins w:id="5305" w:author="David Dayan" w:date="2021-12-03T17:13:00Z"/>
                <w:rFonts w:ascii="Calibri" w:eastAsia="Times New Roman" w:hAnsi="Calibri" w:cs="Times New Roman"/>
                <w:color w:val="000000"/>
                <w:sz w:val="16"/>
                <w:szCs w:val="16"/>
              </w:rPr>
            </w:pPr>
            <w:ins w:id="53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76886B6" w14:textId="77777777" w:rsidTr="00245317">
        <w:trPr>
          <w:cantSplit/>
          <w:trHeight w:val="20"/>
          <w:ins w:id="5307" w:author="David Dayan" w:date="2021-12-03T17:13:00Z"/>
          <w:trPrChange w:id="53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09" w:author="David Dayan" w:date="2021-12-03T17:18:00Z">
              <w:tcPr>
                <w:tcW w:w="1563" w:type="dxa"/>
                <w:tcBorders>
                  <w:top w:val="nil"/>
                  <w:left w:val="nil"/>
                  <w:bottom w:val="nil"/>
                  <w:right w:val="nil"/>
                </w:tcBorders>
                <w:shd w:val="clear" w:color="auto" w:fill="auto"/>
                <w:noWrap/>
                <w:vAlign w:val="bottom"/>
                <w:hideMark/>
              </w:tcPr>
            </w:tcPrChange>
          </w:tcPr>
          <w:p w14:paraId="28E0B6E1" w14:textId="77777777" w:rsidR="00036D0E" w:rsidRPr="00036D0E" w:rsidRDefault="00036D0E" w:rsidP="00245317">
            <w:pPr>
              <w:spacing w:after="0" w:line="240" w:lineRule="auto"/>
              <w:jc w:val="center"/>
              <w:rPr>
                <w:ins w:id="5310" w:author="David Dayan" w:date="2021-12-03T17:13:00Z"/>
                <w:rFonts w:ascii="Calibri" w:eastAsia="Times New Roman" w:hAnsi="Calibri" w:cs="Times New Roman"/>
                <w:color w:val="000000"/>
                <w:sz w:val="16"/>
                <w:szCs w:val="16"/>
              </w:rPr>
            </w:pPr>
            <w:ins w:id="5311" w:author="David Dayan" w:date="2021-12-03T17:13:00Z">
              <w:r w:rsidRPr="00036D0E">
                <w:rPr>
                  <w:rFonts w:ascii="Calibri" w:eastAsia="Times New Roman" w:hAnsi="Calibri" w:cs="Times New Roman"/>
                  <w:color w:val="000000"/>
                  <w:sz w:val="16"/>
                  <w:szCs w:val="16"/>
                </w:rPr>
                <w:t>OtsAC20ROGR_0140</w:t>
              </w:r>
            </w:ins>
          </w:p>
        </w:tc>
        <w:tc>
          <w:tcPr>
            <w:tcW w:w="746" w:type="dxa"/>
            <w:tcBorders>
              <w:top w:val="nil"/>
              <w:left w:val="nil"/>
              <w:bottom w:val="nil"/>
              <w:right w:val="nil"/>
            </w:tcBorders>
            <w:shd w:val="clear" w:color="auto" w:fill="auto"/>
            <w:noWrap/>
            <w:vAlign w:val="bottom"/>
            <w:hideMark/>
            <w:tcPrChange w:id="5312" w:author="David Dayan" w:date="2021-12-03T17:18:00Z">
              <w:tcPr>
                <w:tcW w:w="746" w:type="dxa"/>
                <w:tcBorders>
                  <w:top w:val="nil"/>
                  <w:left w:val="nil"/>
                  <w:bottom w:val="nil"/>
                  <w:right w:val="nil"/>
                </w:tcBorders>
                <w:shd w:val="clear" w:color="auto" w:fill="auto"/>
                <w:noWrap/>
                <w:vAlign w:val="bottom"/>
                <w:hideMark/>
              </w:tcPr>
            </w:tcPrChange>
          </w:tcPr>
          <w:p w14:paraId="4FD49BF2" w14:textId="77777777" w:rsidR="00036D0E" w:rsidRPr="00036D0E" w:rsidRDefault="00036D0E" w:rsidP="00245317">
            <w:pPr>
              <w:spacing w:after="0" w:line="240" w:lineRule="auto"/>
              <w:jc w:val="center"/>
              <w:rPr>
                <w:ins w:id="5313" w:author="David Dayan" w:date="2021-12-03T17:13:00Z"/>
                <w:rFonts w:ascii="Calibri" w:eastAsia="Times New Roman" w:hAnsi="Calibri" w:cs="Times New Roman"/>
                <w:color w:val="000000"/>
                <w:sz w:val="16"/>
                <w:szCs w:val="16"/>
              </w:rPr>
            </w:pPr>
            <w:ins w:id="5314" w:author="David Dayan" w:date="2021-12-03T17:13:00Z">
              <w:r w:rsidRPr="00036D0E">
                <w:rPr>
                  <w:rFonts w:ascii="Calibri" w:eastAsia="Times New Roman" w:hAnsi="Calibri" w:cs="Times New Roman"/>
                  <w:color w:val="000000"/>
                  <w:sz w:val="16"/>
                  <w:szCs w:val="16"/>
                </w:rPr>
                <w:t>9/2/20</w:t>
              </w:r>
            </w:ins>
          </w:p>
        </w:tc>
        <w:tc>
          <w:tcPr>
            <w:tcW w:w="599" w:type="dxa"/>
            <w:tcBorders>
              <w:top w:val="nil"/>
              <w:left w:val="nil"/>
              <w:bottom w:val="nil"/>
              <w:right w:val="nil"/>
            </w:tcBorders>
            <w:shd w:val="clear" w:color="auto" w:fill="auto"/>
            <w:noWrap/>
            <w:vAlign w:val="bottom"/>
            <w:hideMark/>
            <w:tcPrChange w:id="5315" w:author="David Dayan" w:date="2021-12-03T17:18:00Z">
              <w:tcPr>
                <w:tcW w:w="599" w:type="dxa"/>
                <w:tcBorders>
                  <w:top w:val="nil"/>
                  <w:left w:val="nil"/>
                  <w:bottom w:val="nil"/>
                  <w:right w:val="nil"/>
                </w:tcBorders>
                <w:shd w:val="clear" w:color="auto" w:fill="auto"/>
                <w:noWrap/>
                <w:vAlign w:val="bottom"/>
                <w:hideMark/>
              </w:tcPr>
            </w:tcPrChange>
          </w:tcPr>
          <w:p w14:paraId="2A6F7453" w14:textId="77777777" w:rsidR="00036D0E" w:rsidRPr="00036D0E" w:rsidRDefault="00036D0E" w:rsidP="00245317">
            <w:pPr>
              <w:spacing w:after="0" w:line="240" w:lineRule="auto"/>
              <w:jc w:val="center"/>
              <w:rPr>
                <w:ins w:id="5316" w:author="David Dayan" w:date="2021-12-03T17:13:00Z"/>
                <w:rFonts w:ascii="Calibri" w:eastAsia="Times New Roman" w:hAnsi="Calibri" w:cs="Times New Roman"/>
                <w:color w:val="000000"/>
                <w:sz w:val="16"/>
                <w:szCs w:val="16"/>
              </w:rPr>
            </w:pPr>
            <w:ins w:id="5317" w:author="David Dayan" w:date="2021-12-03T17:13:00Z">
              <w:r w:rsidRPr="00036D0E">
                <w:rPr>
                  <w:rFonts w:ascii="Calibri" w:eastAsia="Times New Roman" w:hAnsi="Calibri" w:cs="Times New Roman"/>
                  <w:color w:val="000000"/>
                  <w:sz w:val="16"/>
                  <w:szCs w:val="16"/>
                </w:rPr>
                <w:t>246</w:t>
              </w:r>
            </w:ins>
          </w:p>
        </w:tc>
        <w:tc>
          <w:tcPr>
            <w:tcW w:w="1142" w:type="dxa"/>
            <w:tcBorders>
              <w:top w:val="nil"/>
              <w:left w:val="nil"/>
              <w:bottom w:val="nil"/>
              <w:right w:val="nil"/>
            </w:tcBorders>
            <w:shd w:val="clear" w:color="auto" w:fill="auto"/>
            <w:noWrap/>
            <w:vAlign w:val="bottom"/>
            <w:hideMark/>
            <w:tcPrChange w:id="5318" w:author="David Dayan" w:date="2021-12-03T17:18:00Z">
              <w:tcPr>
                <w:tcW w:w="1142" w:type="dxa"/>
                <w:tcBorders>
                  <w:top w:val="nil"/>
                  <w:left w:val="nil"/>
                  <w:bottom w:val="nil"/>
                  <w:right w:val="nil"/>
                </w:tcBorders>
                <w:shd w:val="clear" w:color="auto" w:fill="auto"/>
                <w:noWrap/>
                <w:vAlign w:val="bottom"/>
                <w:hideMark/>
              </w:tcPr>
            </w:tcPrChange>
          </w:tcPr>
          <w:p w14:paraId="10CE4CBA" w14:textId="77777777" w:rsidR="00036D0E" w:rsidRPr="00036D0E" w:rsidRDefault="00036D0E" w:rsidP="00245317">
            <w:pPr>
              <w:spacing w:after="0" w:line="240" w:lineRule="auto"/>
              <w:jc w:val="center"/>
              <w:rPr>
                <w:ins w:id="5319" w:author="David Dayan" w:date="2021-12-03T17:13:00Z"/>
                <w:rFonts w:ascii="Calibri" w:eastAsia="Times New Roman" w:hAnsi="Calibri" w:cs="Times New Roman"/>
                <w:color w:val="000000"/>
                <w:sz w:val="16"/>
                <w:szCs w:val="16"/>
              </w:rPr>
            </w:pPr>
            <w:ins w:id="53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21" w:author="David Dayan" w:date="2021-12-03T17:18:00Z">
              <w:tcPr>
                <w:tcW w:w="1440" w:type="dxa"/>
                <w:tcBorders>
                  <w:top w:val="nil"/>
                  <w:left w:val="nil"/>
                  <w:bottom w:val="nil"/>
                  <w:right w:val="nil"/>
                </w:tcBorders>
                <w:shd w:val="clear" w:color="auto" w:fill="auto"/>
                <w:noWrap/>
                <w:vAlign w:val="bottom"/>
                <w:hideMark/>
              </w:tcPr>
            </w:tcPrChange>
          </w:tcPr>
          <w:p w14:paraId="5562345D" w14:textId="77777777" w:rsidR="00036D0E" w:rsidRPr="00036D0E" w:rsidRDefault="00036D0E" w:rsidP="00245317">
            <w:pPr>
              <w:spacing w:after="0" w:line="240" w:lineRule="auto"/>
              <w:jc w:val="center"/>
              <w:rPr>
                <w:ins w:id="5322" w:author="David Dayan" w:date="2021-12-03T17:13:00Z"/>
                <w:rFonts w:ascii="Calibri" w:eastAsia="Times New Roman" w:hAnsi="Calibri" w:cs="Times New Roman"/>
                <w:color w:val="000000"/>
                <w:sz w:val="16"/>
                <w:szCs w:val="16"/>
              </w:rPr>
            </w:pPr>
            <w:ins w:id="53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24" w:author="David Dayan" w:date="2021-12-03T17:18:00Z">
              <w:tcPr>
                <w:tcW w:w="1530" w:type="dxa"/>
                <w:tcBorders>
                  <w:top w:val="nil"/>
                  <w:left w:val="nil"/>
                  <w:bottom w:val="nil"/>
                  <w:right w:val="nil"/>
                </w:tcBorders>
                <w:shd w:val="clear" w:color="auto" w:fill="auto"/>
                <w:noWrap/>
                <w:vAlign w:val="bottom"/>
                <w:hideMark/>
              </w:tcPr>
            </w:tcPrChange>
          </w:tcPr>
          <w:p w14:paraId="337FC7DA" w14:textId="77777777" w:rsidR="00036D0E" w:rsidRPr="00036D0E" w:rsidRDefault="00036D0E" w:rsidP="00245317">
            <w:pPr>
              <w:spacing w:after="0" w:line="240" w:lineRule="auto"/>
              <w:jc w:val="center"/>
              <w:rPr>
                <w:ins w:id="5325" w:author="David Dayan" w:date="2021-12-03T17:13:00Z"/>
                <w:rFonts w:ascii="Calibri" w:eastAsia="Times New Roman" w:hAnsi="Calibri" w:cs="Times New Roman"/>
                <w:color w:val="000000"/>
                <w:sz w:val="16"/>
                <w:szCs w:val="16"/>
              </w:rPr>
            </w:pPr>
            <w:ins w:id="53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27" w:author="David Dayan" w:date="2021-12-03T17:18:00Z">
              <w:tcPr>
                <w:tcW w:w="898" w:type="dxa"/>
                <w:tcBorders>
                  <w:top w:val="nil"/>
                  <w:left w:val="nil"/>
                  <w:bottom w:val="nil"/>
                  <w:right w:val="nil"/>
                </w:tcBorders>
                <w:shd w:val="clear" w:color="auto" w:fill="auto"/>
                <w:noWrap/>
                <w:vAlign w:val="bottom"/>
                <w:hideMark/>
              </w:tcPr>
            </w:tcPrChange>
          </w:tcPr>
          <w:p w14:paraId="4822B788" w14:textId="77777777" w:rsidR="00036D0E" w:rsidRPr="00036D0E" w:rsidRDefault="00036D0E" w:rsidP="00245317">
            <w:pPr>
              <w:spacing w:after="0" w:line="240" w:lineRule="auto"/>
              <w:jc w:val="center"/>
              <w:rPr>
                <w:ins w:id="5328" w:author="David Dayan" w:date="2021-12-03T17:13:00Z"/>
                <w:rFonts w:ascii="Calibri" w:eastAsia="Times New Roman" w:hAnsi="Calibri" w:cs="Times New Roman"/>
                <w:color w:val="000000"/>
                <w:sz w:val="16"/>
                <w:szCs w:val="16"/>
              </w:rPr>
            </w:pPr>
            <w:ins w:id="53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30" w:author="David Dayan" w:date="2021-12-03T17:18:00Z">
              <w:tcPr>
                <w:tcW w:w="902" w:type="dxa"/>
                <w:tcBorders>
                  <w:top w:val="nil"/>
                  <w:left w:val="nil"/>
                  <w:bottom w:val="nil"/>
                  <w:right w:val="nil"/>
                </w:tcBorders>
                <w:shd w:val="clear" w:color="auto" w:fill="auto"/>
                <w:noWrap/>
                <w:vAlign w:val="bottom"/>
                <w:hideMark/>
              </w:tcPr>
            </w:tcPrChange>
          </w:tcPr>
          <w:p w14:paraId="76E7C53A" w14:textId="77777777" w:rsidR="00036D0E" w:rsidRPr="00036D0E" w:rsidRDefault="00036D0E" w:rsidP="00245317">
            <w:pPr>
              <w:spacing w:after="0" w:line="240" w:lineRule="auto"/>
              <w:jc w:val="center"/>
              <w:rPr>
                <w:ins w:id="5331" w:author="David Dayan" w:date="2021-12-03T17:13:00Z"/>
                <w:rFonts w:ascii="Calibri" w:eastAsia="Times New Roman" w:hAnsi="Calibri" w:cs="Times New Roman"/>
                <w:color w:val="000000"/>
                <w:sz w:val="16"/>
                <w:szCs w:val="16"/>
              </w:rPr>
            </w:pPr>
            <w:ins w:id="53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33" w:author="David Dayan" w:date="2021-12-03T17:18:00Z">
              <w:tcPr>
                <w:tcW w:w="2160" w:type="dxa"/>
                <w:tcBorders>
                  <w:top w:val="nil"/>
                  <w:left w:val="nil"/>
                  <w:bottom w:val="nil"/>
                  <w:right w:val="nil"/>
                </w:tcBorders>
                <w:shd w:val="clear" w:color="auto" w:fill="auto"/>
                <w:noWrap/>
                <w:vAlign w:val="bottom"/>
                <w:hideMark/>
              </w:tcPr>
            </w:tcPrChange>
          </w:tcPr>
          <w:p w14:paraId="348646B2" w14:textId="77777777" w:rsidR="00036D0E" w:rsidRPr="00036D0E" w:rsidRDefault="00036D0E" w:rsidP="00245317">
            <w:pPr>
              <w:spacing w:after="0" w:line="240" w:lineRule="auto"/>
              <w:jc w:val="center"/>
              <w:rPr>
                <w:ins w:id="5334" w:author="David Dayan" w:date="2021-12-03T17:13:00Z"/>
                <w:rFonts w:ascii="Calibri" w:eastAsia="Times New Roman" w:hAnsi="Calibri" w:cs="Times New Roman"/>
                <w:color w:val="000000"/>
                <w:sz w:val="16"/>
                <w:szCs w:val="16"/>
              </w:rPr>
            </w:pPr>
            <w:ins w:id="53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336" w:author="David Dayan" w:date="2021-12-03T17:18:00Z">
              <w:tcPr>
                <w:tcW w:w="2876" w:type="dxa"/>
                <w:gridSpan w:val="2"/>
                <w:tcBorders>
                  <w:top w:val="nil"/>
                  <w:left w:val="nil"/>
                  <w:bottom w:val="nil"/>
                  <w:right w:val="nil"/>
                </w:tcBorders>
                <w:shd w:val="clear" w:color="auto" w:fill="auto"/>
                <w:noWrap/>
                <w:vAlign w:val="bottom"/>
                <w:hideMark/>
              </w:tcPr>
            </w:tcPrChange>
          </w:tcPr>
          <w:p w14:paraId="1E52E1A0" w14:textId="77777777" w:rsidR="00036D0E" w:rsidRPr="00036D0E" w:rsidRDefault="00036D0E" w:rsidP="00245317">
            <w:pPr>
              <w:spacing w:after="0" w:line="240" w:lineRule="auto"/>
              <w:jc w:val="center"/>
              <w:rPr>
                <w:ins w:id="5337" w:author="David Dayan" w:date="2021-12-03T17:13:00Z"/>
                <w:rFonts w:ascii="Calibri" w:eastAsia="Times New Roman" w:hAnsi="Calibri" w:cs="Times New Roman"/>
                <w:color w:val="000000"/>
                <w:sz w:val="16"/>
                <w:szCs w:val="16"/>
              </w:rPr>
            </w:pPr>
            <w:ins w:id="53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339" w:author="David Dayan" w:date="2021-12-03T17:18:00Z">
              <w:tcPr>
                <w:tcW w:w="1426" w:type="dxa"/>
                <w:tcBorders>
                  <w:top w:val="nil"/>
                  <w:left w:val="nil"/>
                  <w:bottom w:val="nil"/>
                  <w:right w:val="nil"/>
                </w:tcBorders>
                <w:shd w:val="clear" w:color="auto" w:fill="auto"/>
                <w:noWrap/>
                <w:vAlign w:val="bottom"/>
                <w:hideMark/>
              </w:tcPr>
            </w:tcPrChange>
          </w:tcPr>
          <w:p w14:paraId="6CA66B1F" w14:textId="77777777" w:rsidR="00036D0E" w:rsidRPr="00036D0E" w:rsidRDefault="00036D0E" w:rsidP="00245317">
            <w:pPr>
              <w:spacing w:after="0" w:line="240" w:lineRule="auto"/>
              <w:jc w:val="center"/>
              <w:rPr>
                <w:ins w:id="5340" w:author="David Dayan" w:date="2021-12-03T17:13:00Z"/>
                <w:rFonts w:ascii="Calibri" w:eastAsia="Times New Roman" w:hAnsi="Calibri" w:cs="Times New Roman"/>
                <w:color w:val="000000"/>
                <w:sz w:val="16"/>
                <w:szCs w:val="16"/>
              </w:rPr>
            </w:pPr>
            <w:ins w:id="53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0146E7F" w14:textId="77777777" w:rsidTr="00245317">
        <w:trPr>
          <w:cantSplit/>
          <w:trHeight w:val="20"/>
          <w:ins w:id="5342" w:author="David Dayan" w:date="2021-12-03T17:13:00Z"/>
          <w:trPrChange w:id="53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44" w:author="David Dayan" w:date="2021-12-03T17:18:00Z">
              <w:tcPr>
                <w:tcW w:w="1563" w:type="dxa"/>
                <w:tcBorders>
                  <w:top w:val="nil"/>
                  <w:left w:val="nil"/>
                  <w:bottom w:val="nil"/>
                  <w:right w:val="nil"/>
                </w:tcBorders>
                <w:shd w:val="clear" w:color="auto" w:fill="auto"/>
                <w:noWrap/>
                <w:vAlign w:val="bottom"/>
                <w:hideMark/>
              </w:tcPr>
            </w:tcPrChange>
          </w:tcPr>
          <w:p w14:paraId="1004D71A" w14:textId="77777777" w:rsidR="00036D0E" w:rsidRPr="00036D0E" w:rsidRDefault="00036D0E" w:rsidP="00245317">
            <w:pPr>
              <w:spacing w:after="0" w:line="240" w:lineRule="auto"/>
              <w:jc w:val="center"/>
              <w:rPr>
                <w:ins w:id="5345" w:author="David Dayan" w:date="2021-12-03T17:13:00Z"/>
                <w:rFonts w:ascii="Calibri" w:eastAsia="Times New Roman" w:hAnsi="Calibri" w:cs="Times New Roman"/>
                <w:color w:val="000000"/>
                <w:sz w:val="16"/>
                <w:szCs w:val="16"/>
              </w:rPr>
            </w:pPr>
            <w:ins w:id="5346" w:author="David Dayan" w:date="2021-12-03T17:13:00Z">
              <w:r w:rsidRPr="00036D0E">
                <w:rPr>
                  <w:rFonts w:ascii="Calibri" w:eastAsia="Times New Roman" w:hAnsi="Calibri" w:cs="Times New Roman"/>
                  <w:color w:val="000000"/>
                  <w:sz w:val="16"/>
                  <w:szCs w:val="16"/>
                </w:rPr>
                <w:t>OtsAC20ROGR_0141</w:t>
              </w:r>
            </w:ins>
          </w:p>
        </w:tc>
        <w:tc>
          <w:tcPr>
            <w:tcW w:w="746" w:type="dxa"/>
            <w:tcBorders>
              <w:top w:val="nil"/>
              <w:left w:val="nil"/>
              <w:bottom w:val="nil"/>
              <w:right w:val="nil"/>
            </w:tcBorders>
            <w:shd w:val="clear" w:color="auto" w:fill="auto"/>
            <w:noWrap/>
            <w:vAlign w:val="bottom"/>
            <w:hideMark/>
            <w:tcPrChange w:id="5347" w:author="David Dayan" w:date="2021-12-03T17:18:00Z">
              <w:tcPr>
                <w:tcW w:w="746" w:type="dxa"/>
                <w:tcBorders>
                  <w:top w:val="nil"/>
                  <w:left w:val="nil"/>
                  <w:bottom w:val="nil"/>
                  <w:right w:val="nil"/>
                </w:tcBorders>
                <w:shd w:val="clear" w:color="auto" w:fill="auto"/>
                <w:noWrap/>
                <w:vAlign w:val="bottom"/>
                <w:hideMark/>
              </w:tcPr>
            </w:tcPrChange>
          </w:tcPr>
          <w:p w14:paraId="24BCB1E6" w14:textId="77777777" w:rsidR="00036D0E" w:rsidRPr="00036D0E" w:rsidRDefault="00036D0E" w:rsidP="00245317">
            <w:pPr>
              <w:spacing w:after="0" w:line="240" w:lineRule="auto"/>
              <w:jc w:val="center"/>
              <w:rPr>
                <w:ins w:id="5348" w:author="David Dayan" w:date="2021-12-03T17:13:00Z"/>
                <w:rFonts w:ascii="Calibri" w:eastAsia="Times New Roman" w:hAnsi="Calibri" w:cs="Times New Roman"/>
                <w:color w:val="000000"/>
                <w:sz w:val="16"/>
                <w:szCs w:val="16"/>
              </w:rPr>
            </w:pPr>
            <w:ins w:id="534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350" w:author="David Dayan" w:date="2021-12-03T17:18:00Z">
              <w:tcPr>
                <w:tcW w:w="599" w:type="dxa"/>
                <w:tcBorders>
                  <w:top w:val="nil"/>
                  <w:left w:val="nil"/>
                  <w:bottom w:val="nil"/>
                  <w:right w:val="nil"/>
                </w:tcBorders>
                <w:shd w:val="clear" w:color="auto" w:fill="auto"/>
                <w:noWrap/>
                <w:vAlign w:val="bottom"/>
                <w:hideMark/>
              </w:tcPr>
            </w:tcPrChange>
          </w:tcPr>
          <w:p w14:paraId="760199E5" w14:textId="77777777" w:rsidR="00036D0E" w:rsidRPr="00036D0E" w:rsidRDefault="00036D0E" w:rsidP="00245317">
            <w:pPr>
              <w:spacing w:after="0" w:line="240" w:lineRule="auto"/>
              <w:jc w:val="center"/>
              <w:rPr>
                <w:ins w:id="5351" w:author="David Dayan" w:date="2021-12-03T17:13:00Z"/>
                <w:rFonts w:ascii="Calibri" w:eastAsia="Times New Roman" w:hAnsi="Calibri" w:cs="Times New Roman"/>
                <w:color w:val="000000"/>
                <w:sz w:val="16"/>
                <w:szCs w:val="16"/>
              </w:rPr>
            </w:pPr>
            <w:ins w:id="535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353" w:author="David Dayan" w:date="2021-12-03T17:18:00Z">
              <w:tcPr>
                <w:tcW w:w="1142" w:type="dxa"/>
                <w:tcBorders>
                  <w:top w:val="nil"/>
                  <w:left w:val="nil"/>
                  <w:bottom w:val="nil"/>
                  <w:right w:val="nil"/>
                </w:tcBorders>
                <w:shd w:val="clear" w:color="auto" w:fill="auto"/>
                <w:noWrap/>
                <w:vAlign w:val="bottom"/>
                <w:hideMark/>
              </w:tcPr>
            </w:tcPrChange>
          </w:tcPr>
          <w:p w14:paraId="3679E220" w14:textId="77777777" w:rsidR="00036D0E" w:rsidRPr="00036D0E" w:rsidRDefault="00036D0E" w:rsidP="00245317">
            <w:pPr>
              <w:spacing w:after="0" w:line="240" w:lineRule="auto"/>
              <w:jc w:val="center"/>
              <w:rPr>
                <w:ins w:id="5354" w:author="David Dayan" w:date="2021-12-03T17:13:00Z"/>
                <w:rFonts w:ascii="Calibri" w:eastAsia="Times New Roman" w:hAnsi="Calibri" w:cs="Times New Roman"/>
                <w:color w:val="000000"/>
                <w:sz w:val="16"/>
                <w:szCs w:val="16"/>
              </w:rPr>
            </w:pPr>
            <w:ins w:id="53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56" w:author="David Dayan" w:date="2021-12-03T17:18:00Z">
              <w:tcPr>
                <w:tcW w:w="1440" w:type="dxa"/>
                <w:tcBorders>
                  <w:top w:val="nil"/>
                  <w:left w:val="nil"/>
                  <w:bottom w:val="nil"/>
                  <w:right w:val="nil"/>
                </w:tcBorders>
                <w:shd w:val="clear" w:color="auto" w:fill="auto"/>
                <w:noWrap/>
                <w:vAlign w:val="bottom"/>
                <w:hideMark/>
              </w:tcPr>
            </w:tcPrChange>
          </w:tcPr>
          <w:p w14:paraId="7CE4A9E2" w14:textId="77777777" w:rsidR="00036D0E" w:rsidRPr="00036D0E" w:rsidRDefault="00036D0E" w:rsidP="00245317">
            <w:pPr>
              <w:spacing w:after="0" w:line="240" w:lineRule="auto"/>
              <w:jc w:val="center"/>
              <w:rPr>
                <w:ins w:id="5357" w:author="David Dayan" w:date="2021-12-03T17:13:00Z"/>
                <w:rFonts w:ascii="Calibri" w:eastAsia="Times New Roman" w:hAnsi="Calibri" w:cs="Times New Roman"/>
                <w:color w:val="000000"/>
                <w:sz w:val="16"/>
                <w:szCs w:val="16"/>
              </w:rPr>
            </w:pPr>
            <w:ins w:id="53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59" w:author="David Dayan" w:date="2021-12-03T17:18:00Z">
              <w:tcPr>
                <w:tcW w:w="1530" w:type="dxa"/>
                <w:tcBorders>
                  <w:top w:val="nil"/>
                  <w:left w:val="nil"/>
                  <w:bottom w:val="nil"/>
                  <w:right w:val="nil"/>
                </w:tcBorders>
                <w:shd w:val="clear" w:color="auto" w:fill="auto"/>
                <w:noWrap/>
                <w:vAlign w:val="bottom"/>
                <w:hideMark/>
              </w:tcPr>
            </w:tcPrChange>
          </w:tcPr>
          <w:p w14:paraId="6B562F25" w14:textId="77777777" w:rsidR="00036D0E" w:rsidRPr="00036D0E" w:rsidRDefault="00036D0E" w:rsidP="00245317">
            <w:pPr>
              <w:spacing w:after="0" w:line="240" w:lineRule="auto"/>
              <w:jc w:val="center"/>
              <w:rPr>
                <w:ins w:id="5360" w:author="David Dayan" w:date="2021-12-03T17:13:00Z"/>
                <w:rFonts w:ascii="Calibri" w:eastAsia="Times New Roman" w:hAnsi="Calibri" w:cs="Times New Roman"/>
                <w:color w:val="000000"/>
                <w:sz w:val="16"/>
                <w:szCs w:val="16"/>
              </w:rPr>
            </w:pPr>
            <w:ins w:id="53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62" w:author="David Dayan" w:date="2021-12-03T17:18:00Z">
              <w:tcPr>
                <w:tcW w:w="898" w:type="dxa"/>
                <w:tcBorders>
                  <w:top w:val="nil"/>
                  <w:left w:val="nil"/>
                  <w:bottom w:val="nil"/>
                  <w:right w:val="nil"/>
                </w:tcBorders>
                <w:shd w:val="clear" w:color="auto" w:fill="auto"/>
                <w:noWrap/>
                <w:vAlign w:val="bottom"/>
                <w:hideMark/>
              </w:tcPr>
            </w:tcPrChange>
          </w:tcPr>
          <w:p w14:paraId="645B9BF2" w14:textId="77777777" w:rsidR="00036D0E" w:rsidRPr="00036D0E" w:rsidRDefault="00036D0E" w:rsidP="00245317">
            <w:pPr>
              <w:spacing w:after="0" w:line="240" w:lineRule="auto"/>
              <w:jc w:val="center"/>
              <w:rPr>
                <w:ins w:id="5363" w:author="David Dayan" w:date="2021-12-03T17:13:00Z"/>
                <w:rFonts w:ascii="Calibri" w:eastAsia="Times New Roman" w:hAnsi="Calibri" w:cs="Times New Roman"/>
                <w:color w:val="000000"/>
                <w:sz w:val="16"/>
                <w:szCs w:val="16"/>
              </w:rPr>
            </w:pPr>
            <w:ins w:id="53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365" w:author="David Dayan" w:date="2021-12-03T17:18:00Z">
              <w:tcPr>
                <w:tcW w:w="902" w:type="dxa"/>
                <w:tcBorders>
                  <w:top w:val="nil"/>
                  <w:left w:val="nil"/>
                  <w:bottom w:val="nil"/>
                  <w:right w:val="nil"/>
                </w:tcBorders>
                <w:shd w:val="clear" w:color="auto" w:fill="auto"/>
                <w:noWrap/>
                <w:vAlign w:val="bottom"/>
                <w:hideMark/>
              </w:tcPr>
            </w:tcPrChange>
          </w:tcPr>
          <w:p w14:paraId="297A7658" w14:textId="77777777" w:rsidR="00036D0E" w:rsidRPr="00036D0E" w:rsidRDefault="00036D0E" w:rsidP="00245317">
            <w:pPr>
              <w:spacing w:after="0" w:line="240" w:lineRule="auto"/>
              <w:jc w:val="center"/>
              <w:rPr>
                <w:ins w:id="5366" w:author="David Dayan" w:date="2021-12-03T17:13:00Z"/>
                <w:rFonts w:ascii="Calibri" w:eastAsia="Times New Roman" w:hAnsi="Calibri" w:cs="Times New Roman"/>
                <w:color w:val="000000"/>
                <w:sz w:val="16"/>
                <w:szCs w:val="16"/>
              </w:rPr>
            </w:pPr>
            <w:ins w:id="53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368" w:author="David Dayan" w:date="2021-12-03T17:18:00Z">
              <w:tcPr>
                <w:tcW w:w="2160" w:type="dxa"/>
                <w:tcBorders>
                  <w:top w:val="nil"/>
                  <w:left w:val="nil"/>
                  <w:bottom w:val="nil"/>
                  <w:right w:val="nil"/>
                </w:tcBorders>
                <w:shd w:val="clear" w:color="auto" w:fill="auto"/>
                <w:noWrap/>
                <w:vAlign w:val="bottom"/>
                <w:hideMark/>
              </w:tcPr>
            </w:tcPrChange>
          </w:tcPr>
          <w:p w14:paraId="5A1AE93B" w14:textId="77777777" w:rsidR="00036D0E" w:rsidRPr="00036D0E" w:rsidRDefault="00036D0E" w:rsidP="00245317">
            <w:pPr>
              <w:spacing w:after="0" w:line="240" w:lineRule="auto"/>
              <w:jc w:val="center"/>
              <w:rPr>
                <w:ins w:id="5369" w:author="David Dayan" w:date="2021-12-03T17:13:00Z"/>
                <w:rFonts w:ascii="Calibri" w:eastAsia="Times New Roman" w:hAnsi="Calibri" w:cs="Times New Roman"/>
                <w:color w:val="000000"/>
                <w:sz w:val="16"/>
                <w:szCs w:val="16"/>
              </w:rPr>
            </w:pPr>
            <w:ins w:id="53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371" w:author="David Dayan" w:date="2021-12-03T17:18:00Z">
              <w:tcPr>
                <w:tcW w:w="2876" w:type="dxa"/>
                <w:gridSpan w:val="2"/>
                <w:tcBorders>
                  <w:top w:val="nil"/>
                  <w:left w:val="nil"/>
                  <w:bottom w:val="nil"/>
                  <w:right w:val="nil"/>
                </w:tcBorders>
                <w:shd w:val="clear" w:color="auto" w:fill="auto"/>
                <w:noWrap/>
                <w:vAlign w:val="bottom"/>
                <w:hideMark/>
              </w:tcPr>
            </w:tcPrChange>
          </w:tcPr>
          <w:p w14:paraId="55725F6A" w14:textId="77777777" w:rsidR="00036D0E" w:rsidRPr="00036D0E" w:rsidRDefault="00036D0E" w:rsidP="00245317">
            <w:pPr>
              <w:spacing w:after="0" w:line="240" w:lineRule="auto"/>
              <w:jc w:val="center"/>
              <w:rPr>
                <w:ins w:id="5372" w:author="David Dayan" w:date="2021-12-03T17:13:00Z"/>
                <w:rFonts w:ascii="Calibri" w:eastAsia="Times New Roman" w:hAnsi="Calibri" w:cs="Times New Roman"/>
                <w:color w:val="000000"/>
                <w:sz w:val="16"/>
                <w:szCs w:val="16"/>
              </w:rPr>
            </w:pPr>
            <w:ins w:id="53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374" w:author="David Dayan" w:date="2021-12-03T17:18:00Z">
              <w:tcPr>
                <w:tcW w:w="1426" w:type="dxa"/>
                <w:tcBorders>
                  <w:top w:val="nil"/>
                  <w:left w:val="nil"/>
                  <w:bottom w:val="nil"/>
                  <w:right w:val="nil"/>
                </w:tcBorders>
                <w:shd w:val="clear" w:color="auto" w:fill="auto"/>
                <w:noWrap/>
                <w:vAlign w:val="bottom"/>
                <w:hideMark/>
              </w:tcPr>
            </w:tcPrChange>
          </w:tcPr>
          <w:p w14:paraId="1FC33D53" w14:textId="77777777" w:rsidR="00036D0E" w:rsidRPr="00036D0E" w:rsidRDefault="00036D0E" w:rsidP="00245317">
            <w:pPr>
              <w:spacing w:after="0" w:line="240" w:lineRule="auto"/>
              <w:jc w:val="center"/>
              <w:rPr>
                <w:ins w:id="5375" w:author="David Dayan" w:date="2021-12-03T17:13:00Z"/>
                <w:rFonts w:ascii="Calibri" w:eastAsia="Times New Roman" w:hAnsi="Calibri" w:cs="Times New Roman"/>
                <w:color w:val="000000"/>
                <w:sz w:val="16"/>
                <w:szCs w:val="16"/>
              </w:rPr>
            </w:pPr>
            <w:ins w:id="53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BDB9D67" w14:textId="77777777" w:rsidTr="00245317">
        <w:trPr>
          <w:cantSplit/>
          <w:trHeight w:val="20"/>
          <w:ins w:id="5377" w:author="David Dayan" w:date="2021-12-03T17:13:00Z"/>
          <w:trPrChange w:id="53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379" w:author="David Dayan" w:date="2021-12-03T17:18:00Z">
              <w:tcPr>
                <w:tcW w:w="1563" w:type="dxa"/>
                <w:tcBorders>
                  <w:top w:val="nil"/>
                  <w:left w:val="nil"/>
                  <w:bottom w:val="nil"/>
                  <w:right w:val="nil"/>
                </w:tcBorders>
                <w:shd w:val="clear" w:color="auto" w:fill="auto"/>
                <w:noWrap/>
                <w:vAlign w:val="bottom"/>
                <w:hideMark/>
              </w:tcPr>
            </w:tcPrChange>
          </w:tcPr>
          <w:p w14:paraId="4ADFD3B4" w14:textId="77777777" w:rsidR="00036D0E" w:rsidRPr="00036D0E" w:rsidRDefault="00036D0E" w:rsidP="00245317">
            <w:pPr>
              <w:spacing w:after="0" w:line="240" w:lineRule="auto"/>
              <w:jc w:val="center"/>
              <w:rPr>
                <w:ins w:id="5380" w:author="David Dayan" w:date="2021-12-03T17:13:00Z"/>
                <w:rFonts w:ascii="Calibri" w:eastAsia="Times New Roman" w:hAnsi="Calibri" w:cs="Times New Roman"/>
                <w:color w:val="000000"/>
                <w:sz w:val="16"/>
                <w:szCs w:val="16"/>
              </w:rPr>
            </w:pPr>
            <w:ins w:id="5381" w:author="David Dayan" w:date="2021-12-03T17:13:00Z">
              <w:r w:rsidRPr="00036D0E">
                <w:rPr>
                  <w:rFonts w:ascii="Calibri" w:eastAsia="Times New Roman" w:hAnsi="Calibri" w:cs="Times New Roman"/>
                  <w:color w:val="000000"/>
                  <w:sz w:val="16"/>
                  <w:szCs w:val="16"/>
                </w:rPr>
                <w:t>OtsAC20ROGR_0142</w:t>
              </w:r>
            </w:ins>
          </w:p>
        </w:tc>
        <w:tc>
          <w:tcPr>
            <w:tcW w:w="746" w:type="dxa"/>
            <w:tcBorders>
              <w:top w:val="nil"/>
              <w:left w:val="nil"/>
              <w:bottom w:val="nil"/>
              <w:right w:val="nil"/>
            </w:tcBorders>
            <w:shd w:val="clear" w:color="auto" w:fill="auto"/>
            <w:noWrap/>
            <w:vAlign w:val="bottom"/>
            <w:hideMark/>
            <w:tcPrChange w:id="5382" w:author="David Dayan" w:date="2021-12-03T17:18:00Z">
              <w:tcPr>
                <w:tcW w:w="746" w:type="dxa"/>
                <w:tcBorders>
                  <w:top w:val="nil"/>
                  <w:left w:val="nil"/>
                  <w:bottom w:val="nil"/>
                  <w:right w:val="nil"/>
                </w:tcBorders>
                <w:shd w:val="clear" w:color="auto" w:fill="auto"/>
                <w:noWrap/>
                <w:vAlign w:val="bottom"/>
                <w:hideMark/>
              </w:tcPr>
            </w:tcPrChange>
          </w:tcPr>
          <w:p w14:paraId="07C98ADE" w14:textId="77777777" w:rsidR="00036D0E" w:rsidRPr="00036D0E" w:rsidRDefault="00036D0E" w:rsidP="00245317">
            <w:pPr>
              <w:spacing w:after="0" w:line="240" w:lineRule="auto"/>
              <w:jc w:val="center"/>
              <w:rPr>
                <w:ins w:id="5383" w:author="David Dayan" w:date="2021-12-03T17:13:00Z"/>
                <w:rFonts w:ascii="Calibri" w:eastAsia="Times New Roman" w:hAnsi="Calibri" w:cs="Times New Roman"/>
                <w:color w:val="000000"/>
                <w:sz w:val="16"/>
                <w:szCs w:val="16"/>
              </w:rPr>
            </w:pPr>
            <w:ins w:id="538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385" w:author="David Dayan" w:date="2021-12-03T17:18:00Z">
              <w:tcPr>
                <w:tcW w:w="599" w:type="dxa"/>
                <w:tcBorders>
                  <w:top w:val="nil"/>
                  <w:left w:val="nil"/>
                  <w:bottom w:val="nil"/>
                  <w:right w:val="nil"/>
                </w:tcBorders>
                <w:shd w:val="clear" w:color="auto" w:fill="auto"/>
                <w:noWrap/>
                <w:vAlign w:val="bottom"/>
                <w:hideMark/>
              </w:tcPr>
            </w:tcPrChange>
          </w:tcPr>
          <w:p w14:paraId="59E11E65" w14:textId="77777777" w:rsidR="00036D0E" w:rsidRPr="00036D0E" w:rsidRDefault="00036D0E" w:rsidP="00245317">
            <w:pPr>
              <w:spacing w:after="0" w:line="240" w:lineRule="auto"/>
              <w:jc w:val="center"/>
              <w:rPr>
                <w:ins w:id="5386" w:author="David Dayan" w:date="2021-12-03T17:13:00Z"/>
                <w:rFonts w:ascii="Calibri" w:eastAsia="Times New Roman" w:hAnsi="Calibri" w:cs="Times New Roman"/>
                <w:color w:val="000000"/>
                <w:sz w:val="16"/>
                <w:szCs w:val="16"/>
              </w:rPr>
            </w:pPr>
            <w:ins w:id="538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388" w:author="David Dayan" w:date="2021-12-03T17:18:00Z">
              <w:tcPr>
                <w:tcW w:w="1142" w:type="dxa"/>
                <w:tcBorders>
                  <w:top w:val="nil"/>
                  <w:left w:val="nil"/>
                  <w:bottom w:val="nil"/>
                  <w:right w:val="nil"/>
                </w:tcBorders>
                <w:shd w:val="clear" w:color="auto" w:fill="auto"/>
                <w:noWrap/>
                <w:vAlign w:val="bottom"/>
                <w:hideMark/>
              </w:tcPr>
            </w:tcPrChange>
          </w:tcPr>
          <w:p w14:paraId="2C57E7ED" w14:textId="77777777" w:rsidR="00036D0E" w:rsidRPr="00036D0E" w:rsidRDefault="00036D0E" w:rsidP="00245317">
            <w:pPr>
              <w:spacing w:after="0" w:line="240" w:lineRule="auto"/>
              <w:jc w:val="center"/>
              <w:rPr>
                <w:ins w:id="5389" w:author="David Dayan" w:date="2021-12-03T17:13:00Z"/>
                <w:rFonts w:ascii="Calibri" w:eastAsia="Times New Roman" w:hAnsi="Calibri" w:cs="Times New Roman"/>
                <w:color w:val="000000"/>
                <w:sz w:val="16"/>
                <w:szCs w:val="16"/>
              </w:rPr>
            </w:pPr>
            <w:ins w:id="53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391" w:author="David Dayan" w:date="2021-12-03T17:18:00Z">
              <w:tcPr>
                <w:tcW w:w="1440" w:type="dxa"/>
                <w:tcBorders>
                  <w:top w:val="nil"/>
                  <w:left w:val="nil"/>
                  <w:bottom w:val="nil"/>
                  <w:right w:val="nil"/>
                </w:tcBorders>
                <w:shd w:val="clear" w:color="auto" w:fill="auto"/>
                <w:noWrap/>
                <w:vAlign w:val="bottom"/>
                <w:hideMark/>
              </w:tcPr>
            </w:tcPrChange>
          </w:tcPr>
          <w:p w14:paraId="436943C4" w14:textId="77777777" w:rsidR="00036D0E" w:rsidRPr="00036D0E" w:rsidRDefault="00036D0E" w:rsidP="00245317">
            <w:pPr>
              <w:spacing w:after="0" w:line="240" w:lineRule="auto"/>
              <w:jc w:val="center"/>
              <w:rPr>
                <w:ins w:id="5392" w:author="David Dayan" w:date="2021-12-03T17:13:00Z"/>
                <w:rFonts w:ascii="Calibri" w:eastAsia="Times New Roman" w:hAnsi="Calibri" w:cs="Times New Roman"/>
                <w:color w:val="000000"/>
                <w:sz w:val="16"/>
                <w:szCs w:val="16"/>
              </w:rPr>
            </w:pPr>
            <w:ins w:id="53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394" w:author="David Dayan" w:date="2021-12-03T17:18:00Z">
              <w:tcPr>
                <w:tcW w:w="1530" w:type="dxa"/>
                <w:tcBorders>
                  <w:top w:val="nil"/>
                  <w:left w:val="nil"/>
                  <w:bottom w:val="nil"/>
                  <w:right w:val="nil"/>
                </w:tcBorders>
                <w:shd w:val="clear" w:color="auto" w:fill="auto"/>
                <w:noWrap/>
                <w:vAlign w:val="bottom"/>
                <w:hideMark/>
              </w:tcPr>
            </w:tcPrChange>
          </w:tcPr>
          <w:p w14:paraId="385999C9" w14:textId="77777777" w:rsidR="00036D0E" w:rsidRPr="00036D0E" w:rsidRDefault="00036D0E" w:rsidP="00245317">
            <w:pPr>
              <w:spacing w:after="0" w:line="240" w:lineRule="auto"/>
              <w:jc w:val="center"/>
              <w:rPr>
                <w:ins w:id="5395" w:author="David Dayan" w:date="2021-12-03T17:13:00Z"/>
                <w:rFonts w:ascii="Calibri" w:eastAsia="Times New Roman" w:hAnsi="Calibri" w:cs="Times New Roman"/>
                <w:color w:val="000000"/>
                <w:sz w:val="16"/>
                <w:szCs w:val="16"/>
              </w:rPr>
            </w:pPr>
            <w:ins w:id="53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397" w:author="David Dayan" w:date="2021-12-03T17:18:00Z">
              <w:tcPr>
                <w:tcW w:w="898" w:type="dxa"/>
                <w:tcBorders>
                  <w:top w:val="nil"/>
                  <w:left w:val="nil"/>
                  <w:bottom w:val="nil"/>
                  <w:right w:val="nil"/>
                </w:tcBorders>
                <w:shd w:val="clear" w:color="auto" w:fill="auto"/>
                <w:noWrap/>
                <w:vAlign w:val="bottom"/>
                <w:hideMark/>
              </w:tcPr>
            </w:tcPrChange>
          </w:tcPr>
          <w:p w14:paraId="606D76DB" w14:textId="77777777" w:rsidR="00036D0E" w:rsidRPr="00036D0E" w:rsidRDefault="00036D0E" w:rsidP="00245317">
            <w:pPr>
              <w:spacing w:after="0" w:line="240" w:lineRule="auto"/>
              <w:jc w:val="center"/>
              <w:rPr>
                <w:ins w:id="5398" w:author="David Dayan" w:date="2021-12-03T17:13:00Z"/>
                <w:rFonts w:ascii="Calibri" w:eastAsia="Times New Roman" w:hAnsi="Calibri" w:cs="Times New Roman"/>
                <w:color w:val="000000"/>
                <w:sz w:val="16"/>
                <w:szCs w:val="16"/>
              </w:rPr>
            </w:pPr>
            <w:ins w:id="53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00" w:author="David Dayan" w:date="2021-12-03T17:18:00Z">
              <w:tcPr>
                <w:tcW w:w="902" w:type="dxa"/>
                <w:tcBorders>
                  <w:top w:val="nil"/>
                  <w:left w:val="nil"/>
                  <w:bottom w:val="nil"/>
                  <w:right w:val="nil"/>
                </w:tcBorders>
                <w:shd w:val="clear" w:color="auto" w:fill="auto"/>
                <w:noWrap/>
                <w:vAlign w:val="bottom"/>
                <w:hideMark/>
              </w:tcPr>
            </w:tcPrChange>
          </w:tcPr>
          <w:p w14:paraId="62758A4C" w14:textId="77777777" w:rsidR="00036D0E" w:rsidRPr="00036D0E" w:rsidRDefault="00036D0E" w:rsidP="00245317">
            <w:pPr>
              <w:spacing w:after="0" w:line="240" w:lineRule="auto"/>
              <w:jc w:val="center"/>
              <w:rPr>
                <w:ins w:id="5401" w:author="David Dayan" w:date="2021-12-03T17:13:00Z"/>
                <w:rFonts w:ascii="Calibri" w:eastAsia="Times New Roman" w:hAnsi="Calibri" w:cs="Times New Roman"/>
                <w:color w:val="000000"/>
                <w:sz w:val="16"/>
                <w:szCs w:val="16"/>
              </w:rPr>
            </w:pPr>
            <w:ins w:id="54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403" w:author="David Dayan" w:date="2021-12-03T17:18:00Z">
              <w:tcPr>
                <w:tcW w:w="2160" w:type="dxa"/>
                <w:tcBorders>
                  <w:top w:val="nil"/>
                  <w:left w:val="nil"/>
                  <w:bottom w:val="nil"/>
                  <w:right w:val="nil"/>
                </w:tcBorders>
                <w:shd w:val="clear" w:color="auto" w:fill="auto"/>
                <w:noWrap/>
                <w:vAlign w:val="bottom"/>
                <w:hideMark/>
              </w:tcPr>
            </w:tcPrChange>
          </w:tcPr>
          <w:p w14:paraId="52475E2C" w14:textId="77777777" w:rsidR="00036D0E" w:rsidRPr="00036D0E" w:rsidRDefault="00036D0E" w:rsidP="00245317">
            <w:pPr>
              <w:spacing w:after="0" w:line="240" w:lineRule="auto"/>
              <w:jc w:val="center"/>
              <w:rPr>
                <w:ins w:id="5404" w:author="David Dayan" w:date="2021-12-03T17:13:00Z"/>
                <w:rFonts w:ascii="Calibri" w:eastAsia="Times New Roman" w:hAnsi="Calibri" w:cs="Times New Roman"/>
                <w:color w:val="000000"/>
                <w:sz w:val="16"/>
                <w:szCs w:val="16"/>
              </w:rPr>
            </w:pPr>
            <w:ins w:id="54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406" w:author="David Dayan" w:date="2021-12-03T17:18:00Z">
              <w:tcPr>
                <w:tcW w:w="2876" w:type="dxa"/>
                <w:gridSpan w:val="2"/>
                <w:tcBorders>
                  <w:top w:val="nil"/>
                  <w:left w:val="nil"/>
                  <w:bottom w:val="nil"/>
                  <w:right w:val="nil"/>
                </w:tcBorders>
                <w:shd w:val="clear" w:color="auto" w:fill="auto"/>
                <w:noWrap/>
                <w:vAlign w:val="bottom"/>
                <w:hideMark/>
              </w:tcPr>
            </w:tcPrChange>
          </w:tcPr>
          <w:p w14:paraId="16F4B2A7" w14:textId="77777777" w:rsidR="00036D0E" w:rsidRPr="00036D0E" w:rsidRDefault="00036D0E" w:rsidP="00245317">
            <w:pPr>
              <w:spacing w:after="0" w:line="240" w:lineRule="auto"/>
              <w:jc w:val="center"/>
              <w:rPr>
                <w:ins w:id="5407" w:author="David Dayan" w:date="2021-12-03T17:13:00Z"/>
                <w:rFonts w:ascii="Calibri" w:eastAsia="Times New Roman" w:hAnsi="Calibri" w:cs="Times New Roman"/>
                <w:color w:val="000000"/>
                <w:sz w:val="16"/>
                <w:szCs w:val="16"/>
              </w:rPr>
            </w:pPr>
            <w:ins w:id="54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409" w:author="David Dayan" w:date="2021-12-03T17:18:00Z">
              <w:tcPr>
                <w:tcW w:w="1426" w:type="dxa"/>
                <w:tcBorders>
                  <w:top w:val="nil"/>
                  <w:left w:val="nil"/>
                  <w:bottom w:val="nil"/>
                  <w:right w:val="nil"/>
                </w:tcBorders>
                <w:shd w:val="clear" w:color="auto" w:fill="auto"/>
                <w:noWrap/>
                <w:vAlign w:val="bottom"/>
                <w:hideMark/>
              </w:tcPr>
            </w:tcPrChange>
          </w:tcPr>
          <w:p w14:paraId="44765D07" w14:textId="77777777" w:rsidR="00036D0E" w:rsidRPr="00036D0E" w:rsidRDefault="00036D0E" w:rsidP="00245317">
            <w:pPr>
              <w:spacing w:after="0" w:line="240" w:lineRule="auto"/>
              <w:jc w:val="center"/>
              <w:rPr>
                <w:ins w:id="5410" w:author="David Dayan" w:date="2021-12-03T17:13:00Z"/>
                <w:rFonts w:ascii="Calibri" w:eastAsia="Times New Roman" w:hAnsi="Calibri" w:cs="Times New Roman"/>
                <w:color w:val="000000"/>
                <w:sz w:val="16"/>
                <w:szCs w:val="16"/>
              </w:rPr>
            </w:pPr>
            <w:ins w:id="54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08FB7CB" w14:textId="77777777" w:rsidTr="00245317">
        <w:trPr>
          <w:cantSplit/>
          <w:trHeight w:val="20"/>
          <w:ins w:id="5412" w:author="David Dayan" w:date="2021-12-03T17:13:00Z"/>
          <w:trPrChange w:id="54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14" w:author="David Dayan" w:date="2021-12-03T17:18:00Z">
              <w:tcPr>
                <w:tcW w:w="1563" w:type="dxa"/>
                <w:tcBorders>
                  <w:top w:val="nil"/>
                  <w:left w:val="nil"/>
                  <w:bottom w:val="nil"/>
                  <w:right w:val="nil"/>
                </w:tcBorders>
                <w:shd w:val="clear" w:color="auto" w:fill="auto"/>
                <w:noWrap/>
                <w:vAlign w:val="bottom"/>
                <w:hideMark/>
              </w:tcPr>
            </w:tcPrChange>
          </w:tcPr>
          <w:p w14:paraId="03323351" w14:textId="77777777" w:rsidR="00036D0E" w:rsidRPr="00036D0E" w:rsidRDefault="00036D0E" w:rsidP="00245317">
            <w:pPr>
              <w:spacing w:after="0" w:line="240" w:lineRule="auto"/>
              <w:jc w:val="center"/>
              <w:rPr>
                <w:ins w:id="5415" w:author="David Dayan" w:date="2021-12-03T17:13:00Z"/>
                <w:rFonts w:ascii="Calibri" w:eastAsia="Times New Roman" w:hAnsi="Calibri" w:cs="Times New Roman"/>
                <w:color w:val="000000"/>
                <w:sz w:val="16"/>
                <w:szCs w:val="16"/>
              </w:rPr>
            </w:pPr>
            <w:ins w:id="5416" w:author="David Dayan" w:date="2021-12-03T17:13:00Z">
              <w:r w:rsidRPr="00036D0E">
                <w:rPr>
                  <w:rFonts w:ascii="Calibri" w:eastAsia="Times New Roman" w:hAnsi="Calibri" w:cs="Times New Roman"/>
                  <w:color w:val="000000"/>
                  <w:sz w:val="16"/>
                  <w:szCs w:val="16"/>
                </w:rPr>
                <w:t>OtsAC20ROGR_0143</w:t>
              </w:r>
            </w:ins>
          </w:p>
        </w:tc>
        <w:tc>
          <w:tcPr>
            <w:tcW w:w="746" w:type="dxa"/>
            <w:tcBorders>
              <w:top w:val="nil"/>
              <w:left w:val="nil"/>
              <w:bottom w:val="nil"/>
              <w:right w:val="nil"/>
            </w:tcBorders>
            <w:shd w:val="clear" w:color="auto" w:fill="auto"/>
            <w:noWrap/>
            <w:vAlign w:val="bottom"/>
            <w:hideMark/>
            <w:tcPrChange w:id="5417" w:author="David Dayan" w:date="2021-12-03T17:18:00Z">
              <w:tcPr>
                <w:tcW w:w="746" w:type="dxa"/>
                <w:tcBorders>
                  <w:top w:val="nil"/>
                  <w:left w:val="nil"/>
                  <w:bottom w:val="nil"/>
                  <w:right w:val="nil"/>
                </w:tcBorders>
                <w:shd w:val="clear" w:color="auto" w:fill="auto"/>
                <w:noWrap/>
                <w:vAlign w:val="bottom"/>
                <w:hideMark/>
              </w:tcPr>
            </w:tcPrChange>
          </w:tcPr>
          <w:p w14:paraId="37E75510" w14:textId="77777777" w:rsidR="00036D0E" w:rsidRPr="00036D0E" w:rsidRDefault="00036D0E" w:rsidP="00245317">
            <w:pPr>
              <w:spacing w:after="0" w:line="240" w:lineRule="auto"/>
              <w:jc w:val="center"/>
              <w:rPr>
                <w:ins w:id="5418" w:author="David Dayan" w:date="2021-12-03T17:13:00Z"/>
                <w:rFonts w:ascii="Calibri" w:eastAsia="Times New Roman" w:hAnsi="Calibri" w:cs="Times New Roman"/>
                <w:color w:val="000000"/>
                <w:sz w:val="16"/>
                <w:szCs w:val="16"/>
              </w:rPr>
            </w:pPr>
            <w:ins w:id="541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20" w:author="David Dayan" w:date="2021-12-03T17:18:00Z">
              <w:tcPr>
                <w:tcW w:w="599" w:type="dxa"/>
                <w:tcBorders>
                  <w:top w:val="nil"/>
                  <w:left w:val="nil"/>
                  <w:bottom w:val="nil"/>
                  <w:right w:val="nil"/>
                </w:tcBorders>
                <w:shd w:val="clear" w:color="auto" w:fill="auto"/>
                <w:noWrap/>
                <w:vAlign w:val="bottom"/>
                <w:hideMark/>
              </w:tcPr>
            </w:tcPrChange>
          </w:tcPr>
          <w:p w14:paraId="40B707DA" w14:textId="77777777" w:rsidR="00036D0E" w:rsidRPr="00036D0E" w:rsidRDefault="00036D0E" w:rsidP="00245317">
            <w:pPr>
              <w:spacing w:after="0" w:line="240" w:lineRule="auto"/>
              <w:jc w:val="center"/>
              <w:rPr>
                <w:ins w:id="5421" w:author="David Dayan" w:date="2021-12-03T17:13:00Z"/>
                <w:rFonts w:ascii="Calibri" w:eastAsia="Times New Roman" w:hAnsi="Calibri" w:cs="Times New Roman"/>
                <w:color w:val="000000"/>
                <w:sz w:val="16"/>
                <w:szCs w:val="16"/>
              </w:rPr>
            </w:pPr>
            <w:ins w:id="542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23" w:author="David Dayan" w:date="2021-12-03T17:18:00Z">
              <w:tcPr>
                <w:tcW w:w="1142" w:type="dxa"/>
                <w:tcBorders>
                  <w:top w:val="nil"/>
                  <w:left w:val="nil"/>
                  <w:bottom w:val="nil"/>
                  <w:right w:val="nil"/>
                </w:tcBorders>
                <w:shd w:val="clear" w:color="auto" w:fill="auto"/>
                <w:noWrap/>
                <w:vAlign w:val="bottom"/>
                <w:hideMark/>
              </w:tcPr>
            </w:tcPrChange>
          </w:tcPr>
          <w:p w14:paraId="48B51A26" w14:textId="77777777" w:rsidR="00036D0E" w:rsidRPr="00036D0E" w:rsidRDefault="00036D0E" w:rsidP="00245317">
            <w:pPr>
              <w:spacing w:after="0" w:line="240" w:lineRule="auto"/>
              <w:jc w:val="center"/>
              <w:rPr>
                <w:ins w:id="5424" w:author="David Dayan" w:date="2021-12-03T17:13:00Z"/>
                <w:rFonts w:ascii="Calibri" w:eastAsia="Times New Roman" w:hAnsi="Calibri" w:cs="Times New Roman"/>
                <w:color w:val="000000"/>
                <w:sz w:val="16"/>
                <w:szCs w:val="16"/>
              </w:rPr>
            </w:pPr>
            <w:ins w:id="54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26" w:author="David Dayan" w:date="2021-12-03T17:18:00Z">
              <w:tcPr>
                <w:tcW w:w="1440" w:type="dxa"/>
                <w:tcBorders>
                  <w:top w:val="nil"/>
                  <w:left w:val="nil"/>
                  <w:bottom w:val="nil"/>
                  <w:right w:val="nil"/>
                </w:tcBorders>
                <w:shd w:val="clear" w:color="auto" w:fill="auto"/>
                <w:noWrap/>
                <w:vAlign w:val="bottom"/>
                <w:hideMark/>
              </w:tcPr>
            </w:tcPrChange>
          </w:tcPr>
          <w:p w14:paraId="66B9097B" w14:textId="77777777" w:rsidR="00036D0E" w:rsidRPr="00036D0E" w:rsidRDefault="00036D0E" w:rsidP="00245317">
            <w:pPr>
              <w:spacing w:after="0" w:line="240" w:lineRule="auto"/>
              <w:jc w:val="center"/>
              <w:rPr>
                <w:ins w:id="5427" w:author="David Dayan" w:date="2021-12-03T17:13:00Z"/>
                <w:rFonts w:ascii="Calibri" w:eastAsia="Times New Roman" w:hAnsi="Calibri" w:cs="Times New Roman"/>
                <w:color w:val="000000"/>
                <w:sz w:val="16"/>
                <w:szCs w:val="16"/>
              </w:rPr>
            </w:pPr>
            <w:ins w:id="54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29" w:author="David Dayan" w:date="2021-12-03T17:18:00Z">
              <w:tcPr>
                <w:tcW w:w="1530" w:type="dxa"/>
                <w:tcBorders>
                  <w:top w:val="nil"/>
                  <w:left w:val="nil"/>
                  <w:bottom w:val="nil"/>
                  <w:right w:val="nil"/>
                </w:tcBorders>
                <w:shd w:val="clear" w:color="auto" w:fill="auto"/>
                <w:noWrap/>
                <w:vAlign w:val="bottom"/>
                <w:hideMark/>
              </w:tcPr>
            </w:tcPrChange>
          </w:tcPr>
          <w:p w14:paraId="63ADA02E" w14:textId="77777777" w:rsidR="00036D0E" w:rsidRPr="00036D0E" w:rsidRDefault="00036D0E" w:rsidP="00245317">
            <w:pPr>
              <w:spacing w:after="0" w:line="240" w:lineRule="auto"/>
              <w:jc w:val="center"/>
              <w:rPr>
                <w:ins w:id="5430" w:author="David Dayan" w:date="2021-12-03T17:13:00Z"/>
                <w:rFonts w:ascii="Calibri" w:eastAsia="Times New Roman" w:hAnsi="Calibri" w:cs="Times New Roman"/>
                <w:color w:val="000000"/>
                <w:sz w:val="16"/>
                <w:szCs w:val="16"/>
              </w:rPr>
            </w:pPr>
            <w:ins w:id="54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32" w:author="David Dayan" w:date="2021-12-03T17:18:00Z">
              <w:tcPr>
                <w:tcW w:w="898" w:type="dxa"/>
                <w:tcBorders>
                  <w:top w:val="nil"/>
                  <w:left w:val="nil"/>
                  <w:bottom w:val="nil"/>
                  <w:right w:val="nil"/>
                </w:tcBorders>
                <w:shd w:val="clear" w:color="auto" w:fill="auto"/>
                <w:noWrap/>
                <w:vAlign w:val="bottom"/>
                <w:hideMark/>
              </w:tcPr>
            </w:tcPrChange>
          </w:tcPr>
          <w:p w14:paraId="16E6DF27" w14:textId="77777777" w:rsidR="00036D0E" w:rsidRPr="00036D0E" w:rsidRDefault="00036D0E" w:rsidP="00245317">
            <w:pPr>
              <w:spacing w:after="0" w:line="240" w:lineRule="auto"/>
              <w:jc w:val="center"/>
              <w:rPr>
                <w:ins w:id="5433" w:author="David Dayan" w:date="2021-12-03T17:13:00Z"/>
                <w:rFonts w:ascii="Calibri" w:eastAsia="Times New Roman" w:hAnsi="Calibri" w:cs="Times New Roman"/>
                <w:color w:val="000000"/>
                <w:sz w:val="16"/>
                <w:szCs w:val="16"/>
              </w:rPr>
            </w:pPr>
            <w:ins w:id="54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35" w:author="David Dayan" w:date="2021-12-03T17:18:00Z">
              <w:tcPr>
                <w:tcW w:w="902" w:type="dxa"/>
                <w:tcBorders>
                  <w:top w:val="nil"/>
                  <w:left w:val="nil"/>
                  <w:bottom w:val="nil"/>
                  <w:right w:val="nil"/>
                </w:tcBorders>
                <w:shd w:val="clear" w:color="auto" w:fill="auto"/>
                <w:noWrap/>
                <w:vAlign w:val="bottom"/>
                <w:hideMark/>
              </w:tcPr>
            </w:tcPrChange>
          </w:tcPr>
          <w:p w14:paraId="320B97DC" w14:textId="77777777" w:rsidR="00036D0E" w:rsidRPr="00036D0E" w:rsidRDefault="00036D0E" w:rsidP="00245317">
            <w:pPr>
              <w:spacing w:after="0" w:line="240" w:lineRule="auto"/>
              <w:jc w:val="center"/>
              <w:rPr>
                <w:ins w:id="5436" w:author="David Dayan" w:date="2021-12-03T17:13:00Z"/>
                <w:rFonts w:ascii="Calibri" w:eastAsia="Times New Roman" w:hAnsi="Calibri" w:cs="Times New Roman"/>
                <w:color w:val="000000"/>
                <w:sz w:val="16"/>
                <w:szCs w:val="16"/>
              </w:rPr>
            </w:pPr>
            <w:ins w:id="54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438" w:author="David Dayan" w:date="2021-12-03T17:18:00Z">
              <w:tcPr>
                <w:tcW w:w="2160" w:type="dxa"/>
                <w:tcBorders>
                  <w:top w:val="nil"/>
                  <w:left w:val="nil"/>
                  <w:bottom w:val="nil"/>
                  <w:right w:val="nil"/>
                </w:tcBorders>
                <w:shd w:val="clear" w:color="auto" w:fill="auto"/>
                <w:noWrap/>
                <w:vAlign w:val="bottom"/>
                <w:hideMark/>
              </w:tcPr>
            </w:tcPrChange>
          </w:tcPr>
          <w:p w14:paraId="01CDB1B6" w14:textId="77777777" w:rsidR="00036D0E" w:rsidRPr="00036D0E" w:rsidRDefault="00036D0E" w:rsidP="00245317">
            <w:pPr>
              <w:spacing w:after="0" w:line="240" w:lineRule="auto"/>
              <w:jc w:val="center"/>
              <w:rPr>
                <w:ins w:id="5439" w:author="David Dayan" w:date="2021-12-03T17:13:00Z"/>
                <w:rFonts w:ascii="Calibri" w:eastAsia="Times New Roman" w:hAnsi="Calibri" w:cs="Times New Roman"/>
                <w:color w:val="000000"/>
                <w:sz w:val="16"/>
                <w:szCs w:val="16"/>
              </w:rPr>
            </w:pPr>
            <w:ins w:id="54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441" w:author="David Dayan" w:date="2021-12-03T17:18:00Z">
              <w:tcPr>
                <w:tcW w:w="2876" w:type="dxa"/>
                <w:gridSpan w:val="2"/>
                <w:tcBorders>
                  <w:top w:val="nil"/>
                  <w:left w:val="nil"/>
                  <w:bottom w:val="nil"/>
                  <w:right w:val="nil"/>
                </w:tcBorders>
                <w:shd w:val="clear" w:color="auto" w:fill="auto"/>
                <w:noWrap/>
                <w:vAlign w:val="bottom"/>
                <w:hideMark/>
              </w:tcPr>
            </w:tcPrChange>
          </w:tcPr>
          <w:p w14:paraId="4B273DFA" w14:textId="77777777" w:rsidR="00036D0E" w:rsidRPr="00036D0E" w:rsidRDefault="00036D0E" w:rsidP="00245317">
            <w:pPr>
              <w:spacing w:after="0" w:line="240" w:lineRule="auto"/>
              <w:jc w:val="center"/>
              <w:rPr>
                <w:ins w:id="5442" w:author="David Dayan" w:date="2021-12-03T17:13:00Z"/>
                <w:rFonts w:ascii="Calibri" w:eastAsia="Times New Roman" w:hAnsi="Calibri" w:cs="Times New Roman"/>
                <w:color w:val="000000"/>
                <w:sz w:val="16"/>
                <w:szCs w:val="16"/>
              </w:rPr>
            </w:pPr>
            <w:ins w:id="54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444" w:author="David Dayan" w:date="2021-12-03T17:18:00Z">
              <w:tcPr>
                <w:tcW w:w="1426" w:type="dxa"/>
                <w:tcBorders>
                  <w:top w:val="nil"/>
                  <w:left w:val="nil"/>
                  <w:bottom w:val="nil"/>
                  <w:right w:val="nil"/>
                </w:tcBorders>
                <w:shd w:val="clear" w:color="auto" w:fill="auto"/>
                <w:noWrap/>
                <w:vAlign w:val="bottom"/>
                <w:hideMark/>
              </w:tcPr>
            </w:tcPrChange>
          </w:tcPr>
          <w:p w14:paraId="3B8175C4" w14:textId="77777777" w:rsidR="00036D0E" w:rsidRPr="00036D0E" w:rsidRDefault="00036D0E" w:rsidP="00245317">
            <w:pPr>
              <w:spacing w:after="0" w:line="240" w:lineRule="auto"/>
              <w:jc w:val="center"/>
              <w:rPr>
                <w:ins w:id="5445" w:author="David Dayan" w:date="2021-12-03T17:13:00Z"/>
                <w:rFonts w:ascii="Calibri" w:eastAsia="Times New Roman" w:hAnsi="Calibri" w:cs="Times New Roman"/>
                <w:color w:val="000000"/>
                <w:sz w:val="16"/>
                <w:szCs w:val="16"/>
              </w:rPr>
            </w:pPr>
            <w:ins w:id="54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9D7BAB7" w14:textId="77777777" w:rsidTr="00245317">
        <w:trPr>
          <w:cantSplit/>
          <w:trHeight w:val="20"/>
          <w:ins w:id="5447" w:author="David Dayan" w:date="2021-12-03T17:13:00Z"/>
          <w:trPrChange w:id="54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49" w:author="David Dayan" w:date="2021-12-03T17:18:00Z">
              <w:tcPr>
                <w:tcW w:w="1563" w:type="dxa"/>
                <w:tcBorders>
                  <w:top w:val="nil"/>
                  <w:left w:val="nil"/>
                  <w:bottom w:val="nil"/>
                  <w:right w:val="nil"/>
                </w:tcBorders>
                <w:shd w:val="clear" w:color="auto" w:fill="auto"/>
                <w:noWrap/>
                <w:vAlign w:val="bottom"/>
                <w:hideMark/>
              </w:tcPr>
            </w:tcPrChange>
          </w:tcPr>
          <w:p w14:paraId="548ACD8C" w14:textId="77777777" w:rsidR="00036D0E" w:rsidRPr="00036D0E" w:rsidRDefault="00036D0E" w:rsidP="00245317">
            <w:pPr>
              <w:spacing w:after="0" w:line="240" w:lineRule="auto"/>
              <w:jc w:val="center"/>
              <w:rPr>
                <w:ins w:id="5450" w:author="David Dayan" w:date="2021-12-03T17:13:00Z"/>
                <w:rFonts w:ascii="Calibri" w:eastAsia="Times New Roman" w:hAnsi="Calibri" w:cs="Times New Roman"/>
                <w:color w:val="000000"/>
                <w:sz w:val="16"/>
                <w:szCs w:val="16"/>
              </w:rPr>
            </w:pPr>
            <w:ins w:id="5451" w:author="David Dayan" w:date="2021-12-03T17:13:00Z">
              <w:r w:rsidRPr="00036D0E">
                <w:rPr>
                  <w:rFonts w:ascii="Calibri" w:eastAsia="Times New Roman" w:hAnsi="Calibri" w:cs="Times New Roman"/>
                  <w:color w:val="000000"/>
                  <w:sz w:val="16"/>
                  <w:szCs w:val="16"/>
                </w:rPr>
                <w:t>OtsAC20ROGR_0144</w:t>
              </w:r>
            </w:ins>
          </w:p>
        </w:tc>
        <w:tc>
          <w:tcPr>
            <w:tcW w:w="746" w:type="dxa"/>
            <w:tcBorders>
              <w:top w:val="nil"/>
              <w:left w:val="nil"/>
              <w:bottom w:val="nil"/>
              <w:right w:val="nil"/>
            </w:tcBorders>
            <w:shd w:val="clear" w:color="auto" w:fill="auto"/>
            <w:noWrap/>
            <w:vAlign w:val="bottom"/>
            <w:hideMark/>
            <w:tcPrChange w:id="5452" w:author="David Dayan" w:date="2021-12-03T17:18:00Z">
              <w:tcPr>
                <w:tcW w:w="746" w:type="dxa"/>
                <w:tcBorders>
                  <w:top w:val="nil"/>
                  <w:left w:val="nil"/>
                  <w:bottom w:val="nil"/>
                  <w:right w:val="nil"/>
                </w:tcBorders>
                <w:shd w:val="clear" w:color="auto" w:fill="auto"/>
                <w:noWrap/>
                <w:vAlign w:val="bottom"/>
                <w:hideMark/>
              </w:tcPr>
            </w:tcPrChange>
          </w:tcPr>
          <w:p w14:paraId="6BFC55CA" w14:textId="77777777" w:rsidR="00036D0E" w:rsidRPr="00036D0E" w:rsidRDefault="00036D0E" w:rsidP="00245317">
            <w:pPr>
              <w:spacing w:after="0" w:line="240" w:lineRule="auto"/>
              <w:jc w:val="center"/>
              <w:rPr>
                <w:ins w:id="5453" w:author="David Dayan" w:date="2021-12-03T17:13:00Z"/>
                <w:rFonts w:ascii="Calibri" w:eastAsia="Times New Roman" w:hAnsi="Calibri" w:cs="Times New Roman"/>
                <w:color w:val="000000"/>
                <w:sz w:val="16"/>
                <w:szCs w:val="16"/>
              </w:rPr>
            </w:pPr>
            <w:ins w:id="545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55" w:author="David Dayan" w:date="2021-12-03T17:18:00Z">
              <w:tcPr>
                <w:tcW w:w="599" w:type="dxa"/>
                <w:tcBorders>
                  <w:top w:val="nil"/>
                  <w:left w:val="nil"/>
                  <w:bottom w:val="nil"/>
                  <w:right w:val="nil"/>
                </w:tcBorders>
                <w:shd w:val="clear" w:color="auto" w:fill="auto"/>
                <w:noWrap/>
                <w:vAlign w:val="bottom"/>
                <w:hideMark/>
              </w:tcPr>
            </w:tcPrChange>
          </w:tcPr>
          <w:p w14:paraId="4A740FBB" w14:textId="77777777" w:rsidR="00036D0E" w:rsidRPr="00036D0E" w:rsidRDefault="00036D0E" w:rsidP="00245317">
            <w:pPr>
              <w:spacing w:after="0" w:line="240" w:lineRule="auto"/>
              <w:jc w:val="center"/>
              <w:rPr>
                <w:ins w:id="5456" w:author="David Dayan" w:date="2021-12-03T17:13:00Z"/>
                <w:rFonts w:ascii="Calibri" w:eastAsia="Times New Roman" w:hAnsi="Calibri" w:cs="Times New Roman"/>
                <w:color w:val="000000"/>
                <w:sz w:val="16"/>
                <w:szCs w:val="16"/>
              </w:rPr>
            </w:pPr>
            <w:ins w:id="545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58" w:author="David Dayan" w:date="2021-12-03T17:18:00Z">
              <w:tcPr>
                <w:tcW w:w="1142" w:type="dxa"/>
                <w:tcBorders>
                  <w:top w:val="nil"/>
                  <w:left w:val="nil"/>
                  <w:bottom w:val="nil"/>
                  <w:right w:val="nil"/>
                </w:tcBorders>
                <w:shd w:val="clear" w:color="auto" w:fill="auto"/>
                <w:noWrap/>
                <w:vAlign w:val="bottom"/>
                <w:hideMark/>
              </w:tcPr>
            </w:tcPrChange>
          </w:tcPr>
          <w:p w14:paraId="618C61C2" w14:textId="77777777" w:rsidR="00036D0E" w:rsidRPr="00036D0E" w:rsidRDefault="00036D0E" w:rsidP="00245317">
            <w:pPr>
              <w:spacing w:after="0" w:line="240" w:lineRule="auto"/>
              <w:jc w:val="center"/>
              <w:rPr>
                <w:ins w:id="5459" w:author="David Dayan" w:date="2021-12-03T17:13:00Z"/>
                <w:rFonts w:ascii="Calibri" w:eastAsia="Times New Roman" w:hAnsi="Calibri" w:cs="Times New Roman"/>
                <w:color w:val="000000"/>
                <w:sz w:val="16"/>
                <w:szCs w:val="16"/>
              </w:rPr>
            </w:pPr>
            <w:ins w:id="54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61" w:author="David Dayan" w:date="2021-12-03T17:18:00Z">
              <w:tcPr>
                <w:tcW w:w="1440" w:type="dxa"/>
                <w:tcBorders>
                  <w:top w:val="nil"/>
                  <w:left w:val="nil"/>
                  <w:bottom w:val="nil"/>
                  <w:right w:val="nil"/>
                </w:tcBorders>
                <w:shd w:val="clear" w:color="auto" w:fill="auto"/>
                <w:noWrap/>
                <w:vAlign w:val="bottom"/>
                <w:hideMark/>
              </w:tcPr>
            </w:tcPrChange>
          </w:tcPr>
          <w:p w14:paraId="618F2DBC" w14:textId="77777777" w:rsidR="00036D0E" w:rsidRPr="00036D0E" w:rsidRDefault="00036D0E" w:rsidP="00245317">
            <w:pPr>
              <w:spacing w:after="0" w:line="240" w:lineRule="auto"/>
              <w:jc w:val="center"/>
              <w:rPr>
                <w:ins w:id="5462" w:author="David Dayan" w:date="2021-12-03T17:13:00Z"/>
                <w:rFonts w:ascii="Calibri" w:eastAsia="Times New Roman" w:hAnsi="Calibri" w:cs="Times New Roman"/>
                <w:color w:val="000000"/>
                <w:sz w:val="16"/>
                <w:szCs w:val="16"/>
              </w:rPr>
            </w:pPr>
            <w:ins w:id="54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64" w:author="David Dayan" w:date="2021-12-03T17:18:00Z">
              <w:tcPr>
                <w:tcW w:w="1530" w:type="dxa"/>
                <w:tcBorders>
                  <w:top w:val="nil"/>
                  <w:left w:val="nil"/>
                  <w:bottom w:val="nil"/>
                  <w:right w:val="nil"/>
                </w:tcBorders>
                <w:shd w:val="clear" w:color="auto" w:fill="auto"/>
                <w:noWrap/>
                <w:vAlign w:val="bottom"/>
                <w:hideMark/>
              </w:tcPr>
            </w:tcPrChange>
          </w:tcPr>
          <w:p w14:paraId="4CDA7278" w14:textId="77777777" w:rsidR="00036D0E" w:rsidRPr="00036D0E" w:rsidRDefault="00036D0E" w:rsidP="00245317">
            <w:pPr>
              <w:spacing w:after="0" w:line="240" w:lineRule="auto"/>
              <w:jc w:val="center"/>
              <w:rPr>
                <w:ins w:id="5465" w:author="David Dayan" w:date="2021-12-03T17:13:00Z"/>
                <w:rFonts w:ascii="Calibri" w:eastAsia="Times New Roman" w:hAnsi="Calibri" w:cs="Times New Roman"/>
                <w:color w:val="000000"/>
                <w:sz w:val="16"/>
                <w:szCs w:val="16"/>
              </w:rPr>
            </w:pPr>
            <w:ins w:id="54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467" w:author="David Dayan" w:date="2021-12-03T17:18:00Z">
              <w:tcPr>
                <w:tcW w:w="898" w:type="dxa"/>
                <w:tcBorders>
                  <w:top w:val="nil"/>
                  <w:left w:val="nil"/>
                  <w:bottom w:val="nil"/>
                  <w:right w:val="nil"/>
                </w:tcBorders>
                <w:shd w:val="clear" w:color="auto" w:fill="auto"/>
                <w:noWrap/>
                <w:vAlign w:val="bottom"/>
                <w:hideMark/>
              </w:tcPr>
            </w:tcPrChange>
          </w:tcPr>
          <w:p w14:paraId="73663205" w14:textId="77777777" w:rsidR="00036D0E" w:rsidRPr="00036D0E" w:rsidRDefault="00036D0E" w:rsidP="00245317">
            <w:pPr>
              <w:spacing w:after="0" w:line="240" w:lineRule="auto"/>
              <w:jc w:val="center"/>
              <w:rPr>
                <w:ins w:id="5468" w:author="David Dayan" w:date="2021-12-03T17:13:00Z"/>
                <w:rFonts w:ascii="Calibri" w:eastAsia="Times New Roman" w:hAnsi="Calibri" w:cs="Times New Roman"/>
                <w:color w:val="000000"/>
                <w:sz w:val="16"/>
                <w:szCs w:val="16"/>
              </w:rPr>
            </w:pPr>
            <w:ins w:id="54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470" w:author="David Dayan" w:date="2021-12-03T17:18:00Z">
              <w:tcPr>
                <w:tcW w:w="902" w:type="dxa"/>
                <w:tcBorders>
                  <w:top w:val="nil"/>
                  <w:left w:val="nil"/>
                  <w:bottom w:val="nil"/>
                  <w:right w:val="nil"/>
                </w:tcBorders>
                <w:shd w:val="clear" w:color="auto" w:fill="auto"/>
                <w:noWrap/>
                <w:vAlign w:val="bottom"/>
                <w:hideMark/>
              </w:tcPr>
            </w:tcPrChange>
          </w:tcPr>
          <w:p w14:paraId="3299CE26" w14:textId="77777777" w:rsidR="00036D0E" w:rsidRPr="00036D0E" w:rsidRDefault="00036D0E" w:rsidP="00245317">
            <w:pPr>
              <w:spacing w:after="0" w:line="240" w:lineRule="auto"/>
              <w:jc w:val="center"/>
              <w:rPr>
                <w:ins w:id="5471" w:author="David Dayan" w:date="2021-12-03T17:13:00Z"/>
                <w:rFonts w:ascii="Calibri" w:eastAsia="Times New Roman" w:hAnsi="Calibri" w:cs="Times New Roman"/>
                <w:color w:val="000000"/>
                <w:sz w:val="16"/>
                <w:szCs w:val="16"/>
              </w:rPr>
            </w:pPr>
            <w:ins w:id="54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473" w:author="David Dayan" w:date="2021-12-03T17:18:00Z">
              <w:tcPr>
                <w:tcW w:w="2160" w:type="dxa"/>
                <w:tcBorders>
                  <w:top w:val="nil"/>
                  <w:left w:val="nil"/>
                  <w:bottom w:val="nil"/>
                  <w:right w:val="nil"/>
                </w:tcBorders>
                <w:shd w:val="clear" w:color="auto" w:fill="auto"/>
                <w:noWrap/>
                <w:vAlign w:val="bottom"/>
                <w:hideMark/>
              </w:tcPr>
            </w:tcPrChange>
          </w:tcPr>
          <w:p w14:paraId="518643AC" w14:textId="77777777" w:rsidR="00036D0E" w:rsidRPr="00036D0E" w:rsidRDefault="00036D0E" w:rsidP="00245317">
            <w:pPr>
              <w:spacing w:after="0" w:line="240" w:lineRule="auto"/>
              <w:jc w:val="center"/>
              <w:rPr>
                <w:ins w:id="5474" w:author="David Dayan" w:date="2021-12-03T17:13:00Z"/>
                <w:rFonts w:ascii="Calibri" w:eastAsia="Times New Roman" w:hAnsi="Calibri" w:cs="Times New Roman"/>
                <w:color w:val="000000"/>
                <w:sz w:val="16"/>
                <w:szCs w:val="16"/>
              </w:rPr>
            </w:pPr>
            <w:ins w:id="54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476" w:author="David Dayan" w:date="2021-12-03T17:18:00Z">
              <w:tcPr>
                <w:tcW w:w="2876" w:type="dxa"/>
                <w:gridSpan w:val="2"/>
                <w:tcBorders>
                  <w:top w:val="nil"/>
                  <w:left w:val="nil"/>
                  <w:bottom w:val="nil"/>
                  <w:right w:val="nil"/>
                </w:tcBorders>
                <w:shd w:val="clear" w:color="auto" w:fill="auto"/>
                <w:noWrap/>
                <w:vAlign w:val="bottom"/>
                <w:hideMark/>
              </w:tcPr>
            </w:tcPrChange>
          </w:tcPr>
          <w:p w14:paraId="26DEFC58" w14:textId="77777777" w:rsidR="00036D0E" w:rsidRPr="00036D0E" w:rsidRDefault="00036D0E" w:rsidP="00245317">
            <w:pPr>
              <w:spacing w:after="0" w:line="240" w:lineRule="auto"/>
              <w:jc w:val="center"/>
              <w:rPr>
                <w:ins w:id="5477" w:author="David Dayan" w:date="2021-12-03T17:13:00Z"/>
                <w:rFonts w:ascii="Calibri" w:eastAsia="Times New Roman" w:hAnsi="Calibri" w:cs="Times New Roman"/>
                <w:color w:val="000000"/>
                <w:sz w:val="16"/>
                <w:szCs w:val="16"/>
              </w:rPr>
            </w:pPr>
            <w:ins w:id="54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479" w:author="David Dayan" w:date="2021-12-03T17:18:00Z">
              <w:tcPr>
                <w:tcW w:w="1426" w:type="dxa"/>
                <w:tcBorders>
                  <w:top w:val="nil"/>
                  <w:left w:val="nil"/>
                  <w:bottom w:val="nil"/>
                  <w:right w:val="nil"/>
                </w:tcBorders>
                <w:shd w:val="clear" w:color="auto" w:fill="auto"/>
                <w:noWrap/>
                <w:vAlign w:val="bottom"/>
                <w:hideMark/>
              </w:tcPr>
            </w:tcPrChange>
          </w:tcPr>
          <w:p w14:paraId="53839429" w14:textId="77777777" w:rsidR="00036D0E" w:rsidRPr="00036D0E" w:rsidRDefault="00036D0E" w:rsidP="00245317">
            <w:pPr>
              <w:spacing w:after="0" w:line="240" w:lineRule="auto"/>
              <w:jc w:val="center"/>
              <w:rPr>
                <w:ins w:id="5480" w:author="David Dayan" w:date="2021-12-03T17:13:00Z"/>
                <w:rFonts w:ascii="Calibri" w:eastAsia="Times New Roman" w:hAnsi="Calibri" w:cs="Times New Roman"/>
                <w:color w:val="000000"/>
                <w:sz w:val="16"/>
                <w:szCs w:val="16"/>
              </w:rPr>
            </w:pPr>
            <w:ins w:id="54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815AD98" w14:textId="77777777" w:rsidTr="00245317">
        <w:trPr>
          <w:cantSplit/>
          <w:trHeight w:val="20"/>
          <w:ins w:id="5482" w:author="David Dayan" w:date="2021-12-03T17:13:00Z"/>
          <w:trPrChange w:id="54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484" w:author="David Dayan" w:date="2021-12-03T17:18:00Z">
              <w:tcPr>
                <w:tcW w:w="1563" w:type="dxa"/>
                <w:tcBorders>
                  <w:top w:val="nil"/>
                  <w:left w:val="nil"/>
                  <w:bottom w:val="nil"/>
                  <w:right w:val="nil"/>
                </w:tcBorders>
                <w:shd w:val="clear" w:color="auto" w:fill="auto"/>
                <w:noWrap/>
                <w:vAlign w:val="bottom"/>
                <w:hideMark/>
              </w:tcPr>
            </w:tcPrChange>
          </w:tcPr>
          <w:p w14:paraId="6422E5CE" w14:textId="77777777" w:rsidR="00036D0E" w:rsidRPr="00036D0E" w:rsidRDefault="00036D0E" w:rsidP="00245317">
            <w:pPr>
              <w:spacing w:after="0" w:line="240" w:lineRule="auto"/>
              <w:jc w:val="center"/>
              <w:rPr>
                <w:ins w:id="5485" w:author="David Dayan" w:date="2021-12-03T17:13:00Z"/>
                <w:rFonts w:ascii="Calibri" w:eastAsia="Times New Roman" w:hAnsi="Calibri" w:cs="Times New Roman"/>
                <w:color w:val="000000"/>
                <w:sz w:val="16"/>
                <w:szCs w:val="16"/>
              </w:rPr>
            </w:pPr>
            <w:ins w:id="5486" w:author="David Dayan" w:date="2021-12-03T17:13:00Z">
              <w:r w:rsidRPr="00036D0E">
                <w:rPr>
                  <w:rFonts w:ascii="Calibri" w:eastAsia="Times New Roman" w:hAnsi="Calibri" w:cs="Times New Roman"/>
                  <w:color w:val="000000"/>
                  <w:sz w:val="16"/>
                  <w:szCs w:val="16"/>
                </w:rPr>
                <w:t>OtsAC20ROGR_0145</w:t>
              </w:r>
            </w:ins>
          </w:p>
        </w:tc>
        <w:tc>
          <w:tcPr>
            <w:tcW w:w="746" w:type="dxa"/>
            <w:tcBorders>
              <w:top w:val="nil"/>
              <w:left w:val="nil"/>
              <w:bottom w:val="nil"/>
              <w:right w:val="nil"/>
            </w:tcBorders>
            <w:shd w:val="clear" w:color="auto" w:fill="auto"/>
            <w:noWrap/>
            <w:vAlign w:val="bottom"/>
            <w:hideMark/>
            <w:tcPrChange w:id="5487" w:author="David Dayan" w:date="2021-12-03T17:18:00Z">
              <w:tcPr>
                <w:tcW w:w="746" w:type="dxa"/>
                <w:tcBorders>
                  <w:top w:val="nil"/>
                  <w:left w:val="nil"/>
                  <w:bottom w:val="nil"/>
                  <w:right w:val="nil"/>
                </w:tcBorders>
                <w:shd w:val="clear" w:color="auto" w:fill="auto"/>
                <w:noWrap/>
                <w:vAlign w:val="bottom"/>
                <w:hideMark/>
              </w:tcPr>
            </w:tcPrChange>
          </w:tcPr>
          <w:p w14:paraId="29D6FC42" w14:textId="77777777" w:rsidR="00036D0E" w:rsidRPr="00036D0E" w:rsidRDefault="00036D0E" w:rsidP="00245317">
            <w:pPr>
              <w:spacing w:after="0" w:line="240" w:lineRule="auto"/>
              <w:jc w:val="center"/>
              <w:rPr>
                <w:ins w:id="5488" w:author="David Dayan" w:date="2021-12-03T17:13:00Z"/>
                <w:rFonts w:ascii="Calibri" w:eastAsia="Times New Roman" w:hAnsi="Calibri" w:cs="Times New Roman"/>
                <w:color w:val="000000"/>
                <w:sz w:val="16"/>
                <w:szCs w:val="16"/>
              </w:rPr>
            </w:pPr>
            <w:ins w:id="548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490" w:author="David Dayan" w:date="2021-12-03T17:18:00Z">
              <w:tcPr>
                <w:tcW w:w="599" w:type="dxa"/>
                <w:tcBorders>
                  <w:top w:val="nil"/>
                  <w:left w:val="nil"/>
                  <w:bottom w:val="nil"/>
                  <w:right w:val="nil"/>
                </w:tcBorders>
                <w:shd w:val="clear" w:color="auto" w:fill="auto"/>
                <w:noWrap/>
                <w:vAlign w:val="bottom"/>
                <w:hideMark/>
              </w:tcPr>
            </w:tcPrChange>
          </w:tcPr>
          <w:p w14:paraId="37984373" w14:textId="77777777" w:rsidR="00036D0E" w:rsidRPr="00036D0E" w:rsidRDefault="00036D0E" w:rsidP="00245317">
            <w:pPr>
              <w:spacing w:after="0" w:line="240" w:lineRule="auto"/>
              <w:jc w:val="center"/>
              <w:rPr>
                <w:ins w:id="5491" w:author="David Dayan" w:date="2021-12-03T17:13:00Z"/>
                <w:rFonts w:ascii="Calibri" w:eastAsia="Times New Roman" w:hAnsi="Calibri" w:cs="Times New Roman"/>
                <w:color w:val="000000"/>
                <w:sz w:val="16"/>
                <w:szCs w:val="16"/>
              </w:rPr>
            </w:pPr>
            <w:ins w:id="549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493" w:author="David Dayan" w:date="2021-12-03T17:18:00Z">
              <w:tcPr>
                <w:tcW w:w="1142" w:type="dxa"/>
                <w:tcBorders>
                  <w:top w:val="nil"/>
                  <w:left w:val="nil"/>
                  <w:bottom w:val="nil"/>
                  <w:right w:val="nil"/>
                </w:tcBorders>
                <w:shd w:val="clear" w:color="auto" w:fill="auto"/>
                <w:noWrap/>
                <w:vAlign w:val="bottom"/>
                <w:hideMark/>
              </w:tcPr>
            </w:tcPrChange>
          </w:tcPr>
          <w:p w14:paraId="67605397" w14:textId="77777777" w:rsidR="00036D0E" w:rsidRPr="00036D0E" w:rsidRDefault="00036D0E" w:rsidP="00245317">
            <w:pPr>
              <w:spacing w:after="0" w:line="240" w:lineRule="auto"/>
              <w:jc w:val="center"/>
              <w:rPr>
                <w:ins w:id="5494" w:author="David Dayan" w:date="2021-12-03T17:13:00Z"/>
                <w:rFonts w:ascii="Calibri" w:eastAsia="Times New Roman" w:hAnsi="Calibri" w:cs="Times New Roman"/>
                <w:color w:val="000000"/>
                <w:sz w:val="16"/>
                <w:szCs w:val="16"/>
              </w:rPr>
            </w:pPr>
            <w:ins w:id="54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496" w:author="David Dayan" w:date="2021-12-03T17:18:00Z">
              <w:tcPr>
                <w:tcW w:w="1440" w:type="dxa"/>
                <w:tcBorders>
                  <w:top w:val="nil"/>
                  <w:left w:val="nil"/>
                  <w:bottom w:val="nil"/>
                  <w:right w:val="nil"/>
                </w:tcBorders>
                <w:shd w:val="clear" w:color="auto" w:fill="auto"/>
                <w:noWrap/>
                <w:vAlign w:val="bottom"/>
                <w:hideMark/>
              </w:tcPr>
            </w:tcPrChange>
          </w:tcPr>
          <w:p w14:paraId="7573A643" w14:textId="77777777" w:rsidR="00036D0E" w:rsidRPr="00036D0E" w:rsidRDefault="00036D0E" w:rsidP="00245317">
            <w:pPr>
              <w:spacing w:after="0" w:line="240" w:lineRule="auto"/>
              <w:jc w:val="center"/>
              <w:rPr>
                <w:ins w:id="5497" w:author="David Dayan" w:date="2021-12-03T17:13:00Z"/>
                <w:rFonts w:ascii="Calibri" w:eastAsia="Times New Roman" w:hAnsi="Calibri" w:cs="Times New Roman"/>
                <w:color w:val="000000"/>
                <w:sz w:val="16"/>
                <w:szCs w:val="16"/>
              </w:rPr>
            </w:pPr>
            <w:ins w:id="54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499" w:author="David Dayan" w:date="2021-12-03T17:18:00Z">
              <w:tcPr>
                <w:tcW w:w="1530" w:type="dxa"/>
                <w:tcBorders>
                  <w:top w:val="nil"/>
                  <w:left w:val="nil"/>
                  <w:bottom w:val="nil"/>
                  <w:right w:val="nil"/>
                </w:tcBorders>
                <w:shd w:val="clear" w:color="auto" w:fill="auto"/>
                <w:noWrap/>
                <w:vAlign w:val="bottom"/>
                <w:hideMark/>
              </w:tcPr>
            </w:tcPrChange>
          </w:tcPr>
          <w:p w14:paraId="70BE5372" w14:textId="77777777" w:rsidR="00036D0E" w:rsidRPr="00036D0E" w:rsidRDefault="00036D0E" w:rsidP="00245317">
            <w:pPr>
              <w:spacing w:after="0" w:line="240" w:lineRule="auto"/>
              <w:jc w:val="center"/>
              <w:rPr>
                <w:ins w:id="5500" w:author="David Dayan" w:date="2021-12-03T17:13:00Z"/>
                <w:rFonts w:ascii="Calibri" w:eastAsia="Times New Roman" w:hAnsi="Calibri" w:cs="Times New Roman"/>
                <w:color w:val="000000"/>
                <w:sz w:val="16"/>
                <w:szCs w:val="16"/>
              </w:rPr>
            </w:pPr>
            <w:ins w:id="55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02" w:author="David Dayan" w:date="2021-12-03T17:18:00Z">
              <w:tcPr>
                <w:tcW w:w="898" w:type="dxa"/>
                <w:tcBorders>
                  <w:top w:val="nil"/>
                  <w:left w:val="nil"/>
                  <w:bottom w:val="nil"/>
                  <w:right w:val="nil"/>
                </w:tcBorders>
                <w:shd w:val="clear" w:color="auto" w:fill="auto"/>
                <w:noWrap/>
                <w:vAlign w:val="bottom"/>
                <w:hideMark/>
              </w:tcPr>
            </w:tcPrChange>
          </w:tcPr>
          <w:p w14:paraId="50942709" w14:textId="77777777" w:rsidR="00036D0E" w:rsidRPr="00036D0E" w:rsidRDefault="00036D0E" w:rsidP="00245317">
            <w:pPr>
              <w:spacing w:after="0" w:line="240" w:lineRule="auto"/>
              <w:jc w:val="center"/>
              <w:rPr>
                <w:ins w:id="5503" w:author="David Dayan" w:date="2021-12-03T17:13:00Z"/>
                <w:rFonts w:ascii="Calibri" w:eastAsia="Times New Roman" w:hAnsi="Calibri" w:cs="Times New Roman"/>
                <w:color w:val="000000"/>
                <w:sz w:val="16"/>
                <w:szCs w:val="16"/>
              </w:rPr>
            </w:pPr>
            <w:ins w:id="55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05" w:author="David Dayan" w:date="2021-12-03T17:18:00Z">
              <w:tcPr>
                <w:tcW w:w="902" w:type="dxa"/>
                <w:tcBorders>
                  <w:top w:val="nil"/>
                  <w:left w:val="nil"/>
                  <w:bottom w:val="nil"/>
                  <w:right w:val="nil"/>
                </w:tcBorders>
                <w:shd w:val="clear" w:color="auto" w:fill="auto"/>
                <w:noWrap/>
                <w:vAlign w:val="bottom"/>
                <w:hideMark/>
              </w:tcPr>
            </w:tcPrChange>
          </w:tcPr>
          <w:p w14:paraId="5EAA7064" w14:textId="77777777" w:rsidR="00036D0E" w:rsidRPr="00036D0E" w:rsidRDefault="00036D0E" w:rsidP="00245317">
            <w:pPr>
              <w:spacing w:after="0" w:line="240" w:lineRule="auto"/>
              <w:jc w:val="center"/>
              <w:rPr>
                <w:ins w:id="5506" w:author="David Dayan" w:date="2021-12-03T17:13:00Z"/>
                <w:rFonts w:ascii="Calibri" w:eastAsia="Times New Roman" w:hAnsi="Calibri" w:cs="Times New Roman"/>
                <w:color w:val="000000"/>
                <w:sz w:val="16"/>
                <w:szCs w:val="16"/>
              </w:rPr>
            </w:pPr>
            <w:ins w:id="55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08" w:author="David Dayan" w:date="2021-12-03T17:18:00Z">
              <w:tcPr>
                <w:tcW w:w="2160" w:type="dxa"/>
                <w:tcBorders>
                  <w:top w:val="nil"/>
                  <w:left w:val="nil"/>
                  <w:bottom w:val="nil"/>
                  <w:right w:val="nil"/>
                </w:tcBorders>
                <w:shd w:val="clear" w:color="auto" w:fill="auto"/>
                <w:noWrap/>
                <w:vAlign w:val="bottom"/>
                <w:hideMark/>
              </w:tcPr>
            </w:tcPrChange>
          </w:tcPr>
          <w:p w14:paraId="4BA68A4A" w14:textId="77777777" w:rsidR="00036D0E" w:rsidRPr="00036D0E" w:rsidRDefault="00036D0E" w:rsidP="00245317">
            <w:pPr>
              <w:spacing w:after="0" w:line="240" w:lineRule="auto"/>
              <w:jc w:val="center"/>
              <w:rPr>
                <w:ins w:id="5509" w:author="David Dayan" w:date="2021-12-03T17:13:00Z"/>
                <w:rFonts w:ascii="Calibri" w:eastAsia="Times New Roman" w:hAnsi="Calibri" w:cs="Times New Roman"/>
                <w:color w:val="000000"/>
                <w:sz w:val="16"/>
                <w:szCs w:val="16"/>
              </w:rPr>
            </w:pPr>
            <w:ins w:id="55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511" w:author="David Dayan" w:date="2021-12-03T17:18:00Z">
              <w:tcPr>
                <w:tcW w:w="2876" w:type="dxa"/>
                <w:gridSpan w:val="2"/>
                <w:tcBorders>
                  <w:top w:val="nil"/>
                  <w:left w:val="nil"/>
                  <w:bottom w:val="nil"/>
                  <w:right w:val="nil"/>
                </w:tcBorders>
                <w:shd w:val="clear" w:color="auto" w:fill="auto"/>
                <w:noWrap/>
                <w:vAlign w:val="bottom"/>
                <w:hideMark/>
              </w:tcPr>
            </w:tcPrChange>
          </w:tcPr>
          <w:p w14:paraId="4F140A2E" w14:textId="77777777" w:rsidR="00036D0E" w:rsidRPr="00036D0E" w:rsidRDefault="00036D0E" w:rsidP="00245317">
            <w:pPr>
              <w:spacing w:after="0" w:line="240" w:lineRule="auto"/>
              <w:jc w:val="center"/>
              <w:rPr>
                <w:ins w:id="5512" w:author="David Dayan" w:date="2021-12-03T17:13:00Z"/>
                <w:rFonts w:ascii="Calibri" w:eastAsia="Times New Roman" w:hAnsi="Calibri" w:cs="Times New Roman"/>
                <w:color w:val="000000"/>
                <w:sz w:val="16"/>
                <w:szCs w:val="16"/>
              </w:rPr>
            </w:pPr>
            <w:ins w:id="55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514" w:author="David Dayan" w:date="2021-12-03T17:18:00Z">
              <w:tcPr>
                <w:tcW w:w="1426" w:type="dxa"/>
                <w:tcBorders>
                  <w:top w:val="nil"/>
                  <w:left w:val="nil"/>
                  <w:bottom w:val="nil"/>
                  <w:right w:val="nil"/>
                </w:tcBorders>
                <w:shd w:val="clear" w:color="auto" w:fill="auto"/>
                <w:noWrap/>
                <w:vAlign w:val="bottom"/>
                <w:hideMark/>
              </w:tcPr>
            </w:tcPrChange>
          </w:tcPr>
          <w:p w14:paraId="4ED7639F" w14:textId="77777777" w:rsidR="00036D0E" w:rsidRPr="00036D0E" w:rsidRDefault="00036D0E" w:rsidP="00245317">
            <w:pPr>
              <w:spacing w:after="0" w:line="240" w:lineRule="auto"/>
              <w:jc w:val="center"/>
              <w:rPr>
                <w:ins w:id="5515" w:author="David Dayan" w:date="2021-12-03T17:13:00Z"/>
                <w:rFonts w:ascii="Calibri" w:eastAsia="Times New Roman" w:hAnsi="Calibri" w:cs="Times New Roman"/>
                <w:color w:val="000000"/>
                <w:sz w:val="16"/>
                <w:szCs w:val="16"/>
              </w:rPr>
            </w:pPr>
            <w:ins w:id="55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BA3BBF0" w14:textId="77777777" w:rsidTr="00245317">
        <w:trPr>
          <w:cantSplit/>
          <w:trHeight w:val="20"/>
          <w:ins w:id="5517" w:author="David Dayan" w:date="2021-12-03T17:13:00Z"/>
          <w:trPrChange w:id="55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19" w:author="David Dayan" w:date="2021-12-03T17:18:00Z">
              <w:tcPr>
                <w:tcW w:w="1563" w:type="dxa"/>
                <w:tcBorders>
                  <w:top w:val="nil"/>
                  <w:left w:val="nil"/>
                  <w:bottom w:val="nil"/>
                  <w:right w:val="nil"/>
                </w:tcBorders>
                <w:shd w:val="clear" w:color="auto" w:fill="auto"/>
                <w:noWrap/>
                <w:vAlign w:val="bottom"/>
                <w:hideMark/>
              </w:tcPr>
            </w:tcPrChange>
          </w:tcPr>
          <w:p w14:paraId="32B16A19" w14:textId="77777777" w:rsidR="00036D0E" w:rsidRPr="00036D0E" w:rsidRDefault="00036D0E" w:rsidP="00245317">
            <w:pPr>
              <w:spacing w:after="0" w:line="240" w:lineRule="auto"/>
              <w:jc w:val="center"/>
              <w:rPr>
                <w:ins w:id="5520" w:author="David Dayan" w:date="2021-12-03T17:13:00Z"/>
                <w:rFonts w:ascii="Calibri" w:eastAsia="Times New Roman" w:hAnsi="Calibri" w:cs="Times New Roman"/>
                <w:color w:val="000000"/>
                <w:sz w:val="16"/>
                <w:szCs w:val="16"/>
              </w:rPr>
            </w:pPr>
            <w:ins w:id="5521" w:author="David Dayan" w:date="2021-12-03T17:13:00Z">
              <w:r w:rsidRPr="00036D0E">
                <w:rPr>
                  <w:rFonts w:ascii="Calibri" w:eastAsia="Times New Roman" w:hAnsi="Calibri" w:cs="Times New Roman"/>
                  <w:color w:val="000000"/>
                  <w:sz w:val="16"/>
                  <w:szCs w:val="16"/>
                </w:rPr>
                <w:t>OtsAC20ROGR_0146</w:t>
              </w:r>
            </w:ins>
          </w:p>
        </w:tc>
        <w:tc>
          <w:tcPr>
            <w:tcW w:w="746" w:type="dxa"/>
            <w:tcBorders>
              <w:top w:val="nil"/>
              <w:left w:val="nil"/>
              <w:bottom w:val="nil"/>
              <w:right w:val="nil"/>
            </w:tcBorders>
            <w:shd w:val="clear" w:color="auto" w:fill="auto"/>
            <w:noWrap/>
            <w:vAlign w:val="bottom"/>
            <w:hideMark/>
            <w:tcPrChange w:id="5522" w:author="David Dayan" w:date="2021-12-03T17:18:00Z">
              <w:tcPr>
                <w:tcW w:w="746" w:type="dxa"/>
                <w:tcBorders>
                  <w:top w:val="nil"/>
                  <w:left w:val="nil"/>
                  <w:bottom w:val="nil"/>
                  <w:right w:val="nil"/>
                </w:tcBorders>
                <w:shd w:val="clear" w:color="auto" w:fill="auto"/>
                <w:noWrap/>
                <w:vAlign w:val="bottom"/>
                <w:hideMark/>
              </w:tcPr>
            </w:tcPrChange>
          </w:tcPr>
          <w:p w14:paraId="5B401EAB" w14:textId="77777777" w:rsidR="00036D0E" w:rsidRPr="00036D0E" w:rsidRDefault="00036D0E" w:rsidP="00245317">
            <w:pPr>
              <w:spacing w:after="0" w:line="240" w:lineRule="auto"/>
              <w:jc w:val="center"/>
              <w:rPr>
                <w:ins w:id="5523" w:author="David Dayan" w:date="2021-12-03T17:13:00Z"/>
                <w:rFonts w:ascii="Calibri" w:eastAsia="Times New Roman" w:hAnsi="Calibri" w:cs="Times New Roman"/>
                <w:color w:val="000000"/>
                <w:sz w:val="16"/>
                <w:szCs w:val="16"/>
              </w:rPr>
            </w:pPr>
            <w:ins w:id="552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25" w:author="David Dayan" w:date="2021-12-03T17:18:00Z">
              <w:tcPr>
                <w:tcW w:w="599" w:type="dxa"/>
                <w:tcBorders>
                  <w:top w:val="nil"/>
                  <w:left w:val="nil"/>
                  <w:bottom w:val="nil"/>
                  <w:right w:val="nil"/>
                </w:tcBorders>
                <w:shd w:val="clear" w:color="auto" w:fill="auto"/>
                <w:noWrap/>
                <w:vAlign w:val="bottom"/>
                <w:hideMark/>
              </w:tcPr>
            </w:tcPrChange>
          </w:tcPr>
          <w:p w14:paraId="45E55AF1" w14:textId="77777777" w:rsidR="00036D0E" w:rsidRPr="00036D0E" w:rsidRDefault="00036D0E" w:rsidP="00245317">
            <w:pPr>
              <w:spacing w:after="0" w:line="240" w:lineRule="auto"/>
              <w:jc w:val="center"/>
              <w:rPr>
                <w:ins w:id="5526" w:author="David Dayan" w:date="2021-12-03T17:13:00Z"/>
                <w:rFonts w:ascii="Calibri" w:eastAsia="Times New Roman" w:hAnsi="Calibri" w:cs="Times New Roman"/>
                <w:color w:val="000000"/>
                <w:sz w:val="16"/>
                <w:szCs w:val="16"/>
              </w:rPr>
            </w:pPr>
            <w:ins w:id="552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28" w:author="David Dayan" w:date="2021-12-03T17:18:00Z">
              <w:tcPr>
                <w:tcW w:w="1142" w:type="dxa"/>
                <w:tcBorders>
                  <w:top w:val="nil"/>
                  <w:left w:val="nil"/>
                  <w:bottom w:val="nil"/>
                  <w:right w:val="nil"/>
                </w:tcBorders>
                <w:shd w:val="clear" w:color="auto" w:fill="auto"/>
                <w:noWrap/>
                <w:vAlign w:val="bottom"/>
                <w:hideMark/>
              </w:tcPr>
            </w:tcPrChange>
          </w:tcPr>
          <w:p w14:paraId="0ADE9AB5" w14:textId="77777777" w:rsidR="00036D0E" w:rsidRPr="00036D0E" w:rsidRDefault="00036D0E" w:rsidP="00245317">
            <w:pPr>
              <w:spacing w:after="0" w:line="240" w:lineRule="auto"/>
              <w:jc w:val="center"/>
              <w:rPr>
                <w:ins w:id="5529" w:author="David Dayan" w:date="2021-12-03T17:13:00Z"/>
                <w:rFonts w:ascii="Calibri" w:eastAsia="Times New Roman" w:hAnsi="Calibri" w:cs="Times New Roman"/>
                <w:color w:val="000000"/>
                <w:sz w:val="16"/>
                <w:szCs w:val="16"/>
              </w:rPr>
            </w:pPr>
            <w:ins w:id="55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31" w:author="David Dayan" w:date="2021-12-03T17:18:00Z">
              <w:tcPr>
                <w:tcW w:w="1440" w:type="dxa"/>
                <w:tcBorders>
                  <w:top w:val="nil"/>
                  <w:left w:val="nil"/>
                  <w:bottom w:val="nil"/>
                  <w:right w:val="nil"/>
                </w:tcBorders>
                <w:shd w:val="clear" w:color="auto" w:fill="auto"/>
                <w:noWrap/>
                <w:vAlign w:val="bottom"/>
                <w:hideMark/>
              </w:tcPr>
            </w:tcPrChange>
          </w:tcPr>
          <w:p w14:paraId="18E1CC5A" w14:textId="77777777" w:rsidR="00036D0E" w:rsidRPr="00036D0E" w:rsidRDefault="00036D0E" w:rsidP="00245317">
            <w:pPr>
              <w:spacing w:after="0" w:line="240" w:lineRule="auto"/>
              <w:jc w:val="center"/>
              <w:rPr>
                <w:ins w:id="5532" w:author="David Dayan" w:date="2021-12-03T17:13:00Z"/>
                <w:rFonts w:ascii="Calibri" w:eastAsia="Times New Roman" w:hAnsi="Calibri" w:cs="Times New Roman"/>
                <w:color w:val="000000"/>
                <w:sz w:val="16"/>
                <w:szCs w:val="16"/>
              </w:rPr>
            </w:pPr>
            <w:ins w:id="55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34" w:author="David Dayan" w:date="2021-12-03T17:18:00Z">
              <w:tcPr>
                <w:tcW w:w="1530" w:type="dxa"/>
                <w:tcBorders>
                  <w:top w:val="nil"/>
                  <w:left w:val="nil"/>
                  <w:bottom w:val="nil"/>
                  <w:right w:val="nil"/>
                </w:tcBorders>
                <w:shd w:val="clear" w:color="auto" w:fill="auto"/>
                <w:noWrap/>
                <w:vAlign w:val="bottom"/>
                <w:hideMark/>
              </w:tcPr>
            </w:tcPrChange>
          </w:tcPr>
          <w:p w14:paraId="29694DD2" w14:textId="77777777" w:rsidR="00036D0E" w:rsidRPr="00036D0E" w:rsidRDefault="00036D0E" w:rsidP="00245317">
            <w:pPr>
              <w:spacing w:after="0" w:line="240" w:lineRule="auto"/>
              <w:jc w:val="center"/>
              <w:rPr>
                <w:ins w:id="5535" w:author="David Dayan" w:date="2021-12-03T17:13:00Z"/>
                <w:rFonts w:ascii="Calibri" w:eastAsia="Times New Roman" w:hAnsi="Calibri" w:cs="Times New Roman"/>
                <w:color w:val="000000"/>
                <w:sz w:val="16"/>
                <w:szCs w:val="16"/>
              </w:rPr>
            </w:pPr>
            <w:ins w:id="55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37" w:author="David Dayan" w:date="2021-12-03T17:18:00Z">
              <w:tcPr>
                <w:tcW w:w="898" w:type="dxa"/>
                <w:tcBorders>
                  <w:top w:val="nil"/>
                  <w:left w:val="nil"/>
                  <w:bottom w:val="nil"/>
                  <w:right w:val="nil"/>
                </w:tcBorders>
                <w:shd w:val="clear" w:color="auto" w:fill="auto"/>
                <w:noWrap/>
                <w:vAlign w:val="bottom"/>
                <w:hideMark/>
              </w:tcPr>
            </w:tcPrChange>
          </w:tcPr>
          <w:p w14:paraId="47DB42D0" w14:textId="77777777" w:rsidR="00036D0E" w:rsidRPr="00036D0E" w:rsidRDefault="00036D0E" w:rsidP="00245317">
            <w:pPr>
              <w:spacing w:after="0" w:line="240" w:lineRule="auto"/>
              <w:jc w:val="center"/>
              <w:rPr>
                <w:ins w:id="5538" w:author="David Dayan" w:date="2021-12-03T17:13:00Z"/>
                <w:rFonts w:ascii="Calibri" w:eastAsia="Times New Roman" w:hAnsi="Calibri" w:cs="Times New Roman"/>
                <w:color w:val="000000"/>
                <w:sz w:val="16"/>
                <w:szCs w:val="16"/>
              </w:rPr>
            </w:pPr>
            <w:ins w:id="55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40" w:author="David Dayan" w:date="2021-12-03T17:18:00Z">
              <w:tcPr>
                <w:tcW w:w="902" w:type="dxa"/>
                <w:tcBorders>
                  <w:top w:val="nil"/>
                  <w:left w:val="nil"/>
                  <w:bottom w:val="nil"/>
                  <w:right w:val="nil"/>
                </w:tcBorders>
                <w:shd w:val="clear" w:color="auto" w:fill="auto"/>
                <w:noWrap/>
                <w:vAlign w:val="bottom"/>
                <w:hideMark/>
              </w:tcPr>
            </w:tcPrChange>
          </w:tcPr>
          <w:p w14:paraId="419EF104" w14:textId="77777777" w:rsidR="00036D0E" w:rsidRPr="00036D0E" w:rsidRDefault="00036D0E" w:rsidP="00245317">
            <w:pPr>
              <w:spacing w:after="0" w:line="240" w:lineRule="auto"/>
              <w:jc w:val="center"/>
              <w:rPr>
                <w:ins w:id="5541" w:author="David Dayan" w:date="2021-12-03T17:13:00Z"/>
                <w:rFonts w:ascii="Calibri" w:eastAsia="Times New Roman" w:hAnsi="Calibri" w:cs="Times New Roman"/>
                <w:color w:val="000000"/>
                <w:sz w:val="16"/>
                <w:szCs w:val="16"/>
              </w:rPr>
            </w:pPr>
            <w:ins w:id="55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43" w:author="David Dayan" w:date="2021-12-03T17:18:00Z">
              <w:tcPr>
                <w:tcW w:w="2160" w:type="dxa"/>
                <w:tcBorders>
                  <w:top w:val="nil"/>
                  <w:left w:val="nil"/>
                  <w:bottom w:val="nil"/>
                  <w:right w:val="nil"/>
                </w:tcBorders>
                <w:shd w:val="clear" w:color="auto" w:fill="auto"/>
                <w:noWrap/>
                <w:vAlign w:val="bottom"/>
                <w:hideMark/>
              </w:tcPr>
            </w:tcPrChange>
          </w:tcPr>
          <w:p w14:paraId="0990FCED" w14:textId="77777777" w:rsidR="00036D0E" w:rsidRPr="00036D0E" w:rsidRDefault="00036D0E" w:rsidP="00245317">
            <w:pPr>
              <w:spacing w:after="0" w:line="240" w:lineRule="auto"/>
              <w:jc w:val="center"/>
              <w:rPr>
                <w:ins w:id="5544" w:author="David Dayan" w:date="2021-12-03T17:13:00Z"/>
                <w:rFonts w:ascii="Calibri" w:eastAsia="Times New Roman" w:hAnsi="Calibri" w:cs="Times New Roman"/>
                <w:color w:val="000000"/>
                <w:sz w:val="16"/>
                <w:szCs w:val="16"/>
              </w:rPr>
            </w:pPr>
            <w:ins w:id="55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546" w:author="David Dayan" w:date="2021-12-03T17:18:00Z">
              <w:tcPr>
                <w:tcW w:w="2876" w:type="dxa"/>
                <w:gridSpan w:val="2"/>
                <w:tcBorders>
                  <w:top w:val="nil"/>
                  <w:left w:val="nil"/>
                  <w:bottom w:val="nil"/>
                  <w:right w:val="nil"/>
                </w:tcBorders>
                <w:shd w:val="clear" w:color="auto" w:fill="auto"/>
                <w:noWrap/>
                <w:vAlign w:val="bottom"/>
                <w:hideMark/>
              </w:tcPr>
            </w:tcPrChange>
          </w:tcPr>
          <w:p w14:paraId="1A43B4BD" w14:textId="77777777" w:rsidR="00036D0E" w:rsidRPr="00036D0E" w:rsidRDefault="00036D0E" w:rsidP="00245317">
            <w:pPr>
              <w:spacing w:after="0" w:line="240" w:lineRule="auto"/>
              <w:jc w:val="center"/>
              <w:rPr>
                <w:ins w:id="5547" w:author="David Dayan" w:date="2021-12-03T17:13:00Z"/>
                <w:rFonts w:ascii="Calibri" w:eastAsia="Times New Roman" w:hAnsi="Calibri" w:cs="Times New Roman"/>
                <w:color w:val="000000"/>
                <w:sz w:val="16"/>
                <w:szCs w:val="16"/>
              </w:rPr>
            </w:pPr>
            <w:ins w:id="55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549" w:author="David Dayan" w:date="2021-12-03T17:18:00Z">
              <w:tcPr>
                <w:tcW w:w="1426" w:type="dxa"/>
                <w:tcBorders>
                  <w:top w:val="nil"/>
                  <w:left w:val="nil"/>
                  <w:bottom w:val="nil"/>
                  <w:right w:val="nil"/>
                </w:tcBorders>
                <w:shd w:val="clear" w:color="auto" w:fill="auto"/>
                <w:noWrap/>
                <w:vAlign w:val="bottom"/>
                <w:hideMark/>
              </w:tcPr>
            </w:tcPrChange>
          </w:tcPr>
          <w:p w14:paraId="327989AF" w14:textId="77777777" w:rsidR="00036D0E" w:rsidRPr="00036D0E" w:rsidRDefault="00036D0E" w:rsidP="00245317">
            <w:pPr>
              <w:spacing w:after="0" w:line="240" w:lineRule="auto"/>
              <w:jc w:val="center"/>
              <w:rPr>
                <w:ins w:id="5550" w:author="David Dayan" w:date="2021-12-03T17:13:00Z"/>
                <w:rFonts w:ascii="Calibri" w:eastAsia="Times New Roman" w:hAnsi="Calibri" w:cs="Times New Roman"/>
                <w:color w:val="000000"/>
                <w:sz w:val="16"/>
                <w:szCs w:val="16"/>
              </w:rPr>
            </w:pPr>
            <w:ins w:id="55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B454E6D" w14:textId="77777777" w:rsidTr="00245317">
        <w:trPr>
          <w:cantSplit/>
          <w:trHeight w:val="20"/>
          <w:ins w:id="5552" w:author="David Dayan" w:date="2021-12-03T17:13:00Z"/>
          <w:trPrChange w:id="55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54" w:author="David Dayan" w:date="2021-12-03T17:18:00Z">
              <w:tcPr>
                <w:tcW w:w="1563" w:type="dxa"/>
                <w:tcBorders>
                  <w:top w:val="nil"/>
                  <w:left w:val="nil"/>
                  <w:bottom w:val="nil"/>
                  <w:right w:val="nil"/>
                </w:tcBorders>
                <w:shd w:val="clear" w:color="auto" w:fill="auto"/>
                <w:noWrap/>
                <w:vAlign w:val="bottom"/>
                <w:hideMark/>
              </w:tcPr>
            </w:tcPrChange>
          </w:tcPr>
          <w:p w14:paraId="536DDD53" w14:textId="77777777" w:rsidR="00036D0E" w:rsidRPr="00036D0E" w:rsidRDefault="00036D0E" w:rsidP="00245317">
            <w:pPr>
              <w:spacing w:after="0" w:line="240" w:lineRule="auto"/>
              <w:jc w:val="center"/>
              <w:rPr>
                <w:ins w:id="5555" w:author="David Dayan" w:date="2021-12-03T17:13:00Z"/>
                <w:rFonts w:ascii="Calibri" w:eastAsia="Times New Roman" w:hAnsi="Calibri" w:cs="Times New Roman"/>
                <w:color w:val="000000"/>
                <w:sz w:val="16"/>
                <w:szCs w:val="16"/>
              </w:rPr>
            </w:pPr>
            <w:ins w:id="5556" w:author="David Dayan" w:date="2021-12-03T17:13:00Z">
              <w:r w:rsidRPr="00036D0E">
                <w:rPr>
                  <w:rFonts w:ascii="Calibri" w:eastAsia="Times New Roman" w:hAnsi="Calibri" w:cs="Times New Roman"/>
                  <w:color w:val="000000"/>
                  <w:sz w:val="16"/>
                  <w:szCs w:val="16"/>
                </w:rPr>
                <w:lastRenderedPageBreak/>
                <w:t>OtsAC20ROGR_0147</w:t>
              </w:r>
            </w:ins>
          </w:p>
        </w:tc>
        <w:tc>
          <w:tcPr>
            <w:tcW w:w="746" w:type="dxa"/>
            <w:tcBorders>
              <w:top w:val="nil"/>
              <w:left w:val="nil"/>
              <w:bottom w:val="nil"/>
              <w:right w:val="nil"/>
            </w:tcBorders>
            <w:shd w:val="clear" w:color="auto" w:fill="auto"/>
            <w:noWrap/>
            <w:vAlign w:val="bottom"/>
            <w:hideMark/>
            <w:tcPrChange w:id="5557" w:author="David Dayan" w:date="2021-12-03T17:18:00Z">
              <w:tcPr>
                <w:tcW w:w="746" w:type="dxa"/>
                <w:tcBorders>
                  <w:top w:val="nil"/>
                  <w:left w:val="nil"/>
                  <w:bottom w:val="nil"/>
                  <w:right w:val="nil"/>
                </w:tcBorders>
                <w:shd w:val="clear" w:color="auto" w:fill="auto"/>
                <w:noWrap/>
                <w:vAlign w:val="bottom"/>
                <w:hideMark/>
              </w:tcPr>
            </w:tcPrChange>
          </w:tcPr>
          <w:p w14:paraId="38D08BCD" w14:textId="77777777" w:rsidR="00036D0E" w:rsidRPr="00036D0E" w:rsidRDefault="00036D0E" w:rsidP="00245317">
            <w:pPr>
              <w:spacing w:after="0" w:line="240" w:lineRule="auto"/>
              <w:jc w:val="center"/>
              <w:rPr>
                <w:ins w:id="5558" w:author="David Dayan" w:date="2021-12-03T17:13:00Z"/>
                <w:rFonts w:ascii="Calibri" w:eastAsia="Times New Roman" w:hAnsi="Calibri" w:cs="Times New Roman"/>
                <w:color w:val="000000"/>
                <w:sz w:val="16"/>
                <w:szCs w:val="16"/>
              </w:rPr>
            </w:pPr>
            <w:ins w:id="555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60" w:author="David Dayan" w:date="2021-12-03T17:18:00Z">
              <w:tcPr>
                <w:tcW w:w="599" w:type="dxa"/>
                <w:tcBorders>
                  <w:top w:val="nil"/>
                  <w:left w:val="nil"/>
                  <w:bottom w:val="nil"/>
                  <w:right w:val="nil"/>
                </w:tcBorders>
                <w:shd w:val="clear" w:color="auto" w:fill="auto"/>
                <w:noWrap/>
                <w:vAlign w:val="bottom"/>
                <w:hideMark/>
              </w:tcPr>
            </w:tcPrChange>
          </w:tcPr>
          <w:p w14:paraId="338FF85D" w14:textId="77777777" w:rsidR="00036D0E" w:rsidRPr="00036D0E" w:rsidRDefault="00036D0E" w:rsidP="00245317">
            <w:pPr>
              <w:spacing w:after="0" w:line="240" w:lineRule="auto"/>
              <w:jc w:val="center"/>
              <w:rPr>
                <w:ins w:id="5561" w:author="David Dayan" w:date="2021-12-03T17:13:00Z"/>
                <w:rFonts w:ascii="Calibri" w:eastAsia="Times New Roman" w:hAnsi="Calibri" w:cs="Times New Roman"/>
                <w:color w:val="000000"/>
                <w:sz w:val="16"/>
                <w:szCs w:val="16"/>
              </w:rPr>
            </w:pPr>
            <w:ins w:id="556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63" w:author="David Dayan" w:date="2021-12-03T17:18:00Z">
              <w:tcPr>
                <w:tcW w:w="1142" w:type="dxa"/>
                <w:tcBorders>
                  <w:top w:val="nil"/>
                  <w:left w:val="nil"/>
                  <w:bottom w:val="nil"/>
                  <w:right w:val="nil"/>
                </w:tcBorders>
                <w:shd w:val="clear" w:color="auto" w:fill="auto"/>
                <w:noWrap/>
                <w:vAlign w:val="bottom"/>
                <w:hideMark/>
              </w:tcPr>
            </w:tcPrChange>
          </w:tcPr>
          <w:p w14:paraId="3537C6CD" w14:textId="77777777" w:rsidR="00036D0E" w:rsidRPr="00036D0E" w:rsidRDefault="00036D0E" w:rsidP="00245317">
            <w:pPr>
              <w:spacing w:after="0" w:line="240" w:lineRule="auto"/>
              <w:jc w:val="center"/>
              <w:rPr>
                <w:ins w:id="5564" w:author="David Dayan" w:date="2021-12-03T17:13:00Z"/>
                <w:rFonts w:ascii="Calibri" w:eastAsia="Times New Roman" w:hAnsi="Calibri" w:cs="Times New Roman"/>
                <w:color w:val="000000"/>
                <w:sz w:val="16"/>
                <w:szCs w:val="16"/>
              </w:rPr>
            </w:pPr>
            <w:ins w:id="55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566" w:author="David Dayan" w:date="2021-12-03T17:18:00Z">
              <w:tcPr>
                <w:tcW w:w="1440" w:type="dxa"/>
                <w:tcBorders>
                  <w:top w:val="nil"/>
                  <w:left w:val="nil"/>
                  <w:bottom w:val="nil"/>
                  <w:right w:val="nil"/>
                </w:tcBorders>
                <w:shd w:val="clear" w:color="auto" w:fill="auto"/>
                <w:noWrap/>
                <w:vAlign w:val="bottom"/>
                <w:hideMark/>
              </w:tcPr>
            </w:tcPrChange>
          </w:tcPr>
          <w:p w14:paraId="37D27719" w14:textId="77777777" w:rsidR="00036D0E" w:rsidRPr="00036D0E" w:rsidRDefault="00036D0E" w:rsidP="00245317">
            <w:pPr>
              <w:spacing w:after="0" w:line="240" w:lineRule="auto"/>
              <w:jc w:val="center"/>
              <w:rPr>
                <w:ins w:id="5567" w:author="David Dayan" w:date="2021-12-03T17:13:00Z"/>
                <w:rFonts w:ascii="Calibri" w:eastAsia="Times New Roman" w:hAnsi="Calibri" w:cs="Times New Roman"/>
                <w:color w:val="000000"/>
                <w:sz w:val="16"/>
                <w:szCs w:val="16"/>
              </w:rPr>
            </w:pPr>
            <w:ins w:id="55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569" w:author="David Dayan" w:date="2021-12-03T17:18:00Z">
              <w:tcPr>
                <w:tcW w:w="1530" w:type="dxa"/>
                <w:tcBorders>
                  <w:top w:val="nil"/>
                  <w:left w:val="nil"/>
                  <w:bottom w:val="nil"/>
                  <w:right w:val="nil"/>
                </w:tcBorders>
                <w:shd w:val="clear" w:color="auto" w:fill="auto"/>
                <w:noWrap/>
                <w:vAlign w:val="bottom"/>
                <w:hideMark/>
              </w:tcPr>
            </w:tcPrChange>
          </w:tcPr>
          <w:p w14:paraId="202FBEA5" w14:textId="77777777" w:rsidR="00036D0E" w:rsidRPr="00036D0E" w:rsidRDefault="00036D0E" w:rsidP="00245317">
            <w:pPr>
              <w:spacing w:after="0" w:line="240" w:lineRule="auto"/>
              <w:jc w:val="center"/>
              <w:rPr>
                <w:ins w:id="5570" w:author="David Dayan" w:date="2021-12-03T17:13:00Z"/>
                <w:rFonts w:ascii="Calibri" w:eastAsia="Times New Roman" w:hAnsi="Calibri" w:cs="Times New Roman"/>
                <w:color w:val="000000"/>
                <w:sz w:val="16"/>
                <w:szCs w:val="16"/>
              </w:rPr>
            </w:pPr>
            <w:ins w:id="55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572" w:author="David Dayan" w:date="2021-12-03T17:18:00Z">
              <w:tcPr>
                <w:tcW w:w="898" w:type="dxa"/>
                <w:tcBorders>
                  <w:top w:val="nil"/>
                  <w:left w:val="nil"/>
                  <w:bottom w:val="nil"/>
                  <w:right w:val="nil"/>
                </w:tcBorders>
                <w:shd w:val="clear" w:color="auto" w:fill="auto"/>
                <w:noWrap/>
                <w:vAlign w:val="bottom"/>
                <w:hideMark/>
              </w:tcPr>
            </w:tcPrChange>
          </w:tcPr>
          <w:p w14:paraId="62B17B22" w14:textId="77777777" w:rsidR="00036D0E" w:rsidRPr="00036D0E" w:rsidRDefault="00036D0E" w:rsidP="00245317">
            <w:pPr>
              <w:spacing w:after="0" w:line="240" w:lineRule="auto"/>
              <w:jc w:val="center"/>
              <w:rPr>
                <w:ins w:id="5573" w:author="David Dayan" w:date="2021-12-03T17:13:00Z"/>
                <w:rFonts w:ascii="Calibri" w:eastAsia="Times New Roman" w:hAnsi="Calibri" w:cs="Times New Roman"/>
                <w:color w:val="000000"/>
                <w:sz w:val="16"/>
                <w:szCs w:val="16"/>
              </w:rPr>
            </w:pPr>
            <w:ins w:id="55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575" w:author="David Dayan" w:date="2021-12-03T17:18:00Z">
              <w:tcPr>
                <w:tcW w:w="902" w:type="dxa"/>
                <w:tcBorders>
                  <w:top w:val="nil"/>
                  <w:left w:val="nil"/>
                  <w:bottom w:val="nil"/>
                  <w:right w:val="nil"/>
                </w:tcBorders>
                <w:shd w:val="clear" w:color="auto" w:fill="auto"/>
                <w:noWrap/>
                <w:vAlign w:val="bottom"/>
                <w:hideMark/>
              </w:tcPr>
            </w:tcPrChange>
          </w:tcPr>
          <w:p w14:paraId="4DCDB439" w14:textId="77777777" w:rsidR="00036D0E" w:rsidRPr="00036D0E" w:rsidRDefault="00036D0E" w:rsidP="00245317">
            <w:pPr>
              <w:spacing w:after="0" w:line="240" w:lineRule="auto"/>
              <w:jc w:val="center"/>
              <w:rPr>
                <w:ins w:id="5576" w:author="David Dayan" w:date="2021-12-03T17:13:00Z"/>
                <w:rFonts w:ascii="Calibri" w:eastAsia="Times New Roman" w:hAnsi="Calibri" w:cs="Times New Roman"/>
                <w:color w:val="000000"/>
                <w:sz w:val="16"/>
                <w:szCs w:val="16"/>
              </w:rPr>
            </w:pPr>
            <w:ins w:id="55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578" w:author="David Dayan" w:date="2021-12-03T17:18:00Z">
              <w:tcPr>
                <w:tcW w:w="2160" w:type="dxa"/>
                <w:tcBorders>
                  <w:top w:val="nil"/>
                  <w:left w:val="nil"/>
                  <w:bottom w:val="nil"/>
                  <w:right w:val="nil"/>
                </w:tcBorders>
                <w:shd w:val="clear" w:color="auto" w:fill="auto"/>
                <w:noWrap/>
                <w:vAlign w:val="bottom"/>
                <w:hideMark/>
              </w:tcPr>
            </w:tcPrChange>
          </w:tcPr>
          <w:p w14:paraId="6787C59F" w14:textId="77777777" w:rsidR="00036D0E" w:rsidRPr="00036D0E" w:rsidRDefault="00036D0E" w:rsidP="00245317">
            <w:pPr>
              <w:spacing w:after="0" w:line="240" w:lineRule="auto"/>
              <w:jc w:val="center"/>
              <w:rPr>
                <w:ins w:id="5579" w:author="David Dayan" w:date="2021-12-03T17:13:00Z"/>
                <w:rFonts w:ascii="Calibri" w:eastAsia="Times New Roman" w:hAnsi="Calibri" w:cs="Times New Roman"/>
                <w:color w:val="000000"/>
                <w:sz w:val="16"/>
                <w:szCs w:val="16"/>
              </w:rPr>
            </w:pPr>
            <w:ins w:id="55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581" w:author="David Dayan" w:date="2021-12-03T17:18:00Z">
              <w:tcPr>
                <w:tcW w:w="2876" w:type="dxa"/>
                <w:gridSpan w:val="2"/>
                <w:tcBorders>
                  <w:top w:val="nil"/>
                  <w:left w:val="nil"/>
                  <w:bottom w:val="nil"/>
                  <w:right w:val="nil"/>
                </w:tcBorders>
                <w:shd w:val="clear" w:color="auto" w:fill="auto"/>
                <w:noWrap/>
                <w:vAlign w:val="bottom"/>
                <w:hideMark/>
              </w:tcPr>
            </w:tcPrChange>
          </w:tcPr>
          <w:p w14:paraId="5EB55993" w14:textId="77777777" w:rsidR="00036D0E" w:rsidRPr="00036D0E" w:rsidRDefault="00036D0E" w:rsidP="00245317">
            <w:pPr>
              <w:spacing w:after="0" w:line="240" w:lineRule="auto"/>
              <w:jc w:val="center"/>
              <w:rPr>
                <w:ins w:id="5582" w:author="David Dayan" w:date="2021-12-03T17:13:00Z"/>
                <w:rFonts w:ascii="Calibri" w:eastAsia="Times New Roman" w:hAnsi="Calibri" w:cs="Times New Roman"/>
                <w:color w:val="000000"/>
                <w:sz w:val="16"/>
                <w:szCs w:val="16"/>
              </w:rPr>
            </w:pPr>
            <w:ins w:id="55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584" w:author="David Dayan" w:date="2021-12-03T17:18:00Z">
              <w:tcPr>
                <w:tcW w:w="1426" w:type="dxa"/>
                <w:tcBorders>
                  <w:top w:val="nil"/>
                  <w:left w:val="nil"/>
                  <w:bottom w:val="nil"/>
                  <w:right w:val="nil"/>
                </w:tcBorders>
                <w:shd w:val="clear" w:color="auto" w:fill="auto"/>
                <w:noWrap/>
                <w:vAlign w:val="bottom"/>
                <w:hideMark/>
              </w:tcPr>
            </w:tcPrChange>
          </w:tcPr>
          <w:p w14:paraId="6E3A3D0F" w14:textId="77777777" w:rsidR="00036D0E" w:rsidRPr="00036D0E" w:rsidRDefault="00036D0E" w:rsidP="00245317">
            <w:pPr>
              <w:spacing w:after="0" w:line="240" w:lineRule="auto"/>
              <w:jc w:val="center"/>
              <w:rPr>
                <w:ins w:id="5585" w:author="David Dayan" w:date="2021-12-03T17:13:00Z"/>
                <w:rFonts w:ascii="Calibri" w:eastAsia="Times New Roman" w:hAnsi="Calibri" w:cs="Times New Roman"/>
                <w:color w:val="000000"/>
                <w:sz w:val="16"/>
                <w:szCs w:val="16"/>
              </w:rPr>
            </w:pPr>
            <w:ins w:id="55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48F4755" w14:textId="77777777" w:rsidTr="00245317">
        <w:trPr>
          <w:cantSplit/>
          <w:trHeight w:val="20"/>
          <w:ins w:id="5587" w:author="David Dayan" w:date="2021-12-03T17:13:00Z"/>
          <w:trPrChange w:id="55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589" w:author="David Dayan" w:date="2021-12-03T17:18:00Z">
              <w:tcPr>
                <w:tcW w:w="1563" w:type="dxa"/>
                <w:tcBorders>
                  <w:top w:val="nil"/>
                  <w:left w:val="nil"/>
                  <w:bottom w:val="nil"/>
                  <w:right w:val="nil"/>
                </w:tcBorders>
                <w:shd w:val="clear" w:color="auto" w:fill="auto"/>
                <w:noWrap/>
                <w:vAlign w:val="bottom"/>
                <w:hideMark/>
              </w:tcPr>
            </w:tcPrChange>
          </w:tcPr>
          <w:p w14:paraId="3CDE8DAE" w14:textId="77777777" w:rsidR="00036D0E" w:rsidRPr="00036D0E" w:rsidRDefault="00036D0E" w:rsidP="00245317">
            <w:pPr>
              <w:spacing w:after="0" w:line="240" w:lineRule="auto"/>
              <w:jc w:val="center"/>
              <w:rPr>
                <w:ins w:id="5590" w:author="David Dayan" w:date="2021-12-03T17:13:00Z"/>
                <w:rFonts w:ascii="Calibri" w:eastAsia="Times New Roman" w:hAnsi="Calibri" w:cs="Times New Roman"/>
                <w:color w:val="000000"/>
                <w:sz w:val="16"/>
                <w:szCs w:val="16"/>
              </w:rPr>
            </w:pPr>
            <w:ins w:id="5591" w:author="David Dayan" w:date="2021-12-03T17:13:00Z">
              <w:r w:rsidRPr="00036D0E">
                <w:rPr>
                  <w:rFonts w:ascii="Calibri" w:eastAsia="Times New Roman" w:hAnsi="Calibri" w:cs="Times New Roman"/>
                  <w:color w:val="000000"/>
                  <w:sz w:val="16"/>
                  <w:szCs w:val="16"/>
                </w:rPr>
                <w:t>OtsAC20ROGR_0148</w:t>
              </w:r>
            </w:ins>
          </w:p>
        </w:tc>
        <w:tc>
          <w:tcPr>
            <w:tcW w:w="746" w:type="dxa"/>
            <w:tcBorders>
              <w:top w:val="nil"/>
              <w:left w:val="nil"/>
              <w:bottom w:val="nil"/>
              <w:right w:val="nil"/>
            </w:tcBorders>
            <w:shd w:val="clear" w:color="auto" w:fill="auto"/>
            <w:noWrap/>
            <w:vAlign w:val="bottom"/>
            <w:hideMark/>
            <w:tcPrChange w:id="5592" w:author="David Dayan" w:date="2021-12-03T17:18:00Z">
              <w:tcPr>
                <w:tcW w:w="746" w:type="dxa"/>
                <w:tcBorders>
                  <w:top w:val="nil"/>
                  <w:left w:val="nil"/>
                  <w:bottom w:val="nil"/>
                  <w:right w:val="nil"/>
                </w:tcBorders>
                <w:shd w:val="clear" w:color="auto" w:fill="auto"/>
                <w:noWrap/>
                <w:vAlign w:val="bottom"/>
                <w:hideMark/>
              </w:tcPr>
            </w:tcPrChange>
          </w:tcPr>
          <w:p w14:paraId="40EE1D22" w14:textId="77777777" w:rsidR="00036D0E" w:rsidRPr="00036D0E" w:rsidRDefault="00036D0E" w:rsidP="00245317">
            <w:pPr>
              <w:spacing w:after="0" w:line="240" w:lineRule="auto"/>
              <w:jc w:val="center"/>
              <w:rPr>
                <w:ins w:id="5593" w:author="David Dayan" w:date="2021-12-03T17:13:00Z"/>
                <w:rFonts w:ascii="Calibri" w:eastAsia="Times New Roman" w:hAnsi="Calibri" w:cs="Times New Roman"/>
                <w:color w:val="000000"/>
                <w:sz w:val="16"/>
                <w:szCs w:val="16"/>
              </w:rPr>
            </w:pPr>
            <w:ins w:id="559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595" w:author="David Dayan" w:date="2021-12-03T17:18:00Z">
              <w:tcPr>
                <w:tcW w:w="599" w:type="dxa"/>
                <w:tcBorders>
                  <w:top w:val="nil"/>
                  <w:left w:val="nil"/>
                  <w:bottom w:val="nil"/>
                  <w:right w:val="nil"/>
                </w:tcBorders>
                <w:shd w:val="clear" w:color="auto" w:fill="auto"/>
                <w:noWrap/>
                <w:vAlign w:val="bottom"/>
                <w:hideMark/>
              </w:tcPr>
            </w:tcPrChange>
          </w:tcPr>
          <w:p w14:paraId="09E081CA" w14:textId="77777777" w:rsidR="00036D0E" w:rsidRPr="00036D0E" w:rsidRDefault="00036D0E" w:rsidP="00245317">
            <w:pPr>
              <w:spacing w:after="0" w:line="240" w:lineRule="auto"/>
              <w:jc w:val="center"/>
              <w:rPr>
                <w:ins w:id="5596" w:author="David Dayan" w:date="2021-12-03T17:13:00Z"/>
                <w:rFonts w:ascii="Calibri" w:eastAsia="Times New Roman" w:hAnsi="Calibri" w:cs="Times New Roman"/>
                <w:color w:val="000000"/>
                <w:sz w:val="16"/>
                <w:szCs w:val="16"/>
              </w:rPr>
            </w:pPr>
            <w:ins w:id="559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598" w:author="David Dayan" w:date="2021-12-03T17:18:00Z">
              <w:tcPr>
                <w:tcW w:w="1142" w:type="dxa"/>
                <w:tcBorders>
                  <w:top w:val="nil"/>
                  <w:left w:val="nil"/>
                  <w:bottom w:val="nil"/>
                  <w:right w:val="nil"/>
                </w:tcBorders>
                <w:shd w:val="clear" w:color="auto" w:fill="auto"/>
                <w:noWrap/>
                <w:vAlign w:val="bottom"/>
                <w:hideMark/>
              </w:tcPr>
            </w:tcPrChange>
          </w:tcPr>
          <w:p w14:paraId="04DFCD19" w14:textId="77777777" w:rsidR="00036D0E" w:rsidRPr="00036D0E" w:rsidRDefault="00036D0E" w:rsidP="00245317">
            <w:pPr>
              <w:spacing w:after="0" w:line="240" w:lineRule="auto"/>
              <w:jc w:val="center"/>
              <w:rPr>
                <w:ins w:id="5599" w:author="David Dayan" w:date="2021-12-03T17:13:00Z"/>
                <w:rFonts w:ascii="Calibri" w:eastAsia="Times New Roman" w:hAnsi="Calibri" w:cs="Times New Roman"/>
                <w:color w:val="000000"/>
                <w:sz w:val="16"/>
                <w:szCs w:val="16"/>
              </w:rPr>
            </w:pPr>
            <w:ins w:id="56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01" w:author="David Dayan" w:date="2021-12-03T17:18:00Z">
              <w:tcPr>
                <w:tcW w:w="1440" w:type="dxa"/>
                <w:tcBorders>
                  <w:top w:val="nil"/>
                  <w:left w:val="nil"/>
                  <w:bottom w:val="nil"/>
                  <w:right w:val="nil"/>
                </w:tcBorders>
                <w:shd w:val="clear" w:color="auto" w:fill="auto"/>
                <w:noWrap/>
                <w:vAlign w:val="bottom"/>
                <w:hideMark/>
              </w:tcPr>
            </w:tcPrChange>
          </w:tcPr>
          <w:p w14:paraId="18CBD9BA" w14:textId="77777777" w:rsidR="00036D0E" w:rsidRPr="00036D0E" w:rsidRDefault="00036D0E" w:rsidP="00245317">
            <w:pPr>
              <w:spacing w:after="0" w:line="240" w:lineRule="auto"/>
              <w:jc w:val="center"/>
              <w:rPr>
                <w:ins w:id="5602" w:author="David Dayan" w:date="2021-12-03T17:13:00Z"/>
                <w:rFonts w:ascii="Calibri" w:eastAsia="Times New Roman" w:hAnsi="Calibri" w:cs="Times New Roman"/>
                <w:color w:val="000000"/>
                <w:sz w:val="16"/>
                <w:szCs w:val="16"/>
              </w:rPr>
            </w:pPr>
            <w:ins w:id="56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04" w:author="David Dayan" w:date="2021-12-03T17:18:00Z">
              <w:tcPr>
                <w:tcW w:w="1530" w:type="dxa"/>
                <w:tcBorders>
                  <w:top w:val="nil"/>
                  <w:left w:val="nil"/>
                  <w:bottom w:val="nil"/>
                  <w:right w:val="nil"/>
                </w:tcBorders>
                <w:shd w:val="clear" w:color="auto" w:fill="auto"/>
                <w:noWrap/>
                <w:vAlign w:val="bottom"/>
                <w:hideMark/>
              </w:tcPr>
            </w:tcPrChange>
          </w:tcPr>
          <w:p w14:paraId="5F6C7D66" w14:textId="77777777" w:rsidR="00036D0E" w:rsidRPr="00036D0E" w:rsidRDefault="00036D0E" w:rsidP="00245317">
            <w:pPr>
              <w:spacing w:after="0" w:line="240" w:lineRule="auto"/>
              <w:jc w:val="center"/>
              <w:rPr>
                <w:ins w:id="5605" w:author="David Dayan" w:date="2021-12-03T17:13:00Z"/>
                <w:rFonts w:ascii="Calibri" w:eastAsia="Times New Roman" w:hAnsi="Calibri" w:cs="Times New Roman"/>
                <w:color w:val="000000"/>
                <w:sz w:val="16"/>
                <w:szCs w:val="16"/>
              </w:rPr>
            </w:pPr>
            <w:ins w:id="56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07" w:author="David Dayan" w:date="2021-12-03T17:18:00Z">
              <w:tcPr>
                <w:tcW w:w="898" w:type="dxa"/>
                <w:tcBorders>
                  <w:top w:val="nil"/>
                  <w:left w:val="nil"/>
                  <w:bottom w:val="nil"/>
                  <w:right w:val="nil"/>
                </w:tcBorders>
                <w:shd w:val="clear" w:color="auto" w:fill="auto"/>
                <w:noWrap/>
                <w:vAlign w:val="bottom"/>
                <w:hideMark/>
              </w:tcPr>
            </w:tcPrChange>
          </w:tcPr>
          <w:p w14:paraId="6013A12C" w14:textId="77777777" w:rsidR="00036D0E" w:rsidRPr="00036D0E" w:rsidRDefault="00036D0E" w:rsidP="00245317">
            <w:pPr>
              <w:spacing w:after="0" w:line="240" w:lineRule="auto"/>
              <w:jc w:val="center"/>
              <w:rPr>
                <w:ins w:id="5608" w:author="David Dayan" w:date="2021-12-03T17:13:00Z"/>
                <w:rFonts w:ascii="Calibri" w:eastAsia="Times New Roman" w:hAnsi="Calibri" w:cs="Times New Roman"/>
                <w:color w:val="000000"/>
                <w:sz w:val="16"/>
                <w:szCs w:val="16"/>
              </w:rPr>
            </w:pPr>
            <w:ins w:id="56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10" w:author="David Dayan" w:date="2021-12-03T17:18:00Z">
              <w:tcPr>
                <w:tcW w:w="902" w:type="dxa"/>
                <w:tcBorders>
                  <w:top w:val="nil"/>
                  <w:left w:val="nil"/>
                  <w:bottom w:val="nil"/>
                  <w:right w:val="nil"/>
                </w:tcBorders>
                <w:shd w:val="clear" w:color="auto" w:fill="auto"/>
                <w:noWrap/>
                <w:vAlign w:val="bottom"/>
                <w:hideMark/>
              </w:tcPr>
            </w:tcPrChange>
          </w:tcPr>
          <w:p w14:paraId="6C1AFD22" w14:textId="77777777" w:rsidR="00036D0E" w:rsidRPr="00036D0E" w:rsidRDefault="00036D0E" w:rsidP="00245317">
            <w:pPr>
              <w:spacing w:after="0" w:line="240" w:lineRule="auto"/>
              <w:jc w:val="center"/>
              <w:rPr>
                <w:ins w:id="5611" w:author="David Dayan" w:date="2021-12-03T17:13:00Z"/>
                <w:rFonts w:ascii="Calibri" w:eastAsia="Times New Roman" w:hAnsi="Calibri" w:cs="Times New Roman"/>
                <w:color w:val="000000"/>
                <w:sz w:val="16"/>
                <w:szCs w:val="16"/>
              </w:rPr>
            </w:pPr>
            <w:ins w:id="56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13" w:author="David Dayan" w:date="2021-12-03T17:18:00Z">
              <w:tcPr>
                <w:tcW w:w="2160" w:type="dxa"/>
                <w:tcBorders>
                  <w:top w:val="nil"/>
                  <w:left w:val="nil"/>
                  <w:bottom w:val="nil"/>
                  <w:right w:val="nil"/>
                </w:tcBorders>
                <w:shd w:val="clear" w:color="auto" w:fill="auto"/>
                <w:noWrap/>
                <w:vAlign w:val="bottom"/>
                <w:hideMark/>
              </w:tcPr>
            </w:tcPrChange>
          </w:tcPr>
          <w:p w14:paraId="626DED9F" w14:textId="77777777" w:rsidR="00036D0E" w:rsidRPr="00036D0E" w:rsidRDefault="00036D0E" w:rsidP="00245317">
            <w:pPr>
              <w:spacing w:after="0" w:line="240" w:lineRule="auto"/>
              <w:jc w:val="center"/>
              <w:rPr>
                <w:ins w:id="5614" w:author="David Dayan" w:date="2021-12-03T17:13:00Z"/>
                <w:rFonts w:ascii="Calibri" w:eastAsia="Times New Roman" w:hAnsi="Calibri" w:cs="Times New Roman"/>
                <w:color w:val="000000"/>
                <w:sz w:val="16"/>
                <w:szCs w:val="16"/>
              </w:rPr>
            </w:pPr>
            <w:ins w:id="56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616" w:author="David Dayan" w:date="2021-12-03T17:18:00Z">
              <w:tcPr>
                <w:tcW w:w="2876" w:type="dxa"/>
                <w:gridSpan w:val="2"/>
                <w:tcBorders>
                  <w:top w:val="nil"/>
                  <w:left w:val="nil"/>
                  <w:bottom w:val="nil"/>
                  <w:right w:val="nil"/>
                </w:tcBorders>
                <w:shd w:val="clear" w:color="auto" w:fill="auto"/>
                <w:noWrap/>
                <w:vAlign w:val="bottom"/>
                <w:hideMark/>
              </w:tcPr>
            </w:tcPrChange>
          </w:tcPr>
          <w:p w14:paraId="2E41D8BC" w14:textId="77777777" w:rsidR="00036D0E" w:rsidRPr="00036D0E" w:rsidRDefault="00036D0E" w:rsidP="00245317">
            <w:pPr>
              <w:spacing w:after="0" w:line="240" w:lineRule="auto"/>
              <w:jc w:val="center"/>
              <w:rPr>
                <w:ins w:id="5617" w:author="David Dayan" w:date="2021-12-03T17:13:00Z"/>
                <w:rFonts w:ascii="Calibri" w:eastAsia="Times New Roman" w:hAnsi="Calibri" w:cs="Times New Roman"/>
                <w:color w:val="000000"/>
                <w:sz w:val="16"/>
                <w:szCs w:val="16"/>
              </w:rPr>
            </w:pPr>
            <w:ins w:id="56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619" w:author="David Dayan" w:date="2021-12-03T17:18:00Z">
              <w:tcPr>
                <w:tcW w:w="1426" w:type="dxa"/>
                <w:tcBorders>
                  <w:top w:val="nil"/>
                  <w:left w:val="nil"/>
                  <w:bottom w:val="nil"/>
                  <w:right w:val="nil"/>
                </w:tcBorders>
                <w:shd w:val="clear" w:color="auto" w:fill="auto"/>
                <w:noWrap/>
                <w:vAlign w:val="bottom"/>
                <w:hideMark/>
              </w:tcPr>
            </w:tcPrChange>
          </w:tcPr>
          <w:p w14:paraId="2F247452" w14:textId="77777777" w:rsidR="00036D0E" w:rsidRPr="00036D0E" w:rsidRDefault="00036D0E" w:rsidP="00245317">
            <w:pPr>
              <w:spacing w:after="0" w:line="240" w:lineRule="auto"/>
              <w:jc w:val="center"/>
              <w:rPr>
                <w:ins w:id="5620" w:author="David Dayan" w:date="2021-12-03T17:13:00Z"/>
                <w:rFonts w:ascii="Calibri" w:eastAsia="Times New Roman" w:hAnsi="Calibri" w:cs="Times New Roman"/>
                <w:color w:val="000000"/>
                <w:sz w:val="16"/>
                <w:szCs w:val="16"/>
              </w:rPr>
            </w:pPr>
            <w:ins w:id="56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60C618B" w14:textId="77777777" w:rsidTr="00245317">
        <w:trPr>
          <w:cantSplit/>
          <w:trHeight w:val="20"/>
          <w:ins w:id="5622" w:author="David Dayan" w:date="2021-12-03T17:13:00Z"/>
          <w:trPrChange w:id="56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24" w:author="David Dayan" w:date="2021-12-03T17:18:00Z">
              <w:tcPr>
                <w:tcW w:w="1563" w:type="dxa"/>
                <w:tcBorders>
                  <w:top w:val="nil"/>
                  <w:left w:val="nil"/>
                  <w:bottom w:val="nil"/>
                  <w:right w:val="nil"/>
                </w:tcBorders>
                <w:shd w:val="clear" w:color="auto" w:fill="auto"/>
                <w:noWrap/>
                <w:vAlign w:val="bottom"/>
                <w:hideMark/>
              </w:tcPr>
            </w:tcPrChange>
          </w:tcPr>
          <w:p w14:paraId="27B03DAE" w14:textId="77777777" w:rsidR="00036D0E" w:rsidRPr="00036D0E" w:rsidRDefault="00036D0E" w:rsidP="00245317">
            <w:pPr>
              <w:spacing w:after="0" w:line="240" w:lineRule="auto"/>
              <w:jc w:val="center"/>
              <w:rPr>
                <w:ins w:id="5625" w:author="David Dayan" w:date="2021-12-03T17:13:00Z"/>
                <w:rFonts w:ascii="Calibri" w:eastAsia="Times New Roman" w:hAnsi="Calibri" w:cs="Times New Roman"/>
                <w:color w:val="000000"/>
                <w:sz w:val="16"/>
                <w:szCs w:val="16"/>
              </w:rPr>
            </w:pPr>
            <w:ins w:id="5626" w:author="David Dayan" w:date="2021-12-03T17:13:00Z">
              <w:r w:rsidRPr="00036D0E">
                <w:rPr>
                  <w:rFonts w:ascii="Calibri" w:eastAsia="Times New Roman" w:hAnsi="Calibri" w:cs="Times New Roman"/>
                  <w:color w:val="000000"/>
                  <w:sz w:val="16"/>
                  <w:szCs w:val="16"/>
                </w:rPr>
                <w:t>OtsAC20ROGR_0149</w:t>
              </w:r>
            </w:ins>
          </w:p>
        </w:tc>
        <w:tc>
          <w:tcPr>
            <w:tcW w:w="746" w:type="dxa"/>
            <w:tcBorders>
              <w:top w:val="nil"/>
              <w:left w:val="nil"/>
              <w:bottom w:val="nil"/>
              <w:right w:val="nil"/>
            </w:tcBorders>
            <w:shd w:val="clear" w:color="auto" w:fill="auto"/>
            <w:noWrap/>
            <w:vAlign w:val="bottom"/>
            <w:hideMark/>
            <w:tcPrChange w:id="5627" w:author="David Dayan" w:date="2021-12-03T17:18:00Z">
              <w:tcPr>
                <w:tcW w:w="746" w:type="dxa"/>
                <w:tcBorders>
                  <w:top w:val="nil"/>
                  <w:left w:val="nil"/>
                  <w:bottom w:val="nil"/>
                  <w:right w:val="nil"/>
                </w:tcBorders>
                <w:shd w:val="clear" w:color="auto" w:fill="auto"/>
                <w:noWrap/>
                <w:vAlign w:val="bottom"/>
                <w:hideMark/>
              </w:tcPr>
            </w:tcPrChange>
          </w:tcPr>
          <w:p w14:paraId="2F3AFFB9" w14:textId="77777777" w:rsidR="00036D0E" w:rsidRPr="00036D0E" w:rsidRDefault="00036D0E" w:rsidP="00245317">
            <w:pPr>
              <w:spacing w:after="0" w:line="240" w:lineRule="auto"/>
              <w:jc w:val="center"/>
              <w:rPr>
                <w:ins w:id="5628" w:author="David Dayan" w:date="2021-12-03T17:13:00Z"/>
                <w:rFonts w:ascii="Calibri" w:eastAsia="Times New Roman" w:hAnsi="Calibri" w:cs="Times New Roman"/>
                <w:color w:val="000000"/>
                <w:sz w:val="16"/>
                <w:szCs w:val="16"/>
              </w:rPr>
            </w:pPr>
            <w:ins w:id="562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630" w:author="David Dayan" w:date="2021-12-03T17:18:00Z">
              <w:tcPr>
                <w:tcW w:w="599" w:type="dxa"/>
                <w:tcBorders>
                  <w:top w:val="nil"/>
                  <w:left w:val="nil"/>
                  <w:bottom w:val="nil"/>
                  <w:right w:val="nil"/>
                </w:tcBorders>
                <w:shd w:val="clear" w:color="auto" w:fill="auto"/>
                <w:noWrap/>
                <w:vAlign w:val="bottom"/>
                <w:hideMark/>
              </w:tcPr>
            </w:tcPrChange>
          </w:tcPr>
          <w:p w14:paraId="057128F0" w14:textId="77777777" w:rsidR="00036D0E" w:rsidRPr="00036D0E" w:rsidRDefault="00036D0E" w:rsidP="00245317">
            <w:pPr>
              <w:spacing w:after="0" w:line="240" w:lineRule="auto"/>
              <w:jc w:val="center"/>
              <w:rPr>
                <w:ins w:id="5631" w:author="David Dayan" w:date="2021-12-03T17:13:00Z"/>
                <w:rFonts w:ascii="Calibri" w:eastAsia="Times New Roman" w:hAnsi="Calibri" w:cs="Times New Roman"/>
                <w:color w:val="000000"/>
                <w:sz w:val="16"/>
                <w:szCs w:val="16"/>
              </w:rPr>
            </w:pPr>
            <w:ins w:id="563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633" w:author="David Dayan" w:date="2021-12-03T17:18:00Z">
              <w:tcPr>
                <w:tcW w:w="1142" w:type="dxa"/>
                <w:tcBorders>
                  <w:top w:val="nil"/>
                  <w:left w:val="nil"/>
                  <w:bottom w:val="nil"/>
                  <w:right w:val="nil"/>
                </w:tcBorders>
                <w:shd w:val="clear" w:color="auto" w:fill="auto"/>
                <w:noWrap/>
                <w:vAlign w:val="bottom"/>
                <w:hideMark/>
              </w:tcPr>
            </w:tcPrChange>
          </w:tcPr>
          <w:p w14:paraId="613C32A9" w14:textId="77777777" w:rsidR="00036D0E" w:rsidRPr="00036D0E" w:rsidRDefault="00036D0E" w:rsidP="00245317">
            <w:pPr>
              <w:spacing w:after="0" w:line="240" w:lineRule="auto"/>
              <w:jc w:val="center"/>
              <w:rPr>
                <w:ins w:id="5634" w:author="David Dayan" w:date="2021-12-03T17:13:00Z"/>
                <w:rFonts w:ascii="Calibri" w:eastAsia="Times New Roman" w:hAnsi="Calibri" w:cs="Times New Roman"/>
                <w:color w:val="000000"/>
                <w:sz w:val="16"/>
                <w:szCs w:val="16"/>
              </w:rPr>
            </w:pPr>
            <w:ins w:id="56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36" w:author="David Dayan" w:date="2021-12-03T17:18:00Z">
              <w:tcPr>
                <w:tcW w:w="1440" w:type="dxa"/>
                <w:tcBorders>
                  <w:top w:val="nil"/>
                  <w:left w:val="nil"/>
                  <w:bottom w:val="nil"/>
                  <w:right w:val="nil"/>
                </w:tcBorders>
                <w:shd w:val="clear" w:color="auto" w:fill="auto"/>
                <w:noWrap/>
                <w:vAlign w:val="bottom"/>
                <w:hideMark/>
              </w:tcPr>
            </w:tcPrChange>
          </w:tcPr>
          <w:p w14:paraId="5D70756E" w14:textId="77777777" w:rsidR="00036D0E" w:rsidRPr="00036D0E" w:rsidRDefault="00036D0E" w:rsidP="00245317">
            <w:pPr>
              <w:spacing w:after="0" w:line="240" w:lineRule="auto"/>
              <w:jc w:val="center"/>
              <w:rPr>
                <w:ins w:id="5637" w:author="David Dayan" w:date="2021-12-03T17:13:00Z"/>
                <w:rFonts w:ascii="Calibri" w:eastAsia="Times New Roman" w:hAnsi="Calibri" w:cs="Times New Roman"/>
                <w:color w:val="000000"/>
                <w:sz w:val="16"/>
                <w:szCs w:val="16"/>
              </w:rPr>
            </w:pPr>
            <w:ins w:id="56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39" w:author="David Dayan" w:date="2021-12-03T17:18:00Z">
              <w:tcPr>
                <w:tcW w:w="1530" w:type="dxa"/>
                <w:tcBorders>
                  <w:top w:val="nil"/>
                  <w:left w:val="nil"/>
                  <w:bottom w:val="nil"/>
                  <w:right w:val="nil"/>
                </w:tcBorders>
                <w:shd w:val="clear" w:color="auto" w:fill="auto"/>
                <w:noWrap/>
                <w:vAlign w:val="bottom"/>
                <w:hideMark/>
              </w:tcPr>
            </w:tcPrChange>
          </w:tcPr>
          <w:p w14:paraId="3E55D65A" w14:textId="77777777" w:rsidR="00036D0E" w:rsidRPr="00036D0E" w:rsidRDefault="00036D0E" w:rsidP="00245317">
            <w:pPr>
              <w:spacing w:after="0" w:line="240" w:lineRule="auto"/>
              <w:jc w:val="center"/>
              <w:rPr>
                <w:ins w:id="5640" w:author="David Dayan" w:date="2021-12-03T17:13:00Z"/>
                <w:rFonts w:ascii="Calibri" w:eastAsia="Times New Roman" w:hAnsi="Calibri" w:cs="Times New Roman"/>
                <w:color w:val="000000"/>
                <w:sz w:val="16"/>
                <w:szCs w:val="16"/>
              </w:rPr>
            </w:pPr>
            <w:ins w:id="56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42" w:author="David Dayan" w:date="2021-12-03T17:18:00Z">
              <w:tcPr>
                <w:tcW w:w="898" w:type="dxa"/>
                <w:tcBorders>
                  <w:top w:val="nil"/>
                  <w:left w:val="nil"/>
                  <w:bottom w:val="nil"/>
                  <w:right w:val="nil"/>
                </w:tcBorders>
                <w:shd w:val="clear" w:color="auto" w:fill="auto"/>
                <w:noWrap/>
                <w:vAlign w:val="bottom"/>
                <w:hideMark/>
              </w:tcPr>
            </w:tcPrChange>
          </w:tcPr>
          <w:p w14:paraId="7E0D08EB" w14:textId="77777777" w:rsidR="00036D0E" w:rsidRPr="00036D0E" w:rsidRDefault="00036D0E" w:rsidP="00245317">
            <w:pPr>
              <w:spacing w:after="0" w:line="240" w:lineRule="auto"/>
              <w:jc w:val="center"/>
              <w:rPr>
                <w:ins w:id="5643" w:author="David Dayan" w:date="2021-12-03T17:13:00Z"/>
                <w:rFonts w:ascii="Calibri" w:eastAsia="Times New Roman" w:hAnsi="Calibri" w:cs="Times New Roman"/>
                <w:color w:val="000000"/>
                <w:sz w:val="16"/>
                <w:szCs w:val="16"/>
              </w:rPr>
            </w:pPr>
            <w:ins w:id="56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45" w:author="David Dayan" w:date="2021-12-03T17:18:00Z">
              <w:tcPr>
                <w:tcW w:w="902" w:type="dxa"/>
                <w:tcBorders>
                  <w:top w:val="nil"/>
                  <w:left w:val="nil"/>
                  <w:bottom w:val="nil"/>
                  <w:right w:val="nil"/>
                </w:tcBorders>
                <w:shd w:val="clear" w:color="auto" w:fill="auto"/>
                <w:noWrap/>
                <w:vAlign w:val="bottom"/>
                <w:hideMark/>
              </w:tcPr>
            </w:tcPrChange>
          </w:tcPr>
          <w:p w14:paraId="551C117C" w14:textId="77777777" w:rsidR="00036D0E" w:rsidRPr="00036D0E" w:rsidRDefault="00036D0E" w:rsidP="00245317">
            <w:pPr>
              <w:spacing w:after="0" w:line="240" w:lineRule="auto"/>
              <w:jc w:val="center"/>
              <w:rPr>
                <w:ins w:id="5646" w:author="David Dayan" w:date="2021-12-03T17:13:00Z"/>
                <w:rFonts w:ascii="Calibri" w:eastAsia="Times New Roman" w:hAnsi="Calibri" w:cs="Times New Roman"/>
                <w:color w:val="000000"/>
                <w:sz w:val="16"/>
                <w:szCs w:val="16"/>
              </w:rPr>
            </w:pPr>
            <w:ins w:id="56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48" w:author="David Dayan" w:date="2021-12-03T17:18:00Z">
              <w:tcPr>
                <w:tcW w:w="2160" w:type="dxa"/>
                <w:tcBorders>
                  <w:top w:val="nil"/>
                  <w:left w:val="nil"/>
                  <w:bottom w:val="nil"/>
                  <w:right w:val="nil"/>
                </w:tcBorders>
                <w:shd w:val="clear" w:color="auto" w:fill="auto"/>
                <w:noWrap/>
                <w:vAlign w:val="bottom"/>
                <w:hideMark/>
              </w:tcPr>
            </w:tcPrChange>
          </w:tcPr>
          <w:p w14:paraId="30D7B477" w14:textId="77777777" w:rsidR="00036D0E" w:rsidRPr="00036D0E" w:rsidRDefault="00036D0E" w:rsidP="00245317">
            <w:pPr>
              <w:spacing w:after="0" w:line="240" w:lineRule="auto"/>
              <w:jc w:val="center"/>
              <w:rPr>
                <w:ins w:id="5649" w:author="David Dayan" w:date="2021-12-03T17:13:00Z"/>
                <w:rFonts w:ascii="Calibri" w:eastAsia="Times New Roman" w:hAnsi="Calibri" w:cs="Times New Roman"/>
                <w:color w:val="000000"/>
                <w:sz w:val="16"/>
                <w:szCs w:val="16"/>
              </w:rPr>
            </w:pPr>
            <w:ins w:id="56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651" w:author="David Dayan" w:date="2021-12-03T17:18:00Z">
              <w:tcPr>
                <w:tcW w:w="2876" w:type="dxa"/>
                <w:gridSpan w:val="2"/>
                <w:tcBorders>
                  <w:top w:val="nil"/>
                  <w:left w:val="nil"/>
                  <w:bottom w:val="nil"/>
                  <w:right w:val="nil"/>
                </w:tcBorders>
                <w:shd w:val="clear" w:color="auto" w:fill="auto"/>
                <w:noWrap/>
                <w:vAlign w:val="bottom"/>
                <w:hideMark/>
              </w:tcPr>
            </w:tcPrChange>
          </w:tcPr>
          <w:p w14:paraId="5E32FAB7" w14:textId="77777777" w:rsidR="00036D0E" w:rsidRPr="00036D0E" w:rsidRDefault="00036D0E" w:rsidP="00245317">
            <w:pPr>
              <w:spacing w:after="0" w:line="240" w:lineRule="auto"/>
              <w:jc w:val="center"/>
              <w:rPr>
                <w:ins w:id="5652" w:author="David Dayan" w:date="2021-12-03T17:13:00Z"/>
                <w:rFonts w:ascii="Calibri" w:eastAsia="Times New Roman" w:hAnsi="Calibri" w:cs="Times New Roman"/>
                <w:color w:val="000000"/>
                <w:sz w:val="16"/>
                <w:szCs w:val="16"/>
              </w:rPr>
            </w:pPr>
            <w:ins w:id="56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654" w:author="David Dayan" w:date="2021-12-03T17:18:00Z">
              <w:tcPr>
                <w:tcW w:w="1426" w:type="dxa"/>
                <w:tcBorders>
                  <w:top w:val="nil"/>
                  <w:left w:val="nil"/>
                  <w:bottom w:val="nil"/>
                  <w:right w:val="nil"/>
                </w:tcBorders>
                <w:shd w:val="clear" w:color="auto" w:fill="auto"/>
                <w:noWrap/>
                <w:vAlign w:val="bottom"/>
                <w:hideMark/>
              </w:tcPr>
            </w:tcPrChange>
          </w:tcPr>
          <w:p w14:paraId="64C9353D" w14:textId="77777777" w:rsidR="00036D0E" w:rsidRPr="00036D0E" w:rsidRDefault="00036D0E" w:rsidP="00245317">
            <w:pPr>
              <w:spacing w:after="0" w:line="240" w:lineRule="auto"/>
              <w:jc w:val="center"/>
              <w:rPr>
                <w:ins w:id="5655" w:author="David Dayan" w:date="2021-12-03T17:13:00Z"/>
                <w:rFonts w:ascii="Calibri" w:eastAsia="Times New Roman" w:hAnsi="Calibri" w:cs="Times New Roman"/>
                <w:color w:val="000000"/>
                <w:sz w:val="16"/>
                <w:szCs w:val="16"/>
              </w:rPr>
            </w:pPr>
            <w:ins w:id="56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1D85A35" w14:textId="77777777" w:rsidTr="00245317">
        <w:trPr>
          <w:cantSplit/>
          <w:trHeight w:val="20"/>
          <w:ins w:id="5657" w:author="David Dayan" w:date="2021-12-03T17:13:00Z"/>
          <w:trPrChange w:id="56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59" w:author="David Dayan" w:date="2021-12-03T17:18:00Z">
              <w:tcPr>
                <w:tcW w:w="1563" w:type="dxa"/>
                <w:tcBorders>
                  <w:top w:val="nil"/>
                  <w:left w:val="nil"/>
                  <w:bottom w:val="nil"/>
                  <w:right w:val="nil"/>
                </w:tcBorders>
                <w:shd w:val="clear" w:color="auto" w:fill="auto"/>
                <w:noWrap/>
                <w:vAlign w:val="bottom"/>
                <w:hideMark/>
              </w:tcPr>
            </w:tcPrChange>
          </w:tcPr>
          <w:p w14:paraId="7406D90D" w14:textId="77777777" w:rsidR="00036D0E" w:rsidRPr="00036D0E" w:rsidRDefault="00036D0E" w:rsidP="00245317">
            <w:pPr>
              <w:spacing w:after="0" w:line="240" w:lineRule="auto"/>
              <w:jc w:val="center"/>
              <w:rPr>
                <w:ins w:id="5660" w:author="David Dayan" w:date="2021-12-03T17:13:00Z"/>
                <w:rFonts w:ascii="Calibri" w:eastAsia="Times New Roman" w:hAnsi="Calibri" w:cs="Times New Roman"/>
                <w:color w:val="000000"/>
                <w:sz w:val="16"/>
                <w:szCs w:val="16"/>
              </w:rPr>
            </w:pPr>
            <w:ins w:id="5661" w:author="David Dayan" w:date="2021-12-03T17:13:00Z">
              <w:r w:rsidRPr="00036D0E">
                <w:rPr>
                  <w:rFonts w:ascii="Calibri" w:eastAsia="Times New Roman" w:hAnsi="Calibri" w:cs="Times New Roman"/>
                  <w:color w:val="000000"/>
                  <w:sz w:val="16"/>
                  <w:szCs w:val="16"/>
                </w:rPr>
                <w:t>OtsAC20ROGR_0150</w:t>
              </w:r>
            </w:ins>
          </w:p>
        </w:tc>
        <w:tc>
          <w:tcPr>
            <w:tcW w:w="746" w:type="dxa"/>
            <w:tcBorders>
              <w:top w:val="nil"/>
              <w:left w:val="nil"/>
              <w:bottom w:val="nil"/>
              <w:right w:val="nil"/>
            </w:tcBorders>
            <w:shd w:val="clear" w:color="auto" w:fill="auto"/>
            <w:noWrap/>
            <w:vAlign w:val="bottom"/>
            <w:hideMark/>
            <w:tcPrChange w:id="5662" w:author="David Dayan" w:date="2021-12-03T17:18:00Z">
              <w:tcPr>
                <w:tcW w:w="746" w:type="dxa"/>
                <w:tcBorders>
                  <w:top w:val="nil"/>
                  <w:left w:val="nil"/>
                  <w:bottom w:val="nil"/>
                  <w:right w:val="nil"/>
                </w:tcBorders>
                <w:shd w:val="clear" w:color="auto" w:fill="auto"/>
                <w:noWrap/>
                <w:vAlign w:val="bottom"/>
                <w:hideMark/>
              </w:tcPr>
            </w:tcPrChange>
          </w:tcPr>
          <w:p w14:paraId="45C1B378" w14:textId="77777777" w:rsidR="00036D0E" w:rsidRPr="00036D0E" w:rsidRDefault="00036D0E" w:rsidP="00245317">
            <w:pPr>
              <w:spacing w:after="0" w:line="240" w:lineRule="auto"/>
              <w:jc w:val="center"/>
              <w:rPr>
                <w:ins w:id="5663" w:author="David Dayan" w:date="2021-12-03T17:13:00Z"/>
                <w:rFonts w:ascii="Calibri" w:eastAsia="Times New Roman" w:hAnsi="Calibri" w:cs="Times New Roman"/>
                <w:color w:val="000000"/>
                <w:sz w:val="16"/>
                <w:szCs w:val="16"/>
              </w:rPr>
            </w:pPr>
            <w:ins w:id="566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665" w:author="David Dayan" w:date="2021-12-03T17:18:00Z">
              <w:tcPr>
                <w:tcW w:w="599" w:type="dxa"/>
                <w:tcBorders>
                  <w:top w:val="nil"/>
                  <w:left w:val="nil"/>
                  <w:bottom w:val="nil"/>
                  <w:right w:val="nil"/>
                </w:tcBorders>
                <w:shd w:val="clear" w:color="auto" w:fill="auto"/>
                <w:noWrap/>
                <w:vAlign w:val="bottom"/>
                <w:hideMark/>
              </w:tcPr>
            </w:tcPrChange>
          </w:tcPr>
          <w:p w14:paraId="330EE43A" w14:textId="77777777" w:rsidR="00036D0E" w:rsidRPr="00036D0E" w:rsidRDefault="00036D0E" w:rsidP="00245317">
            <w:pPr>
              <w:spacing w:after="0" w:line="240" w:lineRule="auto"/>
              <w:jc w:val="center"/>
              <w:rPr>
                <w:ins w:id="5666" w:author="David Dayan" w:date="2021-12-03T17:13:00Z"/>
                <w:rFonts w:ascii="Calibri" w:eastAsia="Times New Roman" w:hAnsi="Calibri" w:cs="Times New Roman"/>
                <w:color w:val="000000"/>
                <w:sz w:val="16"/>
                <w:szCs w:val="16"/>
              </w:rPr>
            </w:pPr>
            <w:ins w:id="566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668" w:author="David Dayan" w:date="2021-12-03T17:18:00Z">
              <w:tcPr>
                <w:tcW w:w="1142" w:type="dxa"/>
                <w:tcBorders>
                  <w:top w:val="nil"/>
                  <w:left w:val="nil"/>
                  <w:bottom w:val="nil"/>
                  <w:right w:val="nil"/>
                </w:tcBorders>
                <w:shd w:val="clear" w:color="auto" w:fill="auto"/>
                <w:noWrap/>
                <w:vAlign w:val="bottom"/>
                <w:hideMark/>
              </w:tcPr>
            </w:tcPrChange>
          </w:tcPr>
          <w:p w14:paraId="5D56528B" w14:textId="77777777" w:rsidR="00036D0E" w:rsidRPr="00036D0E" w:rsidRDefault="00036D0E" w:rsidP="00245317">
            <w:pPr>
              <w:spacing w:after="0" w:line="240" w:lineRule="auto"/>
              <w:jc w:val="center"/>
              <w:rPr>
                <w:ins w:id="5669" w:author="David Dayan" w:date="2021-12-03T17:13:00Z"/>
                <w:rFonts w:ascii="Calibri" w:eastAsia="Times New Roman" w:hAnsi="Calibri" w:cs="Times New Roman"/>
                <w:color w:val="000000"/>
                <w:sz w:val="16"/>
                <w:szCs w:val="16"/>
              </w:rPr>
            </w:pPr>
            <w:ins w:id="56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671" w:author="David Dayan" w:date="2021-12-03T17:18:00Z">
              <w:tcPr>
                <w:tcW w:w="1440" w:type="dxa"/>
                <w:tcBorders>
                  <w:top w:val="nil"/>
                  <w:left w:val="nil"/>
                  <w:bottom w:val="nil"/>
                  <w:right w:val="nil"/>
                </w:tcBorders>
                <w:shd w:val="clear" w:color="auto" w:fill="auto"/>
                <w:noWrap/>
                <w:vAlign w:val="bottom"/>
                <w:hideMark/>
              </w:tcPr>
            </w:tcPrChange>
          </w:tcPr>
          <w:p w14:paraId="53A997A7" w14:textId="77777777" w:rsidR="00036D0E" w:rsidRPr="00036D0E" w:rsidRDefault="00036D0E" w:rsidP="00245317">
            <w:pPr>
              <w:spacing w:after="0" w:line="240" w:lineRule="auto"/>
              <w:jc w:val="center"/>
              <w:rPr>
                <w:ins w:id="5672" w:author="David Dayan" w:date="2021-12-03T17:13:00Z"/>
                <w:rFonts w:ascii="Calibri" w:eastAsia="Times New Roman" w:hAnsi="Calibri" w:cs="Times New Roman"/>
                <w:color w:val="000000"/>
                <w:sz w:val="16"/>
                <w:szCs w:val="16"/>
              </w:rPr>
            </w:pPr>
            <w:ins w:id="56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674" w:author="David Dayan" w:date="2021-12-03T17:18:00Z">
              <w:tcPr>
                <w:tcW w:w="1530" w:type="dxa"/>
                <w:tcBorders>
                  <w:top w:val="nil"/>
                  <w:left w:val="nil"/>
                  <w:bottom w:val="nil"/>
                  <w:right w:val="nil"/>
                </w:tcBorders>
                <w:shd w:val="clear" w:color="auto" w:fill="auto"/>
                <w:noWrap/>
                <w:vAlign w:val="bottom"/>
                <w:hideMark/>
              </w:tcPr>
            </w:tcPrChange>
          </w:tcPr>
          <w:p w14:paraId="2C2BD6DB" w14:textId="77777777" w:rsidR="00036D0E" w:rsidRPr="00036D0E" w:rsidRDefault="00036D0E" w:rsidP="00245317">
            <w:pPr>
              <w:spacing w:after="0" w:line="240" w:lineRule="auto"/>
              <w:jc w:val="center"/>
              <w:rPr>
                <w:ins w:id="5675" w:author="David Dayan" w:date="2021-12-03T17:13:00Z"/>
                <w:rFonts w:ascii="Calibri" w:eastAsia="Times New Roman" w:hAnsi="Calibri" w:cs="Times New Roman"/>
                <w:color w:val="000000"/>
                <w:sz w:val="16"/>
                <w:szCs w:val="16"/>
              </w:rPr>
            </w:pPr>
            <w:ins w:id="56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677" w:author="David Dayan" w:date="2021-12-03T17:18:00Z">
              <w:tcPr>
                <w:tcW w:w="898" w:type="dxa"/>
                <w:tcBorders>
                  <w:top w:val="nil"/>
                  <w:left w:val="nil"/>
                  <w:bottom w:val="nil"/>
                  <w:right w:val="nil"/>
                </w:tcBorders>
                <w:shd w:val="clear" w:color="auto" w:fill="auto"/>
                <w:noWrap/>
                <w:vAlign w:val="bottom"/>
                <w:hideMark/>
              </w:tcPr>
            </w:tcPrChange>
          </w:tcPr>
          <w:p w14:paraId="28DE6CB2" w14:textId="77777777" w:rsidR="00036D0E" w:rsidRPr="00036D0E" w:rsidRDefault="00036D0E" w:rsidP="00245317">
            <w:pPr>
              <w:spacing w:after="0" w:line="240" w:lineRule="auto"/>
              <w:jc w:val="center"/>
              <w:rPr>
                <w:ins w:id="5678" w:author="David Dayan" w:date="2021-12-03T17:13:00Z"/>
                <w:rFonts w:ascii="Calibri" w:eastAsia="Times New Roman" w:hAnsi="Calibri" w:cs="Times New Roman"/>
                <w:color w:val="000000"/>
                <w:sz w:val="16"/>
                <w:szCs w:val="16"/>
              </w:rPr>
            </w:pPr>
            <w:ins w:id="56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680" w:author="David Dayan" w:date="2021-12-03T17:18:00Z">
              <w:tcPr>
                <w:tcW w:w="902" w:type="dxa"/>
                <w:tcBorders>
                  <w:top w:val="nil"/>
                  <w:left w:val="nil"/>
                  <w:bottom w:val="nil"/>
                  <w:right w:val="nil"/>
                </w:tcBorders>
                <w:shd w:val="clear" w:color="auto" w:fill="auto"/>
                <w:noWrap/>
                <w:vAlign w:val="bottom"/>
                <w:hideMark/>
              </w:tcPr>
            </w:tcPrChange>
          </w:tcPr>
          <w:p w14:paraId="77FCBA08" w14:textId="77777777" w:rsidR="00036D0E" w:rsidRPr="00036D0E" w:rsidRDefault="00036D0E" w:rsidP="00245317">
            <w:pPr>
              <w:spacing w:after="0" w:line="240" w:lineRule="auto"/>
              <w:jc w:val="center"/>
              <w:rPr>
                <w:ins w:id="5681" w:author="David Dayan" w:date="2021-12-03T17:13:00Z"/>
                <w:rFonts w:ascii="Calibri" w:eastAsia="Times New Roman" w:hAnsi="Calibri" w:cs="Times New Roman"/>
                <w:color w:val="000000"/>
                <w:sz w:val="16"/>
                <w:szCs w:val="16"/>
              </w:rPr>
            </w:pPr>
            <w:ins w:id="56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683" w:author="David Dayan" w:date="2021-12-03T17:18:00Z">
              <w:tcPr>
                <w:tcW w:w="2160" w:type="dxa"/>
                <w:tcBorders>
                  <w:top w:val="nil"/>
                  <w:left w:val="nil"/>
                  <w:bottom w:val="nil"/>
                  <w:right w:val="nil"/>
                </w:tcBorders>
                <w:shd w:val="clear" w:color="auto" w:fill="auto"/>
                <w:noWrap/>
                <w:vAlign w:val="bottom"/>
                <w:hideMark/>
              </w:tcPr>
            </w:tcPrChange>
          </w:tcPr>
          <w:p w14:paraId="3579CF26" w14:textId="77777777" w:rsidR="00036D0E" w:rsidRPr="00036D0E" w:rsidRDefault="00036D0E" w:rsidP="00245317">
            <w:pPr>
              <w:spacing w:after="0" w:line="240" w:lineRule="auto"/>
              <w:jc w:val="center"/>
              <w:rPr>
                <w:ins w:id="5684" w:author="David Dayan" w:date="2021-12-03T17:13:00Z"/>
                <w:rFonts w:ascii="Calibri" w:eastAsia="Times New Roman" w:hAnsi="Calibri" w:cs="Times New Roman"/>
                <w:color w:val="000000"/>
                <w:sz w:val="16"/>
                <w:szCs w:val="16"/>
              </w:rPr>
            </w:pPr>
            <w:ins w:id="56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686" w:author="David Dayan" w:date="2021-12-03T17:18:00Z">
              <w:tcPr>
                <w:tcW w:w="2876" w:type="dxa"/>
                <w:gridSpan w:val="2"/>
                <w:tcBorders>
                  <w:top w:val="nil"/>
                  <w:left w:val="nil"/>
                  <w:bottom w:val="nil"/>
                  <w:right w:val="nil"/>
                </w:tcBorders>
                <w:shd w:val="clear" w:color="auto" w:fill="auto"/>
                <w:noWrap/>
                <w:vAlign w:val="bottom"/>
                <w:hideMark/>
              </w:tcPr>
            </w:tcPrChange>
          </w:tcPr>
          <w:p w14:paraId="1D0CC397" w14:textId="77777777" w:rsidR="00036D0E" w:rsidRPr="00036D0E" w:rsidRDefault="00036D0E" w:rsidP="00245317">
            <w:pPr>
              <w:spacing w:after="0" w:line="240" w:lineRule="auto"/>
              <w:jc w:val="center"/>
              <w:rPr>
                <w:ins w:id="5687" w:author="David Dayan" w:date="2021-12-03T17:13:00Z"/>
                <w:rFonts w:ascii="Calibri" w:eastAsia="Times New Roman" w:hAnsi="Calibri" w:cs="Times New Roman"/>
                <w:color w:val="000000"/>
                <w:sz w:val="16"/>
                <w:szCs w:val="16"/>
              </w:rPr>
            </w:pPr>
            <w:ins w:id="56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689" w:author="David Dayan" w:date="2021-12-03T17:18:00Z">
              <w:tcPr>
                <w:tcW w:w="1426" w:type="dxa"/>
                <w:tcBorders>
                  <w:top w:val="nil"/>
                  <w:left w:val="nil"/>
                  <w:bottom w:val="nil"/>
                  <w:right w:val="nil"/>
                </w:tcBorders>
                <w:shd w:val="clear" w:color="auto" w:fill="auto"/>
                <w:noWrap/>
                <w:vAlign w:val="bottom"/>
                <w:hideMark/>
              </w:tcPr>
            </w:tcPrChange>
          </w:tcPr>
          <w:p w14:paraId="0DB84915" w14:textId="77777777" w:rsidR="00036D0E" w:rsidRPr="00036D0E" w:rsidRDefault="00036D0E" w:rsidP="00245317">
            <w:pPr>
              <w:spacing w:after="0" w:line="240" w:lineRule="auto"/>
              <w:jc w:val="center"/>
              <w:rPr>
                <w:ins w:id="5690" w:author="David Dayan" w:date="2021-12-03T17:13:00Z"/>
                <w:rFonts w:ascii="Calibri" w:eastAsia="Times New Roman" w:hAnsi="Calibri" w:cs="Times New Roman"/>
                <w:color w:val="000000"/>
                <w:sz w:val="16"/>
                <w:szCs w:val="16"/>
              </w:rPr>
            </w:pPr>
            <w:ins w:id="56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DE385A" w14:textId="77777777" w:rsidTr="00245317">
        <w:trPr>
          <w:cantSplit/>
          <w:trHeight w:val="20"/>
          <w:ins w:id="5692" w:author="David Dayan" w:date="2021-12-03T17:13:00Z"/>
          <w:trPrChange w:id="56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694" w:author="David Dayan" w:date="2021-12-03T17:18:00Z">
              <w:tcPr>
                <w:tcW w:w="1563" w:type="dxa"/>
                <w:tcBorders>
                  <w:top w:val="nil"/>
                  <w:left w:val="nil"/>
                  <w:bottom w:val="nil"/>
                  <w:right w:val="nil"/>
                </w:tcBorders>
                <w:shd w:val="clear" w:color="auto" w:fill="auto"/>
                <w:noWrap/>
                <w:vAlign w:val="bottom"/>
                <w:hideMark/>
              </w:tcPr>
            </w:tcPrChange>
          </w:tcPr>
          <w:p w14:paraId="14098A35" w14:textId="77777777" w:rsidR="00036D0E" w:rsidRPr="00036D0E" w:rsidRDefault="00036D0E" w:rsidP="00245317">
            <w:pPr>
              <w:spacing w:after="0" w:line="240" w:lineRule="auto"/>
              <w:jc w:val="center"/>
              <w:rPr>
                <w:ins w:id="5695" w:author="David Dayan" w:date="2021-12-03T17:13:00Z"/>
                <w:rFonts w:ascii="Calibri" w:eastAsia="Times New Roman" w:hAnsi="Calibri" w:cs="Times New Roman"/>
                <w:color w:val="000000"/>
                <w:sz w:val="16"/>
                <w:szCs w:val="16"/>
              </w:rPr>
            </w:pPr>
            <w:ins w:id="5696" w:author="David Dayan" w:date="2021-12-03T17:13:00Z">
              <w:r w:rsidRPr="00036D0E">
                <w:rPr>
                  <w:rFonts w:ascii="Calibri" w:eastAsia="Times New Roman" w:hAnsi="Calibri" w:cs="Times New Roman"/>
                  <w:color w:val="000000"/>
                  <w:sz w:val="16"/>
                  <w:szCs w:val="16"/>
                </w:rPr>
                <w:t>OtsAC20ROGR_0151</w:t>
              </w:r>
            </w:ins>
          </w:p>
        </w:tc>
        <w:tc>
          <w:tcPr>
            <w:tcW w:w="746" w:type="dxa"/>
            <w:tcBorders>
              <w:top w:val="nil"/>
              <w:left w:val="nil"/>
              <w:bottom w:val="nil"/>
              <w:right w:val="nil"/>
            </w:tcBorders>
            <w:shd w:val="clear" w:color="auto" w:fill="auto"/>
            <w:noWrap/>
            <w:vAlign w:val="bottom"/>
            <w:hideMark/>
            <w:tcPrChange w:id="5697" w:author="David Dayan" w:date="2021-12-03T17:18:00Z">
              <w:tcPr>
                <w:tcW w:w="746" w:type="dxa"/>
                <w:tcBorders>
                  <w:top w:val="nil"/>
                  <w:left w:val="nil"/>
                  <w:bottom w:val="nil"/>
                  <w:right w:val="nil"/>
                </w:tcBorders>
                <w:shd w:val="clear" w:color="auto" w:fill="auto"/>
                <w:noWrap/>
                <w:vAlign w:val="bottom"/>
                <w:hideMark/>
              </w:tcPr>
            </w:tcPrChange>
          </w:tcPr>
          <w:p w14:paraId="4D07DCE8" w14:textId="77777777" w:rsidR="00036D0E" w:rsidRPr="00036D0E" w:rsidRDefault="00036D0E" w:rsidP="00245317">
            <w:pPr>
              <w:spacing w:after="0" w:line="240" w:lineRule="auto"/>
              <w:jc w:val="center"/>
              <w:rPr>
                <w:ins w:id="5698" w:author="David Dayan" w:date="2021-12-03T17:13:00Z"/>
                <w:rFonts w:ascii="Calibri" w:eastAsia="Times New Roman" w:hAnsi="Calibri" w:cs="Times New Roman"/>
                <w:color w:val="000000"/>
                <w:sz w:val="16"/>
                <w:szCs w:val="16"/>
              </w:rPr>
            </w:pPr>
            <w:ins w:id="569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700" w:author="David Dayan" w:date="2021-12-03T17:18:00Z">
              <w:tcPr>
                <w:tcW w:w="599" w:type="dxa"/>
                <w:tcBorders>
                  <w:top w:val="nil"/>
                  <w:left w:val="nil"/>
                  <w:bottom w:val="nil"/>
                  <w:right w:val="nil"/>
                </w:tcBorders>
                <w:shd w:val="clear" w:color="auto" w:fill="auto"/>
                <w:noWrap/>
                <w:vAlign w:val="bottom"/>
                <w:hideMark/>
              </w:tcPr>
            </w:tcPrChange>
          </w:tcPr>
          <w:p w14:paraId="41B29F53" w14:textId="77777777" w:rsidR="00036D0E" w:rsidRPr="00036D0E" w:rsidRDefault="00036D0E" w:rsidP="00245317">
            <w:pPr>
              <w:spacing w:after="0" w:line="240" w:lineRule="auto"/>
              <w:jc w:val="center"/>
              <w:rPr>
                <w:ins w:id="5701" w:author="David Dayan" w:date="2021-12-03T17:13:00Z"/>
                <w:rFonts w:ascii="Calibri" w:eastAsia="Times New Roman" w:hAnsi="Calibri" w:cs="Times New Roman"/>
                <w:color w:val="000000"/>
                <w:sz w:val="16"/>
                <w:szCs w:val="16"/>
              </w:rPr>
            </w:pPr>
            <w:ins w:id="570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703" w:author="David Dayan" w:date="2021-12-03T17:18:00Z">
              <w:tcPr>
                <w:tcW w:w="1142" w:type="dxa"/>
                <w:tcBorders>
                  <w:top w:val="nil"/>
                  <w:left w:val="nil"/>
                  <w:bottom w:val="nil"/>
                  <w:right w:val="nil"/>
                </w:tcBorders>
                <w:shd w:val="clear" w:color="auto" w:fill="auto"/>
                <w:noWrap/>
                <w:vAlign w:val="bottom"/>
                <w:hideMark/>
              </w:tcPr>
            </w:tcPrChange>
          </w:tcPr>
          <w:p w14:paraId="7C971455" w14:textId="77777777" w:rsidR="00036D0E" w:rsidRPr="00036D0E" w:rsidRDefault="00036D0E" w:rsidP="00245317">
            <w:pPr>
              <w:spacing w:after="0" w:line="240" w:lineRule="auto"/>
              <w:jc w:val="center"/>
              <w:rPr>
                <w:ins w:id="5704" w:author="David Dayan" w:date="2021-12-03T17:13:00Z"/>
                <w:rFonts w:ascii="Calibri" w:eastAsia="Times New Roman" w:hAnsi="Calibri" w:cs="Times New Roman"/>
                <w:color w:val="000000"/>
                <w:sz w:val="16"/>
                <w:szCs w:val="16"/>
              </w:rPr>
            </w:pPr>
            <w:ins w:id="57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06" w:author="David Dayan" w:date="2021-12-03T17:18:00Z">
              <w:tcPr>
                <w:tcW w:w="1440" w:type="dxa"/>
                <w:tcBorders>
                  <w:top w:val="nil"/>
                  <w:left w:val="nil"/>
                  <w:bottom w:val="nil"/>
                  <w:right w:val="nil"/>
                </w:tcBorders>
                <w:shd w:val="clear" w:color="auto" w:fill="auto"/>
                <w:noWrap/>
                <w:vAlign w:val="bottom"/>
                <w:hideMark/>
              </w:tcPr>
            </w:tcPrChange>
          </w:tcPr>
          <w:p w14:paraId="4AF3F145" w14:textId="77777777" w:rsidR="00036D0E" w:rsidRPr="00036D0E" w:rsidRDefault="00036D0E" w:rsidP="00245317">
            <w:pPr>
              <w:spacing w:after="0" w:line="240" w:lineRule="auto"/>
              <w:jc w:val="center"/>
              <w:rPr>
                <w:ins w:id="5707" w:author="David Dayan" w:date="2021-12-03T17:13:00Z"/>
                <w:rFonts w:ascii="Calibri" w:eastAsia="Times New Roman" w:hAnsi="Calibri" w:cs="Times New Roman"/>
                <w:color w:val="000000"/>
                <w:sz w:val="16"/>
                <w:szCs w:val="16"/>
              </w:rPr>
            </w:pPr>
            <w:ins w:id="57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09" w:author="David Dayan" w:date="2021-12-03T17:18:00Z">
              <w:tcPr>
                <w:tcW w:w="1530" w:type="dxa"/>
                <w:tcBorders>
                  <w:top w:val="nil"/>
                  <w:left w:val="nil"/>
                  <w:bottom w:val="nil"/>
                  <w:right w:val="nil"/>
                </w:tcBorders>
                <w:shd w:val="clear" w:color="auto" w:fill="auto"/>
                <w:noWrap/>
                <w:vAlign w:val="bottom"/>
                <w:hideMark/>
              </w:tcPr>
            </w:tcPrChange>
          </w:tcPr>
          <w:p w14:paraId="0B7BCF98" w14:textId="77777777" w:rsidR="00036D0E" w:rsidRPr="00036D0E" w:rsidRDefault="00036D0E" w:rsidP="00245317">
            <w:pPr>
              <w:spacing w:after="0" w:line="240" w:lineRule="auto"/>
              <w:jc w:val="center"/>
              <w:rPr>
                <w:ins w:id="5710" w:author="David Dayan" w:date="2021-12-03T17:13:00Z"/>
                <w:rFonts w:ascii="Calibri" w:eastAsia="Times New Roman" w:hAnsi="Calibri" w:cs="Times New Roman"/>
                <w:color w:val="000000"/>
                <w:sz w:val="16"/>
                <w:szCs w:val="16"/>
              </w:rPr>
            </w:pPr>
            <w:ins w:id="57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12" w:author="David Dayan" w:date="2021-12-03T17:18:00Z">
              <w:tcPr>
                <w:tcW w:w="898" w:type="dxa"/>
                <w:tcBorders>
                  <w:top w:val="nil"/>
                  <w:left w:val="nil"/>
                  <w:bottom w:val="nil"/>
                  <w:right w:val="nil"/>
                </w:tcBorders>
                <w:shd w:val="clear" w:color="auto" w:fill="auto"/>
                <w:noWrap/>
                <w:vAlign w:val="bottom"/>
                <w:hideMark/>
              </w:tcPr>
            </w:tcPrChange>
          </w:tcPr>
          <w:p w14:paraId="27D7A06F" w14:textId="77777777" w:rsidR="00036D0E" w:rsidRPr="00036D0E" w:rsidRDefault="00036D0E" w:rsidP="00245317">
            <w:pPr>
              <w:spacing w:after="0" w:line="240" w:lineRule="auto"/>
              <w:jc w:val="center"/>
              <w:rPr>
                <w:ins w:id="5713" w:author="David Dayan" w:date="2021-12-03T17:13:00Z"/>
                <w:rFonts w:ascii="Calibri" w:eastAsia="Times New Roman" w:hAnsi="Calibri" w:cs="Times New Roman"/>
                <w:color w:val="000000"/>
                <w:sz w:val="16"/>
                <w:szCs w:val="16"/>
              </w:rPr>
            </w:pPr>
            <w:ins w:id="5714" w:author="David Dayan" w:date="2021-12-03T17:13:00Z">
              <w:r w:rsidRPr="00036D0E">
                <w:rPr>
                  <w:rFonts w:ascii="Calibri" w:eastAsia="Times New Roman" w:hAnsi="Calibri" w:cs="Times New Roman"/>
                  <w:color w:val="000000"/>
                  <w:sz w:val="16"/>
                  <w:szCs w:val="16"/>
                </w:rPr>
                <w:t>TA</w:t>
              </w:r>
            </w:ins>
          </w:p>
        </w:tc>
        <w:tc>
          <w:tcPr>
            <w:tcW w:w="902" w:type="dxa"/>
            <w:tcBorders>
              <w:top w:val="nil"/>
              <w:left w:val="nil"/>
              <w:bottom w:val="nil"/>
              <w:right w:val="nil"/>
            </w:tcBorders>
            <w:shd w:val="clear" w:color="auto" w:fill="auto"/>
            <w:noWrap/>
            <w:vAlign w:val="bottom"/>
            <w:hideMark/>
            <w:tcPrChange w:id="5715" w:author="David Dayan" w:date="2021-12-03T17:18:00Z">
              <w:tcPr>
                <w:tcW w:w="902" w:type="dxa"/>
                <w:tcBorders>
                  <w:top w:val="nil"/>
                  <w:left w:val="nil"/>
                  <w:bottom w:val="nil"/>
                  <w:right w:val="nil"/>
                </w:tcBorders>
                <w:shd w:val="clear" w:color="auto" w:fill="auto"/>
                <w:noWrap/>
                <w:vAlign w:val="bottom"/>
                <w:hideMark/>
              </w:tcPr>
            </w:tcPrChange>
          </w:tcPr>
          <w:p w14:paraId="16328E3B" w14:textId="77777777" w:rsidR="00036D0E" w:rsidRPr="00036D0E" w:rsidRDefault="00036D0E" w:rsidP="00245317">
            <w:pPr>
              <w:spacing w:after="0" w:line="240" w:lineRule="auto"/>
              <w:jc w:val="center"/>
              <w:rPr>
                <w:ins w:id="5716" w:author="David Dayan" w:date="2021-12-03T17:13:00Z"/>
                <w:rFonts w:ascii="Calibri" w:eastAsia="Times New Roman" w:hAnsi="Calibri" w:cs="Times New Roman"/>
                <w:color w:val="000000"/>
                <w:sz w:val="16"/>
                <w:szCs w:val="16"/>
              </w:rPr>
            </w:pPr>
            <w:ins w:id="5717" w:author="David Dayan" w:date="2021-12-03T17:13:00Z">
              <w:r w:rsidRPr="00036D0E">
                <w:rPr>
                  <w:rFonts w:ascii="Calibri" w:eastAsia="Times New Roman" w:hAnsi="Calibri" w:cs="Times New Roman"/>
                  <w:color w:val="000000"/>
                  <w:sz w:val="16"/>
                  <w:szCs w:val="16"/>
                </w:rPr>
                <w:t>AT</w:t>
              </w:r>
            </w:ins>
          </w:p>
        </w:tc>
        <w:tc>
          <w:tcPr>
            <w:tcW w:w="2160" w:type="dxa"/>
            <w:tcBorders>
              <w:top w:val="nil"/>
              <w:left w:val="nil"/>
              <w:bottom w:val="nil"/>
              <w:right w:val="nil"/>
            </w:tcBorders>
            <w:shd w:val="clear" w:color="auto" w:fill="auto"/>
            <w:noWrap/>
            <w:vAlign w:val="bottom"/>
            <w:hideMark/>
            <w:tcPrChange w:id="5718" w:author="David Dayan" w:date="2021-12-03T17:18:00Z">
              <w:tcPr>
                <w:tcW w:w="2160" w:type="dxa"/>
                <w:tcBorders>
                  <w:top w:val="nil"/>
                  <w:left w:val="nil"/>
                  <w:bottom w:val="nil"/>
                  <w:right w:val="nil"/>
                </w:tcBorders>
                <w:shd w:val="clear" w:color="auto" w:fill="auto"/>
                <w:noWrap/>
                <w:vAlign w:val="bottom"/>
                <w:hideMark/>
              </w:tcPr>
            </w:tcPrChange>
          </w:tcPr>
          <w:p w14:paraId="2C8720FC" w14:textId="77777777" w:rsidR="00036D0E" w:rsidRPr="00036D0E" w:rsidRDefault="00036D0E" w:rsidP="00245317">
            <w:pPr>
              <w:spacing w:after="0" w:line="240" w:lineRule="auto"/>
              <w:jc w:val="center"/>
              <w:rPr>
                <w:ins w:id="5719" w:author="David Dayan" w:date="2021-12-03T17:13:00Z"/>
                <w:rFonts w:ascii="Calibri" w:eastAsia="Times New Roman" w:hAnsi="Calibri" w:cs="Times New Roman"/>
                <w:color w:val="000000"/>
                <w:sz w:val="16"/>
                <w:szCs w:val="16"/>
              </w:rPr>
            </w:pPr>
            <w:ins w:id="5720" w:author="David Dayan" w:date="2021-12-03T17:13:00Z">
              <w:r w:rsidRPr="00036D0E">
                <w:rPr>
                  <w:rFonts w:ascii="Calibri" w:eastAsia="Times New Roman" w:hAnsi="Calibri" w:cs="Times New Roman"/>
                  <w:color w:val="000000"/>
                  <w:sz w:val="16"/>
                  <w:szCs w:val="16"/>
                </w:rPr>
                <w:t>heterozygote</w:t>
              </w:r>
            </w:ins>
          </w:p>
        </w:tc>
        <w:tc>
          <w:tcPr>
            <w:tcW w:w="1710" w:type="dxa"/>
            <w:tcBorders>
              <w:top w:val="nil"/>
              <w:left w:val="nil"/>
              <w:bottom w:val="nil"/>
              <w:right w:val="nil"/>
            </w:tcBorders>
            <w:shd w:val="clear" w:color="auto" w:fill="auto"/>
            <w:noWrap/>
            <w:vAlign w:val="bottom"/>
            <w:hideMark/>
            <w:tcPrChange w:id="5721" w:author="David Dayan" w:date="2021-12-03T17:18:00Z">
              <w:tcPr>
                <w:tcW w:w="2876" w:type="dxa"/>
                <w:gridSpan w:val="2"/>
                <w:tcBorders>
                  <w:top w:val="nil"/>
                  <w:left w:val="nil"/>
                  <w:bottom w:val="nil"/>
                  <w:right w:val="nil"/>
                </w:tcBorders>
                <w:shd w:val="clear" w:color="auto" w:fill="auto"/>
                <w:noWrap/>
                <w:vAlign w:val="bottom"/>
                <w:hideMark/>
              </w:tcPr>
            </w:tcPrChange>
          </w:tcPr>
          <w:p w14:paraId="57093C30" w14:textId="77777777" w:rsidR="00036D0E" w:rsidRPr="00036D0E" w:rsidRDefault="00036D0E" w:rsidP="00245317">
            <w:pPr>
              <w:spacing w:after="0" w:line="240" w:lineRule="auto"/>
              <w:jc w:val="center"/>
              <w:rPr>
                <w:ins w:id="5722" w:author="David Dayan" w:date="2021-12-03T17:13:00Z"/>
                <w:rFonts w:ascii="Calibri" w:eastAsia="Times New Roman" w:hAnsi="Calibri" w:cs="Times New Roman"/>
                <w:color w:val="000000"/>
                <w:sz w:val="16"/>
                <w:szCs w:val="16"/>
              </w:rPr>
            </w:pPr>
            <w:ins w:id="5723" w:author="David Dayan" w:date="2021-12-03T17:13:00Z">
              <w:r w:rsidRPr="00036D0E">
                <w:rPr>
                  <w:rFonts w:ascii="Calibri" w:eastAsia="Times New Roman" w:hAnsi="Calibri" w:cs="Times New Roman"/>
                  <w:color w:val="000000"/>
                  <w:sz w:val="16"/>
                  <w:szCs w:val="16"/>
                </w:rPr>
                <w:t>heterozygote</w:t>
              </w:r>
            </w:ins>
          </w:p>
        </w:tc>
        <w:tc>
          <w:tcPr>
            <w:tcW w:w="1530" w:type="dxa"/>
            <w:tcBorders>
              <w:top w:val="nil"/>
              <w:left w:val="nil"/>
              <w:bottom w:val="nil"/>
              <w:right w:val="nil"/>
            </w:tcBorders>
            <w:shd w:val="clear" w:color="auto" w:fill="auto"/>
            <w:noWrap/>
            <w:vAlign w:val="bottom"/>
            <w:hideMark/>
            <w:tcPrChange w:id="5724" w:author="David Dayan" w:date="2021-12-03T17:18:00Z">
              <w:tcPr>
                <w:tcW w:w="1426" w:type="dxa"/>
                <w:tcBorders>
                  <w:top w:val="nil"/>
                  <w:left w:val="nil"/>
                  <w:bottom w:val="nil"/>
                  <w:right w:val="nil"/>
                </w:tcBorders>
                <w:shd w:val="clear" w:color="auto" w:fill="auto"/>
                <w:noWrap/>
                <w:vAlign w:val="bottom"/>
                <w:hideMark/>
              </w:tcPr>
            </w:tcPrChange>
          </w:tcPr>
          <w:p w14:paraId="1856D2B5" w14:textId="77777777" w:rsidR="00036D0E" w:rsidRPr="00036D0E" w:rsidRDefault="00036D0E" w:rsidP="00245317">
            <w:pPr>
              <w:spacing w:after="0" w:line="240" w:lineRule="auto"/>
              <w:jc w:val="center"/>
              <w:rPr>
                <w:ins w:id="5725" w:author="David Dayan" w:date="2021-12-03T17:13:00Z"/>
                <w:rFonts w:ascii="Calibri" w:eastAsia="Times New Roman" w:hAnsi="Calibri" w:cs="Times New Roman"/>
                <w:color w:val="000000"/>
                <w:sz w:val="16"/>
                <w:szCs w:val="16"/>
              </w:rPr>
            </w:pPr>
            <w:ins w:id="5726" w:author="David Dayan" w:date="2021-12-03T17:13:00Z">
              <w:r w:rsidRPr="00036D0E">
                <w:rPr>
                  <w:rFonts w:ascii="Calibri" w:eastAsia="Times New Roman" w:hAnsi="Calibri" w:cs="Times New Roman"/>
                  <w:color w:val="000000"/>
                  <w:sz w:val="16"/>
                  <w:szCs w:val="16"/>
                </w:rPr>
                <w:t>heterozygote</w:t>
              </w:r>
            </w:ins>
          </w:p>
        </w:tc>
      </w:tr>
      <w:tr w:rsidR="00036D0E" w:rsidRPr="00036D0E" w14:paraId="6CD3FC09" w14:textId="77777777" w:rsidTr="00245317">
        <w:trPr>
          <w:cantSplit/>
          <w:trHeight w:val="20"/>
          <w:ins w:id="5727" w:author="David Dayan" w:date="2021-12-03T17:13:00Z"/>
          <w:trPrChange w:id="57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29" w:author="David Dayan" w:date="2021-12-03T17:18:00Z">
              <w:tcPr>
                <w:tcW w:w="1563" w:type="dxa"/>
                <w:tcBorders>
                  <w:top w:val="nil"/>
                  <w:left w:val="nil"/>
                  <w:bottom w:val="nil"/>
                  <w:right w:val="nil"/>
                </w:tcBorders>
                <w:shd w:val="clear" w:color="auto" w:fill="auto"/>
                <w:noWrap/>
                <w:vAlign w:val="bottom"/>
                <w:hideMark/>
              </w:tcPr>
            </w:tcPrChange>
          </w:tcPr>
          <w:p w14:paraId="4924C34A" w14:textId="77777777" w:rsidR="00036D0E" w:rsidRPr="00036D0E" w:rsidRDefault="00036D0E" w:rsidP="00245317">
            <w:pPr>
              <w:spacing w:after="0" w:line="240" w:lineRule="auto"/>
              <w:jc w:val="center"/>
              <w:rPr>
                <w:ins w:id="5730" w:author="David Dayan" w:date="2021-12-03T17:13:00Z"/>
                <w:rFonts w:ascii="Calibri" w:eastAsia="Times New Roman" w:hAnsi="Calibri" w:cs="Times New Roman"/>
                <w:color w:val="000000"/>
                <w:sz w:val="16"/>
                <w:szCs w:val="16"/>
              </w:rPr>
            </w:pPr>
            <w:ins w:id="5731" w:author="David Dayan" w:date="2021-12-03T17:13:00Z">
              <w:r w:rsidRPr="00036D0E">
                <w:rPr>
                  <w:rFonts w:ascii="Calibri" w:eastAsia="Times New Roman" w:hAnsi="Calibri" w:cs="Times New Roman"/>
                  <w:color w:val="000000"/>
                  <w:sz w:val="16"/>
                  <w:szCs w:val="16"/>
                </w:rPr>
                <w:t>OtsAC20ROGR_0152</w:t>
              </w:r>
            </w:ins>
          </w:p>
        </w:tc>
        <w:tc>
          <w:tcPr>
            <w:tcW w:w="746" w:type="dxa"/>
            <w:tcBorders>
              <w:top w:val="nil"/>
              <w:left w:val="nil"/>
              <w:bottom w:val="nil"/>
              <w:right w:val="nil"/>
            </w:tcBorders>
            <w:shd w:val="clear" w:color="auto" w:fill="auto"/>
            <w:noWrap/>
            <w:vAlign w:val="bottom"/>
            <w:hideMark/>
            <w:tcPrChange w:id="5732" w:author="David Dayan" w:date="2021-12-03T17:18:00Z">
              <w:tcPr>
                <w:tcW w:w="746" w:type="dxa"/>
                <w:tcBorders>
                  <w:top w:val="nil"/>
                  <w:left w:val="nil"/>
                  <w:bottom w:val="nil"/>
                  <w:right w:val="nil"/>
                </w:tcBorders>
                <w:shd w:val="clear" w:color="auto" w:fill="auto"/>
                <w:noWrap/>
                <w:vAlign w:val="bottom"/>
                <w:hideMark/>
              </w:tcPr>
            </w:tcPrChange>
          </w:tcPr>
          <w:p w14:paraId="2264CB9F" w14:textId="77777777" w:rsidR="00036D0E" w:rsidRPr="00036D0E" w:rsidRDefault="00036D0E" w:rsidP="00245317">
            <w:pPr>
              <w:spacing w:after="0" w:line="240" w:lineRule="auto"/>
              <w:jc w:val="center"/>
              <w:rPr>
                <w:ins w:id="5733" w:author="David Dayan" w:date="2021-12-03T17:13:00Z"/>
                <w:rFonts w:ascii="Calibri" w:eastAsia="Times New Roman" w:hAnsi="Calibri" w:cs="Times New Roman"/>
                <w:color w:val="000000"/>
                <w:sz w:val="16"/>
                <w:szCs w:val="16"/>
              </w:rPr>
            </w:pPr>
            <w:ins w:id="573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735" w:author="David Dayan" w:date="2021-12-03T17:18:00Z">
              <w:tcPr>
                <w:tcW w:w="599" w:type="dxa"/>
                <w:tcBorders>
                  <w:top w:val="nil"/>
                  <w:left w:val="nil"/>
                  <w:bottom w:val="nil"/>
                  <w:right w:val="nil"/>
                </w:tcBorders>
                <w:shd w:val="clear" w:color="auto" w:fill="auto"/>
                <w:noWrap/>
                <w:vAlign w:val="bottom"/>
                <w:hideMark/>
              </w:tcPr>
            </w:tcPrChange>
          </w:tcPr>
          <w:p w14:paraId="0FE44F28" w14:textId="77777777" w:rsidR="00036D0E" w:rsidRPr="00036D0E" w:rsidRDefault="00036D0E" w:rsidP="00245317">
            <w:pPr>
              <w:spacing w:after="0" w:line="240" w:lineRule="auto"/>
              <w:jc w:val="center"/>
              <w:rPr>
                <w:ins w:id="5736" w:author="David Dayan" w:date="2021-12-03T17:13:00Z"/>
                <w:rFonts w:ascii="Calibri" w:eastAsia="Times New Roman" w:hAnsi="Calibri" w:cs="Times New Roman"/>
                <w:color w:val="000000"/>
                <w:sz w:val="16"/>
                <w:szCs w:val="16"/>
              </w:rPr>
            </w:pPr>
            <w:ins w:id="573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738" w:author="David Dayan" w:date="2021-12-03T17:18:00Z">
              <w:tcPr>
                <w:tcW w:w="1142" w:type="dxa"/>
                <w:tcBorders>
                  <w:top w:val="nil"/>
                  <w:left w:val="nil"/>
                  <w:bottom w:val="nil"/>
                  <w:right w:val="nil"/>
                </w:tcBorders>
                <w:shd w:val="clear" w:color="auto" w:fill="auto"/>
                <w:noWrap/>
                <w:vAlign w:val="bottom"/>
                <w:hideMark/>
              </w:tcPr>
            </w:tcPrChange>
          </w:tcPr>
          <w:p w14:paraId="44BD7471" w14:textId="77777777" w:rsidR="00036D0E" w:rsidRPr="00036D0E" w:rsidRDefault="00036D0E" w:rsidP="00245317">
            <w:pPr>
              <w:spacing w:after="0" w:line="240" w:lineRule="auto"/>
              <w:jc w:val="center"/>
              <w:rPr>
                <w:ins w:id="5739" w:author="David Dayan" w:date="2021-12-03T17:13:00Z"/>
                <w:rFonts w:ascii="Calibri" w:eastAsia="Times New Roman" w:hAnsi="Calibri" w:cs="Times New Roman"/>
                <w:color w:val="000000"/>
                <w:sz w:val="16"/>
                <w:szCs w:val="16"/>
              </w:rPr>
            </w:pPr>
            <w:ins w:id="57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41" w:author="David Dayan" w:date="2021-12-03T17:18:00Z">
              <w:tcPr>
                <w:tcW w:w="1440" w:type="dxa"/>
                <w:tcBorders>
                  <w:top w:val="nil"/>
                  <w:left w:val="nil"/>
                  <w:bottom w:val="nil"/>
                  <w:right w:val="nil"/>
                </w:tcBorders>
                <w:shd w:val="clear" w:color="auto" w:fill="auto"/>
                <w:noWrap/>
                <w:vAlign w:val="bottom"/>
                <w:hideMark/>
              </w:tcPr>
            </w:tcPrChange>
          </w:tcPr>
          <w:p w14:paraId="3328F4C2" w14:textId="77777777" w:rsidR="00036D0E" w:rsidRPr="00036D0E" w:rsidRDefault="00036D0E" w:rsidP="00245317">
            <w:pPr>
              <w:spacing w:after="0" w:line="240" w:lineRule="auto"/>
              <w:jc w:val="center"/>
              <w:rPr>
                <w:ins w:id="5742" w:author="David Dayan" w:date="2021-12-03T17:13:00Z"/>
                <w:rFonts w:ascii="Calibri" w:eastAsia="Times New Roman" w:hAnsi="Calibri" w:cs="Times New Roman"/>
                <w:color w:val="000000"/>
                <w:sz w:val="16"/>
                <w:szCs w:val="16"/>
              </w:rPr>
            </w:pPr>
            <w:ins w:id="57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44" w:author="David Dayan" w:date="2021-12-03T17:18:00Z">
              <w:tcPr>
                <w:tcW w:w="1530" w:type="dxa"/>
                <w:tcBorders>
                  <w:top w:val="nil"/>
                  <w:left w:val="nil"/>
                  <w:bottom w:val="nil"/>
                  <w:right w:val="nil"/>
                </w:tcBorders>
                <w:shd w:val="clear" w:color="auto" w:fill="auto"/>
                <w:noWrap/>
                <w:vAlign w:val="bottom"/>
                <w:hideMark/>
              </w:tcPr>
            </w:tcPrChange>
          </w:tcPr>
          <w:p w14:paraId="45428AEC" w14:textId="77777777" w:rsidR="00036D0E" w:rsidRPr="00036D0E" w:rsidRDefault="00036D0E" w:rsidP="00245317">
            <w:pPr>
              <w:spacing w:after="0" w:line="240" w:lineRule="auto"/>
              <w:jc w:val="center"/>
              <w:rPr>
                <w:ins w:id="5745" w:author="David Dayan" w:date="2021-12-03T17:13:00Z"/>
                <w:rFonts w:ascii="Calibri" w:eastAsia="Times New Roman" w:hAnsi="Calibri" w:cs="Times New Roman"/>
                <w:color w:val="000000"/>
                <w:sz w:val="16"/>
                <w:szCs w:val="16"/>
              </w:rPr>
            </w:pPr>
            <w:ins w:id="57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47" w:author="David Dayan" w:date="2021-12-03T17:18:00Z">
              <w:tcPr>
                <w:tcW w:w="898" w:type="dxa"/>
                <w:tcBorders>
                  <w:top w:val="nil"/>
                  <w:left w:val="nil"/>
                  <w:bottom w:val="nil"/>
                  <w:right w:val="nil"/>
                </w:tcBorders>
                <w:shd w:val="clear" w:color="auto" w:fill="auto"/>
                <w:noWrap/>
                <w:vAlign w:val="bottom"/>
                <w:hideMark/>
              </w:tcPr>
            </w:tcPrChange>
          </w:tcPr>
          <w:p w14:paraId="24D84E69" w14:textId="77777777" w:rsidR="00036D0E" w:rsidRPr="00036D0E" w:rsidRDefault="00036D0E" w:rsidP="00245317">
            <w:pPr>
              <w:spacing w:after="0" w:line="240" w:lineRule="auto"/>
              <w:jc w:val="center"/>
              <w:rPr>
                <w:ins w:id="5748" w:author="David Dayan" w:date="2021-12-03T17:13:00Z"/>
                <w:rFonts w:ascii="Calibri" w:eastAsia="Times New Roman" w:hAnsi="Calibri" w:cs="Times New Roman"/>
                <w:color w:val="000000"/>
                <w:sz w:val="16"/>
                <w:szCs w:val="16"/>
              </w:rPr>
            </w:pPr>
            <w:ins w:id="57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750" w:author="David Dayan" w:date="2021-12-03T17:18:00Z">
              <w:tcPr>
                <w:tcW w:w="902" w:type="dxa"/>
                <w:tcBorders>
                  <w:top w:val="nil"/>
                  <w:left w:val="nil"/>
                  <w:bottom w:val="nil"/>
                  <w:right w:val="nil"/>
                </w:tcBorders>
                <w:shd w:val="clear" w:color="auto" w:fill="auto"/>
                <w:noWrap/>
                <w:vAlign w:val="bottom"/>
                <w:hideMark/>
              </w:tcPr>
            </w:tcPrChange>
          </w:tcPr>
          <w:p w14:paraId="1944E159" w14:textId="77777777" w:rsidR="00036D0E" w:rsidRPr="00036D0E" w:rsidRDefault="00036D0E" w:rsidP="00245317">
            <w:pPr>
              <w:spacing w:after="0" w:line="240" w:lineRule="auto"/>
              <w:jc w:val="center"/>
              <w:rPr>
                <w:ins w:id="5751" w:author="David Dayan" w:date="2021-12-03T17:13:00Z"/>
                <w:rFonts w:ascii="Calibri" w:eastAsia="Times New Roman" w:hAnsi="Calibri" w:cs="Times New Roman"/>
                <w:color w:val="000000"/>
                <w:sz w:val="16"/>
                <w:szCs w:val="16"/>
              </w:rPr>
            </w:pPr>
            <w:ins w:id="57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753" w:author="David Dayan" w:date="2021-12-03T17:18:00Z">
              <w:tcPr>
                <w:tcW w:w="2160" w:type="dxa"/>
                <w:tcBorders>
                  <w:top w:val="nil"/>
                  <w:left w:val="nil"/>
                  <w:bottom w:val="nil"/>
                  <w:right w:val="nil"/>
                </w:tcBorders>
                <w:shd w:val="clear" w:color="auto" w:fill="auto"/>
                <w:noWrap/>
                <w:vAlign w:val="bottom"/>
                <w:hideMark/>
              </w:tcPr>
            </w:tcPrChange>
          </w:tcPr>
          <w:p w14:paraId="0285C696" w14:textId="77777777" w:rsidR="00036D0E" w:rsidRPr="00036D0E" w:rsidRDefault="00036D0E" w:rsidP="00245317">
            <w:pPr>
              <w:spacing w:after="0" w:line="240" w:lineRule="auto"/>
              <w:jc w:val="center"/>
              <w:rPr>
                <w:ins w:id="5754" w:author="David Dayan" w:date="2021-12-03T17:13:00Z"/>
                <w:rFonts w:ascii="Calibri" w:eastAsia="Times New Roman" w:hAnsi="Calibri" w:cs="Times New Roman"/>
                <w:color w:val="000000"/>
                <w:sz w:val="16"/>
                <w:szCs w:val="16"/>
              </w:rPr>
            </w:pPr>
            <w:ins w:id="57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756" w:author="David Dayan" w:date="2021-12-03T17:18:00Z">
              <w:tcPr>
                <w:tcW w:w="2876" w:type="dxa"/>
                <w:gridSpan w:val="2"/>
                <w:tcBorders>
                  <w:top w:val="nil"/>
                  <w:left w:val="nil"/>
                  <w:bottom w:val="nil"/>
                  <w:right w:val="nil"/>
                </w:tcBorders>
                <w:shd w:val="clear" w:color="auto" w:fill="auto"/>
                <w:noWrap/>
                <w:vAlign w:val="bottom"/>
                <w:hideMark/>
              </w:tcPr>
            </w:tcPrChange>
          </w:tcPr>
          <w:p w14:paraId="61202542" w14:textId="77777777" w:rsidR="00036D0E" w:rsidRPr="00036D0E" w:rsidRDefault="00036D0E" w:rsidP="00245317">
            <w:pPr>
              <w:spacing w:after="0" w:line="240" w:lineRule="auto"/>
              <w:jc w:val="center"/>
              <w:rPr>
                <w:ins w:id="5757" w:author="David Dayan" w:date="2021-12-03T17:13:00Z"/>
                <w:rFonts w:ascii="Calibri" w:eastAsia="Times New Roman" w:hAnsi="Calibri" w:cs="Times New Roman"/>
                <w:color w:val="000000"/>
                <w:sz w:val="16"/>
                <w:szCs w:val="16"/>
              </w:rPr>
            </w:pPr>
            <w:ins w:id="57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759" w:author="David Dayan" w:date="2021-12-03T17:18:00Z">
              <w:tcPr>
                <w:tcW w:w="1426" w:type="dxa"/>
                <w:tcBorders>
                  <w:top w:val="nil"/>
                  <w:left w:val="nil"/>
                  <w:bottom w:val="nil"/>
                  <w:right w:val="nil"/>
                </w:tcBorders>
                <w:shd w:val="clear" w:color="auto" w:fill="auto"/>
                <w:noWrap/>
                <w:vAlign w:val="bottom"/>
                <w:hideMark/>
              </w:tcPr>
            </w:tcPrChange>
          </w:tcPr>
          <w:p w14:paraId="29423ABC" w14:textId="77777777" w:rsidR="00036D0E" w:rsidRPr="00036D0E" w:rsidRDefault="00036D0E" w:rsidP="00245317">
            <w:pPr>
              <w:spacing w:after="0" w:line="240" w:lineRule="auto"/>
              <w:jc w:val="center"/>
              <w:rPr>
                <w:ins w:id="5760" w:author="David Dayan" w:date="2021-12-03T17:13:00Z"/>
                <w:rFonts w:ascii="Calibri" w:eastAsia="Times New Roman" w:hAnsi="Calibri" w:cs="Times New Roman"/>
                <w:color w:val="000000"/>
                <w:sz w:val="16"/>
                <w:szCs w:val="16"/>
              </w:rPr>
            </w:pPr>
            <w:ins w:id="57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C95446A" w14:textId="77777777" w:rsidTr="00245317">
        <w:trPr>
          <w:cantSplit/>
          <w:trHeight w:val="20"/>
          <w:ins w:id="5762" w:author="David Dayan" w:date="2021-12-03T17:13:00Z"/>
          <w:trPrChange w:id="57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64" w:author="David Dayan" w:date="2021-12-03T17:18:00Z">
              <w:tcPr>
                <w:tcW w:w="1563" w:type="dxa"/>
                <w:tcBorders>
                  <w:top w:val="nil"/>
                  <w:left w:val="nil"/>
                  <w:bottom w:val="nil"/>
                  <w:right w:val="nil"/>
                </w:tcBorders>
                <w:shd w:val="clear" w:color="auto" w:fill="auto"/>
                <w:noWrap/>
                <w:vAlign w:val="bottom"/>
                <w:hideMark/>
              </w:tcPr>
            </w:tcPrChange>
          </w:tcPr>
          <w:p w14:paraId="1B78D8E3" w14:textId="77777777" w:rsidR="00036D0E" w:rsidRPr="00036D0E" w:rsidRDefault="00036D0E" w:rsidP="00245317">
            <w:pPr>
              <w:spacing w:after="0" w:line="240" w:lineRule="auto"/>
              <w:jc w:val="center"/>
              <w:rPr>
                <w:ins w:id="5765" w:author="David Dayan" w:date="2021-12-03T17:13:00Z"/>
                <w:rFonts w:ascii="Calibri" w:eastAsia="Times New Roman" w:hAnsi="Calibri" w:cs="Times New Roman"/>
                <w:color w:val="000000"/>
                <w:sz w:val="16"/>
                <w:szCs w:val="16"/>
              </w:rPr>
            </w:pPr>
            <w:ins w:id="5766" w:author="David Dayan" w:date="2021-12-03T17:13:00Z">
              <w:r w:rsidRPr="00036D0E">
                <w:rPr>
                  <w:rFonts w:ascii="Calibri" w:eastAsia="Times New Roman" w:hAnsi="Calibri" w:cs="Times New Roman"/>
                  <w:color w:val="000000"/>
                  <w:sz w:val="16"/>
                  <w:szCs w:val="16"/>
                </w:rPr>
                <w:t>OtsAC20ROGR_0153</w:t>
              </w:r>
            </w:ins>
          </w:p>
        </w:tc>
        <w:tc>
          <w:tcPr>
            <w:tcW w:w="746" w:type="dxa"/>
            <w:tcBorders>
              <w:top w:val="nil"/>
              <w:left w:val="nil"/>
              <w:bottom w:val="nil"/>
              <w:right w:val="nil"/>
            </w:tcBorders>
            <w:shd w:val="clear" w:color="auto" w:fill="auto"/>
            <w:noWrap/>
            <w:vAlign w:val="bottom"/>
            <w:hideMark/>
            <w:tcPrChange w:id="5767" w:author="David Dayan" w:date="2021-12-03T17:18:00Z">
              <w:tcPr>
                <w:tcW w:w="746" w:type="dxa"/>
                <w:tcBorders>
                  <w:top w:val="nil"/>
                  <w:left w:val="nil"/>
                  <w:bottom w:val="nil"/>
                  <w:right w:val="nil"/>
                </w:tcBorders>
                <w:shd w:val="clear" w:color="auto" w:fill="auto"/>
                <w:noWrap/>
                <w:vAlign w:val="bottom"/>
                <w:hideMark/>
              </w:tcPr>
            </w:tcPrChange>
          </w:tcPr>
          <w:p w14:paraId="06253A6F" w14:textId="77777777" w:rsidR="00036D0E" w:rsidRPr="00036D0E" w:rsidRDefault="00036D0E" w:rsidP="00245317">
            <w:pPr>
              <w:spacing w:after="0" w:line="240" w:lineRule="auto"/>
              <w:jc w:val="center"/>
              <w:rPr>
                <w:ins w:id="5768" w:author="David Dayan" w:date="2021-12-03T17:13:00Z"/>
                <w:rFonts w:ascii="Calibri" w:eastAsia="Times New Roman" w:hAnsi="Calibri" w:cs="Times New Roman"/>
                <w:color w:val="000000"/>
                <w:sz w:val="16"/>
                <w:szCs w:val="16"/>
              </w:rPr>
            </w:pPr>
            <w:ins w:id="5769"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770" w:author="David Dayan" w:date="2021-12-03T17:18:00Z">
              <w:tcPr>
                <w:tcW w:w="599" w:type="dxa"/>
                <w:tcBorders>
                  <w:top w:val="nil"/>
                  <w:left w:val="nil"/>
                  <w:bottom w:val="nil"/>
                  <w:right w:val="nil"/>
                </w:tcBorders>
                <w:shd w:val="clear" w:color="auto" w:fill="auto"/>
                <w:noWrap/>
                <w:vAlign w:val="bottom"/>
                <w:hideMark/>
              </w:tcPr>
            </w:tcPrChange>
          </w:tcPr>
          <w:p w14:paraId="5D3F701E" w14:textId="77777777" w:rsidR="00036D0E" w:rsidRPr="00036D0E" w:rsidRDefault="00036D0E" w:rsidP="00245317">
            <w:pPr>
              <w:spacing w:after="0" w:line="240" w:lineRule="auto"/>
              <w:jc w:val="center"/>
              <w:rPr>
                <w:ins w:id="5771" w:author="David Dayan" w:date="2021-12-03T17:13:00Z"/>
                <w:rFonts w:ascii="Calibri" w:eastAsia="Times New Roman" w:hAnsi="Calibri" w:cs="Times New Roman"/>
                <w:color w:val="000000"/>
                <w:sz w:val="16"/>
                <w:szCs w:val="16"/>
              </w:rPr>
            </w:pPr>
            <w:ins w:id="5772"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773" w:author="David Dayan" w:date="2021-12-03T17:18:00Z">
              <w:tcPr>
                <w:tcW w:w="1142" w:type="dxa"/>
                <w:tcBorders>
                  <w:top w:val="nil"/>
                  <w:left w:val="nil"/>
                  <w:bottom w:val="nil"/>
                  <w:right w:val="nil"/>
                </w:tcBorders>
                <w:shd w:val="clear" w:color="auto" w:fill="auto"/>
                <w:noWrap/>
                <w:vAlign w:val="bottom"/>
                <w:hideMark/>
              </w:tcPr>
            </w:tcPrChange>
          </w:tcPr>
          <w:p w14:paraId="65BD06CA" w14:textId="77777777" w:rsidR="00036D0E" w:rsidRPr="00036D0E" w:rsidRDefault="00036D0E" w:rsidP="00245317">
            <w:pPr>
              <w:spacing w:after="0" w:line="240" w:lineRule="auto"/>
              <w:jc w:val="center"/>
              <w:rPr>
                <w:ins w:id="5774" w:author="David Dayan" w:date="2021-12-03T17:13:00Z"/>
                <w:rFonts w:ascii="Calibri" w:eastAsia="Times New Roman" w:hAnsi="Calibri" w:cs="Times New Roman"/>
                <w:color w:val="000000"/>
                <w:sz w:val="16"/>
                <w:szCs w:val="16"/>
              </w:rPr>
            </w:pPr>
            <w:ins w:id="57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776" w:author="David Dayan" w:date="2021-12-03T17:18:00Z">
              <w:tcPr>
                <w:tcW w:w="1440" w:type="dxa"/>
                <w:tcBorders>
                  <w:top w:val="nil"/>
                  <w:left w:val="nil"/>
                  <w:bottom w:val="nil"/>
                  <w:right w:val="nil"/>
                </w:tcBorders>
                <w:shd w:val="clear" w:color="auto" w:fill="auto"/>
                <w:noWrap/>
                <w:vAlign w:val="bottom"/>
                <w:hideMark/>
              </w:tcPr>
            </w:tcPrChange>
          </w:tcPr>
          <w:p w14:paraId="1FBA4FB2" w14:textId="77777777" w:rsidR="00036D0E" w:rsidRPr="00036D0E" w:rsidRDefault="00036D0E" w:rsidP="00245317">
            <w:pPr>
              <w:spacing w:after="0" w:line="240" w:lineRule="auto"/>
              <w:jc w:val="center"/>
              <w:rPr>
                <w:ins w:id="5777" w:author="David Dayan" w:date="2021-12-03T17:13:00Z"/>
                <w:rFonts w:ascii="Calibri" w:eastAsia="Times New Roman" w:hAnsi="Calibri" w:cs="Times New Roman"/>
                <w:color w:val="000000"/>
                <w:sz w:val="16"/>
                <w:szCs w:val="16"/>
              </w:rPr>
            </w:pPr>
            <w:ins w:id="57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779" w:author="David Dayan" w:date="2021-12-03T17:18:00Z">
              <w:tcPr>
                <w:tcW w:w="1530" w:type="dxa"/>
                <w:tcBorders>
                  <w:top w:val="nil"/>
                  <w:left w:val="nil"/>
                  <w:bottom w:val="nil"/>
                  <w:right w:val="nil"/>
                </w:tcBorders>
                <w:shd w:val="clear" w:color="auto" w:fill="auto"/>
                <w:noWrap/>
                <w:vAlign w:val="bottom"/>
                <w:hideMark/>
              </w:tcPr>
            </w:tcPrChange>
          </w:tcPr>
          <w:p w14:paraId="4990311C" w14:textId="77777777" w:rsidR="00036D0E" w:rsidRPr="00036D0E" w:rsidRDefault="00036D0E" w:rsidP="00245317">
            <w:pPr>
              <w:spacing w:after="0" w:line="240" w:lineRule="auto"/>
              <w:jc w:val="center"/>
              <w:rPr>
                <w:ins w:id="5780" w:author="David Dayan" w:date="2021-12-03T17:13:00Z"/>
                <w:rFonts w:ascii="Calibri" w:eastAsia="Times New Roman" w:hAnsi="Calibri" w:cs="Times New Roman"/>
                <w:color w:val="000000"/>
                <w:sz w:val="16"/>
                <w:szCs w:val="16"/>
              </w:rPr>
            </w:pPr>
            <w:ins w:id="57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782" w:author="David Dayan" w:date="2021-12-03T17:18:00Z">
              <w:tcPr>
                <w:tcW w:w="898" w:type="dxa"/>
                <w:tcBorders>
                  <w:top w:val="nil"/>
                  <w:left w:val="nil"/>
                  <w:bottom w:val="nil"/>
                  <w:right w:val="nil"/>
                </w:tcBorders>
                <w:shd w:val="clear" w:color="auto" w:fill="auto"/>
                <w:noWrap/>
                <w:vAlign w:val="bottom"/>
                <w:hideMark/>
              </w:tcPr>
            </w:tcPrChange>
          </w:tcPr>
          <w:p w14:paraId="3BB8EA05" w14:textId="77777777" w:rsidR="00036D0E" w:rsidRPr="00036D0E" w:rsidRDefault="00036D0E" w:rsidP="00245317">
            <w:pPr>
              <w:spacing w:after="0" w:line="240" w:lineRule="auto"/>
              <w:jc w:val="center"/>
              <w:rPr>
                <w:ins w:id="5783" w:author="David Dayan" w:date="2021-12-03T17:13:00Z"/>
                <w:rFonts w:ascii="Calibri" w:eastAsia="Times New Roman" w:hAnsi="Calibri" w:cs="Times New Roman"/>
                <w:color w:val="000000"/>
                <w:sz w:val="16"/>
                <w:szCs w:val="16"/>
              </w:rPr>
            </w:pPr>
            <w:ins w:id="57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785" w:author="David Dayan" w:date="2021-12-03T17:18:00Z">
              <w:tcPr>
                <w:tcW w:w="902" w:type="dxa"/>
                <w:tcBorders>
                  <w:top w:val="nil"/>
                  <w:left w:val="nil"/>
                  <w:bottom w:val="nil"/>
                  <w:right w:val="nil"/>
                </w:tcBorders>
                <w:shd w:val="clear" w:color="auto" w:fill="auto"/>
                <w:noWrap/>
                <w:vAlign w:val="bottom"/>
                <w:hideMark/>
              </w:tcPr>
            </w:tcPrChange>
          </w:tcPr>
          <w:p w14:paraId="3FF69C68" w14:textId="77777777" w:rsidR="00036D0E" w:rsidRPr="00036D0E" w:rsidRDefault="00036D0E" w:rsidP="00245317">
            <w:pPr>
              <w:spacing w:after="0" w:line="240" w:lineRule="auto"/>
              <w:jc w:val="center"/>
              <w:rPr>
                <w:ins w:id="5786" w:author="David Dayan" w:date="2021-12-03T17:13:00Z"/>
                <w:rFonts w:ascii="Calibri" w:eastAsia="Times New Roman" w:hAnsi="Calibri" w:cs="Times New Roman"/>
                <w:color w:val="000000"/>
                <w:sz w:val="16"/>
                <w:szCs w:val="16"/>
              </w:rPr>
            </w:pPr>
            <w:ins w:id="57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788" w:author="David Dayan" w:date="2021-12-03T17:18:00Z">
              <w:tcPr>
                <w:tcW w:w="2160" w:type="dxa"/>
                <w:tcBorders>
                  <w:top w:val="nil"/>
                  <w:left w:val="nil"/>
                  <w:bottom w:val="nil"/>
                  <w:right w:val="nil"/>
                </w:tcBorders>
                <w:shd w:val="clear" w:color="auto" w:fill="auto"/>
                <w:noWrap/>
                <w:vAlign w:val="bottom"/>
                <w:hideMark/>
              </w:tcPr>
            </w:tcPrChange>
          </w:tcPr>
          <w:p w14:paraId="72DB0C68" w14:textId="77777777" w:rsidR="00036D0E" w:rsidRPr="00036D0E" w:rsidRDefault="00036D0E" w:rsidP="00245317">
            <w:pPr>
              <w:spacing w:after="0" w:line="240" w:lineRule="auto"/>
              <w:jc w:val="center"/>
              <w:rPr>
                <w:ins w:id="5789" w:author="David Dayan" w:date="2021-12-03T17:13:00Z"/>
                <w:rFonts w:ascii="Calibri" w:eastAsia="Times New Roman" w:hAnsi="Calibri" w:cs="Times New Roman"/>
                <w:color w:val="000000"/>
                <w:sz w:val="16"/>
                <w:szCs w:val="16"/>
              </w:rPr>
            </w:pPr>
            <w:ins w:id="57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791" w:author="David Dayan" w:date="2021-12-03T17:18:00Z">
              <w:tcPr>
                <w:tcW w:w="2876" w:type="dxa"/>
                <w:gridSpan w:val="2"/>
                <w:tcBorders>
                  <w:top w:val="nil"/>
                  <w:left w:val="nil"/>
                  <w:bottom w:val="nil"/>
                  <w:right w:val="nil"/>
                </w:tcBorders>
                <w:shd w:val="clear" w:color="auto" w:fill="auto"/>
                <w:noWrap/>
                <w:vAlign w:val="bottom"/>
                <w:hideMark/>
              </w:tcPr>
            </w:tcPrChange>
          </w:tcPr>
          <w:p w14:paraId="5877EEB0" w14:textId="77777777" w:rsidR="00036D0E" w:rsidRPr="00036D0E" w:rsidRDefault="00036D0E" w:rsidP="00245317">
            <w:pPr>
              <w:spacing w:after="0" w:line="240" w:lineRule="auto"/>
              <w:jc w:val="center"/>
              <w:rPr>
                <w:ins w:id="5792" w:author="David Dayan" w:date="2021-12-03T17:13:00Z"/>
                <w:rFonts w:ascii="Calibri" w:eastAsia="Times New Roman" w:hAnsi="Calibri" w:cs="Times New Roman"/>
                <w:color w:val="000000"/>
                <w:sz w:val="16"/>
                <w:szCs w:val="16"/>
              </w:rPr>
            </w:pPr>
            <w:ins w:id="57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794" w:author="David Dayan" w:date="2021-12-03T17:18:00Z">
              <w:tcPr>
                <w:tcW w:w="1426" w:type="dxa"/>
                <w:tcBorders>
                  <w:top w:val="nil"/>
                  <w:left w:val="nil"/>
                  <w:bottom w:val="nil"/>
                  <w:right w:val="nil"/>
                </w:tcBorders>
                <w:shd w:val="clear" w:color="auto" w:fill="auto"/>
                <w:noWrap/>
                <w:vAlign w:val="bottom"/>
                <w:hideMark/>
              </w:tcPr>
            </w:tcPrChange>
          </w:tcPr>
          <w:p w14:paraId="0C0CA7FD" w14:textId="77777777" w:rsidR="00036D0E" w:rsidRPr="00036D0E" w:rsidRDefault="00036D0E" w:rsidP="00245317">
            <w:pPr>
              <w:spacing w:after="0" w:line="240" w:lineRule="auto"/>
              <w:jc w:val="center"/>
              <w:rPr>
                <w:ins w:id="5795" w:author="David Dayan" w:date="2021-12-03T17:13:00Z"/>
                <w:rFonts w:ascii="Calibri" w:eastAsia="Times New Roman" w:hAnsi="Calibri" w:cs="Times New Roman"/>
                <w:color w:val="000000"/>
                <w:sz w:val="16"/>
                <w:szCs w:val="16"/>
              </w:rPr>
            </w:pPr>
            <w:ins w:id="57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1B16762" w14:textId="77777777" w:rsidTr="00245317">
        <w:trPr>
          <w:cantSplit/>
          <w:trHeight w:val="20"/>
          <w:ins w:id="5797" w:author="David Dayan" w:date="2021-12-03T17:13:00Z"/>
          <w:trPrChange w:id="57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799" w:author="David Dayan" w:date="2021-12-03T17:18:00Z">
              <w:tcPr>
                <w:tcW w:w="1563" w:type="dxa"/>
                <w:tcBorders>
                  <w:top w:val="nil"/>
                  <w:left w:val="nil"/>
                  <w:bottom w:val="nil"/>
                  <w:right w:val="nil"/>
                </w:tcBorders>
                <w:shd w:val="clear" w:color="auto" w:fill="auto"/>
                <w:noWrap/>
                <w:vAlign w:val="bottom"/>
                <w:hideMark/>
              </w:tcPr>
            </w:tcPrChange>
          </w:tcPr>
          <w:p w14:paraId="656E767D" w14:textId="77777777" w:rsidR="00036D0E" w:rsidRPr="00036D0E" w:rsidRDefault="00036D0E" w:rsidP="00245317">
            <w:pPr>
              <w:spacing w:after="0" w:line="240" w:lineRule="auto"/>
              <w:jc w:val="center"/>
              <w:rPr>
                <w:ins w:id="5800" w:author="David Dayan" w:date="2021-12-03T17:13:00Z"/>
                <w:rFonts w:ascii="Calibri" w:eastAsia="Times New Roman" w:hAnsi="Calibri" w:cs="Times New Roman"/>
                <w:color w:val="000000"/>
                <w:sz w:val="16"/>
                <w:szCs w:val="16"/>
              </w:rPr>
            </w:pPr>
            <w:ins w:id="5801" w:author="David Dayan" w:date="2021-12-03T17:13:00Z">
              <w:r w:rsidRPr="00036D0E">
                <w:rPr>
                  <w:rFonts w:ascii="Calibri" w:eastAsia="Times New Roman" w:hAnsi="Calibri" w:cs="Times New Roman"/>
                  <w:color w:val="000000"/>
                  <w:sz w:val="16"/>
                  <w:szCs w:val="16"/>
                </w:rPr>
                <w:t>OtsAC20ROGR_0154</w:t>
              </w:r>
            </w:ins>
          </w:p>
        </w:tc>
        <w:tc>
          <w:tcPr>
            <w:tcW w:w="746" w:type="dxa"/>
            <w:tcBorders>
              <w:top w:val="nil"/>
              <w:left w:val="nil"/>
              <w:bottom w:val="nil"/>
              <w:right w:val="nil"/>
            </w:tcBorders>
            <w:shd w:val="clear" w:color="auto" w:fill="auto"/>
            <w:noWrap/>
            <w:vAlign w:val="bottom"/>
            <w:hideMark/>
            <w:tcPrChange w:id="5802" w:author="David Dayan" w:date="2021-12-03T17:18:00Z">
              <w:tcPr>
                <w:tcW w:w="746" w:type="dxa"/>
                <w:tcBorders>
                  <w:top w:val="nil"/>
                  <w:left w:val="nil"/>
                  <w:bottom w:val="nil"/>
                  <w:right w:val="nil"/>
                </w:tcBorders>
                <w:shd w:val="clear" w:color="auto" w:fill="auto"/>
                <w:noWrap/>
                <w:vAlign w:val="bottom"/>
                <w:hideMark/>
              </w:tcPr>
            </w:tcPrChange>
          </w:tcPr>
          <w:p w14:paraId="59C48D66" w14:textId="77777777" w:rsidR="00036D0E" w:rsidRPr="00036D0E" w:rsidRDefault="00036D0E" w:rsidP="00245317">
            <w:pPr>
              <w:spacing w:after="0" w:line="240" w:lineRule="auto"/>
              <w:jc w:val="center"/>
              <w:rPr>
                <w:ins w:id="5803" w:author="David Dayan" w:date="2021-12-03T17:13:00Z"/>
                <w:rFonts w:ascii="Calibri" w:eastAsia="Times New Roman" w:hAnsi="Calibri" w:cs="Times New Roman"/>
                <w:color w:val="000000"/>
                <w:sz w:val="16"/>
                <w:szCs w:val="16"/>
              </w:rPr>
            </w:pPr>
            <w:ins w:id="5804" w:author="David Dayan" w:date="2021-12-03T17:13:00Z">
              <w:r w:rsidRPr="00036D0E">
                <w:rPr>
                  <w:rFonts w:ascii="Calibri" w:eastAsia="Times New Roman" w:hAnsi="Calibri" w:cs="Times New Roman"/>
                  <w:color w:val="000000"/>
                  <w:sz w:val="16"/>
                  <w:szCs w:val="16"/>
                </w:rPr>
                <w:t>9/4/20</w:t>
              </w:r>
            </w:ins>
          </w:p>
        </w:tc>
        <w:tc>
          <w:tcPr>
            <w:tcW w:w="599" w:type="dxa"/>
            <w:tcBorders>
              <w:top w:val="nil"/>
              <w:left w:val="nil"/>
              <w:bottom w:val="nil"/>
              <w:right w:val="nil"/>
            </w:tcBorders>
            <w:shd w:val="clear" w:color="auto" w:fill="auto"/>
            <w:noWrap/>
            <w:vAlign w:val="bottom"/>
            <w:hideMark/>
            <w:tcPrChange w:id="5805" w:author="David Dayan" w:date="2021-12-03T17:18:00Z">
              <w:tcPr>
                <w:tcW w:w="599" w:type="dxa"/>
                <w:tcBorders>
                  <w:top w:val="nil"/>
                  <w:left w:val="nil"/>
                  <w:bottom w:val="nil"/>
                  <w:right w:val="nil"/>
                </w:tcBorders>
                <w:shd w:val="clear" w:color="auto" w:fill="auto"/>
                <w:noWrap/>
                <w:vAlign w:val="bottom"/>
                <w:hideMark/>
              </w:tcPr>
            </w:tcPrChange>
          </w:tcPr>
          <w:p w14:paraId="647162C9" w14:textId="77777777" w:rsidR="00036D0E" w:rsidRPr="00036D0E" w:rsidRDefault="00036D0E" w:rsidP="00245317">
            <w:pPr>
              <w:spacing w:after="0" w:line="240" w:lineRule="auto"/>
              <w:jc w:val="center"/>
              <w:rPr>
                <w:ins w:id="5806" w:author="David Dayan" w:date="2021-12-03T17:13:00Z"/>
                <w:rFonts w:ascii="Calibri" w:eastAsia="Times New Roman" w:hAnsi="Calibri" w:cs="Times New Roman"/>
                <w:color w:val="000000"/>
                <w:sz w:val="16"/>
                <w:szCs w:val="16"/>
              </w:rPr>
            </w:pPr>
            <w:ins w:id="5807" w:author="David Dayan" w:date="2021-12-03T17:13:00Z">
              <w:r w:rsidRPr="00036D0E">
                <w:rPr>
                  <w:rFonts w:ascii="Calibri" w:eastAsia="Times New Roman" w:hAnsi="Calibri" w:cs="Times New Roman"/>
                  <w:color w:val="000000"/>
                  <w:sz w:val="16"/>
                  <w:szCs w:val="16"/>
                </w:rPr>
                <w:t>248</w:t>
              </w:r>
            </w:ins>
          </w:p>
        </w:tc>
        <w:tc>
          <w:tcPr>
            <w:tcW w:w="1142" w:type="dxa"/>
            <w:tcBorders>
              <w:top w:val="nil"/>
              <w:left w:val="nil"/>
              <w:bottom w:val="nil"/>
              <w:right w:val="nil"/>
            </w:tcBorders>
            <w:shd w:val="clear" w:color="auto" w:fill="auto"/>
            <w:noWrap/>
            <w:vAlign w:val="bottom"/>
            <w:hideMark/>
            <w:tcPrChange w:id="5808" w:author="David Dayan" w:date="2021-12-03T17:18:00Z">
              <w:tcPr>
                <w:tcW w:w="1142" w:type="dxa"/>
                <w:tcBorders>
                  <w:top w:val="nil"/>
                  <w:left w:val="nil"/>
                  <w:bottom w:val="nil"/>
                  <w:right w:val="nil"/>
                </w:tcBorders>
                <w:shd w:val="clear" w:color="auto" w:fill="auto"/>
                <w:noWrap/>
                <w:vAlign w:val="bottom"/>
                <w:hideMark/>
              </w:tcPr>
            </w:tcPrChange>
          </w:tcPr>
          <w:p w14:paraId="6CE7A5F6" w14:textId="77777777" w:rsidR="00036D0E" w:rsidRPr="00036D0E" w:rsidRDefault="00036D0E" w:rsidP="00245317">
            <w:pPr>
              <w:spacing w:after="0" w:line="240" w:lineRule="auto"/>
              <w:jc w:val="center"/>
              <w:rPr>
                <w:ins w:id="5809" w:author="David Dayan" w:date="2021-12-03T17:13:00Z"/>
                <w:rFonts w:ascii="Calibri" w:eastAsia="Times New Roman" w:hAnsi="Calibri" w:cs="Times New Roman"/>
                <w:color w:val="000000"/>
                <w:sz w:val="16"/>
                <w:szCs w:val="16"/>
              </w:rPr>
            </w:pPr>
            <w:ins w:id="58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11" w:author="David Dayan" w:date="2021-12-03T17:18:00Z">
              <w:tcPr>
                <w:tcW w:w="1440" w:type="dxa"/>
                <w:tcBorders>
                  <w:top w:val="nil"/>
                  <w:left w:val="nil"/>
                  <w:bottom w:val="nil"/>
                  <w:right w:val="nil"/>
                </w:tcBorders>
                <w:shd w:val="clear" w:color="auto" w:fill="auto"/>
                <w:noWrap/>
                <w:vAlign w:val="bottom"/>
                <w:hideMark/>
              </w:tcPr>
            </w:tcPrChange>
          </w:tcPr>
          <w:p w14:paraId="0DD6D29E" w14:textId="77777777" w:rsidR="00036D0E" w:rsidRPr="00036D0E" w:rsidRDefault="00036D0E" w:rsidP="00245317">
            <w:pPr>
              <w:spacing w:after="0" w:line="240" w:lineRule="auto"/>
              <w:jc w:val="center"/>
              <w:rPr>
                <w:ins w:id="5812" w:author="David Dayan" w:date="2021-12-03T17:13:00Z"/>
                <w:rFonts w:ascii="Calibri" w:eastAsia="Times New Roman" w:hAnsi="Calibri" w:cs="Times New Roman"/>
                <w:color w:val="000000"/>
                <w:sz w:val="16"/>
                <w:szCs w:val="16"/>
              </w:rPr>
            </w:pPr>
            <w:ins w:id="58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14" w:author="David Dayan" w:date="2021-12-03T17:18:00Z">
              <w:tcPr>
                <w:tcW w:w="1530" w:type="dxa"/>
                <w:tcBorders>
                  <w:top w:val="nil"/>
                  <w:left w:val="nil"/>
                  <w:bottom w:val="nil"/>
                  <w:right w:val="nil"/>
                </w:tcBorders>
                <w:shd w:val="clear" w:color="auto" w:fill="auto"/>
                <w:noWrap/>
                <w:vAlign w:val="bottom"/>
                <w:hideMark/>
              </w:tcPr>
            </w:tcPrChange>
          </w:tcPr>
          <w:p w14:paraId="055AC1CE" w14:textId="77777777" w:rsidR="00036D0E" w:rsidRPr="00036D0E" w:rsidRDefault="00036D0E" w:rsidP="00245317">
            <w:pPr>
              <w:spacing w:after="0" w:line="240" w:lineRule="auto"/>
              <w:jc w:val="center"/>
              <w:rPr>
                <w:ins w:id="5815" w:author="David Dayan" w:date="2021-12-03T17:13:00Z"/>
                <w:rFonts w:ascii="Calibri" w:eastAsia="Times New Roman" w:hAnsi="Calibri" w:cs="Times New Roman"/>
                <w:color w:val="000000"/>
                <w:sz w:val="16"/>
                <w:szCs w:val="16"/>
              </w:rPr>
            </w:pPr>
            <w:ins w:id="58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17" w:author="David Dayan" w:date="2021-12-03T17:18:00Z">
              <w:tcPr>
                <w:tcW w:w="898" w:type="dxa"/>
                <w:tcBorders>
                  <w:top w:val="nil"/>
                  <w:left w:val="nil"/>
                  <w:bottom w:val="nil"/>
                  <w:right w:val="nil"/>
                </w:tcBorders>
                <w:shd w:val="clear" w:color="auto" w:fill="auto"/>
                <w:noWrap/>
                <w:vAlign w:val="bottom"/>
                <w:hideMark/>
              </w:tcPr>
            </w:tcPrChange>
          </w:tcPr>
          <w:p w14:paraId="05C9BD7A" w14:textId="77777777" w:rsidR="00036D0E" w:rsidRPr="00036D0E" w:rsidRDefault="00036D0E" w:rsidP="00245317">
            <w:pPr>
              <w:spacing w:after="0" w:line="240" w:lineRule="auto"/>
              <w:jc w:val="center"/>
              <w:rPr>
                <w:ins w:id="5818" w:author="David Dayan" w:date="2021-12-03T17:13:00Z"/>
                <w:rFonts w:ascii="Calibri" w:eastAsia="Times New Roman" w:hAnsi="Calibri" w:cs="Times New Roman"/>
                <w:color w:val="000000"/>
                <w:sz w:val="16"/>
                <w:szCs w:val="16"/>
              </w:rPr>
            </w:pPr>
            <w:ins w:id="58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20" w:author="David Dayan" w:date="2021-12-03T17:18:00Z">
              <w:tcPr>
                <w:tcW w:w="902" w:type="dxa"/>
                <w:tcBorders>
                  <w:top w:val="nil"/>
                  <w:left w:val="nil"/>
                  <w:bottom w:val="nil"/>
                  <w:right w:val="nil"/>
                </w:tcBorders>
                <w:shd w:val="clear" w:color="auto" w:fill="auto"/>
                <w:noWrap/>
                <w:vAlign w:val="bottom"/>
                <w:hideMark/>
              </w:tcPr>
            </w:tcPrChange>
          </w:tcPr>
          <w:p w14:paraId="2776A94B" w14:textId="77777777" w:rsidR="00036D0E" w:rsidRPr="00036D0E" w:rsidRDefault="00036D0E" w:rsidP="00245317">
            <w:pPr>
              <w:spacing w:after="0" w:line="240" w:lineRule="auto"/>
              <w:jc w:val="center"/>
              <w:rPr>
                <w:ins w:id="5821" w:author="David Dayan" w:date="2021-12-03T17:13:00Z"/>
                <w:rFonts w:ascii="Calibri" w:eastAsia="Times New Roman" w:hAnsi="Calibri" w:cs="Times New Roman"/>
                <w:color w:val="000000"/>
                <w:sz w:val="16"/>
                <w:szCs w:val="16"/>
              </w:rPr>
            </w:pPr>
            <w:ins w:id="58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23" w:author="David Dayan" w:date="2021-12-03T17:18:00Z">
              <w:tcPr>
                <w:tcW w:w="2160" w:type="dxa"/>
                <w:tcBorders>
                  <w:top w:val="nil"/>
                  <w:left w:val="nil"/>
                  <w:bottom w:val="nil"/>
                  <w:right w:val="nil"/>
                </w:tcBorders>
                <w:shd w:val="clear" w:color="auto" w:fill="auto"/>
                <w:noWrap/>
                <w:vAlign w:val="bottom"/>
                <w:hideMark/>
              </w:tcPr>
            </w:tcPrChange>
          </w:tcPr>
          <w:p w14:paraId="0E497006" w14:textId="77777777" w:rsidR="00036D0E" w:rsidRPr="00036D0E" w:rsidRDefault="00036D0E" w:rsidP="00245317">
            <w:pPr>
              <w:spacing w:after="0" w:line="240" w:lineRule="auto"/>
              <w:jc w:val="center"/>
              <w:rPr>
                <w:ins w:id="5824" w:author="David Dayan" w:date="2021-12-03T17:13:00Z"/>
                <w:rFonts w:ascii="Calibri" w:eastAsia="Times New Roman" w:hAnsi="Calibri" w:cs="Times New Roman"/>
                <w:color w:val="000000"/>
                <w:sz w:val="16"/>
                <w:szCs w:val="16"/>
              </w:rPr>
            </w:pPr>
            <w:ins w:id="58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826" w:author="David Dayan" w:date="2021-12-03T17:18:00Z">
              <w:tcPr>
                <w:tcW w:w="2876" w:type="dxa"/>
                <w:gridSpan w:val="2"/>
                <w:tcBorders>
                  <w:top w:val="nil"/>
                  <w:left w:val="nil"/>
                  <w:bottom w:val="nil"/>
                  <w:right w:val="nil"/>
                </w:tcBorders>
                <w:shd w:val="clear" w:color="auto" w:fill="auto"/>
                <w:noWrap/>
                <w:vAlign w:val="bottom"/>
                <w:hideMark/>
              </w:tcPr>
            </w:tcPrChange>
          </w:tcPr>
          <w:p w14:paraId="325B5E7D" w14:textId="77777777" w:rsidR="00036D0E" w:rsidRPr="00036D0E" w:rsidRDefault="00036D0E" w:rsidP="00245317">
            <w:pPr>
              <w:spacing w:after="0" w:line="240" w:lineRule="auto"/>
              <w:jc w:val="center"/>
              <w:rPr>
                <w:ins w:id="5827" w:author="David Dayan" w:date="2021-12-03T17:13:00Z"/>
                <w:rFonts w:ascii="Calibri" w:eastAsia="Times New Roman" w:hAnsi="Calibri" w:cs="Times New Roman"/>
                <w:color w:val="000000"/>
                <w:sz w:val="16"/>
                <w:szCs w:val="16"/>
              </w:rPr>
            </w:pPr>
            <w:ins w:id="58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829" w:author="David Dayan" w:date="2021-12-03T17:18:00Z">
              <w:tcPr>
                <w:tcW w:w="1426" w:type="dxa"/>
                <w:tcBorders>
                  <w:top w:val="nil"/>
                  <w:left w:val="nil"/>
                  <w:bottom w:val="nil"/>
                  <w:right w:val="nil"/>
                </w:tcBorders>
                <w:shd w:val="clear" w:color="auto" w:fill="auto"/>
                <w:noWrap/>
                <w:vAlign w:val="bottom"/>
                <w:hideMark/>
              </w:tcPr>
            </w:tcPrChange>
          </w:tcPr>
          <w:p w14:paraId="76449FBF" w14:textId="77777777" w:rsidR="00036D0E" w:rsidRPr="00036D0E" w:rsidRDefault="00036D0E" w:rsidP="00245317">
            <w:pPr>
              <w:spacing w:after="0" w:line="240" w:lineRule="auto"/>
              <w:jc w:val="center"/>
              <w:rPr>
                <w:ins w:id="5830" w:author="David Dayan" w:date="2021-12-03T17:13:00Z"/>
                <w:rFonts w:ascii="Calibri" w:eastAsia="Times New Roman" w:hAnsi="Calibri" w:cs="Times New Roman"/>
                <w:color w:val="000000"/>
                <w:sz w:val="16"/>
                <w:szCs w:val="16"/>
              </w:rPr>
            </w:pPr>
            <w:ins w:id="58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C5FFAA7" w14:textId="77777777" w:rsidTr="00245317">
        <w:trPr>
          <w:cantSplit/>
          <w:trHeight w:val="20"/>
          <w:ins w:id="5832" w:author="David Dayan" w:date="2021-12-03T17:13:00Z"/>
          <w:trPrChange w:id="58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34" w:author="David Dayan" w:date="2021-12-03T17:18:00Z">
              <w:tcPr>
                <w:tcW w:w="1563" w:type="dxa"/>
                <w:tcBorders>
                  <w:top w:val="nil"/>
                  <w:left w:val="nil"/>
                  <w:bottom w:val="nil"/>
                  <w:right w:val="nil"/>
                </w:tcBorders>
                <w:shd w:val="clear" w:color="auto" w:fill="auto"/>
                <w:noWrap/>
                <w:vAlign w:val="bottom"/>
                <w:hideMark/>
              </w:tcPr>
            </w:tcPrChange>
          </w:tcPr>
          <w:p w14:paraId="4DD80453" w14:textId="77777777" w:rsidR="00036D0E" w:rsidRPr="00036D0E" w:rsidRDefault="00036D0E" w:rsidP="00245317">
            <w:pPr>
              <w:spacing w:after="0" w:line="240" w:lineRule="auto"/>
              <w:jc w:val="center"/>
              <w:rPr>
                <w:ins w:id="5835" w:author="David Dayan" w:date="2021-12-03T17:13:00Z"/>
                <w:rFonts w:ascii="Calibri" w:eastAsia="Times New Roman" w:hAnsi="Calibri" w:cs="Times New Roman"/>
                <w:color w:val="000000"/>
                <w:sz w:val="16"/>
                <w:szCs w:val="16"/>
              </w:rPr>
            </w:pPr>
            <w:ins w:id="5836" w:author="David Dayan" w:date="2021-12-03T17:13:00Z">
              <w:r w:rsidRPr="00036D0E">
                <w:rPr>
                  <w:rFonts w:ascii="Calibri" w:eastAsia="Times New Roman" w:hAnsi="Calibri" w:cs="Times New Roman"/>
                  <w:color w:val="000000"/>
                  <w:sz w:val="16"/>
                  <w:szCs w:val="16"/>
                </w:rPr>
                <w:t>OtsAC20ROGR_0155</w:t>
              </w:r>
            </w:ins>
          </w:p>
        </w:tc>
        <w:tc>
          <w:tcPr>
            <w:tcW w:w="746" w:type="dxa"/>
            <w:tcBorders>
              <w:top w:val="nil"/>
              <w:left w:val="nil"/>
              <w:bottom w:val="nil"/>
              <w:right w:val="nil"/>
            </w:tcBorders>
            <w:shd w:val="clear" w:color="auto" w:fill="auto"/>
            <w:noWrap/>
            <w:vAlign w:val="bottom"/>
            <w:hideMark/>
            <w:tcPrChange w:id="5837" w:author="David Dayan" w:date="2021-12-03T17:18:00Z">
              <w:tcPr>
                <w:tcW w:w="746" w:type="dxa"/>
                <w:tcBorders>
                  <w:top w:val="nil"/>
                  <w:left w:val="nil"/>
                  <w:bottom w:val="nil"/>
                  <w:right w:val="nil"/>
                </w:tcBorders>
                <w:shd w:val="clear" w:color="auto" w:fill="auto"/>
                <w:noWrap/>
                <w:vAlign w:val="bottom"/>
                <w:hideMark/>
              </w:tcPr>
            </w:tcPrChange>
          </w:tcPr>
          <w:p w14:paraId="732AC94E" w14:textId="77777777" w:rsidR="00036D0E" w:rsidRPr="00036D0E" w:rsidRDefault="00036D0E" w:rsidP="00245317">
            <w:pPr>
              <w:spacing w:after="0" w:line="240" w:lineRule="auto"/>
              <w:jc w:val="center"/>
              <w:rPr>
                <w:ins w:id="5838" w:author="David Dayan" w:date="2021-12-03T17:13:00Z"/>
                <w:rFonts w:ascii="Calibri" w:eastAsia="Times New Roman" w:hAnsi="Calibri" w:cs="Times New Roman"/>
                <w:color w:val="000000"/>
                <w:sz w:val="16"/>
                <w:szCs w:val="16"/>
              </w:rPr>
            </w:pPr>
            <w:ins w:id="5839" w:author="David Dayan" w:date="2021-12-03T17:13:00Z">
              <w:r w:rsidRPr="00036D0E">
                <w:rPr>
                  <w:rFonts w:ascii="Calibri" w:eastAsia="Times New Roman" w:hAnsi="Calibri" w:cs="Times New Roman"/>
                  <w:color w:val="000000"/>
                  <w:sz w:val="16"/>
                  <w:szCs w:val="16"/>
                </w:rPr>
                <w:t>9/9/20</w:t>
              </w:r>
            </w:ins>
          </w:p>
        </w:tc>
        <w:tc>
          <w:tcPr>
            <w:tcW w:w="599" w:type="dxa"/>
            <w:tcBorders>
              <w:top w:val="nil"/>
              <w:left w:val="nil"/>
              <w:bottom w:val="nil"/>
              <w:right w:val="nil"/>
            </w:tcBorders>
            <w:shd w:val="clear" w:color="auto" w:fill="auto"/>
            <w:noWrap/>
            <w:vAlign w:val="bottom"/>
            <w:hideMark/>
            <w:tcPrChange w:id="5840" w:author="David Dayan" w:date="2021-12-03T17:18:00Z">
              <w:tcPr>
                <w:tcW w:w="599" w:type="dxa"/>
                <w:tcBorders>
                  <w:top w:val="nil"/>
                  <w:left w:val="nil"/>
                  <w:bottom w:val="nil"/>
                  <w:right w:val="nil"/>
                </w:tcBorders>
                <w:shd w:val="clear" w:color="auto" w:fill="auto"/>
                <w:noWrap/>
                <w:vAlign w:val="bottom"/>
                <w:hideMark/>
              </w:tcPr>
            </w:tcPrChange>
          </w:tcPr>
          <w:p w14:paraId="4B79976B" w14:textId="77777777" w:rsidR="00036D0E" w:rsidRPr="00036D0E" w:rsidRDefault="00036D0E" w:rsidP="00245317">
            <w:pPr>
              <w:spacing w:after="0" w:line="240" w:lineRule="auto"/>
              <w:jc w:val="center"/>
              <w:rPr>
                <w:ins w:id="5841" w:author="David Dayan" w:date="2021-12-03T17:13:00Z"/>
                <w:rFonts w:ascii="Calibri" w:eastAsia="Times New Roman" w:hAnsi="Calibri" w:cs="Times New Roman"/>
                <w:color w:val="000000"/>
                <w:sz w:val="16"/>
                <w:szCs w:val="16"/>
              </w:rPr>
            </w:pPr>
            <w:ins w:id="5842" w:author="David Dayan" w:date="2021-12-03T17:13:00Z">
              <w:r w:rsidRPr="00036D0E">
                <w:rPr>
                  <w:rFonts w:ascii="Calibri" w:eastAsia="Times New Roman" w:hAnsi="Calibri" w:cs="Times New Roman"/>
                  <w:color w:val="000000"/>
                  <w:sz w:val="16"/>
                  <w:szCs w:val="16"/>
                </w:rPr>
                <w:t>253</w:t>
              </w:r>
            </w:ins>
          </w:p>
        </w:tc>
        <w:tc>
          <w:tcPr>
            <w:tcW w:w="1142" w:type="dxa"/>
            <w:tcBorders>
              <w:top w:val="nil"/>
              <w:left w:val="nil"/>
              <w:bottom w:val="nil"/>
              <w:right w:val="nil"/>
            </w:tcBorders>
            <w:shd w:val="clear" w:color="auto" w:fill="auto"/>
            <w:noWrap/>
            <w:vAlign w:val="bottom"/>
            <w:hideMark/>
            <w:tcPrChange w:id="5843" w:author="David Dayan" w:date="2021-12-03T17:18:00Z">
              <w:tcPr>
                <w:tcW w:w="1142" w:type="dxa"/>
                <w:tcBorders>
                  <w:top w:val="nil"/>
                  <w:left w:val="nil"/>
                  <w:bottom w:val="nil"/>
                  <w:right w:val="nil"/>
                </w:tcBorders>
                <w:shd w:val="clear" w:color="auto" w:fill="auto"/>
                <w:noWrap/>
                <w:vAlign w:val="bottom"/>
                <w:hideMark/>
              </w:tcPr>
            </w:tcPrChange>
          </w:tcPr>
          <w:p w14:paraId="12B2B4DF" w14:textId="77777777" w:rsidR="00036D0E" w:rsidRPr="00036D0E" w:rsidRDefault="00036D0E" w:rsidP="00245317">
            <w:pPr>
              <w:spacing w:after="0" w:line="240" w:lineRule="auto"/>
              <w:jc w:val="center"/>
              <w:rPr>
                <w:ins w:id="5844" w:author="David Dayan" w:date="2021-12-03T17:13:00Z"/>
                <w:rFonts w:ascii="Calibri" w:eastAsia="Times New Roman" w:hAnsi="Calibri" w:cs="Times New Roman"/>
                <w:color w:val="000000"/>
                <w:sz w:val="16"/>
                <w:szCs w:val="16"/>
              </w:rPr>
            </w:pPr>
            <w:ins w:id="58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46" w:author="David Dayan" w:date="2021-12-03T17:18:00Z">
              <w:tcPr>
                <w:tcW w:w="1440" w:type="dxa"/>
                <w:tcBorders>
                  <w:top w:val="nil"/>
                  <w:left w:val="nil"/>
                  <w:bottom w:val="nil"/>
                  <w:right w:val="nil"/>
                </w:tcBorders>
                <w:shd w:val="clear" w:color="auto" w:fill="auto"/>
                <w:noWrap/>
                <w:vAlign w:val="bottom"/>
                <w:hideMark/>
              </w:tcPr>
            </w:tcPrChange>
          </w:tcPr>
          <w:p w14:paraId="6CD1900C" w14:textId="77777777" w:rsidR="00036D0E" w:rsidRPr="00036D0E" w:rsidRDefault="00036D0E" w:rsidP="00245317">
            <w:pPr>
              <w:spacing w:after="0" w:line="240" w:lineRule="auto"/>
              <w:jc w:val="center"/>
              <w:rPr>
                <w:ins w:id="5847" w:author="David Dayan" w:date="2021-12-03T17:13:00Z"/>
                <w:rFonts w:ascii="Calibri" w:eastAsia="Times New Roman" w:hAnsi="Calibri" w:cs="Times New Roman"/>
                <w:color w:val="000000"/>
                <w:sz w:val="16"/>
                <w:szCs w:val="16"/>
              </w:rPr>
            </w:pPr>
            <w:ins w:id="58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49" w:author="David Dayan" w:date="2021-12-03T17:18:00Z">
              <w:tcPr>
                <w:tcW w:w="1530" w:type="dxa"/>
                <w:tcBorders>
                  <w:top w:val="nil"/>
                  <w:left w:val="nil"/>
                  <w:bottom w:val="nil"/>
                  <w:right w:val="nil"/>
                </w:tcBorders>
                <w:shd w:val="clear" w:color="auto" w:fill="auto"/>
                <w:noWrap/>
                <w:vAlign w:val="bottom"/>
                <w:hideMark/>
              </w:tcPr>
            </w:tcPrChange>
          </w:tcPr>
          <w:p w14:paraId="3E900FAD" w14:textId="77777777" w:rsidR="00036D0E" w:rsidRPr="00036D0E" w:rsidRDefault="00036D0E" w:rsidP="00245317">
            <w:pPr>
              <w:spacing w:after="0" w:line="240" w:lineRule="auto"/>
              <w:jc w:val="center"/>
              <w:rPr>
                <w:ins w:id="5850" w:author="David Dayan" w:date="2021-12-03T17:13:00Z"/>
                <w:rFonts w:ascii="Calibri" w:eastAsia="Times New Roman" w:hAnsi="Calibri" w:cs="Times New Roman"/>
                <w:color w:val="000000"/>
                <w:sz w:val="16"/>
                <w:szCs w:val="16"/>
              </w:rPr>
            </w:pPr>
            <w:ins w:id="58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52" w:author="David Dayan" w:date="2021-12-03T17:18:00Z">
              <w:tcPr>
                <w:tcW w:w="898" w:type="dxa"/>
                <w:tcBorders>
                  <w:top w:val="nil"/>
                  <w:left w:val="nil"/>
                  <w:bottom w:val="nil"/>
                  <w:right w:val="nil"/>
                </w:tcBorders>
                <w:shd w:val="clear" w:color="auto" w:fill="auto"/>
                <w:noWrap/>
                <w:vAlign w:val="bottom"/>
                <w:hideMark/>
              </w:tcPr>
            </w:tcPrChange>
          </w:tcPr>
          <w:p w14:paraId="37B6284E" w14:textId="77777777" w:rsidR="00036D0E" w:rsidRPr="00036D0E" w:rsidRDefault="00036D0E" w:rsidP="00245317">
            <w:pPr>
              <w:spacing w:after="0" w:line="240" w:lineRule="auto"/>
              <w:jc w:val="center"/>
              <w:rPr>
                <w:ins w:id="5853" w:author="David Dayan" w:date="2021-12-03T17:13:00Z"/>
                <w:rFonts w:ascii="Calibri" w:eastAsia="Times New Roman" w:hAnsi="Calibri" w:cs="Times New Roman"/>
                <w:color w:val="000000"/>
                <w:sz w:val="16"/>
                <w:szCs w:val="16"/>
              </w:rPr>
            </w:pPr>
            <w:ins w:id="58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55" w:author="David Dayan" w:date="2021-12-03T17:18:00Z">
              <w:tcPr>
                <w:tcW w:w="902" w:type="dxa"/>
                <w:tcBorders>
                  <w:top w:val="nil"/>
                  <w:left w:val="nil"/>
                  <w:bottom w:val="nil"/>
                  <w:right w:val="nil"/>
                </w:tcBorders>
                <w:shd w:val="clear" w:color="auto" w:fill="auto"/>
                <w:noWrap/>
                <w:vAlign w:val="bottom"/>
                <w:hideMark/>
              </w:tcPr>
            </w:tcPrChange>
          </w:tcPr>
          <w:p w14:paraId="6235049C" w14:textId="77777777" w:rsidR="00036D0E" w:rsidRPr="00036D0E" w:rsidRDefault="00036D0E" w:rsidP="00245317">
            <w:pPr>
              <w:spacing w:after="0" w:line="240" w:lineRule="auto"/>
              <w:jc w:val="center"/>
              <w:rPr>
                <w:ins w:id="5856" w:author="David Dayan" w:date="2021-12-03T17:13:00Z"/>
                <w:rFonts w:ascii="Calibri" w:eastAsia="Times New Roman" w:hAnsi="Calibri" w:cs="Times New Roman"/>
                <w:color w:val="000000"/>
                <w:sz w:val="16"/>
                <w:szCs w:val="16"/>
              </w:rPr>
            </w:pPr>
            <w:ins w:id="58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58" w:author="David Dayan" w:date="2021-12-03T17:18:00Z">
              <w:tcPr>
                <w:tcW w:w="2160" w:type="dxa"/>
                <w:tcBorders>
                  <w:top w:val="nil"/>
                  <w:left w:val="nil"/>
                  <w:bottom w:val="nil"/>
                  <w:right w:val="nil"/>
                </w:tcBorders>
                <w:shd w:val="clear" w:color="auto" w:fill="auto"/>
                <w:noWrap/>
                <w:vAlign w:val="bottom"/>
                <w:hideMark/>
              </w:tcPr>
            </w:tcPrChange>
          </w:tcPr>
          <w:p w14:paraId="26FED16E" w14:textId="77777777" w:rsidR="00036D0E" w:rsidRPr="00036D0E" w:rsidRDefault="00036D0E" w:rsidP="00245317">
            <w:pPr>
              <w:spacing w:after="0" w:line="240" w:lineRule="auto"/>
              <w:jc w:val="center"/>
              <w:rPr>
                <w:ins w:id="5859" w:author="David Dayan" w:date="2021-12-03T17:13:00Z"/>
                <w:rFonts w:ascii="Calibri" w:eastAsia="Times New Roman" w:hAnsi="Calibri" w:cs="Times New Roman"/>
                <w:color w:val="000000"/>
                <w:sz w:val="16"/>
                <w:szCs w:val="16"/>
              </w:rPr>
            </w:pPr>
            <w:ins w:id="58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861" w:author="David Dayan" w:date="2021-12-03T17:18:00Z">
              <w:tcPr>
                <w:tcW w:w="2876" w:type="dxa"/>
                <w:gridSpan w:val="2"/>
                <w:tcBorders>
                  <w:top w:val="nil"/>
                  <w:left w:val="nil"/>
                  <w:bottom w:val="nil"/>
                  <w:right w:val="nil"/>
                </w:tcBorders>
                <w:shd w:val="clear" w:color="auto" w:fill="auto"/>
                <w:noWrap/>
                <w:vAlign w:val="bottom"/>
                <w:hideMark/>
              </w:tcPr>
            </w:tcPrChange>
          </w:tcPr>
          <w:p w14:paraId="18B52D00" w14:textId="77777777" w:rsidR="00036D0E" w:rsidRPr="00036D0E" w:rsidRDefault="00036D0E" w:rsidP="00245317">
            <w:pPr>
              <w:spacing w:after="0" w:line="240" w:lineRule="auto"/>
              <w:jc w:val="center"/>
              <w:rPr>
                <w:ins w:id="5862" w:author="David Dayan" w:date="2021-12-03T17:13:00Z"/>
                <w:rFonts w:ascii="Calibri" w:eastAsia="Times New Roman" w:hAnsi="Calibri" w:cs="Times New Roman"/>
                <w:color w:val="000000"/>
                <w:sz w:val="16"/>
                <w:szCs w:val="16"/>
              </w:rPr>
            </w:pPr>
            <w:ins w:id="58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864" w:author="David Dayan" w:date="2021-12-03T17:18:00Z">
              <w:tcPr>
                <w:tcW w:w="1426" w:type="dxa"/>
                <w:tcBorders>
                  <w:top w:val="nil"/>
                  <w:left w:val="nil"/>
                  <w:bottom w:val="nil"/>
                  <w:right w:val="nil"/>
                </w:tcBorders>
                <w:shd w:val="clear" w:color="auto" w:fill="auto"/>
                <w:noWrap/>
                <w:vAlign w:val="bottom"/>
                <w:hideMark/>
              </w:tcPr>
            </w:tcPrChange>
          </w:tcPr>
          <w:p w14:paraId="798C09C6" w14:textId="77777777" w:rsidR="00036D0E" w:rsidRPr="00036D0E" w:rsidRDefault="00036D0E" w:rsidP="00245317">
            <w:pPr>
              <w:spacing w:after="0" w:line="240" w:lineRule="auto"/>
              <w:jc w:val="center"/>
              <w:rPr>
                <w:ins w:id="5865" w:author="David Dayan" w:date="2021-12-03T17:13:00Z"/>
                <w:rFonts w:ascii="Calibri" w:eastAsia="Times New Roman" w:hAnsi="Calibri" w:cs="Times New Roman"/>
                <w:color w:val="000000"/>
                <w:sz w:val="16"/>
                <w:szCs w:val="16"/>
              </w:rPr>
            </w:pPr>
            <w:ins w:id="58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11D6498" w14:textId="77777777" w:rsidTr="00245317">
        <w:trPr>
          <w:cantSplit/>
          <w:trHeight w:val="20"/>
          <w:ins w:id="5867" w:author="David Dayan" w:date="2021-12-03T17:13:00Z"/>
          <w:trPrChange w:id="58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869" w:author="David Dayan" w:date="2021-12-03T17:18:00Z">
              <w:tcPr>
                <w:tcW w:w="1563" w:type="dxa"/>
                <w:tcBorders>
                  <w:top w:val="nil"/>
                  <w:left w:val="nil"/>
                  <w:bottom w:val="nil"/>
                  <w:right w:val="nil"/>
                </w:tcBorders>
                <w:shd w:val="clear" w:color="auto" w:fill="auto"/>
                <w:noWrap/>
                <w:vAlign w:val="bottom"/>
                <w:hideMark/>
              </w:tcPr>
            </w:tcPrChange>
          </w:tcPr>
          <w:p w14:paraId="591F86BF" w14:textId="77777777" w:rsidR="00036D0E" w:rsidRPr="00036D0E" w:rsidRDefault="00036D0E" w:rsidP="00245317">
            <w:pPr>
              <w:spacing w:after="0" w:line="240" w:lineRule="auto"/>
              <w:jc w:val="center"/>
              <w:rPr>
                <w:ins w:id="5870" w:author="David Dayan" w:date="2021-12-03T17:13:00Z"/>
                <w:rFonts w:ascii="Calibri" w:eastAsia="Times New Roman" w:hAnsi="Calibri" w:cs="Times New Roman"/>
                <w:color w:val="000000"/>
                <w:sz w:val="16"/>
                <w:szCs w:val="16"/>
              </w:rPr>
            </w:pPr>
            <w:ins w:id="5871" w:author="David Dayan" w:date="2021-12-03T17:13:00Z">
              <w:r w:rsidRPr="00036D0E">
                <w:rPr>
                  <w:rFonts w:ascii="Calibri" w:eastAsia="Times New Roman" w:hAnsi="Calibri" w:cs="Times New Roman"/>
                  <w:color w:val="000000"/>
                  <w:sz w:val="16"/>
                  <w:szCs w:val="16"/>
                </w:rPr>
                <w:t>OtsAC20ROGR_0156</w:t>
              </w:r>
            </w:ins>
          </w:p>
        </w:tc>
        <w:tc>
          <w:tcPr>
            <w:tcW w:w="746" w:type="dxa"/>
            <w:tcBorders>
              <w:top w:val="nil"/>
              <w:left w:val="nil"/>
              <w:bottom w:val="nil"/>
              <w:right w:val="nil"/>
            </w:tcBorders>
            <w:shd w:val="clear" w:color="auto" w:fill="auto"/>
            <w:noWrap/>
            <w:vAlign w:val="bottom"/>
            <w:hideMark/>
            <w:tcPrChange w:id="5872" w:author="David Dayan" w:date="2021-12-03T17:18:00Z">
              <w:tcPr>
                <w:tcW w:w="746" w:type="dxa"/>
                <w:tcBorders>
                  <w:top w:val="nil"/>
                  <w:left w:val="nil"/>
                  <w:bottom w:val="nil"/>
                  <w:right w:val="nil"/>
                </w:tcBorders>
                <w:shd w:val="clear" w:color="auto" w:fill="auto"/>
                <w:noWrap/>
                <w:vAlign w:val="bottom"/>
                <w:hideMark/>
              </w:tcPr>
            </w:tcPrChange>
          </w:tcPr>
          <w:p w14:paraId="2981426D" w14:textId="77777777" w:rsidR="00036D0E" w:rsidRPr="00036D0E" w:rsidRDefault="00036D0E" w:rsidP="00245317">
            <w:pPr>
              <w:spacing w:after="0" w:line="240" w:lineRule="auto"/>
              <w:jc w:val="center"/>
              <w:rPr>
                <w:ins w:id="5873" w:author="David Dayan" w:date="2021-12-03T17:13:00Z"/>
                <w:rFonts w:ascii="Calibri" w:eastAsia="Times New Roman" w:hAnsi="Calibri" w:cs="Times New Roman"/>
                <w:color w:val="000000"/>
                <w:sz w:val="16"/>
                <w:szCs w:val="16"/>
              </w:rPr>
            </w:pPr>
            <w:ins w:id="5874" w:author="David Dayan" w:date="2021-12-03T17:13:00Z">
              <w:r w:rsidRPr="00036D0E">
                <w:rPr>
                  <w:rFonts w:ascii="Calibri" w:eastAsia="Times New Roman" w:hAnsi="Calibri" w:cs="Times New Roman"/>
                  <w:color w:val="000000"/>
                  <w:sz w:val="16"/>
                  <w:szCs w:val="16"/>
                </w:rPr>
                <w:t>9/9/20</w:t>
              </w:r>
            </w:ins>
          </w:p>
        </w:tc>
        <w:tc>
          <w:tcPr>
            <w:tcW w:w="599" w:type="dxa"/>
            <w:tcBorders>
              <w:top w:val="nil"/>
              <w:left w:val="nil"/>
              <w:bottom w:val="nil"/>
              <w:right w:val="nil"/>
            </w:tcBorders>
            <w:shd w:val="clear" w:color="auto" w:fill="auto"/>
            <w:noWrap/>
            <w:vAlign w:val="bottom"/>
            <w:hideMark/>
            <w:tcPrChange w:id="5875" w:author="David Dayan" w:date="2021-12-03T17:18:00Z">
              <w:tcPr>
                <w:tcW w:w="599" w:type="dxa"/>
                <w:tcBorders>
                  <w:top w:val="nil"/>
                  <w:left w:val="nil"/>
                  <w:bottom w:val="nil"/>
                  <w:right w:val="nil"/>
                </w:tcBorders>
                <w:shd w:val="clear" w:color="auto" w:fill="auto"/>
                <w:noWrap/>
                <w:vAlign w:val="bottom"/>
                <w:hideMark/>
              </w:tcPr>
            </w:tcPrChange>
          </w:tcPr>
          <w:p w14:paraId="5EDE1ECC" w14:textId="77777777" w:rsidR="00036D0E" w:rsidRPr="00036D0E" w:rsidRDefault="00036D0E" w:rsidP="00245317">
            <w:pPr>
              <w:spacing w:after="0" w:line="240" w:lineRule="auto"/>
              <w:jc w:val="center"/>
              <w:rPr>
                <w:ins w:id="5876" w:author="David Dayan" w:date="2021-12-03T17:13:00Z"/>
                <w:rFonts w:ascii="Calibri" w:eastAsia="Times New Roman" w:hAnsi="Calibri" w:cs="Times New Roman"/>
                <w:color w:val="000000"/>
                <w:sz w:val="16"/>
                <w:szCs w:val="16"/>
              </w:rPr>
            </w:pPr>
            <w:ins w:id="5877" w:author="David Dayan" w:date="2021-12-03T17:13:00Z">
              <w:r w:rsidRPr="00036D0E">
                <w:rPr>
                  <w:rFonts w:ascii="Calibri" w:eastAsia="Times New Roman" w:hAnsi="Calibri" w:cs="Times New Roman"/>
                  <w:color w:val="000000"/>
                  <w:sz w:val="16"/>
                  <w:szCs w:val="16"/>
                </w:rPr>
                <w:t>253</w:t>
              </w:r>
            </w:ins>
          </w:p>
        </w:tc>
        <w:tc>
          <w:tcPr>
            <w:tcW w:w="1142" w:type="dxa"/>
            <w:tcBorders>
              <w:top w:val="nil"/>
              <w:left w:val="nil"/>
              <w:bottom w:val="nil"/>
              <w:right w:val="nil"/>
            </w:tcBorders>
            <w:shd w:val="clear" w:color="auto" w:fill="auto"/>
            <w:noWrap/>
            <w:vAlign w:val="bottom"/>
            <w:hideMark/>
            <w:tcPrChange w:id="5878" w:author="David Dayan" w:date="2021-12-03T17:18:00Z">
              <w:tcPr>
                <w:tcW w:w="1142" w:type="dxa"/>
                <w:tcBorders>
                  <w:top w:val="nil"/>
                  <w:left w:val="nil"/>
                  <w:bottom w:val="nil"/>
                  <w:right w:val="nil"/>
                </w:tcBorders>
                <w:shd w:val="clear" w:color="auto" w:fill="auto"/>
                <w:noWrap/>
                <w:vAlign w:val="bottom"/>
                <w:hideMark/>
              </w:tcPr>
            </w:tcPrChange>
          </w:tcPr>
          <w:p w14:paraId="0A5051BA" w14:textId="77777777" w:rsidR="00036D0E" w:rsidRPr="00036D0E" w:rsidRDefault="00036D0E" w:rsidP="00245317">
            <w:pPr>
              <w:spacing w:after="0" w:line="240" w:lineRule="auto"/>
              <w:jc w:val="center"/>
              <w:rPr>
                <w:ins w:id="5879" w:author="David Dayan" w:date="2021-12-03T17:13:00Z"/>
                <w:rFonts w:ascii="Calibri" w:eastAsia="Times New Roman" w:hAnsi="Calibri" w:cs="Times New Roman"/>
                <w:color w:val="000000"/>
                <w:sz w:val="16"/>
                <w:szCs w:val="16"/>
              </w:rPr>
            </w:pPr>
            <w:ins w:id="58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881" w:author="David Dayan" w:date="2021-12-03T17:18:00Z">
              <w:tcPr>
                <w:tcW w:w="1440" w:type="dxa"/>
                <w:tcBorders>
                  <w:top w:val="nil"/>
                  <w:left w:val="nil"/>
                  <w:bottom w:val="nil"/>
                  <w:right w:val="nil"/>
                </w:tcBorders>
                <w:shd w:val="clear" w:color="auto" w:fill="auto"/>
                <w:noWrap/>
                <w:vAlign w:val="bottom"/>
                <w:hideMark/>
              </w:tcPr>
            </w:tcPrChange>
          </w:tcPr>
          <w:p w14:paraId="465C0956" w14:textId="77777777" w:rsidR="00036D0E" w:rsidRPr="00036D0E" w:rsidRDefault="00036D0E" w:rsidP="00245317">
            <w:pPr>
              <w:spacing w:after="0" w:line="240" w:lineRule="auto"/>
              <w:jc w:val="center"/>
              <w:rPr>
                <w:ins w:id="5882" w:author="David Dayan" w:date="2021-12-03T17:13:00Z"/>
                <w:rFonts w:ascii="Calibri" w:eastAsia="Times New Roman" w:hAnsi="Calibri" w:cs="Times New Roman"/>
                <w:color w:val="000000"/>
                <w:sz w:val="16"/>
                <w:szCs w:val="16"/>
              </w:rPr>
            </w:pPr>
            <w:ins w:id="58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884" w:author="David Dayan" w:date="2021-12-03T17:18:00Z">
              <w:tcPr>
                <w:tcW w:w="1530" w:type="dxa"/>
                <w:tcBorders>
                  <w:top w:val="nil"/>
                  <w:left w:val="nil"/>
                  <w:bottom w:val="nil"/>
                  <w:right w:val="nil"/>
                </w:tcBorders>
                <w:shd w:val="clear" w:color="auto" w:fill="auto"/>
                <w:noWrap/>
                <w:vAlign w:val="bottom"/>
                <w:hideMark/>
              </w:tcPr>
            </w:tcPrChange>
          </w:tcPr>
          <w:p w14:paraId="53DF0DFE" w14:textId="77777777" w:rsidR="00036D0E" w:rsidRPr="00036D0E" w:rsidRDefault="00036D0E" w:rsidP="00245317">
            <w:pPr>
              <w:spacing w:after="0" w:line="240" w:lineRule="auto"/>
              <w:jc w:val="center"/>
              <w:rPr>
                <w:ins w:id="5885" w:author="David Dayan" w:date="2021-12-03T17:13:00Z"/>
                <w:rFonts w:ascii="Calibri" w:eastAsia="Times New Roman" w:hAnsi="Calibri" w:cs="Times New Roman"/>
                <w:color w:val="000000"/>
                <w:sz w:val="16"/>
                <w:szCs w:val="16"/>
              </w:rPr>
            </w:pPr>
            <w:ins w:id="58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887" w:author="David Dayan" w:date="2021-12-03T17:18:00Z">
              <w:tcPr>
                <w:tcW w:w="898" w:type="dxa"/>
                <w:tcBorders>
                  <w:top w:val="nil"/>
                  <w:left w:val="nil"/>
                  <w:bottom w:val="nil"/>
                  <w:right w:val="nil"/>
                </w:tcBorders>
                <w:shd w:val="clear" w:color="auto" w:fill="auto"/>
                <w:noWrap/>
                <w:vAlign w:val="bottom"/>
                <w:hideMark/>
              </w:tcPr>
            </w:tcPrChange>
          </w:tcPr>
          <w:p w14:paraId="2F28BCBD" w14:textId="77777777" w:rsidR="00036D0E" w:rsidRPr="00036D0E" w:rsidRDefault="00036D0E" w:rsidP="00245317">
            <w:pPr>
              <w:spacing w:after="0" w:line="240" w:lineRule="auto"/>
              <w:jc w:val="center"/>
              <w:rPr>
                <w:ins w:id="5888" w:author="David Dayan" w:date="2021-12-03T17:13:00Z"/>
                <w:rFonts w:ascii="Calibri" w:eastAsia="Times New Roman" w:hAnsi="Calibri" w:cs="Times New Roman"/>
                <w:color w:val="000000"/>
                <w:sz w:val="16"/>
                <w:szCs w:val="16"/>
              </w:rPr>
            </w:pPr>
            <w:ins w:id="58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890" w:author="David Dayan" w:date="2021-12-03T17:18:00Z">
              <w:tcPr>
                <w:tcW w:w="902" w:type="dxa"/>
                <w:tcBorders>
                  <w:top w:val="nil"/>
                  <w:left w:val="nil"/>
                  <w:bottom w:val="nil"/>
                  <w:right w:val="nil"/>
                </w:tcBorders>
                <w:shd w:val="clear" w:color="auto" w:fill="auto"/>
                <w:noWrap/>
                <w:vAlign w:val="bottom"/>
                <w:hideMark/>
              </w:tcPr>
            </w:tcPrChange>
          </w:tcPr>
          <w:p w14:paraId="48DD74FA" w14:textId="77777777" w:rsidR="00036D0E" w:rsidRPr="00036D0E" w:rsidRDefault="00036D0E" w:rsidP="00245317">
            <w:pPr>
              <w:spacing w:after="0" w:line="240" w:lineRule="auto"/>
              <w:jc w:val="center"/>
              <w:rPr>
                <w:ins w:id="5891" w:author="David Dayan" w:date="2021-12-03T17:13:00Z"/>
                <w:rFonts w:ascii="Calibri" w:eastAsia="Times New Roman" w:hAnsi="Calibri" w:cs="Times New Roman"/>
                <w:color w:val="000000"/>
                <w:sz w:val="16"/>
                <w:szCs w:val="16"/>
              </w:rPr>
            </w:pPr>
            <w:ins w:id="58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893" w:author="David Dayan" w:date="2021-12-03T17:18:00Z">
              <w:tcPr>
                <w:tcW w:w="2160" w:type="dxa"/>
                <w:tcBorders>
                  <w:top w:val="nil"/>
                  <w:left w:val="nil"/>
                  <w:bottom w:val="nil"/>
                  <w:right w:val="nil"/>
                </w:tcBorders>
                <w:shd w:val="clear" w:color="auto" w:fill="auto"/>
                <w:noWrap/>
                <w:vAlign w:val="bottom"/>
                <w:hideMark/>
              </w:tcPr>
            </w:tcPrChange>
          </w:tcPr>
          <w:p w14:paraId="72DD7E3F" w14:textId="77777777" w:rsidR="00036D0E" w:rsidRPr="00036D0E" w:rsidRDefault="00036D0E" w:rsidP="00245317">
            <w:pPr>
              <w:spacing w:after="0" w:line="240" w:lineRule="auto"/>
              <w:jc w:val="center"/>
              <w:rPr>
                <w:ins w:id="5894" w:author="David Dayan" w:date="2021-12-03T17:13:00Z"/>
                <w:rFonts w:ascii="Calibri" w:eastAsia="Times New Roman" w:hAnsi="Calibri" w:cs="Times New Roman"/>
                <w:color w:val="000000"/>
                <w:sz w:val="16"/>
                <w:szCs w:val="16"/>
              </w:rPr>
            </w:pPr>
            <w:ins w:id="58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896" w:author="David Dayan" w:date="2021-12-03T17:18:00Z">
              <w:tcPr>
                <w:tcW w:w="2876" w:type="dxa"/>
                <w:gridSpan w:val="2"/>
                <w:tcBorders>
                  <w:top w:val="nil"/>
                  <w:left w:val="nil"/>
                  <w:bottom w:val="nil"/>
                  <w:right w:val="nil"/>
                </w:tcBorders>
                <w:shd w:val="clear" w:color="auto" w:fill="auto"/>
                <w:noWrap/>
                <w:vAlign w:val="bottom"/>
                <w:hideMark/>
              </w:tcPr>
            </w:tcPrChange>
          </w:tcPr>
          <w:p w14:paraId="36413883" w14:textId="77777777" w:rsidR="00036D0E" w:rsidRPr="00036D0E" w:rsidRDefault="00036D0E" w:rsidP="00245317">
            <w:pPr>
              <w:spacing w:after="0" w:line="240" w:lineRule="auto"/>
              <w:jc w:val="center"/>
              <w:rPr>
                <w:ins w:id="5897" w:author="David Dayan" w:date="2021-12-03T17:13:00Z"/>
                <w:rFonts w:ascii="Calibri" w:eastAsia="Times New Roman" w:hAnsi="Calibri" w:cs="Times New Roman"/>
                <w:color w:val="000000"/>
                <w:sz w:val="16"/>
                <w:szCs w:val="16"/>
              </w:rPr>
            </w:pPr>
            <w:ins w:id="58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899" w:author="David Dayan" w:date="2021-12-03T17:18:00Z">
              <w:tcPr>
                <w:tcW w:w="1426" w:type="dxa"/>
                <w:tcBorders>
                  <w:top w:val="nil"/>
                  <w:left w:val="nil"/>
                  <w:bottom w:val="nil"/>
                  <w:right w:val="nil"/>
                </w:tcBorders>
                <w:shd w:val="clear" w:color="auto" w:fill="auto"/>
                <w:noWrap/>
                <w:vAlign w:val="bottom"/>
                <w:hideMark/>
              </w:tcPr>
            </w:tcPrChange>
          </w:tcPr>
          <w:p w14:paraId="7F21DCB7" w14:textId="77777777" w:rsidR="00036D0E" w:rsidRPr="00036D0E" w:rsidRDefault="00036D0E" w:rsidP="00245317">
            <w:pPr>
              <w:spacing w:after="0" w:line="240" w:lineRule="auto"/>
              <w:jc w:val="center"/>
              <w:rPr>
                <w:ins w:id="5900" w:author="David Dayan" w:date="2021-12-03T17:13:00Z"/>
                <w:rFonts w:ascii="Calibri" w:eastAsia="Times New Roman" w:hAnsi="Calibri" w:cs="Times New Roman"/>
                <w:color w:val="000000"/>
                <w:sz w:val="16"/>
                <w:szCs w:val="16"/>
              </w:rPr>
            </w:pPr>
            <w:ins w:id="59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7B99947" w14:textId="77777777" w:rsidTr="00245317">
        <w:trPr>
          <w:cantSplit/>
          <w:trHeight w:val="20"/>
          <w:ins w:id="5902" w:author="David Dayan" w:date="2021-12-03T17:13:00Z"/>
          <w:trPrChange w:id="59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04" w:author="David Dayan" w:date="2021-12-03T17:18:00Z">
              <w:tcPr>
                <w:tcW w:w="1563" w:type="dxa"/>
                <w:tcBorders>
                  <w:top w:val="nil"/>
                  <w:left w:val="nil"/>
                  <w:bottom w:val="nil"/>
                  <w:right w:val="nil"/>
                </w:tcBorders>
                <w:shd w:val="clear" w:color="auto" w:fill="auto"/>
                <w:noWrap/>
                <w:vAlign w:val="bottom"/>
                <w:hideMark/>
              </w:tcPr>
            </w:tcPrChange>
          </w:tcPr>
          <w:p w14:paraId="6FA90ED5" w14:textId="77777777" w:rsidR="00036D0E" w:rsidRPr="00036D0E" w:rsidRDefault="00036D0E" w:rsidP="00245317">
            <w:pPr>
              <w:spacing w:after="0" w:line="240" w:lineRule="auto"/>
              <w:jc w:val="center"/>
              <w:rPr>
                <w:ins w:id="5905" w:author="David Dayan" w:date="2021-12-03T17:13:00Z"/>
                <w:rFonts w:ascii="Calibri" w:eastAsia="Times New Roman" w:hAnsi="Calibri" w:cs="Times New Roman"/>
                <w:color w:val="000000"/>
                <w:sz w:val="16"/>
                <w:szCs w:val="16"/>
              </w:rPr>
            </w:pPr>
            <w:ins w:id="5906" w:author="David Dayan" w:date="2021-12-03T17:13:00Z">
              <w:r w:rsidRPr="00036D0E">
                <w:rPr>
                  <w:rFonts w:ascii="Calibri" w:eastAsia="Times New Roman" w:hAnsi="Calibri" w:cs="Times New Roman"/>
                  <w:color w:val="000000"/>
                  <w:sz w:val="16"/>
                  <w:szCs w:val="16"/>
                </w:rPr>
                <w:t>OtsAC20ROGR_0157</w:t>
              </w:r>
            </w:ins>
          </w:p>
        </w:tc>
        <w:tc>
          <w:tcPr>
            <w:tcW w:w="746" w:type="dxa"/>
            <w:tcBorders>
              <w:top w:val="nil"/>
              <w:left w:val="nil"/>
              <w:bottom w:val="nil"/>
              <w:right w:val="nil"/>
            </w:tcBorders>
            <w:shd w:val="clear" w:color="auto" w:fill="auto"/>
            <w:noWrap/>
            <w:vAlign w:val="bottom"/>
            <w:hideMark/>
            <w:tcPrChange w:id="5907" w:author="David Dayan" w:date="2021-12-03T17:18:00Z">
              <w:tcPr>
                <w:tcW w:w="746" w:type="dxa"/>
                <w:tcBorders>
                  <w:top w:val="nil"/>
                  <w:left w:val="nil"/>
                  <w:bottom w:val="nil"/>
                  <w:right w:val="nil"/>
                </w:tcBorders>
                <w:shd w:val="clear" w:color="auto" w:fill="auto"/>
                <w:noWrap/>
                <w:vAlign w:val="bottom"/>
                <w:hideMark/>
              </w:tcPr>
            </w:tcPrChange>
          </w:tcPr>
          <w:p w14:paraId="43AAE5A2" w14:textId="77777777" w:rsidR="00036D0E" w:rsidRPr="00036D0E" w:rsidRDefault="00036D0E" w:rsidP="00245317">
            <w:pPr>
              <w:spacing w:after="0" w:line="240" w:lineRule="auto"/>
              <w:jc w:val="center"/>
              <w:rPr>
                <w:ins w:id="5908" w:author="David Dayan" w:date="2021-12-03T17:13:00Z"/>
                <w:rFonts w:ascii="Calibri" w:eastAsia="Times New Roman" w:hAnsi="Calibri" w:cs="Times New Roman"/>
                <w:color w:val="000000"/>
                <w:sz w:val="16"/>
                <w:szCs w:val="16"/>
              </w:rPr>
            </w:pPr>
            <w:ins w:id="590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10" w:author="David Dayan" w:date="2021-12-03T17:18:00Z">
              <w:tcPr>
                <w:tcW w:w="599" w:type="dxa"/>
                <w:tcBorders>
                  <w:top w:val="nil"/>
                  <w:left w:val="nil"/>
                  <w:bottom w:val="nil"/>
                  <w:right w:val="nil"/>
                </w:tcBorders>
                <w:shd w:val="clear" w:color="auto" w:fill="auto"/>
                <w:noWrap/>
                <w:vAlign w:val="bottom"/>
                <w:hideMark/>
              </w:tcPr>
            </w:tcPrChange>
          </w:tcPr>
          <w:p w14:paraId="0E385331" w14:textId="77777777" w:rsidR="00036D0E" w:rsidRPr="00036D0E" w:rsidRDefault="00036D0E" w:rsidP="00245317">
            <w:pPr>
              <w:spacing w:after="0" w:line="240" w:lineRule="auto"/>
              <w:jc w:val="center"/>
              <w:rPr>
                <w:ins w:id="5911" w:author="David Dayan" w:date="2021-12-03T17:13:00Z"/>
                <w:rFonts w:ascii="Calibri" w:eastAsia="Times New Roman" w:hAnsi="Calibri" w:cs="Times New Roman"/>
                <w:color w:val="000000"/>
                <w:sz w:val="16"/>
                <w:szCs w:val="16"/>
              </w:rPr>
            </w:pPr>
            <w:ins w:id="591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13" w:author="David Dayan" w:date="2021-12-03T17:18:00Z">
              <w:tcPr>
                <w:tcW w:w="1142" w:type="dxa"/>
                <w:tcBorders>
                  <w:top w:val="nil"/>
                  <w:left w:val="nil"/>
                  <w:bottom w:val="nil"/>
                  <w:right w:val="nil"/>
                </w:tcBorders>
                <w:shd w:val="clear" w:color="auto" w:fill="auto"/>
                <w:noWrap/>
                <w:vAlign w:val="bottom"/>
                <w:hideMark/>
              </w:tcPr>
            </w:tcPrChange>
          </w:tcPr>
          <w:p w14:paraId="21DC4263" w14:textId="77777777" w:rsidR="00036D0E" w:rsidRPr="00036D0E" w:rsidRDefault="00036D0E" w:rsidP="00245317">
            <w:pPr>
              <w:spacing w:after="0" w:line="240" w:lineRule="auto"/>
              <w:jc w:val="center"/>
              <w:rPr>
                <w:ins w:id="5914" w:author="David Dayan" w:date="2021-12-03T17:13:00Z"/>
                <w:rFonts w:ascii="Calibri" w:eastAsia="Times New Roman" w:hAnsi="Calibri" w:cs="Times New Roman"/>
                <w:color w:val="000000"/>
                <w:sz w:val="16"/>
                <w:szCs w:val="16"/>
              </w:rPr>
            </w:pPr>
            <w:ins w:id="59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16" w:author="David Dayan" w:date="2021-12-03T17:18:00Z">
              <w:tcPr>
                <w:tcW w:w="1440" w:type="dxa"/>
                <w:tcBorders>
                  <w:top w:val="nil"/>
                  <w:left w:val="nil"/>
                  <w:bottom w:val="nil"/>
                  <w:right w:val="nil"/>
                </w:tcBorders>
                <w:shd w:val="clear" w:color="auto" w:fill="auto"/>
                <w:noWrap/>
                <w:vAlign w:val="bottom"/>
                <w:hideMark/>
              </w:tcPr>
            </w:tcPrChange>
          </w:tcPr>
          <w:p w14:paraId="19EBA3AA" w14:textId="77777777" w:rsidR="00036D0E" w:rsidRPr="00036D0E" w:rsidRDefault="00036D0E" w:rsidP="00245317">
            <w:pPr>
              <w:spacing w:after="0" w:line="240" w:lineRule="auto"/>
              <w:jc w:val="center"/>
              <w:rPr>
                <w:ins w:id="5917" w:author="David Dayan" w:date="2021-12-03T17:13:00Z"/>
                <w:rFonts w:ascii="Calibri" w:eastAsia="Times New Roman" w:hAnsi="Calibri" w:cs="Times New Roman"/>
                <w:color w:val="000000"/>
                <w:sz w:val="16"/>
                <w:szCs w:val="16"/>
              </w:rPr>
            </w:pPr>
            <w:ins w:id="59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19" w:author="David Dayan" w:date="2021-12-03T17:18:00Z">
              <w:tcPr>
                <w:tcW w:w="1530" w:type="dxa"/>
                <w:tcBorders>
                  <w:top w:val="nil"/>
                  <w:left w:val="nil"/>
                  <w:bottom w:val="nil"/>
                  <w:right w:val="nil"/>
                </w:tcBorders>
                <w:shd w:val="clear" w:color="auto" w:fill="auto"/>
                <w:noWrap/>
                <w:vAlign w:val="bottom"/>
                <w:hideMark/>
              </w:tcPr>
            </w:tcPrChange>
          </w:tcPr>
          <w:p w14:paraId="7FF2601C" w14:textId="77777777" w:rsidR="00036D0E" w:rsidRPr="00036D0E" w:rsidRDefault="00036D0E" w:rsidP="00245317">
            <w:pPr>
              <w:spacing w:after="0" w:line="240" w:lineRule="auto"/>
              <w:jc w:val="center"/>
              <w:rPr>
                <w:ins w:id="5920" w:author="David Dayan" w:date="2021-12-03T17:13:00Z"/>
                <w:rFonts w:ascii="Calibri" w:eastAsia="Times New Roman" w:hAnsi="Calibri" w:cs="Times New Roman"/>
                <w:color w:val="000000"/>
                <w:sz w:val="16"/>
                <w:szCs w:val="16"/>
              </w:rPr>
            </w:pPr>
            <w:ins w:id="59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22" w:author="David Dayan" w:date="2021-12-03T17:18:00Z">
              <w:tcPr>
                <w:tcW w:w="898" w:type="dxa"/>
                <w:tcBorders>
                  <w:top w:val="nil"/>
                  <w:left w:val="nil"/>
                  <w:bottom w:val="nil"/>
                  <w:right w:val="nil"/>
                </w:tcBorders>
                <w:shd w:val="clear" w:color="auto" w:fill="auto"/>
                <w:noWrap/>
                <w:vAlign w:val="bottom"/>
                <w:hideMark/>
              </w:tcPr>
            </w:tcPrChange>
          </w:tcPr>
          <w:p w14:paraId="105E0A96" w14:textId="77777777" w:rsidR="00036D0E" w:rsidRPr="00036D0E" w:rsidRDefault="00036D0E" w:rsidP="00245317">
            <w:pPr>
              <w:spacing w:after="0" w:line="240" w:lineRule="auto"/>
              <w:jc w:val="center"/>
              <w:rPr>
                <w:ins w:id="5923" w:author="David Dayan" w:date="2021-12-03T17:13:00Z"/>
                <w:rFonts w:ascii="Calibri" w:eastAsia="Times New Roman" w:hAnsi="Calibri" w:cs="Times New Roman"/>
                <w:color w:val="000000"/>
                <w:sz w:val="16"/>
                <w:szCs w:val="16"/>
              </w:rPr>
            </w:pPr>
            <w:ins w:id="59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25" w:author="David Dayan" w:date="2021-12-03T17:18:00Z">
              <w:tcPr>
                <w:tcW w:w="902" w:type="dxa"/>
                <w:tcBorders>
                  <w:top w:val="nil"/>
                  <w:left w:val="nil"/>
                  <w:bottom w:val="nil"/>
                  <w:right w:val="nil"/>
                </w:tcBorders>
                <w:shd w:val="clear" w:color="auto" w:fill="auto"/>
                <w:noWrap/>
                <w:vAlign w:val="bottom"/>
                <w:hideMark/>
              </w:tcPr>
            </w:tcPrChange>
          </w:tcPr>
          <w:p w14:paraId="02C8CC13" w14:textId="77777777" w:rsidR="00036D0E" w:rsidRPr="00036D0E" w:rsidRDefault="00036D0E" w:rsidP="00245317">
            <w:pPr>
              <w:spacing w:after="0" w:line="240" w:lineRule="auto"/>
              <w:jc w:val="center"/>
              <w:rPr>
                <w:ins w:id="5926" w:author="David Dayan" w:date="2021-12-03T17:13:00Z"/>
                <w:rFonts w:ascii="Calibri" w:eastAsia="Times New Roman" w:hAnsi="Calibri" w:cs="Times New Roman"/>
                <w:color w:val="000000"/>
                <w:sz w:val="16"/>
                <w:szCs w:val="16"/>
              </w:rPr>
            </w:pPr>
            <w:ins w:id="59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28" w:author="David Dayan" w:date="2021-12-03T17:18:00Z">
              <w:tcPr>
                <w:tcW w:w="2160" w:type="dxa"/>
                <w:tcBorders>
                  <w:top w:val="nil"/>
                  <w:left w:val="nil"/>
                  <w:bottom w:val="nil"/>
                  <w:right w:val="nil"/>
                </w:tcBorders>
                <w:shd w:val="clear" w:color="auto" w:fill="auto"/>
                <w:noWrap/>
                <w:vAlign w:val="bottom"/>
                <w:hideMark/>
              </w:tcPr>
            </w:tcPrChange>
          </w:tcPr>
          <w:p w14:paraId="6C49B57D" w14:textId="77777777" w:rsidR="00036D0E" w:rsidRPr="00036D0E" w:rsidRDefault="00036D0E" w:rsidP="00245317">
            <w:pPr>
              <w:spacing w:after="0" w:line="240" w:lineRule="auto"/>
              <w:jc w:val="center"/>
              <w:rPr>
                <w:ins w:id="5929" w:author="David Dayan" w:date="2021-12-03T17:13:00Z"/>
                <w:rFonts w:ascii="Calibri" w:eastAsia="Times New Roman" w:hAnsi="Calibri" w:cs="Times New Roman"/>
                <w:color w:val="000000"/>
                <w:sz w:val="16"/>
                <w:szCs w:val="16"/>
              </w:rPr>
            </w:pPr>
            <w:ins w:id="59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931" w:author="David Dayan" w:date="2021-12-03T17:18:00Z">
              <w:tcPr>
                <w:tcW w:w="2876" w:type="dxa"/>
                <w:gridSpan w:val="2"/>
                <w:tcBorders>
                  <w:top w:val="nil"/>
                  <w:left w:val="nil"/>
                  <w:bottom w:val="nil"/>
                  <w:right w:val="nil"/>
                </w:tcBorders>
                <w:shd w:val="clear" w:color="auto" w:fill="auto"/>
                <w:noWrap/>
                <w:vAlign w:val="bottom"/>
                <w:hideMark/>
              </w:tcPr>
            </w:tcPrChange>
          </w:tcPr>
          <w:p w14:paraId="62C46C47" w14:textId="77777777" w:rsidR="00036D0E" w:rsidRPr="00036D0E" w:rsidRDefault="00036D0E" w:rsidP="00245317">
            <w:pPr>
              <w:spacing w:after="0" w:line="240" w:lineRule="auto"/>
              <w:jc w:val="center"/>
              <w:rPr>
                <w:ins w:id="5932" w:author="David Dayan" w:date="2021-12-03T17:13:00Z"/>
                <w:rFonts w:ascii="Calibri" w:eastAsia="Times New Roman" w:hAnsi="Calibri" w:cs="Times New Roman"/>
                <w:color w:val="000000"/>
                <w:sz w:val="16"/>
                <w:szCs w:val="16"/>
              </w:rPr>
            </w:pPr>
            <w:ins w:id="59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934" w:author="David Dayan" w:date="2021-12-03T17:18:00Z">
              <w:tcPr>
                <w:tcW w:w="1426" w:type="dxa"/>
                <w:tcBorders>
                  <w:top w:val="nil"/>
                  <w:left w:val="nil"/>
                  <w:bottom w:val="nil"/>
                  <w:right w:val="nil"/>
                </w:tcBorders>
                <w:shd w:val="clear" w:color="auto" w:fill="auto"/>
                <w:noWrap/>
                <w:vAlign w:val="bottom"/>
                <w:hideMark/>
              </w:tcPr>
            </w:tcPrChange>
          </w:tcPr>
          <w:p w14:paraId="247AD7E8" w14:textId="77777777" w:rsidR="00036D0E" w:rsidRPr="00036D0E" w:rsidRDefault="00036D0E" w:rsidP="00245317">
            <w:pPr>
              <w:spacing w:after="0" w:line="240" w:lineRule="auto"/>
              <w:jc w:val="center"/>
              <w:rPr>
                <w:ins w:id="5935" w:author="David Dayan" w:date="2021-12-03T17:13:00Z"/>
                <w:rFonts w:ascii="Calibri" w:eastAsia="Times New Roman" w:hAnsi="Calibri" w:cs="Times New Roman"/>
                <w:color w:val="000000"/>
                <w:sz w:val="16"/>
                <w:szCs w:val="16"/>
              </w:rPr>
            </w:pPr>
            <w:ins w:id="59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3BA675B" w14:textId="77777777" w:rsidTr="00245317">
        <w:trPr>
          <w:cantSplit/>
          <w:trHeight w:val="20"/>
          <w:ins w:id="5937" w:author="David Dayan" w:date="2021-12-03T17:13:00Z"/>
          <w:trPrChange w:id="59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39" w:author="David Dayan" w:date="2021-12-03T17:18:00Z">
              <w:tcPr>
                <w:tcW w:w="1563" w:type="dxa"/>
                <w:tcBorders>
                  <w:top w:val="nil"/>
                  <w:left w:val="nil"/>
                  <w:bottom w:val="nil"/>
                  <w:right w:val="nil"/>
                </w:tcBorders>
                <w:shd w:val="clear" w:color="auto" w:fill="auto"/>
                <w:noWrap/>
                <w:vAlign w:val="bottom"/>
                <w:hideMark/>
              </w:tcPr>
            </w:tcPrChange>
          </w:tcPr>
          <w:p w14:paraId="463A02E6" w14:textId="77777777" w:rsidR="00036D0E" w:rsidRPr="00036D0E" w:rsidRDefault="00036D0E" w:rsidP="00245317">
            <w:pPr>
              <w:spacing w:after="0" w:line="240" w:lineRule="auto"/>
              <w:jc w:val="center"/>
              <w:rPr>
                <w:ins w:id="5940" w:author="David Dayan" w:date="2021-12-03T17:13:00Z"/>
                <w:rFonts w:ascii="Calibri" w:eastAsia="Times New Roman" w:hAnsi="Calibri" w:cs="Times New Roman"/>
                <w:color w:val="000000"/>
                <w:sz w:val="16"/>
                <w:szCs w:val="16"/>
              </w:rPr>
            </w:pPr>
            <w:ins w:id="5941" w:author="David Dayan" w:date="2021-12-03T17:13:00Z">
              <w:r w:rsidRPr="00036D0E">
                <w:rPr>
                  <w:rFonts w:ascii="Calibri" w:eastAsia="Times New Roman" w:hAnsi="Calibri" w:cs="Times New Roman"/>
                  <w:color w:val="000000"/>
                  <w:sz w:val="16"/>
                  <w:szCs w:val="16"/>
                </w:rPr>
                <w:t>OtsAC20ROGR_0158</w:t>
              </w:r>
            </w:ins>
          </w:p>
        </w:tc>
        <w:tc>
          <w:tcPr>
            <w:tcW w:w="746" w:type="dxa"/>
            <w:tcBorders>
              <w:top w:val="nil"/>
              <w:left w:val="nil"/>
              <w:bottom w:val="nil"/>
              <w:right w:val="nil"/>
            </w:tcBorders>
            <w:shd w:val="clear" w:color="auto" w:fill="auto"/>
            <w:noWrap/>
            <w:vAlign w:val="bottom"/>
            <w:hideMark/>
            <w:tcPrChange w:id="5942" w:author="David Dayan" w:date="2021-12-03T17:18:00Z">
              <w:tcPr>
                <w:tcW w:w="746" w:type="dxa"/>
                <w:tcBorders>
                  <w:top w:val="nil"/>
                  <w:left w:val="nil"/>
                  <w:bottom w:val="nil"/>
                  <w:right w:val="nil"/>
                </w:tcBorders>
                <w:shd w:val="clear" w:color="auto" w:fill="auto"/>
                <w:noWrap/>
                <w:vAlign w:val="bottom"/>
                <w:hideMark/>
              </w:tcPr>
            </w:tcPrChange>
          </w:tcPr>
          <w:p w14:paraId="3A8DFDAF" w14:textId="77777777" w:rsidR="00036D0E" w:rsidRPr="00036D0E" w:rsidRDefault="00036D0E" w:rsidP="00245317">
            <w:pPr>
              <w:spacing w:after="0" w:line="240" w:lineRule="auto"/>
              <w:jc w:val="center"/>
              <w:rPr>
                <w:ins w:id="5943" w:author="David Dayan" w:date="2021-12-03T17:13:00Z"/>
                <w:rFonts w:ascii="Calibri" w:eastAsia="Times New Roman" w:hAnsi="Calibri" w:cs="Times New Roman"/>
                <w:color w:val="000000"/>
                <w:sz w:val="16"/>
                <w:szCs w:val="16"/>
              </w:rPr>
            </w:pPr>
            <w:ins w:id="594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45" w:author="David Dayan" w:date="2021-12-03T17:18:00Z">
              <w:tcPr>
                <w:tcW w:w="599" w:type="dxa"/>
                <w:tcBorders>
                  <w:top w:val="nil"/>
                  <w:left w:val="nil"/>
                  <w:bottom w:val="nil"/>
                  <w:right w:val="nil"/>
                </w:tcBorders>
                <w:shd w:val="clear" w:color="auto" w:fill="auto"/>
                <w:noWrap/>
                <w:vAlign w:val="bottom"/>
                <w:hideMark/>
              </w:tcPr>
            </w:tcPrChange>
          </w:tcPr>
          <w:p w14:paraId="7449EB07" w14:textId="77777777" w:rsidR="00036D0E" w:rsidRPr="00036D0E" w:rsidRDefault="00036D0E" w:rsidP="00245317">
            <w:pPr>
              <w:spacing w:after="0" w:line="240" w:lineRule="auto"/>
              <w:jc w:val="center"/>
              <w:rPr>
                <w:ins w:id="5946" w:author="David Dayan" w:date="2021-12-03T17:13:00Z"/>
                <w:rFonts w:ascii="Calibri" w:eastAsia="Times New Roman" w:hAnsi="Calibri" w:cs="Times New Roman"/>
                <w:color w:val="000000"/>
                <w:sz w:val="16"/>
                <w:szCs w:val="16"/>
              </w:rPr>
            </w:pPr>
            <w:ins w:id="594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48" w:author="David Dayan" w:date="2021-12-03T17:18:00Z">
              <w:tcPr>
                <w:tcW w:w="1142" w:type="dxa"/>
                <w:tcBorders>
                  <w:top w:val="nil"/>
                  <w:left w:val="nil"/>
                  <w:bottom w:val="nil"/>
                  <w:right w:val="nil"/>
                </w:tcBorders>
                <w:shd w:val="clear" w:color="auto" w:fill="auto"/>
                <w:noWrap/>
                <w:vAlign w:val="bottom"/>
                <w:hideMark/>
              </w:tcPr>
            </w:tcPrChange>
          </w:tcPr>
          <w:p w14:paraId="52CA5E2F" w14:textId="77777777" w:rsidR="00036D0E" w:rsidRPr="00036D0E" w:rsidRDefault="00036D0E" w:rsidP="00245317">
            <w:pPr>
              <w:spacing w:after="0" w:line="240" w:lineRule="auto"/>
              <w:jc w:val="center"/>
              <w:rPr>
                <w:ins w:id="5949" w:author="David Dayan" w:date="2021-12-03T17:13:00Z"/>
                <w:rFonts w:ascii="Calibri" w:eastAsia="Times New Roman" w:hAnsi="Calibri" w:cs="Times New Roman"/>
                <w:color w:val="000000"/>
                <w:sz w:val="16"/>
                <w:szCs w:val="16"/>
              </w:rPr>
            </w:pPr>
            <w:ins w:id="59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51" w:author="David Dayan" w:date="2021-12-03T17:18:00Z">
              <w:tcPr>
                <w:tcW w:w="1440" w:type="dxa"/>
                <w:tcBorders>
                  <w:top w:val="nil"/>
                  <w:left w:val="nil"/>
                  <w:bottom w:val="nil"/>
                  <w:right w:val="nil"/>
                </w:tcBorders>
                <w:shd w:val="clear" w:color="auto" w:fill="auto"/>
                <w:noWrap/>
                <w:vAlign w:val="bottom"/>
                <w:hideMark/>
              </w:tcPr>
            </w:tcPrChange>
          </w:tcPr>
          <w:p w14:paraId="388C079E" w14:textId="77777777" w:rsidR="00036D0E" w:rsidRPr="00036D0E" w:rsidRDefault="00036D0E" w:rsidP="00245317">
            <w:pPr>
              <w:spacing w:after="0" w:line="240" w:lineRule="auto"/>
              <w:jc w:val="center"/>
              <w:rPr>
                <w:ins w:id="5952" w:author="David Dayan" w:date="2021-12-03T17:13:00Z"/>
                <w:rFonts w:ascii="Calibri" w:eastAsia="Times New Roman" w:hAnsi="Calibri" w:cs="Times New Roman"/>
                <w:color w:val="000000"/>
                <w:sz w:val="16"/>
                <w:szCs w:val="16"/>
              </w:rPr>
            </w:pPr>
            <w:ins w:id="59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54" w:author="David Dayan" w:date="2021-12-03T17:18:00Z">
              <w:tcPr>
                <w:tcW w:w="1530" w:type="dxa"/>
                <w:tcBorders>
                  <w:top w:val="nil"/>
                  <w:left w:val="nil"/>
                  <w:bottom w:val="nil"/>
                  <w:right w:val="nil"/>
                </w:tcBorders>
                <w:shd w:val="clear" w:color="auto" w:fill="auto"/>
                <w:noWrap/>
                <w:vAlign w:val="bottom"/>
                <w:hideMark/>
              </w:tcPr>
            </w:tcPrChange>
          </w:tcPr>
          <w:p w14:paraId="6F0D0A5E" w14:textId="77777777" w:rsidR="00036D0E" w:rsidRPr="00036D0E" w:rsidRDefault="00036D0E" w:rsidP="00245317">
            <w:pPr>
              <w:spacing w:after="0" w:line="240" w:lineRule="auto"/>
              <w:jc w:val="center"/>
              <w:rPr>
                <w:ins w:id="5955" w:author="David Dayan" w:date="2021-12-03T17:13:00Z"/>
                <w:rFonts w:ascii="Calibri" w:eastAsia="Times New Roman" w:hAnsi="Calibri" w:cs="Times New Roman"/>
                <w:color w:val="000000"/>
                <w:sz w:val="16"/>
                <w:szCs w:val="16"/>
              </w:rPr>
            </w:pPr>
            <w:ins w:id="59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57" w:author="David Dayan" w:date="2021-12-03T17:18:00Z">
              <w:tcPr>
                <w:tcW w:w="898" w:type="dxa"/>
                <w:tcBorders>
                  <w:top w:val="nil"/>
                  <w:left w:val="nil"/>
                  <w:bottom w:val="nil"/>
                  <w:right w:val="nil"/>
                </w:tcBorders>
                <w:shd w:val="clear" w:color="auto" w:fill="auto"/>
                <w:noWrap/>
                <w:vAlign w:val="bottom"/>
                <w:hideMark/>
              </w:tcPr>
            </w:tcPrChange>
          </w:tcPr>
          <w:p w14:paraId="6253AD69" w14:textId="77777777" w:rsidR="00036D0E" w:rsidRPr="00036D0E" w:rsidRDefault="00036D0E" w:rsidP="00245317">
            <w:pPr>
              <w:spacing w:after="0" w:line="240" w:lineRule="auto"/>
              <w:jc w:val="center"/>
              <w:rPr>
                <w:ins w:id="5958" w:author="David Dayan" w:date="2021-12-03T17:13:00Z"/>
                <w:rFonts w:ascii="Calibri" w:eastAsia="Times New Roman" w:hAnsi="Calibri" w:cs="Times New Roman"/>
                <w:color w:val="000000"/>
                <w:sz w:val="16"/>
                <w:szCs w:val="16"/>
              </w:rPr>
            </w:pPr>
            <w:ins w:id="59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60" w:author="David Dayan" w:date="2021-12-03T17:18:00Z">
              <w:tcPr>
                <w:tcW w:w="902" w:type="dxa"/>
                <w:tcBorders>
                  <w:top w:val="nil"/>
                  <w:left w:val="nil"/>
                  <w:bottom w:val="nil"/>
                  <w:right w:val="nil"/>
                </w:tcBorders>
                <w:shd w:val="clear" w:color="auto" w:fill="auto"/>
                <w:noWrap/>
                <w:vAlign w:val="bottom"/>
                <w:hideMark/>
              </w:tcPr>
            </w:tcPrChange>
          </w:tcPr>
          <w:p w14:paraId="3F307953" w14:textId="77777777" w:rsidR="00036D0E" w:rsidRPr="00036D0E" w:rsidRDefault="00036D0E" w:rsidP="00245317">
            <w:pPr>
              <w:spacing w:after="0" w:line="240" w:lineRule="auto"/>
              <w:jc w:val="center"/>
              <w:rPr>
                <w:ins w:id="5961" w:author="David Dayan" w:date="2021-12-03T17:13:00Z"/>
                <w:rFonts w:ascii="Calibri" w:eastAsia="Times New Roman" w:hAnsi="Calibri" w:cs="Times New Roman"/>
                <w:color w:val="000000"/>
                <w:sz w:val="16"/>
                <w:szCs w:val="16"/>
              </w:rPr>
            </w:pPr>
            <w:ins w:id="59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63" w:author="David Dayan" w:date="2021-12-03T17:18:00Z">
              <w:tcPr>
                <w:tcW w:w="2160" w:type="dxa"/>
                <w:tcBorders>
                  <w:top w:val="nil"/>
                  <w:left w:val="nil"/>
                  <w:bottom w:val="nil"/>
                  <w:right w:val="nil"/>
                </w:tcBorders>
                <w:shd w:val="clear" w:color="auto" w:fill="auto"/>
                <w:noWrap/>
                <w:vAlign w:val="bottom"/>
                <w:hideMark/>
              </w:tcPr>
            </w:tcPrChange>
          </w:tcPr>
          <w:p w14:paraId="41AB395F" w14:textId="77777777" w:rsidR="00036D0E" w:rsidRPr="00036D0E" w:rsidRDefault="00036D0E" w:rsidP="00245317">
            <w:pPr>
              <w:spacing w:after="0" w:line="240" w:lineRule="auto"/>
              <w:jc w:val="center"/>
              <w:rPr>
                <w:ins w:id="5964" w:author="David Dayan" w:date="2021-12-03T17:13:00Z"/>
                <w:rFonts w:ascii="Calibri" w:eastAsia="Times New Roman" w:hAnsi="Calibri" w:cs="Times New Roman"/>
                <w:color w:val="000000"/>
                <w:sz w:val="16"/>
                <w:szCs w:val="16"/>
              </w:rPr>
            </w:pPr>
            <w:ins w:id="59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5966" w:author="David Dayan" w:date="2021-12-03T17:18:00Z">
              <w:tcPr>
                <w:tcW w:w="2876" w:type="dxa"/>
                <w:gridSpan w:val="2"/>
                <w:tcBorders>
                  <w:top w:val="nil"/>
                  <w:left w:val="nil"/>
                  <w:bottom w:val="nil"/>
                  <w:right w:val="nil"/>
                </w:tcBorders>
                <w:shd w:val="clear" w:color="auto" w:fill="auto"/>
                <w:noWrap/>
                <w:vAlign w:val="bottom"/>
                <w:hideMark/>
              </w:tcPr>
            </w:tcPrChange>
          </w:tcPr>
          <w:p w14:paraId="60C4D1A5" w14:textId="77777777" w:rsidR="00036D0E" w:rsidRPr="00036D0E" w:rsidRDefault="00036D0E" w:rsidP="00245317">
            <w:pPr>
              <w:spacing w:after="0" w:line="240" w:lineRule="auto"/>
              <w:jc w:val="center"/>
              <w:rPr>
                <w:ins w:id="5967" w:author="David Dayan" w:date="2021-12-03T17:13:00Z"/>
                <w:rFonts w:ascii="Calibri" w:eastAsia="Times New Roman" w:hAnsi="Calibri" w:cs="Times New Roman"/>
                <w:color w:val="000000"/>
                <w:sz w:val="16"/>
                <w:szCs w:val="16"/>
              </w:rPr>
            </w:pPr>
            <w:ins w:id="59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5969" w:author="David Dayan" w:date="2021-12-03T17:18:00Z">
              <w:tcPr>
                <w:tcW w:w="1426" w:type="dxa"/>
                <w:tcBorders>
                  <w:top w:val="nil"/>
                  <w:left w:val="nil"/>
                  <w:bottom w:val="nil"/>
                  <w:right w:val="nil"/>
                </w:tcBorders>
                <w:shd w:val="clear" w:color="auto" w:fill="auto"/>
                <w:noWrap/>
                <w:vAlign w:val="bottom"/>
                <w:hideMark/>
              </w:tcPr>
            </w:tcPrChange>
          </w:tcPr>
          <w:p w14:paraId="79AB8280" w14:textId="77777777" w:rsidR="00036D0E" w:rsidRPr="00036D0E" w:rsidRDefault="00036D0E" w:rsidP="00245317">
            <w:pPr>
              <w:spacing w:after="0" w:line="240" w:lineRule="auto"/>
              <w:jc w:val="center"/>
              <w:rPr>
                <w:ins w:id="5970" w:author="David Dayan" w:date="2021-12-03T17:13:00Z"/>
                <w:rFonts w:ascii="Calibri" w:eastAsia="Times New Roman" w:hAnsi="Calibri" w:cs="Times New Roman"/>
                <w:color w:val="000000"/>
                <w:sz w:val="16"/>
                <w:szCs w:val="16"/>
              </w:rPr>
            </w:pPr>
            <w:ins w:id="59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13D658D" w14:textId="77777777" w:rsidTr="00245317">
        <w:trPr>
          <w:cantSplit/>
          <w:trHeight w:val="20"/>
          <w:ins w:id="5972" w:author="David Dayan" w:date="2021-12-03T17:13:00Z"/>
          <w:trPrChange w:id="59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5974" w:author="David Dayan" w:date="2021-12-03T17:18:00Z">
              <w:tcPr>
                <w:tcW w:w="1563" w:type="dxa"/>
                <w:tcBorders>
                  <w:top w:val="nil"/>
                  <w:left w:val="nil"/>
                  <w:bottom w:val="nil"/>
                  <w:right w:val="nil"/>
                </w:tcBorders>
                <w:shd w:val="clear" w:color="auto" w:fill="auto"/>
                <w:noWrap/>
                <w:vAlign w:val="bottom"/>
                <w:hideMark/>
              </w:tcPr>
            </w:tcPrChange>
          </w:tcPr>
          <w:p w14:paraId="611BD577" w14:textId="77777777" w:rsidR="00036D0E" w:rsidRPr="00036D0E" w:rsidRDefault="00036D0E" w:rsidP="00245317">
            <w:pPr>
              <w:spacing w:after="0" w:line="240" w:lineRule="auto"/>
              <w:jc w:val="center"/>
              <w:rPr>
                <w:ins w:id="5975" w:author="David Dayan" w:date="2021-12-03T17:13:00Z"/>
                <w:rFonts w:ascii="Calibri" w:eastAsia="Times New Roman" w:hAnsi="Calibri" w:cs="Times New Roman"/>
                <w:color w:val="000000"/>
                <w:sz w:val="16"/>
                <w:szCs w:val="16"/>
              </w:rPr>
            </w:pPr>
            <w:ins w:id="5976" w:author="David Dayan" w:date="2021-12-03T17:13:00Z">
              <w:r w:rsidRPr="00036D0E">
                <w:rPr>
                  <w:rFonts w:ascii="Calibri" w:eastAsia="Times New Roman" w:hAnsi="Calibri" w:cs="Times New Roman"/>
                  <w:color w:val="000000"/>
                  <w:sz w:val="16"/>
                  <w:szCs w:val="16"/>
                </w:rPr>
                <w:t>OtsAC20ROGR_0159</w:t>
              </w:r>
            </w:ins>
          </w:p>
        </w:tc>
        <w:tc>
          <w:tcPr>
            <w:tcW w:w="746" w:type="dxa"/>
            <w:tcBorders>
              <w:top w:val="nil"/>
              <w:left w:val="nil"/>
              <w:bottom w:val="nil"/>
              <w:right w:val="nil"/>
            </w:tcBorders>
            <w:shd w:val="clear" w:color="auto" w:fill="auto"/>
            <w:noWrap/>
            <w:vAlign w:val="bottom"/>
            <w:hideMark/>
            <w:tcPrChange w:id="5977" w:author="David Dayan" w:date="2021-12-03T17:18:00Z">
              <w:tcPr>
                <w:tcW w:w="746" w:type="dxa"/>
                <w:tcBorders>
                  <w:top w:val="nil"/>
                  <w:left w:val="nil"/>
                  <w:bottom w:val="nil"/>
                  <w:right w:val="nil"/>
                </w:tcBorders>
                <w:shd w:val="clear" w:color="auto" w:fill="auto"/>
                <w:noWrap/>
                <w:vAlign w:val="bottom"/>
                <w:hideMark/>
              </w:tcPr>
            </w:tcPrChange>
          </w:tcPr>
          <w:p w14:paraId="03D9140B" w14:textId="77777777" w:rsidR="00036D0E" w:rsidRPr="00036D0E" w:rsidRDefault="00036D0E" w:rsidP="00245317">
            <w:pPr>
              <w:spacing w:after="0" w:line="240" w:lineRule="auto"/>
              <w:jc w:val="center"/>
              <w:rPr>
                <w:ins w:id="5978" w:author="David Dayan" w:date="2021-12-03T17:13:00Z"/>
                <w:rFonts w:ascii="Calibri" w:eastAsia="Times New Roman" w:hAnsi="Calibri" w:cs="Times New Roman"/>
                <w:color w:val="000000"/>
                <w:sz w:val="16"/>
                <w:szCs w:val="16"/>
              </w:rPr>
            </w:pPr>
            <w:ins w:id="597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5980" w:author="David Dayan" w:date="2021-12-03T17:18:00Z">
              <w:tcPr>
                <w:tcW w:w="599" w:type="dxa"/>
                <w:tcBorders>
                  <w:top w:val="nil"/>
                  <w:left w:val="nil"/>
                  <w:bottom w:val="nil"/>
                  <w:right w:val="nil"/>
                </w:tcBorders>
                <w:shd w:val="clear" w:color="auto" w:fill="auto"/>
                <w:noWrap/>
                <w:vAlign w:val="bottom"/>
                <w:hideMark/>
              </w:tcPr>
            </w:tcPrChange>
          </w:tcPr>
          <w:p w14:paraId="39E2AD5B" w14:textId="77777777" w:rsidR="00036D0E" w:rsidRPr="00036D0E" w:rsidRDefault="00036D0E" w:rsidP="00245317">
            <w:pPr>
              <w:spacing w:after="0" w:line="240" w:lineRule="auto"/>
              <w:jc w:val="center"/>
              <w:rPr>
                <w:ins w:id="5981" w:author="David Dayan" w:date="2021-12-03T17:13:00Z"/>
                <w:rFonts w:ascii="Calibri" w:eastAsia="Times New Roman" w:hAnsi="Calibri" w:cs="Times New Roman"/>
                <w:color w:val="000000"/>
                <w:sz w:val="16"/>
                <w:szCs w:val="16"/>
              </w:rPr>
            </w:pPr>
            <w:ins w:id="598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5983" w:author="David Dayan" w:date="2021-12-03T17:18:00Z">
              <w:tcPr>
                <w:tcW w:w="1142" w:type="dxa"/>
                <w:tcBorders>
                  <w:top w:val="nil"/>
                  <w:left w:val="nil"/>
                  <w:bottom w:val="nil"/>
                  <w:right w:val="nil"/>
                </w:tcBorders>
                <w:shd w:val="clear" w:color="auto" w:fill="auto"/>
                <w:noWrap/>
                <w:vAlign w:val="bottom"/>
                <w:hideMark/>
              </w:tcPr>
            </w:tcPrChange>
          </w:tcPr>
          <w:p w14:paraId="48216136" w14:textId="77777777" w:rsidR="00036D0E" w:rsidRPr="00036D0E" w:rsidRDefault="00036D0E" w:rsidP="00245317">
            <w:pPr>
              <w:spacing w:after="0" w:line="240" w:lineRule="auto"/>
              <w:jc w:val="center"/>
              <w:rPr>
                <w:ins w:id="5984" w:author="David Dayan" w:date="2021-12-03T17:13:00Z"/>
                <w:rFonts w:ascii="Calibri" w:eastAsia="Times New Roman" w:hAnsi="Calibri" w:cs="Times New Roman"/>
                <w:color w:val="000000"/>
                <w:sz w:val="16"/>
                <w:szCs w:val="16"/>
              </w:rPr>
            </w:pPr>
            <w:ins w:id="59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5986" w:author="David Dayan" w:date="2021-12-03T17:18:00Z">
              <w:tcPr>
                <w:tcW w:w="1440" w:type="dxa"/>
                <w:tcBorders>
                  <w:top w:val="nil"/>
                  <w:left w:val="nil"/>
                  <w:bottom w:val="nil"/>
                  <w:right w:val="nil"/>
                </w:tcBorders>
                <w:shd w:val="clear" w:color="auto" w:fill="auto"/>
                <w:noWrap/>
                <w:vAlign w:val="bottom"/>
                <w:hideMark/>
              </w:tcPr>
            </w:tcPrChange>
          </w:tcPr>
          <w:p w14:paraId="439B36B3" w14:textId="77777777" w:rsidR="00036D0E" w:rsidRPr="00036D0E" w:rsidRDefault="00036D0E" w:rsidP="00245317">
            <w:pPr>
              <w:spacing w:after="0" w:line="240" w:lineRule="auto"/>
              <w:jc w:val="center"/>
              <w:rPr>
                <w:ins w:id="5987" w:author="David Dayan" w:date="2021-12-03T17:13:00Z"/>
                <w:rFonts w:ascii="Calibri" w:eastAsia="Times New Roman" w:hAnsi="Calibri" w:cs="Times New Roman"/>
                <w:color w:val="000000"/>
                <w:sz w:val="16"/>
                <w:szCs w:val="16"/>
              </w:rPr>
            </w:pPr>
            <w:ins w:id="59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5989" w:author="David Dayan" w:date="2021-12-03T17:18:00Z">
              <w:tcPr>
                <w:tcW w:w="1530" w:type="dxa"/>
                <w:tcBorders>
                  <w:top w:val="nil"/>
                  <w:left w:val="nil"/>
                  <w:bottom w:val="nil"/>
                  <w:right w:val="nil"/>
                </w:tcBorders>
                <w:shd w:val="clear" w:color="auto" w:fill="auto"/>
                <w:noWrap/>
                <w:vAlign w:val="bottom"/>
                <w:hideMark/>
              </w:tcPr>
            </w:tcPrChange>
          </w:tcPr>
          <w:p w14:paraId="348E41F3" w14:textId="77777777" w:rsidR="00036D0E" w:rsidRPr="00036D0E" w:rsidRDefault="00036D0E" w:rsidP="00245317">
            <w:pPr>
              <w:spacing w:after="0" w:line="240" w:lineRule="auto"/>
              <w:jc w:val="center"/>
              <w:rPr>
                <w:ins w:id="5990" w:author="David Dayan" w:date="2021-12-03T17:13:00Z"/>
                <w:rFonts w:ascii="Calibri" w:eastAsia="Times New Roman" w:hAnsi="Calibri" w:cs="Times New Roman"/>
                <w:color w:val="000000"/>
                <w:sz w:val="16"/>
                <w:szCs w:val="16"/>
              </w:rPr>
            </w:pPr>
            <w:ins w:id="59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5992" w:author="David Dayan" w:date="2021-12-03T17:18:00Z">
              <w:tcPr>
                <w:tcW w:w="898" w:type="dxa"/>
                <w:tcBorders>
                  <w:top w:val="nil"/>
                  <w:left w:val="nil"/>
                  <w:bottom w:val="nil"/>
                  <w:right w:val="nil"/>
                </w:tcBorders>
                <w:shd w:val="clear" w:color="auto" w:fill="auto"/>
                <w:noWrap/>
                <w:vAlign w:val="bottom"/>
                <w:hideMark/>
              </w:tcPr>
            </w:tcPrChange>
          </w:tcPr>
          <w:p w14:paraId="5084E7B6" w14:textId="77777777" w:rsidR="00036D0E" w:rsidRPr="00036D0E" w:rsidRDefault="00036D0E" w:rsidP="00245317">
            <w:pPr>
              <w:spacing w:after="0" w:line="240" w:lineRule="auto"/>
              <w:jc w:val="center"/>
              <w:rPr>
                <w:ins w:id="5993" w:author="David Dayan" w:date="2021-12-03T17:13:00Z"/>
                <w:rFonts w:ascii="Calibri" w:eastAsia="Times New Roman" w:hAnsi="Calibri" w:cs="Times New Roman"/>
                <w:color w:val="000000"/>
                <w:sz w:val="16"/>
                <w:szCs w:val="16"/>
              </w:rPr>
            </w:pPr>
            <w:ins w:id="59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5995" w:author="David Dayan" w:date="2021-12-03T17:18:00Z">
              <w:tcPr>
                <w:tcW w:w="902" w:type="dxa"/>
                <w:tcBorders>
                  <w:top w:val="nil"/>
                  <w:left w:val="nil"/>
                  <w:bottom w:val="nil"/>
                  <w:right w:val="nil"/>
                </w:tcBorders>
                <w:shd w:val="clear" w:color="auto" w:fill="auto"/>
                <w:noWrap/>
                <w:vAlign w:val="bottom"/>
                <w:hideMark/>
              </w:tcPr>
            </w:tcPrChange>
          </w:tcPr>
          <w:p w14:paraId="15BA0231" w14:textId="77777777" w:rsidR="00036D0E" w:rsidRPr="00036D0E" w:rsidRDefault="00036D0E" w:rsidP="00245317">
            <w:pPr>
              <w:spacing w:after="0" w:line="240" w:lineRule="auto"/>
              <w:jc w:val="center"/>
              <w:rPr>
                <w:ins w:id="5996" w:author="David Dayan" w:date="2021-12-03T17:13:00Z"/>
                <w:rFonts w:ascii="Calibri" w:eastAsia="Times New Roman" w:hAnsi="Calibri" w:cs="Times New Roman"/>
                <w:color w:val="000000"/>
                <w:sz w:val="16"/>
                <w:szCs w:val="16"/>
              </w:rPr>
            </w:pPr>
            <w:ins w:id="59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5998" w:author="David Dayan" w:date="2021-12-03T17:18:00Z">
              <w:tcPr>
                <w:tcW w:w="2160" w:type="dxa"/>
                <w:tcBorders>
                  <w:top w:val="nil"/>
                  <w:left w:val="nil"/>
                  <w:bottom w:val="nil"/>
                  <w:right w:val="nil"/>
                </w:tcBorders>
                <w:shd w:val="clear" w:color="auto" w:fill="auto"/>
                <w:noWrap/>
                <w:vAlign w:val="bottom"/>
                <w:hideMark/>
              </w:tcPr>
            </w:tcPrChange>
          </w:tcPr>
          <w:p w14:paraId="1BF2D9CF" w14:textId="77777777" w:rsidR="00036D0E" w:rsidRPr="00036D0E" w:rsidRDefault="00036D0E" w:rsidP="00245317">
            <w:pPr>
              <w:spacing w:after="0" w:line="240" w:lineRule="auto"/>
              <w:jc w:val="center"/>
              <w:rPr>
                <w:ins w:id="5999" w:author="David Dayan" w:date="2021-12-03T17:13:00Z"/>
                <w:rFonts w:ascii="Calibri" w:eastAsia="Times New Roman" w:hAnsi="Calibri" w:cs="Times New Roman"/>
                <w:color w:val="000000"/>
                <w:sz w:val="16"/>
                <w:szCs w:val="16"/>
              </w:rPr>
            </w:pPr>
            <w:ins w:id="60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001" w:author="David Dayan" w:date="2021-12-03T17:18:00Z">
              <w:tcPr>
                <w:tcW w:w="2876" w:type="dxa"/>
                <w:gridSpan w:val="2"/>
                <w:tcBorders>
                  <w:top w:val="nil"/>
                  <w:left w:val="nil"/>
                  <w:bottom w:val="nil"/>
                  <w:right w:val="nil"/>
                </w:tcBorders>
                <w:shd w:val="clear" w:color="auto" w:fill="auto"/>
                <w:noWrap/>
                <w:vAlign w:val="bottom"/>
                <w:hideMark/>
              </w:tcPr>
            </w:tcPrChange>
          </w:tcPr>
          <w:p w14:paraId="4E9AA307" w14:textId="77777777" w:rsidR="00036D0E" w:rsidRPr="00036D0E" w:rsidRDefault="00036D0E" w:rsidP="00245317">
            <w:pPr>
              <w:spacing w:after="0" w:line="240" w:lineRule="auto"/>
              <w:jc w:val="center"/>
              <w:rPr>
                <w:ins w:id="6002" w:author="David Dayan" w:date="2021-12-03T17:13:00Z"/>
                <w:rFonts w:ascii="Calibri" w:eastAsia="Times New Roman" w:hAnsi="Calibri" w:cs="Times New Roman"/>
                <w:color w:val="000000"/>
                <w:sz w:val="16"/>
                <w:szCs w:val="16"/>
              </w:rPr>
            </w:pPr>
            <w:ins w:id="60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004" w:author="David Dayan" w:date="2021-12-03T17:18:00Z">
              <w:tcPr>
                <w:tcW w:w="1426" w:type="dxa"/>
                <w:tcBorders>
                  <w:top w:val="nil"/>
                  <w:left w:val="nil"/>
                  <w:bottom w:val="nil"/>
                  <w:right w:val="nil"/>
                </w:tcBorders>
                <w:shd w:val="clear" w:color="auto" w:fill="auto"/>
                <w:noWrap/>
                <w:vAlign w:val="bottom"/>
                <w:hideMark/>
              </w:tcPr>
            </w:tcPrChange>
          </w:tcPr>
          <w:p w14:paraId="1D6D32AA" w14:textId="77777777" w:rsidR="00036D0E" w:rsidRPr="00036D0E" w:rsidRDefault="00036D0E" w:rsidP="00245317">
            <w:pPr>
              <w:spacing w:after="0" w:line="240" w:lineRule="auto"/>
              <w:jc w:val="center"/>
              <w:rPr>
                <w:ins w:id="6005" w:author="David Dayan" w:date="2021-12-03T17:13:00Z"/>
                <w:rFonts w:ascii="Calibri" w:eastAsia="Times New Roman" w:hAnsi="Calibri" w:cs="Times New Roman"/>
                <w:color w:val="000000"/>
                <w:sz w:val="16"/>
                <w:szCs w:val="16"/>
              </w:rPr>
            </w:pPr>
            <w:ins w:id="60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EF03256" w14:textId="77777777" w:rsidTr="00245317">
        <w:trPr>
          <w:cantSplit/>
          <w:trHeight w:val="20"/>
          <w:ins w:id="6007" w:author="David Dayan" w:date="2021-12-03T17:13:00Z"/>
          <w:trPrChange w:id="60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09" w:author="David Dayan" w:date="2021-12-03T17:18:00Z">
              <w:tcPr>
                <w:tcW w:w="1563" w:type="dxa"/>
                <w:tcBorders>
                  <w:top w:val="nil"/>
                  <w:left w:val="nil"/>
                  <w:bottom w:val="nil"/>
                  <w:right w:val="nil"/>
                </w:tcBorders>
                <w:shd w:val="clear" w:color="auto" w:fill="auto"/>
                <w:noWrap/>
                <w:vAlign w:val="bottom"/>
                <w:hideMark/>
              </w:tcPr>
            </w:tcPrChange>
          </w:tcPr>
          <w:p w14:paraId="2B6D71C5" w14:textId="77777777" w:rsidR="00036D0E" w:rsidRPr="00036D0E" w:rsidRDefault="00036D0E" w:rsidP="00245317">
            <w:pPr>
              <w:spacing w:after="0" w:line="240" w:lineRule="auto"/>
              <w:jc w:val="center"/>
              <w:rPr>
                <w:ins w:id="6010" w:author="David Dayan" w:date="2021-12-03T17:13:00Z"/>
                <w:rFonts w:ascii="Calibri" w:eastAsia="Times New Roman" w:hAnsi="Calibri" w:cs="Times New Roman"/>
                <w:color w:val="000000"/>
                <w:sz w:val="16"/>
                <w:szCs w:val="16"/>
              </w:rPr>
            </w:pPr>
            <w:ins w:id="6011" w:author="David Dayan" w:date="2021-12-03T17:13:00Z">
              <w:r w:rsidRPr="00036D0E">
                <w:rPr>
                  <w:rFonts w:ascii="Calibri" w:eastAsia="Times New Roman" w:hAnsi="Calibri" w:cs="Times New Roman"/>
                  <w:color w:val="000000"/>
                  <w:sz w:val="16"/>
                  <w:szCs w:val="16"/>
                </w:rPr>
                <w:t>OtsAC20ROGR_0160</w:t>
              </w:r>
            </w:ins>
          </w:p>
        </w:tc>
        <w:tc>
          <w:tcPr>
            <w:tcW w:w="746" w:type="dxa"/>
            <w:tcBorders>
              <w:top w:val="nil"/>
              <w:left w:val="nil"/>
              <w:bottom w:val="nil"/>
              <w:right w:val="nil"/>
            </w:tcBorders>
            <w:shd w:val="clear" w:color="auto" w:fill="auto"/>
            <w:noWrap/>
            <w:vAlign w:val="bottom"/>
            <w:hideMark/>
            <w:tcPrChange w:id="6012" w:author="David Dayan" w:date="2021-12-03T17:18:00Z">
              <w:tcPr>
                <w:tcW w:w="746" w:type="dxa"/>
                <w:tcBorders>
                  <w:top w:val="nil"/>
                  <w:left w:val="nil"/>
                  <w:bottom w:val="nil"/>
                  <w:right w:val="nil"/>
                </w:tcBorders>
                <w:shd w:val="clear" w:color="auto" w:fill="auto"/>
                <w:noWrap/>
                <w:vAlign w:val="bottom"/>
                <w:hideMark/>
              </w:tcPr>
            </w:tcPrChange>
          </w:tcPr>
          <w:p w14:paraId="20B2581A" w14:textId="77777777" w:rsidR="00036D0E" w:rsidRPr="00036D0E" w:rsidRDefault="00036D0E" w:rsidP="00245317">
            <w:pPr>
              <w:spacing w:after="0" w:line="240" w:lineRule="auto"/>
              <w:jc w:val="center"/>
              <w:rPr>
                <w:ins w:id="6013" w:author="David Dayan" w:date="2021-12-03T17:13:00Z"/>
                <w:rFonts w:ascii="Calibri" w:eastAsia="Times New Roman" w:hAnsi="Calibri" w:cs="Times New Roman"/>
                <w:color w:val="000000"/>
                <w:sz w:val="16"/>
                <w:szCs w:val="16"/>
              </w:rPr>
            </w:pPr>
            <w:ins w:id="601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15" w:author="David Dayan" w:date="2021-12-03T17:18:00Z">
              <w:tcPr>
                <w:tcW w:w="599" w:type="dxa"/>
                <w:tcBorders>
                  <w:top w:val="nil"/>
                  <w:left w:val="nil"/>
                  <w:bottom w:val="nil"/>
                  <w:right w:val="nil"/>
                </w:tcBorders>
                <w:shd w:val="clear" w:color="auto" w:fill="auto"/>
                <w:noWrap/>
                <w:vAlign w:val="bottom"/>
                <w:hideMark/>
              </w:tcPr>
            </w:tcPrChange>
          </w:tcPr>
          <w:p w14:paraId="74EAB200" w14:textId="77777777" w:rsidR="00036D0E" w:rsidRPr="00036D0E" w:rsidRDefault="00036D0E" w:rsidP="00245317">
            <w:pPr>
              <w:spacing w:after="0" w:line="240" w:lineRule="auto"/>
              <w:jc w:val="center"/>
              <w:rPr>
                <w:ins w:id="6016" w:author="David Dayan" w:date="2021-12-03T17:13:00Z"/>
                <w:rFonts w:ascii="Calibri" w:eastAsia="Times New Roman" w:hAnsi="Calibri" w:cs="Times New Roman"/>
                <w:color w:val="000000"/>
                <w:sz w:val="16"/>
                <w:szCs w:val="16"/>
              </w:rPr>
            </w:pPr>
            <w:ins w:id="601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18" w:author="David Dayan" w:date="2021-12-03T17:18:00Z">
              <w:tcPr>
                <w:tcW w:w="1142" w:type="dxa"/>
                <w:tcBorders>
                  <w:top w:val="nil"/>
                  <w:left w:val="nil"/>
                  <w:bottom w:val="nil"/>
                  <w:right w:val="nil"/>
                </w:tcBorders>
                <w:shd w:val="clear" w:color="auto" w:fill="auto"/>
                <w:noWrap/>
                <w:vAlign w:val="bottom"/>
                <w:hideMark/>
              </w:tcPr>
            </w:tcPrChange>
          </w:tcPr>
          <w:p w14:paraId="6ABB964E" w14:textId="77777777" w:rsidR="00036D0E" w:rsidRPr="00036D0E" w:rsidRDefault="00036D0E" w:rsidP="00245317">
            <w:pPr>
              <w:spacing w:after="0" w:line="240" w:lineRule="auto"/>
              <w:jc w:val="center"/>
              <w:rPr>
                <w:ins w:id="6019" w:author="David Dayan" w:date="2021-12-03T17:13:00Z"/>
                <w:rFonts w:ascii="Calibri" w:eastAsia="Times New Roman" w:hAnsi="Calibri" w:cs="Times New Roman"/>
                <w:color w:val="000000"/>
                <w:sz w:val="16"/>
                <w:szCs w:val="16"/>
              </w:rPr>
            </w:pPr>
            <w:ins w:id="60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21" w:author="David Dayan" w:date="2021-12-03T17:18:00Z">
              <w:tcPr>
                <w:tcW w:w="1440" w:type="dxa"/>
                <w:tcBorders>
                  <w:top w:val="nil"/>
                  <w:left w:val="nil"/>
                  <w:bottom w:val="nil"/>
                  <w:right w:val="nil"/>
                </w:tcBorders>
                <w:shd w:val="clear" w:color="auto" w:fill="auto"/>
                <w:noWrap/>
                <w:vAlign w:val="bottom"/>
                <w:hideMark/>
              </w:tcPr>
            </w:tcPrChange>
          </w:tcPr>
          <w:p w14:paraId="398230F0" w14:textId="77777777" w:rsidR="00036D0E" w:rsidRPr="00036D0E" w:rsidRDefault="00036D0E" w:rsidP="00245317">
            <w:pPr>
              <w:spacing w:after="0" w:line="240" w:lineRule="auto"/>
              <w:jc w:val="center"/>
              <w:rPr>
                <w:ins w:id="6022" w:author="David Dayan" w:date="2021-12-03T17:13:00Z"/>
                <w:rFonts w:ascii="Calibri" w:eastAsia="Times New Roman" w:hAnsi="Calibri" w:cs="Times New Roman"/>
                <w:color w:val="000000"/>
                <w:sz w:val="16"/>
                <w:szCs w:val="16"/>
              </w:rPr>
            </w:pPr>
            <w:ins w:id="60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24" w:author="David Dayan" w:date="2021-12-03T17:18:00Z">
              <w:tcPr>
                <w:tcW w:w="1530" w:type="dxa"/>
                <w:tcBorders>
                  <w:top w:val="nil"/>
                  <w:left w:val="nil"/>
                  <w:bottom w:val="nil"/>
                  <w:right w:val="nil"/>
                </w:tcBorders>
                <w:shd w:val="clear" w:color="auto" w:fill="auto"/>
                <w:noWrap/>
                <w:vAlign w:val="bottom"/>
                <w:hideMark/>
              </w:tcPr>
            </w:tcPrChange>
          </w:tcPr>
          <w:p w14:paraId="529C31AA" w14:textId="77777777" w:rsidR="00036D0E" w:rsidRPr="00036D0E" w:rsidRDefault="00036D0E" w:rsidP="00245317">
            <w:pPr>
              <w:spacing w:after="0" w:line="240" w:lineRule="auto"/>
              <w:jc w:val="center"/>
              <w:rPr>
                <w:ins w:id="6025" w:author="David Dayan" w:date="2021-12-03T17:13:00Z"/>
                <w:rFonts w:ascii="Calibri" w:eastAsia="Times New Roman" w:hAnsi="Calibri" w:cs="Times New Roman"/>
                <w:color w:val="000000"/>
                <w:sz w:val="16"/>
                <w:szCs w:val="16"/>
              </w:rPr>
            </w:pPr>
            <w:ins w:id="60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27" w:author="David Dayan" w:date="2021-12-03T17:18:00Z">
              <w:tcPr>
                <w:tcW w:w="898" w:type="dxa"/>
                <w:tcBorders>
                  <w:top w:val="nil"/>
                  <w:left w:val="nil"/>
                  <w:bottom w:val="nil"/>
                  <w:right w:val="nil"/>
                </w:tcBorders>
                <w:shd w:val="clear" w:color="auto" w:fill="auto"/>
                <w:noWrap/>
                <w:vAlign w:val="bottom"/>
                <w:hideMark/>
              </w:tcPr>
            </w:tcPrChange>
          </w:tcPr>
          <w:p w14:paraId="4D2A35BA" w14:textId="77777777" w:rsidR="00036D0E" w:rsidRPr="00036D0E" w:rsidRDefault="00036D0E" w:rsidP="00245317">
            <w:pPr>
              <w:spacing w:after="0" w:line="240" w:lineRule="auto"/>
              <w:jc w:val="center"/>
              <w:rPr>
                <w:ins w:id="6028" w:author="David Dayan" w:date="2021-12-03T17:13:00Z"/>
                <w:rFonts w:ascii="Calibri" w:eastAsia="Times New Roman" w:hAnsi="Calibri" w:cs="Times New Roman"/>
                <w:color w:val="000000"/>
                <w:sz w:val="16"/>
                <w:szCs w:val="16"/>
              </w:rPr>
            </w:pPr>
            <w:ins w:id="60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30" w:author="David Dayan" w:date="2021-12-03T17:18:00Z">
              <w:tcPr>
                <w:tcW w:w="902" w:type="dxa"/>
                <w:tcBorders>
                  <w:top w:val="nil"/>
                  <w:left w:val="nil"/>
                  <w:bottom w:val="nil"/>
                  <w:right w:val="nil"/>
                </w:tcBorders>
                <w:shd w:val="clear" w:color="auto" w:fill="auto"/>
                <w:noWrap/>
                <w:vAlign w:val="bottom"/>
                <w:hideMark/>
              </w:tcPr>
            </w:tcPrChange>
          </w:tcPr>
          <w:p w14:paraId="675BFAC8" w14:textId="77777777" w:rsidR="00036D0E" w:rsidRPr="00036D0E" w:rsidRDefault="00036D0E" w:rsidP="00245317">
            <w:pPr>
              <w:spacing w:after="0" w:line="240" w:lineRule="auto"/>
              <w:jc w:val="center"/>
              <w:rPr>
                <w:ins w:id="6031" w:author="David Dayan" w:date="2021-12-03T17:13:00Z"/>
                <w:rFonts w:ascii="Calibri" w:eastAsia="Times New Roman" w:hAnsi="Calibri" w:cs="Times New Roman"/>
                <w:color w:val="000000"/>
                <w:sz w:val="16"/>
                <w:szCs w:val="16"/>
              </w:rPr>
            </w:pPr>
            <w:ins w:id="60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33" w:author="David Dayan" w:date="2021-12-03T17:18:00Z">
              <w:tcPr>
                <w:tcW w:w="2160" w:type="dxa"/>
                <w:tcBorders>
                  <w:top w:val="nil"/>
                  <w:left w:val="nil"/>
                  <w:bottom w:val="nil"/>
                  <w:right w:val="nil"/>
                </w:tcBorders>
                <w:shd w:val="clear" w:color="auto" w:fill="auto"/>
                <w:noWrap/>
                <w:vAlign w:val="bottom"/>
                <w:hideMark/>
              </w:tcPr>
            </w:tcPrChange>
          </w:tcPr>
          <w:p w14:paraId="4EB0BF2B" w14:textId="77777777" w:rsidR="00036D0E" w:rsidRPr="00036D0E" w:rsidRDefault="00036D0E" w:rsidP="00245317">
            <w:pPr>
              <w:spacing w:after="0" w:line="240" w:lineRule="auto"/>
              <w:jc w:val="center"/>
              <w:rPr>
                <w:ins w:id="6034" w:author="David Dayan" w:date="2021-12-03T17:13:00Z"/>
                <w:rFonts w:ascii="Calibri" w:eastAsia="Times New Roman" w:hAnsi="Calibri" w:cs="Times New Roman"/>
                <w:color w:val="000000"/>
                <w:sz w:val="16"/>
                <w:szCs w:val="16"/>
              </w:rPr>
            </w:pPr>
            <w:ins w:id="60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036" w:author="David Dayan" w:date="2021-12-03T17:18:00Z">
              <w:tcPr>
                <w:tcW w:w="2876" w:type="dxa"/>
                <w:gridSpan w:val="2"/>
                <w:tcBorders>
                  <w:top w:val="nil"/>
                  <w:left w:val="nil"/>
                  <w:bottom w:val="nil"/>
                  <w:right w:val="nil"/>
                </w:tcBorders>
                <w:shd w:val="clear" w:color="auto" w:fill="auto"/>
                <w:noWrap/>
                <w:vAlign w:val="bottom"/>
                <w:hideMark/>
              </w:tcPr>
            </w:tcPrChange>
          </w:tcPr>
          <w:p w14:paraId="6DA2BFC4" w14:textId="77777777" w:rsidR="00036D0E" w:rsidRPr="00036D0E" w:rsidRDefault="00036D0E" w:rsidP="00245317">
            <w:pPr>
              <w:spacing w:after="0" w:line="240" w:lineRule="auto"/>
              <w:jc w:val="center"/>
              <w:rPr>
                <w:ins w:id="6037" w:author="David Dayan" w:date="2021-12-03T17:13:00Z"/>
                <w:rFonts w:ascii="Calibri" w:eastAsia="Times New Roman" w:hAnsi="Calibri" w:cs="Times New Roman"/>
                <w:color w:val="000000"/>
                <w:sz w:val="16"/>
                <w:szCs w:val="16"/>
              </w:rPr>
            </w:pPr>
            <w:ins w:id="60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039" w:author="David Dayan" w:date="2021-12-03T17:18:00Z">
              <w:tcPr>
                <w:tcW w:w="1426" w:type="dxa"/>
                <w:tcBorders>
                  <w:top w:val="nil"/>
                  <w:left w:val="nil"/>
                  <w:bottom w:val="nil"/>
                  <w:right w:val="nil"/>
                </w:tcBorders>
                <w:shd w:val="clear" w:color="auto" w:fill="auto"/>
                <w:noWrap/>
                <w:vAlign w:val="bottom"/>
                <w:hideMark/>
              </w:tcPr>
            </w:tcPrChange>
          </w:tcPr>
          <w:p w14:paraId="17A3B8AB" w14:textId="77777777" w:rsidR="00036D0E" w:rsidRPr="00036D0E" w:rsidRDefault="00036D0E" w:rsidP="00245317">
            <w:pPr>
              <w:spacing w:after="0" w:line="240" w:lineRule="auto"/>
              <w:jc w:val="center"/>
              <w:rPr>
                <w:ins w:id="6040" w:author="David Dayan" w:date="2021-12-03T17:13:00Z"/>
                <w:rFonts w:ascii="Calibri" w:eastAsia="Times New Roman" w:hAnsi="Calibri" w:cs="Times New Roman"/>
                <w:color w:val="000000"/>
                <w:sz w:val="16"/>
                <w:szCs w:val="16"/>
              </w:rPr>
            </w:pPr>
            <w:ins w:id="60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C895CCB" w14:textId="77777777" w:rsidTr="00245317">
        <w:trPr>
          <w:cantSplit/>
          <w:trHeight w:val="20"/>
          <w:ins w:id="6042" w:author="David Dayan" w:date="2021-12-03T17:13:00Z"/>
          <w:trPrChange w:id="60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44" w:author="David Dayan" w:date="2021-12-03T17:18:00Z">
              <w:tcPr>
                <w:tcW w:w="1563" w:type="dxa"/>
                <w:tcBorders>
                  <w:top w:val="nil"/>
                  <w:left w:val="nil"/>
                  <w:bottom w:val="nil"/>
                  <w:right w:val="nil"/>
                </w:tcBorders>
                <w:shd w:val="clear" w:color="auto" w:fill="auto"/>
                <w:noWrap/>
                <w:vAlign w:val="bottom"/>
                <w:hideMark/>
              </w:tcPr>
            </w:tcPrChange>
          </w:tcPr>
          <w:p w14:paraId="5FC8129D" w14:textId="77777777" w:rsidR="00036D0E" w:rsidRPr="00036D0E" w:rsidRDefault="00036D0E" w:rsidP="00245317">
            <w:pPr>
              <w:spacing w:after="0" w:line="240" w:lineRule="auto"/>
              <w:jc w:val="center"/>
              <w:rPr>
                <w:ins w:id="6045" w:author="David Dayan" w:date="2021-12-03T17:13:00Z"/>
                <w:rFonts w:ascii="Calibri" w:eastAsia="Times New Roman" w:hAnsi="Calibri" w:cs="Times New Roman"/>
                <w:color w:val="000000"/>
                <w:sz w:val="16"/>
                <w:szCs w:val="16"/>
              </w:rPr>
            </w:pPr>
            <w:ins w:id="6046" w:author="David Dayan" w:date="2021-12-03T17:13:00Z">
              <w:r w:rsidRPr="00036D0E">
                <w:rPr>
                  <w:rFonts w:ascii="Calibri" w:eastAsia="Times New Roman" w:hAnsi="Calibri" w:cs="Times New Roman"/>
                  <w:color w:val="000000"/>
                  <w:sz w:val="16"/>
                  <w:szCs w:val="16"/>
                </w:rPr>
                <w:t>OtsAC20ROGR_0161</w:t>
              </w:r>
            </w:ins>
          </w:p>
        </w:tc>
        <w:tc>
          <w:tcPr>
            <w:tcW w:w="746" w:type="dxa"/>
            <w:tcBorders>
              <w:top w:val="nil"/>
              <w:left w:val="nil"/>
              <w:bottom w:val="nil"/>
              <w:right w:val="nil"/>
            </w:tcBorders>
            <w:shd w:val="clear" w:color="auto" w:fill="auto"/>
            <w:noWrap/>
            <w:vAlign w:val="bottom"/>
            <w:hideMark/>
            <w:tcPrChange w:id="6047" w:author="David Dayan" w:date="2021-12-03T17:18:00Z">
              <w:tcPr>
                <w:tcW w:w="746" w:type="dxa"/>
                <w:tcBorders>
                  <w:top w:val="nil"/>
                  <w:left w:val="nil"/>
                  <w:bottom w:val="nil"/>
                  <w:right w:val="nil"/>
                </w:tcBorders>
                <w:shd w:val="clear" w:color="auto" w:fill="auto"/>
                <w:noWrap/>
                <w:vAlign w:val="bottom"/>
                <w:hideMark/>
              </w:tcPr>
            </w:tcPrChange>
          </w:tcPr>
          <w:p w14:paraId="197EF72A" w14:textId="77777777" w:rsidR="00036D0E" w:rsidRPr="00036D0E" w:rsidRDefault="00036D0E" w:rsidP="00245317">
            <w:pPr>
              <w:spacing w:after="0" w:line="240" w:lineRule="auto"/>
              <w:jc w:val="center"/>
              <w:rPr>
                <w:ins w:id="6048" w:author="David Dayan" w:date="2021-12-03T17:13:00Z"/>
                <w:rFonts w:ascii="Calibri" w:eastAsia="Times New Roman" w:hAnsi="Calibri" w:cs="Times New Roman"/>
                <w:color w:val="000000"/>
                <w:sz w:val="16"/>
                <w:szCs w:val="16"/>
              </w:rPr>
            </w:pPr>
            <w:ins w:id="604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50" w:author="David Dayan" w:date="2021-12-03T17:18:00Z">
              <w:tcPr>
                <w:tcW w:w="599" w:type="dxa"/>
                <w:tcBorders>
                  <w:top w:val="nil"/>
                  <w:left w:val="nil"/>
                  <w:bottom w:val="nil"/>
                  <w:right w:val="nil"/>
                </w:tcBorders>
                <w:shd w:val="clear" w:color="auto" w:fill="auto"/>
                <w:noWrap/>
                <w:vAlign w:val="bottom"/>
                <w:hideMark/>
              </w:tcPr>
            </w:tcPrChange>
          </w:tcPr>
          <w:p w14:paraId="36DCCFD7" w14:textId="77777777" w:rsidR="00036D0E" w:rsidRPr="00036D0E" w:rsidRDefault="00036D0E" w:rsidP="00245317">
            <w:pPr>
              <w:spacing w:after="0" w:line="240" w:lineRule="auto"/>
              <w:jc w:val="center"/>
              <w:rPr>
                <w:ins w:id="6051" w:author="David Dayan" w:date="2021-12-03T17:13:00Z"/>
                <w:rFonts w:ascii="Calibri" w:eastAsia="Times New Roman" w:hAnsi="Calibri" w:cs="Times New Roman"/>
                <w:color w:val="000000"/>
                <w:sz w:val="16"/>
                <w:szCs w:val="16"/>
              </w:rPr>
            </w:pPr>
            <w:ins w:id="605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53" w:author="David Dayan" w:date="2021-12-03T17:18:00Z">
              <w:tcPr>
                <w:tcW w:w="1142" w:type="dxa"/>
                <w:tcBorders>
                  <w:top w:val="nil"/>
                  <w:left w:val="nil"/>
                  <w:bottom w:val="nil"/>
                  <w:right w:val="nil"/>
                </w:tcBorders>
                <w:shd w:val="clear" w:color="auto" w:fill="auto"/>
                <w:noWrap/>
                <w:vAlign w:val="bottom"/>
                <w:hideMark/>
              </w:tcPr>
            </w:tcPrChange>
          </w:tcPr>
          <w:p w14:paraId="501E2CD1" w14:textId="77777777" w:rsidR="00036D0E" w:rsidRPr="00036D0E" w:rsidRDefault="00036D0E" w:rsidP="00245317">
            <w:pPr>
              <w:spacing w:after="0" w:line="240" w:lineRule="auto"/>
              <w:jc w:val="center"/>
              <w:rPr>
                <w:ins w:id="6054" w:author="David Dayan" w:date="2021-12-03T17:13:00Z"/>
                <w:rFonts w:ascii="Calibri" w:eastAsia="Times New Roman" w:hAnsi="Calibri" w:cs="Times New Roman"/>
                <w:color w:val="000000"/>
                <w:sz w:val="16"/>
                <w:szCs w:val="16"/>
              </w:rPr>
            </w:pPr>
            <w:ins w:id="60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56" w:author="David Dayan" w:date="2021-12-03T17:18:00Z">
              <w:tcPr>
                <w:tcW w:w="1440" w:type="dxa"/>
                <w:tcBorders>
                  <w:top w:val="nil"/>
                  <w:left w:val="nil"/>
                  <w:bottom w:val="nil"/>
                  <w:right w:val="nil"/>
                </w:tcBorders>
                <w:shd w:val="clear" w:color="auto" w:fill="auto"/>
                <w:noWrap/>
                <w:vAlign w:val="bottom"/>
                <w:hideMark/>
              </w:tcPr>
            </w:tcPrChange>
          </w:tcPr>
          <w:p w14:paraId="30AA333B" w14:textId="77777777" w:rsidR="00036D0E" w:rsidRPr="00036D0E" w:rsidRDefault="00036D0E" w:rsidP="00245317">
            <w:pPr>
              <w:spacing w:after="0" w:line="240" w:lineRule="auto"/>
              <w:jc w:val="center"/>
              <w:rPr>
                <w:ins w:id="6057" w:author="David Dayan" w:date="2021-12-03T17:13:00Z"/>
                <w:rFonts w:ascii="Calibri" w:eastAsia="Times New Roman" w:hAnsi="Calibri" w:cs="Times New Roman"/>
                <w:color w:val="000000"/>
                <w:sz w:val="16"/>
                <w:szCs w:val="16"/>
              </w:rPr>
            </w:pPr>
            <w:ins w:id="60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59" w:author="David Dayan" w:date="2021-12-03T17:18:00Z">
              <w:tcPr>
                <w:tcW w:w="1530" w:type="dxa"/>
                <w:tcBorders>
                  <w:top w:val="nil"/>
                  <w:left w:val="nil"/>
                  <w:bottom w:val="nil"/>
                  <w:right w:val="nil"/>
                </w:tcBorders>
                <w:shd w:val="clear" w:color="auto" w:fill="auto"/>
                <w:noWrap/>
                <w:vAlign w:val="bottom"/>
                <w:hideMark/>
              </w:tcPr>
            </w:tcPrChange>
          </w:tcPr>
          <w:p w14:paraId="0C7C2817" w14:textId="77777777" w:rsidR="00036D0E" w:rsidRPr="00036D0E" w:rsidRDefault="00036D0E" w:rsidP="00245317">
            <w:pPr>
              <w:spacing w:after="0" w:line="240" w:lineRule="auto"/>
              <w:jc w:val="center"/>
              <w:rPr>
                <w:ins w:id="6060" w:author="David Dayan" w:date="2021-12-03T17:13:00Z"/>
                <w:rFonts w:ascii="Calibri" w:eastAsia="Times New Roman" w:hAnsi="Calibri" w:cs="Times New Roman"/>
                <w:color w:val="000000"/>
                <w:sz w:val="16"/>
                <w:szCs w:val="16"/>
              </w:rPr>
            </w:pPr>
            <w:ins w:id="60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62" w:author="David Dayan" w:date="2021-12-03T17:18:00Z">
              <w:tcPr>
                <w:tcW w:w="898" w:type="dxa"/>
                <w:tcBorders>
                  <w:top w:val="nil"/>
                  <w:left w:val="nil"/>
                  <w:bottom w:val="nil"/>
                  <w:right w:val="nil"/>
                </w:tcBorders>
                <w:shd w:val="clear" w:color="auto" w:fill="auto"/>
                <w:noWrap/>
                <w:vAlign w:val="bottom"/>
                <w:hideMark/>
              </w:tcPr>
            </w:tcPrChange>
          </w:tcPr>
          <w:p w14:paraId="121AC30A" w14:textId="77777777" w:rsidR="00036D0E" w:rsidRPr="00036D0E" w:rsidRDefault="00036D0E" w:rsidP="00245317">
            <w:pPr>
              <w:spacing w:after="0" w:line="240" w:lineRule="auto"/>
              <w:jc w:val="center"/>
              <w:rPr>
                <w:ins w:id="6063" w:author="David Dayan" w:date="2021-12-03T17:13:00Z"/>
                <w:rFonts w:ascii="Calibri" w:eastAsia="Times New Roman" w:hAnsi="Calibri" w:cs="Times New Roman"/>
                <w:color w:val="000000"/>
                <w:sz w:val="16"/>
                <w:szCs w:val="16"/>
              </w:rPr>
            </w:pPr>
            <w:ins w:id="60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065" w:author="David Dayan" w:date="2021-12-03T17:18:00Z">
              <w:tcPr>
                <w:tcW w:w="902" w:type="dxa"/>
                <w:tcBorders>
                  <w:top w:val="nil"/>
                  <w:left w:val="nil"/>
                  <w:bottom w:val="nil"/>
                  <w:right w:val="nil"/>
                </w:tcBorders>
                <w:shd w:val="clear" w:color="auto" w:fill="auto"/>
                <w:noWrap/>
                <w:vAlign w:val="bottom"/>
                <w:hideMark/>
              </w:tcPr>
            </w:tcPrChange>
          </w:tcPr>
          <w:p w14:paraId="27B91174" w14:textId="77777777" w:rsidR="00036D0E" w:rsidRPr="00036D0E" w:rsidRDefault="00036D0E" w:rsidP="00245317">
            <w:pPr>
              <w:spacing w:after="0" w:line="240" w:lineRule="auto"/>
              <w:jc w:val="center"/>
              <w:rPr>
                <w:ins w:id="6066" w:author="David Dayan" w:date="2021-12-03T17:13:00Z"/>
                <w:rFonts w:ascii="Calibri" w:eastAsia="Times New Roman" w:hAnsi="Calibri" w:cs="Times New Roman"/>
                <w:color w:val="000000"/>
                <w:sz w:val="16"/>
                <w:szCs w:val="16"/>
              </w:rPr>
            </w:pPr>
            <w:ins w:id="60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068" w:author="David Dayan" w:date="2021-12-03T17:18:00Z">
              <w:tcPr>
                <w:tcW w:w="2160" w:type="dxa"/>
                <w:tcBorders>
                  <w:top w:val="nil"/>
                  <w:left w:val="nil"/>
                  <w:bottom w:val="nil"/>
                  <w:right w:val="nil"/>
                </w:tcBorders>
                <w:shd w:val="clear" w:color="auto" w:fill="auto"/>
                <w:noWrap/>
                <w:vAlign w:val="bottom"/>
                <w:hideMark/>
              </w:tcPr>
            </w:tcPrChange>
          </w:tcPr>
          <w:p w14:paraId="01DF592D" w14:textId="77777777" w:rsidR="00036D0E" w:rsidRPr="00036D0E" w:rsidRDefault="00036D0E" w:rsidP="00245317">
            <w:pPr>
              <w:spacing w:after="0" w:line="240" w:lineRule="auto"/>
              <w:jc w:val="center"/>
              <w:rPr>
                <w:ins w:id="6069" w:author="David Dayan" w:date="2021-12-03T17:13:00Z"/>
                <w:rFonts w:ascii="Calibri" w:eastAsia="Times New Roman" w:hAnsi="Calibri" w:cs="Times New Roman"/>
                <w:color w:val="000000"/>
                <w:sz w:val="16"/>
                <w:szCs w:val="16"/>
              </w:rPr>
            </w:pPr>
            <w:ins w:id="60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071" w:author="David Dayan" w:date="2021-12-03T17:18:00Z">
              <w:tcPr>
                <w:tcW w:w="2876" w:type="dxa"/>
                <w:gridSpan w:val="2"/>
                <w:tcBorders>
                  <w:top w:val="nil"/>
                  <w:left w:val="nil"/>
                  <w:bottom w:val="nil"/>
                  <w:right w:val="nil"/>
                </w:tcBorders>
                <w:shd w:val="clear" w:color="auto" w:fill="auto"/>
                <w:noWrap/>
                <w:vAlign w:val="bottom"/>
                <w:hideMark/>
              </w:tcPr>
            </w:tcPrChange>
          </w:tcPr>
          <w:p w14:paraId="706CB224" w14:textId="77777777" w:rsidR="00036D0E" w:rsidRPr="00036D0E" w:rsidRDefault="00036D0E" w:rsidP="00245317">
            <w:pPr>
              <w:spacing w:after="0" w:line="240" w:lineRule="auto"/>
              <w:jc w:val="center"/>
              <w:rPr>
                <w:ins w:id="6072" w:author="David Dayan" w:date="2021-12-03T17:13:00Z"/>
                <w:rFonts w:ascii="Calibri" w:eastAsia="Times New Roman" w:hAnsi="Calibri" w:cs="Times New Roman"/>
                <w:color w:val="000000"/>
                <w:sz w:val="16"/>
                <w:szCs w:val="16"/>
              </w:rPr>
            </w:pPr>
            <w:ins w:id="60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074" w:author="David Dayan" w:date="2021-12-03T17:18:00Z">
              <w:tcPr>
                <w:tcW w:w="1426" w:type="dxa"/>
                <w:tcBorders>
                  <w:top w:val="nil"/>
                  <w:left w:val="nil"/>
                  <w:bottom w:val="nil"/>
                  <w:right w:val="nil"/>
                </w:tcBorders>
                <w:shd w:val="clear" w:color="auto" w:fill="auto"/>
                <w:noWrap/>
                <w:vAlign w:val="bottom"/>
                <w:hideMark/>
              </w:tcPr>
            </w:tcPrChange>
          </w:tcPr>
          <w:p w14:paraId="14FB0206" w14:textId="77777777" w:rsidR="00036D0E" w:rsidRPr="00036D0E" w:rsidRDefault="00036D0E" w:rsidP="00245317">
            <w:pPr>
              <w:spacing w:after="0" w:line="240" w:lineRule="auto"/>
              <w:jc w:val="center"/>
              <w:rPr>
                <w:ins w:id="6075" w:author="David Dayan" w:date="2021-12-03T17:13:00Z"/>
                <w:rFonts w:ascii="Calibri" w:eastAsia="Times New Roman" w:hAnsi="Calibri" w:cs="Times New Roman"/>
                <w:color w:val="000000"/>
                <w:sz w:val="16"/>
                <w:szCs w:val="16"/>
              </w:rPr>
            </w:pPr>
            <w:ins w:id="60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C863BD4" w14:textId="77777777" w:rsidTr="00245317">
        <w:trPr>
          <w:cantSplit/>
          <w:trHeight w:val="20"/>
          <w:ins w:id="6077" w:author="David Dayan" w:date="2021-12-03T17:13:00Z"/>
          <w:trPrChange w:id="60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079" w:author="David Dayan" w:date="2021-12-03T17:18:00Z">
              <w:tcPr>
                <w:tcW w:w="1563" w:type="dxa"/>
                <w:tcBorders>
                  <w:top w:val="nil"/>
                  <w:left w:val="nil"/>
                  <w:bottom w:val="nil"/>
                  <w:right w:val="nil"/>
                </w:tcBorders>
                <w:shd w:val="clear" w:color="auto" w:fill="auto"/>
                <w:noWrap/>
                <w:vAlign w:val="bottom"/>
                <w:hideMark/>
              </w:tcPr>
            </w:tcPrChange>
          </w:tcPr>
          <w:p w14:paraId="3CB9D5ED" w14:textId="77777777" w:rsidR="00036D0E" w:rsidRPr="00036D0E" w:rsidRDefault="00036D0E" w:rsidP="00245317">
            <w:pPr>
              <w:spacing w:after="0" w:line="240" w:lineRule="auto"/>
              <w:jc w:val="center"/>
              <w:rPr>
                <w:ins w:id="6080" w:author="David Dayan" w:date="2021-12-03T17:13:00Z"/>
                <w:rFonts w:ascii="Calibri" w:eastAsia="Times New Roman" w:hAnsi="Calibri" w:cs="Times New Roman"/>
                <w:color w:val="000000"/>
                <w:sz w:val="16"/>
                <w:szCs w:val="16"/>
              </w:rPr>
            </w:pPr>
            <w:ins w:id="6081" w:author="David Dayan" w:date="2021-12-03T17:13:00Z">
              <w:r w:rsidRPr="00036D0E">
                <w:rPr>
                  <w:rFonts w:ascii="Calibri" w:eastAsia="Times New Roman" w:hAnsi="Calibri" w:cs="Times New Roman"/>
                  <w:color w:val="000000"/>
                  <w:sz w:val="16"/>
                  <w:szCs w:val="16"/>
                </w:rPr>
                <w:t>OtsAC20ROGR_0162</w:t>
              </w:r>
            </w:ins>
          </w:p>
        </w:tc>
        <w:tc>
          <w:tcPr>
            <w:tcW w:w="746" w:type="dxa"/>
            <w:tcBorders>
              <w:top w:val="nil"/>
              <w:left w:val="nil"/>
              <w:bottom w:val="nil"/>
              <w:right w:val="nil"/>
            </w:tcBorders>
            <w:shd w:val="clear" w:color="auto" w:fill="auto"/>
            <w:noWrap/>
            <w:vAlign w:val="bottom"/>
            <w:hideMark/>
            <w:tcPrChange w:id="6082" w:author="David Dayan" w:date="2021-12-03T17:18:00Z">
              <w:tcPr>
                <w:tcW w:w="746" w:type="dxa"/>
                <w:tcBorders>
                  <w:top w:val="nil"/>
                  <w:left w:val="nil"/>
                  <w:bottom w:val="nil"/>
                  <w:right w:val="nil"/>
                </w:tcBorders>
                <w:shd w:val="clear" w:color="auto" w:fill="auto"/>
                <w:noWrap/>
                <w:vAlign w:val="bottom"/>
                <w:hideMark/>
              </w:tcPr>
            </w:tcPrChange>
          </w:tcPr>
          <w:p w14:paraId="4050BA71" w14:textId="77777777" w:rsidR="00036D0E" w:rsidRPr="00036D0E" w:rsidRDefault="00036D0E" w:rsidP="00245317">
            <w:pPr>
              <w:spacing w:after="0" w:line="240" w:lineRule="auto"/>
              <w:jc w:val="center"/>
              <w:rPr>
                <w:ins w:id="6083" w:author="David Dayan" w:date="2021-12-03T17:13:00Z"/>
                <w:rFonts w:ascii="Calibri" w:eastAsia="Times New Roman" w:hAnsi="Calibri" w:cs="Times New Roman"/>
                <w:color w:val="000000"/>
                <w:sz w:val="16"/>
                <w:szCs w:val="16"/>
              </w:rPr>
            </w:pPr>
            <w:ins w:id="608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085" w:author="David Dayan" w:date="2021-12-03T17:18:00Z">
              <w:tcPr>
                <w:tcW w:w="599" w:type="dxa"/>
                <w:tcBorders>
                  <w:top w:val="nil"/>
                  <w:left w:val="nil"/>
                  <w:bottom w:val="nil"/>
                  <w:right w:val="nil"/>
                </w:tcBorders>
                <w:shd w:val="clear" w:color="auto" w:fill="auto"/>
                <w:noWrap/>
                <w:vAlign w:val="bottom"/>
                <w:hideMark/>
              </w:tcPr>
            </w:tcPrChange>
          </w:tcPr>
          <w:p w14:paraId="740D569E" w14:textId="77777777" w:rsidR="00036D0E" w:rsidRPr="00036D0E" w:rsidRDefault="00036D0E" w:rsidP="00245317">
            <w:pPr>
              <w:spacing w:after="0" w:line="240" w:lineRule="auto"/>
              <w:jc w:val="center"/>
              <w:rPr>
                <w:ins w:id="6086" w:author="David Dayan" w:date="2021-12-03T17:13:00Z"/>
                <w:rFonts w:ascii="Calibri" w:eastAsia="Times New Roman" w:hAnsi="Calibri" w:cs="Times New Roman"/>
                <w:color w:val="000000"/>
                <w:sz w:val="16"/>
                <w:szCs w:val="16"/>
              </w:rPr>
            </w:pPr>
            <w:ins w:id="608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088" w:author="David Dayan" w:date="2021-12-03T17:18:00Z">
              <w:tcPr>
                <w:tcW w:w="1142" w:type="dxa"/>
                <w:tcBorders>
                  <w:top w:val="nil"/>
                  <w:left w:val="nil"/>
                  <w:bottom w:val="nil"/>
                  <w:right w:val="nil"/>
                </w:tcBorders>
                <w:shd w:val="clear" w:color="auto" w:fill="auto"/>
                <w:noWrap/>
                <w:vAlign w:val="bottom"/>
                <w:hideMark/>
              </w:tcPr>
            </w:tcPrChange>
          </w:tcPr>
          <w:p w14:paraId="3EC0D5DF" w14:textId="77777777" w:rsidR="00036D0E" w:rsidRPr="00036D0E" w:rsidRDefault="00036D0E" w:rsidP="00245317">
            <w:pPr>
              <w:spacing w:after="0" w:line="240" w:lineRule="auto"/>
              <w:jc w:val="center"/>
              <w:rPr>
                <w:ins w:id="6089" w:author="David Dayan" w:date="2021-12-03T17:13:00Z"/>
                <w:rFonts w:ascii="Calibri" w:eastAsia="Times New Roman" w:hAnsi="Calibri" w:cs="Times New Roman"/>
                <w:color w:val="000000"/>
                <w:sz w:val="16"/>
                <w:szCs w:val="16"/>
              </w:rPr>
            </w:pPr>
            <w:ins w:id="60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091" w:author="David Dayan" w:date="2021-12-03T17:18:00Z">
              <w:tcPr>
                <w:tcW w:w="1440" w:type="dxa"/>
                <w:tcBorders>
                  <w:top w:val="nil"/>
                  <w:left w:val="nil"/>
                  <w:bottom w:val="nil"/>
                  <w:right w:val="nil"/>
                </w:tcBorders>
                <w:shd w:val="clear" w:color="auto" w:fill="auto"/>
                <w:noWrap/>
                <w:vAlign w:val="bottom"/>
                <w:hideMark/>
              </w:tcPr>
            </w:tcPrChange>
          </w:tcPr>
          <w:p w14:paraId="06D9AA33" w14:textId="77777777" w:rsidR="00036D0E" w:rsidRPr="00036D0E" w:rsidRDefault="00036D0E" w:rsidP="00245317">
            <w:pPr>
              <w:spacing w:after="0" w:line="240" w:lineRule="auto"/>
              <w:jc w:val="center"/>
              <w:rPr>
                <w:ins w:id="6092" w:author="David Dayan" w:date="2021-12-03T17:13:00Z"/>
                <w:rFonts w:ascii="Calibri" w:eastAsia="Times New Roman" w:hAnsi="Calibri" w:cs="Times New Roman"/>
                <w:color w:val="000000"/>
                <w:sz w:val="16"/>
                <w:szCs w:val="16"/>
              </w:rPr>
            </w:pPr>
            <w:ins w:id="60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094" w:author="David Dayan" w:date="2021-12-03T17:18:00Z">
              <w:tcPr>
                <w:tcW w:w="1530" w:type="dxa"/>
                <w:tcBorders>
                  <w:top w:val="nil"/>
                  <w:left w:val="nil"/>
                  <w:bottom w:val="nil"/>
                  <w:right w:val="nil"/>
                </w:tcBorders>
                <w:shd w:val="clear" w:color="auto" w:fill="auto"/>
                <w:noWrap/>
                <w:vAlign w:val="bottom"/>
                <w:hideMark/>
              </w:tcPr>
            </w:tcPrChange>
          </w:tcPr>
          <w:p w14:paraId="6763265D" w14:textId="77777777" w:rsidR="00036D0E" w:rsidRPr="00036D0E" w:rsidRDefault="00036D0E" w:rsidP="00245317">
            <w:pPr>
              <w:spacing w:after="0" w:line="240" w:lineRule="auto"/>
              <w:jc w:val="center"/>
              <w:rPr>
                <w:ins w:id="6095" w:author="David Dayan" w:date="2021-12-03T17:13:00Z"/>
                <w:rFonts w:ascii="Calibri" w:eastAsia="Times New Roman" w:hAnsi="Calibri" w:cs="Times New Roman"/>
                <w:color w:val="000000"/>
                <w:sz w:val="16"/>
                <w:szCs w:val="16"/>
              </w:rPr>
            </w:pPr>
            <w:ins w:id="60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097" w:author="David Dayan" w:date="2021-12-03T17:18:00Z">
              <w:tcPr>
                <w:tcW w:w="898" w:type="dxa"/>
                <w:tcBorders>
                  <w:top w:val="nil"/>
                  <w:left w:val="nil"/>
                  <w:bottom w:val="nil"/>
                  <w:right w:val="nil"/>
                </w:tcBorders>
                <w:shd w:val="clear" w:color="auto" w:fill="auto"/>
                <w:noWrap/>
                <w:vAlign w:val="bottom"/>
                <w:hideMark/>
              </w:tcPr>
            </w:tcPrChange>
          </w:tcPr>
          <w:p w14:paraId="61C3B4B2" w14:textId="77777777" w:rsidR="00036D0E" w:rsidRPr="00036D0E" w:rsidRDefault="00036D0E" w:rsidP="00245317">
            <w:pPr>
              <w:spacing w:after="0" w:line="240" w:lineRule="auto"/>
              <w:jc w:val="center"/>
              <w:rPr>
                <w:ins w:id="6098" w:author="David Dayan" w:date="2021-12-03T17:13:00Z"/>
                <w:rFonts w:ascii="Calibri" w:eastAsia="Times New Roman" w:hAnsi="Calibri" w:cs="Times New Roman"/>
                <w:color w:val="000000"/>
                <w:sz w:val="16"/>
                <w:szCs w:val="16"/>
              </w:rPr>
            </w:pPr>
            <w:ins w:id="60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00" w:author="David Dayan" w:date="2021-12-03T17:18:00Z">
              <w:tcPr>
                <w:tcW w:w="902" w:type="dxa"/>
                <w:tcBorders>
                  <w:top w:val="nil"/>
                  <w:left w:val="nil"/>
                  <w:bottom w:val="nil"/>
                  <w:right w:val="nil"/>
                </w:tcBorders>
                <w:shd w:val="clear" w:color="auto" w:fill="auto"/>
                <w:noWrap/>
                <w:vAlign w:val="bottom"/>
                <w:hideMark/>
              </w:tcPr>
            </w:tcPrChange>
          </w:tcPr>
          <w:p w14:paraId="2BF7F49F" w14:textId="77777777" w:rsidR="00036D0E" w:rsidRPr="00036D0E" w:rsidRDefault="00036D0E" w:rsidP="00245317">
            <w:pPr>
              <w:spacing w:after="0" w:line="240" w:lineRule="auto"/>
              <w:jc w:val="center"/>
              <w:rPr>
                <w:ins w:id="6101" w:author="David Dayan" w:date="2021-12-03T17:13:00Z"/>
                <w:rFonts w:ascii="Calibri" w:eastAsia="Times New Roman" w:hAnsi="Calibri" w:cs="Times New Roman"/>
                <w:color w:val="000000"/>
                <w:sz w:val="16"/>
                <w:szCs w:val="16"/>
              </w:rPr>
            </w:pPr>
            <w:ins w:id="61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03" w:author="David Dayan" w:date="2021-12-03T17:18:00Z">
              <w:tcPr>
                <w:tcW w:w="2160" w:type="dxa"/>
                <w:tcBorders>
                  <w:top w:val="nil"/>
                  <w:left w:val="nil"/>
                  <w:bottom w:val="nil"/>
                  <w:right w:val="nil"/>
                </w:tcBorders>
                <w:shd w:val="clear" w:color="auto" w:fill="auto"/>
                <w:noWrap/>
                <w:vAlign w:val="bottom"/>
                <w:hideMark/>
              </w:tcPr>
            </w:tcPrChange>
          </w:tcPr>
          <w:p w14:paraId="62703713" w14:textId="77777777" w:rsidR="00036D0E" w:rsidRPr="00036D0E" w:rsidRDefault="00036D0E" w:rsidP="00245317">
            <w:pPr>
              <w:spacing w:after="0" w:line="240" w:lineRule="auto"/>
              <w:jc w:val="center"/>
              <w:rPr>
                <w:ins w:id="6104" w:author="David Dayan" w:date="2021-12-03T17:13:00Z"/>
                <w:rFonts w:ascii="Calibri" w:eastAsia="Times New Roman" w:hAnsi="Calibri" w:cs="Times New Roman"/>
                <w:color w:val="000000"/>
                <w:sz w:val="16"/>
                <w:szCs w:val="16"/>
              </w:rPr>
            </w:pPr>
            <w:ins w:id="61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106" w:author="David Dayan" w:date="2021-12-03T17:18:00Z">
              <w:tcPr>
                <w:tcW w:w="2876" w:type="dxa"/>
                <w:gridSpan w:val="2"/>
                <w:tcBorders>
                  <w:top w:val="nil"/>
                  <w:left w:val="nil"/>
                  <w:bottom w:val="nil"/>
                  <w:right w:val="nil"/>
                </w:tcBorders>
                <w:shd w:val="clear" w:color="auto" w:fill="auto"/>
                <w:noWrap/>
                <w:vAlign w:val="bottom"/>
                <w:hideMark/>
              </w:tcPr>
            </w:tcPrChange>
          </w:tcPr>
          <w:p w14:paraId="05FDC067" w14:textId="77777777" w:rsidR="00036D0E" w:rsidRPr="00036D0E" w:rsidRDefault="00036D0E" w:rsidP="00245317">
            <w:pPr>
              <w:spacing w:after="0" w:line="240" w:lineRule="auto"/>
              <w:jc w:val="center"/>
              <w:rPr>
                <w:ins w:id="6107" w:author="David Dayan" w:date="2021-12-03T17:13:00Z"/>
                <w:rFonts w:ascii="Calibri" w:eastAsia="Times New Roman" w:hAnsi="Calibri" w:cs="Times New Roman"/>
                <w:color w:val="000000"/>
                <w:sz w:val="16"/>
                <w:szCs w:val="16"/>
              </w:rPr>
            </w:pPr>
            <w:ins w:id="61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109" w:author="David Dayan" w:date="2021-12-03T17:18:00Z">
              <w:tcPr>
                <w:tcW w:w="1426" w:type="dxa"/>
                <w:tcBorders>
                  <w:top w:val="nil"/>
                  <w:left w:val="nil"/>
                  <w:bottom w:val="nil"/>
                  <w:right w:val="nil"/>
                </w:tcBorders>
                <w:shd w:val="clear" w:color="auto" w:fill="auto"/>
                <w:noWrap/>
                <w:vAlign w:val="bottom"/>
                <w:hideMark/>
              </w:tcPr>
            </w:tcPrChange>
          </w:tcPr>
          <w:p w14:paraId="72CAE37E" w14:textId="77777777" w:rsidR="00036D0E" w:rsidRPr="00036D0E" w:rsidRDefault="00036D0E" w:rsidP="00245317">
            <w:pPr>
              <w:spacing w:after="0" w:line="240" w:lineRule="auto"/>
              <w:jc w:val="center"/>
              <w:rPr>
                <w:ins w:id="6110" w:author="David Dayan" w:date="2021-12-03T17:13:00Z"/>
                <w:rFonts w:ascii="Calibri" w:eastAsia="Times New Roman" w:hAnsi="Calibri" w:cs="Times New Roman"/>
                <w:color w:val="000000"/>
                <w:sz w:val="16"/>
                <w:szCs w:val="16"/>
              </w:rPr>
            </w:pPr>
            <w:ins w:id="61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E534CC4" w14:textId="77777777" w:rsidTr="00245317">
        <w:trPr>
          <w:cantSplit/>
          <w:trHeight w:val="20"/>
          <w:ins w:id="6112" w:author="David Dayan" w:date="2021-12-03T17:13:00Z"/>
          <w:trPrChange w:id="61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14" w:author="David Dayan" w:date="2021-12-03T17:18:00Z">
              <w:tcPr>
                <w:tcW w:w="1563" w:type="dxa"/>
                <w:tcBorders>
                  <w:top w:val="nil"/>
                  <w:left w:val="nil"/>
                  <w:bottom w:val="nil"/>
                  <w:right w:val="nil"/>
                </w:tcBorders>
                <w:shd w:val="clear" w:color="auto" w:fill="auto"/>
                <w:noWrap/>
                <w:vAlign w:val="bottom"/>
                <w:hideMark/>
              </w:tcPr>
            </w:tcPrChange>
          </w:tcPr>
          <w:p w14:paraId="74B212F2" w14:textId="77777777" w:rsidR="00036D0E" w:rsidRPr="00036D0E" w:rsidRDefault="00036D0E" w:rsidP="00245317">
            <w:pPr>
              <w:spacing w:after="0" w:line="240" w:lineRule="auto"/>
              <w:jc w:val="center"/>
              <w:rPr>
                <w:ins w:id="6115" w:author="David Dayan" w:date="2021-12-03T17:13:00Z"/>
                <w:rFonts w:ascii="Calibri" w:eastAsia="Times New Roman" w:hAnsi="Calibri" w:cs="Times New Roman"/>
                <w:color w:val="000000"/>
                <w:sz w:val="16"/>
                <w:szCs w:val="16"/>
              </w:rPr>
            </w:pPr>
            <w:ins w:id="6116" w:author="David Dayan" w:date="2021-12-03T17:13:00Z">
              <w:r w:rsidRPr="00036D0E">
                <w:rPr>
                  <w:rFonts w:ascii="Calibri" w:eastAsia="Times New Roman" w:hAnsi="Calibri" w:cs="Times New Roman"/>
                  <w:color w:val="000000"/>
                  <w:sz w:val="16"/>
                  <w:szCs w:val="16"/>
                </w:rPr>
                <w:t>OtsAC20ROGR_0163</w:t>
              </w:r>
            </w:ins>
          </w:p>
        </w:tc>
        <w:tc>
          <w:tcPr>
            <w:tcW w:w="746" w:type="dxa"/>
            <w:tcBorders>
              <w:top w:val="nil"/>
              <w:left w:val="nil"/>
              <w:bottom w:val="nil"/>
              <w:right w:val="nil"/>
            </w:tcBorders>
            <w:shd w:val="clear" w:color="auto" w:fill="auto"/>
            <w:noWrap/>
            <w:vAlign w:val="bottom"/>
            <w:hideMark/>
            <w:tcPrChange w:id="6117" w:author="David Dayan" w:date="2021-12-03T17:18:00Z">
              <w:tcPr>
                <w:tcW w:w="746" w:type="dxa"/>
                <w:tcBorders>
                  <w:top w:val="nil"/>
                  <w:left w:val="nil"/>
                  <w:bottom w:val="nil"/>
                  <w:right w:val="nil"/>
                </w:tcBorders>
                <w:shd w:val="clear" w:color="auto" w:fill="auto"/>
                <w:noWrap/>
                <w:vAlign w:val="bottom"/>
                <w:hideMark/>
              </w:tcPr>
            </w:tcPrChange>
          </w:tcPr>
          <w:p w14:paraId="6E8DD382" w14:textId="77777777" w:rsidR="00036D0E" w:rsidRPr="00036D0E" w:rsidRDefault="00036D0E" w:rsidP="00245317">
            <w:pPr>
              <w:spacing w:after="0" w:line="240" w:lineRule="auto"/>
              <w:jc w:val="center"/>
              <w:rPr>
                <w:ins w:id="6118" w:author="David Dayan" w:date="2021-12-03T17:13:00Z"/>
                <w:rFonts w:ascii="Calibri" w:eastAsia="Times New Roman" w:hAnsi="Calibri" w:cs="Times New Roman"/>
                <w:color w:val="000000"/>
                <w:sz w:val="16"/>
                <w:szCs w:val="16"/>
              </w:rPr>
            </w:pPr>
            <w:ins w:id="611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20" w:author="David Dayan" w:date="2021-12-03T17:18:00Z">
              <w:tcPr>
                <w:tcW w:w="599" w:type="dxa"/>
                <w:tcBorders>
                  <w:top w:val="nil"/>
                  <w:left w:val="nil"/>
                  <w:bottom w:val="nil"/>
                  <w:right w:val="nil"/>
                </w:tcBorders>
                <w:shd w:val="clear" w:color="auto" w:fill="auto"/>
                <w:noWrap/>
                <w:vAlign w:val="bottom"/>
                <w:hideMark/>
              </w:tcPr>
            </w:tcPrChange>
          </w:tcPr>
          <w:p w14:paraId="51F81D55" w14:textId="77777777" w:rsidR="00036D0E" w:rsidRPr="00036D0E" w:rsidRDefault="00036D0E" w:rsidP="00245317">
            <w:pPr>
              <w:spacing w:after="0" w:line="240" w:lineRule="auto"/>
              <w:jc w:val="center"/>
              <w:rPr>
                <w:ins w:id="6121" w:author="David Dayan" w:date="2021-12-03T17:13:00Z"/>
                <w:rFonts w:ascii="Calibri" w:eastAsia="Times New Roman" w:hAnsi="Calibri" w:cs="Times New Roman"/>
                <w:color w:val="000000"/>
                <w:sz w:val="16"/>
                <w:szCs w:val="16"/>
              </w:rPr>
            </w:pPr>
            <w:ins w:id="612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23" w:author="David Dayan" w:date="2021-12-03T17:18:00Z">
              <w:tcPr>
                <w:tcW w:w="1142" w:type="dxa"/>
                <w:tcBorders>
                  <w:top w:val="nil"/>
                  <w:left w:val="nil"/>
                  <w:bottom w:val="nil"/>
                  <w:right w:val="nil"/>
                </w:tcBorders>
                <w:shd w:val="clear" w:color="auto" w:fill="auto"/>
                <w:noWrap/>
                <w:vAlign w:val="bottom"/>
                <w:hideMark/>
              </w:tcPr>
            </w:tcPrChange>
          </w:tcPr>
          <w:p w14:paraId="368A3081" w14:textId="77777777" w:rsidR="00036D0E" w:rsidRPr="00036D0E" w:rsidRDefault="00036D0E" w:rsidP="00245317">
            <w:pPr>
              <w:spacing w:after="0" w:line="240" w:lineRule="auto"/>
              <w:jc w:val="center"/>
              <w:rPr>
                <w:ins w:id="6124" w:author="David Dayan" w:date="2021-12-03T17:13:00Z"/>
                <w:rFonts w:ascii="Calibri" w:eastAsia="Times New Roman" w:hAnsi="Calibri" w:cs="Times New Roman"/>
                <w:color w:val="000000"/>
                <w:sz w:val="16"/>
                <w:szCs w:val="16"/>
              </w:rPr>
            </w:pPr>
            <w:ins w:id="61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26" w:author="David Dayan" w:date="2021-12-03T17:18:00Z">
              <w:tcPr>
                <w:tcW w:w="1440" w:type="dxa"/>
                <w:tcBorders>
                  <w:top w:val="nil"/>
                  <w:left w:val="nil"/>
                  <w:bottom w:val="nil"/>
                  <w:right w:val="nil"/>
                </w:tcBorders>
                <w:shd w:val="clear" w:color="auto" w:fill="auto"/>
                <w:noWrap/>
                <w:vAlign w:val="bottom"/>
                <w:hideMark/>
              </w:tcPr>
            </w:tcPrChange>
          </w:tcPr>
          <w:p w14:paraId="6E738A8B" w14:textId="77777777" w:rsidR="00036D0E" w:rsidRPr="00036D0E" w:rsidRDefault="00036D0E" w:rsidP="00245317">
            <w:pPr>
              <w:spacing w:after="0" w:line="240" w:lineRule="auto"/>
              <w:jc w:val="center"/>
              <w:rPr>
                <w:ins w:id="6127" w:author="David Dayan" w:date="2021-12-03T17:13:00Z"/>
                <w:rFonts w:ascii="Calibri" w:eastAsia="Times New Roman" w:hAnsi="Calibri" w:cs="Times New Roman"/>
                <w:color w:val="000000"/>
                <w:sz w:val="16"/>
                <w:szCs w:val="16"/>
              </w:rPr>
            </w:pPr>
            <w:ins w:id="61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29" w:author="David Dayan" w:date="2021-12-03T17:18:00Z">
              <w:tcPr>
                <w:tcW w:w="1530" w:type="dxa"/>
                <w:tcBorders>
                  <w:top w:val="nil"/>
                  <w:left w:val="nil"/>
                  <w:bottom w:val="nil"/>
                  <w:right w:val="nil"/>
                </w:tcBorders>
                <w:shd w:val="clear" w:color="auto" w:fill="auto"/>
                <w:noWrap/>
                <w:vAlign w:val="bottom"/>
                <w:hideMark/>
              </w:tcPr>
            </w:tcPrChange>
          </w:tcPr>
          <w:p w14:paraId="6196F3D9" w14:textId="77777777" w:rsidR="00036D0E" w:rsidRPr="00036D0E" w:rsidRDefault="00036D0E" w:rsidP="00245317">
            <w:pPr>
              <w:spacing w:after="0" w:line="240" w:lineRule="auto"/>
              <w:jc w:val="center"/>
              <w:rPr>
                <w:ins w:id="6130" w:author="David Dayan" w:date="2021-12-03T17:13:00Z"/>
                <w:rFonts w:ascii="Calibri" w:eastAsia="Times New Roman" w:hAnsi="Calibri" w:cs="Times New Roman"/>
                <w:color w:val="000000"/>
                <w:sz w:val="16"/>
                <w:szCs w:val="16"/>
              </w:rPr>
            </w:pPr>
            <w:ins w:id="61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32" w:author="David Dayan" w:date="2021-12-03T17:18:00Z">
              <w:tcPr>
                <w:tcW w:w="898" w:type="dxa"/>
                <w:tcBorders>
                  <w:top w:val="nil"/>
                  <w:left w:val="nil"/>
                  <w:bottom w:val="nil"/>
                  <w:right w:val="nil"/>
                </w:tcBorders>
                <w:shd w:val="clear" w:color="auto" w:fill="auto"/>
                <w:noWrap/>
                <w:vAlign w:val="bottom"/>
                <w:hideMark/>
              </w:tcPr>
            </w:tcPrChange>
          </w:tcPr>
          <w:p w14:paraId="7715C7AF" w14:textId="77777777" w:rsidR="00036D0E" w:rsidRPr="00036D0E" w:rsidRDefault="00036D0E" w:rsidP="00245317">
            <w:pPr>
              <w:spacing w:after="0" w:line="240" w:lineRule="auto"/>
              <w:jc w:val="center"/>
              <w:rPr>
                <w:ins w:id="6133" w:author="David Dayan" w:date="2021-12-03T17:13:00Z"/>
                <w:rFonts w:ascii="Calibri" w:eastAsia="Times New Roman" w:hAnsi="Calibri" w:cs="Times New Roman"/>
                <w:color w:val="000000"/>
                <w:sz w:val="16"/>
                <w:szCs w:val="16"/>
              </w:rPr>
            </w:pPr>
            <w:ins w:id="61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35" w:author="David Dayan" w:date="2021-12-03T17:18:00Z">
              <w:tcPr>
                <w:tcW w:w="902" w:type="dxa"/>
                <w:tcBorders>
                  <w:top w:val="nil"/>
                  <w:left w:val="nil"/>
                  <w:bottom w:val="nil"/>
                  <w:right w:val="nil"/>
                </w:tcBorders>
                <w:shd w:val="clear" w:color="auto" w:fill="auto"/>
                <w:noWrap/>
                <w:vAlign w:val="bottom"/>
                <w:hideMark/>
              </w:tcPr>
            </w:tcPrChange>
          </w:tcPr>
          <w:p w14:paraId="199A8E72" w14:textId="77777777" w:rsidR="00036D0E" w:rsidRPr="00036D0E" w:rsidRDefault="00036D0E" w:rsidP="00245317">
            <w:pPr>
              <w:spacing w:after="0" w:line="240" w:lineRule="auto"/>
              <w:jc w:val="center"/>
              <w:rPr>
                <w:ins w:id="6136" w:author="David Dayan" w:date="2021-12-03T17:13:00Z"/>
                <w:rFonts w:ascii="Calibri" w:eastAsia="Times New Roman" w:hAnsi="Calibri" w:cs="Times New Roman"/>
                <w:color w:val="000000"/>
                <w:sz w:val="16"/>
                <w:szCs w:val="16"/>
              </w:rPr>
            </w:pPr>
            <w:ins w:id="61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38" w:author="David Dayan" w:date="2021-12-03T17:18:00Z">
              <w:tcPr>
                <w:tcW w:w="2160" w:type="dxa"/>
                <w:tcBorders>
                  <w:top w:val="nil"/>
                  <w:left w:val="nil"/>
                  <w:bottom w:val="nil"/>
                  <w:right w:val="nil"/>
                </w:tcBorders>
                <w:shd w:val="clear" w:color="auto" w:fill="auto"/>
                <w:noWrap/>
                <w:vAlign w:val="bottom"/>
                <w:hideMark/>
              </w:tcPr>
            </w:tcPrChange>
          </w:tcPr>
          <w:p w14:paraId="59576748" w14:textId="77777777" w:rsidR="00036D0E" w:rsidRPr="00036D0E" w:rsidRDefault="00036D0E" w:rsidP="00245317">
            <w:pPr>
              <w:spacing w:after="0" w:line="240" w:lineRule="auto"/>
              <w:jc w:val="center"/>
              <w:rPr>
                <w:ins w:id="6139" w:author="David Dayan" w:date="2021-12-03T17:13:00Z"/>
                <w:rFonts w:ascii="Calibri" w:eastAsia="Times New Roman" w:hAnsi="Calibri" w:cs="Times New Roman"/>
                <w:color w:val="000000"/>
                <w:sz w:val="16"/>
                <w:szCs w:val="16"/>
              </w:rPr>
            </w:pPr>
            <w:ins w:id="61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141" w:author="David Dayan" w:date="2021-12-03T17:18:00Z">
              <w:tcPr>
                <w:tcW w:w="2876" w:type="dxa"/>
                <w:gridSpan w:val="2"/>
                <w:tcBorders>
                  <w:top w:val="nil"/>
                  <w:left w:val="nil"/>
                  <w:bottom w:val="nil"/>
                  <w:right w:val="nil"/>
                </w:tcBorders>
                <w:shd w:val="clear" w:color="auto" w:fill="auto"/>
                <w:noWrap/>
                <w:vAlign w:val="bottom"/>
                <w:hideMark/>
              </w:tcPr>
            </w:tcPrChange>
          </w:tcPr>
          <w:p w14:paraId="09221405" w14:textId="77777777" w:rsidR="00036D0E" w:rsidRPr="00036D0E" w:rsidRDefault="00036D0E" w:rsidP="00245317">
            <w:pPr>
              <w:spacing w:after="0" w:line="240" w:lineRule="auto"/>
              <w:jc w:val="center"/>
              <w:rPr>
                <w:ins w:id="6142" w:author="David Dayan" w:date="2021-12-03T17:13:00Z"/>
                <w:rFonts w:ascii="Calibri" w:eastAsia="Times New Roman" w:hAnsi="Calibri" w:cs="Times New Roman"/>
                <w:color w:val="000000"/>
                <w:sz w:val="16"/>
                <w:szCs w:val="16"/>
              </w:rPr>
            </w:pPr>
            <w:ins w:id="61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144" w:author="David Dayan" w:date="2021-12-03T17:18:00Z">
              <w:tcPr>
                <w:tcW w:w="1426" w:type="dxa"/>
                <w:tcBorders>
                  <w:top w:val="nil"/>
                  <w:left w:val="nil"/>
                  <w:bottom w:val="nil"/>
                  <w:right w:val="nil"/>
                </w:tcBorders>
                <w:shd w:val="clear" w:color="auto" w:fill="auto"/>
                <w:noWrap/>
                <w:vAlign w:val="bottom"/>
                <w:hideMark/>
              </w:tcPr>
            </w:tcPrChange>
          </w:tcPr>
          <w:p w14:paraId="7B66B5A4" w14:textId="77777777" w:rsidR="00036D0E" w:rsidRPr="00036D0E" w:rsidRDefault="00036D0E" w:rsidP="00245317">
            <w:pPr>
              <w:spacing w:after="0" w:line="240" w:lineRule="auto"/>
              <w:jc w:val="center"/>
              <w:rPr>
                <w:ins w:id="6145" w:author="David Dayan" w:date="2021-12-03T17:13:00Z"/>
                <w:rFonts w:ascii="Calibri" w:eastAsia="Times New Roman" w:hAnsi="Calibri" w:cs="Times New Roman"/>
                <w:color w:val="000000"/>
                <w:sz w:val="16"/>
                <w:szCs w:val="16"/>
              </w:rPr>
            </w:pPr>
            <w:ins w:id="61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37F09C3" w14:textId="77777777" w:rsidTr="00245317">
        <w:trPr>
          <w:cantSplit/>
          <w:trHeight w:val="20"/>
          <w:ins w:id="6147" w:author="David Dayan" w:date="2021-12-03T17:13:00Z"/>
          <w:trPrChange w:id="61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49" w:author="David Dayan" w:date="2021-12-03T17:18:00Z">
              <w:tcPr>
                <w:tcW w:w="1563" w:type="dxa"/>
                <w:tcBorders>
                  <w:top w:val="nil"/>
                  <w:left w:val="nil"/>
                  <w:bottom w:val="nil"/>
                  <w:right w:val="nil"/>
                </w:tcBorders>
                <w:shd w:val="clear" w:color="auto" w:fill="auto"/>
                <w:noWrap/>
                <w:vAlign w:val="bottom"/>
                <w:hideMark/>
              </w:tcPr>
            </w:tcPrChange>
          </w:tcPr>
          <w:p w14:paraId="4CB4BC2A" w14:textId="77777777" w:rsidR="00036D0E" w:rsidRPr="00036D0E" w:rsidRDefault="00036D0E" w:rsidP="00245317">
            <w:pPr>
              <w:spacing w:after="0" w:line="240" w:lineRule="auto"/>
              <w:jc w:val="center"/>
              <w:rPr>
                <w:ins w:id="6150" w:author="David Dayan" w:date="2021-12-03T17:13:00Z"/>
                <w:rFonts w:ascii="Calibri" w:eastAsia="Times New Roman" w:hAnsi="Calibri" w:cs="Times New Roman"/>
                <w:color w:val="000000"/>
                <w:sz w:val="16"/>
                <w:szCs w:val="16"/>
              </w:rPr>
            </w:pPr>
            <w:ins w:id="6151" w:author="David Dayan" w:date="2021-12-03T17:13:00Z">
              <w:r w:rsidRPr="00036D0E">
                <w:rPr>
                  <w:rFonts w:ascii="Calibri" w:eastAsia="Times New Roman" w:hAnsi="Calibri" w:cs="Times New Roman"/>
                  <w:color w:val="000000"/>
                  <w:sz w:val="16"/>
                  <w:szCs w:val="16"/>
                </w:rPr>
                <w:t>OtsAC20ROGR_0164</w:t>
              </w:r>
            </w:ins>
          </w:p>
        </w:tc>
        <w:tc>
          <w:tcPr>
            <w:tcW w:w="746" w:type="dxa"/>
            <w:tcBorders>
              <w:top w:val="nil"/>
              <w:left w:val="nil"/>
              <w:bottom w:val="nil"/>
              <w:right w:val="nil"/>
            </w:tcBorders>
            <w:shd w:val="clear" w:color="auto" w:fill="auto"/>
            <w:noWrap/>
            <w:vAlign w:val="bottom"/>
            <w:hideMark/>
            <w:tcPrChange w:id="6152" w:author="David Dayan" w:date="2021-12-03T17:18:00Z">
              <w:tcPr>
                <w:tcW w:w="746" w:type="dxa"/>
                <w:tcBorders>
                  <w:top w:val="nil"/>
                  <w:left w:val="nil"/>
                  <w:bottom w:val="nil"/>
                  <w:right w:val="nil"/>
                </w:tcBorders>
                <w:shd w:val="clear" w:color="auto" w:fill="auto"/>
                <w:noWrap/>
                <w:vAlign w:val="bottom"/>
                <w:hideMark/>
              </w:tcPr>
            </w:tcPrChange>
          </w:tcPr>
          <w:p w14:paraId="4CA3839B" w14:textId="77777777" w:rsidR="00036D0E" w:rsidRPr="00036D0E" w:rsidRDefault="00036D0E" w:rsidP="00245317">
            <w:pPr>
              <w:spacing w:after="0" w:line="240" w:lineRule="auto"/>
              <w:jc w:val="center"/>
              <w:rPr>
                <w:ins w:id="6153" w:author="David Dayan" w:date="2021-12-03T17:13:00Z"/>
                <w:rFonts w:ascii="Calibri" w:eastAsia="Times New Roman" w:hAnsi="Calibri" w:cs="Times New Roman"/>
                <w:color w:val="000000"/>
                <w:sz w:val="16"/>
                <w:szCs w:val="16"/>
              </w:rPr>
            </w:pPr>
            <w:ins w:id="615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55" w:author="David Dayan" w:date="2021-12-03T17:18:00Z">
              <w:tcPr>
                <w:tcW w:w="599" w:type="dxa"/>
                <w:tcBorders>
                  <w:top w:val="nil"/>
                  <w:left w:val="nil"/>
                  <w:bottom w:val="nil"/>
                  <w:right w:val="nil"/>
                </w:tcBorders>
                <w:shd w:val="clear" w:color="auto" w:fill="auto"/>
                <w:noWrap/>
                <w:vAlign w:val="bottom"/>
                <w:hideMark/>
              </w:tcPr>
            </w:tcPrChange>
          </w:tcPr>
          <w:p w14:paraId="37FC9DD0" w14:textId="77777777" w:rsidR="00036D0E" w:rsidRPr="00036D0E" w:rsidRDefault="00036D0E" w:rsidP="00245317">
            <w:pPr>
              <w:spacing w:after="0" w:line="240" w:lineRule="auto"/>
              <w:jc w:val="center"/>
              <w:rPr>
                <w:ins w:id="6156" w:author="David Dayan" w:date="2021-12-03T17:13:00Z"/>
                <w:rFonts w:ascii="Calibri" w:eastAsia="Times New Roman" w:hAnsi="Calibri" w:cs="Times New Roman"/>
                <w:color w:val="000000"/>
                <w:sz w:val="16"/>
                <w:szCs w:val="16"/>
              </w:rPr>
            </w:pPr>
            <w:ins w:id="615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58" w:author="David Dayan" w:date="2021-12-03T17:18:00Z">
              <w:tcPr>
                <w:tcW w:w="1142" w:type="dxa"/>
                <w:tcBorders>
                  <w:top w:val="nil"/>
                  <w:left w:val="nil"/>
                  <w:bottom w:val="nil"/>
                  <w:right w:val="nil"/>
                </w:tcBorders>
                <w:shd w:val="clear" w:color="auto" w:fill="auto"/>
                <w:noWrap/>
                <w:vAlign w:val="bottom"/>
                <w:hideMark/>
              </w:tcPr>
            </w:tcPrChange>
          </w:tcPr>
          <w:p w14:paraId="713EF97E" w14:textId="77777777" w:rsidR="00036D0E" w:rsidRPr="00036D0E" w:rsidRDefault="00036D0E" w:rsidP="00245317">
            <w:pPr>
              <w:spacing w:after="0" w:line="240" w:lineRule="auto"/>
              <w:jc w:val="center"/>
              <w:rPr>
                <w:ins w:id="6159" w:author="David Dayan" w:date="2021-12-03T17:13:00Z"/>
                <w:rFonts w:ascii="Calibri" w:eastAsia="Times New Roman" w:hAnsi="Calibri" w:cs="Times New Roman"/>
                <w:color w:val="000000"/>
                <w:sz w:val="16"/>
                <w:szCs w:val="16"/>
              </w:rPr>
            </w:pPr>
            <w:ins w:id="61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61" w:author="David Dayan" w:date="2021-12-03T17:18:00Z">
              <w:tcPr>
                <w:tcW w:w="1440" w:type="dxa"/>
                <w:tcBorders>
                  <w:top w:val="nil"/>
                  <w:left w:val="nil"/>
                  <w:bottom w:val="nil"/>
                  <w:right w:val="nil"/>
                </w:tcBorders>
                <w:shd w:val="clear" w:color="auto" w:fill="auto"/>
                <w:noWrap/>
                <w:vAlign w:val="bottom"/>
                <w:hideMark/>
              </w:tcPr>
            </w:tcPrChange>
          </w:tcPr>
          <w:p w14:paraId="17F65B2D" w14:textId="77777777" w:rsidR="00036D0E" w:rsidRPr="00036D0E" w:rsidRDefault="00036D0E" w:rsidP="00245317">
            <w:pPr>
              <w:spacing w:after="0" w:line="240" w:lineRule="auto"/>
              <w:jc w:val="center"/>
              <w:rPr>
                <w:ins w:id="6162" w:author="David Dayan" w:date="2021-12-03T17:13:00Z"/>
                <w:rFonts w:ascii="Calibri" w:eastAsia="Times New Roman" w:hAnsi="Calibri" w:cs="Times New Roman"/>
                <w:color w:val="000000"/>
                <w:sz w:val="16"/>
                <w:szCs w:val="16"/>
              </w:rPr>
            </w:pPr>
            <w:ins w:id="61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64" w:author="David Dayan" w:date="2021-12-03T17:18:00Z">
              <w:tcPr>
                <w:tcW w:w="1530" w:type="dxa"/>
                <w:tcBorders>
                  <w:top w:val="nil"/>
                  <w:left w:val="nil"/>
                  <w:bottom w:val="nil"/>
                  <w:right w:val="nil"/>
                </w:tcBorders>
                <w:shd w:val="clear" w:color="auto" w:fill="auto"/>
                <w:noWrap/>
                <w:vAlign w:val="bottom"/>
                <w:hideMark/>
              </w:tcPr>
            </w:tcPrChange>
          </w:tcPr>
          <w:p w14:paraId="61147F53" w14:textId="77777777" w:rsidR="00036D0E" w:rsidRPr="00036D0E" w:rsidRDefault="00036D0E" w:rsidP="00245317">
            <w:pPr>
              <w:spacing w:after="0" w:line="240" w:lineRule="auto"/>
              <w:jc w:val="center"/>
              <w:rPr>
                <w:ins w:id="6165" w:author="David Dayan" w:date="2021-12-03T17:13:00Z"/>
                <w:rFonts w:ascii="Calibri" w:eastAsia="Times New Roman" w:hAnsi="Calibri" w:cs="Times New Roman"/>
                <w:color w:val="000000"/>
                <w:sz w:val="16"/>
                <w:szCs w:val="16"/>
              </w:rPr>
            </w:pPr>
            <w:ins w:id="61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167" w:author="David Dayan" w:date="2021-12-03T17:18:00Z">
              <w:tcPr>
                <w:tcW w:w="898" w:type="dxa"/>
                <w:tcBorders>
                  <w:top w:val="nil"/>
                  <w:left w:val="nil"/>
                  <w:bottom w:val="nil"/>
                  <w:right w:val="nil"/>
                </w:tcBorders>
                <w:shd w:val="clear" w:color="auto" w:fill="auto"/>
                <w:noWrap/>
                <w:vAlign w:val="bottom"/>
                <w:hideMark/>
              </w:tcPr>
            </w:tcPrChange>
          </w:tcPr>
          <w:p w14:paraId="6A6572E9" w14:textId="77777777" w:rsidR="00036D0E" w:rsidRPr="00036D0E" w:rsidRDefault="00036D0E" w:rsidP="00245317">
            <w:pPr>
              <w:spacing w:after="0" w:line="240" w:lineRule="auto"/>
              <w:jc w:val="center"/>
              <w:rPr>
                <w:ins w:id="6168" w:author="David Dayan" w:date="2021-12-03T17:13:00Z"/>
                <w:rFonts w:ascii="Calibri" w:eastAsia="Times New Roman" w:hAnsi="Calibri" w:cs="Times New Roman"/>
                <w:color w:val="000000"/>
                <w:sz w:val="16"/>
                <w:szCs w:val="16"/>
              </w:rPr>
            </w:pPr>
            <w:ins w:id="61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170" w:author="David Dayan" w:date="2021-12-03T17:18:00Z">
              <w:tcPr>
                <w:tcW w:w="902" w:type="dxa"/>
                <w:tcBorders>
                  <w:top w:val="nil"/>
                  <w:left w:val="nil"/>
                  <w:bottom w:val="nil"/>
                  <w:right w:val="nil"/>
                </w:tcBorders>
                <w:shd w:val="clear" w:color="auto" w:fill="auto"/>
                <w:noWrap/>
                <w:vAlign w:val="bottom"/>
                <w:hideMark/>
              </w:tcPr>
            </w:tcPrChange>
          </w:tcPr>
          <w:p w14:paraId="50F633BA" w14:textId="77777777" w:rsidR="00036D0E" w:rsidRPr="00036D0E" w:rsidRDefault="00036D0E" w:rsidP="00245317">
            <w:pPr>
              <w:spacing w:after="0" w:line="240" w:lineRule="auto"/>
              <w:jc w:val="center"/>
              <w:rPr>
                <w:ins w:id="6171" w:author="David Dayan" w:date="2021-12-03T17:13:00Z"/>
                <w:rFonts w:ascii="Calibri" w:eastAsia="Times New Roman" w:hAnsi="Calibri" w:cs="Times New Roman"/>
                <w:color w:val="000000"/>
                <w:sz w:val="16"/>
                <w:szCs w:val="16"/>
              </w:rPr>
            </w:pPr>
            <w:ins w:id="61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173" w:author="David Dayan" w:date="2021-12-03T17:18:00Z">
              <w:tcPr>
                <w:tcW w:w="2160" w:type="dxa"/>
                <w:tcBorders>
                  <w:top w:val="nil"/>
                  <w:left w:val="nil"/>
                  <w:bottom w:val="nil"/>
                  <w:right w:val="nil"/>
                </w:tcBorders>
                <w:shd w:val="clear" w:color="auto" w:fill="auto"/>
                <w:noWrap/>
                <w:vAlign w:val="bottom"/>
                <w:hideMark/>
              </w:tcPr>
            </w:tcPrChange>
          </w:tcPr>
          <w:p w14:paraId="102B53AB" w14:textId="77777777" w:rsidR="00036D0E" w:rsidRPr="00036D0E" w:rsidRDefault="00036D0E" w:rsidP="00245317">
            <w:pPr>
              <w:spacing w:after="0" w:line="240" w:lineRule="auto"/>
              <w:jc w:val="center"/>
              <w:rPr>
                <w:ins w:id="6174" w:author="David Dayan" w:date="2021-12-03T17:13:00Z"/>
                <w:rFonts w:ascii="Calibri" w:eastAsia="Times New Roman" w:hAnsi="Calibri" w:cs="Times New Roman"/>
                <w:color w:val="000000"/>
                <w:sz w:val="16"/>
                <w:szCs w:val="16"/>
              </w:rPr>
            </w:pPr>
            <w:ins w:id="61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176" w:author="David Dayan" w:date="2021-12-03T17:18:00Z">
              <w:tcPr>
                <w:tcW w:w="2876" w:type="dxa"/>
                <w:gridSpan w:val="2"/>
                <w:tcBorders>
                  <w:top w:val="nil"/>
                  <w:left w:val="nil"/>
                  <w:bottom w:val="nil"/>
                  <w:right w:val="nil"/>
                </w:tcBorders>
                <w:shd w:val="clear" w:color="auto" w:fill="auto"/>
                <w:noWrap/>
                <w:vAlign w:val="bottom"/>
                <w:hideMark/>
              </w:tcPr>
            </w:tcPrChange>
          </w:tcPr>
          <w:p w14:paraId="69358C94" w14:textId="77777777" w:rsidR="00036D0E" w:rsidRPr="00036D0E" w:rsidRDefault="00036D0E" w:rsidP="00245317">
            <w:pPr>
              <w:spacing w:after="0" w:line="240" w:lineRule="auto"/>
              <w:jc w:val="center"/>
              <w:rPr>
                <w:ins w:id="6177" w:author="David Dayan" w:date="2021-12-03T17:13:00Z"/>
                <w:rFonts w:ascii="Calibri" w:eastAsia="Times New Roman" w:hAnsi="Calibri" w:cs="Times New Roman"/>
                <w:color w:val="000000"/>
                <w:sz w:val="16"/>
                <w:szCs w:val="16"/>
              </w:rPr>
            </w:pPr>
            <w:ins w:id="61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179" w:author="David Dayan" w:date="2021-12-03T17:18:00Z">
              <w:tcPr>
                <w:tcW w:w="1426" w:type="dxa"/>
                <w:tcBorders>
                  <w:top w:val="nil"/>
                  <w:left w:val="nil"/>
                  <w:bottom w:val="nil"/>
                  <w:right w:val="nil"/>
                </w:tcBorders>
                <w:shd w:val="clear" w:color="auto" w:fill="auto"/>
                <w:noWrap/>
                <w:vAlign w:val="bottom"/>
                <w:hideMark/>
              </w:tcPr>
            </w:tcPrChange>
          </w:tcPr>
          <w:p w14:paraId="465EF237" w14:textId="77777777" w:rsidR="00036D0E" w:rsidRPr="00036D0E" w:rsidRDefault="00036D0E" w:rsidP="00245317">
            <w:pPr>
              <w:spacing w:after="0" w:line="240" w:lineRule="auto"/>
              <w:jc w:val="center"/>
              <w:rPr>
                <w:ins w:id="6180" w:author="David Dayan" w:date="2021-12-03T17:13:00Z"/>
                <w:rFonts w:ascii="Calibri" w:eastAsia="Times New Roman" w:hAnsi="Calibri" w:cs="Times New Roman"/>
                <w:color w:val="000000"/>
                <w:sz w:val="16"/>
                <w:szCs w:val="16"/>
              </w:rPr>
            </w:pPr>
            <w:ins w:id="61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CD7AB87" w14:textId="77777777" w:rsidTr="00245317">
        <w:trPr>
          <w:cantSplit/>
          <w:trHeight w:val="20"/>
          <w:ins w:id="6182" w:author="David Dayan" w:date="2021-12-03T17:13:00Z"/>
          <w:trPrChange w:id="61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184" w:author="David Dayan" w:date="2021-12-03T17:18:00Z">
              <w:tcPr>
                <w:tcW w:w="1563" w:type="dxa"/>
                <w:tcBorders>
                  <w:top w:val="nil"/>
                  <w:left w:val="nil"/>
                  <w:bottom w:val="nil"/>
                  <w:right w:val="nil"/>
                </w:tcBorders>
                <w:shd w:val="clear" w:color="auto" w:fill="auto"/>
                <w:noWrap/>
                <w:vAlign w:val="bottom"/>
                <w:hideMark/>
              </w:tcPr>
            </w:tcPrChange>
          </w:tcPr>
          <w:p w14:paraId="7BA65940" w14:textId="77777777" w:rsidR="00036D0E" w:rsidRPr="00036D0E" w:rsidRDefault="00036D0E" w:rsidP="00245317">
            <w:pPr>
              <w:spacing w:after="0" w:line="240" w:lineRule="auto"/>
              <w:jc w:val="center"/>
              <w:rPr>
                <w:ins w:id="6185" w:author="David Dayan" w:date="2021-12-03T17:13:00Z"/>
                <w:rFonts w:ascii="Calibri" w:eastAsia="Times New Roman" w:hAnsi="Calibri" w:cs="Times New Roman"/>
                <w:color w:val="000000"/>
                <w:sz w:val="16"/>
                <w:szCs w:val="16"/>
              </w:rPr>
            </w:pPr>
            <w:ins w:id="6186" w:author="David Dayan" w:date="2021-12-03T17:13:00Z">
              <w:r w:rsidRPr="00036D0E">
                <w:rPr>
                  <w:rFonts w:ascii="Calibri" w:eastAsia="Times New Roman" w:hAnsi="Calibri" w:cs="Times New Roman"/>
                  <w:color w:val="000000"/>
                  <w:sz w:val="16"/>
                  <w:szCs w:val="16"/>
                </w:rPr>
                <w:t>OtsAC20ROGR_0165</w:t>
              </w:r>
            </w:ins>
          </w:p>
        </w:tc>
        <w:tc>
          <w:tcPr>
            <w:tcW w:w="746" w:type="dxa"/>
            <w:tcBorders>
              <w:top w:val="nil"/>
              <w:left w:val="nil"/>
              <w:bottom w:val="nil"/>
              <w:right w:val="nil"/>
            </w:tcBorders>
            <w:shd w:val="clear" w:color="auto" w:fill="auto"/>
            <w:noWrap/>
            <w:vAlign w:val="bottom"/>
            <w:hideMark/>
            <w:tcPrChange w:id="6187" w:author="David Dayan" w:date="2021-12-03T17:18:00Z">
              <w:tcPr>
                <w:tcW w:w="746" w:type="dxa"/>
                <w:tcBorders>
                  <w:top w:val="nil"/>
                  <w:left w:val="nil"/>
                  <w:bottom w:val="nil"/>
                  <w:right w:val="nil"/>
                </w:tcBorders>
                <w:shd w:val="clear" w:color="auto" w:fill="auto"/>
                <w:noWrap/>
                <w:vAlign w:val="bottom"/>
                <w:hideMark/>
              </w:tcPr>
            </w:tcPrChange>
          </w:tcPr>
          <w:p w14:paraId="37BADD2B" w14:textId="77777777" w:rsidR="00036D0E" w:rsidRPr="00036D0E" w:rsidRDefault="00036D0E" w:rsidP="00245317">
            <w:pPr>
              <w:spacing w:after="0" w:line="240" w:lineRule="auto"/>
              <w:jc w:val="center"/>
              <w:rPr>
                <w:ins w:id="6188" w:author="David Dayan" w:date="2021-12-03T17:13:00Z"/>
                <w:rFonts w:ascii="Calibri" w:eastAsia="Times New Roman" w:hAnsi="Calibri" w:cs="Times New Roman"/>
                <w:color w:val="000000"/>
                <w:sz w:val="16"/>
                <w:szCs w:val="16"/>
              </w:rPr>
            </w:pPr>
            <w:ins w:id="618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190" w:author="David Dayan" w:date="2021-12-03T17:18:00Z">
              <w:tcPr>
                <w:tcW w:w="599" w:type="dxa"/>
                <w:tcBorders>
                  <w:top w:val="nil"/>
                  <w:left w:val="nil"/>
                  <w:bottom w:val="nil"/>
                  <w:right w:val="nil"/>
                </w:tcBorders>
                <w:shd w:val="clear" w:color="auto" w:fill="auto"/>
                <w:noWrap/>
                <w:vAlign w:val="bottom"/>
                <w:hideMark/>
              </w:tcPr>
            </w:tcPrChange>
          </w:tcPr>
          <w:p w14:paraId="16C38A46" w14:textId="77777777" w:rsidR="00036D0E" w:rsidRPr="00036D0E" w:rsidRDefault="00036D0E" w:rsidP="00245317">
            <w:pPr>
              <w:spacing w:after="0" w:line="240" w:lineRule="auto"/>
              <w:jc w:val="center"/>
              <w:rPr>
                <w:ins w:id="6191" w:author="David Dayan" w:date="2021-12-03T17:13:00Z"/>
                <w:rFonts w:ascii="Calibri" w:eastAsia="Times New Roman" w:hAnsi="Calibri" w:cs="Times New Roman"/>
                <w:color w:val="000000"/>
                <w:sz w:val="16"/>
                <w:szCs w:val="16"/>
              </w:rPr>
            </w:pPr>
            <w:ins w:id="619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193" w:author="David Dayan" w:date="2021-12-03T17:18:00Z">
              <w:tcPr>
                <w:tcW w:w="1142" w:type="dxa"/>
                <w:tcBorders>
                  <w:top w:val="nil"/>
                  <w:left w:val="nil"/>
                  <w:bottom w:val="nil"/>
                  <w:right w:val="nil"/>
                </w:tcBorders>
                <w:shd w:val="clear" w:color="auto" w:fill="auto"/>
                <w:noWrap/>
                <w:vAlign w:val="bottom"/>
                <w:hideMark/>
              </w:tcPr>
            </w:tcPrChange>
          </w:tcPr>
          <w:p w14:paraId="669C5620" w14:textId="77777777" w:rsidR="00036D0E" w:rsidRPr="00036D0E" w:rsidRDefault="00036D0E" w:rsidP="00245317">
            <w:pPr>
              <w:spacing w:after="0" w:line="240" w:lineRule="auto"/>
              <w:jc w:val="center"/>
              <w:rPr>
                <w:ins w:id="6194" w:author="David Dayan" w:date="2021-12-03T17:13:00Z"/>
                <w:rFonts w:ascii="Calibri" w:eastAsia="Times New Roman" w:hAnsi="Calibri" w:cs="Times New Roman"/>
                <w:color w:val="000000"/>
                <w:sz w:val="16"/>
                <w:szCs w:val="16"/>
              </w:rPr>
            </w:pPr>
            <w:ins w:id="61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196" w:author="David Dayan" w:date="2021-12-03T17:18:00Z">
              <w:tcPr>
                <w:tcW w:w="1440" w:type="dxa"/>
                <w:tcBorders>
                  <w:top w:val="nil"/>
                  <w:left w:val="nil"/>
                  <w:bottom w:val="nil"/>
                  <w:right w:val="nil"/>
                </w:tcBorders>
                <w:shd w:val="clear" w:color="auto" w:fill="auto"/>
                <w:noWrap/>
                <w:vAlign w:val="bottom"/>
                <w:hideMark/>
              </w:tcPr>
            </w:tcPrChange>
          </w:tcPr>
          <w:p w14:paraId="16A0FA65" w14:textId="77777777" w:rsidR="00036D0E" w:rsidRPr="00036D0E" w:rsidRDefault="00036D0E" w:rsidP="00245317">
            <w:pPr>
              <w:spacing w:after="0" w:line="240" w:lineRule="auto"/>
              <w:jc w:val="center"/>
              <w:rPr>
                <w:ins w:id="6197" w:author="David Dayan" w:date="2021-12-03T17:13:00Z"/>
                <w:rFonts w:ascii="Calibri" w:eastAsia="Times New Roman" w:hAnsi="Calibri" w:cs="Times New Roman"/>
                <w:color w:val="000000"/>
                <w:sz w:val="16"/>
                <w:szCs w:val="16"/>
              </w:rPr>
            </w:pPr>
            <w:ins w:id="61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199" w:author="David Dayan" w:date="2021-12-03T17:18:00Z">
              <w:tcPr>
                <w:tcW w:w="1530" w:type="dxa"/>
                <w:tcBorders>
                  <w:top w:val="nil"/>
                  <w:left w:val="nil"/>
                  <w:bottom w:val="nil"/>
                  <w:right w:val="nil"/>
                </w:tcBorders>
                <w:shd w:val="clear" w:color="auto" w:fill="auto"/>
                <w:noWrap/>
                <w:vAlign w:val="bottom"/>
                <w:hideMark/>
              </w:tcPr>
            </w:tcPrChange>
          </w:tcPr>
          <w:p w14:paraId="38B2B654" w14:textId="77777777" w:rsidR="00036D0E" w:rsidRPr="00036D0E" w:rsidRDefault="00036D0E" w:rsidP="00245317">
            <w:pPr>
              <w:spacing w:after="0" w:line="240" w:lineRule="auto"/>
              <w:jc w:val="center"/>
              <w:rPr>
                <w:ins w:id="6200" w:author="David Dayan" w:date="2021-12-03T17:13:00Z"/>
                <w:rFonts w:ascii="Calibri" w:eastAsia="Times New Roman" w:hAnsi="Calibri" w:cs="Times New Roman"/>
                <w:color w:val="000000"/>
                <w:sz w:val="16"/>
                <w:szCs w:val="16"/>
              </w:rPr>
            </w:pPr>
            <w:ins w:id="62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02" w:author="David Dayan" w:date="2021-12-03T17:18:00Z">
              <w:tcPr>
                <w:tcW w:w="898" w:type="dxa"/>
                <w:tcBorders>
                  <w:top w:val="nil"/>
                  <w:left w:val="nil"/>
                  <w:bottom w:val="nil"/>
                  <w:right w:val="nil"/>
                </w:tcBorders>
                <w:shd w:val="clear" w:color="auto" w:fill="auto"/>
                <w:noWrap/>
                <w:vAlign w:val="bottom"/>
                <w:hideMark/>
              </w:tcPr>
            </w:tcPrChange>
          </w:tcPr>
          <w:p w14:paraId="3B0992DA" w14:textId="77777777" w:rsidR="00036D0E" w:rsidRPr="00036D0E" w:rsidRDefault="00036D0E" w:rsidP="00245317">
            <w:pPr>
              <w:spacing w:after="0" w:line="240" w:lineRule="auto"/>
              <w:jc w:val="center"/>
              <w:rPr>
                <w:ins w:id="6203" w:author="David Dayan" w:date="2021-12-03T17:13:00Z"/>
                <w:rFonts w:ascii="Calibri" w:eastAsia="Times New Roman" w:hAnsi="Calibri" w:cs="Times New Roman"/>
                <w:color w:val="000000"/>
                <w:sz w:val="16"/>
                <w:szCs w:val="16"/>
              </w:rPr>
            </w:pPr>
            <w:ins w:id="62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05" w:author="David Dayan" w:date="2021-12-03T17:18:00Z">
              <w:tcPr>
                <w:tcW w:w="902" w:type="dxa"/>
                <w:tcBorders>
                  <w:top w:val="nil"/>
                  <w:left w:val="nil"/>
                  <w:bottom w:val="nil"/>
                  <w:right w:val="nil"/>
                </w:tcBorders>
                <w:shd w:val="clear" w:color="auto" w:fill="auto"/>
                <w:noWrap/>
                <w:vAlign w:val="bottom"/>
                <w:hideMark/>
              </w:tcPr>
            </w:tcPrChange>
          </w:tcPr>
          <w:p w14:paraId="795382F8" w14:textId="77777777" w:rsidR="00036D0E" w:rsidRPr="00036D0E" w:rsidRDefault="00036D0E" w:rsidP="00245317">
            <w:pPr>
              <w:spacing w:after="0" w:line="240" w:lineRule="auto"/>
              <w:jc w:val="center"/>
              <w:rPr>
                <w:ins w:id="6206" w:author="David Dayan" w:date="2021-12-03T17:13:00Z"/>
                <w:rFonts w:ascii="Calibri" w:eastAsia="Times New Roman" w:hAnsi="Calibri" w:cs="Times New Roman"/>
                <w:color w:val="000000"/>
                <w:sz w:val="16"/>
                <w:szCs w:val="16"/>
              </w:rPr>
            </w:pPr>
            <w:ins w:id="62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08" w:author="David Dayan" w:date="2021-12-03T17:18:00Z">
              <w:tcPr>
                <w:tcW w:w="2160" w:type="dxa"/>
                <w:tcBorders>
                  <w:top w:val="nil"/>
                  <w:left w:val="nil"/>
                  <w:bottom w:val="nil"/>
                  <w:right w:val="nil"/>
                </w:tcBorders>
                <w:shd w:val="clear" w:color="auto" w:fill="auto"/>
                <w:noWrap/>
                <w:vAlign w:val="bottom"/>
                <w:hideMark/>
              </w:tcPr>
            </w:tcPrChange>
          </w:tcPr>
          <w:p w14:paraId="13D452C4" w14:textId="77777777" w:rsidR="00036D0E" w:rsidRPr="00036D0E" w:rsidRDefault="00036D0E" w:rsidP="00245317">
            <w:pPr>
              <w:spacing w:after="0" w:line="240" w:lineRule="auto"/>
              <w:jc w:val="center"/>
              <w:rPr>
                <w:ins w:id="6209" w:author="David Dayan" w:date="2021-12-03T17:13:00Z"/>
                <w:rFonts w:ascii="Calibri" w:eastAsia="Times New Roman" w:hAnsi="Calibri" w:cs="Times New Roman"/>
                <w:color w:val="000000"/>
                <w:sz w:val="16"/>
                <w:szCs w:val="16"/>
              </w:rPr>
            </w:pPr>
            <w:ins w:id="62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211" w:author="David Dayan" w:date="2021-12-03T17:18:00Z">
              <w:tcPr>
                <w:tcW w:w="2876" w:type="dxa"/>
                <w:gridSpan w:val="2"/>
                <w:tcBorders>
                  <w:top w:val="nil"/>
                  <w:left w:val="nil"/>
                  <w:bottom w:val="nil"/>
                  <w:right w:val="nil"/>
                </w:tcBorders>
                <w:shd w:val="clear" w:color="auto" w:fill="auto"/>
                <w:noWrap/>
                <w:vAlign w:val="bottom"/>
                <w:hideMark/>
              </w:tcPr>
            </w:tcPrChange>
          </w:tcPr>
          <w:p w14:paraId="5377E79E" w14:textId="77777777" w:rsidR="00036D0E" w:rsidRPr="00036D0E" w:rsidRDefault="00036D0E" w:rsidP="00245317">
            <w:pPr>
              <w:spacing w:after="0" w:line="240" w:lineRule="auto"/>
              <w:jc w:val="center"/>
              <w:rPr>
                <w:ins w:id="6212" w:author="David Dayan" w:date="2021-12-03T17:13:00Z"/>
                <w:rFonts w:ascii="Calibri" w:eastAsia="Times New Roman" w:hAnsi="Calibri" w:cs="Times New Roman"/>
                <w:color w:val="000000"/>
                <w:sz w:val="16"/>
                <w:szCs w:val="16"/>
              </w:rPr>
            </w:pPr>
            <w:ins w:id="62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214" w:author="David Dayan" w:date="2021-12-03T17:18:00Z">
              <w:tcPr>
                <w:tcW w:w="1426" w:type="dxa"/>
                <w:tcBorders>
                  <w:top w:val="nil"/>
                  <w:left w:val="nil"/>
                  <w:bottom w:val="nil"/>
                  <w:right w:val="nil"/>
                </w:tcBorders>
                <w:shd w:val="clear" w:color="auto" w:fill="auto"/>
                <w:noWrap/>
                <w:vAlign w:val="bottom"/>
                <w:hideMark/>
              </w:tcPr>
            </w:tcPrChange>
          </w:tcPr>
          <w:p w14:paraId="39FD7E00" w14:textId="77777777" w:rsidR="00036D0E" w:rsidRPr="00036D0E" w:rsidRDefault="00036D0E" w:rsidP="00245317">
            <w:pPr>
              <w:spacing w:after="0" w:line="240" w:lineRule="auto"/>
              <w:jc w:val="center"/>
              <w:rPr>
                <w:ins w:id="6215" w:author="David Dayan" w:date="2021-12-03T17:13:00Z"/>
                <w:rFonts w:ascii="Calibri" w:eastAsia="Times New Roman" w:hAnsi="Calibri" w:cs="Times New Roman"/>
                <w:color w:val="000000"/>
                <w:sz w:val="16"/>
                <w:szCs w:val="16"/>
              </w:rPr>
            </w:pPr>
            <w:ins w:id="62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94BC00" w14:textId="77777777" w:rsidTr="00245317">
        <w:trPr>
          <w:cantSplit/>
          <w:trHeight w:val="20"/>
          <w:ins w:id="6217" w:author="David Dayan" w:date="2021-12-03T17:13:00Z"/>
          <w:trPrChange w:id="62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19" w:author="David Dayan" w:date="2021-12-03T17:18:00Z">
              <w:tcPr>
                <w:tcW w:w="1563" w:type="dxa"/>
                <w:tcBorders>
                  <w:top w:val="nil"/>
                  <w:left w:val="nil"/>
                  <w:bottom w:val="nil"/>
                  <w:right w:val="nil"/>
                </w:tcBorders>
                <w:shd w:val="clear" w:color="auto" w:fill="auto"/>
                <w:noWrap/>
                <w:vAlign w:val="bottom"/>
                <w:hideMark/>
              </w:tcPr>
            </w:tcPrChange>
          </w:tcPr>
          <w:p w14:paraId="08DC389B" w14:textId="77777777" w:rsidR="00036D0E" w:rsidRPr="00036D0E" w:rsidRDefault="00036D0E" w:rsidP="00245317">
            <w:pPr>
              <w:spacing w:after="0" w:line="240" w:lineRule="auto"/>
              <w:jc w:val="center"/>
              <w:rPr>
                <w:ins w:id="6220" w:author="David Dayan" w:date="2021-12-03T17:13:00Z"/>
                <w:rFonts w:ascii="Calibri" w:eastAsia="Times New Roman" w:hAnsi="Calibri" w:cs="Times New Roman"/>
                <w:color w:val="000000"/>
                <w:sz w:val="16"/>
                <w:szCs w:val="16"/>
              </w:rPr>
            </w:pPr>
            <w:ins w:id="6221" w:author="David Dayan" w:date="2021-12-03T17:13:00Z">
              <w:r w:rsidRPr="00036D0E">
                <w:rPr>
                  <w:rFonts w:ascii="Calibri" w:eastAsia="Times New Roman" w:hAnsi="Calibri" w:cs="Times New Roman"/>
                  <w:color w:val="000000"/>
                  <w:sz w:val="16"/>
                  <w:szCs w:val="16"/>
                </w:rPr>
                <w:t>OtsAC20ROGR_0166</w:t>
              </w:r>
            </w:ins>
          </w:p>
        </w:tc>
        <w:tc>
          <w:tcPr>
            <w:tcW w:w="746" w:type="dxa"/>
            <w:tcBorders>
              <w:top w:val="nil"/>
              <w:left w:val="nil"/>
              <w:bottom w:val="nil"/>
              <w:right w:val="nil"/>
            </w:tcBorders>
            <w:shd w:val="clear" w:color="auto" w:fill="auto"/>
            <w:noWrap/>
            <w:vAlign w:val="bottom"/>
            <w:hideMark/>
            <w:tcPrChange w:id="6222" w:author="David Dayan" w:date="2021-12-03T17:18:00Z">
              <w:tcPr>
                <w:tcW w:w="746" w:type="dxa"/>
                <w:tcBorders>
                  <w:top w:val="nil"/>
                  <w:left w:val="nil"/>
                  <w:bottom w:val="nil"/>
                  <w:right w:val="nil"/>
                </w:tcBorders>
                <w:shd w:val="clear" w:color="auto" w:fill="auto"/>
                <w:noWrap/>
                <w:vAlign w:val="bottom"/>
                <w:hideMark/>
              </w:tcPr>
            </w:tcPrChange>
          </w:tcPr>
          <w:p w14:paraId="03744EA1" w14:textId="77777777" w:rsidR="00036D0E" w:rsidRPr="00036D0E" w:rsidRDefault="00036D0E" w:rsidP="00245317">
            <w:pPr>
              <w:spacing w:after="0" w:line="240" w:lineRule="auto"/>
              <w:jc w:val="center"/>
              <w:rPr>
                <w:ins w:id="6223" w:author="David Dayan" w:date="2021-12-03T17:13:00Z"/>
                <w:rFonts w:ascii="Calibri" w:eastAsia="Times New Roman" w:hAnsi="Calibri" w:cs="Times New Roman"/>
                <w:color w:val="000000"/>
                <w:sz w:val="16"/>
                <w:szCs w:val="16"/>
              </w:rPr>
            </w:pPr>
            <w:ins w:id="622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25" w:author="David Dayan" w:date="2021-12-03T17:18:00Z">
              <w:tcPr>
                <w:tcW w:w="599" w:type="dxa"/>
                <w:tcBorders>
                  <w:top w:val="nil"/>
                  <w:left w:val="nil"/>
                  <w:bottom w:val="nil"/>
                  <w:right w:val="nil"/>
                </w:tcBorders>
                <w:shd w:val="clear" w:color="auto" w:fill="auto"/>
                <w:noWrap/>
                <w:vAlign w:val="bottom"/>
                <w:hideMark/>
              </w:tcPr>
            </w:tcPrChange>
          </w:tcPr>
          <w:p w14:paraId="1FF9326F" w14:textId="77777777" w:rsidR="00036D0E" w:rsidRPr="00036D0E" w:rsidRDefault="00036D0E" w:rsidP="00245317">
            <w:pPr>
              <w:spacing w:after="0" w:line="240" w:lineRule="auto"/>
              <w:jc w:val="center"/>
              <w:rPr>
                <w:ins w:id="6226" w:author="David Dayan" w:date="2021-12-03T17:13:00Z"/>
                <w:rFonts w:ascii="Calibri" w:eastAsia="Times New Roman" w:hAnsi="Calibri" w:cs="Times New Roman"/>
                <w:color w:val="000000"/>
                <w:sz w:val="16"/>
                <w:szCs w:val="16"/>
              </w:rPr>
            </w:pPr>
            <w:ins w:id="622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28" w:author="David Dayan" w:date="2021-12-03T17:18:00Z">
              <w:tcPr>
                <w:tcW w:w="1142" w:type="dxa"/>
                <w:tcBorders>
                  <w:top w:val="nil"/>
                  <w:left w:val="nil"/>
                  <w:bottom w:val="nil"/>
                  <w:right w:val="nil"/>
                </w:tcBorders>
                <w:shd w:val="clear" w:color="auto" w:fill="auto"/>
                <w:noWrap/>
                <w:vAlign w:val="bottom"/>
                <w:hideMark/>
              </w:tcPr>
            </w:tcPrChange>
          </w:tcPr>
          <w:p w14:paraId="36108BCA" w14:textId="77777777" w:rsidR="00036D0E" w:rsidRPr="00036D0E" w:rsidRDefault="00036D0E" w:rsidP="00245317">
            <w:pPr>
              <w:spacing w:after="0" w:line="240" w:lineRule="auto"/>
              <w:jc w:val="center"/>
              <w:rPr>
                <w:ins w:id="6229" w:author="David Dayan" w:date="2021-12-03T17:13:00Z"/>
                <w:rFonts w:ascii="Calibri" w:eastAsia="Times New Roman" w:hAnsi="Calibri" w:cs="Times New Roman"/>
                <w:color w:val="000000"/>
                <w:sz w:val="16"/>
                <w:szCs w:val="16"/>
              </w:rPr>
            </w:pPr>
            <w:ins w:id="62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31" w:author="David Dayan" w:date="2021-12-03T17:18:00Z">
              <w:tcPr>
                <w:tcW w:w="1440" w:type="dxa"/>
                <w:tcBorders>
                  <w:top w:val="nil"/>
                  <w:left w:val="nil"/>
                  <w:bottom w:val="nil"/>
                  <w:right w:val="nil"/>
                </w:tcBorders>
                <w:shd w:val="clear" w:color="auto" w:fill="auto"/>
                <w:noWrap/>
                <w:vAlign w:val="bottom"/>
                <w:hideMark/>
              </w:tcPr>
            </w:tcPrChange>
          </w:tcPr>
          <w:p w14:paraId="33CF9874" w14:textId="77777777" w:rsidR="00036D0E" w:rsidRPr="00036D0E" w:rsidRDefault="00036D0E" w:rsidP="00245317">
            <w:pPr>
              <w:spacing w:after="0" w:line="240" w:lineRule="auto"/>
              <w:jc w:val="center"/>
              <w:rPr>
                <w:ins w:id="6232" w:author="David Dayan" w:date="2021-12-03T17:13:00Z"/>
                <w:rFonts w:ascii="Calibri" w:eastAsia="Times New Roman" w:hAnsi="Calibri" w:cs="Times New Roman"/>
                <w:color w:val="000000"/>
                <w:sz w:val="16"/>
                <w:szCs w:val="16"/>
              </w:rPr>
            </w:pPr>
            <w:ins w:id="62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34" w:author="David Dayan" w:date="2021-12-03T17:18:00Z">
              <w:tcPr>
                <w:tcW w:w="1530" w:type="dxa"/>
                <w:tcBorders>
                  <w:top w:val="nil"/>
                  <w:left w:val="nil"/>
                  <w:bottom w:val="nil"/>
                  <w:right w:val="nil"/>
                </w:tcBorders>
                <w:shd w:val="clear" w:color="auto" w:fill="auto"/>
                <w:noWrap/>
                <w:vAlign w:val="bottom"/>
                <w:hideMark/>
              </w:tcPr>
            </w:tcPrChange>
          </w:tcPr>
          <w:p w14:paraId="3E186C56" w14:textId="77777777" w:rsidR="00036D0E" w:rsidRPr="00036D0E" w:rsidRDefault="00036D0E" w:rsidP="00245317">
            <w:pPr>
              <w:spacing w:after="0" w:line="240" w:lineRule="auto"/>
              <w:jc w:val="center"/>
              <w:rPr>
                <w:ins w:id="6235" w:author="David Dayan" w:date="2021-12-03T17:13:00Z"/>
                <w:rFonts w:ascii="Calibri" w:eastAsia="Times New Roman" w:hAnsi="Calibri" w:cs="Times New Roman"/>
                <w:color w:val="000000"/>
                <w:sz w:val="16"/>
                <w:szCs w:val="16"/>
              </w:rPr>
            </w:pPr>
            <w:ins w:id="62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37" w:author="David Dayan" w:date="2021-12-03T17:18:00Z">
              <w:tcPr>
                <w:tcW w:w="898" w:type="dxa"/>
                <w:tcBorders>
                  <w:top w:val="nil"/>
                  <w:left w:val="nil"/>
                  <w:bottom w:val="nil"/>
                  <w:right w:val="nil"/>
                </w:tcBorders>
                <w:shd w:val="clear" w:color="auto" w:fill="auto"/>
                <w:noWrap/>
                <w:vAlign w:val="bottom"/>
                <w:hideMark/>
              </w:tcPr>
            </w:tcPrChange>
          </w:tcPr>
          <w:p w14:paraId="4A01030C" w14:textId="77777777" w:rsidR="00036D0E" w:rsidRPr="00036D0E" w:rsidRDefault="00036D0E" w:rsidP="00245317">
            <w:pPr>
              <w:spacing w:after="0" w:line="240" w:lineRule="auto"/>
              <w:jc w:val="center"/>
              <w:rPr>
                <w:ins w:id="6238" w:author="David Dayan" w:date="2021-12-03T17:13:00Z"/>
                <w:rFonts w:ascii="Calibri" w:eastAsia="Times New Roman" w:hAnsi="Calibri" w:cs="Times New Roman"/>
                <w:color w:val="000000"/>
                <w:sz w:val="16"/>
                <w:szCs w:val="16"/>
              </w:rPr>
            </w:pPr>
            <w:ins w:id="62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40" w:author="David Dayan" w:date="2021-12-03T17:18:00Z">
              <w:tcPr>
                <w:tcW w:w="902" w:type="dxa"/>
                <w:tcBorders>
                  <w:top w:val="nil"/>
                  <w:left w:val="nil"/>
                  <w:bottom w:val="nil"/>
                  <w:right w:val="nil"/>
                </w:tcBorders>
                <w:shd w:val="clear" w:color="auto" w:fill="auto"/>
                <w:noWrap/>
                <w:vAlign w:val="bottom"/>
                <w:hideMark/>
              </w:tcPr>
            </w:tcPrChange>
          </w:tcPr>
          <w:p w14:paraId="23DEBB1A" w14:textId="77777777" w:rsidR="00036D0E" w:rsidRPr="00036D0E" w:rsidRDefault="00036D0E" w:rsidP="00245317">
            <w:pPr>
              <w:spacing w:after="0" w:line="240" w:lineRule="auto"/>
              <w:jc w:val="center"/>
              <w:rPr>
                <w:ins w:id="6241" w:author="David Dayan" w:date="2021-12-03T17:13:00Z"/>
                <w:rFonts w:ascii="Calibri" w:eastAsia="Times New Roman" w:hAnsi="Calibri" w:cs="Times New Roman"/>
                <w:color w:val="000000"/>
                <w:sz w:val="16"/>
                <w:szCs w:val="16"/>
              </w:rPr>
            </w:pPr>
            <w:ins w:id="62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43" w:author="David Dayan" w:date="2021-12-03T17:18:00Z">
              <w:tcPr>
                <w:tcW w:w="2160" w:type="dxa"/>
                <w:tcBorders>
                  <w:top w:val="nil"/>
                  <w:left w:val="nil"/>
                  <w:bottom w:val="nil"/>
                  <w:right w:val="nil"/>
                </w:tcBorders>
                <w:shd w:val="clear" w:color="auto" w:fill="auto"/>
                <w:noWrap/>
                <w:vAlign w:val="bottom"/>
                <w:hideMark/>
              </w:tcPr>
            </w:tcPrChange>
          </w:tcPr>
          <w:p w14:paraId="32BCA2D2" w14:textId="77777777" w:rsidR="00036D0E" w:rsidRPr="00036D0E" w:rsidRDefault="00036D0E" w:rsidP="00245317">
            <w:pPr>
              <w:spacing w:after="0" w:line="240" w:lineRule="auto"/>
              <w:jc w:val="center"/>
              <w:rPr>
                <w:ins w:id="6244" w:author="David Dayan" w:date="2021-12-03T17:13:00Z"/>
                <w:rFonts w:ascii="Calibri" w:eastAsia="Times New Roman" w:hAnsi="Calibri" w:cs="Times New Roman"/>
                <w:color w:val="000000"/>
                <w:sz w:val="16"/>
                <w:szCs w:val="16"/>
              </w:rPr>
            </w:pPr>
            <w:ins w:id="62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246" w:author="David Dayan" w:date="2021-12-03T17:18:00Z">
              <w:tcPr>
                <w:tcW w:w="2876" w:type="dxa"/>
                <w:gridSpan w:val="2"/>
                <w:tcBorders>
                  <w:top w:val="nil"/>
                  <w:left w:val="nil"/>
                  <w:bottom w:val="nil"/>
                  <w:right w:val="nil"/>
                </w:tcBorders>
                <w:shd w:val="clear" w:color="auto" w:fill="auto"/>
                <w:noWrap/>
                <w:vAlign w:val="bottom"/>
                <w:hideMark/>
              </w:tcPr>
            </w:tcPrChange>
          </w:tcPr>
          <w:p w14:paraId="09BF2BFB" w14:textId="77777777" w:rsidR="00036D0E" w:rsidRPr="00036D0E" w:rsidRDefault="00036D0E" w:rsidP="00245317">
            <w:pPr>
              <w:spacing w:after="0" w:line="240" w:lineRule="auto"/>
              <w:jc w:val="center"/>
              <w:rPr>
                <w:ins w:id="6247" w:author="David Dayan" w:date="2021-12-03T17:13:00Z"/>
                <w:rFonts w:ascii="Calibri" w:eastAsia="Times New Roman" w:hAnsi="Calibri" w:cs="Times New Roman"/>
                <w:color w:val="000000"/>
                <w:sz w:val="16"/>
                <w:szCs w:val="16"/>
              </w:rPr>
            </w:pPr>
            <w:ins w:id="62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249" w:author="David Dayan" w:date="2021-12-03T17:18:00Z">
              <w:tcPr>
                <w:tcW w:w="1426" w:type="dxa"/>
                <w:tcBorders>
                  <w:top w:val="nil"/>
                  <w:left w:val="nil"/>
                  <w:bottom w:val="nil"/>
                  <w:right w:val="nil"/>
                </w:tcBorders>
                <w:shd w:val="clear" w:color="auto" w:fill="auto"/>
                <w:noWrap/>
                <w:vAlign w:val="bottom"/>
                <w:hideMark/>
              </w:tcPr>
            </w:tcPrChange>
          </w:tcPr>
          <w:p w14:paraId="0606FFEC" w14:textId="77777777" w:rsidR="00036D0E" w:rsidRPr="00036D0E" w:rsidRDefault="00036D0E" w:rsidP="00245317">
            <w:pPr>
              <w:spacing w:after="0" w:line="240" w:lineRule="auto"/>
              <w:jc w:val="center"/>
              <w:rPr>
                <w:ins w:id="6250" w:author="David Dayan" w:date="2021-12-03T17:13:00Z"/>
                <w:rFonts w:ascii="Calibri" w:eastAsia="Times New Roman" w:hAnsi="Calibri" w:cs="Times New Roman"/>
                <w:color w:val="000000"/>
                <w:sz w:val="16"/>
                <w:szCs w:val="16"/>
              </w:rPr>
            </w:pPr>
            <w:ins w:id="62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5F6FEE6" w14:textId="77777777" w:rsidTr="00245317">
        <w:trPr>
          <w:cantSplit/>
          <w:trHeight w:val="20"/>
          <w:ins w:id="6252" w:author="David Dayan" w:date="2021-12-03T17:13:00Z"/>
          <w:trPrChange w:id="62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54" w:author="David Dayan" w:date="2021-12-03T17:18:00Z">
              <w:tcPr>
                <w:tcW w:w="1563" w:type="dxa"/>
                <w:tcBorders>
                  <w:top w:val="nil"/>
                  <w:left w:val="nil"/>
                  <w:bottom w:val="nil"/>
                  <w:right w:val="nil"/>
                </w:tcBorders>
                <w:shd w:val="clear" w:color="auto" w:fill="auto"/>
                <w:noWrap/>
                <w:vAlign w:val="bottom"/>
                <w:hideMark/>
              </w:tcPr>
            </w:tcPrChange>
          </w:tcPr>
          <w:p w14:paraId="45FD3FD7" w14:textId="77777777" w:rsidR="00036D0E" w:rsidRPr="00036D0E" w:rsidRDefault="00036D0E" w:rsidP="00245317">
            <w:pPr>
              <w:spacing w:after="0" w:line="240" w:lineRule="auto"/>
              <w:jc w:val="center"/>
              <w:rPr>
                <w:ins w:id="6255" w:author="David Dayan" w:date="2021-12-03T17:13:00Z"/>
                <w:rFonts w:ascii="Calibri" w:eastAsia="Times New Roman" w:hAnsi="Calibri" w:cs="Times New Roman"/>
                <w:color w:val="000000"/>
                <w:sz w:val="16"/>
                <w:szCs w:val="16"/>
              </w:rPr>
            </w:pPr>
            <w:ins w:id="6256" w:author="David Dayan" w:date="2021-12-03T17:13:00Z">
              <w:r w:rsidRPr="00036D0E">
                <w:rPr>
                  <w:rFonts w:ascii="Calibri" w:eastAsia="Times New Roman" w:hAnsi="Calibri" w:cs="Times New Roman"/>
                  <w:color w:val="000000"/>
                  <w:sz w:val="16"/>
                  <w:szCs w:val="16"/>
                </w:rPr>
                <w:t>OtsAC20ROGR_0167</w:t>
              </w:r>
            </w:ins>
          </w:p>
        </w:tc>
        <w:tc>
          <w:tcPr>
            <w:tcW w:w="746" w:type="dxa"/>
            <w:tcBorders>
              <w:top w:val="nil"/>
              <w:left w:val="nil"/>
              <w:bottom w:val="nil"/>
              <w:right w:val="nil"/>
            </w:tcBorders>
            <w:shd w:val="clear" w:color="auto" w:fill="auto"/>
            <w:noWrap/>
            <w:vAlign w:val="bottom"/>
            <w:hideMark/>
            <w:tcPrChange w:id="6257" w:author="David Dayan" w:date="2021-12-03T17:18:00Z">
              <w:tcPr>
                <w:tcW w:w="746" w:type="dxa"/>
                <w:tcBorders>
                  <w:top w:val="nil"/>
                  <w:left w:val="nil"/>
                  <w:bottom w:val="nil"/>
                  <w:right w:val="nil"/>
                </w:tcBorders>
                <w:shd w:val="clear" w:color="auto" w:fill="auto"/>
                <w:noWrap/>
                <w:vAlign w:val="bottom"/>
                <w:hideMark/>
              </w:tcPr>
            </w:tcPrChange>
          </w:tcPr>
          <w:p w14:paraId="1F86EDE7" w14:textId="77777777" w:rsidR="00036D0E" w:rsidRPr="00036D0E" w:rsidRDefault="00036D0E" w:rsidP="00245317">
            <w:pPr>
              <w:spacing w:after="0" w:line="240" w:lineRule="auto"/>
              <w:jc w:val="center"/>
              <w:rPr>
                <w:ins w:id="6258" w:author="David Dayan" w:date="2021-12-03T17:13:00Z"/>
                <w:rFonts w:ascii="Calibri" w:eastAsia="Times New Roman" w:hAnsi="Calibri" w:cs="Times New Roman"/>
                <w:color w:val="000000"/>
                <w:sz w:val="16"/>
                <w:szCs w:val="16"/>
              </w:rPr>
            </w:pPr>
            <w:ins w:id="625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60" w:author="David Dayan" w:date="2021-12-03T17:18:00Z">
              <w:tcPr>
                <w:tcW w:w="599" w:type="dxa"/>
                <w:tcBorders>
                  <w:top w:val="nil"/>
                  <w:left w:val="nil"/>
                  <w:bottom w:val="nil"/>
                  <w:right w:val="nil"/>
                </w:tcBorders>
                <w:shd w:val="clear" w:color="auto" w:fill="auto"/>
                <w:noWrap/>
                <w:vAlign w:val="bottom"/>
                <w:hideMark/>
              </w:tcPr>
            </w:tcPrChange>
          </w:tcPr>
          <w:p w14:paraId="166185BF" w14:textId="77777777" w:rsidR="00036D0E" w:rsidRPr="00036D0E" w:rsidRDefault="00036D0E" w:rsidP="00245317">
            <w:pPr>
              <w:spacing w:after="0" w:line="240" w:lineRule="auto"/>
              <w:jc w:val="center"/>
              <w:rPr>
                <w:ins w:id="6261" w:author="David Dayan" w:date="2021-12-03T17:13:00Z"/>
                <w:rFonts w:ascii="Calibri" w:eastAsia="Times New Roman" w:hAnsi="Calibri" w:cs="Times New Roman"/>
                <w:color w:val="000000"/>
                <w:sz w:val="16"/>
                <w:szCs w:val="16"/>
              </w:rPr>
            </w:pPr>
            <w:ins w:id="626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63" w:author="David Dayan" w:date="2021-12-03T17:18:00Z">
              <w:tcPr>
                <w:tcW w:w="1142" w:type="dxa"/>
                <w:tcBorders>
                  <w:top w:val="nil"/>
                  <w:left w:val="nil"/>
                  <w:bottom w:val="nil"/>
                  <w:right w:val="nil"/>
                </w:tcBorders>
                <w:shd w:val="clear" w:color="auto" w:fill="auto"/>
                <w:noWrap/>
                <w:vAlign w:val="bottom"/>
                <w:hideMark/>
              </w:tcPr>
            </w:tcPrChange>
          </w:tcPr>
          <w:p w14:paraId="3654A729" w14:textId="77777777" w:rsidR="00036D0E" w:rsidRPr="00036D0E" w:rsidRDefault="00036D0E" w:rsidP="00245317">
            <w:pPr>
              <w:spacing w:after="0" w:line="240" w:lineRule="auto"/>
              <w:jc w:val="center"/>
              <w:rPr>
                <w:ins w:id="6264" w:author="David Dayan" w:date="2021-12-03T17:13:00Z"/>
                <w:rFonts w:ascii="Calibri" w:eastAsia="Times New Roman" w:hAnsi="Calibri" w:cs="Times New Roman"/>
                <w:color w:val="000000"/>
                <w:sz w:val="16"/>
                <w:szCs w:val="16"/>
              </w:rPr>
            </w:pPr>
            <w:ins w:id="62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266" w:author="David Dayan" w:date="2021-12-03T17:18:00Z">
              <w:tcPr>
                <w:tcW w:w="1440" w:type="dxa"/>
                <w:tcBorders>
                  <w:top w:val="nil"/>
                  <w:left w:val="nil"/>
                  <w:bottom w:val="nil"/>
                  <w:right w:val="nil"/>
                </w:tcBorders>
                <w:shd w:val="clear" w:color="auto" w:fill="auto"/>
                <w:noWrap/>
                <w:vAlign w:val="bottom"/>
                <w:hideMark/>
              </w:tcPr>
            </w:tcPrChange>
          </w:tcPr>
          <w:p w14:paraId="689DA144" w14:textId="77777777" w:rsidR="00036D0E" w:rsidRPr="00036D0E" w:rsidRDefault="00036D0E" w:rsidP="00245317">
            <w:pPr>
              <w:spacing w:after="0" w:line="240" w:lineRule="auto"/>
              <w:jc w:val="center"/>
              <w:rPr>
                <w:ins w:id="6267" w:author="David Dayan" w:date="2021-12-03T17:13:00Z"/>
                <w:rFonts w:ascii="Calibri" w:eastAsia="Times New Roman" w:hAnsi="Calibri" w:cs="Times New Roman"/>
                <w:color w:val="000000"/>
                <w:sz w:val="16"/>
                <w:szCs w:val="16"/>
              </w:rPr>
            </w:pPr>
            <w:ins w:id="62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269" w:author="David Dayan" w:date="2021-12-03T17:18:00Z">
              <w:tcPr>
                <w:tcW w:w="1530" w:type="dxa"/>
                <w:tcBorders>
                  <w:top w:val="nil"/>
                  <w:left w:val="nil"/>
                  <w:bottom w:val="nil"/>
                  <w:right w:val="nil"/>
                </w:tcBorders>
                <w:shd w:val="clear" w:color="auto" w:fill="auto"/>
                <w:noWrap/>
                <w:vAlign w:val="bottom"/>
                <w:hideMark/>
              </w:tcPr>
            </w:tcPrChange>
          </w:tcPr>
          <w:p w14:paraId="02409196" w14:textId="77777777" w:rsidR="00036D0E" w:rsidRPr="00036D0E" w:rsidRDefault="00036D0E" w:rsidP="00245317">
            <w:pPr>
              <w:spacing w:after="0" w:line="240" w:lineRule="auto"/>
              <w:jc w:val="center"/>
              <w:rPr>
                <w:ins w:id="6270" w:author="David Dayan" w:date="2021-12-03T17:13:00Z"/>
                <w:rFonts w:ascii="Calibri" w:eastAsia="Times New Roman" w:hAnsi="Calibri" w:cs="Times New Roman"/>
                <w:color w:val="000000"/>
                <w:sz w:val="16"/>
                <w:szCs w:val="16"/>
              </w:rPr>
            </w:pPr>
            <w:ins w:id="62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272" w:author="David Dayan" w:date="2021-12-03T17:18:00Z">
              <w:tcPr>
                <w:tcW w:w="898" w:type="dxa"/>
                <w:tcBorders>
                  <w:top w:val="nil"/>
                  <w:left w:val="nil"/>
                  <w:bottom w:val="nil"/>
                  <w:right w:val="nil"/>
                </w:tcBorders>
                <w:shd w:val="clear" w:color="auto" w:fill="auto"/>
                <w:noWrap/>
                <w:vAlign w:val="bottom"/>
                <w:hideMark/>
              </w:tcPr>
            </w:tcPrChange>
          </w:tcPr>
          <w:p w14:paraId="021DDFD8" w14:textId="77777777" w:rsidR="00036D0E" w:rsidRPr="00036D0E" w:rsidRDefault="00036D0E" w:rsidP="00245317">
            <w:pPr>
              <w:spacing w:after="0" w:line="240" w:lineRule="auto"/>
              <w:jc w:val="center"/>
              <w:rPr>
                <w:ins w:id="6273" w:author="David Dayan" w:date="2021-12-03T17:13:00Z"/>
                <w:rFonts w:ascii="Calibri" w:eastAsia="Times New Roman" w:hAnsi="Calibri" w:cs="Times New Roman"/>
                <w:color w:val="000000"/>
                <w:sz w:val="16"/>
                <w:szCs w:val="16"/>
              </w:rPr>
            </w:pPr>
            <w:ins w:id="62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275" w:author="David Dayan" w:date="2021-12-03T17:18:00Z">
              <w:tcPr>
                <w:tcW w:w="902" w:type="dxa"/>
                <w:tcBorders>
                  <w:top w:val="nil"/>
                  <w:left w:val="nil"/>
                  <w:bottom w:val="nil"/>
                  <w:right w:val="nil"/>
                </w:tcBorders>
                <w:shd w:val="clear" w:color="auto" w:fill="auto"/>
                <w:noWrap/>
                <w:vAlign w:val="bottom"/>
                <w:hideMark/>
              </w:tcPr>
            </w:tcPrChange>
          </w:tcPr>
          <w:p w14:paraId="4F21055C" w14:textId="77777777" w:rsidR="00036D0E" w:rsidRPr="00036D0E" w:rsidRDefault="00036D0E" w:rsidP="00245317">
            <w:pPr>
              <w:spacing w:after="0" w:line="240" w:lineRule="auto"/>
              <w:jc w:val="center"/>
              <w:rPr>
                <w:ins w:id="6276" w:author="David Dayan" w:date="2021-12-03T17:13:00Z"/>
                <w:rFonts w:ascii="Calibri" w:eastAsia="Times New Roman" w:hAnsi="Calibri" w:cs="Times New Roman"/>
                <w:color w:val="000000"/>
                <w:sz w:val="16"/>
                <w:szCs w:val="16"/>
              </w:rPr>
            </w:pPr>
            <w:ins w:id="62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278" w:author="David Dayan" w:date="2021-12-03T17:18:00Z">
              <w:tcPr>
                <w:tcW w:w="2160" w:type="dxa"/>
                <w:tcBorders>
                  <w:top w:val="nil"/>
                  <w:left w:val="nil"/>
                  <w:bottom w:val="nil"/>
                  <w:right w:val="nil"/>
                </w:tcBorders>
                <w:shd w:val="clear" w:color="auto" w:fill="auto"/>
                <w:noWrap/>
                <w:vAlign w:val="bottom"/>
                <w:hideMark/>
              </w:tcPr>
            </w:tcPrChange>
          </w:tcPr>
          <w:p w14:paraId="40D78B7C" w14:textId="77777777" w:rsidR="00036D0E" w:rsidRPr="00036D0E" w:rsidRDefault="00036D0E" w:rsidP="00245317">
            <w:pPr>
              <w:spacing w:after="0" w:line="240" w:lineRule="auto"/>
              <w:jc w:val="center"/>
              <w:rPr>
                <w:ins w:id="6279" w:author="David Dayan" w:date="2021-12-03T17:13:00Z"/>
                <w:rFonts w:ascii="Calibri" w:eastAsia="Times New Roman" w:hAnsi="Calibri" w:cs="Times New Roman"/>
                <w:color w:val="000000"/>
                <w:sz w:val="16"/>
                <w:szCs w:val="16"/>
              </w:rPr>
            </w:pPr>
            <w:ins w:id="62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281" w:author="David Dayan" w:date="2021-12-03T17:18:00Z">
              <w:tcPr>
                <w:tcW w:w="2876" w:type="dxa"/>
                <w:gridSpan w:val="2"/>
                <w:tcBorders>
                  <w:top w:val="nil"/>
                  <w:left w:val="nil"/>
                  <w:bottom w:val="nil"/>
                  <w:right w:val="nil"/>
                </w:tcBorders>
                <w:shd w:val="clear" w:color="auto" w:fill="auto"/>
                <w:noWrap/>
                <w:vAlign w:val="bottom"/>
                <w:hideMark/>
              </w:tcPr>
            </w:tcPrChange>
          </w:tcPr>
          <w:p w14:paraId="280EE9EB" w14:textId="77777777" w:rsidR="00036D0E" w:rsidRPr="00036D0E" w:rsidRDefault="00036D0E" w:rsidP="00245317">
            <w:pPr>
              <w:spacing w:after="0" w:line="240" w:lineRule="auto"/>
              <w:jc w:val="center"/>
              <w:rPr>
                <w:ins w:id="6282" w:author="David Dayan" w:date="2021-12-03T17:13:00Z"/>
                <w:rFonts w:ascii="Calibri" w:eastAsia="Times New Roman" w:hAnsi="Calibri" w:cs="Times New Roman"/>
                <w:color w:val="000000"/>
                <w:sz w:val="16"/>
                <w:szCs w:val="16"/>
              </w:rPr>
            </w:pPr>
            <w:ins w:id="62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284" w:author="David Dayan" w:date="2021-12-03T17:18:00Z">
              <w:tcPr>
                <w:tcW w:w="1426" w:type="dxa"/>
                <w:tcBorders>
                  <w:top w:val="nil"/>
                  <w:left w:val="nil"/>
                  <w:bottom w:val="nil"/>
                  <w:right w:val="nil"/>
                </w:tcBorders>
                <w:shd w:val="clear" w:color="auto" w:fill="auto"/>
                <w:noWrap/>
                <w:vAlign w:val="bottom"/>
                <w:hideMark/>
              </w:tcPr>
            </w:tcPrChange>
          </w:tcPr>
          <w:p w14:paraId="5F3095FD" w14:textId="77777777" w:rsidR="00036D0E" w:rsidRPr="00036D0E" w:rsidRDefault="00036D0E" w:rsidP="00245317">
            <w:pPr>
              <w:spacing w:after="0" w:line="240" w:lineRule="auto"/>
              <w:jc w:val="center"/>
              <w:rPr>
                <w:ins w:id="6285" w:author="David Dayan" w:date="2021-12-03T17:13:00Z"/>
                <w:rFonts w:ascii="Calibri" w:eastAsia="Times New Roman" w:hAnsi="Calibri" w:cs="Times New Roman"/>
                <w:color w:val="000000"/>
                <w:sz w:val="16"/>
                <w:szCs w:val="16"/>
              </w:rPr>
            </w:pPr>
            <w:ins w:id="62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5FBA77" w14:textId="77777777" w:rsidTr="00245317">
        <w:trPr>
          <w:cantSplit/>
          <w:trHeight w:val="20"/>
          <w:ins w:id="6287" w:author="David Dayan" w:date="2021-12-03T17:13:00Z"/>
          <w:trPrChange w:id="62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289" w:author="David Dayan" w:date="2021-12-03T17:18:00Z">
              <w:tcPr>
                <w:tcW w:w="1563" w:type="dxa"/>
                <w:tcBorders>
                  <w:top w:val="nil"/>
                  <w:left w:val="nil"/>
                  <w:bottom w:val="nil"/>
                  <w:right w:val="nil"/>
                </w:tcBorders>
                <w:shd w:val="clear" w:color="auto" w:fill="auto"/>
                <w:noWrap/>
                <w:vAlign w:val="bottom"/>
                <w:hideMark/>
              </w:tcPr>
            </w:tcPrChange>
          </w:tcPr>
          <w:p w14:paraId="4F9D9E49" w14:textId="77777777" w:rsidR="00036D0E" w:rsidRPr="00036D0E" w:rsidRDefault="00036D0E" w:rsidP="00245317">
            <w:pPr>
              <w:spacing w:after="0" w:line="240" w:lineRule="auto"/>
              <w:jc w:val="center"/>
              <w:rPr>
                <w:ins w:id="6290" w:author="David Dayan" w:date="2021-12-03T17:13:00Z"/>
                <w:rFonts w:ascii="Calibri" w:eastAsia="Times New Roman" w:hAnsi="Calibri" w:cs="Times New Roman"/>
                <w:color w:val="000000"/>
                <w:sz w:val="16"/>
                <w:szCs w:val="16"/>
              </w:rPr>
            </w:pPr>
            <w:ins w:id="6291" w:author="David Dayan" w:date="2021-12-03T17:13:00Z">
              <w:r w:rsidRPr="00036D0E">
                <w:rPr>
                  <w:rFonts w:ascii="Calibri" w:eastAsia="Times New Roman" w:hAnsi="Calibri" w:cs="Times New Roman"/>
                  <w:color w:val="000000"/>
                  <w:sz w:val="16"/>
                  <w:szCs w:val="16"/>
                </w:rPr>
                <w:t>OtsAC20ROGR_0168</w:t>
              </w:r>
            </w:ins>
          </w:p>
        </w:tc>
        <w:tc>
          <w:tcPr>
            <w:tcW w:w="746" w:type="dxa"/>
            <w:tcBorders>
              <w:top w:val="nil"/>
              <w:left w:val="nil"/>
              <w:bottom w:val="nil"/>
              <w:right w:val="nil"/>
            </w:tcBorders>
            <w:shd w:val="clear" w:color="auto" w:fill="auto"/>
            <w:noWrap/>
            <w:vAlign w:val="bottom"/>
            <w:hideMark/>
            <w:tcPrChange w:id="6292" w:author="David Dayan" w:date="2021-12-03T17:18:00Z">
              <w:tcPr>
                <w:tcW w:w="746" w:type="dxa"/>
                <w:tcBorders>
                  <w:top w:val="nil"/>
                  <w:left w:val="nil"/>
                  <w:bottom w:val="nil"/>
                  <w:right w:val="nil"/>
                </w:tcBorders>
                <w:shd w:val="clear" w:color="auto" w:fill="auto"/>
                <w:noWrap/>
                <w:vAlign w:val="bottom"/>
                <w:hideMark/>
              </w:tcPr>
            </w:tcPrChange>
          </w:tcPr>
          <w:p w14:paraId="6CCE4376" w14:textId="77777777" w:rsidR="00036D0E" w:rsidRPr="00036D0E" w:rsidRDefault="00036D0E" w:rsidP="00245317">
            <w:pPr>
              <w:spacing w:after="0" w:line="240" w:lineRule="auto"/>
              <w:jc w:val="center"/>
              <w:rPr>
                <w:ins w:id="6293" w:author="David Dayan" w:date="2021-12-03T17:13:00Z"/>
                <w:rFonts w:ascii="Calibri" w:eastAsia="Times New Roman" w:hAnsi="Calibri" w:cs="Times New Roman"/>
                <w:color w:val="000000"/>
                <w:sz w:val="16"/>
                <w:szCs w:val="16"/>
              </w:rPr>
            </w:pPr>
            <w:ins w:id="629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295" w:author="David Dayan" w:date="2021-12-03T17:18:00Z">
              <w:tcPr>
                <w:tcW w:w="599" w:type="dxa"/>
                <w:tcBorders>
                  <w:top w:val="nil"/>
                  <w:left w:val="nil"/>
                  <w:bottom w:val="nil"/>
                  <w:right w:val="nil"/>
                </w:tcBorders>
                <w:shd w:val="clear" w:color="auto" w:fill="auto"/>
                <w:noWrap/>
                <w:vAlign w:val="bottom"/>
                <w:hideMark/>
              </w:tcPr>
            </w:tcPrChange>
          </w:tcPr>
          <w:p w14:paraId="3FFF0A1E" w14:textId="77777777" w:rsidR="00036D0E" w:rsidRPr="00036D0E" w:rsidRDefault="00036D0E" w:rsidP="00245317">
            <w:pPr>
              <w:spacing w:after="0" w:line="240" w:lineRule="auto"/>
              <w:jc w:val="center"/>
              <w:rPr>
                <w:ins w:id="6296" w:author="David Dayan" w:date="2021-12-03T17:13:00Z"/>
                <w:rFonts w:ascii="Calibri" w:eastAsia="Times New Roman" w:hAnsi="Calibri" w:cs="Times New Roman"/>
                <w:color w:val="000000"/>
                <w:sz w:val="16"/>
                <w:szCs w:val="16"/>
              </w:rPr>
            </w:pPr>
            <w:ins w:id="629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298" w:author="David Dayan" w:date="2021-12-03T17:18:00Z">
              <w:tcPr>
                <w:tcW w:w="1142" w:type="dxa"/>
                <w:tcBorders>
                  <w:top w:val="nil"/>
                  <w:left w:val="nil"/>
                  <w:bottom w:val="nil"/>
                  <w:right w:val="nil"/>
                </w:tcBorders>
                <w:shd w:val="clear" w:color="auto" w:fill="auto"/>
                <w:noWrap/>
                <w:vAlign w:val="bottom"/>
                <w:hideMark/>
              </w:tcPr>
            </w:tcPrChange>
          </w:tcPr>
          <w:p w14:paraId="3633EB4E" w14:textId="77777777" w:rsidR="00036D0E" w:rsidRPr="00036D0E" w:rsidRDefault="00036D0E" w:rsidP="00245317">
            <w:pPr>
              <w:spacing w:after="0" w:line="240" w:lineRule="auto"/>
              <w:jc w:val="center"/>
              <w:rPr>
                <w:ins w:id="6299" w:author="David Dayan" w:date="2021-12-03T17:13:00Z"/>
                <w:rFonts w:ascii="Calibri" w:eastAsia="Times New Roman" w:hAnsi="Calibri" w:cs="Times New Roman"/>
                <w:color w:val="000000"/>
                <w:sz w:val="16"/>
                <w:szCs w:val="16"/>
              </w:rPr>
            </w:pPr>
            <w:ins w:id="63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01" w:author="David Dayan" w:date="2021-12-03T17:18:00Z">
              <w:tcPr>
                <w:tcW w:w="1440" w:type="dxa"/>
                <w:tcBorders>
                  <w:top w:val="nil"/>
                  <w:left w:val="nil"/>
                  <w:bottom w:val="nil"/>
                  <w:right w:val="nil"/>
                </w:tcBorders>
                <w:shd w:val="clear" w:color="auto" w:fill="auto"/>
                <w:noWrap/>
                <w:vAlign w:val="bottom"/>
                <w:hideMark/>
              </w:tcPr>
            </w:tcPrChange>
          </w:tcPr>
          <w:p w14:paraId="00D6D0FA" w14:textId="77777777" w:rsidR="00036D0E" w:rsidRPr="00036D0E" w:rsidRDefault="00036D0E" w:rsidP="00245317">
            <w:pPr>
              <w:spacing w:after="0" w:line="240" w:lineRule="auto"/>
              <w:jc w:val="center"/>
              <w:rPr>
                <w:ins w:id="6302" w:author="David Dayan" w:date="2021-12-03T17:13:00Z"/>
                <w:rFonts w:ascii="Calibri" w:eastAsia="Times New Roman" w:hAnsi="Calibri" w:cs="Times New Roman"/>
                <w:color w:val="000000"/>
                <w:sz w:val="16"/>
                <w:szCs w:val="16"/>
              </w:rPr>
            </w:pPr>
            <w:ins w:id="63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04" w:author="David Dayan" w:date="2021-12-03T17:18:00Z">
              <w:tcPr>
                <w:tcW w:w="1530" w:type="dxa"/>
                <w:tcBorders>
                  <w:top w:val="nil"/>
                  <w:left w:val="nil"/>
                  <w:bottom w:val="nil"/>
                  <w:right w:val="nil"/>
                </w:tcBorders>
                <w:shd w:val="clear" w:color="auto" w:fill="auto"/>
                <w:noWrap/>
                <w:vAlign w:val="bottom"/>
                <w:hideMark/>
              </w:tcPr>
            </w:tcPrChange>
          </w:tcPr>
          <w:p w14:paraId="4C1BBECB" w14:textId="77777777" w:rsidR="00036D0E" w:rsidRPr="00036D0E" w:rsidRDefault="00036D0E" w:rsidP="00245317">
            <w:pPr>
              <w:spacing w:after="0" w:line="240" w:lineRule="auto"/>
              <w:jc w:val="center"/>
              <w:rPr>
                <w:ins w:id="6305" w:author="David Dayan" w:date="2021-12-03T17:13:00Z"/>
                <w:rFonts w:ascii="Calibri" w:eastAsia="Times New Roman" w:hAnsi="Calibri" w:cs="Times New Roman"/>
                <w:color w:val="000000"/>
                <w:sz w:val="16"/>
                <w:szCs w:val="16"/>
              </w:rPr>
            </w:pPr>
            <w:ins w:id="63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07" w:author="David Dayan" w:date="2021-12-03T17:18:00Z">
              <w:tcPr>
                <w:tcW w:w="898" w:type="dxa"/>
                <w:tcBorders>
                  <w:top w:val="nil"/>
                  <w:left w:val="nil"/>
                  <w:bottom w:val="nil"/>
                  <w:right w:val="nil"/>
                </w:tcBorders>
                <w:shd w:val="clear" w:color="auto" w:fill="auto"/>
                <w:noWrap/>
                <w:vAlign w:val="bottom"/>
                <w:hideMark/>
              </w:tcPr>
            </w:tcPrChange>
          </w:tcPr>
          <w:p w14:paraId="5F733F85" w14:textId="77777777" w:rsidR="00036D0E" w:rsidRPr="00036D0E" w:rsidRDefault="00036D0E" w:rsidP="00245317">
            <w:pPr>
              <w:spacing w:after="0" w:line="240" w:lineRule="auto"/>
              <w:jc w:val="center"/>
              <w:rPr>
                <w:ins w:id="6308" w:author="David Dayan" w:date="2021-12-03T17:13:00Z"/>
                <w:rFonts w:ascii="Calibri" w:eastAsia="Times New Roman" w:hAnsi="Calibri" w:cs="Times New Roman"/>
                <w:color w:val="000000"/>
                <w:sz w:val="16"/>
                <w:szCs w:val="16"/>
              </w:rPr>
            </w:pPr>
            <w:ins w:id="63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10" w:author="David Dayan" w:date="2021-12-03T17:18:00Z">
              <w:tcPr>
                <w:tcW w:w="902" w:type="dxa"/>
                <w:tcBorders>
                  <w:top w:val="nil"/>
                  <w:left w:val="nil"/>
                  <w:bottom w:val="nil"/>
                  <w:right w:val="nil"/>
                </w:tcBorders>
                <w:shd w:val="clear" w:color="auto" w:fill="auto"/>
                <w:noWrap/>
                <w:vAlign w:val="bottom"/>
                <w:hideMark/>
              </w:tcPr>
            </w:tcPrChange>
          </w:tcPr>
          <w:p w14:paraId="6358CB73" w14:textId="77777777" w:rsidR="00036D0E" w:rsidRPr="00036D0E" w:rsidRDefault="00036D0E" w:rsidP="00245317">
            <w:pPr>
              <w:spacing w:after="0" w:line="240" w:lineRule="auto"/>
              <w:jc w:val="center"/>
              <w:rPr>
                <w:ins w:id="6311" w:author="David Dayan" w:date="2021-12-03T17:13:00Z"/>
                <w:rFonts w:ascii="Calibri" w:eastAsia="Times New Roman" w:hAnsi="Calibri" w:cs="Times New Roman"/>
                <w:color w:val="000000"/>
                <w:sz w:val="16"/>
                <w:szCs w:val="16"/>
              </w:rPr>
            </w:pPr>
            <w:ins w:id="63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13" w:author="David Dayan" w:date="2021-12-03T17:18:00Z">
              <w:tcPr>
                <w:tcW w:w="2160" w:type="dxa"/>
                <w:tcBorders>
                  <w:top w:val="nil"/>
                  <w:left w:val="nil"/>
                  <w:bottom w:val="nil"/>
                  <w:right w:val="nil"/>
                </w:tcBorders>
                <w:shd w:val="clear" w:color="auto" w:fill="auto"/>
                <w:noWrap/>
                <w:vAlign w:val="bottom"/>
                <w:hideMark/>
              </w:tcPr>
            </w:tcPrChange>
          </w:tcPr>
          <w:p w14:paraId="6081D776" w14:textId="77777777" w:rsidR="00036D0E" w:rsidRPr="00036D0E" w:rsidRDefault="00036D0E" w:rsidP="00245317">
            <w:pPr>
              <w:spacing w:after="0" w:line="240" w:lineRule="auto"/>
              <w:jc w:val="center"/>
              <w:rPr>
                <w:ins w:id="6314" w:author="David Dayan" w:date="2021-12-03T17:13:00Z"/>
                <w:rFonts w:ascii="Calibri" w:eastAsia="Times New Roman" w:hAnsi="Calibri" w:cs="Times New Roman"/>
                <w:color w:val="000000"/>
                <w:sz w:val="16"/>
                <w:szCs w:val="16"/>
              </w:rPr>
            </w:pPr>
            <w:ins w:id="63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316" w:author="David Dayan" w:date="2021-12-03T17:18:00Z">
              <w:tcPr>
                <w:tcW w:w="2876" w:type="dxa"/>
                <w:gridSpan w:val="2"/>
                <w:tcBorders>
                  <w:top w:val="nil"/>
                  <w:left w:val="nil"/>
                  <w:bottom w:val="nil"/>
                  <w:right w:val="nil"/>
                </w:tcBorders>
                <w:shd w:val="clear" w:color="auto" w:fill="auto"/>
                <w:noWrap/>
                <w:vAlign w:val="bottom"/>
                <w:hideMark/>
              </w:tcPr>
            </w:tcPrChange>
          </w:tcPr>
          <w:p w14:paraId="7033BE27" w14:textId="77777777" w:rsidR="00036D0E" w:rsidRPr="00036D0E" w:rsidRDefault="00036D0E" w:rsidP="00245317">
            <w:pPr>
              <w:spacing w:after="0" w:line="240" w:lineRule="auto"/>
              <w:jc w:val="center"/>
              <w:rPr>
                <w:ins w:id="6317" w:author="David Dayan" w:date="2021-12-03T17:13:00Z"/>
                <w:rFonts w:ascii="Calibri" w:eastAsia="Times New Roman" w:hAnsi="Calibri" w:cs="Times New Roman"/>
                <w:color w:val="000000"/>
                <w:sz w:val="16"/>
                <w:szCs w:val="16"/>
              </w:rPr>
            </w:pPr>
            <w:ins w:id="63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319" w:author="David Dayan" w:date="2021-12-03T17:18:00Z">
              <w:tcPr>
                <w:tcW w:w="1426" w:type="dxa"/>
                <w:tcBorders>
                  <w:top w:val="nil"/>
                  <w:left w:val="nil"/>
                  <w:bottom w:val="nil"/>
                  <w:right w:val="nil"/>
                </w:tcBorders>
                <w:shd w:val="clear" w:color="auto" w:fill="auto"/>
                <w:noWrap/>
                <w:vAlign w:val="bottom"/>
                <w:hideMark/>
              </w:tcPr>
            </w:tcPrChange>
          </w:tcPr>
          <w:p w14:paraId="0C12DAC7" w14:textId="77777777" w:rsidR="00036D0E" w:rsidRPr="00036D0E" w:rsidRDefault="00036D0E" w:rsidP="00245317">
            <w:pPr>
              <w:spacing w:after="0" w:line="240" w:lineRule="auto"/>
              <w:jc w:val="center"/>
              <w:rPr>
                <w:ins w:id="6320" w:author="David Dayan" w:date="2021-12-03T17:13:00Z"/>
                <w:rFonts w:ascii="Calibri" w:eastAsia="Times New Roman" w:hAnsi="Calibri" w:cs="Times New Roman"/>
                <w:color w:val="000000"/>
                <w:sz w:val="16"/>
                <w:szCs w:val="16"/>
              </w:rPr>
            </w:pPr>
            <w:ins w:id="63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14C4CE1" w14:textId="77777777" w:rsidTr="00245317">
        <w:trPr>
          <w:cantSplit/>
          <w:trHeight w:val="20"/>
          <w:ins w:id="6322" w:author="David Dayan" w:date="2021-12-03T17:13:00Z"/>
          <w:trPrChange w:id="63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24" w:author="David Dayan" w:date="2021-12-03T17:18:00Z">
              <w:tcPr>
                <w:tcW w:w="1563" w:type="dxa"/>
                <w:tcBorders>
                  <w:top w:val="nil"/>
                  <w:left w:val="nil"/>
                  <w:bottom w:val="nil"/>
                  <w:right w:val="nil"/>
                </w:tcBorders>
                <w:shd w:val="clear" w:color="auto" w:fill="auto"/>
                <w:noWrap/>
                <w:vAlign w:val="bottom"/>
                <w:hideMark/>
              </w:tcPr>
            </w:tcPrChange>
          </w:tcPr>
          <w:p w14:paraId="55814D95" w14:textId="77777777" w:rsidR="00036D0E" w:rsidRPr="00036D0E" w:rsidRDefault="00036D0E" w:rsidP="00245317">
            <w:pPr>
              <w:spacing w:after="0" w:line="240" w:lineRule="auto"/>
              <w:jc w:val="center"/>
              <w:rPr>
                <w:ins w:id="6325" w:author="David Dayan" w:date="2021-12-03T17:13:00Z"/>
                <w:rFonts w:ascii="Calibri" w:eastAsia="Times New Roman" w:hAnsi="Calibri" w:cs="Times New Roman"/>
                <w:color w:val="000000"/>
                <w:sz w:val="16"/>
                <w:szCs w:val="16"/>
              </w:rPr>
            </w:pPr>
            <w:ins w:id="6326" w:author="David Dayan" w:date="2021-12-03T17:13:00Z">
              <w:r w:rsidRPr="00036D0E">
                <w:rPr>
                  <w:rFonts w:ascii="Calibri" w:eastAsia="Times New Roman" w:hAnsi="Calibri" w:cs="Times New Roman"/>
                  <w:color w:val="000000"/>
                  <w:sz w:val="16"/>
                  <w:szCs w:val="16"/>
                </w:rPr>
                <w:t>OtsAC20ROGR_0169</w:t>
              </w:r>
            </w:ins>
          </w:p>
        </w:tc>
        <w:tc>
          <w:tcPr>
            <w:tcW w:w="746" w:type="dxa"/>
            <w:tcBorders>
              <w:top w:val="nil"/>
              <w:left w:val="nil"/>
              <w:bottom w:val="nil"/>
              <w:right w:val="nil"/>
            </w:tcBorders>
            <w:shd w:val="clear" w:color="auto" w:fill="auto"/>
            <w:noWrap/>
            <w:vAlign w:val="bottom"/>
            <w:hideMark/>
            <w:tcPrChange w:id="6327" w:author="David Dayan" w:date="2021-12-03T17:18:00Z">
              <w:tcPr>
                <w:tcW w:w="746" w:type="dxa"/>
                <w:tcBorders>
                  <w:top w:val="nil"/>
                  <w:left w:val="nil"/>
                  <w:bottom w:val="nil"/>
                  <w:right w:val="nil"/>
                </w:tcBorders>
                <w:shd w:val="clear" w:color="auto" w:fill="auto"/>
                <w:noWrap/>
                <w:vAlign w:val="bottom"/>
                <w:hideMark/>
              </w:tcPr>
            </w:tcPrChange>
          </w:tcPr>
          <w:p w14:paraId="5C8A2B9D" w14:textId="77777777" w:rsidR="00036D0E" w:rsidRPr="00036D0E" w:rsidRDefault="00036D0E" w:rsidP="00245317">
            <w:pPr>
              <w:spacing w:after="0" w:line="240" w:lineRule="auto"/>
              <w:jc w:val="center"/>
              <w:rPr>
                <w:ins w:id="6328" w:author="David Dayan" w:date="2021-12-03T17:13:00Z"/>
                <w:rFonts w:ascii="Calibri" w:eastAsia="Times New Roman" w:hAnsi="Calibri" w:cs="Times New Roman"/>
                <w:color w:val="000000"/>
                <w:sz w:val="16"/>
                <w:szCs w:val="16"/>
              </w:rPr>
            </w:pPr>
            <w:ins w:id="632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330" w:author="David Dayan" w:date="2021-12-03T17:18:00Z">
              <w:tcPr>
                <w:tcW w:w="599" w:type="dxa"/>
                <w:tcBorders>
                  <w:top w:val="nil"/>
                  <w:left w:val="nil"/>
                  <w:bottom w:val="nil"/>
                  <w:right w:val="nil"/>
                </w:tcBorders>
                <w:shd w:val="clear" w:color="auto" w:fill="auto"/>
                <w:noWrap/>
                <w:vAlign w:val="bottom"/>
                <w:hideMark/>
              </w:tcPr>
            </w:tcPrChange>
          </w:tcPr>
          <w:p w14:paraId="3BB801BF" w14:textId="77777777" w:rsidR="00036D0E" w:rsidRPr="00036D0E" w:rsidRDefault="00036D0E" w:rsidP="00245317">
            <w:pPr>
              <w:spacing w:after="0" w:line="240" w:lineRule="auto"/>
              <w:jc w:val="center"/>
              <w:rPr>
                <w:ins w:id="6331" w:author="David Dayan" w:date="2021-12-03T17:13:00Z"/>
                <w:rFonts w:ascii="Calibri" w:eastAsia="Times New Roman" w:hAnsi="Calibri" w:cs="Times New Roman"/>
                <w:color w:val="000000"/>
                <w:sz w:val="16"/>
                <w:szCs w:val="16"/>
              </w:rPr>
            </w:pPr>
            <w:ins w:id="633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333" w:author="David Dayan" w:date="2021-12-03T17:18:00Z">
              <w:tcPr>
                <w:tcW w:w="1142" w:type="dxa"/>
                <w:tcBorders>
                  <w:top w:val="nil"/>
                  <w:left w:val="nil"/>
                  <w:bottom w:val="nil"/>
                  <w:right w:val="nil"/>
                </w:tcBorders>
                <w:shd w:val="clear" w:color="auto" w:fill="auto"/>
                <w:noWrap/>
                <w:vAlign w:val="bottom"/>
                <w:hideMark/>
              </w:tcPr>
            </w:tcPrChange>
          </w:tcPr>
          <w:p w14:paraId="1D27E2D1" w14:textId="77777777" w:rsidR="00036D0E" w:rsidRPr="00036D0E" w:rsidRDefault="00036D0E" w:rsidP="00245317">
            <w:pPr>
              <w:spacing w:after="0" w:line="240" w:lineRule="auto"/>
              <w:jc w:val="center"/>
              <w:rPr>
                <w:ins w:id="6334" w:author="David Dayan" w:date="2021-12-03T17:13:00Z"/>
                <w:rFonts w:ascii="Calibri" w:eastAsia="Times New Roman" w:hAnsi="Calibri" w:cs="Times New Roman"/>
                <w:color w:val="000000"/>
                <w:sz w:val="16"/>
                <w:szCs w:val="16"/>
              </w:rPr>
            </w:pPr>
            <w:ins w:id="63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36" w:author="David Dayan" w:date="2021-12-03T17:18:00Z">
              <w:tcPr>
                <w:tcW w:w="1440" w:type="dxa"/>
                <w:tcBorders>
                  <w:top w:val="nil"/>
                  <w:left w:val="nil"/>
                  <w:bottom w:val="nil"/>
                  <w:right w:val="nil"/>
                </w:tcBorders>
                <w:shd w:val="clear" w:color="auto" w:fill="auto"/>
                <w:noWrap/>
                <w:vAlign w:val="bottom"/>
                <w:hideMark/>
              </w:tcPr>
            </w:tcPrChange>
          </w:tcPr>
          <w:p w14:paraId="1E352B05" w14:textId="77777777" w:rsidR="00036D0E" w:rsidRPr="00036D0E" w:rsidRDefault="00036D0E" w:rsidP="00245317">
            <w:pPr>
              <w:spacing w:after="0" w:line="240" w:lineRule="auto"/>
              <w:jc w:val="center"/>
              <w:rPr>
                <w:ins w:id="6337" w:author="David Dayan" w:date="2021-12-03T17:13:00Z"/>
                <w:rFonts w:ascii="Calibri" w:eastAsia="Times New Roman" w:hAnsi="Calibri" w:cs="Times New Roman"/>
                <w:color w:val="000000"/>
                <w:sz w:val="16"/>
                <w:szCs w:val="16"/>
              </w:rPr>
            </w:pPr>
            <w:ins w:id="63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39" w:author="David Dayan" w:date="2021-12-03T17:18:00Z">
              <w:tcPr>
                <w:tcW w:w="1530" w:type="dxa"/>
                <w:tcBorders>
                  <w:top w:val="nil"/>
                  <w:left w:val="nil"/>
                  <w:bottom w:val="nil"/>
                  <w:right w:val="nil"/>
                </w:tcBorders>
                <w:shd w:val="clear" w:color="auto" w:fill="auto"/>
                <w:noWrap/>
                <w:vAlign w:val="bottom"/>
                <w:hideMark/>
              </w:tcPr>
            </w:tcPrChange>
          </w:tcPr>
          <w:p w14:paraId="78C0100B" w14:textId="77777777" w:rsidR="00036D0E" w:rsidRPr="00036D0E" w:rsidRDefault="00036D0E" w:rsidP="00245317">
            <w:pPr>
              <w:spacing w:after="0" w:line="240" w:lineRule="auto"/>
              <w:jc w:val="center"/>
              <w:rPr>
                <w:ins w:id="6340" w:author="David Dayan" w:date="2021-12-03T17:13:00Z"/>
                <w:rFonts w:ascii="Calibri" w:eastAsia="Times New Roman" w:hAnsi="Calibri" w:cs="Times New Roman"/>
                <w:color w:val="000000"/>
                <w:sz w:val="16"/>
                <w:szCs w:val="16"/>
              </w:rPr>
            </w:pPr>
            <w:ins w:id="63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42" w:author="David Dayan" w:date="2021-12-03T17:18:00Z">
              <w:tcPr>
                <w:tcW w:w="898" w:type="dxa"/>
                <w:tcBorders>
                  <w:top w:val="nil"/>
                  <w:left w:val="nil"/>
                  <w:bottom w:val="nil"/>
                  <w:right w:val="nil"/>
                </w:tcBorders>
                <w:shd w:val="clear" w:color="auto" w:fill="auto"/>
                <w:noWrap/>
                <w:vAlign w:val="bottom"/>
                <w:hideMark/>
              </w:tcPr>
            </w:tcPrChange>
          </w:tcPr>
          <w:p w14:paraId="7B345CCB" w14:textId="77777777" w:rsidR="00036D0E" w:rsidRPr="00036D0E" w:rsidRDefault="00036D0E" w:rsidP="00245317">
            <w:pPr>
              <w:spacing w:after="0" w:line="240" w:lineRule="auto"/>
              <w:jc w:val="center"/>
              <w:rPr>
                <w:ins w:id="6343" w:author="David Dayan" w:date="2021-12-03T17:13:00Z"/>
                <w:rFonts w:ascii="Calibri" w:eastAsia="Times New Roman" w:hAnsi="Calibri" w:cs="Times New Roman"/>
                <w:color w:val="000000"/>
                <w:sz w:val="16"/>
                <w:szCs w:val="16"/>
              </w:rPr>
            </w:pPr>
            <w:ins w:id="63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45" w:author="David Dayan" w:date="2021-12-03T17:18:00Z">
              <w:tcPr>
                <w:tcW w:w="902" w:type="dxa"/>
                <w:tcBorders>
                  <w:top w:val="nil"/>
                  <w:left w:val="nil"/>
                  <w:bottom w:val="nil"/>
                  <w:right w:val="nil"/>
                </w:tcBorders>
                <w:shd w:val="clear" w:color="auto" w:fill="auto"/>
                <w:noWrap/>
                <w:vAlign w:val="bottom"/>
                <w:hideMark/>
              </w:tcPr>
            </w:tcPrChange>
          </w:tcPr>
          <w:p w14:paraId="22D8E00B" w14:textId="77777777" w:rsidR="00036D0E" w:rsidRPr="00036D0E" w:rsidRDefault="00036D0E" w:rsidP="00245317">
            <w:pPr>
              <w:spacing w:after="0" w:line="240" w:lineRule="auto"/>
              <w:jc w:val="center"/>
              <w:rPr>
                <w:ins w:id="6346" w:author="David Dayan" w:date="2021-12-03T17:13:00Z"/>
                <w:rFonts w:ascii="Calibri" w:eastAsia="Times New Roman" w:hAnsi="Calibri" w:cs="Times New Roman"/>
                <w:color w:val="000000"/>
                <w:sz w:val="16"/>
                <w:szCs w:val="16"/>
              </w:rPr>
            </w:pPr>
            <w:ins w:id="63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48" w:author="David Dayan" w:date="2021-12-03T17:18:00Z">
              <w:tcPr>
                <w:tcW w:w="2160" w:type="dxa"/>
                <w:tcBorders>
                  <w:top w:val="nil"/>
                  <w:left w:val="nil"/>
                  <w:bottom w:val="nil"/>
                  <w:right w:val="nil"/>
                </w:tcBorders>
                <w:shd w:val="clear" w:color="auto" w:fill="auto"/>
                <w:noWrap/>
                <w:vAlign w:val="bottom"/>
                <w:hideMark/>
              </w:tcPr>
            </w:tcPrChange>
          </w:tcPr>
          <w:p w14:paraId="7517C90E" w14:textId="77777777" w:rsidR="00036D0E" w:rsidRPr="00036D0E" w:rsidRDefault="00036D0E" w:rsidP="00245317">
            <w:pPr>
              <w:spacing w:after="0" w:line="240" w:lineRule="auto"/>
              <w:jc w:val="center"/>
              <w:rPr>
                <w:ins w:id="6349" w:author="David Dayan" w:date="2021-12-03T17:13:00Z"/>
                <w:rFonts w:ascii="Calibri" w:eastAsia="Times New Roman" w:hAnsi="Calibri" w:cs="Times New Roman"/>
                <w:color w:val="000000"/>
                <w:sz w:val="16"/>
                <w:szCs w:val="16"/>
              </w:rPr>
            </w:pPr>
            <w:ins w:id="63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351" w:author="David Dayan" w:date="2021-12-03T17:18:00Z">
              <w:tcPr>
                <w:tcW w:w="2876" w:type="dxa"/>
                <w:gridSpan w:val="2"/>
                <w:tcBorders>
                  <w:top w:val="nil"/>
                  <w:left w:val="nil"/>
                  <w:bottom w:val="nil"/>
                  <w:right w:val="nil"/>
                </w:tcBorders>
                <w:shd w:val="clear" w:color="auto" w:fill="auto"/>
                <w:noWrap/>
                <w:vAlign w:val="bottom"/>
                <w:hideMark/>
              </w:tcPr>
            </w:tcPrChange>
          </w:tcPr>
          <w:p w14:paraId="2C890DBB" w14:textId="77777777" w:rsidR="00036D0E" w:rsidRPr="00036D0E" w:rsidRDefault="00036D0E" w:rsidP="00245317">
            <w:pPr>
              <w:spacing w:after="0" w:line="240" w:lineRule="auto"/>
              <w:jc w:val="center"/>
              <w:rPr>
                <w:ins w:id="6352" w:author="David Dayan" w:date="2021-12-03T17:13:00Z"/>
                <w:rFonts w:ascii="Calibri" w:eastAsia="Times New Roman" w:hAnsi="Calibri" w:cs="Times New Roman"/>
                <w:color w:val="000000"/>
                <w:sz w:val="16"/>
                <w:szCs w:val="16"/>
              </w:rPr>
            </w:pPr>
            <w:ins w:id="63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354" w:author="David Dayan" w:date="2021-12-03T17:18:00Z">
              <w:tcPr>
                <w:tcW w:w="1426" w:type="dxa"/>
                <w:tcBorders>
                  <w:top w:val="nil"/>
                  <w:left w:val="nil"/>
                  <w:bottom w:val="nil"/>
                  <w:right w:val="nil"/>
                </w:tcBorders>
                <w:shd w:val="clear" w:color="auto" w:fill="auto"/>
                <w:noWrap/>
                <w:vAlign w:val="bottom"/>
                <w:hideMark/>
              </w:tcPr>
            </w:tcPrChange>
          </w:tcPr>
          <w:p w14:paraId="20E08B4A" w14:textId="77777777" w:rsidR="00036D0E" w:rsidRPr="00036D0E" w:rsidRDefault="00036D0E" w:rsidP="00245317">
            <w:pPr>
              <w:spacing w:after="0" w:line="240" w:lineRule="auto"/>
              <w:jc w:val="center"/>
              <w:rPr>
                <w:ins w:id="6355" w:author="David Dayan" w:date="2021-12-03T17:13:00Z"/>
                <w:rFonts w:ascii="Calibri" w:eastAsia="Times New Roman" w:hAnsi="Calibri" w:cs="Times New Roman"/>
                <w:color w:val="000000"/>
                <w:sz w:val="16"/>
                <w:szCs w:val="16"/>
              </w:rPr>
            </w:pPr>
            <w:ins w:id="63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7BF6377" w14:textId="77777777" w:rsidTr="00245317">
        <w:trPr>
          <w:cantSplit/>
          <w:trHeight w:val="20"/>
          <w:ins w:id="6357" w:author="David Dayan" w:date="2021-12-03T17:13:00Z"/>
          <w:trPrChange w:id="63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59" w:author="David Dayan" w:date="2021-12-03T17:18:00Z">
              <w:tcPr>
                <w:tcW w:w="1563" w:type="dxa"/>
                <w:tcBorders>
                  <w:top w:val="nil"/>
                  <w:left w:val="nil"/>
                  <w:bottom w:val="nil"/>
                  <w:right w:val="nil"/>
                </w:tcBorders>
                <w:shd w:val="clear" w:color="auto" w:fill="auto"/>
                <w:noWrap/>
                <w:vAlign w:val="bottom"/>
                <w:hideMark/>
              </w:tcPr>
            </w:tcPrChange>
          </w:tcPr>
          <w:p w14:paraId="472E3A04" w14:textId="77777777" w:rsidR="00036D0E" w:rsidRPr="00036D0E" w:rsidRDefault="00036D0E" w:rsidP="00245317">
            <w:pPr>
              <w:spacing w:after="0" w:line="240" w:lineRule="auto"/>
              <w:jc w:val="center"/>
              <w:rPr>
                <w:ins w:id="6360" w:author="David Dayan" w:date="2021-12-03T17:13:00Z"/>
                <w:rFonts w:ascii="Calibri" w:eastAsia="Times New Roman" w:hAnsi="Calibri" w:cs="Times New Roman"/>
                <w:color w:val="000000"/>
                <w:sz w:val="16"/>
                <w:szCs w:val="16"/>
              </w:rPr>
            </w:pPr>
            <w:ins w:id="6361" w:author="David Dayan" w:date="2021-12-03T17:13:00Z">
              <w:r w:rsidRPr="00036D0E">
                <w:rPr>
                  <w:rFonts w:ascii="Calibri" w:eastAsia="Times New Roman" w:hAnsi="Calibri" w:cs="Times New Roman"/>
                  <w:color w:val="000000"/>
                  <w:sz w:val="16"/>
                  <w:szCs w:val="16"/>
                </w:rPr>
                <w:t>OtsAC20ROGR_0170</w:t>
              </w:r>
            </w:ins>
          </w:p>
        </w:tc>
        <w:tc>
          <w:tcPr>
            <w:tcW w:w="746" w:type="dxa"/>
            <w:tcBorders>
              <w:top w:val="nil"/>
              <w:left w:val="nil"/>
              <w:bottom w:val="nil"/>
              <w:right w:val="nil"/>
            </w:tcBorders>
            <w:shd w:val="clear" w:color="auto" w:fill="auto"/>
            <w:noWrap/>
            <w:vAlign w:val="bottom"/>
            <w:hideMark/>
            <w:tcPrChange w:id="6362" w:author="David Dayan" w:date="2021-12-03T17:18:00Z">
              <w:tcPr>
                <w:tcW w:w="746" w:type="dxa"/>
                <w:tcBorders>
                  <w:top w:val="nil"/>
                  <w:left w:val="nil"/>
                  <w:bottom w:val="nil"/>
                  <w:right w:val="nil"/>
                </w:tcBorders>
                <w:shd w:val="clear" w:color="auto" w:fill="auto"/>
                <w:noWrap/>
                <w:vAlign w:val="bottom"/>
                <w:hideMark/>
              </w:tcPr>
            </w:tcPrChange>
          </w:tcPr>
          <w:p w14:paraId="537482F8" w14:textId="77777777" w:rsidR="00036D0E" w:rsidRPr="00036D0E" w:rsidRDefault="00036D0E" w:rsidP="00245317">
            <w:pPr>
              <w:spacing w:after="0" w:line="240" w:lineRule="auto"/>
              <w:jc w:val="center"/>
              <w:rPr>
                <w:ins w:id="6363" w:author="David Dayan" w:date="2021-12-03T17:13:00Z"/>
                <w:rFonts w:ascii="Calibri" w:eastAsia="Times New Roman" w:hAnsi="Calibri" w:cs="Times New Roman"/>
                <w:color w:val="000000"/>
                <w:sz w:val="16"/>
                <w:szCs w:val="16"/>
              </w:rPr>
            </w:pPr>
            <w:ins w:id="636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365" w:author="David Dayan" w:date="2021-12-03T17:18:00Z">
              <w:tcPr>
                <w:tcW w:w="599" w:type="dxa"/>
                <w:tcBorders>
                  <w:top w:val="nil"/>
                  <w:left w:val="nil"/>
                  <w:bottom w:val="nil"/>
                  <w:right w:val="nil"/>
                </w:tcBorders>
                <w:shd w:val="clear" w:color="auto" w:fill="auto"/>
                <w:noWrap/>
                <w:vAlign w:val="bottom"/>
                <w:hideMark/>
              </w:tcPr>
            </w:tcPrChange>
          </w:tcPr>
          <w:p w14:paraId="37D143EE" w14:textId="77777777" w:rsidR="00036D0E" w:rsidRPr="00036D0E" w:rsidRDefault="00036D0E" w:rsidP="00245317">
            <w:pPr>
              <w:spacing w:after="0" w:line="240" w:lineRule="auto"/>
              <w:jc w:val="center"/>
              <w:rPr>
                <w:ins w:id="6366" w:author="David Dayan" w:date="2021-12-03T17:13:00Z"/>
                <w:rFonts w:ascii="Calibri" w:eastAsia="Times New Roman" w:hAnsi="Calibri" w:cs="Times New Roman"/>
                <w:color w:val="000000"/>
                <w:sz w:val="16"/>
                <w:szCs w:val="16"/>
              </w:rPr>
            </w:pPr>
            <w:ins w:id="636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368" w:author="David Dayan" w:date="2021-12-03T17:18:00Z">
              <w:tcPr>
                <w:tcW w:w="1142" w:type="dxa"/>
                <w:tcBorders>
                  <w:top w:val="nil"/>
                  <w:left w:val="nil"/>
                  <w:bottom w:val="nil"/>
                  <w:right w:val="nil"/>
                </w:tcBorders>
                <w:shd w:val="clear" w:color="auto" w:fill="auto"/>
                <w:noWrap/>
                <w:vAlign w:val="bottom"/>
                <w:hideMark/>
              </w:tcPr>
            </w:tcPrChange>
          </w:tcPr>
          <w:p w14:paraId="7227C126" w14:textId="77777777" w:rsidR="00036D0E" w:rsidRPr="00036D0E" w:rsidRDefault="00036D0E" w:rsidP="00245317">
            <w:pPr>
              <w:spacing w:after="0" w:line="240" w:lineRule="auto"/>
              <w:jc w:val="center"/>
              <w:rPr>
                <w:ins w:id="6369" w:author="David Dayan" w:date="2021-12-03T17:13:00Z"/>
                <w:rFonts w:ascii="Calibri" w:eastAsia="Times New Roman" w:hAnsi="Calibri" w:cs="Times New Roman"/>
                <w:color w:val="000000"/>
                <w:sz w:val="16"/>
                <w:szCs w:val="16"/>
              </w:rPr>
            </w:pPr>
            <w:ins w:id="63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371" w:author="David Dayan" w:date="2021-12-03T17:18:00Z">
              <w:tcPr>
                <w:tcW w:w="1440" w:type="dxa"/>
                <w:tcBorders>
                  <w:top w:val="nil"/>
                  <w:left w:val="nil"/>
                  <w:bottom w:val="nil"/>
                  <w:right w:val="nil"/>
                </w:tcBorders>
                <w:shd w:val="clear" w:color="auto" w:fill="auto"/>
                <w:noWrap/>
                <w:vAlign w:val="bottom"/>
                <w:hideMark/>
              </w:tcPr>
            </w:tcPrChange>
          </w:tcPr>
          <w:p w14:paraId="7A29B7C7" w14:textId="77777777" w:rsidR="00036D0E" w:rsidRPr="00036D0E" w:rsidRDefault="00036D0E" w:rsidP="00245317">
            <w:pPr>
              <w:spacing w:after="0" w:line="240" w:lineRule="auto"/>
              <w:jc w:val="center"/>
              <w:rPr>
                <w:ins w:id="6372" w:author="David Dayan" w:date="2021-12-03T17:13:00Z"/>
                <w:rFonts w:ascii="Calibri" w:eastAsia="Times New Roman" w:hAnsi="Calibri" w:cs="Times New Roman"/>
                <w:color w:val="000000"/>
                <w:sz w:val="16"/>
                <w:szCs w:val="16"/>
              </w:rPr>
            </w:pPr>
            <w:ins w:id="63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374" w:author="David Dayan" w:date="2021-12-03T17:18:00Z">
              <w:tcPr>
                <w:tcW w:w="1530" w:type="dxa"/>
                <w:tcBorders>
                  <w:top w:val="nil"/>
                  <w:left w:val="nil"/>
                  <w:bottom w:val="nil"/>
                  <w:right w:val="nil"/>
                </w:tcBorders>
                <w:shd w:val="clear" w:color="auto" w:fill="auto"/>
                <w:noWrap/>
                <w:vAlign w:val="bottom"/>
                <w:hideMark/>
              </w:tcPr>
            </w:tcPrChange>
          </w:tcPr>
          <w:p w14:paraId="2D7C3991" w14:textId="77777777" w:rsidR="00036D0E" w:rsidRPr="00036D0E" w:rsidRDefault="00036D0E" w:rsidP="00245317">
            <w:pPr>
              <w:spacing w:after="0" w:line="240" w:lineRule="auto"/>
              <w:jc w:val="center"/>
              <w:rPr>
                <w:ins w:id="6375" w:author="David Dayan" w:date="2021-12-03T17:13:00Z"/>
                <w:rFonts w:ascii="Calibri" w:eastAsia="Times New Roman" w:hAnsi="Calibri" w:cs="Times New Roman"/>
                <w:color w:val="000000"/>
                <w:sz w:val="16"/>
                <w:szCs w:val="16"/>
              </w:rPr>
            </w:pPr>
            <w:ins w:id="63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377" w:author="David Dayan" w:date="2021-12-03T17:18:00Z">
              <w:tcPr>
                <w:tcW w:w="898" w:type="dxa"/>
                <w:tcBorders>
                  <w:top w:val="nil"/>
                  <w:left w:val="nil"/>
                  <w:bottom w:val="nil"/>
                  <w:right w:val="nil"/>
                </w:tcBorders>
                <w:shd w:val="clear" w:color="auto" w:fill="auto"/>
                <w:noWrap/>
                <w:vAlign w:val="bottom"/>
                <w:hideMark/>
              </w:tcPr>
            </w:tcPrChange>
          </w:tcPr>
          <w:p w14:paraId="11B9354A" w14:textId="77777777" w:rsidR="00036D0E" w:rsidRPr="00036D0E" w:rsidRDefault="00036D0E" w:rsidP="00245317">
            <w:pPr>
              <w:spacing w:after="0" w:line="240" w:lineRule="auto"/>
              <w:jc w:val="center"/>
              <w:rPr>
                <w:ins w:id="6378" w:author="David Dayan" w:date="2021-12-03T17:13:00Z"/>
                <w:rFonts w:ascii="Calibri" w:eastAsia="Times New Roman" w:hAnsi="Calibri" w:cs="Times New Roman"/>
                <w:color w:val="000000"/>
                <w:sz w:val="16"/>
                <w:szCs w:val="16"/>
              </w:rPr>
            </w:pPr>
            <w:ins w:id="63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380" w:author="David Dayan" w:date="2021-12-03T17:18:00Z">
              <w:tcPr>
                <w:tcW w:w="902" w:type="dxa"/>
                <w:tcBorders>
                  <w:top w:val="nil"/>
                  <w:left w:val="nil"/>
                  <w:bottom w:val="nil"/>
                  <w:right w:val="nil"/>
                </w:tcBorders>
                <w:shd w:val="clear" w:color="auto" w:fill="auto"/>
                <w:noWrap/>
                <w:vAlign w:val="bottom"/>
                <w:hideMark/>
              </w:tcPr>
            </w:tcPrChange>
          </w:tcPr>
          <w:p w14:paraId="093E018C" w14:textId="77777777" w:rsidR="00036D0E" w:rsidRPr="00036D0E" w:rsidRDefault="00036D0E" w:rsidP="00245317">
            <w:pPr>
              <w:spacing w:after="0" w:line="240" w:lineRule="auto"/>
              <w:jc w:val="center"/>
              <w:rPr>
                <w:ins w:id="6381" w:author="David Dayan" w:date="2021-12-03T17:13:00Z"/>
                <w:rFonts w:ascii="Calibri" w:eastAsia="Times New Roman" w:hAnsi="Calibri" w:cs="Times New Roman"/>
                <w:color w:val="000000"/>
                <w:sz w:val="16"/>
                <w:szCs w:val="16"/>
              </w:rPr>
            </w:pPr>
            <w:ins w:id="63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383" w:author="David Dayan" w:date="2021-12-03T17:18:00Z">
              <w:tcPr>
                <w:tcW w:w="2160" w:type="dxa"/>
                <w:tcBorders>
                  <w:top w:val="nil"/>
                  <w:left w:val="nil"/>
                  <w:bottom w:val="nil"/>
                  <w:right w:val="nil"/>
                </w:tcBorders>
                <w:shd w:val="clear" w:color="auto" w:fill="auto"/>
                <w:noWrap/>
                <w:vAlign w:val="bottom"/>
                <w:hideMark/>
              </w:tcPr>
            </w:tcPrChange>
          </w:tcPr>
          <w:p w14:paraId="2ACE0B09" w14:textId="77777777" w:rsidR="00036D0E" w:rsidRPr="00036D0E" w:rsidRDefault="00036D0E" w:rsidP="00245317">
            <w:pPr>
              <w:spacing w:after="0" w:line="240" w:lineRule="auto"/>
              <w:jc w:val="center"/>
              <w:rPr>
                <w:ins w:id="6384" w:author="David Dayan" w:date="2021-12-03T17:13:00Z"/>
                <w:rFonts w:ascii="Calibri" w:eastAsia="Times New Roman" w:hAnsi="Calibri" w:cs="Times New Roman"/>
                <w:color w:val="000000"/>
                <w:sz w:val="16"/>
                <w:szCs w:val="16"/>
              </w:rPr>
            </w:pPr>
            <w:ins w:id="63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386" w:author="David Dayan" w:date="2021-12-03T17:18:00Z">
              <w:tcPr>
                <w:tcW w:w="2876" w:type="dxa"/>
                <w:gridSpan w:val="2"/>
                <w:tcBorders>
                  <w:top w:val="nil"/>
                  <w:left w:val="nil"/>
                  <w:bottom w:val="nil"/>
                  <w:right w:val="nil"/>
                </w:tcBorders>
                <w:shd w:val="clear" w:color="auto" w:fill="auto"/>
                <w:noWrap/>
                <w:vAlign w:val="bottom"/>
                <w:hideMark/>
              </w:tcPr>
            </w:tcPrChange>
          </w:tcPr>
          <w:p w14:paraId="3D8A346F" w14:textId="77777777" w:rsidR="00036D0E" w:rsidRPr="00036D0E" w:rsidRDefault="00036D0E" w:rsidP="00245317">
            <w:pPr>
              <w:spacing w:after="0" w:line="240" w:lineRule="auto"/>
              <w:jc w:val="center"/>
              <w:rPr>
                <w:ins w:id="6387" w:author="David Dayan" w:date="2021-12-03T17:13:00Z"/>
                <w:rFonts w:ascii="Calibri" w:eastAsia="Times New Roman" w:hAnsi="Calibri" w:cs="Times New Roman"/>
                <w:color w:val="000000"/>
                <w:sz w:val="16"/>
                <w:szCs w:val="16"/>
              </w:rPr>
            </w:pPr>
            <w:ins w:id="63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389" w:author="David Dayan" w:date="2021-12-03T17:18:00Z">
              <w:tcPr>
                <w:tcW w:w="1426" w:type="dxa"/>
                <w:tcBorders>
                  <w:top w:val="nil"/>
                  <w:left w:val="nil"/>
                  <w:bottom w:val="nil"/>
                  <w:right w:val="nil"/>
                </w:tcBorders>
                <w:shd w:val="clear" w:color="auto" w:fill="auto"/>
                <w:noWrap/>
                <w:vAlign w:val="bottom"/>
                <w:hideMark/>
              </w:tcPr>
            </w:tcPrChange>
          </w:tcPr>
          <w:p w14:paraId="7A0A49D5" w14:textId="77777777" w:rsidR="00036D0E" w:rsidRPr="00036D0E" w:rsidRDefault="00036D0E" w:rsidP="00245317">
            <w:pPr>
              <w:spacing w:after="0" w:line="240" w:lineRule="auto"/>
              <w:jc w:val="center"/>
              <w:rPr>
                <w:ins w:id="6390" w:author="David Dayan" w:date="2021-12-03T17:13:00Z"/>
                <w:rFonts w:ascii="Calibri" w:eastAsia="Times New Roman" w:hAnsi="Calibri" w:cs="Times New Roman"/>
                <w:color w:val="000000"/>
                <w:sz w:val="16"/>
                <w:szCs w:val="16"/>
              </w:rPr>
            </w:pPr>
            <w:ins w:id="63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DF20567" w14:textId="77777777" w:rsidTr="00245317">
        <w:trPr>
          <w:cantSplit/>
          <w:trHeight w:val="20"/>
          <w:ins w:id="6392" w:author="David Dayan" w:date="2021-12-03T17:13:00Z"/>
          <w:trPrChange w:id="63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394" w:author="David Dayan" w:date="2021-12-03T17:18:00Z">
              <w:tcPr>
                <w:tcW w:w="1563" w:type="dxa"/>
                <w:tcBorders>
                  <w:top w:val="nil"/>
                  <w:left w:val="nil"/>
                  <w:bottom w:val="nil"/>
                  <w:right w:val="nil"/>
                </w:tcBorders>
                <w:shd w:val="clear" w:color="auto" w:fill="auto"/>
                <w:noWrap/>
                <w:vAlign w:val="bottom"/>
                <w:hideMark/>
              </w:tcPr>
            </w:tcPrChange>
          </w:tcPr>
          <w:p w14:paraId="0457CC70" w14:textId="77777777" w:rsidR="00036D0E" w:rsidRPr="00036D0E" w:rsidRDefault="00036D0E" w:rsidP="00245317">
            <w:pPr>
              <w:spacing w:after="0" w:line="240" w:lineRule="auto"/>
              <w:jc w:val="center"/>
              <w:rPr>
                <w:ins w:id="6395" w:author="David Dayan" w:date="2021-12-03T17:13:00Z"/>
                <w:rFonts w:ascii="Calibri" w:eastAsia="Times New Roman" w:hAnsi="Calibri" w:cs="Times New Roman"/>
                <w:color w:val="000000"/>
                <w:sz w:val="16"/>
                <w:szCs w:val="16"/>
              </w:rPr>
            </w:pPr>
            <w:ins w:id="6396" w:author="David Dayan" w:date="2021-12-03T17:13:00Z">
              <w:r w:rsidRPr="00036D0E">
                <w:rPr>
                  <w:rFonts w:ascii="Calibri" w:eastAsia="Times New Roman" w:hAnsi="Calibri" w:cs="Times New Roman"/>
                  <w:color w:val="000000"/>
                  <w:sz w:val="16"/>
                  <w:szCs w:val="16"/>
                </w:rPr>
                <w:t>OtsAC20ROGR_0171</w:t>
              </w:r>
            </w:ins>
          </w:p>
        </w:tc>
        <w:tc>
          <w:tcPr>
            <w:tcW w:w="746" w:type="dxa"/>
            <w:tcBorders>
              <w:top w:val="nil"/>
              <w:left w:val="nil"/>
              <w:bottom w:val="nil"/>
              <w:right w:val="nil"/>
            </w:tcBorders>
            <w:shd w:val="clear" w:color="auto" w:fill="auto"/>
            <w:noWrap/>
            <w:vAlign w:val="bottom"/>
            <w:hideMark/>
            <w:tcPrChange w:id="6397" w:author="David Dayan" w:date="2021-12-03T17:18:00Z">
              <w:tcPr>
                <w:tcW w:w="746" w:type="dxa"/>
                <w:tcBorders>
                  <w:top w:val="nil"/>
                  <w:left w:val="nil"/>
                  <w:bottom w:val="nil"/>
                  <w:right w:val="nil"/>
                </w:tcBorders>
                <w:shd w:val="clear" w:color="auto" w:fill="auto"/>
                <w:noWrap/>
                <w:vAlign w:val="bottom"/>
                <w:hideMark/>
              </w:tcPr>
            </w:tcPrChange>
          </w:tcPr>
          <w:p w14:paraId="374A9012" w14:textId="77777777" w:rsidR="00036D0E" w:rsidRPr="00036D0E" w:rsidRDefault="00036D0E" w:rsidP="00245317">
            <w:pPr>
              <w:spacing w:after="0" w:line="240" w:lineRule="auto"/>
              <w:jc w:val="center"/>
              <w:rPr>
                <w:ins w:id="6398" w:author="David Dayan" w:date="2021-12-03T17:13:00Z"/>
                <w:rFonts w:ascii="Calibri" w:eastAsia="Times New Roman" w:hAnsi="Calibri" w:cs="Times New Roman"/>
                <w:color w:val="000000"/>
                <w:sz w:val="16"/>
                <w:szCs w:val="16"/>
              </w:rPr>
            </w:pPr>
            <w:ins w:id="639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400" w:author="David Dayan" w:date="2021-12-03T17:18:00Z">
              <w:tcPr>
                <w:tcW w:w="599" w:type="dxa"/>
                <w:tcBorders>
                  <w:top w:val="nil"/>
                  <w:left w:val="nil"/>
                  <w:bottom w:val="nil"/>
                  <w:right w:val="nil"/>
                </w:tcBorders>
                <w:shd w:val="clear" w:color="auto" w:fill="auto"/>
                <w:noWrap/>
                <w:vAlign w:val="bottom"/>
                <w:hideMark/>
              </w:tcPr>
            </w:tcPrChange>
          </w:tcPr>
          <w:p w14:paraId="4285E2E6" w14:textId="77777777" w:rsidR="00036D0E" w:rsidRPr="00036D0E" w:rsidRDefault="00036D0E" w:rsidP="00245317">
            <w:pPr>
              <w:spacing w:after="0" w:line="240" w:lineRule="auto"/>
              <w:jc w:val="center"/>
              <w:rPr>
                <w:ins w:id="6401" w:author="David Dayan" w:date="2021-12-03T17:13:00Z"/>
                <w:rFonts w:ascii="Calibri" w:eastAsia="Times New Roman" w:hAnsi="Calibri" w:cs="Times New Roman"/>
                <w:color w:val="000000"/>
                <w:sz w:val="16"/>
                <w:szCs w:val="16"/>
              </w:rPr>
            </w:pPr>
            <w:ins w:id="640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403" w:author="David Dayan" w:date="2021-12-03T17:18:00Z">
              <w:tcPr>
                <w:tcW w:w="1142" w:type="dxa"/>
                <w:tcBorders>
                  <w:top w:val="nil"/>
                  <w:left w:val="nil"/>
                  <w:bottom w:val="nil"/>
                  <w:right w:val="nil"/>
                </w:tcBorders>
                <w:shd w:val="clear" w:color="auto" w:fill="auto"/>
                <w:noWrap/>
                <w:vAlign w:val="bottom"/>
                <w:hideMark/>
              </w:tcPr>
            </w:tcPrChange>
          </w:tcPr>
          <w:p w14:paraId="255E5BA9" w14:textId="77777777" w:rsidR="00036D0E" w:rsidRPr="00036D0E" w:rsidRDefault="00036D0E" w:rsidP="00245317">
            <w:pPr>
              <w:spacing w:after="0" w:line="240" w:lineRule="auto"/>
              <w:jc w:val="center"/>
              <w:rPr>
                <w:ins w:id="6404" w:author="David Dayan" w:date="2021-12-03T17:13:00Z"/>
                <w:rFonts w:ascii="Calibri" w:eastAsia="Times New Roman" w:hAnsi="Calibri" w:cs="Times New Roman"/>
                <w:color w:val="000000"/>
                <w:sz w:val="16"/>
                <w:szCs w:val="16"/>
              </w:rPr>
            </w:pPr>
            <w:ins w:id="64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06" w:author="David Dayan" w:date="2021-12-03T17:18:00Z">
              <w:tcPr>
                <w:tcW w:w="1440" w:type="dxa"/>
                <w:tcBorders>
                  <w:top w:val="nil"/>
                  <w:left w:val="nil"/>
                  <w:bottom w:val="nil"/>
                  <w:right w:val="nil"/>
                </w:tcBorders>
                <w:shd w:val="clear" w:color="auto" w:fill="auto"/>
                <w:noWrap/>
                <w:vAlign w:val="bottom"/>
                <w:hideMark/>
              </w:tcPr>
            </w:tcPrChange>
          </w:tcPr>
          <w:p w14:paraId="2FEF2E86" w14:textId="77777777" w:rsidR="00036D0E" w:rsidRPr="00036D0E" w:rsidRDefault="00036D0E" w:rsidP="00245317">
            <w:pPr>
              <w:spacing w:after="0" w:line="240" w:lineRule="auto"/>
              <w:jc w:val="center"/>
              <w:rPr>
                <w:ins w:id="6407" w:author="David Dayan" w:date="2021-12-03T17:13:00Z"/>
                <w:rFonts w:ascii="Calibri" w:eastAsia="Times New Roman" w:hAnsi="Calibri" w:cs="Times New Roman"/>
                <w:color w:val="000000"/>
                <w:sz w:val="16"/>
                <w:szCs w:val="16"/>
              </w:rPr>
            </w:pPr>
            <w:ins w:id="64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09" w:author="David Dayan" w:date="2021-12-03T17:18:00Z">
              <w:tcPr>
                <w:tcW w:w="1530" w:type="dxa"/>
                <w:tcBorders>
                  <w:top w:val="nil"/>
                  <w:left w:val="nil"/>
                  <w:bottom w:val="nil"/>
                  <w:right w:val="nil"/>
                </w:tcBorders>
                <w:shd w:val="clear" w:color="auto" w:fill="auto"/>
                <w:noWrap/>
                <w:vAlign w:val="bottom"/>
                <w:hideMark/>
              </w:tcPr>
            </w:tcPrChange>
          </w:tcPr>
          <w:p w14:paraId="05D89324" w14:textId="77777777" w:rsidR="00036D0E" w:rsidRPr="00036D0E" w:rsidRDefault="00036D0E" w:rsidP="00245317">
            <w:pPr>
              <w:spacing w:after="0" w:line="240" w:lineRule="auto"/>
              <w:jc w:val="center"/>
              <w:rPr>
                <w:ins w:id="6410" w:author="David Dayan" w:date="2021-12-03T17:13:00Z"/>
                <w:rFonts w:ascii="Calibri" w:eastAsia="Times New Roman" w:hAnsi="Calibri" w:cs="Times New Roman"/>
                <w:color w:val="000000"/>
                <w:sz w:val="16"/>
                <w:szCs w:val="16"/>
              </w:rPr>
            </w:pPr>
            <w:ins w:id="64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12" w:author="David Dayan" w:date="2021-12-03T17:18:00Z">
              <w:tcPr>
                <w:tcW w:w="898" w:type="dxa"/>
                <w:tcBorders>
                  <w:top w:val="nil"/>
                  <w:left w:val="nil"/>
                  <w:bottom w:val="nil"/>
                  <w:right w:val="nil"/>
                </w:tcBorders>
                <w:shd w:val="clear" w:color="auto" w:fill="auto"/>
                <w:noWrap/>
                <w:vAlign w:val="bottom"/>
                <w:hideMark/>
              </w:tcPr>
            </w:tcPrChange>
          </w:tcPr>
          <w:p w14:paraId="609171FD" w14:textId="77777777" w:rsidR="00036D0E" w:rsidRPr="00036D0E" w:rsidRDefault="00036D0E" w:rsidP="00245317">
            <w:pPr>
              <w:spacing w:after="0" w:line="240" w:lineRule="auto"/>
              <w:jc w:val="center"/>
              <w:rPr>
                <w:ins w:id="6413" w:author="David Dayan" w:date="2021-12-03T17:13:00Z"/>
                <w:rFonts w:ascii="Calibri" w:eastAsia="Times New Roman" w:hAnsi="Calibri" w:cs="Times New Roman"/>
                <w:color w:val="000000"/>
                <w:sz w:val="16"/>
                <w:szCs w:val="16"/>
              </w:rPr>
            </w:pPr>
            <w:ins w:id="64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15" w:author="David Dayan" w:date="2021-12-03T17:18:00Z">
              <w:tcPr>
                <w:tcW w:w="902" w:type="dxa"/>
                <w:tcBorders>
                  <w:top w:val="nil"/>
                  <w:left w:val="nil"/>
                  <w:bottom w:val="nil"/>
                  <w:right w:val="nil"/>
                </w:tcBorders>
                <w:shd w:val="clear" w:color="auto" w:fill="auto"/>
                <w:noWrap/>
                <w:vAlign w:val="bottom"/>
                <w:hideMark/>
              </w:tcPr>
            </w:tcPrChange>
          </w:tcPr>
          <w:p w14:paraId="46CEF3AA" w14:textId="77777777" w:rsidR="00036D0E" w:rsidRPr="00036D0E" w:rsidRDefault="00036D0E" w:rsidP="00245317">
            <w:pPr>
              <w:spacing w:after="0" w:line="240" w:lineRule="auto"/>
              <w:jc w:val="center"/>
              <w:rPr>
                <w:ins w:id="6416" w:author="David Dayan" w:date="2021-12-03T17:13:00Z"/>
                <w:rFonts w:ascii="Calibri" w:eastAsia="Times New Roman" w:hAnsi="Calibri" w:cs="Times New Roman"/>
                <w:color w:val="000000"/>
                <w:sz w:val="16"/>
                <w:szCs w:val="16"/>
              </w:rPr>
            </w:pPr>
            <w:ins w:id="64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18" w:author="David Dayan" w:date="2021-12-03T17:18:00Z">
              <w:tcPr>
                <w:tcW w:w="2160" w:type="dxa"/>
                <w:tcBorders>
                  <w:top w:val="nil"/>
                  <w:left w:val="nil"/>
                  <w:bottom w:val="nil"/>
                  <w:right w:val="nil"/>
                </w:tcBorders>
                <w:shd w:val="clear" w:color="auto" w:fill="auto"/>
                <w:noWrap/>
                <w:vAlign w:val="bottom"/>
                <w:hideMark/>
              </w:tcPr>
            </w:tcPrChange>
          </w:tcPr>
          <w:p w14:paraId="0C66AB29" w14:textId="77777777" w:rsidR="00036D0E" w:rsidRPr="00036D0E" w:rsidRDefault="00036D0E" w:rsidP="00245317">
            <w:pPr>
              <w:spacing w:after="0" w:line="240" w:lineRule="auto"/>
              <w:jc w:val="center"/>
              <w:rPr>
                <w:ins w:id="6419" w:author="David Dayan" w:date="2021-12-03T17:13:00Z"/>
                <w:rFonts w:ascii="Calibri" w:eastAsia="Times New Roman" w:hAnsi="Calibri" w:cs="Times New Roman"/>
                <w:color w:val="000000"/>
                <w:sz w:val="16"/>
                <w:szCs w:val="16"/>
              </w:rPr>
            </w:pPr>
            <w:ins w:id="64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421" w:author="David Dayan" w:date="2021-12-03T17:18:00Z">
              <w:tcPr>
                <w:tcW w:w="2876" w:type="dxa"/>
                <w:gridSpan w:val="2"/>
                <w:tcBorders>
                  <w:top w:val="nil"/>
                  <w:left w:val="nil"/>
                  <w:bottom w:val="nil"/>
                  <w:right w:val="nil"/>
                </w:tcBorders>
                <w:shd w:val="clear" w:color="auto" w:fill="auto"/>
                <w:noWrap/>
                <w:vAlign w:val="bottom"/>
                <w:hideMark/>
              </w:tcPr>
            </w:tcPrChange>
          </w:tcPr>
          <w:p w14:paraId="59C0F4AC" w14:textId="77777777" w:rsidR="00036D0E" w:rsidRPr="00036D0E" w:rsidRDefault="00036D0E" w:rsidP="00245317">
            <w:pPr>
              <w:spacing w:after="0" w:line="240" w:lineRule="auto"/>
              <w:jc w:val="center"/>
              <w:rPr>
                <w:ins w:id="6422" w:author="David Dayan" w:date="2021-12-03T17:13:00Z"/>
                <w:rFonts w:ascii="Calibri" w:eastAsia="Times New Roman" w:hAnsi="Calibri" w:cs="Times New Roman"/>
                <w:color w:val="000000"/>
                <w:sz w:val="16"/>
                <w:szCs w:val="16"/>
              </w:rPr>
            </w:pPr>
            <w:ins w:id="64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424" w:author="David Dayan" w:date="2021-12-03T17:18:00Z">
              <w:tcPr>
                <w:tcW w:w="1426" w:type="dxa"/>
                <w:tcBorders>
                  <w:top w:val="nil"/>
                  <w:left w:val="nil"/>
                  <w:bottom w:val="nil"/>
                  <w:right w:val="nil"/>
                </w:tcBorders>
                <w:shd w:val="clear" w:color="auto" w:fill="auto"/>
                <w:noWrap/>
                <w:vAlign w:val="bottom"/>
                <w:hideMark/>
              </w:tcPr>
            </w:tcPrChange>
          </w:tcPr>
          <w:p w14:paraId="5A774DD7" w14:textId="77777777" w:rsidR="00036D0E" w:rsidRPr="00036D0E" w:rsidRDefault="00036D0E" w:rsidP="00245317">
            <w:pPr>
              <w:spacing w:after="0" w:line="240" w:lineRule="auto"/>
              <w:jc w:val="center"/>
              <w:rPr>
                <w:ins w:id="6425" w:author="David Dayan" w:date="2021-12-03T17:13:00Z"/>
                <w:rFonts w:ascii="Calibri" w:eastAsia="Times New Roman" w:hAnsi="Calibri" w:cs="Times New Roman"/>
                <w:color w:val="000000"/>
                <w:sz w:val="16"/>
                <w:szCs w:val="16"/>
              </w:rPr>
            </w:pPr>
            <w:ins w:id="64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E5E3B9C" w14:textId="77777777" w:rsidTr="00245317">
        <w:trPr>
          <w:cantSplit/>
          <w:trHeight w:val="20"/>
          <w:ins w:id="6427" w:author="David Dayan" w:date="2021-12-03T17:13:00Z"/>
          <w:trPrChange w:id="64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29" w:author="David Dayan" w:date="2021-12-03T17:18:00Z">
              <w:tcPr>
                <w:tcW w:w="1563" w:type="dxa"/>
                <w:tcBorders>
                  <w:top w:val="nil"/>
                  <w:left w:val="nil"/>
                  <w:bottom w:val="nil"/>
                  <w:right w:val="nil"/>
                </w:tcBorders>
                <w:shd w:val="clear" w:color="auto" w:fill="auto"/>
                <w:noWrap/>
                <w:vAlign w:val="bottom"/>
                <w:hideMark/>
              </w:tcPr>
            </w:tcPrChange>
          </w:tcPr>
          <w:p w14:paraId="38C60128" w14:textId="77777777" w:rsidR="00036D0E" w:rsidRPr="00036D0E" w:rsidRDefault="00036D0E" w:rsidP="00245317">
            <w:pPr>
              <w:spacing w:after="0" w:line="240" w:lineRule="auto"/>
              <w:jc w:val="center"/>
              <w:rPr>
                <w:ins w:id="6430" w:author="David Dayan" w:date="2021-12-03T17:13:00Z"/>
                <w:rFonts w:ascii="Calibri" w:eastAsia="Times New Roman" w:hAnsi="Calibri" w:cs="Times New Roman"/>
                <w:color w:val="000000"/>
                <w:sz w:val="16"/>
                <w:szCs w:val="16"/>
              </w:rPr>
            </w:pPr>
            <w:ins w:id="6431" w:author="David Dayan" w:date="2021-12-03T17:13:00Z">
              <w:r w:rsidRPr="00036D0E">
                <w:rPr>
                  <w:rFonts w:ascii="Calibri" w:eastAsia="Times New Roman" w:hAnsi="Calibri" w:cs="Times New Roman"/>
                  <w:color w:val="000000"/>
                  <w:sz w:val="16"/>
                  <w:szCs w:val="16"/>
                </w:rPr>
                <w:t>OtsAC20ROGR_0172</w:t>
              </w:r>
            </w:ins>
          </w:p>
        </w:tc>
        <w:tc>
          <w:tcPr>
            <w:tcW w:w="746" w:type="dxa"/>
            <w:tcBorders>
              <w:top w:val="nil"/>
              <w:left w:val="nil"/>
              <w:bottom w:val="nil"/>
              <w:right w:val="nil"/>
            </w:tcBorders>
            <w:shd w:val="clear" w:color="auto" w:fill="auto"/>
            <w:noWrap/>
            <w:vAlign w:val="bottom"/>
            <w:hideMark/>
            <w:tcPrChange w:id="6432" w:author="David Dayan" w:date="2021-12-03T17:18:00Z">
              <w:tcPr>
                <w:tcW w:w="746" w:type="dxa"/>
                <w:tcBorders>
                  <w:top w:val="nil"/>
                  <w:left w:val="nil"/>
                  <w:bottom w:val="nil"/>
                  <w:right w:val="nil"/>
                </w:tcBorders>
                <w:shd w:val="clear" w:color="auto" w:fill="auto"/>
                <w:noWrap/>
                <w:vAlign w:val="bottom"/>
                <w:hideMark/>
              </w:tcPr>
            </w:tcPrChange>
          </w:tcPr>
          <w:p w14:paraId="1F2732FA" w14:textId="77777777" w:rsidR="00036D0E" w:rsidRPr="00036D0E" w:rsidRDefault="00036D0E" w:rsidP="00245317">
            <w:pPr>
              <w:spacing w:after="0" w:line="240" w:lineRule="auto"/>
              <w:jc w:val="center"/>
              <w:rPr>
                <w:ins w:id="6433" w:author="David Dayan" w:date="2021-12-03T17:13:00Z"/>
                <w:rFonts w:ascii="Calibri" w:eastAsia="Times New Roman" w:hAnsi="Calibri" w:cs="Times New Roman"/>
                <w:color w:val="000000"/>
                <w:sz w:val="16"/>
                <w:szCs w:val="16"/>
              </w:rPr>
            </w:pPr>
            <w:ins w:id="643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435" w:author="David Dayan" w:date="2021-12-03T17:18:00Z">
              <w:tcPr>
                <w:tcW w:w="599" w:type="dxa"/>
                <w:tcBorders>
                  <w:top w:val="nil"/>
                  <w:left w:val="nil"/>
                  <w:bottom w:val="nil"/>
                  <w:right w:val="nil"/>
                </w:tcBorders>
                <w:shd w:val="clear" w:color="auto" w:fill="auto"/>
                <w:noWrap/>
                <w:vAlign w:val="bottom"/>
                <w:hideMark/>
              </w:tcPr>
            </w:tcPrChange>
          </w:tcPr>
          <w:p w14:paraId="3DDB5353" w14:textId="77777777" w:rsidR="00036D0E" w:rsidRPr="00036D0E" w:rsidRDefault="00036D0E" w:rsidP="00245317">
            <w:pPr>
              <w:spacing w:after="0" w:line="240" w:lineRule="auto"/>
              <w:jc w:val="center"/>
              <w:rPr>
                <w:ins w:id="6436" w:author="David Dayan" w:date="2021-12-03T17:13:00Z"/>
                <w:rFonts w:ascii="Calibri" w:eastAsia="Times New Roman" w:hAnsi="Calibri" w:cs="Times New Roman"/>
                <w:color w:val="000000"/>
                <w:sz w:val="16"/>
                <w:szCs w:val="16"/>
              </w:rPr>
            </w:pPr>
            <w:ins w:id="643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438" w:author="David Dayan" w:date="2021-12-03T17:18:00Z">
              <w:tcPr>
                <w:tcW w:w="1142" w:type="dxa"/>
                <w:tcBorders>
                  <w:top w:val="nil"/>
                  <w:left w:val="nil"/>
                  <w:bottom w:val="nil"/>
                  <w:right w:val="nil"/>
                </w:tcBorders>
                <w:shd w:val="clear" w:color="auto" w:fill="auto"/>
                <w:noWrap/>
                <w:vAlign w:val="bottom"/>
                <w:hideMark/>
              </w:tcPr>
            </w:tcPrChange>
          </w:tcPr>
          <w:p w14:paraId="22185AF7" w14:textId="77777777" w:rsidR="00036D0E" w:rsidRPr="00036D0E" w:rsidRDefault="00036D0E" w:rsidP="00245317">
            <w:pPr>
              <w:spacing w:after="0" w:line="240" w:lineRule="auto"/>
              <w:jc w:val="center"/>
              <w:rPr>
                <w:ins w:id="6439" w:author="David Dayan" w:date="2021-12-03T17:13:00Z"/>
                <w:rFonts w:ascii="Calibri" w:eastAsia="Times New Roman" w:hAnsi="Calibri" w:cs="Times New Roman"/>
                <w:color w:val="000000"/>
                <w:sz w:val="16"/>
                <w:szCs w:val="16"/>
              </w:rPr>
            </w:pPr>
            <w:ins w:id="64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41" w:author="David Dayan" w:date="2021-12-03T17:18:00Z">
              <w:tcPr>
                <w:tcW w:w="1440" w:type="dxa"/>
                <w:tcBorders>
                  <w:top w:val="nil"/>
                  <w:left w:val="nil"/>
                  <w:bottom w:val="nil"/>
                  <w:right w:val="nil"/>
                </w:tcBorders>
                <w:shd w:val="clear" w:color="auto" w:fill="auto"/>
                <w:noWrap/>
                <w:vAlign w:val="bottom"/>
                <w:hideMark/>
              </w:tcPr>
            </w:tcPrChange>
          </w:tcPr>
          <w:p w14:paraId="1B6677F8" w14:textId="77777777" w:rsidR="00036D0E" w:rsidRPr="00036D0E" w:rsidRDefault="00036D0E" w:rsidP="00245317">
            <w:pPr>
              <w:spacing w:after="0" w:line="240" w:lineRule="auto"/>
              <w:jc w:val="center"/>
              <w:rPr>
                <w:ins w:id="6442" w:author="David Dayan" w:date="2021-12-03T17:13:00Z"/>
                <w:rFonts w:ascii="Calibri" w:eastAsia="Times New Roman" w:hAnsi="Calibri" w:cs="Times New Roman"/>
                <w:color w:val="000000"/>
                <w:sz w:val="16"/>
                <w:szCs w:val="16"/>
              </w:rPr>
            </w:pPr>
            <w:ins w:id="64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44" w:author="David Dayan" w:date="2021-12-03T17:18:00Z">
              <w:tcPr>
                <w:tcW w:w="1530" w:type="dxa"/>
                <w:tcBorders>
                  <w:top w:val="nil"/>
                  <w:left w:val="nil"/>
                  <w:bottom w:val="nil"/>
                  <w:right w:val="nil"/>
                </w:tcBorders>
                <w:shd w:val="clear" w:color="auto" w:fill="auto"/>
                <w:noWrap/>
                <w:vAlign w:val="bottom"/>
                <w:hideMark/>
              </w:tcPr>
            </w:tcPrChange>
          </w:tcPr>
          <w:p w14:paraId="45152E73" w14:textId="77777777" w:rsidR="00036D0E" w:rsidRPr="00036D0E" w:rsidRDefault="00036D0E" w:rsidP="00245317">
            <w:pPr>
              <w:spacing w:after="0" w:line="240" w:lineRule="auto"/>
              <w:jc w:val="center"/>
              <w:rPr>
                <w:ins w:id="6445" w:author="David Dayan" w:date="2021-12-03T17:13:00Z"/>
                <w:rFonts w:ascii="Calibri" w:eastAsia="Times New Roman" w:hAnsi="Calibri" w:cs="Times New Roman"/>
                <w:color w:val="000000"/>
                <w:sz w:val="16"/>
                <w:szCs w:val="16"/>
              </w:rPr>
            </w:pPr>
            <w:ins w:id="64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47" w:author="David Dayan" w:date="2021-12-03T17:18:00Z">
              <w:tcPr>
                <w:tcW w:w="898" w:type="dxa"/>
                <w:tcBorders>
                  <w:top w:val="nil"/>
                  <w:left w:val="nil"/>
                  <w:bottom w:val="nil"/>
                  <w:right w:val="nil"/>
                </w:tcBorders>
                <w:shd w:val="clear" w:color="auto" w:fill="auto"/>
                <w:noWrap/>
                <w:vAlign w:val="bottom"/>
                <w:hideMark/>
              </w:tcPr>
            </w:tcPrChange>
          </w:tcPr>
          <w:p w14:paraId="58A3C4F2" w14:textId="77777777" w:rsidR="00036D0E" w:rsidRPr="00036D0E" w:rsidRDefault="00036D0E" w:rsidP="00245317">
            <w:pPr>
              <w:spacing w:after="0" w:line="240" w:lineRule="auto"/>
              <w:jc w:val="center"/>
              <w:rPr>
                <w:ins w:id="6448" w:author="David Dayan" w:date="2021-12-03T17:13:00Z"/>
                <w:rFonts w:ascii="Calibri" w:eastAsia="Times New Roman" w:hAnsi="Calibri" w:cs="Times New Roman"/>
                <w:color w:val="000000"/>
                <w:sz w:val="16"/>
                <w:szCs w:val="16"/>
              </w:rPr>
            </w:pPr>
            <w:ins w:id="64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50" w:author="David Dayan" w:date="2021-12-03T17:18:00Z">
              <w:tcPr>
                <w:tcW w:w="902" w:type="dxa"/>
                <w:tcBorders>
                  <w:top w:val="nil"/>
                  <w:left w:val="nil"/>
                  <w:bottom w:val="nil"/>
                  <w:right w:val="nil"/>
                </w:tcBorders>
                <w:shd w:val="clear" w:color="auto" w:fill="auto"/>
                <w:noWrap/>
                <w:vAlign w:val="bottom"/>
                <w:hideMark/>
              </w:tcPr>
            </w:tcPrChange>
          </w:tcPr>
          <w:p w14:paraId="1DC76995" w14:textId="77777777" w:rsidR="00036D0E" w:rsidRPr="00036D0E" w:rsidRDefault="00036D0E" w:rsidP="00245317">
            <w:pPr>
              <w:spacing w:after="0" w:line="240" w:lineRule="auto"/>
              <w:jc w:val="center"/>
              <w:rPr>
                <w:ins w:id="6451" w:author="David Dayan" w:date="2021-12-03T17:13:00Z"/>
                <w:rFonts w:ascii="Calibri" w:eastAsia="Times New Roman" w:hAnsi="Calibri" w:cs="Times New Roman"/>
                <w:color w:val="000000"/>
                <w:sz w:val="16"/>
                <w:szCs w:val="16"/>
              </w:rPr>
            </w:pPr>
            <w:ins w:id="64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53" w:author="David Dayan" w:date="2021-12-03T17:18:00Z">
              <w:tcPr>
                <w:tcW w:w="2160" w:type="dxa"/>
                <w:tcBorders>
                  <w:top w:val="nil"/>
                  <w:left w:val="nil"/>
                  <w:bottom w:val="nil"/>
                  <w:right w:val="nil"/>
                </w:tcBorders>
                <w:shd w:val="clear" w:color="auto" w:fill="auto"/>
                <w:noWrap/>
                <w:vAlign w:val="bottom"/>
                <w:hideMark/>
              </w:tcPr>
            </w:tcPrChange>
          </w:tcPr>
          <w:p w14:paraId="062A41AA" w14:textId="77777777" w:rsidR="00036D0E" w:rsidRPr="00036D0E" w:rsidRDefault="00036D0E" w:rsidP="00245317">
            <w:pPr>
              <w:spacing w:after="0" w:line="240" w:lineRule="auto"/>
              <w:jc w:val="center"/>
              <w:rPr>
                <w:ins w:id="6454" w:author="David Dayan" w:date="2021-12-03T17:13:00Z"/>
                <w:rFonts w:ascii="Calibri" w:eastAsia="Times New Roman" w:hAnsi="Calibri" w:cs="Times New Roman"/>
                <w:color w:val="000000"/>
                <w:sz w:val="16"/>
                <w:szCs w:val="16"/>
              </w:rPr>
            </w:pPr>
            <w:ins w:id="64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456" w:author="David Dayan" w:date="2021-12-03T17:18:00Z">
              <w:tcPr>
                <w:tcW w:w="2876" w:type="dxa"/>
                <w:gridSpan w:val="2"/>
                <w:tcBorders>
                  <w:top w:val="nil"/>
                  <w:left w:val="nil"/>
                  <w:bottom w:val="nil"/>
                  <w:right w:val="nil"/>
                </w:tcBorders>
                <w:shd w:val="clear" w:color="auto" w:fill="auto"/>
                <w:noWrap/>
                <w:vAlign w:val="bottom"/>
                <w:hideMark/>
              </w:tcPr>
            </w:tcPrChange>
          </w:tcPr>
          <w:p w14:paraId="1E25C3A4" w14:textId="77777777" w:rsidR="00036D0E" w:rsidRPr="00036D0E" w:rsidRDefault="00036D0E" w:rsidP="00245317">
            <w:pPr>
              <w:spacing w:after="0" w:line="240" w:lineRule="auto"/>
              <w:jc w:val="center"/>
              <w:rPr>
                <w:ins w:id="6457" w:author="David Dayan" w:date="2021-12-03T17:13:00Z"/>
                <w:rFonts w:ascii="Calibri" w:eastAsia="Times New Roman" w:hAnsi="Calibri" w:cs="Times New Roman"/>
                <w:color w:val="000000"/>
                <w:sz w:val="16"/>
                <w:szCs w:val="16"/>
              </w:rPr>
            </w:pPr>
            <w:ins w:id="64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459" w:author="David Dayan" w:date="2021-12-03T17:18:00Z">
              <w:tcPr>
                <w:tcW w:w="1426" w:type="dxa"/>
                <w:tcBorders>
                  <w:top w:val="nil"/>
                  <w:left w:val="nil"/>
                  <w:bottom w:val="nil"/>
                  <w:right w:val="nil"/>
                </w:tcBorders>
                <w:shd w:val="clear" w:color="auto" w:fill="auto"/>
                <w:noWrap/>
                <w:vAlign w:val="bottom"/>
                <w:hideMark/>
              </w:tcPr>
            </w:tcPrChange>
          </w:tcPr>
          <w:p w14:paraId="29CF3CDA" w14:textId="77777777" w:rsidR="00036D0E" w:rsidRPr="00036D0E" w:rsidRDefault="00036D0E" w:rsidP="00245317">
            <w:pPr>
              <w:spacing w:after="0" w:line="240" w:lineRule="auto"/>
              <w:jc w:val="center"/>
              <w:rPr>
                <w:ins w:id="6460" w:author="David Dayan" w:date="2021-12-03T17:13:00Z"/>
                <w:rFonts w:ascii="Calibri" w:eastAsia="Times New Roman" w:hAnsi="Calibri" w:cs="Times New Roman"/>
                <w:color w:val="000000"/>
                <w:sz w:val="16"/>
                <w:szCs w:val="16"/>
              </w:rPr>
            </w:pPr>
            <w:ins w:id="64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EB3CB3F" w14:textId="77777777" w:rsidTr="00245317">
        <w:trPr>
          <w:cantSplit/>
          <w:trHeight w:val="20"/>
          <w:ins w:id="6462" w:author="David Dayan" w:date="2021-12-03T17:13:00Z"/>
          <w:trPrChange w:id="64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64" w:author="David Dayan" w:date="2021-12-03T17:18:00Z">
              <w:tcPr>
                <w:tcW w:w="1563" w:type="dxa"/>
                <w:tcBorders>
                  <w:top w:val="nil"/>
                  <w:left w:val="nil"/>
                  <w:bottom w:val="nil"/>
                  <w:right w:val="nil"/>
                </w:tcBorders>
                <w:shd w:val="clear" w:color="auto" w:fill="auto"/>
                <w:noWrap/>
                <w:vAlign w:val="bottom"/>
                <w:hideMark/>
              </w:tcPr>
            </w:tcPrChange>
          </w:tcPr>
          <w:p w14:paraId="50217CEE" w14:textId="77777777" w:rsidR="00036D0E" w:rsidRPr="00036D0E" w:rsidRDefault="00036D0E" w:rsidP="00245317">
            <w:pPr>
              <w:spacing w:after="0" w:line="240" w:lineRule="auto"/>
              <w:jc w:val="center"/>
              <w:rPr>
                <w:ins w:id="6465" w:author="David Dayan" w:date="2021-12-03T17:13:00Z"/>
                <w:rFonts w:ascii="Calibri" w:eastAsia="Times New Roman" w:hAnsi="Calibri" w:cs="Times New Roman"/>
                <w:color w:val="000000"/>
                <w:sz w:val="16"/>
                <w:szCs w:val="16"/>
              </w:rPr>
            </w:pPr>
            <w:ins w:id="6466" w:author="David Dayan" w:date="2021-12-03T17:13:00Z">
              <w:r w:rsidRPr="00036D0E">
                <w:rPr>
                  <w:rFonts w:ascii="Calibri" w:eastAsia="Times New Roman" w:hAnsi="Calibri" w:cs="Times New Roman"/>
                  <w:color w:val="000000"/>
                  <w:sz w:val="16"/>
                  <w:szCs w:val="16"/>
                </w:rPr>
                <w:t>OtsAC20ROGR_0173</w:t>
              </w:r>
            </w:ins>
          </w:p>
        </w:tc>
        <w:tc>
          <w:tcPr>
            <w:tcW w:w="746" w:type="dxa"/>
            <w:tcBorders>
              <w:top w:val="nil"/>
              <w:left w:val="nil"/>
              <w:bottom w:val="nil"/>
              <w:right w:val="nil"/>
            </w:tcBorders>
            <w:shd w:val="clear" w:color="auto" w:fill="auto"/>
            <w:noWrap/>
            <w:vAlign w:val="bottom"/>
            <w:hideMark/>
            <w:tcPrChange w:id="6467" w:author="David Dayan" w:date="2021-12-03T17:18:00Z">
              <w:tcPr>
                <w:tcW w:w="746" w:type="dxa"/>
                <w:tcBorders>
                  <w:top w:val="nil"/>
                  <w:left w:val="nil"/>
                  <w:bottom w:val="nil"/>
                  <w:right w:val="nil"/>
                </w:tcBorders>
                <w:shd w:val="clear" w:color="auto" w:fill="auto"/>
                <w:noWrap/>
                <w:vAlign w:val="bottom"/>
                <w:hideMark/>
              </w:tcPr>
            </w:tcPrChange>
          </w:tcPr>
          <w:p w14:paraId="2FC28536" w14:textId="77777777" w:rsidR="00036D0E" w:rsidRPr="00036D0E" w:rsidRDefault="00036D0E" w:rsidP="00245317">
            <w:pPr>
              <w:spacing w:after="0" w:line="240" w:lineRule="auto"/>
              <w:jc w:val="center"/>
              <w:rPr>
                <w:ins w:id="6468" w:author="David Dayan" w:date="2021-12-03T17:13:00Z"/>
                <w:rFonts w:ascii="Calibri" w:eastAsia="Times New Roman" w:hAnsi="Calibri" w:cs="Times New Roman"/>
                <w:color w:val="000000"/>
                <w:sz w:val="16"/>
                <w:szCs w:val="16"/>
              </w:rPr>
            </w:pPr>
            <w:ins w:id="646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470" w:author="David Dayan" w:date="2021-12-03T17:18:00Z">
              <w:tcPr>
                <w:tcW w:w="599" w:type="dxa"/>
                <w:tcBorders>
                  <w:top w:val="nil"/>
                  <w:left w:val="nil"/>
                  <w:bottom w:val="nil"/>
                  <w:right w:val="nil"/>
                </w:tcBorders>
                <w:shd w:val="clear" w:color="auto" w:fill="auto"/>
                <w:noWrap/>
                <w:vAlign w:val="bottom"/>
                <w:hideMark/>
              </w:tcPr>
            </w:tcPrChange>
          </w:tcPr>
          <w:p w14:paraId="547D3EC9" w14:textId="77777777" w:rsidR="00036D0E" w:rsidRPr="00036D0E" w:rsidRDefault="00036D0E" w:rsidP="00245317">
            <w:pPr>
              <w:spacing w:after="0" w:line="240" w:lineRule="auto"/>
              <w:jc w:val="center"/>
              <w:rPr>
                <w:ins w:id="6471" w:author="David Dayan" w:date="2021-12-03T17:13:00Z"/>
                <w:rFonts w:ascii="Calibri" w:eastAsia="Times New Roman" w:hAnsi="Calibri" w:cs="Times New Roman"/>
                <w:color w:val="000000"/>
                <w:sz w:val="16"/>
                <w:szCs w:val="16"/>
              </w:rPr>
            </w:pPr>
            <w:ins w:id="647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473" w:author="David Dayan" w:date="2021-12-03T17:18:00Z">
              <w:tcPr>
                <w:tcW w:w="1142" w:type="dxa"/>
                <w:tcBorders>
                  <w:top w:val="nil"/>
                  <w:left w:val="nil"/>
                  <w:bottom w:val="nil"/>
                  <w:right w:val="nil"/>
                </w:tcBorders>
                <w:shd w:val="clear" w:color="auto" w:fill="auto"/>
                <w:noWrap/>
                <w:vAlign w:val="bottom"/>
                <w:hideMark/>
              </w:tcPr>
            </w:tcPrChange>
          </w:tcPr>
          <w:p w14:paraId="63DE7A83" w14:textId="77777777" w:rsidR="00036D0E" w:rsidRPr="00036D0E" w:rsidRDefault="00036D0E" w:rsidP="00245317">
            <w:pPr>
              <w:spacing w:after="0" w:line="240" w:lineRule="auto"/>
              <w:jc w:val="center"/>
              <w:rPr>
                <w:ins w:id="6474" w:author="David Dayan" w:date="2021-12-03T17:13:00Z"/>
                <w:rFonts w:ascii="Calibri" w:eastAsia="Times New Roman" w:hAnsi="Calibri" w:cs="Times New Roman"/>
                <w:color w:val="000000"/>
                <w:sz w:val="16"/>
                <w:szCs w:val="16"/>
              </w:rPr>
            </w:pPr>
            <w:ins w:id="64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476" w:author="David Dayan" w:date="2021-12-03T17:18:00Z">
              <w:tcPr>
                <w:tcW w:w="1440" w:type="dxa"/>
                <w:tcBorders>
                  <w:top w:val="nil"/>
                  <w:left w:val="nil"/>
                  <w:bottom w:val="nil"/>
                  <w:right w:val="nil"/>
                </w:tcBorders>
                <w:shd w:val="clear" w:color="auto" w:fill="auto"/>
                <w:noWrap/>
                <w:vAlign w:val="bottom"/>
                <w:hideMark/>
              </w:tcPr>
            </w:tcPrChange>
          </w:tcPr>
          <w:p w14:paraId="690ED718" w14:textId="77777777" w:rsidR="00036D0E" w:rsidRPr="00036D0E" w:rsidRDefault="00036D0E" w:rsidP="00245317">
            <w:pPr>
              <w:spacing w:after="0" w:line="240" w:lineRule="auto"/>
              <w:jc w:val="center"/>
              <w:rPr>
                <w:ins w:id="6477" w:author="David Dayan" w:date="2021-12-03T17:13:00Z"/>
                <w:rFonts w:ascii="Calibri" w:eastAsia="Times New Roman" w:hAnsi="Calibri" w:cs="Times New Roman"/>
                <w:color w:val="000000"/>
                <w:sz w:val="16"/>
                <w:szCs w:val="16"/>
              </w:rPr>
            </w:pPr>
            <w:ins w:id="64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479" w:author="David Dayan" w:date="2021-12-03T17:18:00Z">
              <w:tcPr>
                <w:tcW w:w="1530" w:type="dxa"/>
                <w:tcBorders>
                  <w:top w:val="nil"/>
                  <w:left w:val="nil"/>
                  <w:bottom w:val="nil"/>
                  <w:right w:val="nil"/>
                </w:tcBorders>
                <w:shd w:val="clear" w:color="auto" w:fill="auto"/>
                <w:noWrap/>
                <w:vAlign w:val="bottom"/>
                <w:hideMark/>
              </w:tcPr>
            </w:tcPrChange>
          </w:tcPr>
          <w:p w14:paraId="795E95F2" w14:textId="77777777" w:rsidR="00036D0E" w:rsidRPr="00036D0E" w:rsidRDefault="00036D0E" w:rsidP="00245317">
            <w:pPr>
              <w:spacing w:after="0" w:line="240" w:lineRule="auto"/>
              <w:jc w:val="center"/>
              <w:rPr>
                <w:ins w:id="6480" w:author="David Dayan" w:date="2021-12-03T17:13:00Z"/>
                <w:rFonts w:ascii="Calibri" w:eastAsia="Times New Roman" w:hAnsi="Calibri" w:cs="Times New Roman"/>
                <w:color w:val="000000"/>
                <w:sz w:val="16"/>
                <w:szCs w:val="16"/>
              </w:rPr>
            </w:pPr>
            <w:ins w:id="64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482" w:author="David Dayan" w:date="2021-12-03T17:18:00Z">
              <w:tcPr>
                <w:tcW w:w="898" w:type="dxa"/>
                <w:tcBorders>
                  <w:top w:val="nil"/>
                  <w:left w:val="nil"/>
                  <w:bottom w:val="nil"/>
                  <w:right w:val="nil"/>
                </w:tcBorders>
                <w:shd w:val="clear" w:color="auto" w:fill="auto"/>
                <w:noWrap/>
                <w:vAlign w:val="bottom"/>
                <w:hideMark/>
              </w:tcPr>
            </w:tcPrChange>
          </w:tcPr>
          <w:p w14:paraId="3CAB6A23" w14:textId="77777777" w:rsidR="00036D0E" w:rsidRPr="00036D0E" w:rsidRDefault="00036D0E" w:rsidP="00245317">
            <w:pPr>
              <w:spacing w:after="0" w:line="240" w:lineRule="auto"/>
              <w:jc w:val="center"/>
              <w:rPr>
                <w:ins w:id="6483" w:author="David Dayan" w:date="2021-12-03T17:13:00Z"/>
                <w:rFonts w:ascii="Calibri" w:eastAsia="Times New Roman" w:hAnsi="Calibri" w:cs="Times New Roman"/>
                <w:color w:val="000000"/>
                <w:sz w:val="16"/>
                <w:szCs w:val="16"/>
              </w:rPr>
            </w:pPr>
            <w:ins w:id="64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485" w:author="David Dayan" w:date="2021-12-03T17:18:00Z">
              <w:tcPr>
                <w:tcW w:w="902" w:type="dxa"/>
                <w:tcBorders>
                  <w:top w:val="nil"/>
                  <w:left w:val="nil"/>
                  <w:bottom w:val="nil"/>
                  <w:right w:val="nil"/>
                </w:tcBorders>
                <w:shd w:val="clear" w:color="auto" w:fill="auto"/>
                <w:noWrap/>
                <w:vAlign w:val="bottom"/>
                <w:hideMark/>
              </w:tcPr>
            </w:tcPrChange>
          </w:tcPr>
          <w:p w14:paraId="1713990F" w14:textId="77777777" w:rsidR="00036D0E" w:rsidRPr="00036D0E" w:rsidRDefault="00036D0E" w:rsidP="00245317">
            <w:pPr>
              <w:spacing w:after="0" w:line="240" w:lineRule="auto"/>
              <w:jc w:val="center"/>
              <w:rPr>
                <w:ins w:id="6486" w:author="David Dayan" w:date="2021-12-03T17:13:00Z"/>
                <w:rFonts w:ascii="Calibri" w:eastAsia="Times New Roman" w:hAnsi="Calibri" w:cs="Times New Roman"/>
                <w:color w:val="000000"/>
                <w:sz w:val="16"/>
                <w:szCs w:val="16"/>
              </w:rPr>
            </w:pPr>
            <w:ins w:id="64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488" w:author="David Dayan" w:date="2021-12-03T17:18:00Z">
              <w:tcPr>
                <w:tcW w:w="2160" w:type="dxa"/>
                <w:tcBorders>
                  <w:top w:val="nil"/>
                  <w:left w:val="nil"/>
                  <w:bottom w:val="nil"/>
                  <w:right w:val="nil"/>
                </w:tcBorders>
                <w:shd w:val="clear" w:color="auto" w:fill="auto"/>
                <w:noWrap/>
                <w:vAlign w:val="bottom"/>
                <w:hideMark/>
              </w:tcPr>
            </w:tcPrChange>
          </w:tcPr>
          <w:p w14:paraId="65E38DD8" w14:textId="77777777" w:rsidR="00036D0E" w:rsidRPr="00036D0E" w:rsidRDefault="00036D0E" w:rsidP="00245317">
            <w:pPr>
              <w:spacing w:after="0" w:line="240" w:lineRule="auto"/>
              <w:jc w:val="center"/>
              <w:rPr>
                <w:ins w:id="6489" w:author="David Dayan" w:date="2021-12-03T17:13:00Z"/>
                <w:rFonts w:ascii="Calibri" w:eastAsia="Times New Roman" w:hAnsi="Calibri" w:cs="Times New Roman"/>
                <w:color w:val="000000"/>
                <w:sz w:val="16"/>
                <w:szCs w:val="16"/>
              </w:rPr>
            </w:pPr>
            <w:ins w:id="64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491" w:author="David Dayan" w:date="2021-12-03T17:18:00Z">
              <w:tcPr>
                <w:tcW w:w="2876" w:type="dxa"/>
                <w:gridSpan w:val="2"/>
                <w:tcBorders>
                  <w:top w:val="nil"/>
                  <w:left w:val="nil"/>
                  <w:bottom w:val="nil"/>
                  <w:right w:val="nil"/>
                </w:tcBorders>
                <w:shd w:val="clear" w:color="auto" w:fill="auto"/>
                <w:noWrap/>
                <w:vAlign w:val="bottom"/>
                <w:hideMark/>
              </w:tcPr>
            </w:tcPrChange>
          </w:tcPr>
          <w:p w14:paraId="65C5768D" w14:textId="77777777" w:rsidR="00036D0E" w:rsidRPr="00036D0E" w:rsidRDefault="00036D0E" w:rsidP="00245317">
            <w:pPr>
              <w:spacing w:after="0" w:line="240" w:lineRule="auto"/>
              <w:jc w:val="center"/>
              <w:rPr>
                <w:ins w:id="6492" w:author="David Dayan" w:date="2021-12-03T17:13:00Z"/>
                <w:rFonts w:ascii="Calibri" w:eastAsia="Times New Roman" w:hAnsi="Calibri" w:cs="Times New Roman"/>
                <w:color w:val="000000"/>
                <w:sz w:val="16"/>
                <w:szCs w:val="16"/>
              </w:rPr>
            </w:pPr>
            <w:ins w:id="64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494" w:author="David Dayan" w:date="2021-12-03T17:18:00Z">
              <w:tcPr>
                <w:tcW w:w="1426" w:type="dxa"/>
                <w:tcBorders>
                  <w:top w:val="nil"/>
                  <w:left w:val="nil"/>
                  <w:bottom w:val="nil"/>
                  <w:right w:val="nil"/>
                </w:tcBorders>
                <w:shd w:val="clear" w:color="auto" w:fill="auto"/>
                <w:noWrap/>
                <w:vAlign w:val="bottom"/>
                <w:hideMark/>
              </w:tcPr>
            </w:tcPrChange>
          </w:tcPr>
          <w:p w14:paraId="6361EC51" w14:textId="77777777" w:rsidR="00036D0E" w:rsidRPr="00036D0E" w:rsidRDefault="00036D0E" w:rsidP="00245317">
            <w:pPr>
              <w:spacing w:after="0" w:line="240" w:lineRule="auto"/>
              <w:jc w:val="center"/>
              <w:rPr>
                <w:ins w:id="6495" w:author="David Dayan" w:date="2021-12-03T17:13:00Z"/>
                <w:rFonts w:ascii="Calibri" w:eastAsia="Times New Roman" w:hAnsi="Calibri" w:cs="Times New Roman"/>
                <w:color w:val="000000"/>
                <w:sz w:val="16"/>
                <w:szCs w:val="16"/>
              </w:rPr>
            </w:pPr>
            <w:ins w:id="64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984635" w14:textId="77777777" w:rsidTr="00245317">
        <w:trPr>
          <w:cantSplit/>
          <w:trHeight w:val="20"/>
          <w:ins w:id="6497" w:author="David Dayan" w:date="2021-12-03T17:13:00Z"/>
          <w:trPrChange w:id="64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499" w:author="David Dayan" w:date="2021-12-03T17:18:00Z">
              <w:tcPr>
                <w:tcW w:w="1563" w:type="dxa"/>
                <w:tcBorders>
                  <w:top w:val="nil"/>
                  <w:left w:val="nil"/>
                  <w:bottom w:val="nil"/>
                  <w:right w:val="nil"/>
                </w:tcBorders>
                <w:shd w:val="clear" w:color="auto" w:fill="auto"/>
                <w:noWrap/>
                <w:vAlign w:val="bottom"/>
                <w:hideMark/>
              </w:tcPr>
            </w:tcPrChange>
          </w:tcPr>
          <w:p w14:paraId="12891857" w14:textId="77777777" w:rsidR="00036D0E" w:rsidRPr="00036D0E" w:rsidRDefault="00036D0E" w:rsidP="00245317">
            <w:pPr>
              <w:spacing w:after="0" w:line="240" w:lineRule="auto"/>
              <w:jc w:val="center"/>
              <w:rPr>
                <w:ins w:id="6500" w:author="David Dayan" w:date="2021-12-03T17:13:00Z"/>
                <w:rFonts w:ascii="Calibri" w:eastAsia="Times New Roman" w:hAnsi="Calibri" w:cs="Times New Roman"/>
                <w:color w:val="000000"/>
                <w:sz w:val="16"/>
                <w:szCs w:val="16"/>
              </w:rPr>
            </w:pPr>
            <w:ins w:id="6501" w:author="David Dayan" w:date="2021-12-03T17:13:00Z">
              <w:r w:rsidRPr="00036D0E">
                <w:rPr>
                  <w:rFonts w:ascii="Calibri" w:eastAsia="Times New Roman" w:hAnsi="Calibri" w:cs="Times New Roman"/>
                  <w:color w:val="000000"/>
                  <w:sz w:val="16"/>
                  <w:szCs w:val="16"/>
                </w:rPr>
                <w:t>OtsAC20ROGR_0174</w:t>
              </w:r>
            </w:ins>
          </w:p>
        </w:tc>
        <w:tc>
          <w:tcPr>
            <w:tcW w:w="746" w:type="dxa"/>
            <w:tcBorders>
              <w:top w:val="nil"/>
              <w:left w:val="nil"/>
              <w:bottom w:val="nil"/>
              <w:right w:val="nil"/>
            </w:tcBorders>
            <w:shd w:val="clear" w:color="auto" w:fill="auto"/>
            <w:noWrap/>
            <w:vAlign w:val="bottom"/>
            <w:hideMark/>
            <w:tcPrChange w:id="6502" w:author="David Dayan" w:date="2021-12-03T17:18:00Z">
              <w:tcPr>
                <w:tcW w:w="746" w:type="dxa"/>
                <w:tcBorders>
                  <w:top w:val="nil"/>
                  <w:left w:val="nil"/>
                  <w:bottom w:val="nil"/>
                  <w:right w:val="nil"/>
                </w:tcBorders>
                <w:shd w:val="clear" w:color="auto" w:fill="auto"/>
                <w:noWrap/>
                <w:vAlign w:val="bottom"/>
                <w:hideMark/>
              </w:tcPr>
            </w:tcPrChange>
          </w:tcPr>
          <w:p w14:paraId="30777D06" w14:textId="77777777" w:rsidR="00036D0E" w:rsidRPr="00036D0E" w:rsidRDefault="00036D0E" w:rsidP="00245317">
            <w:pPr>
              <w:spacing w:after="0" w:line="240" w:lineRule="auto"/>
              <w:jc w:val="center"/>
              <w:rPr>
                <w:ins w:id="6503" w:author="David Dayan" w:date="2021-12-03T17:13:00Z"/>
                <w:rFonts w:ascii="Calibri" w:eastAsia="Times New Roman" w:hAnsi="Calibri" w:cs="Times New Roman"/>
                <w:color w:val="000000"/>
                <w:sz w:val="16"/>
                <w:szCs w:val="16"/>
              </w:rPr>
            </w:pPr>
            <w:ins w:id="650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505" w:author="David Dayan" w:date="2021-12-03T17:18:00Z">
              <w:tcPr>
                <w:tcW w:w="599" w:type="dxa"/>
                <w:tcBorders>
                  <w:top w:val="nil"/>
                  <w:left w:val="nil"/>
                  <w:bottom w:val="nil"/>
                  <w:right w:val="nil"/>
                </w:tcBorders>
                <w:shd w:val="clear" w:color="auto" w:fill="auto"/>
                <w:noWrap/>
                <w:vAlign w:val="bottom"/>
                <w:hideMark/>
              </w:tcPr>
            </w:tcPrChange>
          </w:tcPr>
          <w:p w14:paraId="73042A97" w14:textId="77777777" w:rsidR="00036D0E" w:rsidRPr="00036D0E" w:rsidRDefault="00036D0E" w:rsidP="00245317">
            <w:pPr>
              <w:spacing w:after="0" w:line="240" w:lineRule="auto"/>
              <w:jc w:val="center"/>
              <w:rPr>
                <w:ins w:id="6506" w:author="David Dayan" w:date="2021-12-03T17:13:00Z"/>
                <w:rFonts w:ascii="Calibri" w:eastAsia="Times New Roman" w:hAnsi="Calibri" w:cs="Times New Roman"/>
                <w:color w:val="000000"/>
                <w:sz w:val="16"/>
                <w:szCs w:val="16"/>
              </w:rPr>
            </w:pPr>
            <w:ins w:id="650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508" w:author="David Dayan" w:date="2021-12-03T17:18:00Z">
              <w:tcPr>
                <w:tcW w:w="1142" w:type="dxa"/>
                <w:tcBorders>
                  <w:top w:val="nil"/>
                  <w:left w:val="nil"/>
                  <w:bottom w:val="nil"/>
                  <w:right w:val="nil"/>
                </w:tcBorders>
                <w:shd w:val="clear" w:color="auto" w:fill="auto"/>
                <w:noWrap/>
                <w:vAlign w:val="bottom"/>
                <w:hideMark/>
              </w:tcPr>
            </w:tcPrChange>
          </w:tcPr>
          <w:p w14:paraId="01E2D3C7" w14:textId="77777777" w:rsidR="00036D0E" w:rsidRPr="00036D0E" w:rsidRDefault="00036D0E" w:rsidP="00245317">
            <w:pPr>
              <w:spacing w:after="0" w:line="240" w:lineRule="auto"/>
              <w:jc w:val="center"/>
              <w:rPr>
                <w:ins w:id="6509" w:author="David Dayan" w:date="2021-12-03T17:13:00Z"/>
                <w:rFonts w:ascii="Calibri" w:eastAsia="Times New Roman" w:hAnsi="Calibri" w:cs="Times New Roman"/>
                <w:color w:val="000000"/>
                <w:sz w:val="16"/>
                <w:szCs w:val="16"/>
              </w:rPr>
            </w:pPr>
            <w:ins w:id="65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11" w:author="David Dayan" w:date="2021-12-03T17:18:00Z">
              <w:tcPr>
                <w:tcW w:w="1440" w:type="dxa"/>
                <w:tcBorders>
                  <w:top w:val="nil"/>
                  <w:left w:val="nil"/>
                  <w:bottom w:val="nil"/>
                  <w:right w:val="nil"/>
                </w:tcBorders>
                <w:shd w:val="clear" w:color="auto" w:fill="auto"/>
                <w:noWrap/>
                <w:vAlign w:val="bottom"/>
                <w:hideMark/>
              </w:tcPr>
            </w:tcPrChange>
          </w:tcPr>
          <w:p w14:paraId="75E32293" w14:textId="77777777" w:rsidR="00036D0E" w:rsidRPr="00036D0E" w:rsidRDefault="00036D0E" w:rsidP="00245317">
            <w:pPr>
              <w:spacing w:after="0" w:line="240" w:lineRule="auto"/>
              <w:jc w:val="center"/>
              <w:rPr>
                <w:ins w:id="6512" w:author="David Dayan" w:date="2021-12-03T17:13:00Z"/>
                <w:rFonts w:ascii="Calibri" w:eastAsia="Times New Roman" w:hAnsi="Calibri" w:cs="Times New Roman"/>
                <w:color w:val="000000"/>
                <w:sz w:val="16"/>
                <w:szCs w:val="16"/>
              </w:rPr>
            </w:pPr>
            <w:ins w:id="65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14" w:author="David Dayan" w:date="2021-12-03T17:18:00Z">
              <w:tcPr>
                <w:tcW w:w="1530" w:type="dxa"/>
                <w:tcBorders>
                  <w:top w:val="nil"/>
                  <w:left w:val="nil"/>
                  <w:bottom w:val="nil"/>
                  <w:right w:val="nil"/>
                </w:tcBorders>
                <w:shd w:val="clear" w:color="auto" w:fill="auto"/>
                <w:noWrap/>
                <w:vAlign w:val="bottom"/>
                <w:hideMark/>
              </w:tcPr>
            </w:tcPrChange>
          </w:tcPr>
          <w:p w14:paraId="25B264D5" w14:textId="77777777" w:rsidR="00036D0E" w:rsidRPr="00036D0E" w:rsidRDefault="00036D0E" w:rsidP="00245317">
            <w:pPr>
              <w:spacing w:after="0" w:line="240" w:lineRule="auto"/>
              <w:jc w:val="center"/>
              <w:rPr>
                <w:ins w:id="6515" w:author="David Dayan" w:date="2021-12-03T17:13:00Z"/>
                <w:rFonts w:ascii="Calibri" w:eastAsia="Times New Roman" w:hAnsi="Calibri" w:cs="Times New Roman"/>
                <w:color w:val="000000"/>
                <w:sz w:val="16"/>
                <w:szCs w:val="16"/>
              </w:rPr>
            </w:pPr>
            <w:ins w:id="65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17" w:author="David Dayan" w:date="2021-12-03T17:18:00Z">
              <w:tcPr>
                <w:tcW w:w="898" w:type="dxa"/>
                <w:tcBorders>
                  <w:top w:val="nil"/>
                  <w:left w:val="nil"/>
                  <w:bottom w:val="nil"/>
                  <w:right w:val="nil"/>
                </w:tcBorders>
                <w:shd w:val="clear" w:color="auto" w:fill="auto"/>
                <w:noWrap/>
                <w:vAlign w:val="bottom"/>
                <w:hideMark/>
              </w:tcPr>
            </w:tcPrChange>
          </w:tcPr>
          <w:p w14:paraId="47D2FA7F" w14:textId="77777777" w:rsidR="00036D0E" w:rsidRPr="00036D0E" w:rsidRDefault="00036D0E" w:rsidP="00245317">
            <w:pPr>
              <w:spacing w:after="0" w:line="240" w:lineRule="auto"/>
              <w:jc w:val="center"/>
              <w:rPr>
                <w:ins w:id="6518" w:author="David Dayan" w:date="2021-12-03T17:13:00Z"/>
                <w:rFonts w:ascii="Calibri" w:eastAsia="Times New Roman" w:hAnsi="Calibri" w:cs="Times New Roman"/>
                <w:color w:val="000000"/>
                <w:sz w:val="16"/>
                <w:szCs w:val="16"/>
              </w:rPr>
            </w:pPr>
            <w:ins w:id="65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20" w:author="David Dayan" w:date="2021-12-03T17:18:00Z">
              <w:tcPr>
                <w:tcW w:w="902" w:type="dxa"/>
                <w:tcBorders>
                  <w:top w:val="nil"/>
                  <w:left w:val="nil"/>
                  <w:bottom w:val="nil"/>
                  <w:right w:val="nil"/>
                </w:tcBorders>
                <w:shd w:val="clear" w:color="auto" w:fill="auto"/>
                <w:noWrap/>
                <w:vAlign w:val="bottom"/>
                <w:hideMark/>
              </w:tcPr>
            </w:tcPrChange>
          </w:tcPr>
          <w:p w14:paraId="03E0C00B" w14:textId="77777777" w:rsidR="00036D0E" w:rsidRPr="00036D0E" w:rsidRDefault="00036D0E" w:rsidP="00245317">
            <w:pPr>
              <w:spacing w:after="0" w:line="240" w:lineRule="auto"/>
              <w:jc w:val="center"/>
              <w:rPr>
                <w:ins w:id="6521" w:author="David Dayan" w:date="2021-12-03T17:13:00Z"/>
                <w:rFonts w:ascii="Calibri" w:eastAsia="Times New Roman" w:hAnsi="Calibri" w:cs="Times New Roman"/>
                <w:color w:val="000000"/>
                <w:sz w:val="16"/>
                <w:szCs w:val="16"/>
              </w:rPr>
            </w:pPr>
            <w:ins w:id="65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23" w:author="David Dayan" w:date="2021-12-03T17:18:00Z">
              <w:tcPr>
                <w:tcW w:w="2160" w:type="dxa"/>
                <w:tcBorders>
                  <w:top w:val="nil"/>
                  <w:left w:val="nil"/>
                  <w:bottom w:val="nil"/>
                  <w:right w:val="nil"/>
                </w:tcBorders>
                <w:shd w:val="clear" w:color="auto" w:fill="auto"/>
                <w:noWrap/>
                <w:vAlign w:val="bottom"/>
                <w:hideMark/>
              </w:tcPr>
            </w:tcPrChange>
          </w:tcPr>
          <w:p w14:paraId="60341AAB" w14:textId="77777777" w:rsidR="00036D0E" w:rsidRPr="00036D0E" w:rsidRDefault="00036D0E" w:rsidP="00245317">
            <w:pPr>
              <w:spacing w:after="0" w:line="240" w:lineRule="auto"/>
              <w:jc w:val="center"/>
              <w:rPr>
                <w:ins w:id="6524" w:author="David Dayan" w:date="2021-12-03T17:13:00Z"/>
                <w:rFonts w:ascii="Calibri" w:eastAsia="Times New Roman" w:hAnsi="Calibri" w:cs="Times New Roman"/>
                <w:color w:val="000000"/>
                <w:sz w:val="16"/>
                <w:szCs w:val="16"/>
              </w:rPr>
            </w:pPr>
            <w:ins w:id="65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526" w:author="David Dayan" w:date="2021-12-03T17:18:00Z">
              <w:tcPr>
                <w:tcW w:w="2876" w:type="dxa"/>
                <w:gridSpan w:val="2"/>
                <w:tcBorders>
                  <w:top w:val="nil"/>
                  <w:left w:val="nil"/>
                  <w:bottom w:val="nil"/>
                  <w:right w:val="nil"/>
                </w:tcBorders>
                <w:shd w:val="clear" w:color="auto" w:fill="auto"/>
                <w:noWrap/>
                <w:vAlign w:val="bottom"/>
                <w:hideMark/>
              </w:tcPr>
            </w:tcPrChange>
          </w:tcPr>
          <w:p w14:paraId="49F0068F" w14:textId="77777777" w:rsidR="00036D0E" w:rsidRPr="00036D0E" w:rsidRDefault="00036D0E" w:rsidP="00245317">
            <w:pPr>
              <w:spacing w:after="0" w:line="240" w:lineRule="auto"/>
              <w:jc w:val="center"/>
              <w:rPr>
                <w:ins w:id="6527" w:author="David Dayan" w:date="2021-12-03T17:13:00Z"/>
                <w:rFonts w:ascii="Calibri" w:eastAsia="Times New Roman" w:hAnsi="Calibri" w:cs="Times New Roman"/>
                <w:color w:val="000000"/>
                <w:sz w:val="16"/>
                <w:szCs w:val="16"/>
              </w:rPr>
            </w:pPr>
            <w:ins w:id="65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529" w:author="David Dayan" w:date="2021-12-03T17:18:00Z">
              <w:tcPr>
                <w:tcW w:w="1426" w:type="dxa"/>
                <w:tcBorders>
                  <w:top w:val="nil"/>
                  <w:left w:val="nil"/>
                  <w:bottom w:val="nil"/>
                  <w:right w:val="nil"/>
                </w:tcBorders>
                <w:shd w:val="clear" w:color="auto" w:fill="auto"/>
                <w:noWrap/>
                <w:vAlign w:val="bottom"/>
                <w:hideMark/>
              </w:tcPr>
            </w:tcPrChange>
          </w:tcPr>
          <w:p w14:paraId="18388022" w14:textId="77777777" w:rsidR="00036D0E" w:rsidRPr="00036D0E" w:rsidRDefault="00036D0E" w:rsidP="00245317">
            <w:pPr>
              <w:spacing w:after="0" w:line="240" w:lineRule="auto"/>
              <w:jc w:val="center"/>
              <w:rPr>
                <w:ins w:id="6530" w:author="David Dayan" w:date="2021-12-03T17:13:00Z"/>
                <w:rFonts w:ascii="Calibri" w:eastAsia="Times New Roman" w:hAnsi="Calibri" w:cs="Times New Roman"/>
                <w:color w:val="000000"/>
                <w:sz w:val="16"/>
                <w:szCs w:val="16"/>
              </w:rPr>
            </w:pPr>
            <w:ins w:id="65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43167A8" w14:textId="77777777" w:rsidTr="00245317">
        <w:trPr>
          <w:cantSplit/>
          <w:trHeight w:val="20"/>
          <w:ins w:id="6532" w:author="David Dayan" w:date="2021-12-03T17:13:00Z"/>
          <w:trPrChange w:id="65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34" w:author="David Dayan" w:date="2021-12-03T17:18:00Z">
              <w:tcPr>
                <w:tcW w:w="1563" w:type="dxa"/>
                <w:tcBorders>
                  <w:top w:val="nil"/>
                  <w:left w:val="nil"/>
                  <w:bottom w:val="nil"/>
                  <w:right w:val="nil"/>
                </w:tcBorders>
                <w:shd w:val="clear" w:color="auto" w:fill="auto"/>
                <w:noWrap/>
                <w:vAlign w:val="bottom"/>
                <w:hideMark/>
              </w:tcPr>
            </w:tcPrChange>
          </w:tcPr>
          <w:p w14:paraId="4ECA3F63" w14:textId="77777777" w:rsidR="00036D0E" w:rsidRPr="00036D0E" w:rsidRDefault="00036D0E" w:rsidP="00245317">
            <w:pPr>
              <w:spacing w:after="0" w:line="240" w:lineRule="auto"/>
              <w:jc w:val="center"/>
              <w:rPr>
                <w:ins w:id="6535" w:author="David Dayan" w:date="2021-12-03T17:13:00Z"/>
                <w:rFonts w:ascii="Calibri" w:eastAsia="Times New Roman" w:hAnsi="Calibri" w:cs="Times New Roman"/>
                <w:color w:val="000000"/>
                <w:sz w:val="16"/>
                <w:szCs w:val="16"/>
              </w:rPr>
            </w:pPr>
            <w:ins w:id="6536" w:author="David Dayan" w:date="2021-12-03T17:13:00Z">
              <w:r w:rsidRPr="00036D0E">
                <w:rPr>
                  <w:rFonts w:ascii="Calibri" w:eastAsia="Times New Roman" w:hAnsi="Calibri" w:cs="Times New Roman"/>
                  <w:color w:val="000000"/>
                  <w:sz w:val="16"/>
                  <w:szCs w:val="16"/>
                </w:rPr>
                <w:t>OtsAC20ROGR_0175</w:t>
              </w:r>
            </w:ins>
          </w:p>
        </w:tc>
        <w:tc>
          <w:tcPr>
            <w:tcW w:w="746" w:type="dxa"/>
            <w:tcBorders>
              <w:top w:val="nil"/>
              <w:left w:val="nil"/>
              <w:bottom w:val="nil"/>
              <w:right w:val="nil"/>
            </w:tcBorders>
            <w:shd w:val="clear" w:color="auto" w:fill="auto"/>
            <w:noWrap/>
            <w:vAlign w:val="bottom"/>
            <w:hideMark/>
            <w:tcPrChange w:id="6537" w:author="David Dayan" w:date="2021-12-03T17:18:00Z">
              <w:tcPr>
                <w:tcW w:w="746" w:type="dxa"/>
                <w:tcBorders>
                  <w:top w:val="nil"/>
                  <w:left w:val="nil"/>
                  <w:bottom w:val="nil"/>
                  <w:right w:val="nil"/>
                </w:tcBorders>
                <w:shd w:val="clear" w:color="auto" w:fill="auto"/>
                <w:noWrap/>
                <w:vAlign w:val="bottom"/>
                <w:hideMark/>
              </w:tcPr>
            </w:tcPrChange>
          </w:tcPr>
          <w:p w14:paraId="3FEE9487" w14:textId="77777777" w:rsidR="00036D0E" w:rsidRPr="00036D0E" w:rsidRDefault="00036D0E" w:rsidP="00245317">
            <w:pPr>
              <w:spacing w:after="0" w:line="240" w:lineRule="auto"/>
              <w:jc w:val="center"/>
              <w:rPr>
                <w:ins w:id="6538" w:author="David Dayan" w:date="2021-12-03T17:13:00Z"/>
                <w:rFonts w:ascii="Calibri" w:eastAsia="Times New Roman" w:hAnsi="Calibri" w:cs="Times New Roman"/>
                <w:color w:val="000000"/>
                <w:sz w:val="16"/>
                <w:szCs w:val="16"/>
              </w:rPr>
            </w:pPr>
            <w:ins w:id="6539"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540" w:author="David Dayan" w:date="2021-12-03T17:18:00Z">
              <w:tcPr>
                <w:tcW w:w="599" w:type="dxa"/>
                <w:tcBorders>
                  <w:top w:val="nil"/>
                  <w:left w:val="nil"/>
                  <w:bottom w:val="nil"/>
                  <w:right w:val="nil"/>
                </w:tcBorders>
                <w:shd w:val="clear" w:color="auto" w:fill="auto"/>
                <w:noWrap/>
                <w:vAlign w:val="bottom"/>
                <w:hideMark/>
              </w:tcPr>
            </w:tcPrChange>
          </w:tcPr>
          <w:p w14:paraId="3EC4D789" w14:textId="77777777" w:rsidR="00036D0E" w:rsidRPr="00036D0E" w:rsidRDefault="00036D0E" w:rsidP="00245317">
            <w:pPr>
              <w:spacing w:after="0" w:line="240" w:lineRule="auto"/>
              <w:jc w:val="center"/>
              <w:rPr>
                <w:ins w:id="6541" w:author="David Dayan" w:date="2021-12-03T17:13:00Z"/>
                <w:rFonts w:ascii="Calibri" w:eastAsia="Times New Roman" w:hAnsi="Calibri" w:cs="Times New Roman"/>
                <w:color w:val="000000"/>
                <w:sz w:val="16"/>
                <w:szCs w:val="16"/>
              </w:rPr>
            </w:pPr>
            <w:ins w:id="6542"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543" w:author="David Dayan" w:date="2021-12-03T17:18:00Z">
              <w:tcPr>
                <w:tcW w:w="1142" w:type="dxa"/>
                <w:tcBorders>
                  <w:top w:val="nil"/>
                  <w:left w:val="nil"/>
                  <w:bottom w:val="nil"/>
                  <w:right w:val="nil"/>
                </w:tcBorders>
                <w:shd w:val="clear" w:color="auto" w:fill="auto"/>
                <w:noWrap/>
                <w:vAlign w:val="bottom"/>
                <w:hideMark/>
              </w:tcPr>
            </w:tcPrChange>
          </w:tcPr>
          <w:p w14:paraId="208D6A1A" w14:textId="77777777" w:rsidR="00036D0E" w:rsidRPr="00036D0E" w:rsidRDefault="00036D0E" w:rsidP="00245317">
            <w:pPr>
              <w:spacing w:after="0" w:line="240" w:lineRule="auto"/>
              <w:jc w:val="center"/>
              <w:rPr>
                <w:ins w:id="6544" w:author="David Dayan" w:date="2021-12-03T17:13:00Z"/>
                <w:rFonts w:ascii="Calibri" w:eastAsia="Times New Roman" w:hAnsi="Calibri" w:cs="Times New Roman"/>
                <w:color w:val="000000"/>
                <w:sz w:val="16"/>
                <w:szCs w:val="16"/>
              </w:rPr>
            </w:pPr>
            <w:ins w:id="65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46" w:author="David Dayan" w:date="2021-12-03T17:18:00Z">
              <w:tcPr>
                <w:tcW w:w="1440" w:type="dxa"/>
                <w:tcBorders>
                  <w:top w:val="nil"/>
                  <w:left w:val="nil"/>
                  <w:bottom w:val="nil"/>
                  <w:right w:val="nil"/>
                </w:tcBorders>
                <w:shd w:val="clear" w:color="auto" w:fill="auto"/>
                <w:noWrap/>
                <w:vAlign w:val="bottom"/>
                <w:hideMark/>
              </w:tcPr>
            </w:tcPrChange>
          </w:tcPr>
          <w:p w14:paraId="6C2C3E49" w14:textId="77777777" w:rsidR="00036D0E" w:rsidRPr="00036D0E" w:rsidRDefault="00036D0E" w:rsidP="00245317">
            <w:pPr>
              <w:spacing w:after="0" w:line="240" w:lineRule="auto"/>
              <w:jc w:val="center"/>
              <w:rPr>
                <w:ins w:id="6547" w:author="David Dayan" w:date="2021-12-03T17:13:00Z"/>
                <w:rFonts w:ascii="Calibri" w:eastAsia="Times New Roman" w:hAnsi="Calibri" w:cs="Times New Roman"/>
                <w:color w:val="000000"/>
                <w:sz w:val="16"/>
                <w:szCs w:val="16"/>
              </w:rPr>
            </w:pPr>
            <w:ins w:id="65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49" w:author="David Dayan" w:date="2021-12-03T17:18:00Z">
              <w:tcPr>
                <w:tcW w:w="1530" w:type="dxa"/>
                <w:tcBorders>
                  <w:top w:val="nil"/>
                  <w:left w:val="nil"/>
                  <w:bottom w:val="nil"/>
                  <w:right w:val="nil"/>
                </w:tcBorders>
                <w:shd w:val="clear" w:color="auto" w:fill="auto"/>
                <w:noWrap/>
                <w:vAlign w:val="bottom"/>
                <w:hideMark/>
              </w:tcPr>
            </w:tcPrChange>
          </w:tcPr>
          <w:p w14:paraId="785E645C" w14:textId="77777777" w:rsidR="00036D0E" w:rsidRPr="00036D0E" w:rsidRDefault="00036D0E" w:rsidP="00245317">
            <w:pPr>
              <w:spacing w:after="0" w:line="240" w:lineRule="auto"/>
              <w:jc w:val="center"/>
              <w:rPr>
                <w:ins w:id="6550" w:author="David Dayan" w:date="2021-12-03T17:13:00Z"/>
                <w:rFonts w:ascii="Calibri" w:eastAsia="Times New Roman" w:hAnsi="Calibri" w:cs="Times New Roman"/>
                <w:color w:val="000000"/>
                <w:sz w:val="16"/>
                <w:szCs w:val="16"/>
              </w:rPr>
            </w:pPr>
            <w:ins w:id="65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52" w:author="David Dayan" w:date="2021-12-03T17:18:00Z">
              <w:tcPr>
                <w:tcW w:w="898" w:type="dxa"/>
                <w:tcBorders>
                  <w:top w:val="nil"/>
                  <w:left w:val="nil"/>
                  <w:bottom w:val="nil"/>
                  <w:right w:val="nil"/>
                </w:tcBorders>
                <w:shd w:val="clear" w:color="auto" w:fill="auto"/>
                <w:noWrap/>
                <w:vAlign w:val="bottom"/>
                <w:hideMark/>
              </w:tcPr>
            </w:tcPrChange>
          </w:tcPr>
          <w:p w14:paraId="583D28B6" w14:textId="77777777" w:rsidR="00036D0E" w:rsidRPr="00036D0E" w:rsidRDefault="00036D0E" w:rsidP="00245317">
            <w:pPr>
              <w:spacing w:after="0" w:line="240" w:lineRule="auto"/>
              <w:jc w:val="center"/>
              <w:rPr>
                <w:ins w:id="6553" w:author="David Dayan" w:date="2021-12-03T17:13:00Z"/>
                <w:rFonts w:ascii="Calibri" w:eastAsia="Times New Roman" w:hAnsi="Calibri" w:cs="Times New Roman"/>
                <w:color w:val="000000"/>
                <w:sz w:val="16"/>
                <w:szCs w:val="16"/>
              </w:rPr>
            </w:pPr>
            <w:ins w:id="65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55" w:author="David Dayan" w:date="2021-12-03T17:18:00Z">
              <w:tcPr>
                <w:tcW w:w="902" w:type="dxa"/>
                <w:tcBorders>
                  <w:top w:val="nil"/>
                  <w:left w:val="nil"/>
                  <w:bottom w:val="nil"/>
                  <w:right w:val="nil"/>
                </w:tcBorders>
                <w:shd w:val="clear" w:color="auto" w:fill="auto"/>
                <w:noWrap/>
                <w:vAlign w:val="bottom"/>
                <w:hideMark/>
              </w:tcPr>
            </w:tcPrChange>
          </w:tcPr>
          <w:p w14:paraId="3D4FC1BB" w14:textId="77777777" w:rsidR="00036D0E" w:rsidRPr="00036D0E" w:rsidRDefault="00036D0E" w:rsidP="00245317">
            <w:pPr>
              <w:spacing w:after="0" w:line="240" w:lineRule="auto"/>
              <w:jc w:val="center"/>
              <w:rPr>
                <w:ins w:id="6556" w:author="David Dayan" w:date="2021-12-03T17:13:00Z"/>
                <w:rFonts w:ascii="Calibri" w:eastAsia="Times New Roman" w:hAnsi="Calibri" w:cs="Times New Roman"/>
                <w:color w:val="000000"/>
                <w:sz w:val="16"/>
                <w:szCs w:val="16"/>
              </w:rPr>
            </w:pPr>
            <w:ins w:id="65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58" w:author="David Dayan" w:date="2021-12-03T17:18:00Z">
              <w:tcPr>
                <w:tcW w:w="2160" w:type="dxa"/>
                <w:tcBorders>
                  <w:top w:val="nil"/>
                  <w:left w:val="nil"/>
                  <w:bottom w:val="nil"/>
                  <w:right w:val="nil"/>
                </w:tcBorders>
                <w:shd w:val="clear" w:color="auto" w:fill="auto"/>
                <w:noWrap/>
                <w:vAlign w:val="bottom"/>
                <w:hideMark/>
              </w:tcPr>
            </w:tcPrChange>
          </w:tcPr>
          <w:p w14:paraId="37C80730" w14:textId="77777777" w:rsidR="00036D0E" w:rsidRPr="00036D0E" w:rsidRDefault="00036D0E" w:rsidP="00245317">
            <w:pPr>
              <w:spacing w:after="0" w:line="240" w:lineRule="auto"/>
              <w:jc w:val="center"/>
              <w:rPr>
                <w:ins w:id="6559" w:author="David Dayan" w:date="2021-12-03T17:13:00Z"/>
                <w:rFonts w:ascii="Calibri" w:eastAsia="Times New Roman" w:hAnsi="Calibri" w:cs="Times New Roman"/>
                <w:color w:val="000000"/>
                <w:sz w:val="16"/>
                <w:szCs w:val="16"/>
              </w:rPr>
            </w:pPr>
            <w:ins w:id="65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561" w:author="David Dayan" w:date="2021-12-03T17:18:00Z">
              <w:tcPr>
                <w:tcW w:w="2876" w:type="dxa"/>
                <w:gridSpan w:val="2"/>
                <w:tcBorders>
                  <w:top w:val="nil"/>
                  <w:left w:val="nil"/>
                  <w:bottom w:val="nil"/>
                  <w:right w:val="nil"/>
                </w:tcBorders>
                <w:shd w:val="clear" w:color="auto" w:fill="auto"/>
                <w:noWrap/>
                <w:vAlign w:val="bottom"/>
                <w:hideMark/>
              </w:tcPr>
            </w:tcPrChange>
          </w:tcPr>
          <w:p w14:paraId="0FC897A1" w14:textId="77777777" w:rsidR="00036D0E" w:rsidRPr="00036D0E" w:rsidRDefault="00036D0E" w:rsidP="00245317">
            <w:pPr>
              <w:spacing w:after="0" w:line="240" w:lineRule="auto"/>
              <w:jc w:val="center"/>
              <w:rPr>
                <w:ins w:id="6562" w:author="David Dayan" w:date="2021-12-03T17:13:00Z"/>
                <w:rFonts w:ascii="Calibri" w:eastAsia="Times New Roman" w:hAnsi="Calibri" w:cs="Times New Roman"/>
                <w:color w:val="000000"/>
                <w:sz w:val="16"/>
                <w:szCs w:val="16"/>
              </w:rPr>
            </w:pPr>
            <w:ins w:id="65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564" w:author="David Dayan" w:date="2021-12-03T17:18:00Z">
              <w:tcPr>
                <w:tcW w:w="1426" w:type="dxa"/>
                <w:tcBorders>
                  <w:top w:val="nil"/>
                  <w:left w:val="nil"/>
                  <w:bottom w:val="nil"/>
                  <w:right w:val="nil"/>
                </w:tcBorders>
                <w:shd w:val="clear" w:color="auto" w:fill="auto"/>
                <w:noWrap/>
                <w:vAlign w:val="bottom"/>
                <w:hideMark/>
              </w:tcPr>
            </w:tcPrChange>
          </w:tcPr>
          <w:p w14:paraId="1D6DB124" w14:textId="77777777" w:rsidR="00036D0E" w:rsidRPr="00036D0E" w:rsidRDefault="00036D0E" w:rsidP="00245317">
            <w:pPr>
              <w:spacing w:after="0" w:line="240" w:lineRule="auto"/>
              <w:jc w:val="center"/>
              <w:rPr>
                <w:ins w:id="6565" w:author="David Dayan" w:date="2021-12-03T17:13:00Z"/>
                <w:rFonts w:ascii="Calibri" w:eastAsia="Times New Roman" w:hAnsi="Calibri" w:cs="Times New Roman"/>
                <w:color w:val="000000"/>
                <w:sz w:val="16"/>
                <w:szCs w:val="16"/>
              </w:rPr>
            </w:pPr>
            <w:ins w:id="65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42A2E08" w14:textId="77777777" w:rsidTr="00245317">
        <w:trPr>
          <w:cantSplit/>
          <w:trHeight w:val="20"/>
          <w:ins w:id="6567" w:author="David Dayan" w:date="2021-12-03T17:13:00Z"/>
          <w:trPrChange w:id="65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569" w:author="David Dayan" w:date="2021-12-03T17:18:00Z">
              <w:tcPr>
                <w:tcW w:w="1563" w:type="dxa"/>
                <w:tcBorders>
                  <w:top w:val="nil"/>
                  <w:left w:val="nil"/>
                  <w:bottom w:val="nil"/>
                  <w:right w:val="nil"/>
                </w:tcBorders>
                <w:shd w:val="clear" w:color="auto" w:fill="auto"/>
                <w:noWrap/>
                <w:vAlign w:val="bottom"/>
                <w:hideMark/>
              </w:tcPr>
            </w:tcPrChange>
          </w:tcPr>
          <w:p w14:paraId="466246A3" w14:textId="77777777" w:rsidR="00036D0E" w:rsidRPr="00036D0E" w:rsidRDefault="00036D0E" w:rsidP="00245317">
            <w:pPr>
              <w:spacing w:after="0" w:line="240" w:lineRule="auto"/>
              <w:jc w:val="center"/>
              <w:rPr>
                <w:ins w:id="6570" w:author="David Dayan" w:date="2021-12-03T17:13:00Z"/>
                <w:rFonts w:ascii="Calibri" w:eastAsia="Times New Roman" w:hAnsi="Calibri" w:cs="Times New Roman"/>
                <w:color w:val="000000"/>
                <w:sz w:val="16"/>
                <w:szCs w:val="16"/>
              </w:rPr>
            </w:pPr>
            <w:ins w:id="6571" w:author="David Dayan" w:date="2021-12-03T17:13:00Z">
              <w:r w:rsidRPr="00036D0E">
                <w:rPr>
                  <w:rFonts w:ascii="Calibri" w:eastAsia="Times New Roman" w:hAnsi="Calibri" w:cs="Times New Roman"/>
                  <w:color w:val="000000"/>
                  <w:sz w:val="16"/>
                  <w:szCs w:val="16"/>
                </w:rPr>
                <w:t>OtsAC20ROGR_0176</w:t>
              </w:r>
            </w:ins>
          </w:p>
        </w:tc>
        <w:tc>
          <w:tcPr>
            <w:tcW w:w="746" w:type="dxa"/>
            <w:tcBorders>
              <w:top w:val="nil"/>
              <w:left w:val="nil"/>
              <w:bottom w:val="nil"/>
              <w:right w:val="nil"/>
            </w:tcBorders>
            <w:shd w:val="clear" w:color="auto" w:fill="auto"/>
            <w:noWrap/>
            <w:vAlign w:val="bottom"/>
            <w:hideMark/>
            <w:tcPrChange w:id="6572" w:author="David Dayan" w:date="2021-12-03T17:18:00Z">
              <w:tcPr>
                <w:tcW w:w="746" w:type="dxa"/>
                <w:tcBorders>
                  <w:top w:val="nil"/>
                  <w:left w:val="nil"/>
                  <w:bottom w:val="nil"/>
                  <w:right w:val="nil"/>
                </w:tcBorders>
                <w:shd w:val="clear" w:color="auto" w:fill="auto"/>
                <w:noWrap/>
                <w:vAlign w:val="bottom"/>
                <w:hideMark/>
              </w:tcPr>
            </w:tcPrChange>
          </w:tcPr>
          <w:p w14:paraId="433CB44E" w14:textId="77777777" w:rsidR="00036D0E" w:rsidRPr="00036D0E" w:rsidRDefault="00036D0E" w:rsidP="00245317">
            <w:pPr>
              <w:spacing w:after="0" w:line="240" w:lineRule="auto"/>
              <w:jc w:val="center"/>
              <w:rPr>
                <w:ins w:id="6573" w:author="David Dayan" w:date="2021-12-03T17:13:00Z"/>
                <w:rFonts w:ascii="Calibri" w:eastAsia="Times New Roman" w:hAnsi="Calibri" w:cs="Times New Roman"/>
                <w:color w:val="000000"/>
                <w:sz w:val="16"/>
                <w:szCs w:val="16"/>
              </w:rPr>
            </w:pPr>
            <w:ins w:id="6574" w:author="David Dayan" w:date="2021-12-03T17:13:00Z">
              <w:r w:rsidRPr="00036D0E">
                <w:rPr>
                  <w:rFonts w:ascii="Calibri" w:eastAsia="Times New Roman" w:hAnsi="Calibri" w:cs="Times New Roman"/>
                  <w:color w:val="000000"/>
                  <w:sz w:val="16"/>
                  <w:szCs w:val="16"/>
                </w:rPr>
                <w:t>9/11/20</w:t>
              </w:r>
            </w:ins>
          </w:p>
        </w:tc>
        <w:tc>
          <w:tcPr>
            <w:tcW w:w="599" w:type="dxa"/>
            <w:tcBorders>
              <w:top w:val="nil"/>
              <w:left w:val="nil"/>
              <w:bottom w:val="nil"/>
              <w:right w:val="nil"/>
            </w:tcBorders>
            <w:shd w:val="clear" w:color="auto" w:fill="auto"/>
            <w:noWrap/>
            <w:vAlign w:val="bottom"/>
            <w:hideMark/>
            <w:tcPrChange w:id="6575" w:author="David Dayan" w:date="2021-12-03T17:18:00Z">
              <w:tcPr>
                <w:tcW w:w="599" w:type="dxa"/>
                <w:tcBorders>
                  <w:top w:val="nil"/>
                  <w:left w:val="nil"/>
                  <w:bottom w:val="nil"/>
                  <w:right w:val="nil"/>
                </w:tcBorders>
                <w:shd w:val="clear" w:color="auto" w:fill="auto"/>
                <w:noWrap/>
                <w:vAlign w:val="bottom"/>
                <w:hideMark/>
              </w:tcPr>
            </w:tcPrChange>
          </w:tcPr>
          <w:p w14:paraId="0ADDED0E" w14:textId="77777777" w:rsidR="00036D0E" w:rsidRPr="00036D0E" w:rsidRDefault="00036D0E" w:rsidP="00245317">
            <w:pPr>
              <w:spacing w:after="0" w:line="240" w:lineRule="auto"/>
              <w:jc w:val="center"/>
              <w:rPr>
                <w:ins w:id="6576" w:author="David Dayan" w:date="2021-12-03T17:13:00Z"/>
                <w:rFonts w:ascii="Calibri" w:eastAsia="Times New Roman" w:hAnsi="Calibri" w:cs="Times New Roman"/>
                <w:color w:val="000000"/>
                <w:sz w:val="16"/>
                <w:szCs w:val="16"/>
              </w:rPr>
            </w:pPr>
            <w:ins w:id="6577" w:author="David Dayan" w:date="2021-12-03T17:13:00Z">
              <w:r w:rsidRPr="00036D0E">
                <w:rPr>
                  <w:rFonts w:ascii="Calibri" w:eastAsia="Times New Roman" w:hAnsi="Calibri" w:cs="Times New Roman"/>
                  <w:color w:val="000000"/>
                  <w:sz w:val="16"/>
                  <w:szCs w:val="16"/>
                </w:rPr>
                <w:t>255</w:t>
              </w:r>
            </w:ins>
          </w:p>
        </w:tc>
        <w:tc>
          <w:tcPr>
            <w:tcW w:w="1142" w:type="dxa"/>
            <w:tcBorders>
              <w:top w:val="nil"/>
              <w:left w:val="nil"/>
              <w:bottom w:val="nil"/>
              <w:right w:val="nil"/>
            </w:tcBorders>
            <w:shd w:val="clear" w:color="auto" w:fill="auto"/>
            <w:noWrap/>
            <w:vAlign w:val="bottom"/>
            <w:hideMark/>
            <w:tcPrChange w:id="6578" w:author="David Dayan" w:date="2021-12-03T17:18:00Z">
              <w:tcPr>
                <w:tcW w:w="1142" w:type="dxa"/>
                <w:tcBorders>
                  <w:top w:val="nil"/>
                  <w:left w:val="nil"/>
                  <w:bottom w:val="nil"/>
                  <w:right w:val="nil"/>
                </w:tcBorders>
                <w:shd w:val="clear" w:color="auto" w:fill="auto"/>
                <w:noWrap/>
                <w:vAlign w:val="bottom"/>
                <w:hideMark/>
              </w:tcPr>
            </w:tcPrChange>
          </w:tcPr>
          <w:p w14:paraId="7EDBE7F5" w14:textId="77777777" w:rsidR="00036D0E" w:rsidRPr="00036D0E" w:rsidRDefault="00036D0E" w:rsidP="00245317">
            <w:pPr>
              <w:spacing w:after="0" w:line="240" w:lineRule="auto"/>
              <w:jc w:val="center"/>
              <w:rPr>
                <w:ins w:id="6579" w:author="David Dayan" w:date="2021-12-03T17:13:00Z"/>
                <w:rFonts w:ascii="Calibri" w:eastAsia="Times New Roman" w:hAnsi="Calibri" w:cs="Times New Roman"/>
                <w:color w:val="000000"/>
                <w:sz w:val="16"/>
                <w:szCs w:val="16"/>
              </w:rPr>
            </w:pPr>
            <w:ins w:id="65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581" w:author="David Dayan" w:date="2021-12-03T17:18:00Z">
              <w:tcPr>
                <w:tcW w:w="1440" w:type="dxa"/>
                <w:tcBorders>
                  <w:top w:val="nil"/>
                  <w:left w:val="nil"/>
                  <w:bottom w:val="nil"/>
                  <w:right w:val="nil"/>
                </w:tcBorders>
                <w:shd w:val="clear" w:color="auto" w:fill="auto"/>
                <w:noWrap/>
                <w:vAlign w:val="bottom"/>
                <w:hideMark/>
              </w:tcPr>
            </w:tcPrChange>
          </w:tcPr>
          <w:p w14:paraId="555E92D8" w14:textId="77777777" w:rsidR="00036D0E" w:rsidRPr="00036D0E" w:rsidRDefault="00036D0E" w:rsidP="00245317">
            <w:pPr>
              <w:spacing w:after="0" w:line="240" w:lineRule="auto"/>
              <w:jc w:val="center"/>
              <w:rPr>
                <w:ins w:id="6582" w:author="David Dayan" w:date="2021-12-03T17:13:00Z"/>
                <w:rFonts w:ascii="Calibri" w:eastAsia="Times New Roman" w:hAnsi="Calibri" w:cs="Times New Roman"/>
                <w:color w:val="000000"/>
                <w:sz w:val="16"/>
                <w:szCs w:val="16"/>
              </w:rPr>
            </w:pPr>
            <w:ins w:id="65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584" w:author="David Dayan" w:date="2021-12-03T17:18:00Z">
              <w:tcPr>
                <w:tcW w:w="1530" w:type="dxa"/>
                <w:tcBorders>
                  <w:top w:val="nil"/>
                  <w:left w:val="nil"/>
                  <w:bottom w:val="nil"/>
                  <w:right w:val="nil"/>
                </w:tcBorders>
                <w:shd w:val="clear" w:color="auto" w:fill="auto"/>
                <w:noWrap/>
                <w:vAlign w:val="bottom"/>
                <w:hideMark/>
              </w:tcPr>
            </w:tcPrChange>
          </w:tcPr>
          <w:p w14:paraId="28345797" w14:textId="77777777" w:rsidR="00036D0E" w:rsidRPr="00036D0E" w:rsidRDefault="00036D0E" w:rsidP="00245317">
            <w:pPr>
              <w:spacing w:after="0" w:line="240" w:lineRule="auto"/>
              <w:jc w:val="center"/>
              <w:rPr>
                <w:ins w:id="6585" w:author="David Dayan" w:date="2021-12-03T17:13:00Z"/>
                <w:rFonts w:ascii="Calibri" w:eastAsia="Times New Roman" w:hAnsi="Calibri" w:cs="Times New Roman"/>
                <w:color w:val="000000"/>
                <w:sz w:val="16"/>
                <w:szCs w:val="16"/>
              </w:rPr>
            </w:pPr>
            <w:ins w:id="65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587" w:author="David Dayan" w:date="2021-12-03T17:18:00Z">
              <w:tcPr>
                <w:tcW w:w="898" w:type="dxa"/>
                <w:tcBorders>
                  <w:top w:val="nil"/>
                  <w:left w:val="nil"/>
                  <w:bottom w:val="nil"/>
                  <w:right w:val="nil"/>
                </w:tcBorders>
                <w:shd w:val="clear" w:color="auto" w:fill="auto"/>
                <w:noWrap/>
                <w:vAlign w:val="bottom"/>
                <w:hideMark/>
              </w:tcPr>
            </w:tcPrChange>
          </w:tcPr>
          <w:p w14:paraId="7B10FDA4" w14:textId="77777777" w:rsidR="00036D0E" w:rsidRPr="00036D0E" w:rsidRDefault="00036D0E" w:rsidP="00245317">
            <w:pPr>
              <w:spacing w:after="0" w:line="240" w:lineRule="auto"/>
              <w:jc w:val="center"/>
              <w:rPr>
                <w:ins w:id="6588" w:author="David Dayan" w:date="2021-12-03T17:13:00Z"/>
                <w:rFonts w:ascii="Calibri" w:eastAsia="Times New Roman" w:hAnsi="Calibri" w:cs="Times New Roman"/>
                <w:color w:val="000000"/>
                <w:sz w:val="16"/>
                <w:szCs w:val="16"/>
              </w:rPr>
            </w:pPr>
            <w:ins w:id="65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590" w:author="David Dayan" w:date="2021-12-03T17:18:00Z">
              <w:tcPr>
                <w:tcW w:w="902" w:type="dxa"/>
                <w:tcBorders>
                  <w:top w:val="nil"/>
                  <w:left w:val="nil"/>
                  <w:bottom w:val="nil"/>
                  <w:right w:val="nil"/>
                </w:tcBorders>
                <w:shd w:val="clear" w:color="auto" w:fill="auto"/>
                <w:noWrap/>
                <w:vAlign w:val="bottom"/>
                <w:hideMark/>
              </w:tcPr>
            </w:tcPrChange>
          </w:tcPr>
          <w:p w14:paraId="55DF68D9" w14:textId="77777777" w:rsidR="00036D0E" w:rsidRPr="00036D0E" w:rsidRDefault="00036D0E" w:rsidP="00245317">
            <w:pPr>
              <w:spacing w:after="0" w:line="240" w:lineRule="auto"/>
              <w:jc w:val="center"/>
              <w:rPr>
                <w:ins w:id="6591" w:author="David Dayan" w:date="2021-12-03T17:13:00Z"/>
                <w:rFonts w:ascii="Calibri" w:eastAsia="Times New Roman" w:hAnsi="Calibri" w:cs="Times New Roman"/>
                <w:color w:val="000000"/>
                <w:sz w:val="16"/>
                <w:szCs w:val="16"/>
              </w:rPr>
            </w:pPr>
            <w:ins w:id="65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593" w:author="David Dayan" w:date="2021-12-03T17:18:00Z">
              <w:tcPr>
                <w:tcW w:w="2160" w:type="dxa"/>
                <w:tcBorders>
                  <w:top w:val="nil"/>
                  <w:left w:val="nil"/>
                  <w:bottom w:val="nil"/>
                  <w:right w:val="nil"/>
                </w:tcBorders>
                <w:shd w:val="clear" w:color="auto" w:fill="auto"/>
                <w:noWrap/>
                <w:vAlign w:val="bottom"/>
                <w:hideMark/>
              </w:tcPr>
            </w:tcPrChange>
          </w:tcPr>
          <w:p w14:paraId="76C638CD" w14:textId="77777777" w:rsidR="00036D0E" w:rsidRPr="00036D0E" w:rsidRDefault="00036D0E" w:rsidP="00245317">
            <w:pPr>
              <w:spacing w:after="0" w:line="240" w:lineRule="auto"/>
              <w:jc w:val="center"/>
              <w:rPr>
                <w:ins w:id="6594" w:author="David Dayan" w:date="2021-12-03T17:13:00Z"/>
                <w:rFonts w:ascii="Calibri" w:eastAsia="Times New Roman" w:hAnsi="Calibri" w:cs="Times New Roman"/>
                <w:color w:val="000000"/>
                <w:sz w:val="16"/>
                <w:szCs w:val="16"/>
              </w:rPr>
            </w:pPr>
            <w:ins w:id="65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596" w:author="David Dayan" w:date="2021-12-03T17:18:00Z">
              <w:tcPr>
                <w:tcW w:w="2876" w:type="dxa"/>
                <w:gridSpan w:val="2"/>
                <w:tcBorders>
                  <w:top w:val="nil"/>
                  <w:left w:val="nil"/>
                  <w:bottom w:val="nil"/>
                  <w:right w:val="nil"/>
                </w:tcBorders>
                <w:shd w:val="clear" w:color="auto" w:fill="auto"/>
                <w:noWrap/>
                <w:vAlign w:val="bottom"/>
                <w:hideMark/>
              </w:tcPr>
            </w:tcPrChange>
          </w:tcPr>
          <w:p w14:paraId="2D7E06DC" w14:textId="77777777" w:rsidR="00036D0E" w:rsidRPr="00036D0E" w:rsidRDefault="00036D0E" w:rsidP="00245317">
            <w:pPr>
              <w:spacing w:after="0" w:line="240" w:lineRule="auto"/>
              <w:jc w:val="center"/>
              <w:rPr>
                <w:ins w:id="6597" w:author="David Dayan" w:date="2021-12-03T17:13:00Z"/>
                <w:rFonts w:ascii="Calibri" w:eastAsia="Times New Roman" w:hAnsi="Calibri" w:cs="Times New Roman"/>
                <w:color w:val="000000"/>
                <w:sz w:val="16"/>
                <w:szCs w:val="16"/>
              </w:rPr>
            </w:pPr>
            <w:ins w:id="65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599" w:author="David Dayan" w:date="2021-12-03T17:18:00Z">
              <w:tcPr>
                <w:tcW w:w="1426" w:type="dxa"/>
                <w:tcBorders>
                  <w:top w:val="nil"/>
                  <w:left w:val="nil"/>
                  <w:bottom w:val="nil"/>
                  <w:right w:val="nil"/>
                </w:tcBorders>
                <w:shd w:val="clear" w:color="auto" w:fill="auto"/>
                <w:noWrap/>
                <w:vAlign w:val="bottom"/>
                <w:hideMark/>
              </w:tcPr>
            </w:tcPrChange>
          </w:tcPr>
          <w:p w14:paraId="56D9FF76" w14:textId="77777777" w:rsidR="00036D0E" w:rsidRPr="00036D0E" w:rsidRDefault="00036D0E" w:rsidP="00245317">
            <w:pPr>
              <w:spacing w:after="0" w:line="240" w:lineRule="auto"/>
              <w:jc w:val="center"/>
              <w:rPr>
                <w:ins w:id="6600" w:author="David Dayan" w:date="2021-12-03T17:13:00Z"/>
                <w:rFonts w:ascii="Calibri" w:eastAsia="Times New Roman" w:hAnsi="Calibri" w:cs="Times New Roman"/>
                <w:color w:val="000000"/>
                <w:sz w:val="16"/>
                <w:szCs w:val="16"/>
              </w:rPr>
            </w:pPr>
            <w:ins w:id="66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3460D6A" w14:textId="77777777" w:rsidTr="00245317">
        <w:trPr>
          <w:cantSplit/>
          <w:trHeight w:val="20"/>
          <w:ins w:id="6602" w:author="David Dayan" w:date="2021-12-03T17:13:00Z"/>
          <w:trPrChange w:id="66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04" w:author="David Dayan" w:date="2021-12-03T17:18:00Z">
              <w:tcPr>
                <w:tcW w:w="1563" w:type="dxa"/>
                <w:tcBorders>
                  <w:top w:val="nil"/>
                  <w:left w:val="nil"/>
                  <w:bottom w:val="nil"/>
                  <w:right w:val="nil"/>
                </w:tcBorders>
                <w:shd w:val="clear" w:color="auto" w:fill="auto"/>
                <w:noWrap/>
                <w:vAlign w:val="bottom"/>
                <w:hideMark/>
              </w:tcPr>
            </w:tcPrChange>
          </w:tcPr>
          <w:p w14:paraId="6134AC6A" w14:textId="77777777" w:rsidR="00036D0E" w:rsidRPr="00036D0E" w:rsidRDefault="00036D0E" w:rsidP="00245317">
            <w:pPr>
              <w:spacing w:after="0" w:line="240" w:lineRule="auto"/>
              <w:jc w:val="center"/>
              <w:rPr>
                <w:ins w:id="6605" w:author="David Dayan" w:date="2021-12-03T17:13:00Z"/>
                <w:rFonts w:ascii="Calibri" w:eastAsia="Times New Roman" w:hAnsi="Calibri" w:cs="Times New Roman"/>
                <w:color w:val="000000"/>
                <w:sz w:val="16"/>
                <w:szCs w:val="16"/>
              </w:rPr>
            </w:pPr>
            <w:ins w:id="6606" w:author="David Dayan" w:date="2021-12-03T17:13:00Z">
              <w:r w:rsidRPr="00036D0E">
                <w:rPr>
                  <w:rFonts w:ascii="Calibri" w:eastAsia="Times New Roman" w:hAnsi="Calibri" w:cs="Times New Roman"/>
                  <w:color w:val="000000"/>
                  <w:sz w:val="16"/>
                  <w:szCs w:val="16"/>
                </w:rPr>
                <w:t>OtsAC20ROGR_0177</w:t>
              </w:r>
            </w:ins>
          </w:p>
        </w:tc>
        <w:tc>
          <w:tcPr>
            <w:tcW w:w="746" w:type="dxa"/>
            <w:tcBorders>
              <w:top w:val="nil"/>
              <w:left w:val="nil"/>
              <w:bottom w:val="nil"/>
              <w:right w:val="nil"/>
            </w:tcBorders>
            <w:shd w:val="clear" w:color="auto" w:fill="auto"/>
            <w:noWrap/>
            <w:vAlign w:val="bottom"/>
            <w:hideMark/>
            <w:tcPrChange w:id="6607" w:author="David Dayan" w:date="2021-12-03T17:18:00Z">
              <w:tcPr>
                <w:tcW w:w="746" w:type="dxa"/>
                <w:tcBorders>
                  <w:top w:val="nil"/>
                  <w:left w:val="nil"/>
                  <w:bottom w:val="nil"/>
                  <w:right w:val="nil"/>
                </w:tcBorders>
                <w:shd w:val="clear" w:color="auto" w:fill="auto"/>
                <w:noWrap/>
                <w:vAlign w:val="bottom"/>
                <w:hideMark/>
              </w:tcPr>
            </w:tcPrChange>
          </w:tcPr>
          <w:p w14:paraId="3CC75199" w14:textId="77777777" w:rsidR="00036D0E" w:rsidRPr="00036D0E" w:rsidRDefault="00036D0E" w:rsidP="00245317">
            <w:pPr>
              <w:spacing w:after="0" w:line="240" w:lineRule="auto"/>
              <w:jc w:val="center"/>
              <w:rPr>
                <w:ins w:id="6608" w:author="David Dayan" w:date="2021-12-03T17:13:00Z"/>
                <w:rFonts w:ascii="Calibri" w:eastAsia="Times New Roman" w:hAnsi="Calibri" w:cs="Times New Roman"/>
                <w:color w:val="000000"/>
                <w:sz w:val="16"/>
                <w:szCs w:val="16"/>
              </w:rPr>
            </w:pPr>
            <w:ins w:id="660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610" w:author="David Dayan" w:date="2021-12-03T17:18:00Z">
              <w:tcPr>
                <w:tcW w:w="599" w:type="dxa"/>
                <w:tcBorders>
                  <w:top w:val="nil"/>
                  <w:left w:val="nil"/>
                  <w:bottom w:val="nil"/>
                  <w:right w:val="nil"/>
                </w:tcBorders>
                <w:shd w:val="clear" w:color="auto" w:fill="auto"/>
                <w:noWrap/>
                <w:vAlign w:val="bottom"/>
                <w:hideMark/>
              </w:tcPr>
            </w:tcPrChange>
          </w:tcPr>
          <w:p w14:paraId="4592346C" w14:textId="77777777" w:rsidR="00036D0E" w:rsidRPr="00036D0E" w:rsidRDefault="00036D0E" w:rsidP="00245317">
            <w:pPr>
              <w:spacing w:after="0" w:line="240" w:lineRule="auto"/>
              <w:jc w:val="center"/>
              <w:rPr>
                <w:ins w:id="6611" w:author="David Dayan" w:date="2021-12-03T17:13:00Z"/>
                <w:rFonts w:ascii="Calibri" w:eastAsia="Times New Roman" w:hAnsi="Calibri" w:cs="Times New Roman"/>
                <w:color w:val="000000"/>
                <w:sz w:val="16"/>
                <w:szCs w:val="16"/>
              </w:rPr>
            </w:pPr>
            <w:ins w:id="661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613" w:author="David Dayan" w:date="2021-12-03T17:18:00Z">
              <w:tcPr>
                <w:tcW w:w="1142" w:type="dxa"/>
                <w:tcBorders>
                  <w:top w:val="nil"/>
                  <w:left w:val="nil"/>
                  <w:bottom w:val="nil"/>
                  <w:right w:val="nil"/>
                </w:tcBorders>
                <w:shd w:val="clear" w:color="auto" w:fill="auto"/>
                <w:noWrap/>
                <w:vAlign w:val="bottom"/>
                <w:hideMark/>
              </w:tcPr>
            </w:tcPrChange>
          </w:tcPr>
          <w:p w14:paraId="14F1E4E9" w14:textId="77777777" w:rsidR="00036D0E" w:rsidRPr="00036D0E" w:rsidRDefault="00036D0E" w:rsidP="00245317">
            <w:pPr>
              <w:spacing w:after="0" w:line="240" w:lineRule="auto"/>
              <w:jc w:val="center"/>
              <w:rPr>
                <w:ins w:id="6614" w:author="David Dayan" w:date="2021-12-03T17:13:00Z"/>
                <w:rFonts w:ascii="Calibri" w:eastAsia="Times New Roman" w:hAnsi="Calibri" w:cs="Times New Roman"/>
                <w:color w:val="000000"/>
                <w:sz w:val="16"/>
                <w:szCs w:val="16"/>
              </w:rPr>
            </w:pPr>
            <w:ins w:id="66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16" w:author="David Dayan" w:date="2021-12-03T17:18:00Z">
              <w:tcPr>
                <w:tcW w:w="1440" w:type="dxa"/>
                <w:tcBorders>
                  <w:top w:val="nil"/>
                  <w:left w:val="nil"/>
                  <w:bottom w:val="nil"/>
                  <w:right w:val="nil"/>
                </w:tcBorders>
                <w:shd w:val="clear" w:color="auto" w:fill="auto"/>
                <w:noWrap/>
                <w:vAlign w:val="bottom"/>
                <w:hideMark/>
              </w:tcPr>
            </w:tcPrChange>
          </w:tcPr>
          <w:p w14:paraId="1EE771AC" w14:textId="77777777" w:rsidR="00036D0E" w:rsidRPr="00036D0E" w:rsidRDefault="00036D0E" w:rsidP="00245317">
            <w:pPr>
              <w:spacing w:after="0" w:line="240" w:lineRule="auto"/>
              <w:jc w:val="center"/>
              <w:rPr>
                <w:ins w:id="6617" w:author="David Dayan" w:date="2021-12-03T17:13:00Z"/>
                <w:rFonts w:ascii="Calibri" w:eastAsia="Times New Roman" w:hAnsi="Calibri" w:cs="Times New Roman"/>
                <w:color w:val="000000"/>
                <w:sz w:val="16"/>
                <w:szCs w:val="16"/>
              </w:rPr>
            </w:pPr>
            <w:ins w:id="66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19" w:author="David Dayan" w:date="2021-12-03T17:18:00Z">
              <w:tcPr>
                <w:tcW w:w="1530" w:type="dxa"/>
                <w:tcBorders>
                  <w:top w:val="nil"/>
                  <w:left w:val="nil"/>
                  <w:bottom w:val="nil"/>
                  <w:right w:val="nil"/>
                </w:tcBorders>
                <w:shd w:val="clear" w:color="auto" w:fill="auto"/>
                <w:noWrap/>
                <w:vAlign w:val="bottom"/>
                <w:hideMark/>
              </w:tcPr>
            </w:tcPrChange>
          </w:tcPr>
          <w:p w14:paraId="3000A1B6" w14:textId="77777777" w:rsidR="00036D0E" w:rsidRPr="00036D0E" w:rsidRDefault="00036D0E" w:rsidP="00245317">
            <w:pPr>
              <w:spacing w:after="0" w:line="240" w:lineRule="auto"/>
              <w:jc w:val="center"/>
              <w:rPr>
                <w:ins w:id="6620" w:author="David Dayan" w:date="2021-12-03T17:13:00Z"/>
                <w:rFonts w:ascii="Calibri" w:eastAsia="Times New Roman" w:hAnsi="Calibri" w:cs="Times New Roman"/>
                <w:color w:val="000000"/>
                <w:sz w:val="16"/>
                <w:szCs w:val="16"/>
              </w:rPr>
            </w:pPr>
            <w:ins w:id="66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22" w:author="David Dayan" w:date="2021-12-03T17:18:00Z">
              <w:tcPr>
                <w:tcW w:w="898" w:type="dxa"/>
                <w:tcBorders>
                  <w:top w:val="nil"/>
                  <w:left w:val="nil"/>
                  <w:bottom w:val="nil"/>
                  <w:right w:val="nil"/>
                </w:tcBorders>
                <w:shd w:val="clear" w:color="auto" w:fill="auto"/>
                <w:noWrap/>
                <w:vAlign w:val="bottom"/>
                <w:hideMark/>
              </w:tcPr>
            </w:tcPrChange>
          </w:tcPr>
          <w:p w14:paraId="23488EDF" w14:textId="77777777" w:rsidR="00036D0E" w:rsidRPr="00036D0E" w:rsidRDefault="00036D0E" w:rsidP="00245317">
            <w:pPr>
              <w:spacing w:after="0" w:line="240" w:lineRule="auto"/>
              <w:jc w:val="center"/>
              <w:rPr>
                <w:ins w:id="6623" w:author="David Dayan" w:date="2021-12-03T17:13:00Z"/>
                <w:rFonts w:ascii="Calibri" w:eastAsia="Times New Roman" w:hAnsi="Calibri" w:cs="Times New Roman"/>
                <w:color w:val="000000"/>
                <w:sz w:val="16"/>
                <w:szCs w:val="16"/>
              </w:rPr>
            </w:pPr>
            <w:ins w:id="66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25" w:author="David Dayan" w:date="2021-12-03T17:18:00Z">
              <w:tcPr>
                <w:tcW w:w="902" w:type="dxa"/>
                <w:tcBorders>
                  <w:top w:val="nil"/>
                  <w:left w:val="nil"/>
                  <w:bottom w:val="nil"/>
                  <w:right w:val="nil"/>
                </w:tcBorders>
                <w:shd w:val="clear" w:color="auto" w:fill="auto"/>
                <w:noWrap/>
                <w:vAlign w:val="bottom"/>
                <w:hideMark/>
              </w:tcPr>
            </w:tcPrChange>
          </w:tcPr>
          <w:p w14:paraId="319DCCFD" w14:textId="77777777" w:rsidR="00036D0E" w:rsidRPr="00036D0E" w:rsidRDefault="00036D0E" w:rsidP="00245317">
            <w:pPr>
              <w:spacing w:after="0" w:line="240" w:lineRule="auto"/>
              <w:jc w:val="center"/>
              <w:rPr>
                <w:ins w:id="6626" w:author="David Dayan" w:date="2021-12-03T17:13:00Z"/>
                <w:rFonts w:ascii="Calibri" w:eastAsia="Times New Roman" w:hAnsi="Calibri" w:cs="Times New Roman"/>
                <w:color w:val="000000"/>
                <w:sz w:val="16"/>
                <w:szCs w:val="16"/>
              </w:rPr>
            </w:pPr>
            <w:ins w:id="66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28" w:author="David Dayan" w:date="2021-12-03T17:18:00Z">
              <w:tcPr>
                <w:tcW w:w="2160" w:type="dxa"/>
                <w:tcBorders>
                  <w:top w:val="nil"/>
                  <w:left w:val="nil"/>
                  <w:bottom w:val="nil"/>
                  <w:right w:val="nil"/>
                </w:tcBorders>
                <w:shd w:val="clear" w:color="auto" w:fill="auto"/>
                <w:noWrap/>
                <w:vAlign w:val="bottom"/>
                <w:hideMark/>
              </w:tcPr>
            </w:tcPrChange>
          </w:tcPr>
          <w:p w14:paraId="0DCDE6CC" w14:textId="77777777" w:rsidR="00036D0E" w:rsidRPr="00036D0E" w:rsidRDefault="00036D0E" w:rsidP="00245317">
            <w:pPr>
              <w:spacing w:after="0" w:line="240" w:lineRule="auto"/>
              <w:jc w:val="center"/>
              <w:rPr>
                <w:ins w:id="6629" w:author="David Dayan" w:date="2021-12-03T17:13:00Z"/>
                <w:rFonts w:ascii="Calibri" w:eastAsia="Times New Roman" w:hAnsi="Calibri" w:cs="Times New Roman"/>
                <w:color w:val="000000"/>
                <w:sz w:val="16"/>
                <w:szCs w:val="16"/>
              </w:rPr>
            </w:pPr>
            <w:ins w:id="66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631" w:author="David Dayan" w:date="2021-12-03T17:18:00Z">
              <w:tcPr>
                <w:tcW w:w="2876" w:type="dxa"/>
                <w:gridSpan w:val="2"/>
                <w:tcBorders>
                  <w:top w:val="nil"/>
                  <w:left w:val="nil"/>
                  <w:bottom w:val="nil"/>
                  <w:right w:val="nil"/>
                </w:tcBorders>
                <w:shd w:val="clear" w:color="auto" w:fill="auto"/>
                <w:noWrap/>
                <w:vAlign w:val="bottom"/>
                <w:hideMark/>
              </w:tcPr>
            </w:tcPrChange>
          </w:tcPr>
          <w:p w14:paraId="2F1BCE44" w14:textId="77777777" w:rsidR="00036D0E" w:rsidRPr="00036D0E" w:rsidRDefault="00036D0E" w:rsidP="00245317">
            <w:pPr>
              <w:spacing w:after="0" w:line="240" w:lineRule="auto"/>
              <w:jc w:val="center"/>
              <w:rPr>
                <w:ins w:id="6632" w:author="David Dayan" w:date="2021-12-03T17:13:00Z"/>
                <w:rFonts w:ascii="Calibri" w:eastAsia="Times New Roman" w:hAnsi="Calibri" w:cs="Times New Roman"/>
                <w:color w:val="000000"/>
                <w:sz w:val="16"/>
                <w:szCs w:val="16"/>
              </w:rPr>
            </w:pPr>
            <w:ins w:id="66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634" w:author="David Dayan" w:date="2021-12-03T17:18:00Z">
              <w:tcPr>
                <w:tcW w:w="1426" w:type="dxa"/>
                <w:tcBorders>
                  <w:top w:val="nil"/>
                  <w:left w:val="nil"/>
                  <w:bottom w:val="nil"/>
                  <w:right w:val="nil"/>
                </w:tcBorders>
                <w:shd w:val="clear" w:color="auto" w:fill="auto"/>
                <w:noWrap/>
                <w:vAlign w:val="bottom"/>
                <w:hideMark/>
              </w:tcPr>
            </w:tcPrChange>
          </w:tcPr>
          <w:p w14:paraId="58C4DC58" w14:textId="77777777" w:rsidR="00036D0E" w:rsidRPr="00036D0E" w:rsidRDefault="00036D0E" w:rsidP="00245317">
            <w:pPr>
              <w:spacing w:after="0" w:line="240" w:lineRule="auto"/>
              <w:jc w:val="center"/>
              <w:rPr>
                <w:ins w:id="6635" w:author="David Dayan" w:date="2021-12-03T17:13:00Z"/>
                <w:rFonts w:ascii="Calibri" w:eastAsia="Times New Roman" w:hAnsi="Calibri" w:cs="Times New Roman"/>
                <w:color w:val="000000"/>
                <w:sz w:val="16"/>
                <w:szCs w:val="16"/>
              </w:rPr>
            </w:pPr>
            <w:ins w:id="66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FCAB79" w14:textId="77777777" w:rsidTr="00245317">
        <w:trPr>
          <w:cantSplit/>
          <w:trHeight w:val="20"/>
          <w:ins w:id="6637" w:author="David Dayan" w:date="2021-12-03T17:13:00Z"/>
          <w:trPrChange w:id="66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39" w:author="David Dayan" w:date="2021-12-03T17:18:00Z">
              <w:tcPr>
                <w:tcW w:w="1563" w:type="dxa"/>
                <w:tcBorders>
                  <w:top w:val="nil"/>
                  <w:left w:val="nil"/>
                  <w:bottom w:val="nil"/>
                  <w:right w:val="nil"/>
                </w:tcBorders>
                <w:shd w:val="clear" w:color="auto" w:fill="auto"/>
                <w:noWrap/>
                <w:vAlign w:val="bottom"/>
                <w:hideMark/>
              </w:tcPr>
            </w:tcPrChange>
          </w:tcPr>
          <w:p w14:paraId="017D4F23" w14:textId="77777777" w:rsidR="00036D0E" w:rsidRPr="00036D0E" w:rsidRDefault="00036D0E" w:rsidP="00245317">
            <w:pPr>
              <w:spacing w:after="0" w:line="240" w:lineRule="auto"/>
              <w:jc w:val="center"/>
              <w:rPr>
                <w:ins w:id="6640" w:author="David Dayan" w:date="2021-12-03T17:13:00Z"/>
                <w:rFonts w:ascii="Calibri" w:eastAsia="Times New Roman" w:hAnsi="Calibri" w:cs="Times New Roman"/>
                <w:color w:val="000000"/>
                <w:sz w:val="16"/>
                <w:szCs w:val="16"/>
              </w:rPr>
            </w:pPr>
            <w:ins w:id="6641" w:author="David Dayan" w:date="2021-12-03T17:13:00Z">
              <w:r w:rsidRPr="00036D0E">
                <w:rPr>
                  <w:rFonts w:ascii="Calibri" w:eastAsia="Times New Roman" w:hAnsi="Calibri" w:cs="Times New Roman"/>
                  <w:color w:val="000000"/>
                  <w:sz w:val="16"/>
                  <w:szCs w:val="16"/>
                </w:rPr>
                <w:t>OtsAC20ROGR_0178</w:t>
              </w:r>
            </w:ins>
          </w:p>
        </w:tc>
        <w:tc>
          <w:tcPr>
            <w:tcW w:w="746" w:type="dxa"/>
            <w:tcBorders>
              <w:top w:val="nil"/>
              <w:left w:val="nil"/>
              <w:bottom w:val="nil"/>
              <w:right w:val="nil"/>
            </w:tcBorders>
            <w:shd w:val="clear" w:color="auto" w:fill="auto"/>
            <w:noWrap/>
            <w:vAlign w:val="bottom"/>
            <w:hideMark/>
            <w:tcPrChange w:id="6642" w:author="David Dayan" w:date="2021-12-03T17:18:00Z">
              <w:tcPr>
                <w:tcW w:w="746" w:type="dxa"/>
                <w:tcBorders>
                  <w:top w:val="nil"/>
                  <w:left w:val="nil"/>
                  <w:bottom w:val="nil"/>
                  <w:right w:val="nil"/>
                </w:tcBorders>
                <w:shd w:val="clear" w:color="auto" w:fill="auto"/>
                <w:noWrap/>
                <w:vAlign w:val="bottom"/>
                <w:hideMark/>
              </w:tcPr>
            </w:tcPrChange>
          </w:tcPr>
          <w:p w14:paraId="3F51AAF6" w14:textId="77777777" w:rsidR="00036D0E" w:rsidRPr="00036D0E" w:rsidRDefault="00036D0E" w:rsidP="00245317">
            <w:pPr>
              <w:spacing w:after="0" w:line="240" w:lineRule="auto"/>
              <w:jc w:val="center"/>
              <w:rPr>
                <w:ins w:id="6643" w:author="David Dayan" w:date="2021-12-03T17:13:00Z"/>
                <w:rFonts w:ascii="Calibri" w:eastAsia="Times New Roman" w:hAnsi="Calibri" w:cs="Times New Roman"/>
                <w:color w:val="000000"/>
                <w:sz w:val="16"/>
                <w:szCs w:val="16"/>
              </w:rPr>
            </w:pPr>
            <w:ins w:id="664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645" w:author="David Dayan" w:date="2021-12-03T17:18:00Z">
              <w:tcPr>
                <w:tcW w:w="599" w:type="dxa"/>
                <w:tcBorders>
                  <w:top w:val="nil"/>
                  <w:left w:val="nil"/>
                  <w:bottom w:val="nil"/>
                  <w:right w:val="nil"/>
                </w:tcBorders>
                <w:shd w:val="clear" w:color="auto" w:fill="auto"/>
                <w:noWrap/>
                <w:vAlign w:val="bottom"/>
                <w:hideMark/>
              </w:tcPr>
            </w:tcPrChange>
          </w:tcPr>
          <w:p w14:paraId="3B187084" w14:textId="77777777" w:rsidR="00036D0E" w:rsidRPr="00036D0E" w:rsidRDefault="00036D0E" w:rsidP="00245317">
            <w:pPr>
              <w:spacing w:after="0" w:line="240" w:lineRule="auto"/>
              <w:jc w:val="center"/>
              <w:rPr>
                <w:ins w:id="6646" w:author="David Dayan" w:date="2021-12-03T17:13:00Z"/>
                <w:rFonts w:ascii="Calibri" w:eastAsia="Times New Roman" w:hAnsi="Calibri" w:cs="Times New Roman"/>
                <w:color w:val="000000"/>
                <w:sz w:val="16"/>
                <w:szCs w:val="16"/>
              </w:rPr>
            </w:pPr>
            <w:ins w:id="664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648" w:author="David Dayan" w:date="2021-12-03T17:18:00Z">
              <w:tcPr>
                <w:tcW w:w="1142" w:type="dxa"/>
                <w:tcBorders>
                  <w:top w:val="nil"/>
                  <w:left w:val="nil"/>
                  <w:bottom w:val="nil"/>
                  <w:right w:val="nil"/>
                </w:tcBorders>
                <w:shd w:val="clear" w:color="auto" w:fill="auto"/>
                <w:noWrap/>
                <w:vAlign w:val="bottom"/>
                <w:hideMark/>
              </w:tcPr>
            </w:tcPrChange>
          </w:tcPr>
          <w:p w14:paraId="33A15265" w14:textId="77777777" w:rsidR="00036D0E" w:rsidRPr="00036D0E" w:rsidRDefault="00036D0E" w:rsidP="00245317">
            <w:pPr>
              <w:spacing w:after="0" w:line="240" w:lineRule="auto"/>
              <w:jc w:val="center"/>
              <w:rPr>
                <w:ins w:id="6649" w:author="David Dayan" w:date="2021-12-03T17:13:00Z"/>
                <w:rFonts w:ascii="Calibri" w:eastAsia="Times New Roman" w:hAnsi="Calibri" w:cs="Times New Roman"/>
                <w:color w:val="000000"/>
                <w:sz w:val="16"/>
                <w:szCs w:val="16"/>
              </w:rPr>
            </w:pPr>
            <w:ins w:id="66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51" w:author="David Dayan" w:date="2021-12-03T17:18:00Z">
              <w:tcPr>
                <w:tcW w:w="1440" w:type="dxa"/>
                <w:tcBorders>
                  <w:top w:val="nil"/>
                  <w:left w:val="nil"/>
                  <w:bottom w:val="nil"/>
                  <w:right w:val="nil"/>
                </w:tcBorders>
                <w:shd w:val="clear" w:color="auto" w:fill="auto"/>
                <w:noWrap/>
                <w:vAlign w:val="bottom"/>
                <w:hideMark/>
              </w:tcPr>
            </w:tcPrChange>
          </w:tcPr>
          <w:p w14:paraId="4EE2A962" w14:textId="77777777" w:rsidR="00036D0E" w:rsidRPr="00036D0E" w:rsidRDefault="00036D0E" w:rsidP="00245317">
            <w:pPr>
              <w:spacing w:after="0" w:line="240" w:lineRule="auto"/>
              <w:jc w:val="center"/>
              <w:rPr>
                <w:ins w:id="6652" w:author="David Dayan" w:date="2021-12-03T17:13:00Z"/>
                <w:rFonts w:ascii="Calibri" w:eastAsia="Times New Roman" w:hAnsi="Calibri" w:cs="Times New Roman"/>
                <w:color w:val="000000"/>
                <w:sz w:val="16"/>
                <w:szCs w:val="16"/>
              </w:rPr>
            </w:pPr>
            <w:ins w:id="66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54" w:author="David Dayan" w:date="2021-12-03T17:18:00Z">
              <w:tcPr>
                <w:tcW w:w="1530" w:type="dxa"/>
                <w:tcBorders>
                  <w:top w:val="nil"/>
                  <w:left w:val="nil"/>
                  <w:bottom w:val="nil"/>
                  <w:right w:val="nil"/>
                </w:tcBorders>
                <w:shd w:val="clear" w:color="auto" w:fill="auto"/>
                <w:noWrap/>
                <w:vAlign w:val="bottom"/>
                <w:hideMark/>
              </w:tcPr>
            </w:tcPrChange>
          </w:tcPr>
          <w:p w14:paraId="6888F362" w14:textId="77777777" w:rsidR="00036D0E" w:rsidRPr="00036D0E" w:rsidRDefault="00036D0E" w:rsidP="00245317">
            <w:pPr>
              <w:spacing w:after="0" w:line="240" w:lineRule="auto"/>
              <w:jc w:val="center"/>
              <w:rPr>
                <w:ins w:id="6655" w:author="David Dayan" w:date="2021-12-03T17:13:00Z"/>
                <w:rFonts w:ascii="Calibri" w:eastAsia="Times New Roman" w:hAnsi="Calibri" w:cs="Times New Roman"/>
                <w:color w:val="000000"/>
                <w:sz w:val="16"/>
                <w:szCs w:val="16"/>
              </w:rPr>
            </w:pPr>
            <w:ins w:id="66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57" w:author="David Dayan" w:date="2021-12-03T17:18:00Z">
              <w:tcPr>
                <w:tcW w:w="898" w:type="dxa"/>
                <w:tcBorders>
                  <w:top w:val="nil"/>
                  <w:left w:val="nil"/>
                  <w:bottom w:val="nil"/>
                  <w:right w:val="nil"/>
                </w:tcBorders>
                <w:shd w:val="clear" w:color="auto" w:fill="auto"/>
                <w:noWrap/>
                <w:vAlign w:val="bottom"/>
                <w:hideMark/>
              </w:tcPr>
            </w:tcPrChange>
          </w:tcPr>
          <w:p w14:paraId="68EDEE2F" w14:textId="77777777" w:rsidR="00036D0E" w:rsidRPr="00036D0E" w:rsidRDefault="00036D0E" w:rsidP="00245317">
            <w:pPr>
              <w:spacing w:after="0" w:line="240" w:lineRule="auto"/>
              <w:jc w:val="center"/>
              <w:rPr>
                <w:ins w:id="6658" w:author="David Dayan" w:date="2021-12-03T17:13:00Z"/>
                <w:rFonts w:ascii="Calibri" w:eastAsia="Times New Roman" w:hAnsi="Calibri" w:cs="Times New Roman"/>
                <w:color w:val="000000"/>
                <w:sz w:val="16"/>
                <w:szCs w:val="16"/>
              </w:rPr>
            </w:pPr>
            <w:ins w:id="66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60" w:author="David Dayan" w:date="2021-12-03T17:18:00Z">
              <w:tcPr>
                <w:tcW w:w="902" w:type="dxa"/>
                <w:tcBorders>
                  <w:top w:val="nil"/>
                  <w:left w:val="nil"/>
                  <w:bottom w:val="nil"/>
                  <w:right w:val="nil"/>
                </w:tcBorders>
                <w:shd w:val="clear" w:color="auto" w:fill="auto"/>
                <w:noWrap/>
                <w:vAlign w:val="bottom"/>
                <w:hideMark/>
              </w:tcPr>
            </w:tcPrChange>
          </w:tcPr>
          <w:p w14:paraId="0AD77D62" w14:textId="77777777" w:rsidR="00036D0E" w:rsidRPr="00036D0E" w:rsidRDefault="00036D0E" w:rsidP="00245317">
            <w:pPr>
              <w:spacing w:after="0" w:line="240" w:lineRule="auto"/>
              <w:jc w:val="center"/>
              <w:rPr>
                <w:ins w:id="6661" w:author="David Dayan" w:date="2021-12-03T17:13:00Z"/>
                <w:rFonts w:ascii="Calibri" w:eastAsia="Times New Roman" w:hAnsi="Calibri" w:cs="Times New Roman"/>
                <w:color w:val="000000"/>
                <w:sz w:val="16"/>
                <w:szCs w:val="16"/>
              </w:rPr>
            </w:pPr>
            <w:ins w:id="66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63" w:author="David Dayan" w:date="2021-12-03T17:18:00Z">
              <w:tcPr>
                <w:tcW w:w="2160" w:type="dxa"/>
                <w:tcBorders>
                  <w:top w:val="nil"/>
                  <w:left w:val="nil"/>
                  <w:bottom w:val="nil"/>
                  <w:right w:val="nil"/>
                </w:tcBorders>
                <w:shd w:val="clear" w:color="auto" w:fill="auto"/>
                <w:noWrap/>
                <w:vAlign w:val="bottom"/>
                <w:hideMark/>
              </w:tcPr>
            </w:tcPrChange>
          </w:tcPr>
          <w:p w14:paraId="07F1D932" w14:textId="77777777" w:rsidR="00036D0E" w:rsidRPr="00036D0E" w:rsidRDefault="00036D0E" w:rsidP="00245317">
            <w:pPr>
              <w:spacing w:after="0" w:line="240" w:lineRule="auto"/>
              <w:jc w:val="center"/>
              <w:rPr>
                <w:ins w:id="6664" w:author="David Dayan" w:date="2021-12-03T17:13:00Z"/>
                <w:rFonts w:ascii="Calibri" w:eastAsia="Times New Roman" w:hAnsi="Calibri" w:cs="Times New Roman"/>
                <w:color w:val="000000"/>
                <w:sz w:val="16"/>
                <w:szCs w:val="16"/>
              </w:rPr>
            </w:pPr>
            <w:ins w:id="66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666" w:author="David Dayan" w:date="2021-12-03T17:18:00Z">
              <w:tcPr>
                <w:tcW w:w="2876" w:type="dxa"/>
                <w:gridSpan w:val="2"/>
                <w:tcBorders>
                  <w:top w:val="nil"/>
                  <w:left w:val="nil"/>
                  <w:bottom w:val="nil"/>
                  <w:right w:val="nil"/>
                </w:tcBorders>
                <w:shd w:val="clear" w:color="auto" w:fill="auto"/>
                <w:noWrap/>
                <w:vAlign w:val="bottom"/>
                <w:hideMark/>
              </w:tcPr>
            </w:tcPrChange>
          </w:tcPr>
          <w:p w14:paraId="6425F64E" w14:textId="77777777" w:rsidR="00036D0E" w:rsidRPr="00036D0E" w:rsidRDefault="00036D0E" w:rsidP="00245317">
            <w:pPr>
              <w:spacing w:after="0" w:line="240" w:lineRule="auto"/>
              <w:jc w:val="center"/>
              <w:rPr>
                <w:ins w:id="6667" w:author="David Dayan" w:date="2021-12-03T17:13:00Z"/>
                <w:rFonts w:ascii="Calibri" w:eastAsia="Times New Roman" w:hAnsi="Calibri" w:cs="Times New Roman"/>
                <w:color w:val="000000"/>
                <w:sz w:val="16"/>
                <w:szCs w:val="16"/>
              </w:rPr>
            </w:pPr>
            <w:ins w:id="66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669" w:author="David Dayan" w:date="2021-12-03T17:18:00Z">
              <w:tcPr>
                <w:tcW w:w="1426" w:type="dxa"/>
                <w:tcBorders>
                  <w:top w:val="nil"/>
                  <w:left w:val="nil"/>
                  <w:bottom w:val="nil"/>
                  <w:right w:val="nil"/>
                </w:tcBorders>
                <w:shd w:val="clear" w:color="auto" w:fill="auto"/>
                <w:noWrap/>
                <w:vAlign w:val="bottom"/>
                <w:hideMark/>
              </w:tcPr>
            </w:tcPrChange>
          </w:tcPr>
          <w:p w14:paraId="1F66EF72" w14:textId="77777777" w:rsidR="00036D0E" w:rsidRPr="00036D0E" w:rsidRDefault="00036D0E" w:rsidP="00245317">
            <w:pPr>
              <w:spacing w:after="0" w:line="240" w:lineRule="auto"/>
              <w:jc w:val="center"/>
              <w:rPr>
                <w:ins w:id="6670" w:author="David Dayan" w:date="2021-12-03T17:13:00Z"/>
                <w:rFonts w:ascii="Calibri" w:eastAsia="Times New Roman" w:hAnsi="Calibri" w:cs="Times New Roman"/>
                <w:color w:val="000000"/>
                <w:sz w:val="16"/>
                <w:szCs w:val="16"/>
              </w:rPr>
            </w:pPr>
            <w:ins w:id="66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B29DD27" w14:textId="77777777" w:rsidTr="00245317">
        <w:trPr>
          <w:cantSplit/>
          <w:trHeight w:val="20"/>
          <w:ins w:id="6672" w:author="David Dayan" w:date="2021-12-03T17:13:00Z"/>
          <w:trPrChange w:id="66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674" w:author="David Dayan" w:date="2021-12-03T17:18:00Z">
              <w:tcPr>
                <w:tcW w:w="1563" w:type="dxa"/>
                <w:tcBorders>
                  <w:top w:val="nil"/>
                  <w:left w:val="nil"/>
                  <w:bottom w:val="nil"/>
                  <w:right w:val="nil"/>
                </w:tcBorders>
                <w:shd w:val="clear" w:color="auto" w:fill="auto"/>
                <w:noWrap/>
                <w:vAlign w:val="bottom"/>
                <w:hideMark/>
              </w:tcPr>
            </w:tcPrChange>
          </w:tcPr>
          <w:p w14:paraId="5A4B3099" w14:textId="77777777" w:rsidR="00036D0E" w:rsidRPr="00036D0E" w:rsidRDefault="00036D0E" w:rsidP="00245317">
            <w:pPr>
              <w:spacing w:after="0" w:line="240" w:lineRule="auto"/>
              <w:jc w:val="center"/>
              <w:rPr>
                <w:ins w:id="6675" w:author="David Dayan" w:date="2021-12-03T17:13:00Z"/>
                <w:rFonts w:ascii="Calibri" w:eastAsia="Times New Roman" w:hAnsi="Calibri" w:cs="Times New Roman"/>
                <w:color w:val="000000"/>
                <w:sz w:val="16"/>
                <w:szCs w:val="16"/>
              </w:rPr>
            </w:pPr>
            <w:ins w:id="6676" w:author="David Dayan" w:date="2021-12-03T17:13:00Z">
              <w:r w:rsidRPr="00036D0E">
                <w:rPr>
                  <w:rFonts w:ascii="Calibri" w:eastAsia="Times New Roman" w:hAnsi="Calibri" w:cs="Times New Roman"/>
                  <w:color w:val="000000"/>
                  <w:sz w:val="16"/>
                  <w:szCs w:val="16"/>
                </w:rPr>
                <w:t>OtsAC20ROGR_0179</w:t>
              </w:r>
            </w:ins>
          </w:p>
        </w:tc>
        <w:tc>
          <w:tcPr>
            <w:tcW w:w="746" w:type="dxa"/>
            <w:tcBorders>
              <w:top w:val="nil"/>
              <w:left w:val="nil"/>
              <w:bottom w:val="nil"/>
              <w:right w:val="nil"/>
            </w:tcBorders>
            <w:shd w:val="clear" w:color="auto" w:fill="auto"/>
            <w:noWrap/>
            <w:vAlign w:val="bottom"/>
            <w:hideMark/>
            <w:tcPrChange w:id="6677" w:author="David Dayan" w:date="2021-12-03T17:18:00Z">
              <w:tcPr>
                <w:tcW w:w="746" w:type="dxa"/>
                <w:tcBorders>
                  <w:top w:val="nil"/>
                  <w:left w:val="nil"/>
                  <w:bottom w:val="nil"/>
                  <w:right w:val="nil"/>
                </w:tcBorders>
                <w:shd w:val="clear" w:color="auto" w:fill="auto"/>
                <w:noWrap/>
                <w:vAlign w:val="bottom"/>
                <w:hideMark/>
              </w:tcPr>
            </w:tcPrChange>
          </w:tcPr>
          <w:p w14:paraId="11945027" w14:textId="77777777" w:rsidR="00036D0E" w:rsidRPr="00036D0E" w:rsidRDefault="00036D0E" w:rsidP="00245317">
            <w:pPr>
              <w:spacing w:after="0" w:line="240" w:lineRule="auto"/>
              <w:jc w:val="center"/>
              <w:rPr>
                <w:ins w:id="6678" w:author="David Dayan" w:date="2021-12-03T17:13:00Z"/>
                <w:rFonts w:ascii="Calibri" w:eastAsia="Times New Roman" w:hAnsi="Calibri" w:cs="Times New Roman"/>
                <w:color w:val="000000"/>
                <w:sz w:val="16"/>
                <w:szCs w:val="16"/>
              </w:rPr>
            </w:pPr>
            <w:ins w:id="667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680" w:author="David Dayan" w:date="2021-12-03T17:18:00Z">
              <w:tcPr>
                <w:tcW w:w="599" w:type="dxa"/>
                <w:tcBorders>
                  <w:top w:val="nil"/>
                  <w:left w:val="nil"/>
                  <w:bottom w:val="nil"/>
                  <w:right w:val="nil"/>
                </w:tcBorders>
                <w:shd w:val="clear" w:color="auto" w:fill="auto"/>
                <w:noWrap/>
                <w:vAlign w:val="bottom"/>
                <w:hideMark/>
              </w:tcPr>
            </w:tcPrChange>
          </w:tcPr>
          <w:p w14:paraId="01D3913C" w14:textId="77777777" w:rsidR="00036D0E" w:rsidRPr="00036D0E" w:rsidRDefault="00036D0E" w:rsidP="00245317">
            <w:pPr>
              <w:spacing w:after="0" w:line="240" w:lineRule="auto"/>
              <w:jc w:val="center"/>
              <w:rPr>
                <w:ins w:id="6681" w:author="David Dayan" w:date="2021-12-03T17:13:00Z"/>
                <w:rFonts w:ascii="Calibri" w:eastAsia="Times New Roman" w:hAnsi="Calibri" w:cs="Times New Roman"/>
                <w:color w:val="000000"/>
                <w:sz w:val="16"/>
                <w:szCs w:val="16"/>
              </w:rPr>
            </w:pPr>
            <w:ins w:id="668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683" w:author="David Dayan" w:date="2021-12-03T17:18:00Z">
              <w:tcPr>
                <w:tcW w:w="1142" w:type="dxa"/>
                <w:tcBorders>
                  <w:top w:val="nil"/>
                  <w:left w:val="nil"/>
                  <w:bottom w:val="nil"/>
                  <w:right w:val="nil"/>
                </w:tcBorders>
                <w:shd w:val="clear" w:color="auto" w:fill="auto"/>
                <w:noWrap/>
                <w:vAlign w:val="bottom"/>
                <w:hideMark/>
              </w:tcPr>
            </w:tcPrChange>
          </w:tcPr>
          <w:p w14:paraId="2C774C97" w14:textId="77777777" w:rsidR="00036D0E" w:rsidRPr="00036D0E" w:rsidRDefault="00036D0E" w:rsidP="00245317">
            <w:pPr>
              <w:spacing w:after="0" w:line="240" w:lineRule="auto"/>
              <w:jc w:val="center"/>
              <w:rPr>
                <w:ins w:id="6684" w:author="David Dayan" w:date="2021-12-03T17:13:00Z"/>
                <w:rFonts w:ascii="Calibri" w:eastAsia="Times New Roman" w:hAnsi="Calibri" w:cs="Times New Roman"/>
                <w:color w:val="000000"/>
                <w:sz w:val="16"/>
                <w:szCs w:val="16"/>
              </w:rPr>
            </w:pPr>
            <w:ins w:id="66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686" w:author="David Dayan" w:date="2021-12-03T17:18:00Z">
              <w:tcPr>
                <w:tcW w:w="1440" w:type="dxa"/>
                <w:tcBorders>
                  <w:top w:val="nil"/>
                  <w:left w:val="nil"/>
                  <w:bottom w:val="nil"/>
                  <w:right w:val="nil"/>
                </w:tcBorders>
                <w:shd w:val="clear" w:color="auto" w:fill="auto"/>
                <w:noWrap/>
                <w:vAlign w:val="bottom"/>
                <w:hideMark/>
              </w:tcPr>
            </w:tcPrChange>
          </w:tcPr>
          <w:p w14:paraId="77C2139F" w14:textId="77777777" w:rsidR="00036D0E" w:rsidRPr="00036D0E" w:rsidRDefault="00036D0E" w:rsidP="00245317">
            <w:pPr>
              <w:spacing w:after="0" w:line="240" w:lineRule="auto"/>
              <w:jc w:val="center"/>
              <w:rPr>
                <w:ins w:id="6687" w:author="David Dayan" w:date="2021-12-03T17:13:00Z"/>
                <w:rFonts w:ascii="Calibri" w:eastAsia="Times New Roman" w:hAnsi="Calibri" w:cs="Times New Roman"/>
                <w:color w:val="000000"/>
                <w:sz w:val="16"/>
                <w:szCs w:val="16"/>
              </w:rPr>
            </w:pPr>
            <w:ins w:id="66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689" w:author="David Dayan" w:date="2021-12-03T17:18:00Z">
              <w:tcPr>
                <w:tcW w:w="1530" w:type="dxa"/>
                <w:tcBorders>
                  <w:top w:val="nil"/>
                  <w:left w:val="nil"/>
                  <w:bottom w:val="nil"/>
                  <w:right w:val="nil"/>
                </w:tcBorders>
                <w:shd w:val="clear" w:color="auto" w:fill="auto"/>
                <w:noWrap/>
                <w:vAlign w:val="bottom"/>
                <w:hideMark/>
              </w:tcPr>
            </w:tcPrChange>
          </w:tcPr>
          <w:p w14:paraId="6B77B8A4" w14:textId="77777777" w:rsidR="00036D0E" w:rsidRPr="00036D0E" w:rsidRDefault="00036D0E" w:rsidP="00245317">
            <w:pPr>
              <w:spacing w:after="0" w:line="240" w:lineRule="auto"/>
              <w:jc w:val="center"/>
              <w:rPr>
                <w:ins w:id="6690" w:author="David Dayan" w:date="2021-12-03T17:13:00Z"/>
                <w:rFonts w:ascii="Calibri" w:eastAsia="Times New Roman" w:hAnsi="Calibri" w:cs="Times New Roman"/>
                <w:color w:val="000000"/>
                <w:sz w:val="16"/>
                <w:szCs w:val="16"/>
              </w:rPr>
            </w:pPr>
            <w:ins w:id="66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692" w:author="David Dayan" w:date="2021-12-03T17:18:00Z">
              <w:tcPr>
                <w:tcW w:w="898" w:type="dxa"/>
                <w:tcBorders>
                  <w:top w:val="nil"/>
                  <w:left w:val="nil"/>
                  <w:bottom w:val="nil"/>
                  <w:right w:val="nil"/>
                </w:tcBorders>
                <w:shd w:val="clear" w:color="auto" w:fill="auto"/>
                <w:noWrap/>
                <w:vAlign w:val="bottom"/>
                <w:hideMark/>
              </w:tcPr>
            </w:tcPrChange>
          </w:tcPr>
          <w:p w14:paraId="6AF34B69" w14:textId="77777777" w:rsidR="00036D0E" w:rsidRPr="00036D0E" w:rsidRDefault="00036D0E" w:rsidP="00245317">
            <w:pPr>
              <w:spacing w:after="0" w:line="240" w:lineRule="auto"/>
              <w:jc w:val="center"/>
              <w:rPr>
                <w:ins w:id="6693" w:author="David Dayan" w:date="2021-12-03T17:13:00Z"/>
                <w:rFonts w:ascii="Calibri" w:eastAsia="Times New Roman" w:hAnsi="Calibri" w:cs="Times New Roman"/>
                <w:color w:val="000000"/>
                <w:sz w:val="16"/>
                <w:szCs w:val="16"/>
              </w:rPr>
            </w:pPr>
            <w:ins w:id="66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695" w:author="David Dayan" w:date="2021-12-03T17:18:00Z">
              <w:tcPr>
                <w:tcW w:w="902" w:type="dxa"/>
                <w:tcBorders>
                  <w:top w:val="nil"/>
                  <w:left w:val="nil"/>
                  <w:bottom w:val="nil"/>
                  <w:right w:val="nil"/>
                </w:tcBorders>
                <w:shd w:val="clear" w:color="auto" w:fill="auto"/>
                <w:noWrap/>
                <w:vAlign w:val="bottom"/>
                <w:hideMark/>
              </w:tcPr>
            </w:tcPrChange>
          </w:tcPr>
          <w:p w14:paraId="12A0E146" w14:textId="77777777" w:rsidR="00036D0E" w:rsidRPr="00036D0E" w:rsidRDefault="00036D0E" w:rsidP="00245317">
            <w:pPr>
              <w:spacing w:after="0" w:line="240" w:lineRule="auto"/>
              <w:jc w:val="center"/>
              <w:rPr>
                <w:ins w:id="6696" w:author="David Dayan" w:date="2021-12-03T17:13:00Z"/>
                <w:rFonts w:ascii="Calibri" w:eastAsia="Times New Roman" w:hAnsi="Calibri" w:cs="Times New Roman"/>
                <w:color w:val="000000"/>
                <w:sz w:val="16"/>
                <w:szCs w:val="16"/>
              </w:rPr>
            </w:pPr>
            <w:ins w:id="66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698" w:author="David Dayan" w:date="2021-12-03T17:18:00Z">
              <w:tcPr>
                <w:tcW w:w="2160" w:type="dxa"/>
                <w:tcBorders>
                  <w:top w:val="nil"/>
                  <w:left w:val="nil"/>
                  <w:bottom w:val="nil"/>
                  <w:right w:val="nil"/>
                </w:tcBorders>
                <w:shd w:val="clear" w:color="auto" w:fill="auto"/>
                <w:noWrap/>
                <w:vAlign w:val="bottom"/>
                <w:hideMark/>
              </w:tcPr>
            </w:tcPrChange>
          </w:tcPr>
          <w:p w14:paraId="40EF0416" w14:textId="77777777" w:rsidR="00036D0E" w:rsidRPr="00036D0E" w:rsidRDefault="00036D0E" w:rsidP="00245317">
            <w:pPr>
              <w:spacing w:after="0" w:line="240" w:lineRule="auto"/>
              <w:jc w:val="center"/>
              <w:rPr>
                <w:ins w:id="6699" w:author="David Dayan" w:date="2021-12-03T17:13:00Z"/>
                <w:rFonts w:ascii="Calibri" w:eastAsia="Times New Roman" w:hAnsi="Calibri" w:cs="Times New Roman"/>
                <w:color w:val="000000"/>
                <w:sz w:val="16"/>
                <w:szCs w:val="16"/>
              </w:rPr>
            </w:pPr>
            <w:ins w:id="67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701" w:author="David Dayan" w:date="2021-12-03T17:18:00Z">
              <w:tcPr>
                <w:tcW w:w="2876" w:type="dxa"/>
                <w:gridSpan w:val="2"/>
                <w:tcBorders>
                  <w:top w:val="nil"/>
                  <w:left w:val="nil"/>
                  <w:bottom w:val="nil"/>
                  <w:right w:val="nil"/>
                </w:tcBorders>
                <w:shd w:val="clear" w:color="auto" w:fill="auto"/>
                <w:noWrap/>
                <w:vAlign w:val="bottom"/>
                <w:hideMark/>
              </w:tcPr>
            </w:tcPrChange>
          </w:tcPr>
          <w:p w14:paraId="2C7C88AD" w14:textId="77777777" w:rsidR="00036D0E" w:rsidRPr="00036D0E" w:rsidRDefault="00036D0E" w:rsidP="00245317">
            <w:pPr>
              <w:spacing w:after="0" w:line="240" w:lineRule="auto"/>
              <w:jc w:val="center"/>
              <w:rPr>
                <w:ins w:id="6702" w:author="David Dayan" w:date="2021-12-03T17:13:00Z"/>
                <w:rFonts w:ascii="Calibri" w:eastAsia="Times New Roman" w:hAnsi="Calibri" w:cs="Times New Roman"/>
                <w:color w:val="000000"/>
                <w:sz w:val="16"/>
                <w:szCs w:val="16"/>
              </w:rPr>
            </w:pPr>
            <w:ins w:id="67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704" w:author="David Dayan" w:date="2021-12-03T17:18:00Z">
              <w:tcPr>
                <w:tcW w:w="1426" w:type="dxa"/>
                <w:tcBorders>
                  <w:top w:val="nil"/>
                  <w:left w:val="nil"/>
                  <w:bottom w:val="nil"/>
                  <w:right w:val="nil"/>
                </w:tcBorders>
                <w:shd w:val="clear" w:color="auto" w:fill="auto"/>
                <w:noWrap/>
                <w:vAlign w:val="bottom"/>
                <w:hideMark/>
              </w:tcPr>
            </w:tcPrChange>
          </w:tcPr>
          <w:p w14:paraId="40940FAB" w14:textId="77777777" w:rsidR="00036D0E" w:rsidRPr="00036D0E" w:rsidRDefault="00036D0E" w:rsidP="00245317">
            <w:pPr>
              <w:spacing w:after="0" w:line="240" w:lineRule="auto"/>
              <w:jc w:val="center"/>
              <w:rPr>
                <w:ins w:id="6705" w:author="David Dayan" w:date="2021-12-03T17:13:00Z"/>
                <w:rFonts w:ascii="Calibri" w:eastAsia="Times New Roman" w:hAnsi="Calibri" w:cs="Times New Roman"/>
                <w:color w:val="000000"/>
                <w:sz w:val="16"/>
                <w:szCs w:val="16"/>
              </w:rPr>
            </w:pPr>
            <w:ins w:id="67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91C7526" w14:textId="77777777" w:rsidTr="00245317">
        <w:trPr>
          <w:cantSplit/>
          <w:trHeight w:val="20"/>
          <w:ins w:id="6707" w:author="David Dayan" w:date="2021-12-03T17:13:00Z"/>
          <w:trPrChange w:id="67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09" w:author="David Dayan" w:date="2021-12-03T17:18:00Z">
              <w:tcPr>
                <w:tcW w:w="1563" w:type="dxa"/>
                <w:tcBorders>
                  <w:top w:val="nil"/>
                  <w:left w:val="nil"/>
                  <w:bottom w:val="nil"/>
                  <w:right w:val="nil"/>
                </w:tcBorders>
                <w:shd w:val="clear" w:color="auto" w:fill="auto"/>
                <w:noWrap/>
                <w:vAlign w:val="bottom"/>
                <w:hideMark/>
              </w:tcPr>
            </w:tcPrChange>
          </w:tcPr>
          <w:p w14:paraId="6015E653" w14:textId="77777777" w:rsidR="00036D0E" w:rsidRPr="00036D0E" w:rsidRDefault="00036D0E" w:rsidP="00245317">
            <w:pPr>
              <w:spacing w:after="0" w:line="240" w:lineRule="auto"/>
              <w:jc w:val="center"/>
              <w:rPr>
                <w:ins w:id="6710" w:author="David Dayan" w:date="2021-12-03T17:13:00Z"/>
                <w:rFonts w:ascii="Calibri" w:eastAsia="Times New Roman" w:hAnsi="Calibri" w:cs="Times New Roman"/>
                <w:color w:val="000000"/>
                <w:sz w:val="16"/>
                <w:szCs w:val="16"/>
              </w:rPr>
            </w:pPr>
            <w:ins w:id="6711" w:author="David Dayan" w:date="2021-12-03T17:13:00Z">
              <w:r w:rsidRPr="00036D0E">
                <w:rPr>
                  <w:rFonts w:ascii="Calibri" w:eastAsia="Times New Roman" w:hAnsi="Calibri" w:cs="Times New Roman"/>
                  <w:color w:val="000000"/>
                  <w:sz w:val="16"/>
                  <w:szCs w:val="16"/>
                </w:rPr>
                <w:t>OtsAC20ROGR_0180</w:t>
              </w:r>
            </w:ins>
          </w:p>
        </w:tc>
        <w:tc>
          <w:tcPr>
            <w:tcW w:w="746" w:type="dxa"/>
            <w:tcBorders>
              <w:top w:val="nil"/>
              <w:left w:val="nil"/>
              <w:bottom w:val="nil"/>
              <w:right w:val="nil"/>
            </w:tcBorders>
            <w:shd w:val="clear" w:color="auto" w:fill="auto"/>
            <w:noWrap/>
            <w:vAlign w:val="bottom"/>
            <w:hideMark/>
            <w:tcPrChange w:id="6712" w:author="David Dayan" w:date="2021-12-03T17:18:00Z">
              <w:tcPr>
                <w:tcW w:w="746" w:type="dxa"/>
                <w:tcBorders>
                  <w:top w:val="nil"/>
                  <w:left w:val="nil"/>
                  <w:bottom w:val="nil"/>
                  <w:right w:val="nil"/>
                </w:tcBorders>
                <w:shd w:val="clear" w:color="auto" w:fill="auto"/>
                <w:noWrap/>
                <w:vAlign w:val="bottom"/>
                <w:hideMark/>
              </w:tcPr>
            </w:tcPrChange>
          </w:tcPr>
          <w:p w14:paraId="4331F118" w14:textId="77777777" w:rsidR="00036D0E" w:rsidRPr="00036D0E" w:rsidRDefault="00036D0E" w:rsidP="00245317">
            <w:pPr>
              <w:spacing w:after="0" w:line="240" w:lineRule="auto"/>
              <w:jc w:val="center"/>
              <w:rPr>
                <w:ins w:id="6713" w:author="David Dayan" w:date="2021-12-03T17:13:00Z"/>
                <w:rFonts w:ascii="Calibri" w:eastAsia="Times New Roman" w:hAnsi="Calibri" w:cs="Times New Roman"/>
                <w:color w:val="000000"/>
                <w:sz w:val="16"/>
                <w:szCs w:val="16"/>
              </w:rPr>
            </w:pPr>
            <w:ins w:id="671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715" w:author="David Dayan" w:date="2021-12-03T17:18:00Z">
              <w:tcPr>
                <w:tcW w:w="599" w:type="dxa"/>
                <w:tcBorders>
                  <w:top w:val="nil"/>
                  <w:left w:val="nil"/>
                  <w:bottom w:val="nil"/>
                  <w:right w:val="nil"/>
                </w:tcBorders>
                <w:shd w:val="clear" w:color="auto" w:fill="auto"/>
                <w:noWrap/>
                <w:vAlign w:val="bottom"/>
                <w:hideMark/>
              </w:tcPr>
            </w:tcPrChange>
          </w:tcPr>
          <w:p w14:paraId="6DFAF19E" w14:textId="77777777" w:rsidR="00036D0E" w:rsidRPr="00036D0E" w:rsidRDefault="00036D0E" w:rsidP="00245317">
            <w:pPr>
              <w:spacing w:after="0" w:line="240" w:lineRule="auto"/>
              <w:jc w:val="center"/>
              <w:rPr>
                <w:ins w:id="6716" w:author="David Dayan" w:date="2021-12-03T17:13:00Z"/>
                <w:rFonts w:ascii="Calibri" w:eastAsia="Times New Roman" w:hAnsi="Calibri" w:cs="Times New Roman"/>
                <w:color w:val="000000"/>
                <w:sz w:val="16"/>
                <w:szCs w:val="16"/>
              </w:rPr>
            </w:pPr>
            <w:ins w:id="671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718" w:author="David Dayan" w:date="2021-12-03T17:18:00Z">
              <w:tcPr>
                <w:tcW w:w="1142" w:type="dxa"/>
                <w:tcBorders>
                  <w:top w:val="nil"/>
                  <w:left w:val="nil"/>
                  <w:bottom w:val="nil"/>
                  <w:right w:val="nil"/>
                </w:tcBorders>
                <w:shd w:val="clear" w:color="auto" w:fill="auto"/>
                <w:noWrap/>
                <w:vAlign w:val="bottom"/>
                <w:hideMark/>
              </w:tcPr>
            </w:tcPrChange>
          </w:tcPr>
          <w:p w14:paraId="4F143AAD" w14:textId="77777777" w:rsidR="00036D0E" w:rsidRPr="00036D0E" w:rsidRDefault="00036D0E" w:rsidP="00245317">
            <w:pPr>
              <w:spacing w:after="0" w:line="240" w:lineRule="auto"/>
              <w:jc w:val="center"/>
              <w:rPr>
                <w:ins w:id="6719" w:author="David Dayan" w:date="2021-12-03T17:13:00Z"/>
                <w:rFonts w:ascii="Calibri" w:eastAsia="Times New Roman" w:hAnsi="Calibri" w:cs="Times New Roman"/>
                <w:color w:val="000000"/>
                <w:sz w:val="16"/>
                <w:szCs w:val="16"/>
              </w:rPr>
            </w:pPr>
            <w:ins w:id="67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21" w:author="David Dayan" w:date="2021-12-03T17:18:00Z">
              <w:tcPr>
                <w:tcW w:w="1440" w:type="dxa"/>
                <w:tcBorders>
                  <w:top w:val="nil"/>
                  <w:left w:val="nil"/>
                  <w:bottom w:val="nil"/>
                  <w:right w:val="nil"/>
                </w:tcBorders>
                <w:shd w:val="clear" w:color="auto" w:fill="auto"/>
                <w:noWrap/>
                <w:vAlign w:val="bottom"/>
                <w:hideMark/>
              </w:tcPr>
            </w:tcPrChange>
          </w:tcPr>
          <w:p w14:paraId="561BD77D" w14:textId="77777777" w:rsidR="00036D0E" w:rsidRPr="00036D0E" w:rsidRDefault="00036D0E" w:rsidP="00245317">
            <w:pPr>
              <w:spacing w:after="0" w:line="240" w:lineRule="auto"/>
              <w:jc w:val="center"/>
              <w:rPr>
                <w:ins w:id="6722" w:author="David Dayan" w:date="2021-12-03T17:13:00Z"/>
                <w:rFonts w:ascii="Calibri" w:eastAsia="Times New Roman" w:hAnsi="Calibri" w:cs="Times New Roman"/>
                <w:color w:val="000000"/>
                <w:sz w:val="16"/>
                <w:szCs w:val="16"/>
              </w:rPr>
            </w:pPr>
            <w:ins w:id="67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24" w:author="David Dayan" w:date="2021-12-03T17:18:00Z">
              <w:tcPr>
                <w:tcW w:w="1530" w:type="dxa"/>
                <w:tcBorders>
                  <w:top w:val="nil"/>
                  <w:left w:val="nil"/>
                  <w:bottom w:val="nil"/>
                  <w:right w:val="nil"/>
                </w:tcBorders>
                <w:shd w:val="clear" w:color="auto" w:fill="auto"/>
                <w:noWrap/>
                <w:vAlign w:val="bottom"/>
                <w:hideMark/>
              </w:tcPr>
            </w:tcPrChange>
          </w:tcPr>
          <w:p w14:paraId="0526ABAF" w14:textId="77777777" w:rsidR="00036D0E" w:rsidRPr="00036D0E" w:rsidRDefault="00036D0E" w:rsidP="00245317">
            <w:pPr>
              <w:spacing w:after="0" w:line="240" w:lineRule="auto"/>
              <w:jc w:val="center"/>
              <w:rPr>
                <w:ins w:id="6725" w:author="David Dayan" w:date="2021-12-03T17:13:00Z"/>
                <w:rFonts w:ascii="Calibri" w:eastAsia="Times New Roman" w:hAnsi="Calibri" w:cs="Times New Roman"/>
                <w:color w:val="000000"/>
                <w:sz w:val="16"/>
                <w:szCs w:val="16"/>
              </w:rPr>
            </w:pPr>
            <w:ins w:id="67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27" w:author="David Dayan" w:date="2021-12-03T17:18:00Z">
              <w:tcPr>
                <w:tcW w:w="898" w:type="dxa"/>
                <w:tcBorders>
                  <w:top w:val="nil"/>
                  <w:left w:val="nil"/>
                  <w:bottom w:val="nil"/>
                  <w:right w:val="nil"/>
                </w:tcBorders>
                <w:shd w:val="clear" w:color="auto" w:fill="auto"/>
                <w:noWrap/>
                <w:vAlign w:val="bottom"/>
                <w:hideMark/>
              </w:tcPr>
            </w:tcPrChange>
          </w:tcPr>
          <w:p w14:paraId="379500D0" w14:textId="77777777" w:rsidR="00036D0E" w:rsidRPr="00036D0E" w:rsidRDefault="00036D0E" w:rsidP="00245317">
            <w:pPr>
              <w:spacing w:after="0" w:line="240" w:lineRule="auto"/>
              <w:jc w:val="center"/>
              <w:rPr>
                <w:ins w:id="6728" w:author="David Dayan" w:date="2021-12-03T17:13:00Z"/>
                <w:rFonts w:ascii="Calibri" w:eastAsia="Times New Roman" w:hAnsi="Calibri" w:cs="Times New Roman"/>
                <w:color w:val="000000"/>
                <w:sz w:val="16"/>
                <w:szCs w:val="16"/>
              </w:rPr>
            </w:pPr>
            <w:ins w:id="67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30" w:author="David Dayan" w:date="2021-12-03T17:18:00Z">
              <w:tcPr>
                <w:tcW w:w="902" w:type="dxa"/>
                <w:tcBorders>
                  <w:top w:val="nil"/>
                  <w:left w:val="nil"/>
                  <w:bottom w:val="nil"/>
                  <w:right w:val="nil"/>
                </w:tcBorders>
                <w:shd w:val="clear" w:color="auto" w:fill="auto"/>
                <w:noWrap/>
                <w:vAlign w:val="bottom"/>
                <w:hideMark/>
              </w:tcPr>
            </w:tcPrChange>
          </w:tcPr>
          <w:p w14:paraId="6A4CF3CB" w14:textId="77777777" w:rsidR="00036D0E" w:rsidRPr="00036D0E" w:rsidRDefault="00036D0E" w:rsidP="00245317">
            <w:pPr>
              <w:spacing w:after="0" w:line="240" w:lineRule="auto"/>
              <w:jc w:val="center"/>
              <w:rPr>
                <w:ins w:id="6731" w:author="David Dayan" w:date="2021-12-03T17:13:00Z"/>
                <w:rFonts w:ascii="Calibri" w:eastAsia="Times New Roman" w:hAnsi="Calibri" w:cs="Times New Roman"/>
                <w:color w:val="000000"/>
                <w:sz w:val="16"/>
                <w:szCs w:val="16"/>
              </w:rPr>
            </w:pPr>
            <w:ins w:id="67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33" w:author="David Dayan" w:date="2021-12-03T17:18:00Z">
              <w:tcPr>
                <w:tcW w:w="2160" w:type="dxa"/>
                <w:tcBorders>
                  <w:top w:val="nil"/>
                  <w:left w:val="nil"/>
                  <w:bottom w:val="nil"/>
                  <w:right w:val="nil"/>
                </w:tcBorders>
                <w:shd w:val="clear" w:color="auto" w:fill="auto"/>
                <w:noWrap/>
                <w:vAlign w:val="bottom"/>
                <w:hideMark/>
              </w:tcPr>
            </w:tcPrChange>
          </w:tcPr>
          <w:p w14:paraId="2531907C" w14:textId="77777777" w:rsidR="00036D0E" w:rsidRPr="00036D0E" w:rsidRDefault="00036D0E" w:rsidP="00245317">
            <w:pPr>
              <w:spacing w:after="0" w:line="240" w:lineRule="auto"/>
              <w:jc w:val="center"/>
              <w:rPr>
                <w:ins w:id="6734" w:author="David Dayan" w:date="2021-12-03T17:13:00Z"/>
                <w:rFonts w:ascii="Calibri" w:eastAsia="Times New Roman" w:hAnsi="Calibri" w:cs="Times New Roman"/>
                <w:color w:val="000000"/>
                <w:sz w:val="16"/>
                <w:szCs w:val="16"/>
              </w:rPr>
            </w:pPr>
            <w:ins w:id="67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736" w:author="David Dayan" w:date="2021-12-03T17:18:00Z">
              <w:tcPr>
                <w:tcW w:w="2876" w:type="dxa"/>
                <w:gridSpan w:val="2"/>
                <w:tcBorders>
                  <w:top w:val="nil"/>
                  <w:left w:val="nil"/>
                  <w:bottom w:val="nil"/>
                  <w:right w:val="nil"/>
                </w:tcBorders>
                <w:shd w:val="clear" w:color="auto" w:fill="auto"/>
                <w:noWrap/>
                <w:vAlign w:val="bottom"/>
                <w:hideMark/>
              </w:tcPr>
            </w:tcPrChange>
          </w:tcPr>
          <w:p w14:paraId="7980A170" w14:textId="77777777" w:rsidR="00036D0E" w:rsidRPr="00036D0E" w:rsidRDefault="00036D0E" w:rsidP="00245317">
            <w:pPr>
              <w:spacing w:after="0" w:line="240" w:lineRule="auto"/>
              <w:jc w:val="center"/>
              <w:rPr>
                <w:ins w:id="6737" w:author="David Dayan" w:date="2021-12-03T17:13:00Z"/>
                <w:rFonts w:ascii="Calibri" w:eastAsia="Times New Roman" w:hAnsi="Calibri" w:cs="Times New Roman"/>
                <w:color w:val="000000"/>
                <w:sz w:val="16"/>
                <w:szCs w:val="16"/>
              </w:rPr>
            </w:pPr>
            <w:ins w:id="67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739" w:author="David Dayan" w:date="2021-12-03T17:18:00Z">
              <w:tcPr>
                <w:tcW w:w="1426" w:type="dxa"/>
                <w:tcBorders>
                  <w:top w:val="nil"/>
                  <w:left w:val="nil"/>
                  <w:bottom w:val="nil"/>
                  <w:right w:val="nil"/>
                </w:tcBorders>
                <w:shd w:val="clear" w:color="auto" w:fill="auto"/>
                <w:noWrap/>
                <w:vAlign w:val="bottom"/>
                <w:hideMark/>
              </w:tcPr>
            </w:tcPrChange>
          </w:tcPr>
          <w:p w14:paraId="56BE2EF6" w14:textId="77777777" w:rsidR="00036D0E" w:rsidRPr="00036D0E" w:rsidRDefault="00036D0E" w:rsidP="00245317">
            <w:pPr>
              <w:spacing w:after="0" w:line="240" w:lineRule="auto"/>
              <w:jc w:val="center"/>
              <w:rPr>
                <w:ins w:id="6740" w:author="David Dayan" w:date="2021-12-03T17:13:00Z"/>
                <w:rFonts w:ascii="Calibri" w:eastAsia="Times New Roman" w:hAnsi="Calibri" w:cs="Times New Roman"/>
                <w:color w:val="000000"/>
                <w:sz w:val="16"/>
                <w:szCs w:val="16"/>
              </w:rPr>
            </w:pPr>
            <w:ins w:id="67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493213E" w14:textId="77777777" w:rsidTr="00245317">
        <w:trPr>
          <w:cantSplit/>
          <w:trHeight w:val="20"/>
          <w:ins w:id="6742" w:author="David Dayan" w:date="2021-12-03T17:13:00Z"/>
          <w:trPrChange w:id="67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44" w:author="David Dayan" w:date="2021-12-03T17:18:00Z">
              <w:tcPr>
                <w:tcW w:w="1563" w:type="dxa"/>
                <w:tcBorders>
                  <w:top w:val="nil"/>
                  <w:left w:val="nil"/>
                  <w:bottom w:val="nil"/>
                  <w:right w:val="nil"/>
                </w:tcBorders>
                <w:shd w:val="clear" w:color="auto" w:fill="auto"/>
                <w:noWrap/>
                <w:vAlign w:val="bottom"/>
                <w:hideMark/>
              </w:tcPr>
            </w:tcPrChange>
          </w:tcPr>
          <w:p w14:paraId="33C70E38" w14:textId="77777777" w:rsidR="00036D0E" w:rsidRPr="00036D0E" w:rsidRDefault="00036D0E" w:rsidP="00245317">
            <w:pPr>
              <w:spacing w:after="0" w:line="240" w:lineRule="auto"/>
              <w:jc w:val="center"/>
              <w:rPr>
                <w:ins w:id="6745" w:author="David Dayan" w:date="2021-12-03T17:13:00Z"/>
                <w:rFonts w:ascii="Calibri" w:eastAsia="Times New Roman" w:hAnsi="Calibri" w:cs="Times New Roman"/>
                <w:color w:val="000000"/>
                <w:sz w:val="16"/>
                <w:szCs w:val="16"/>
              </w:rPr>
            </w:pPr>
            <w:ins w:id="6746" w:author="David Dayan" w:date="2021-12-03T17:13:00Z">
              <w:r w:rsidRPr="00036D0E">
                <w:rPr>
                  <w:rFonts w:ascii="Calibri" w:eastAsia="Times New Roman" w:hAnsi="Calibri" w:cs="Times New Roman"/>
                  <w:color w:val="000000"/>
                  <w:sz w:val="16"/>
                  <w:szCs w:val="16"/>
                </w:rPr>
                <w:t>OtsAC20ROGR_0181</w:t>
              </w:r>
            </w:ins>
          </w:p>
        </w:tc>
        <w:tc>
          <w:tcPr>
            <w:tcW w:w="746" w:type="dxa"/>
            <w:tcBorders>
              <w:top w:val="nil"/>
              <w:left w:val="nil"/>
              <w:bottom w:val="nil"/>
              <w:right w:val="nil"/>
            </w:tcBorders>
            <w:shd w:val="clear" w:color="auto" w:fill="auto"/>
            <w:noWrap/>
            <w:vAlign w:val="bottom"/>
            <w:hideMark/>
            <w:tcPrChange w:id="6747" w:author="David Dayan" w:date="2021-12-03T17:18:00Z">
              <w:tcPr>
                <w:tcW w:w="746" w:type="dxa"/>
                <w:tcBorders>
                  <w:top w:val="nil"/>
                  <w:left w:val="nil"/>
                  <w:bottom w:val="nil"/>
                  <w:right w:val="nil"/>
                </w:tcBorders>
                <w:shd w:val="clear" w:color="auto" w:fill="auto"/>
                <w:noWrap/>
                <w:vAlign w:val="bottom"/>
                <w:hideMark/>
              </w:tcPr>
            </w:tcPrChange>
          </w:tcPr>
          <w:p w14:paraId="767944E5" w14:textId="77777777" w:rsidR="00036D0E" w:rsidRPr="00036D0E" w:rsidRDefault="00036D0E" w:rsidP="00245317">
            <w:pPr>
              <w:spacing w:after="0" w:line="240" w:lineRule="auto"/>
              <w:jc w:val="center"/>
              <w:rPr>
                <w:ins w:id="6748" w:author="David Dayan" w:date="2021-12-03T17:13:00Z"/>
                <w:rFonts w:ascii="Calibri" w:eastAsia="Times New Roman" w:hAnsi="Calibri" w:cs="Times New Roman"/>
                <w:color w:val="000000"/>
                <w:sz w:val="16"/>
                <w:szCs w:val="16"/>
              </w:rPr>
            </w:pPr>
            <w:ins w:id="674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750" w:author="David Dayan" w:date="2021-12-03T17:18:00Z">
              <w:tcPr>
                <w:tcW w:w="599" w:type="dxa"/>
                <w:tcBorders>
                  <w:top w:val="nil"/>
                  <w:left w:val="nil"/>
                  <w:bottom w:val="nil"/>
                  <w:right w:val="nil"/>
                </w:tcBorders>
                <w:shd w:val="clear" w:color="auto" w:fill="auto"/>
                <w:noWrap/>
                <w:vAlign w:val="bottom"/>
                <w:hideMark/>
              </w:tcPr>
            </w:tcPrChange>
          </w:tcPr>
          <w:p w14:paraId="2554FB21" w14:textId="77777777" w:rsidR="00036D0E" w:rsidRPr="00036D0E" w:rsidRDefault="00036D0E" w:rsidP="00245317">
            <w:pPr>
              <w:spacing w:after="0" w:line="240" w:lineRule="auto"/>
              <w:jc w:val="center"/>
              <w:rPr>
                <w:ins w:id="6751" w:author="David Dayan" w:date="2021-12-03T17:13:00Z"/>
                <w:rFonts w:ascii="Calibri" w:eastAsia="Times New Roman" w:hAnsi="Calibri" w:cs="Times New Roman"/>
                <w:color w:val="000000"/>
                <w:sz w:val="16"/>
                <w:szCs w:val="16"/>
              </w:rPr>
            </w:pPr>
            <w:ins w:id="675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753" w:author="David Dayan" w:date="2021-12-03T17:18:00Z">
              <w:tcPr>
                <w:tcW w:w="1142" w:type="dxa"/>
                <w:tcBorders>
                  <w:top w:val="nil"/>
                  <w:left w:val="nil"/>
                  <w:bottom w:val="nil"/>
                  <w:right w:val="nil"/>
                </w:tcBorders>
                <w:shd w:val="clear" w:color="auto" w:fill="auto"/>
                <w:noWrap/>
                <w:vAlign w:val="bottom"/>
                <w:hideMark/>
              </w:tcPr>
            </w:tcPrChange>
          </w:tcPr>
          <w:p w14:paraId="4832F73B" w14:textId="77777777" w:rsidR="00036D0E" w:rsidRPr="00036D0E" w:rsidRDefault="00036D0E" w:rsidP="00245317">
            <w:pPr>
              <w:spacing w:after="0" w:line="240" w:lineRule="auto"/>
              <w:jc w:val="center"/>
              <w:rPr>
                <w:ins w:id="6754" w:author="David Dayan" w:date="2021-12-03T17:13:00Z"/>
                <w:rFonts w:ascii="Calibri" w:eastAsia="Times New Roman" w:hAnsi="Calibri" w:cs="Times New Roman"/>
                <w:color w:val="000000"/>
                <w:sz w:val="16"/>
                <w:szCs w:val="16"/>
              </w:rPr>
            </w:pPr>
            <w:ins w:id="67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56" w:author="David Dayan" w:date="2021-12-03T17:18:00Z">
              <w:tcPr>
                <w:tcW w:w="1440" w:type="dxa"/>
                <w:tcBorders>
                  <w:top w:val="nil"/>
                  <w:left w:val="nil"/>
                  <w:bottom w:val="nil"/>
                  <w:right w:val="nil"/>
                </w:tcBorders>
                <w:shd w:val="clear" w:color="auto" w:fill="auto"/>
                <w:noWrap/>
                <w:vAlign w:val="bottom"/>
                <w:hideMark/>
              </w:tcPr>
            </w:tcPrChange>
          </w:tcPr>
          <w:p w14:paraId="66436EE5" w14:textId="77777777" w:rsidR="00036D0E" w:rsidRPr="00036D0E" w:rsidRDefault="00036D0E" w:rsidP="00245317">
            <w:pPr>
              <w:spacing w:after="0" w:line="240" w:lineRule="auto"/>
              <w:jc w:val="center"/>
              <w:rPr>
                <w:ins w:id="6757" w:author="David Dayan" w:date="2021-12-03T17:13:00Z"/>
                <w:rFonts w:ascii="Calibri" w:eastAsia="Times New Roman" w:hAnsi="Calibri" w:cs="Times New Roman"/>
                <w:color w:val="000000"/>
                <w:sz w:val="16"/>
                <w:szCs w:val="16"/>
              </w:rPr>
            </w:pPr>
            <w:ins w:id="67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59" w:author="David Dayan" w:date="2021-12-03T17:18:00Z">
              <w:tcPr>
                <w:tcW w:w="1530" w:type="dxa"/>
                <w:tcBorders>
                  <w:top w:val="nil"/>
                  <w:left w:val="nil"/>
                  <w:bottom w:val="nil"/>
                  <w:right w:val="nil"/>
                </w:tcBorders>
                <w:shd w:val="clear" w:color="auto" w:fill="auto"/>
                <w:noWrap/>
                <w:vAlign w:val="bottom"/>
                <w:hideMark/>
              </w:tcPr>
            </w:tcPrChange>
          </w:tcPr>
          <w:p w14:paraId="44022693" w14:textId="77777777" w:rsidR="00036D0E" w:rsidRPr="00036D0E" w:rsidRDefault="00036D0E" w:rsidP="00245317">
            <w:pPr>
              <w:spacing w:after="0" w:line="240" w:lineRule="auto"/>
              <w:jc w:val="center"/>
              <w:rPr>
                <w:ins w:id="6760" w:author="David Dayan" w:date="2021-12-03T17:13:00Z"/>
                <w:rFonts w:ascii="Calibri" w:eastAsia="Times New Roman" w:hAnsi="Calibri" w:cs="Times New Roman"/>
                <w:color w:val="000000"/>
                <w:sz w:val="16"/>
                <w:szCs w:val="16"/>
              </w:rPr>
            </w:pPr>
            <w:ins w:id="67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62" w:author="David Dayan" w:date="2021-12-03T17:18:00Z">
              <w:tcPr>
                <w:tcW w:w="898" w:type="dxa"/>
                <w:tcBorders>
                  <w:top w:val="nil"/>
                  <w:left w:val="nil"/>
                  <w:bottom w:val="nil"/>
                  <w:right w:val="nil"/>
                </w:tcBorders>
                <w:shd w:val="clear" w:color="auto" w:fill="auto"/>
                <w:noWrap/>
                <w:vAlign w:val="bottom"/>
                <w:hideMark/>
              </w:tcPr>
            </w:tcPrChange>
          </w:tcPr>
          <w:p w14:paraId="218EB803" w14:textId="77777777" w:rsidR="00036D0E" w:rsidRPr="00036D0E" w:rsidRDefault="00036D0E" w:rsidP="00245317">
            <w:pPr>
              <w:spacing w:after="0" w:line="240" w:lineRule="auto"/>
              <w:jc w:val="center"/>
              <w:rPr>
                <w:ins w:id="6763" w:author="David Dayan" w:date="2021-12-03T17:13:00Z"/>
                <w:rFonts w:ascii="Calibri" w:eastAsia="Times New Roman" w:hAnsi="Calibri" w:cs="Times New Roman"/>
                <w:color w:val="000000"/>
                <w:sz w:val="16"/>
                <w:szCs w:val="16"/>
              </w:rPr>
            </w:pPr>
            <w:ins w:id="67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765" w:author="David Dayan" w:date="2021-12-03T17:18:00Z">
              <w:tcPr>
                <w:tcW w:w="902" w:type="dxa"/>
                <w:tcBorders>
                  <w:top w:val="nil"/>
                  <w:left w:val="nil"/>
                  <w:bottom w:val="nil"/>
                  <w:right w:val="nil"/>
                </w:tcBorders>
                <w:shd w:val="clear" w:color="auto" w:fill="auto"/>
                <w:noWrap/>
                <w:vAlign w:val="bottom"/>
                <w:hideMark/>
              </w:tcPr>
            </w:tcPrChange>
          </w:tcPr>
          <w:p w14:paraId="7B360010" w14:textId="77777777" w:rsidR="00036D0E" w:rsidRPr="00036D0E" w:rsidRDefault="00036D0E" w:rsidP="00245317">
            <w:pPr>
              <w:spacing w:after="0" w:line="240" w:lineRule="auto"/>
              <w:jc w:val="center"/>
              <w:rPr>
                <w:ins w:id="6766" w:author="David Dayan" w:date="2021-12-03T17:13:00Z"/>
                <w:rFonts w:ascii="Calibri" w:eastAsia="Times New Roman" w:hAnsi="Calibri" w:cs="Times New Roman"/>
                <w:color w:val="000000"/>
                <w:sz w:val="16"/>
                <w:szCs w:val="16"/>
              </w:rPr>
            </w:pPr>
            <w:ins w:id="67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768" w:author="David Dayan" w:date="2021-12-03T17:18:00Z">
              <w:tcPr>
                <w:tcW w:w="2160" w:type="dxa"/>
                <w:tcBorders>
                  <w:top w:val="nil"/>
                  <w:left w:val="nil"/>
                  <w:bottom w:val="nil"/>
                  <w:right w:val="nil"/>
                </w:tcBorders>
                <w:shd w:val="clear" w:color="auto" w:fill="auto"/>
                <w:noWrap/>
                <w:vAlign w:val="bottom"/>
                <w:hideMark/>
              </w:tcPr>
            </w:tcPrChange>
          </w:tcPr>
          <w:p w14:paraId="61AD4FC2" w14:textId="77777777" w:rsidR="00036D0E" w:rsidRPr="00036D0E" w:rsidRDefault="00036D0E" w:rsidP="00245317">
            <w:pPr>
              <w:spacing w:after="0" w:line="240" w:lineRule="auto"/>
              <w:jc w:val="center"/>
              <w:rPr>
                <w:ins w:id="6769" w:author="David Dayan" w:date="2021-12-03T17:13:00Z"/>
                <w:rFonts w:ascii="Calibri" w:eastAsia="Times New Roman" w:hAnsi="Calibri" w:cs="Times New Roman"/>
                <w:color w:val="000000"/>
                <w:sz w:val="16"/>
                <w:szCs w:val="16"/>
              </w:rPr>
            </w:pPr>
            <w:ins w:id="67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771" w:author="David Dayan" w:date="2021-12-03T17:18:00Z">
              <w:tcPr>
                <w:tcW w:w="2876" w:type="dxa"/>
                <w:gridSpan w:val="2"/>
                <w:tcBorders>
                  <w:top w:val="nil"/>
                  <w:left w:val="nil"/>
                  <w:bottom w:val="nil"/>
                  <w:right w:val="nil"/>
                </w:tcBorders>
                <w:shd w:val="clear" w:color="auto" w:fill="auto"/>
                <w:noWrap/>
                <w:vAlign w:val="bottom"/>
                <w:hideMark/>
              </w:tcPr>
            </w:tcPrChange>
          </w:tcPr>
          <w:p w14:paraId="50D9BFAF" w14:textId="77777777" w:rsidR="00036D0E" w:rsidRPr="00036D0E" w:rsidRDefault="00036D0E" w:rsidP="00245317">
            <w:pPr>
              <w:spacing w:after="0" w:line="240" w:lineRule="auto"/>
              <w:jc w:val="center"/>
              <w:rPr>
                <w:ins w:id="6772" w:author="David Dayan" w:date="2021-12-03T17:13:00Z"/>
                <w:rFonts w:ascii="Calibri" w:eastAsia="Times New Roman" w:hAnsi="Calibri" w:cs="Times New Roman"/>
                <w:color w:val="000000"/>
                <w:sz w:val="16"/>
                <w:szCs w:val="16"/>
              </w:rPr>
            </w:pPr>
            <w:ins w:id="67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774" w:author="David Dayan" w:date="2021-12-03T17:18:00Z">
              <w:tcPr>
                <w:tcW w:w="1426" w:type="dxa"/>
                <w:tcBorders>
                  <w:top w:val="nil"/>
                  <w:left w:val="nil"/>
                  <w:bottom w:val="nil"/>
                  <w:right w:val="nil"/>
                </w:tcBorders>
                <w:shd w:val="clear" w:color="auto" w:fill="auto"/>
                <w:noWrap/>
                <w:vAlign w:val="bottom"/>
                <w:hideMark/>
              </w:tcPr>
            </w:tcPrChange>
          </w:tcPr>
          <w:p w14:paraId="4C9B803A" w14:textId="77777777" w:rsidR="00036D0E" w:rsidRPr="00036D0E" w:rsidRDefault="00036D0E" w:rsidP="00245317">
            <w:pPr>
              <w:spacing w:after="0" w:line="240" w:lineRule="auto"/>
              <w:jc w:val="center"/>
              <w:rPr>
                <w:ins w:id="6775" w:author="David Dayan" w:date="2021-12-03T17:13:00Z"/>
                <w:rFonts w:ascii="Calibri" w:eastAsia="Times New Roman" w:hAnsi="Calibri" w:cs="Times New Roman"/>
                <w:color w:val="000000"/>
                <w:sz w:val="16"/>
                <w:szCs w:val="16"/>
              </w:rPr>
            </w:pPr>
            <w:ins w:id="67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8A4F4B0" w14:textId="77777777" w:rsidTr="00245317">
        <w:trPr>
          <w:cantSplit/>
          <w:trHeight w:val="20"/>
          <w:ins w:id="6777" w:author="David Dayan" w:date="2021-12-03T17:13:00Z"/>
          <w:trPrChange w:id="67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779" w:author="David Dayan" w:date="2021-12-03T17:18:00Z">
              <w:tcPr>
                <w:tcW w:w="1563" w:type="dxa"/>
                <w:tcBorders>
                  <w:top w:val="nil"/>
                  <w:left w:val="nil"/>
                  <w:bottom w:val="nil"/>
                  <w:right w:val="nil"/>
                </w:tcBorders>
                <w:shd w:val="clear" w:color="auto" w:fill="auto"/>
                <w:noWrap/>
                <w:vAlign w:val="bottom"/>
                <w:hideMark/>
              </w:tcPr>
            </w:tcPrChange>
          </w:tcPr>
          <w:p w14:paraId="1B6EF7C8" w14:textId="77777777" w:rsidR="00036D0E" w:rsidRPr="00036D0E" w:rsidRDefault="00036D0E" w:rsidP="00245317">
            <w:pPr>
              <w:spacing w:after="0" w:line="240" w:lineRule="auto"/>
              <w:jc w:val="center"/>
              <w:rPr>
                <w:ins w:id="6780" w:author="David Dayan" w:date="2021-12-03T17:13:00Z"/>
                <w:rFonts w:ascii="Calibri" w:eastAsia="Times New Roman" w:hAnsi="Calibri" w:cs="Times New Roman"/>
                <w:color w:val="000000"/>
                <w:sz w:val="16"/>
                <w:szCs w:val="16"/>
              </w:rPr>
            </w:pPr>
            <w:ins w:id="6781" w:author="David Dayan" w:date="2021-12-03T17:13:00Z">
              <w:r w:rsidRPr="00036D0E">
                <w:rPr>
                  <w:rFonts w:ascii="Calibri" w:eastAsia="Times New Roman" w:hAnsi="Calibri" w:cs="Times New Roman"/>
                  <w:color w:val="000000"/>
                  <w:sz w:val="16"/>
                  <w:szCs w:val="16"/>
                </w:rPr>
                <w:t>OtsAC20ROGR_0182</w:t>
              </w:r>
            </w:ins>
          </w:p>
        </w:tc>
        <w:tc>
          <w:tcPr>
            <w:tcW w:w="746" w:type="dxa"/>
            <w:tcBorders>
              <w:top w:val="nil"/>
              <w:left w:val="nil"/>
              <w:bottom w:val="nil"/>
              <w:right w:val="nil"/>
            </w:tcBorders>
            <w:shd w:val="clear" w:color="auto" w:fill="auto"/>
            <w:noWrap/>
            <w:vAlign w:val="bottom"/>
            <w:hideMark/>
            <w:tcPrChange w:id="6782" w:author="David Dayan" w:date="2021-12-03T17:18:00Z">
              <w:tcPr>
                <w:tcW w:w="746" w:type="dxa"/>
                <w:tcBorders>
                  <w:top w:val="nil"/>
                  <w:left w:val="nil"/>
                  <w:bottom w:val="nil"/>
                  <w:right w:val="nil"/>
                </w:tcBorders>
                <w:shd w:val="clear" w:color="auto" w:fill="auto"/>
                <w:noWrap/>
                <w:vAlign w:val="bottom"/>
                <w:hideMark/>
              </w:tcPr>
            </w:tcPrChange>
          </w:tcPr>
          <w:p w14:paraId="0B24663D" w14:textId="77777777" w:rsidR="00036D0E" w:rsidRPr="00036D0E" w:rsidRDefault="00036D0E" w:rsidP="00245317">
            <w:pPr>
              <w:spacing w:after="0" w:line="240" w:lineRule="auto"/>
              <w:jc w:val="center"/>
              <w:rPr>
                <w:ins w:id="6783" w:author="David Dayan" w:date="2021-12-03T17:13:00Z"/>
                <w:rFonts w:ascii="Calibri" w:eastAsia="Times New Roman" w:hAnsi="Calibri" w:cs="Times New Roman"/>
                <w:color w:val="000000"/>
                <w:sz w:val="16"/>
                <w:szCs w:val="16"/>
              </w:rPr>
            </w:pPr>
            <w:ins w:id="678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785" w:author="David Dayan" w:date="2021-12-03T17:18:00Z">
              <w:tcPr>
                <w:tcW w:w="599" w:type="dxa"/>
                <w:tcBorders>
                  <w:top w:val="nil"/>
                  <w:left w:val="nil"/>
                  <w:bottom w:val="nil"/>
                  <w:right w:val="nil"/>
                </w:tcBorders>
                <w:shd w:val="clear" w:color="auto" w:fill="auto"/>
                <w:noWrap/>
                <w:vAlign w:val="bottom"/>
                <w:hideMark/>
              </w:tcPr>
            </w:tcPrChange>
          </w:tcPr>
          <w:p w14:paraId="0E72D694" w14:textId="77777777" w:rsidR="00036D0E" w:rsidRPr="00036D0E" w:rsidRDefault="00036D0E" w:rsidP="00245317">
            <w:pPr>
              <w:spacing w:after="0" w:line="240" w:lineRule="auto"/>
              <w:jc w:val="center"/>
              <w:rPr>
                <w:ins w:id="6786" w:author="David Dayan" w:date="2021-12-03T17:13:00Z"/>
                <w:rFonts w:ascii="Calibri" w:eastAsia="Times New Roman" w:hAnsi="Calibri" w:cs="Times New Roman"/>
                <w:color w:val="000000"/>
                <w:sz w:val="16"/>
                <w:szCs w:val="16"/>
              </w:rPr>
            </w:pPr>
            <w:ins w:id="678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788" w:author="David Dayan" w:date="2021-12-03T17:18:00Z">
              <w:tcPr>
                <w:tcW w:w="1142" w:type="dxa"/>
                <w:tcBorders>
                  <w:top w:val="nil"/>
                  <w:left w:val="nil"/>
                  <w:bottom w:val="nil"/>
                  <w:right w:val="nil"/>
                </w:tcBorders>
                <w:shd w:val="clear" w:color="auto" w:fill="auto"/>
                <w:noWrap/>
                <w:vAlign w:val="bottom"/>
                <w:hideMark/>
              </w:tcPr>
            </w:tcPrChange>
          </w:tcPr>
          <w:p w14:paraId="669EA9E1" w14:textId="77777777" w:rsidR="00036D0E" w:rsidRPr="00036D0E" w:rsidRDefault="00036D0E" w:rsidP="00245317">
            <w:pPr>
              <w:spacing w:after="0" w:line="240" w:lineRule="auto"/>
              <w:jc w:val="center"/>
              <w:rPr>
                <w:ins w:id="6789" w:author="David Dayan" w:date="2021-12-03T17:13:00Z"/>
                <w:rFonts w:ascii="Calibri" w:eastAsia="Times New Roman" w:hAnsi="Calibri" w:cs="Times New Roman"/>
                <w:color w:val="000000"/>
                <w:sz w:val="16"/>
                <w:szCs w:val="16"/>
              </w:rPr>
            </w:pPr>
            <w:ins w:id="67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791" w:author="David Dayan" w:date="2021-12-03T17:18:00Z">
              <w:tcPr>
                <w:tcW w:w="1440" w:type="dxa"/>
                <w:tcBorders>
                  <w:top w:val="nil"/>
                  <w:left w:val="nil"/>
                  <w:bottom w:val="nil"/>
                  <w:right w:val="nil"/>
                </w:tcBorders>
                <w:shd w:val="clear" w:color="auto" w:fill="auto"/>
                <w:noWrap/>
                <w:vAlign w:val="bottom"/>
                <w:hideMark/>
              </w:tcPr>
            </w:tcPrChange>
          </w:tcPr>
          <w:p w14:paraId="6FE80CD4" w14:textId="77777777" w:rsidR="00036D0E" w:rsidRPr="00036D0E" w:rsidRDefault="00036D0E" w:rsidP="00245317">
            <w:pPr>
              <w:spacing w:after="0" w:line="240" w:lineRule="auto"/>
              <w:jc w:val="center"/>
              <w:rPr>
                <w:ins w:id="6792" w:author="David Dayan" w:date="2021-12-03T17:13:00Z"/>
                <w:rFonts w:ascii="Calibri" w:eastAsia="Times New Roman" w:hAnsi="Calibri" w:cs="Times New Roman"/>
                <w:color w:val="000000"/>
                <w:sz w:val="16"/>
                <w:szCs w:val="16"/>
              </w:rPr>
            </w:pPr>
            <w:ins w:id="67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794" w:author="David Dayan" w:date="2021-12-03T17:18:00Z">
              <w:tcPr>
                <w:tcW w:w="1530" w:type="dxa"/>
                <w:tcBorders>
                  <w:top w:val="nil"/>
                  <w:left w:val="nil"/>
                  <w:bottom w:val="nil"/>
                  <w:right w:val="nil"/>
                </w:tcBorders>
                <w:shd w:val="clear" w:color="auto" w:fill="auto"/>
                <w:noWrap/>
                <w:vAlign w:val="bottom"/>
                <w:hideMark/>
              </w:tcPr>
            </w:tcPrChange>
          </w:tcPr>
          <w:p w14:paraId="34411707" w14:textId="77777777" w:rsidR="00036D0E" w:rsidRPr="00036D0E" w:rsidRDefault="00036D0E" w:rsidP="00245317">
            <w:pPr>
              <w:spacing w:after="0" w:line="240" w:lineRule="auto"/>
              <w:jc w:val="center"/>
              <w:rPr>
                <w:ins w:id="6795" w:author="David Dayan" w:date="2021-12-03T17:13:00Z"/>
                <w:rFonts w:ascii="Calibri" w:eastAsia="Times New Roman" w:hAnsi="Calibri" w:cs="Times New Roman"/>
                <w:color w:val="000000"/>
                <w:sz w:val="16"/>
                <w:szCs w:val="16"/>
              </w:rPr>
            </w:pPr>
            <w:ins w:id="67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797" w:author="David Dayan" w:date="2021-12-03T17:18:00Z">
              <w:tcPr>
                <w:tcW w:w="898" w:type="dxa"/>
                <w:tcBorders>
                  <w:top w:val="nil"/>
                  <w:left w:val="nil"/>
                  <w:bottom w:val="nil"/>
                  <w:right w:val="nil"/>
                </w:tcBorders>
                <w:shd w:val="clear" w:color="auto" w:fill="auto"/>
                <w:noWrap/>
                <w:vAlign w:val="bottom"/>
                <w:hideMark/>
              </w:tcPr>
            </w:tcPrChange>
          </w:tcPr>
          <w:p w14:paraId="401D44AE" w14:textId="77777777" w:rsidR="00036D0E" w:rsidRPr="00036D0E" w:rsidRDefault="00036D0E" w:rsidP="00245317">
            <w:pPr>
              <w:spacing w:after="0" w:line="240" w:lineRule="auto"/>
              <w:jc w:val="center"/>
              <w:rPr>
                <w:ins w:id="6798" w:author="David Dayan" w:date="2021-12-03T17:13:00Z"/>
                <w:rFonts w:ascii="Calibri" w:eastAsia="Times New Roman" w:hAnsi="Calibri" w:cs="Times New Roman"/>
                <w:color w:val="000000"/>
                <w:sz w:val="16"/>
                <w:szCs w:val="16"/>
              </w:rPr>
            </w:pPr>
            <w:ins w:id="67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00" w:author="David Dayan" w:date="2021-12-03T17:18:00Z">
              <w:tcPr>
                <w:tcW w:w="902" w:type="dxa"/>
                <w:tcBorders>
                  <w:top w:val="nil"/>
                  <w:left w:val="nil"/>
                  <w:bottom w:val="nil"/>
                  <w:right w:val="nil"/>
                </w:tcBorders>
                <w:shd w:val="clear" w:color="auto" w:fill="auto"/>
                <w:noWrap/>
                <w:vAlign w:val="bottom"/>
                <w:hideMark/>
              </w:tcPr>
            </w:tcPrChange>
          </w:tcPr>
          <w:p w14:paraId="3DE09895" w14:textId="77777777" w:rsidR="00036D0E" w:rsidRPr="00036D0E" w:rsidRDefault="00036D0E" w:rsidP="00245317">
            <w:pPr>
              <w:spacing w:after="0" w:line="240" w:lineRule="auto"/>
              <w:jc w:val="center"/>
              <w:rPr>
                <w:ins w:id="6801" w:author="David Dayan" w:date="2021-12-03T17:13:00Z"/>
                <w:rFonts w:ascii="Calibri" w:eastAsia="Times New Roman" w:hAnsi="Calibri" w:cs="Times New Roman"/>
                <w:color w:val="000000"/>
                <w:sz w:val="16"/>
                <w:szCs w:val="16"/>
              </w:rPr>
            </w:pPr>
            <w:ins w:id="68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03" w:author="David Dayan" w:date="2021-12-03T17:18:00Z">
              <w:tcPr>
                <w:tcW w:w="2160" w:type="dxa"/>
                <w:tcBorders>
                  <w:top w:val="nil"/>
                  <w:left w:val="nil"/>
                  <w:bottom w:val="nil"/>
                  <w:right w:val="nil"/>
                </w:tcBorders>
                <w:shd w:val="clear" w:color="auto" w:fill="auto"/>
                <w:noWrap/>
                <w:vAlign w:val="bottom"/>
                <w:hideMark/>
              </w:tcPr>
            </w:tcPrChange>
          </w:tcPr>
          <w:p w14:paraId="6C4A7002" w14:textId="77777777" w:rsidR="00036D0E" w:rsidRPr="00036D0E" w:rsidRDefault="00036D0E" w:rsidP="00245317">
            <w:pPr>
              <w:spacing w:after="0" w:line="240" w:lineRule="auto"/>
              <w:jc w:val="center"/>
              <w:rPr>
                <w:ins w:id="6804" w:author="David Dayan" w:date="2021-12-03T17:13:00Z"/>
                <w:rFonts w:ascii="Calibri" w:eastAsia="Times New Roman" w:hAnsi="Calibri" w:cs="Times New Roman"/>
                <w:color w:val="000000"/>
                <w:sz w:val="16"/>
                <w:szCs w:val="16"/>
              </w:rPr>
            </w:pPr>
            <w:ins w:id="68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806" w:author="David Dayan" w:date="2021-12-03T17:18:00Z">
              <w:tcPr>
                <w:tcW w:w="2876" w:type="dxa"/>
                <w:gridSpan w:val="2"/>
                <w:tcBorders>
                  <w:top w:val="nil"/>
                  <w:left w:val="nil"/>
                  <w:bottom w:val="nil"/>
                  <w:right w:val="nil"/>
                </w:tcBorders>
                <w:shd w:val="clear" w:color="auto" w:fill="auto"/>
                <w:noWrap/>
                <w:vAlign w:val="bottom"/>
                <w:hideMark/>
              </w:tcPr>
            </w:tcPrChange>
          </w:tcPr>
          <w:p w14:paraId="7EB7DB6F" w14:textId="77777777" w:rsidR="00036D0E" w:rsidRPr="00036D0E" w:rsidRDefault="00036D0E" w:rsidP="00245317">
            <w:pPr>
              <w:spacing w:after="0" w:line="240" w:lineRule="auto"/>
              <w:jc w:val="center"/>
              <w:rPr>
                <w:ins w:id="6807" w:author="David Dayan" w:date="2021-12-03T17:13:00Z"/>
                <w:rFonts w:ascii="Calibri" w:eastAsia="Times New Roman" w:hAnsi="Calibri" w:cs="Times New Roman"/>
                <w:color w:val="000000"/>
                <w:sz w:val="16"/>
                <w:szCs w:val="16"/>
              </w:rPr>
            </w:pPr>
            <w:ins w:id="68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809" w:author="David Dayan" w:date="2021-12-03T17:18:00Z">
              <w:tcPr>
                <w:tcW w:w="1426" w:type="dxa"/>
                <w:tcBorders>
                  <w:top w:val="nil"/>
                  <w:left w:val="nil"/>
                  <w:bottom w:val="nil"/>
                  <w:right w:val="nil"/>
                </w:tcBorders>
                <w:shd w:val="clear" w:color="auto" w:fill="auto"/>
                <w:noWrap/>
                <w:vAlign w:val="bottom"/>
                <w:hideMark/>
              </w:tcPr>
            </w:tcPrChange>
          </w:tcPr>
          <w:p w14:paraId="6E6A21F0" w14:textId="77777777" w:rsidR="00036D0E" w:rsidRPr="00036D0E" w:rsidRDefault="00036D0E" w:rsidP="00245317">
            <w:pPr>
              <w:spacing w:after="0" w:line="240" w:lineRule="auto"/>
              <w:jc w:val="center"/>
              <w:rPr>
                <w:ins w:id="6810" w:author="David Dayan" w:date="2021-12-03T17:13:00Z"/>
                <w:rFonts w:ascii="Calibri" w:eastAsia="Times New Roman" w:hAnsi="Calibri" w:cs="Times New Roman"/>
                <w:color w:val="000000"/>
                <w:sz w:val="16"/>
                <w:szCs w:val="16"/>
              </w:rPr>
            </w:pPr>
            <w:ins w:id="68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13CA13E" w14:textId="77777777" w:rsidTr="00245317">
        <w:trPr>
          <w:cantSplit/>
          <w:trHeight w:val="20"/>
          <w:ins w:id="6812" w:author="David Dayan" w:date="2021-12-03T17:13:00Z"/>
          <w:trPrChange w:id="68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14" w:author="David Dayan" w:date="2021-12-03T17:18:00Z">
              <w:tcPr>
                <w:tcW w:w="1563" w:type="dxa"/>
                <w:tcBorders>
                  <w:top w:val="nil"/>
                  <w:left w:val="nil"/>
                  <w:bottom w:val="nil"/>
                  <w:right w:val="nil"/>
                </w:tcBorders>
                <w:shd w:val="clear" w:color="auto" w:fill="auto"/>
                <w:noWrap/>
                <w:vAlign w:val="bottom"/>
                <w:hideMark/>
              </w:tcPr>
            </w:tcPrChange>
          </w:tcPr>
          <w:p w14:paraId="6B4BF18E" w14:textId="77777777" w:rsidR="00036D0E" w:rsidRPr="00036D0E" w:rsidRDefault="00036D0E" w:rsidP="00245317">
            <w:pPr>
              <w:spacing w:after="0" w:line="240" w:lineRule="auto"/>
              <w:jc w:val="center"/>
              <w:rPr>
                <w:ins w:id="6815" w:author="David Dayan" w:date="2021-12-03T17:13:00Z"/>
                <w:rFonts w:ascii="Calibri" w:eastAsia="Times New Roman" w:hAnsi="Calibri" w:cs="Times New Roman"/>
                <w:color w:val="000000"/>
                <w:sz w:val="16"/>
                <w:szCs w:val="16"/>
              </w:rPr>
            </w:pPr>
            <w:ins w:id="6816" w:author="David Dayan" w:date="2021-12-03T17:13:00Z">
              <w:r w:rsidRPr="00036D0E">
                <w:rPr>
                  <w:rFonts w:ascii="Calibri" w:eastAsia="Times New Roman" w:hAnsi="Calibri" w:cs="Times New Roman"/>
                  <w:color w:val="000000"/>
                  <w:sz w:val="16"/>
                  <w:szCs w:val="16"/>
                </w:rPr>
                <w:t>OtsAC20ROGR_0183</w:t>
              </w:r>
            </w:ins>
          </w:p>
        </w:tc>
        <w:tc>
          <w:tcPr>
            <w:tcW w:w="746" w:type="dxa"/>
            <w:tcBorders>
              <w:top w:val="nil"/>
              <w:left w:val="nil"/>
              <w:bottom w:val="nil"/>
              <w:right w:val="nil"/>
            </w:tcBorders>
            <w:shd w:val="clear" w:color="auto" w:fill="auto"/>
            <w:noWrap/>
            <w:vAlign w:val="bottom"/>
            <w:hideMark/>
            <w:tcPrChange w:id="6817" w:author="David Dayan" w:date="2021-12-03T17:18:00Z">
              <w:tcPr>
                <w:tcW w:w="746" w:type="dxa"/>
                <w:tcBorders>
                  <w:top w:val="nil"/>
                  <w:left w:val="nil"/>
                  <w:bottom w:val="nil"/>
                  <w:right w:val="nil"/>
                </w:tcBorders>
                <w:shd w:val="clear" w:color="auto" w:fill="auto"/>
                <w:noWrap/>
                <w:vAlign w:val="bottom"/>
                <w:hideMark/>
              </w:tcPr>
            </w:tcPrChange>
          </w:tcPr>
          <w:p w14:paraId="5B7ECAE5" w14:textId="77777777" w:rsidR="00036D0E" w:rsidRPr="00036D0E" w:rsidRDefault="00036D0E" w:rsidP="00245317">
            <w:pPr>
              <w:spacing w:after="0" w:line="240" w:lineRule="auto"/>
              <w:jc w:val="center"/>
              <w:rPr>
                <w:ins w:id="6818" w:author="David Dayan" w:date="2021-12-03T17:13:00Z"/>
                <w:rFonts w:ascii="Calibri" w:eastAsia="Times New Roman" w:hAnsi="Calibri" w:cs="Times New Roman"/>
                <w:color w:val="000000"/>
                <w:sz w:val="16"/>
                <w:szCs w:val="16"/>
              </w:rPr>
            </w:pPr>
            <w:ins w:id="6819"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820" w:author="David Dayan" w:date="2021-12-03T17:18:00Z">
              <w:tcPr>
                <w:tcW w:w="599" w:type="dxa"/>
                <w:tcBorders>
                  <w:top w:val="nil"/>
                  <w:left w:val="nil"/>
                  <w:bottom w:val="nil"/>
                  <w:right w:val="nil"/>
                </w:tcBorders>
                <w:shd w:val="clear" w:color="auto" w:fill="auto"/>
                <w:noWrap/>
                <w:vAlign w:val="bottom"/>
                <w:hideMark/>
              </w:tcPr>
            </w:tcPrChange>
          </w:tcPr>
          <w:p w14:paraId="2A3AAC34" w14:textId="77777777" w:rsidR="00036D0E" w:rsidRPr="00036D0E" w:rsidRDefault="00036D0E" w:rsidP="00245317">
            <w:pPr>
              <w:spacing w:after="0" w:line="240" w:lineRule="auto"/>
              <w:jc w:val="center"/>
              <w:rPr>
                <w:ins w:id="6821" w:author="David Dayan" w:date="2021-12-03T17:13:00Z"/>
                <w:rFonts w:ascii="Calibri" w:eastAsia="Times New Roman" w:hAnsi="Calibri" w:cs="Times New Roman"/>
                <w:color w:val="000000"/>
                <w:sz w:val="16"/>
                <w:szCs w:val="16"/>
              </w:rPr>
            </w:pPr>
            <w:ins w:id="6822"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823" w:author="David Dayan" w:date="2021-12-03T17:18:00Z">
              <w:tcPr>
                <w:tcW w:w="1142" w:type="dxa"/>
                <w:tcBorders>
                  <w:top w:val="nil"/>
                  <w:left w:val="nil"/>
                  <w:bottom w:val="nil"/>
                  <w:right w:val="nil"/>
                </w:tcBorders>
                <w:shd w:val="clear" w:color="auto" w:fill="auto"/>
                <w:noWrap/>
                <w:vAlign w:val="bottom"/>
                <w:hideMark/>
              </w:tcPr>
            </w:tcPrChange>
          </w:tcPr>
          <w:p w14:paraId="27ED07C8" w14:textId="77777777" w:rsidR="00036D0E" w:rsidRPr="00036D0E" w:rsidRDefault="00036D0E" w:rsidP="00245317">
            <w:pPr>
              <w:spacing w:after="0" w:line="240" w:lineRule="auto"/>
              <w:jc w:val="center"/>
              <w:rPr>
                <w:ins w:id="6824" w:author="David Dayan" w:date="2021-12-03T17:13:00Z"/>
                <w:rFonts w:ascii="Calibri" w:eastAsia="Times New Roman" w:hAnsi="Calibri" w:cs="Times New Roman"/>
                <w:color w:val="000000"/>
                <w:sz w:val="16"/>
                <w:szCs w:val="16"/>
              </w:rPr>
            </w:pPr>
            <w:ins w:id="68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26" w:author="David Dayan" w:date="2021-12-03T17:18:00Z">
              <w:tcPr>
                <w:tcW w:w="1440" w:type="dxa"/>
                <w:tcBorders>
                  <w:top w:val="nil"/>
                  <w:left w:val="nil"/>
                  <w:bottom w:val="nil"/>
                  <w:right w:val="nil"/>
                </w:tcBorders>
                <w:shd w:val="clear" w:color="auto" w:fill="auto"/>
                <w:noWrap/>
                <w:vAlign w:val="bottom"/>
                <w:hideMark/>
              </w:tcPr>
            </w:tcPrChange>
          </w:tcPr>
          <w:p w14:paraId="4B5042AC" w14:textId="77777777" w:rsidR="00036D0E" w:rsidRPr="00036D0E" w:rsidRDefault="00036D0E" w:rsidP="00245317">
            <w:pPr>
              <w:spacing w:after="0" w:line="240" w:lineRule="auto"/>
              <w:jc w:val="center"/>
              <w:rPr>
                <w:ins w:id="6827" w:author="David Dayan" w:date="2021-12-03T17:13:00Z"/>
                <w:rFonts w:ascii="Calibri" w:eastAsia="Times New Roman" w:hAnsi="Calibri" w:cs="Times New Roman"/>
                <w:color w:val="000000"/>
                <w:sz w:val="16"/>
                <w:szCs w:val="16"/>
              </w:rPr>
            </w:pPr>
            <w:ins w:id="68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29" w:author="David Dayan" w:date="2021-12-03T17:18:00Z">
              <w:tcPr>
                <w:tcW w:w="1530" w:type="dxa"/>
                <w:tcBorders>
                  <w:top w:val="nil"/>
                  <w:left w:val="nil"/>
                  <w:bottom w:val="nil"/>
                  <w:right w:val="nil"/>
                </w:tcBorders>
                <w:shd w:val="clear" w:color="auto" w:fill="auto"/>
                <w:noWrap/>
                <w:vAlign w:val="bottom"/>
                <w:hideMark/>
              </w:tcPr>
            </w:tcPrChange>
          </w:tcPr>
          <w:p w14:paraId="611A911B" w14:textId="77777777" w:rsidR="00036D0E" w:rsidRPr="00036D0E" w:rsidRDefault="00036D0E" w:rsidP="00245317">
            <w:pPr>
              <w:spacing w:after="0" w:line="240" w:lineRule="auto"/>
              <w:jc w:val="center"/>
              <w:rPr>
                <w:ins w:id="6830" w:author="David Dayan" w:date="2021-12-03T17:13:00Z"/>
                <w:rFonts w:ascii="Calibri" w:eastAsia="Times New Roman" w:hAnsi="Calibri" w:cs="Times New Roman"/>
                <w:color w:val="000000"/>
                <w:sz w:val="16"/>
                <w:szCs w:val="16"/>
              </w:rPr>
            </w:pPr>
            <w:ins w:id="68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32" w:author="David Dayan" w:date="2021-12-03T17:18:00Z">
              <w:tcPr>
                <w:tcW w:w="898" w:type="dxa"/>
                <w:tcBorders>
                  <w:top w:val="nil"/>
                  <w:left w:val="nil"/>
                  <w:bottom w:val="nil"/>
                  <w:right w:val="nil"/>
                </w:tcBorders>
                <w:shd w:val="clear" w:color="auto" w:fill="auto"/>
                <w:noWrap/>
                <w:vAlign w:val="bottom"/>
                <w:hideMark/>
              </w:tcPr>
            </w:tcPrChange>
          </w:tcPr>
          <w:p w14:paraId="533DA3BB" w14:textId="77777777" w:rsidR="00036D0E" w:rsidRPr="00036D0E" w:rsidRDefault="00036D0E" w:rsidP="00245317">
            <w:pPr>
              <w:spacing w:after="0" w:line="240" w:lineRule="auto"/>
              <w:jc w:val="center"/>
              <w:rPr>
                <w:ins w:id="6833" w:author="David Dayan" w:date="2021-12-03T17:13:00Z"/>
                <w:rFonts w:ascii="Calibri" w:eastAsia="Times New Roman" w:hAnsi="Calibri" w:cs="Times New Roman"/>
                <w:color w:val="000000"/>
                <w:sz w:val="16"/>
                <w:szCs w:val="16"/>
              </w:rPr>
            </w:pPr>
            <w:ins w:id="68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35" w:author="David Dayan" w:date="2021-12-03T17:18:00Z">
              <w:tcPr>
                <w:tcW w:w="902" w:type="dxa"/>
                <w:tcBorders>
                  <w:top w:val="nil"/>
                  <w:left w:val="nil"/>
                  <w:bottom w:val="nil"/>
                  <w:right w:val="nil"/>
                </w:tcBorders>
                <w:shd w:val="clear" w:color="auto" w:fill="auto"/>
                <w:noWrap/>
                <w:vAlign w:val="bottom"/>
                <w:hideMark/>
              </w:tcPr>
            </w:tcPrChange>
          </w:tcPr>
          <w:p w14:paraId="7EBF1E7D" w14:textId="77777777" w:rsidR="00036D0E" w:rsidRPr="00036D0E" w:rsidRDefault="00036D0E" w:rsidP="00245317">
            <w:pPr>
              <w:spacing w:after="0" w:line="240" w:lineRule="auto"/>
              <w:jc w:val="center"/>
              <w:rPr>
                <w:ins w:id="6836" w:author="David Dayan" w:date="2021-12-03T17:13:00Z"/>
                <w:rFonts w:ascii="Calibri" w:eastAsia="Times New Roman" w:hAnsi="Calibri" w:cs="Times New Roman"/>
                <w:color w:val="000000"/>
                <w:sz w:val="16"/>
                <w:szCs w:val="16"/>
              </w:rPr>
            </w:pPr>
            <w:ins w:id="68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38" w:author="David Dayan" w:date="2021-12-03T17:18:00Z">
              <w:tcPr>
                <w:tcW w:w="2160" w:type="dxa"/>
                <w:tcBorders>
                  <w:top w:val="nil"/>
                  <w:left w:val="nil"/>
                  <w:bottom w:val="nil"/>
                  <w:right w:val="nil"/>
                </w:tcBorders>
                <w:shd w:val="clear" w:color="auto" w:fill="auto"/>
                <w:noWrap/>
                <w:vAlign w:val="bottom"/>
                <w:hideMark/>
              </w:tcPr>
            </w:tcPrChange>
          </w:tcPr>
          <w:p w14:paraId="05018E49" w14:textId="77777777" w:rsidR="00036D0E" w:rsidRPr="00036D0E" w:rsidRDefault="00036D0E" w:rsidP="00245317">
            <w:pPr>
              <w:spacing w:after="0" w:line="240" w:lineRule="auto"/>
              <w:jc w:val="center"/>
              <w:rPr>
                <w:ins w:id="6839" w:author="David Dayan" w:date="2021-12-03T17:13:00Z"/>
                <w:rFonts w:ascii="Calibri" w:eastAsia="Times New Roman" w:hAnsi="Calibri" w:cs="Times New Roman"/>
                <w:color w:val="000000"/>
                <w:sz w:val="16"/>
                <w:szCs w:val="16"/>
              </w:rPr>
            </w:pPr>
            <w:ins w:id="68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841" w:author="David Dayan" w:date="2021-12-03T17:18:00Z">
              <w:tcPr>
                <w:tcW w:w="2876" w:type="dxa"/>
                <w:gridSpan w:val="2"/>
                <w:tcBorders>
                  <w:top w:val="nil"/>
                  <w:left w:val="nil"/>
                  <w:bottom w:val="nil"/>
                  <w:right w:val="nil"/>
                </w:tcBorders>
                <w:shd w:val="clear" w:color="auto" w:fill="auto"/>
                <w:noWrap/>
                <w:vAlign w:val="bottom"/>
                <w:hideMark/>
              </w:tcPr>
            </w:tcPrChange>
          </w:tcPr>
          <w:p w14:paraId="27BC3726" w14:textId="77777777" w:rsidR="00036D0E" w:rsidRPr="00036D0E" w:rsidRDefault="00036D0E" w:rsidP="00245317">
            <w:pPr>
              <w:spacing w:after="0" w:line="240" w:lineRule="auto"/>
              <w:jc w:val="center"/>
              <w:rPr>
                <w:ins w:id="6842" w:author="David Dayan" w:date="2021-12-03T17:13:00Z"/>
                <w:rFonts w:ascii="Calibri" w:eastAsia="Times New Roman" w:hAnsi="Calibri" w:cs="Times New Roman"/>
                <w:color w:val="000000"/>
                <w:sz w:val="16"/>
                <w:szCs w:val="16"/>
              </w:rPr>
            </w:pPr>
            <w:ins w:id="68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844" w:author="David Dayan" w:date="2021-12-03T17:18:00Z">
              <w:tcPr>
                <w:tcW w:w="1426" w:type="dxa"/>
                <w:tcBorders>
                  <w:top w:val="nil"/>
                  <w:left w:val="nil"/>
                  <w:bottom w:val="nil"/>
                  <w:right w:val="nil"/>
                </w:tcBorders>
                <w:shd w:val="clear" w:color="auto" w:fill="auto"/>
                <w:noWrap/>
                <w:vAlign w:val="bottom"/>
                <w:hideMark/>
              </w:tcPr>
            </w:tcPrChange>
          </w:tcPr>
          <w:p w14:paraId="7A9C8238" w14:textId="77777777" w:rsidR="00036D0E" w:rsidRPr="00036D0E" w:rsidRDefault="00036D0E" w:rsidP="00245317">
            <w:pPr>
              <w:spacing w:after="0" w:line="240" w:lineRule="auto"/>
              <w:jc w:val="center"/>
              <w:rPr>
                <w:ins w:id="6845" w:author="David Dayan" w:date="2021-12-03T17:13:00Z"/>
                <w:rFonts w:ascii="Calibri" w:eastAsia="Times New Roman" w:hAnsi="Calibri" w:cs="Times New Roman"/>
                <w:color w:val="000000"/>
                <w:sz w:val="16"/>
                <w:szCs w:val="16"/>
              </w:rPr>
            </w:pPr>
            <w:ins w:id="68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FE8F8B5" w14:textId="77777777" w:rsidTr="00245317">
        <w:trPr>
          <w:cantSplit/>
          <w:trHeight w:val="20"/>
          <w:ins w:id="6847" w:author="David Dayan" w:date="2021-12-03T17:13:00Z"/>
          <w:trPrChange w:id="68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49" w:author="David Dayan" w:date="2021-12-03T17:18:00Z">
              <w:tcPr>
                <w:tcW w:w="1563" w:type="dxa"/>
                <w:tcBorders>
                  <w:top w:val="nil"/>
                  <w:left w:val="nil"/>
                  <w:bottom w:val="nil"/>
                  <w:right w:val="nil"/>
                </w:tcBorders>
                <w:shd w:val="clear" w:color="auto" w:fill="auto"/>
                <w:noWrap/>
                <w:vAlign w:val="bottom"/>
                <w:hideMark/>
              </w:tcPr>
            </w:tcPrChange>
          </w:tcPr>
          <w:p w14:paraId="6E02ADF3" w14:textId="77777777" w:rsidR="00036D0E" w:rsidRPr="00036D0E" w:rsidRDefault="00036D0E" w:rsidP="00245317">
            <w:pPr>
              <w:spacing w:after="0" w:line="240" w:lineRule="auto"/>
              <w:jc w:val="center"/>
              <w:rPr>
                <w:ins w:id="6850" w:author="David Dayan" w:date="2021-12-03T17:13:00Z"/>
                <w:rFonts w:ascii="Calibri" w:eastAsia="Times New Roman" w:hAnsi="Calibri" w:cs="Times New Roman"/>
                <w:color w:val="000000"/>
                <w:sz w:val="16"/>
                <w:szCs w:val="16"/>
              </w:rPr>
            </w:pPr>
            <w:ins w:id="6851" w:author="David Dayan" w:date="2021-12-03T17:13:00Z">
              <w:r w:rsidRPr="00036D0E">
                <w:rPr>
                  <w:rFonts w:ascii="Calibri" w:eastAsia="Times New Roman" w:hAnsi="Calibri" w:cs="Times New Roman"/>
                  <w:color w:val="000000"/>
                  <w:sz w:val="16"/>
                  <w:szCs w:val="16"/>
                </w:rPr>
                <w:t>OtsAC20ROGR_0184</w:t>
              </w:r>
            </w:ins>
          </w:p>
        </w:tc>
        <w:tc>
          <w:tcPr>
            <w:tcW w:w="746" w:type="dxa"/>
            <w:tcBorders>
              <w:top w:val="nil"/>
              <w:left w:val="nil"/>
              <w:bottom w:val="nil"/>
              <w:right w:val="nil"/>
            </w:tcBorders>
            <w:shd w:val="clear" w:color="auto" w:fill="auto"/>
            <w:noWrap/>
            <w:vAlign w:val="bottom"/>
            <w:hideMark/>
            <w:tcPrChange w:id="6852" w:author="David Dayan" w:date="2021-12-03T17:18:00Z">
              <w:tcPr>
                <w:tcW w:w="746" w:type="dxa"/>
                <w:tcBorders>
                  <w:top w:val="nil"/>
                  <w:left w:val="nil"/>
                  <w:bottom w:val="nil"/>
                  <w:right w:val="nil"/>
                </w:tcBorders>
                <w:shd w:val="clear" w:color="auto" w:fill="auto"/>
                <w:noWrap/>
                <w:vAlign w:val="bottom"/>
                <w:hideMark/>
              </w:tcPr>
            </w:tcPrChange>
          </w:tcPr>
          <w:p w14:paraId="77D828BA" w14:textId="77777777" w:rsidR="00036D0E" w:rsidRPr="00036D0E" w:rsidRDefault="00036D0E" w:rsidP="00245317">
            <w:pPr>
              <w:spacing w:after="0" w:line="240" w:lineRule="auto"/>
              <w:jc w:val="center"/>
              <w:rPr>
                <w:ins w:id="6853" w:author="David Dayan" w:date="2021-12-03T17:13:00Z"/>
                <w:rFonts w:ascii="Calibri" w:eastAsia="Times New Roman" w:hAnsi="Calibri" w:cs="Times New Roman"/>
                <w:color w:val="000000"/>
                <w:sz w:val="16"/>
                <w:szCs w:val="16"/>
              </w:rPr>
            </w:pPr>
            <w:ins w:id="6854" w:author="David Dayan" w:date="2021-12-03T17:13:00Z">
              <w:r w:rsidRPr="00036D0E">
                <w:rPr>
                  <w:rFonts w:ascii="Calibri" w:eastAsia="Times New Roman" w:hAnsi="Calibri" w:cs="Times New Roman"/>
                  <w:color w:val="000000"/>
                  <w:sz w:val="16"/>
                  <w:szCs w:val="16"/>
                </w:rPr>
                <w:t>9/14/20</w:t>
              </w:r>
            </w:ins>
          </w:p>
        </w:tc>
        <w:tc>
          <w:tcPr>
            <w:tcW w:w="599" w:type="dxa"/>
            <w:tcBorders>
              <w:top w:val="nil"/>
              <w:left w:val="nil"/>
              <w:bottom w:val="nil"/>
              <w:right w:val="nil"/>
            </w:tcBorders>
            <w:shd w:val="clear" w:color="auto" w:fill="auto"/>
            <w:noWrap/>
            <w:vAlign w:val="bottom"/>
            <w:hideMark/>
            <w:tcPrChange w:id="6855" w:author="David Dayan" w:date="2021-12-03T17:18:00Z">
              <w:tcPr>
                <w:tcW w:w="599" w:type="dxa"/>
                <w:tcBorders>
                  <w:top w:val="nil"/>
                  <w:left w:val="nil"/>
                  <w:bottom w:val="nil"/>
                  <w:right w:val="nil"/>
                </w:tcBorders>
                <w:shd w:val="clear" w:color="auto" w:fill="auto"/>
                <w:noWrap/>
                <w:vAlign w:val="bottom"/>
                <w:hideMark/>
              </w:tcPr>
            </w:tcPrChange>
          </w:tcPr>
          <w:p w14:paraId="3A9F65AD" w14:textId="77777777" w:rsidR="00036D0E" w:rsidRPr="00036D0E" w:rsidRDefault="00036D0E" w:rsidP="00245317">
            <w:pPr>
              <w:spacing w:after="0" w:line="240" w:lineRule="auto"/>
              <w:jc w:val="center"/>
              <w:rPr>
                <w:ins w:id="6856" w:author="David Dayan" w:date="2021-12-03T17:13:00Z"/>
                <w:rFonts w:ascii="Calibri" w:eastAsia="Times New Roman" w:hAnsi="Calibri" w:cs="Times New Roman"/>
                <w:color w:val="000000"/>
                <w:sz w:val="16"/>
                <w:szCs w:val="16"/>
              </w:rPr>
            </w:pPr>
            <w:ins w:id="6857" w:author="David Dayan" w:date="2021-12-03T17:13:00Z">
              <w:r w:rsidRPr="00036D0E">
                <w:rPr>
                  <w:rFonts w:ascii="Calibri" w:eastAsia="Times New Roman" w:hAnsi="Calibri" w:cs="Times New Roman"/>
                  <w:color w:val="000000"/>
                  <w:sz w:val="16"/>
                  <w:szCs w:val="16"/>
                </w:rPr>
                <w:t>258</w:t>
              </w:r>
            </w:ins>
          </w:p>
        </w:tc>
        <w:tc>
          <w:tcPr>
            <w:tcW w:w="1142" w:type="dxa"/>
            <w:tcBorders>
              <w:top w:val="nil"/>
              <w:left w:val="nil"/>
              <w:bottom w:val="nil"/>
              <w:right w:val="nil"/>
            </w:tcBorders>
            <w:shd w:val="clear" w:color="auto" w:fill="auto"/>
            <w:noWrap/>
            <w:vAlign w:val="bottom"/>
            <w:hideMark/>
            <w:tcPrChange w:id="6858" w:author="David Dayan" w:date="2021-12-03T17:18:00Z">
              <w:tcPr>
                <w:tcW w:w="1142" w:type="dxa"/>
                <w:tcBorders>
                  <w:top w:val="nil"/>
                  <w:left w:val="nil"/>
                  <w:bottom w:val="nil"/>
                  <w:right w:val="nil"/>
                </w:tcBorders>
                <w:shd w:val="clear" w:color="auto" w:fill="auto"/>
                <w:noWrap/>
                <w:vAlign w:val="bottom"/>
                <w:hideMark/>
              </w:tcPr>
            </w:tcPrChange>
          </w:tcPr>
          <w:p w14:paraId="100C6C4D" w14:textId="77777777" w:rsidR="00036D0E" w:rsidRPr="00036D0E" w:rsidRDefault="00036D0E" w:rsidP="00245317">
            <w:pPr>
              <w:spacing w:after="0" w:line="240" w:lineRule="auto"/>
              <w:jc w:val="center"/>
              <w:rPr>
                <w:ins w:id="6859" w:author="David Dayan" w:date="2021-12-03T17:13:00Z"/>
                <w:rFonts w:ascii="Calibri" w:eastAsia="Times New Roman" w:hAnsi="Calibri" w:cs="Times New Roman"/>
                <w:color w:val="000000"/>
                <w:sz w:val="16"/>
                <w:szCs w:val="16"/>
              </w:rPr>
            </w:pPr>
            <w:ins w:id="68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61" w:author="David Dayan" w:date="2021-12-03T17:18:00Z">
              <w:tcPr>
                <w:tcW w:w="1440" w:type="dxa"/>
                <w:tcBorders>
                  <w:top w:val="nil"/>
                  <w:left w:val="nil"/>
                  <w:bottom w:val="nil"/>
                  <w:right w:val="nil"/>
                </w:tcBorders>
                <w:shd w:val="clear" w:color="auto" w:fill="auto"/>
                <w:noWrap/>
                <w:vAlign w:val="bottom"/>
                <w:hideMark/>
              </w:tcPr>
            </w:tcPrChange>
          </w:tcPr>
          <w:p w14:paraId="47A38044" w14:textId="77777777" w:rsidR="00036D0E" w:rsidRPr="00036D0E" w:rsidRDefault="00036D0E" w:rsidP="00245317">
            <w:pPr>
              <w:spacing w:after="0" w:line="240" w:lineRule="auto"/>
              <w:jc w:val="center"/>
              <w:rPr>
                <w:ins w:id="6862" w:author="David Dayan" w:date="2021-12-03T17:13:00Z"/>
                <w:rFonts w:ascii="Calibri" w:eastAsia="Times New Roman" w:hAnsi="Calibri" w:cs="Times New Roman"/>
                <w:color w:val="000000"/>
                <w:sz w:val="16"/>
                <w:szCs w:val="16"/>
              </w:rPr>
            </w:pPr>
            <w:ins w:id="68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64" w:author="David Dayan" w:date="2021-12-03T17:18:00Z">
              <w:tcPr>
                <w:tcW w:w="1530" w:type="dxa"/>
                <w:tcBorders>
                  <w:top w:val="nil"/>
                  <w:left w:val="nil"/>
                  <w:bottom w:val="nil"/>
                  <w:right w:val="nil"/>
                </w:tcBorders>
                <w:shd w:val="clear" w:color="auto" w:fill="auto"/>
                <w:noWrap/>
                <w:vAlign w:val="bottom"/>
                <w:hideMark/>
              </w:tcPr>
            </w:tcPrChange>
          </w:tcPr>
          <w:p w14:paraId="667C96AE" w14:textId="77777777" w:rsidR="00036D0E" w:rsidRPr="00036D0E" w:rsidRDefault="00036D0E" w:rsidP="00245317">
            <w:pPr>
              <w:spacing w:after="0" w:line="240" w:lineRule="auto"/>
              <w:jc w:val="center"/>
              <w:rPr>
                <w:ins w:id="6865" w:author="David Dayan" w:date="2021-12-03T17:13:00Z"/>
                <w:rFonts w:ascii="Calibri" w:eastAsia="Times New Roman" w:hAnsi="Calibri" w:cs="Times New Roman"/>
                <w:color w:val="000000"/>
                <w:sz w:val="16"/>
                <w:szCs w:val="16"/>
              </w:rPr>
            </w:pPr>
            <w:ins w:id="68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867" w:author="David Dayan" w:date="2021-12-03T17:18:00Z">
              <w:tcPr>
                <w:tcW w:w="898" w:type="dxa"/>
                <w:tcBorders>
                  <w:top w:val="nil"/>
                  <w:left w:val="nil"/>
                  <w:bottom w:val="nil"/>
                  <w:right w:val="nil"/>
                </w:tcBorders>
                <w:shd w:val="clear" w:color="auto" w:fill="auto"/>
                <w:noWrap/>
                <w:vAlign w:val="bottom"/>
                <w:hideMark/>
              </w:tcPr>
            </w:tcPrChange>
          </w:tcPr>
          <w:p w14:paraId="54AD7337" w14:textId="77777777" w:rsidR="00036D0E" w:rsidRPr="00036D0E" w:rsidRDefault="00036D0E" w:rsidP="00245317">
            <w:pPr>
              <w:spacing w:after="0" w:line="240" w:lineRule="auto"/>
              <w:jc w:val="center"/>
              <w:rPr>
                <w:ins w:id="6868" w:author="David Dayan" w:date="2021-12-03T17:13:00Z"/>
                <w:rFonts w:ascii="Calibri" w:eastAsia="Times New Roman" w:hAnsi="Calibri" w:cs="Times New Roman"/>
                <w:color w:val="000000"/>
                <w:sz w:val="16"/>
                <w:szCs w:val="16"/>
              </w:rPr>
            </w:pPr>
            <w:ins w:id="68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870" w:author="David Dayan" w:date="2021-12-03T17:18:00Z">
              <w:tcPr>
                <w:tcW w:w="902" w:type="dxa"/>
                <w:tcBorders>
                  <w:top w:val="nil"/>
                  <w:left w:val="nil"/>
                  <w:bottom w:val="nil"/>
                  <w:right w:val="nil"/>
                </w:tcBorders>
                <w:shd w:val="clear" w:color="auto" w:fill="auto"/>
                <w:noWrap/>
                <w:vAlign w:val="bottom"/>
                <w:hideMark/>
              </w:tcPr>
            </w:tcPrChange>
          </w:tcPr>
          <w:p w14:paraId="1D29F54D" w14:textId="77777777" w:rsidR="00036D0E" w:rsidRPr="00036D0E" w:rsidRDefault="00036D0E" w:rsidP="00245317">
            <w:pPr>
              <w:spacing w:after="0" w:line="240" w:lineRule="auto"/>
              <w:jc w:val="center"/>
              <w:rPr>
                <w:ins w:id="6871" w:author="David Dayan" w:date="2021-12-03T17:13:00Z"/>
                <w:rFonts w:ascii="Calibri" w:eastAsia="Times New Roman" w:hAnsi="Calibri" w:cs="Times New Roman"/>
                <w:color w:val="000000"/>
                <w:sz w:val="16"/>
                <w:szCs w:val="16"/>
              </w:rPr>
            </w:pPr>
            <w:ins w:id="68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873" w:author="David Dayan" w:date="2021-12-03T17:18:00Z">
              <w:tcPr>
                <w:tcW w:w="2160" w:type="dxa"/>
                <w:tcBorders>
                  <w:top w:val="nil"/>
                  <w:left w:val="nil"/>
                  <w:bottom w:val="nil"/>
                  <w:right w:val="nil"/>
                </w:tcBorders>
                <w:shd w:val="clear" w:color="auto" w:fill="auto"/>
                <w:noWrap/>
                <w:vAlign w:val="bottom"/>
                <w:hideMark/>
              </w:tcPr>
            </w:tcPrChange>
          </w:tcPr>
          <w:p w14:paraId="6DB44929" w14:textId="77777777" w:rsidR="00036D0E" w:rsidRPr="00036D0E" w:rsidRDefault="00036D0E" w:rsidP="00245317">
            <w:pPr>
              <w:spacing w:after="0" w:line="240" w:lineRule="auto"/>
              <w:jc w:val="center"/>
              <w:rPr>
                <w:ins w:id="6874" w:author="David Dayan" w:date="2021-12-03T17:13:00Z"/>
                <w:rFonts w:ascii="Calibri" w:eastAsia="Times New Roman" w:hAnsi="Calibri" w:cs="Times New Roman"/>
                <w:color w:val="000000"/>
                <w:sz w:val="16"/>
                <w:szCs w:val="16"/>
              </w:rPr>
            </w:pPr>
            <w:ins w:id="68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876" w:author="David Dayan" w:date="2021-12-03T17:18:00Z">
              <w:tcPr>
                <w:tcW w:w="2876" w:type="dxa"/>
                <w:gridSpan w:val="2"/>
                <w:tcBorders>
                  <w:top w:val="nil"/>
                  <w:left w:val="nil"/>
                  <w:bottom w:val="nil"/>
                  <w:right w:val="nil"/>
                </w:tcBorders>
                <w:shd w:val="clear" w:color="auto" w:fill="auto"/>
                <w:noWrap/>
                <w:vAlign w:val="bottom"/>
                <w:hideMark/>
              </w:tcPr>
            </w:tcPrChange>
          </w:tcPr>
          <w:p w14:paraId="3867A0F5" w14:textId="77777777" w:rsidR="00036D0E" w:rsidRPr="00036D0E" w:rsidRDefault="00036D0E" w:rsidP="00245317">
            <w:pPr>
              <w:spacing w:after="0" w:line="240" w:lineRule="auto"/>
              <w:jc w:val="center"/>
              <w:rPr>
                <w:ins w:id="6877" w:author="David Dayan" w:date="2021-12-03T17:13:00Z"/>
                <w:rFonts w:ascii="Calibri" w:eastAsia="Times New Roman" w:hAnsi="Calibri" w:cs="Times New Roman"/>
                <w:color w:val="000000"/>
                <w:sz w:val="16"/>
                <w:szCs w:val="16"/>
              </w:rPr>
            </w:pPr>
            <w:ins w:id="68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879" w:author="David Dayan" w:date="2021-12-03T17:18:00Z">
              <w:tcPr>
                <w:tcW w:w="1426" w:type="dxa"/>
                <w:tcBorders>
                  <w:top w:val="nil"/>
                  <w:left w:val="nil"/>
                  <w:bottom w:val="nil"/>
                  <w:right w:val="nil"/>
                </w:tcBorders>
                <w:shd w:val="clear" w:color="auto" w:fill="auto"/>
                <w:noWrap/>
                <w:vAlign w:val="bottom"/>
                <w:hideMark/>
              </w:tcPr>
            </w:tcPrChange>
          </w:tcPr>
          <w:p w14:paraId="7A96A29A" w14:textId="77777777" w:rsidR="00036D0E" w:rsidRPr="00036D0E" w:rsidRDefault="00036D0E" w:rsidP="00245317">
            <w:pPr>
              <w:spacing w:after="0" w:line="240" w:lineRule="auto"/>
              <w:jc w:val="center"/>
              <w:rPr>
                <w:ins w:id="6880" w:author="David Dayan" w:date="2021-12-03T17:13:00Z"/>
                <w:rFonts w:ascii="Calibri" w:eastAsia="Times New Roman" w:hAnsi="Calibri" w:cs="Times New Roman"/>
                <w:color w:val="000000"/>
                <w:sz w:val="16"/>
                <w:szCs w:val="16"/>
              </w:rPr>
            </w:pPr>
            <w:ins w:id="68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3FAEAEC" w14:textId="77777777" w:rsidTr="00245317">
        <w:trPr>
          <w:cantSplit/>
          <w:trHeight w:val="20"/>
          <w:ins w:id="6882" w:author="David Dayan" w:date="2021-12-03T17:13:00Z"/>
          <w:trPrChange w:id="68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884" w:author="David Dayan" w:date="2021-12-03T17:18:00Z">
              <w:tcPr>
                <w:tcW w:w="1563" w:type="dxa"/>
                <w:tcBorders>
                  <w:top w:val="nil"/>
                  <w:left w:val="nil"/>
                  <w:bottom w:val="nil"/>
                  <w:right w:val="nil"/>
                </w:tcBorders>
                <w:shd w:val="clear" w:color="auto" w:fill="auto"/>
                <w:noWrap/>
                <w:vAlign w:val="bottom"/>
                <w:hideMark/>
              </w:tcPr>
            </w:tcPrChange>
          </w:tcPr>
          <w:p w14:paraId="279A473E" w14:textId="77777777" w:rsidR="00036D0E" w:rsidRPr="00036D0E" w:rsidRDefault="00036D0E" w:rsidP="00245317">
            <w:pPr>
              <w:spacing w:after="0" w:line="240" w:lineRule="auto"/>
              <w:jc w:val="center"/>
              <w:rPr>
                <w:ins w:id="6885" w:author="David Dayan" w:date="2021-12-03T17:13:00Z"/>
                <w:rFonts w:ascii="Calibri" w:eastAsia="Times New Roman" w:hAnsi="Calibri" w:cs="Times New Roman"/>
                <w:color w:val="000000"/>
                <w:sz w:val="16"/>
                <w:szCs w:val="16"/>
              </w:rPr>
            </w:pPr>
            <w:ins w:id="6886" w:author="David Dayan" w:date="2021-12-03T17:13:00Z">
              <w:r w:rsidRPr="00036D0E">
                <w:rPr>
                  <w:rFonts w:ascii="Calibri" w:eastAsia="Times New Roman" w:hAnsi="Calibri" w:cs="Times New Roman"/>
                  <w:color w:val="000000"/>
                  <w:sz w:val="16"/>
                  <w:szCs w:val="16"/>
                </w:rPr>
                <w:t>OtsAC20ROGR_0185</w:t>
              </w:r>
            </w:ins>
          </w:p>
        </w:tc>
        <w:tc>
          <w:tcPr>
            <w:tcW w:w="746" w:type="dxa"/>
            <w:tcBorders>
              <w:top w:val="nil"/>
              <w:left w:val="nil"/>
              <w:bottom w:val="nil"/>
              <w:right w:val="nil"/>
            </w:tcBorders>
            <w:shd w:val="clear" w:color="auto" w:fill="auto"/>
            <w:noWrap/>
            <w:vAlign w:val="bottom"/>
            <w:hideMark/>
            <w:tcPrChange w:id="6887" w:author="David Dayan" w:date="2021-12-03T17:18:00Z">
              <w:tcPr>
                <w:tcW w:w="746" w:type="dxa"/>
                <w:tcBorders>
                  <w:top w:val="nil"/>
                  <w:left w:val="nil"/>
                  <w:bottom w:val="nil"/>
                  <w:right w:val="nil"/>
                </w:tcBorders>
                <w:shd w:val="clear" w:color="auto" w:fill="auto"/>
                <w:noWrap/>
                <w:vAlign w:val="bottom"/>
                <w:hideMark/>
              </w:tcPr>
            </w:tcPrChange>
          </w:tcPr>
          <w:p w14:paraId="64ABE95E" w14:textId="77777777" w:rsidR="00036D0E" w:rsidRPr="00036D0E" w:rsidRDefault="00036D0E" w:rsidP="00245317">
            <w:pPr>
              <w:spacing w:after="0" w:line="240" w:lineRule="auto"/>
              <w:jc w:val="center"/>
              <w:rPr>
                <w:ins w:id="6888" w:author="David Dayan" w:date="2021-12-03T17:13:00Z"/>
                <w:rFonts w:ascii="Calibri" w:eastAsia="Times New Roman" w:hAnsi="Calibri" w:cs="Times New Roman"/>
                <w:color w:val="000000"/>
                <w:sz w:val="16"/>
                <w:szCs w:val="16"/>
              </w:rPr>
            </w:pPr>
            <w:ins w:id="688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890" w:author="David Dayan" w:date="2021-12-03T17:18:00Z">
              <w:tcPr>
                <w:tcW w:w="599" w:type="dxa"/>
                <w:tcBorders>
                  <w:top w:val="nil"/>
                  <w:left w:val="nil"/>
                  <w:bottom w:val="nil"/>
                  <w:right w:val="nil"/>
                </w:tcBorders>
                <w:shd w:val="clear" w:color="auto" w:fill="auto"/>
                <w:noWrap/>
                <w:vAlign w:val="bottom"/>
                <w:hideMark/>
              </w:tcPr>
            </w:tcPrChange>
          </w:tcPr>
          <w:p w14:paraId="32249ECE" w14:textId="77777777" w:rsidR="00036D0E" w:rsidRPr="00036D0E" w:rsidRDefault="00036D0E" w:rsidP="00245317">
            <w:pPr>
              <w:spacing w:after="0" w:line="240" w:lineRule="auto"/>
              <w:jc w:val="center"/>
              <w:rPr>
                <w:ins w:id="6891" w:author="David Dayan" w:date="2021-12-03T17:13:00Z"/>
                <w:rFonts w:ascii="Calibri" w:eastAsia="Times New Roman" w:hAnsi="Calibri" w:cs="Times New Roman"/>
                <w:color w:val="000000"/>
                <w:sz w:val="16"/>
                <w:szCs w:val="16"/>
              </w:rPr>
            </w:pPr>
            <w:ins w:id="689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893" w:author="David Dayan" w:date="2021-12-03T17:18:00Z">
              <w:tcPr>
                <w:tcW w:w="1142" w:type="dxa"/>
                <w:tcBorders>
                  <w:top w:val="nil"/>
                  <w:left w:val="nil"/>
                  <w:bottom w:val="nil"/>
                  <w:right w:val="nil"/>
                </w:tcBorders>
                <w:shd w:val="clear" w:color="auto" w:fill="auto"/>
                <w:noWrap/>
                <w:vAlign w:val="bottom"/>
                <w:hideMark/>
              </w:tcPr>
            </w:tcPrChange>
          </w:tcPr>
          <w:p w14:paraId="41ED0EA4" w14:textId="77777777" w:rsidR="00036D0E" w:rsidRPr="00036D0E" w:rsidRDefault="00036D0E" w:rsidP="00245317">
            <w:pPr>
              <w:spacing w:after="0" w:line="240" w:lineRule="auto"/>
              <w:jc w:val="center"/>
              <w:rPr>
                <w:ins w:id="6894" w:author="David Dayan" w:date="2021-12-03T17:13:00Z"/>
                <w:rFonts w:ascii="Calibri" w:eastAsia="Times New Roman" w:hAnsi="Calibri" w:cs="Times New Roman"/>
                <w:color w:val="000000"/>
                <w:sz w:val="16"/>
                <w:szCs w:val="16"/>
              </w:rPr>
            </w:pPr>
            <w:ins w:id="68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896" w:author="David Dayan" w:date="2021-12-03T17:18:00Z">
              <w:tcPr>
                <w:tcW w:w="1440" w:type="dxa"/>
                <w:tcBorders>
                  <w:top w:val="nil"/>
                  <w:left w:val="nil"/>
                  <w:bottom w:val="nil"/>
                  <w:right w:val="nil"/>
                </w:tcBorders>
                <w:shd w:val="clear" w:color="auto" w:fill="auto"/>
                <w:noWrap/>
                <w:vAlign w:val="bottom"/>
                <w:hideMark/>
              </w:tcPr>
            </w:tcPrChange>
          </w:tcPr>
          <w:p w14:paraId="3E578032" w14:textId="77777777" w:rsidR="00036D0E" w:rsidRPr="00036D0E" w:rsidRDefault="00036D0E" w:rsidP="00245317">
            <w:pPr>
              <w:spacing w:after="0" w:line="240" w:lineRule="auto"/>
              <w:jc w:val="center"/>
              <w:rPr>
                <w:ins w:id="6897" w:author="David Dayan" w:date="2021-12-03T17:13:00Z"/>
                <w:rFonts w:ascii="Calibri" w:eastAsia="Times New Roman" w:hAnsi="Calibri" w:cs="Times New Roman"/>
                <w:color w:val="000000"/>
                <w:sz w:val="16"/>
                <w:szCs w:val="16"/>
              </w:rPr>
            </w:pPr>
            <w:ins w:id="68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899" w:author="David Dayan" w:date="2021-12-03T17:18:00Z">
              <w:tcPr>
                <w:tcW w:w="1530" w:type="dxa"/>
                <w:tcBorders>
                  <w:top w:val="nil"/>
                  <w:left w:val="nil"/>
                  <w:bottom w:val="nil"/>
                  <w:right w:val="nil"/>
                </w:tcBorders>
                <w:shd w:val="clear" w:color="auto" w:fill="auto"/>
                <w:noWrap/>
                <w:vAlign w:val="bottom"/>
                <w:hideMark/>
              </w:tcPr>
            </w:tcPrChange>
          </w:tcPr>
          <w:p w14:paraId="3DDDD71B" w14:textId="77777777" w:rsidR="00036D0E" w:rsidRPr="00036D0E" w:rsidRDefault="00036D0E" w:rsidP="00245317">
            <w:pPr>
              <w:spacing w:after="0" w:line="240" w:lineRule="auto"/>
              <w:jc w:val="center"/>
              <w:rPr>
                <w:ins w:id="6900" w:author="David Dayan" w:date="2021-12-03T17:13:00Z"/>
                <w:rFonts w:ascii="Calibri" w:eastAsia="Times New Roman" w:hAnsi="Calibri" w:cs="Times New Roman"/>
                <w:color w:val="000000"/>
                <w:sz w:val="16"/>
                <w:szCs w:val="16"/>
              </w:rPr>
            </w:pPr>
            <w:ins w:id="69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02" w:author="David Dayan" w:date="2021-12-03T17:18:00Z">
              <w:tcPr>
                <w:tcW w:w="898" w:type="dxa"/>
                <w:tcBorders>
                  <w:top w:val="nil"/>
                  <w:left w:val="nil"/>
                  <w:bottom w:val="nil"/>
                  <w:right w:val="nil"/>
                </w:tcBorders>
                <w:shd w:val="clear" w:color="auto" w:fill="auto"/>
                <w:noWrap/>
                <w:vAlign w:val="bottom"/>
                <w:hideMark/>
              </w:tcPr>
            </w:tcPrChange>
          </w:tcPr>
          <w:p w14:paraId="0291F197" w14:textId="77777777" w:rsidR="00036D0E" w:rsidRPr="00036D0E" w:rsidRDefault="00036D0E" w:rsidP="00245317">
            <w:pPr>
              <w:spacing w:after="0" w:line="240" w:lineRule="auto"/>
              <w:jc w:val="center"/>
              <w:rPr>
                <w:ins w:id="6903" w:author="David Dayan" w:date="2021-12-03T17:13:00Z"/>
                <w:rFonts w:ascii="Calibri" w:eastAsia="Times New Roman" w:hAnsi="Calibri" w:cs="Times New Roman"/>
                <w:color w:val="000000"/>
                <w:sz w:val="16"/>
                <w:szCs w:val="16"/>
              </w:rPr>
            </w:pPr>
            <w:ins w:id="69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05" w:author="David Dayan" w:date="2021-12-03T17:18:00Z">
              <w:tcPr>
                <w:tcW w:w="902" w:type="dxa"/>
                <w:tcBorders>
                  <w:top w:val="nil"/>
                  <w:left w:val="nil"/>
                  <w:bottom w:val="nil"/>
                  <w:right w:val="nil"/>
                </w:tcBorders>
                <w:shd w:val="clear" w:color="auto" w:fill="auto"/>
                <w:noWrap/>
                <w:vAlign w:val="bottom"/>
                <w:hideMark/>
              </w:tcPr>
            </w:tcPrChange>
          </w:tcPr>
          <w:p w14:paraId="33EDEBF9" w14:textId="77777777" w:rsidR="00036D0E" w:rsidRPr="00036D0E" w:rsidRDefault="00036D0E" w:rsidP="00245317">
            <w:pPr>
              <w:spacing w:after="0" w:line="240" w:lineRule="auto"/>
              <w:jc w:val="center"/>
              <w:rPr>
                <w:ins w:id="6906" w:author="David Dayan" w:date="2021-12-03T17:13:00Z"/>
                <w:rFonts w:ascii="Calibri" w:eastAsia="Times New Roman" w:hAnsi="Calibri" w:cs="Times New Roman"/>
                <w:color w:val="000000"/>
                <w:sz w:val="16"/>
                <w:szCs w:val="16"/>
              </w:rPr>
            </w:pPr>
            <w:ins w:id="69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08" w:author="David Dayan" w:date="2021-12-03T17:18:00Z">
              <w:tcPr>
                <w:tcW w:w="2160" w:type="dxa"/>
                <w:tcBorders>
                  <w:top w:val="nil"/>
                  <w:left w:val="nil"/>
                  <w:bottom w:val="nil"/>
                  <w:right w:val="nil"/>
                </w:tcBorders>
                <w:shd w:val="clear" w:color="auto" w:fill="auto"/>
                <w:noWrap/>
                <w:vAlign w:val="bottom"/>
                <w:hideMark/>
              </w:tcPr>
            </w:tcPrChange>
          </w:tcPr>
          <w:p w14:paraId="49827930" w14:textId="77777777" w:rsidR="00036D0E" w:rsidRPr="00036D0E" w:rsidRDefault="00036D0E" w:rsidP="00245317">
            <w:pPr>
              <w:spacing w:after="0" w:line="240" w:lineRule="auto"/>
              <w:jc w:val="center"/>
              <w:rPr>
                <w:ins w:id="6909" w:author="David Dayan" w:date="2021-12-03T17:13:00Z"/>
                <w:rFonts w:ascii="Calibri" w:eastAsia="Times New Roman" w:hAnsi="Calibri" w:cs="Times New Roman"/>
                <w:color w:val="000000"/>
                <w:sz w:val="16"/>
                <w:szCs w:val="16"/>
              </w:rPr>
            </w:pPr>
            <w:ins w:id="69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911" w:author="David Dayan" w:date="2021-12-03T17:18:00Z">
              <w:tcPr>
                <w:tcW w:w="2876" w:type="dxa"/>
                <w:gridSpan w:val="2"/>
                <w:tcBorders>
                  <w:top w:val="nil"/>
                  <w:left w:val="nil"/>
                  <w:bottom w:val="nil"/>
                  <w:right w:val="nil"/>
                </w:tcBorders>
                <w:shd w:val="clear" w:color="auto" w:fill="auto"/>
                <w:noWrap/>
                <w:vAlign w:val="bottom"/>
                <w:hideMark/>
              </w:tcPr>
            </w:tcPrChange>
          </w:tcPr>
          <w:p w14:paraId="2D700D17" w14:textId="77777777" w:rsidR="00036D0E" w:rsidRPr="00036D0E" w:rsidRDefault="00036D0E" w:rsidP="00245317">
            <w:pPr>
              <w:spacing w:after="0" w:line="240" w:lineRule="auto"/>
              <w:jc w:val="center"/>
              <w:rPr>
                <w:ins w:id="6912" w:author="David Dayan" w:date="2021-12-03T17:13:00Z"/>
                <w:rFonts w:ascii="Calibri" w:eastAsia="Times New Roman" w:hAnsi="Calibri" w:cs="Times New Roman"/>
                <w:color w:val="000000"/>
                <w:sz w:val="16"/>
                <w:szCs w:val="16"/>
              </w:rPr>
            </w:pPr>
            <w:ins w:id="69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914" w:author="David Dayan" w:date="2021-12-03T17:18:00Z">
              <w:tcPr>
                <w:tcW w:w="1426" w:type="dxa"/>
                <w:tcBorders>
                  <w:top w:val="nil"/>
                  <w:left w:val="nil"/>
                  <w:bottom w:val="nil"/>
                  <w:right w:val="nil"/>
                </w:tcBorders>
                <w:shd w:val="clear" w:color="auto" w:fill="auto"/>
                <w:noWrap/>
                <w:vAlign w:val="bottom"/>
                <w:hideMark/>
              </w:tcPr>
            </w:tcPrChange>
          </w:tcPr>
          <w:p w14:paraId="3EB2FF5A" w14:textId="77777777" w:rsidR="00036D0E" w:rsidRPr="00036D0E" w:rsidRDefault="00036D0E" w:rsidP="00245317">
            <w:pPr>
              <w:spacing w:after="0" w:line="240" w:lineRule="auto"/>
              <w:jc w:val="center"/>
              <w:rPr>
                <w:ins w:id="6915" w:author="David Dayan" w:date="2021-12-03T17:13:00Z"/>
                <w:rFonts w:ascii="Calibri" w:eastAsia="Times New Roman" w:hAnsi="Calibri" w:cs="Times New Roman"/>
                <w:color w:val="000000"/>
                <w:sz w:val="16"/>
                <w:szCs w:val="16"/>
              </w:rPr>
            </w:pPr>
            <w:ins w:id="69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AFF7BE1" w14:textId="77777777" w:rsidTr="00245317">
        <w:trPr>
          <w:cantSplit/>
          <w:trHeight w:val="20"/>
          <w:ins w:id="6917" w:author="David Dayan" w:date="2021-12-03T17:13:00Z"/>
          <w:trPrChange w:id="69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19" w:author="David Dayan" w:date="2021-12-03T17:18:00Z">
              <w:tcPr>
                <w:tcW w:w="1563" w:type="dxa"/>
                <w:tcBorders>
                  <w:top w:val="nil"/>
                  <w:left w:val="nil"/>
                  <w:bottom w:val="nil"/>
                  <w:right w:val="nil"/>
                </w:tcBorders>
                <w:shd w:val="clear" w:color="auto" w:fill="auto"/>
                <w:noWrap/>
                <w:vAlign w:val="bottom"/>
                <w:hideMark/>
              </w:tcPr>
            </w:tcPrChange>
          </w:tcPr>
          <w:p w14:paraId="7C1347A8" w14:textId="77777777" w:rsidR="00036D0E" w:rsidRPr="00036D0E" w:rsidRDefault="00036D0E" w:rsidP="00245317">
            <w:pPr>
              <w:spacing w:after="0" w:line="240" w:lineRule="auto"/>
              <w:jc w:val="center"/>
              <w:rPr>
                <w:ins w:id="6920" w:author="David Dayan" w:date="2021-12-03T17:13:00Z"/>
                <w:rFonts w:ascii="Calibri" w:eastAsia="Times New Roman" w:hAnsi="Calibri" w:cs="Times New Roman"/>
                <w:color w:val="000000"/>
                <w:sz w:val="16"/>
                <w:szCs w:val="16"/>
              </w:rPr>
            </w:pPr>
            <w:ins w:id="6921" w:author="David Dayan" w:date="2021-12-03T17:13:00Z">
              <w:r w:rsidRPr="00036D0E">
                <w:rPr>
                  <w:rFonts w:ascii="Calibri" w:eastAsia="Times New Roman" w:hAnsi="Calibri" w:cs="Times New Roman"/>
                  <w:color w:val="000000"/>
                  <w:sz w:val="16"/>
                  <w:szCs w:val="16"/>
                </w:rPr>
                <w:t>OtsAC20ROGR_0186</w:t>
              </w:r>
            </w:ins>
          </w:p>
        </w:tc>
        <w:tc>
          <w:tcPr>
            <w:tcW w:w="746" w:type="dxa"/>
            <w:tcBorders>
              <w:top w:val="nil"/>
              <w:left w:val="nil"/>
              <w:bottom w:val="nil"/>
              <w:right w:val="nil"/>
            </w:tcBorders>
            <w:shd w:val="clear" w:color="auto" w:fill="auto"/>
            <w:noWrap/>
            <w:vAlign w:val="bottom"/>
            <w:hideMark/>
            <w:tcPrChange w:id="6922" w:author="David Dayan" w:date="2021-12-03T17:18:00Z">
              <w:tcPr>
                <w:tcW w:w="746" w:type="dxa"/>
                <w:tcBorders>
                  <w:top w:val="nil"/>
                  <w:left w:val="nil"/>
                  <w:bottom w:val="nil"/>
                  <w:right w:val="nil"/>
                </w:tcBorders>
                <w:shd w:val="clear" w:color="auto" w:fill="auto"/>
                <w:noWrap/>
                <w:vAlign w:val="bottom"/>
                <w:hideMark/>
              </w:tcPr>
            </w:tcPrChange>
          </w:tcPr>
          <w:p w14:paraId="0AB0F5D7" w14:textId="77777777" w:rsidR="00036D0E" w:rsidRPr="00036D0E" w:rsidRDefault="00036D0E" w:rsidP="00245317">
            <w:pPr>
              <w:spacing w:after="0" w:line="240" w:lineRule="auto"/>
              <w:jc w:val="center"/>
              <w:rPr>
                <w:ins w:id="6923" w:author="David Dayan" w:date="2021-12-03T17:13:00Z"/>
                <w:rFonts w:ascii="Calibri" w:eastAsia="Times New Roman" w:hAnsi="Calibri" w:cs="Times New Roman"/>
                <w:color w:val="000000"/>
                <w:sz w:val="16"/>
                <w:szCs w:val="16"/>
              </w:rPr>
            </w:pPr>
            <w:ins w:id="692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25" w:author="David Dayan" w:date="2021-12-03T17:18:00Z">
              <w:tcPr>
                <w:tcW w:w="599" w:type="dxa"/>
                <w:tcBorders>
                  <w:top w:val="nil"/>
                  <w:left w:val="nil"/>
                  <w:bottom w:val="nil"/>
                  <w:right w:val="nil"/>
                </w:tcBorders>
                <w:shd w:val="clear" w:color="auto" w:fill="auto"/>
                <w:noWrap/>
                <w:vAlign w:val="bottom"/>
                <w:hideMark/>
              </w:tcPr>
            </w:tcPrChange>
          </w:tcPr>
          <w:p w14:paraId="41D3EBAF" w14:textId="77777777" w:rsidR="00036D0E" w:rsidRPr="00036D0E" w:rsidRDefault="00036D0E" w:rsidP="00245317">
            <w:pPr>
              <w:spacing w:after="0" w:line="240" w:lineRule="auto"/>
              <w:jc w:val="center"/>
              <w:rPr>
                <w:ins w:id="6926" w:author="David Dayan" w:date="2021-12-03T17:13:00Z"/>
                <w:rFonts w:ascii="Calibri" w:eastAsia="Times New Roman" w:hAnsi="Calibri" w:cs="Times New Roman"/>
                <w:color w:val="000000"/>
                <w:sz w:val="16"/>
                <w:szCs w:val="16"/>
              </w:rPr>
            </w:pPr>
            <w:ins w:id="692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28" w:author="David Dayan" w:date="2021-12-03T17:18:00Z">
              <w:tcPr>
                <w:tcW w:w="1142" w:type="dxa"/>
                <w:tcBorders>
                  <w:top w:val="nil"/>
                  <w:left w:val="nil"/>
                  <w:bottom w:val="nil"/>
                  <w:right w:val="nil"/>
                </w:tcBorders>
                <w:shd w:val="clear" w:color="auto" w:fill="auto"/>
                <w:noWrap/>
                <w:vAlign w:val="bottom"/>
                <w:hideMark/>
              </w:tcPr>
            </w:tcPrChange>
          </w:tcPr>
          <w:p w14:paraId="7A056359" w14:textId="77777777" w:rsidR="00036D0E" w:rsidRPr="00036D0E" w:rsidRDefault="00036D0E" w:rsidP="00245317">
            <w:pPr>
              <w:spacing w:after="0" w:line="240" w:lineRule="auto"/>
              <w:jc w:val="center"/>
              <w:rPr>
                <w:ins w:id="6929" w:author="David Dayan" w:date="2021-12-03T17:13:00Z"/>
                <w:rFonts w:ascii="Calibri" w:eastAsia="Times New Roman" w:hAnsi="Calibri" w:cs="Times New Roman"/>
                <w:color w:val="000000"/>
                <w:sz w:val="16"/>
                <w:szCs w:val="16"/>
              </w:rPr>
            </w:pPr>
            <w:ins w:id="69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31" w:author="David Dayan" w:date="2021-12-03T17:18:00Z">
              <w:tcPr>
                <w:tcW w:w="1440" w:type="dxa"/>
                <w:tcBorders>
                  <w:top w:val="nil"/>
                  <w:left w:val="nil"/>
                  <w:bottom w:val="nil"/>
                  <w:right w:val="nil"/>
                </w:tcBorders>
                <w:shd w:val="clear" w:color="auto" w:fill="auto"/>
                <w:noWrap/>
                <w:vAlign w:val="bottom"/>
                <w:hideMark/>
              </w:tcPr>
            </w:tcPrChange>
          </w:tcPr>
          <w:p w14:paraId="3BC1582D" w14:textId="77777777" w:rsidR="00036D0E" w:rsidRPr="00036D0E" w:rsidRDefault="00036D0E" w:rsidP="00245317">
            <w:pPr>
              <w:spacing w:after="0" w:line="240" w:lineRule="auto"/>
              <w:jc w:val="center"/>
              <w:rPr>
                <w:ins w:id="6932" w:author="David Dayan" w:date="2021-12-03T17:13:00Z"/>
                <w:rFonts w:ascii="Calibri" w:eastAsia="Times New Roman" w:hAnsi="Calibri" w:cs="Times New Roman"/>
                <w:color w:val="000000"/>
                <w:sz w:val="16"/>
                <w:szCs w:val="16"/>
              </w:rPr>
            </w:pPr>
            <w:ins w:id="69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34" w:author="David Dayan" w:date="2021-12-03T17:18:00Z">
              <w:tcPr>
                <w:tcW w:w="1530" w:type="dxa"/>
                <w:tcBorders>
                  <w:top w:val="nil"/>
                  <w:left w:val="nil"/>
                  <w:bottom w:val="nil"/>
                  <w:right w:val="nil"/>
                </w:tcBorders>
                <w:shd w:val="clear" w:color="auto" w:fill="auto"/>
                <w:noWrap/>
                <w:vAlign w:val="bottom"/>
                <w:hideMark/>
              </w:tcPr>
            </w:tcPrChange>
          </w:tcPr>
          <w:p w14:paraId="03608028" w14:textId="77777777" w:rsidR="00036D0E" w:rsidRPr="00036D0E" w:rsidRDefault="00036D0E" w:rsidP="00245317">
            <w:pPr>
              <w:spacing w:after="0" w:line="240" w:lineRule="auto"/>
              <w:jc w:val="center"/>
              <w:rPr>
                <w:ins w:id="6935" w:author="David Dayan" w:date="2021-12-03T17:13:00Z"/>
                <w:rFonts w:ascii="Calibri" w:eastAsia="Times New Roman" w:hAnsi="Calibri" w:cs="Times New Roman"/>
                <w:color w:val="000000"/>
                <w:sz w:val="16"/>
                <w:szCs w:val="16"/>
              </w:rPr>
            </w:pPr>
            <w:ins w:id="69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37" w:author="David Dayan" w:date="2021-12-03T17:18:00Z">
              <w:tcPr>
                <w:tcW w:w="898" w:type="dxa"/>
                <w:tcBorders>
                  <w:top w:val="nil"/>
                  <w:left w:val="nil"/>
                  <w:bottom w:val="nil"/>
                  <w:right w:val="nil"/>
                </w:tcBorders>
                <w:shd w:val="clear" w:color="auto" w:fill="auto"/>
                <w:noWrap/>
                <w:vAlign w:val="bottom"/>
                <w:hideMark/>
              </w:tcPr>
            </w:tcPrChange>
          </w:tcPr>
          <w:p w14:paraId="28212EC9" w14:textId="77777777" w:rsidR="00036D0E" w:rsidRPr="00036D0E" w:rsidRDefault="00036D0E" w:rsidP="00245317">
            <w:pPr>
              <w:spacing w:after="0" w:line="240" w:lineRule="auto"/>
              <w:jc w:val="center"/>
              <w:rPr>
                <w:ins w:id="6938" w:author="David Dayan" w:date="2021-12-03T17:13:00Z"/>
                <w:rFonts w:ascii="Calibri" w:eastAsia="Times New Roman" w:hAnsi="Calibri" w:cs="Times New Roman"/>
                <w:color w:val="000000"/>
                <w:sz w:val="16"/>
                <w:szCs w:val="16"/>
              </w:rPr>
            </w:pPr>
            <w:ins w:id="69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40" w:author="David Dayan" w:date="2021-12-03T17:18:00Z">
              <w:tcPr>
                <w:tcW w:w="902" w:type="dxa"/>
                <w:tcBorders>
                  <w:top w:val="nil"/>
                  <w:left w:val="nil"/>
                  <w:bottom w:val="nil"/>
                  <w:right w:val="nil"/>
                </w:tcBorders>
                <w:shd w:val="clear" w:color="auto" w:fill="auto"/>
                <w:noWrap/>
                <w:vAlign w:val="bottom"/>
                <w:hideMark/>
              </w:tcPr>
            </w:tcPrChange>
          </w:tcPr>
          <w:p w14:paraId="1C0CADF6" w14:textId="77777777" w:rsidR="00036D0E" w:rsidRPr="00036D0E" w:rsidRDefault="00036D0E" w:rsidP="00245317">
            <w:pPr>
              <w:spacing w:after="0" w:line="240" w:lineRule="auto"/>
              <w:jc w:val="center"/>
              <w:rPr>
                <w:ins w:id="6941" w:author="David Dayan" w:date="2021-12-03T17:13:00Z"/>
                <w:rFonts w:ascii="Calibri" w:eastAsia="Times New Roman" w:hAnsi="Calibri" w:cs="Times New Roman"/>
                <w:color w:val="000000"/>
                <w:sz w:val="16"/>
                <w:szCs w:val="16"/>
              </w:rPr>
            </w:pPr>
            <w:ins w:id="69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43" w:author="David Dayan" w:date="2021-12-03T17:18:00Z">
              <w:tcPr>
                <w:tcW w:w="2160" w:type="dxa"/>
                <w:tcBorders>
                  <w:top w:val="nil"/>
                  <w:left w:val="nil"/>
                  <w:bottom w:val="nil"/>
                  <w:right w:val="nil"/>
                </w:tcBorders>
                <w:shd w:val="clear" w:color="auto" w:fill="auto"/>
                <w:noWrap/>
                <w:vAlign w:val="bottom"/>
                <w:hideMark/>
              </w:tcPr>
            </w:tcPrChange>
          </w:tcPr>
          <w:p w14:paraId="2D7A8126" w14:textId="77777777" w:rsidR="00036D0E" w:rsidRPr="00036D0E" w:rsidRDefault="00036D0E" w:rsidP="00245317">
            <w:pPr>
              <w:spacing w:after="0" w:line="240" w:lineRule="auto"/>
              <w:jc w:val="center"/>
              <w:rPr>
                <w:ins w:id="6944" w:author="David Dayan" w:date="2021-12-03T17:13:00Z"/>
                <w:rFonts w:ascii="Calibri" w:eastAsia="Times New Roman" w:hAnsi="Calibri" w:cs="Times New Roman"/>
                <w:color w:val="000000"/>
                <w:sz w:val="16"/>
                <w:szCs w:val="16"/>
              </w:rPr>
            </w:pPr>
            <w:ins w:id="69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946" w:author="David Dayan" w:date="2021-12-03T17:18:00Z">
              <w:tcPr>
                <w:tcW w:w="2876" w:type="dxa"/>
                <w:gridSpan w:val="2"/>
                <w:tcBorders>
                  <w:top w:val="nil"/>
                  <w:left w:val="nil"/>
                  <w:bottom w:val="nil"/>
                  <w:right w:val="nil"/>
                </w:tcBorders>
                <w:shd w:val="clear" w:color="auto" w:fill="auto"/>
                <w:noWrap/>
                <w:vAlign w:val="bottom"/>
                <w:hideMark/>
              </w:tcPr>
            </w:tcPrChange>
          </w:tcPr>
          <w:p w14:paraId="4FB94CEB" w14:textId="77777777" w:rsidR="00036D0E" w:rsidRPr="00036D0E" w:rsidRDefault="00036D0E" w:rsidP="00245317">
            <w:pPr>
              <w:spacing w:after="0" w:line="240" w:lineRule="auto"/>
              <w:jc w:val="center"/>
              <w:rPr>
                <w:ins w:id="6947" w:author="David Dayan" w:date="2021-12-03T17:13:00Z"/>
                <w:rFonts w:ascii="Calibri" w:eastAsia="Times New Roman" w:hAnsi="Calibri" w:cs="Times New Roman"/>
                <w:color w:val="000000"/>
                <w:sz w:val="16"/>
                <w:szCs w:val="16"/>
              </w:rPr>
            </w:pPr>
            <w:ins w:id="69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949" w:author="David Dayan" w:date="2021-12-03T17:18:00Z">
              <w:tcPr>
                <w:tcW w:w="1426" w:type="dxa"/>
                <w:tcBorders>
                  <w:top w:val="nil"/>
                  <w:left w:val="nil"/>
                  <w:bottom w:val="nil"/>
                  <w:right w:val="nil"/>
                </w:tcBorders>
                <w:shd w:val="clear" w:color="auto" w:fill="auto"/>
                <w:noWrap/>
                <w:vAlign w:val="bottom"/>
                <w:hideMark/>
              </w:tcPr>
            </w:tcPrChange>
          </w:tcPr>
          <w:p w14:paraId="12C8C378" w14:textId="77777777" w:rsidR="00036D0E" w:rsidRPr="00036D0E" w:rsidRDefault="00036D0E" w:rsidP="00245317">
            <w:pPr>
              <w:spacing w:after="0" w:line="240" w:lineRule="auto"/>
              <w:jc w:val="center"/>
              <w:rPr>
                <w:ins w:id="6950" w:author="David Dayan" w:date="2021-12-03T17:13:00Z"/>
                <w:rFonts w:ascii="Calibri" w:eastAsia="Times New Roman" w:hAnsi="Calibri" w:cs="Times New Roman"/>
                <w:color w:val="000000"/>
                <w:sz w:val="16"/>
                <w:szCs w:val="16"/>
              </w:rPr>
            </w:pPr>
            <w:ins w:id="69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7386D999" w14:textId="77777777" w:rsidTr="00245317">
        <w:trPr>
          <w:cantSplit/>
          <w:trHeight w:val="20"/>
          <w:ins w:id="6952" w:author="David Dayan" w:date="2021-12-03T17:13:00Z"/>
          <w:trPrChange w:id="69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54" w:author="David Dayan" w:date="2021-12-03T17:18:00Z">
              <w:tcPr>
                <w:tcW w:w="1563" w:type="dxa"/>
                <w:tcBorders>
                  <w:top w:val="nil"/>
                  <w:left w:val="nil"/>
                  <w:bottom w:val="nil"/>
                  <w:right w:val="nil"/>
                </w:tcBorders>
                <w:shd w:val="clear" w:color="auto" w:fill="auto"/>
                <w:noWrap/>
                <w:vAlign w:val="bottom"/>
                <w:hideMark/>
              </w:tcPr>
            </w:tcPrChange>
          </w:tcPr>
          <w:p w14:paraId="764043CC" w14:textId="77777777" w:rsidR="00036D0E" w:rsidRPr="00036D0E" w:rsidRDefault="00036D0E" w:rsidP="00245317">
            <w:pPr>
              <w:spacing w:after="0" w:line="240" w:lineRule="auto"/>
              <w:jc w:val="center"/>
              <w:rPr>
                <w:ins w:id="6955" w:author="David Dayan" w:date="2021-12-03T17:13:00Z"/>
                <w:rFonts w:ascii="Calibri" w:eastAsia="Times New Roman" w:hAnsi="Calibri" w:cs="Times New Roman"/>
                <w:color w:val="000000"/>
                <w:sz w:val="16"/>
                <w:szCs w:val="16"/>
              </w:rPr>
            </w:pPr>
            <w:ins w:id="6956" w:author="David Dayan" w:date="2021-12-03T17:13:00Z">
              <w:r w:rsidRPr="00036D0E">
                <w:rPr>
                  <w:rFonts w:ascii="Calibri" w:eastAsia="Times New Roman" w:hAnsi="Calibri" w:cs="Times New Roman"/>
                  <w:color w:val="000000"/>
                  <w:sz w:val="16"/>
                  <w:szCs w:val="16"/>
                </w:rPr>
                <w:t>OtsAC20ROGR_0187</w:t>
              </w:r>
            </w:ins>
          </w:p>
        </w:tc>
        <w:tc>
          <w:tcPr>
            <w:tcW w:w="746" w:type="dxa"/>
            <w:tcBorders>
              <w:top w:val="nil"/>
              <w:left w:val="nil"/>
              <w:bottom w:val="nil"/>
              <w:right w:val="nil"/>
            </w:tcBorders>
            <w:shd w:val="clear" w:color="auto" w:fill="auto"/>
            <w:noWrap/>
            <w:vAlign w:val="bottom"/>
            <w:hideMark/>
            <w:tcPrChange w:id="6957" w:author="David Dayan" w:date="2021-12-03T17:18:00Z">
              <w:tcPr>
                <w:tcW w:w="746" w:type="dxa"/>
                <w:tcBorders>
                  <w:top w:val="nil"/>
                  <w:left w:val="nil"/>
                  <w:bottom w:val="nil"/>
                  <w:right w:val="nil"/>
                </w:tcBorders>
                <w:shd w:val="clear" w:color="auto" w:fill="auto"/>
                <w:noWrap/>
                <w:vAlign w:val="bottom"/>
                <w:hideMark/>
              </w:tcPr>
            </w:tcPrChange>
          </w:tcPr>
          <w:p w14:paraId="1A75D9E1" w14:textId="77777777" w:rsidR="00036D0E" w:rsidRPr="00036D0E" w:rsidRDefault="00036D0E" w:rsidP="00245317">
            <w:pPr>
              <w:spacing w:after="0" w:line="240" w:lineRule="auto"/>
              <w:jc w:val="center"/>
              <w:rPr>
                <w:ins w:id="6958" w:author="David Dayan" w:date="2021-12-03T17:13:00Z"/>
                <w:rFonts w:ascii="Calibri" w:eastAsia="Times New Roman" w:hAnsi="Calibri" w:cs="Times New Roman"/>
                <w:color w:val="000000"/>
                <w:sz w:val="16"/>
                <w:szCs w:val="16"/>
              </w:rPr>
            </w:pPr>
            <w:ins w:id="695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60" w:author="David Dayan" w:date="2021-12-03T17:18:00Z">
              <w:tcPr>
                <w:tcW w:w="599" w:type="dxa"/>
                <w:tcBorders>
                  <w:top w:val="nil"/>
                  <w:left w:val="nil"/>
                  <w:bottom w:val="nil"/>
                  <w:right w:val="nil"/>
                </w:tcBorders>
                <w:shd w:val="clear" w:color="auto" w:fill="auto"/>
                <w:noWrap/>
                <w:vAlign w:val="bottom"/>
                <w:hideMark/>
              </w:tcPr>
            </w:tcPrChange>
          </w:tcPr>
          <w:p w14:paraId="36344E74" w14:textId="77777777" w:rsidR="00036D0E" w:rsidRPr="00036D0E" w:rsidRDefault="00036D0E" w:rsidP="00245317">
            <w:pPr>
              <w:spacing w:after="0" w:line="240" w:lineRule="auto"/>
              <w:jc w:val="center"/>
              <w:rPr>
                <w:ins w:id="6961" w:author="David Dayan" w:date="2021-12-03T17:13:00Z"/>
                <w:rFonts w:ascii="Calibri" w:eastAsia="Times New Roman" w:hAnsi="Calibri" w:cs="Times New Roman"/>
                <w:color w:val="000000"/>
                <w:sz w:val="16"/>
                <w:szCs w:val="16"/>
              </w:rPr>
            </w:pPr>
            <w:ins w:id="696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63" w:author="David Dayan" w:date="2021-12-03T17:18:00Z">
              <w:tcPr>
                <w:tcW w:w="1142" w:type="dxa"/>
                <w:tcBorders>
                  <w:top w:val="nil"/>
                  <w:left w:val="nil"/>
                  <w:bottom w:val="nil"/>
                  <w:right w:val="nil"/>
                </w:tcBorders>
                <w:shd w:val="clear" w:color="auto" w:fill="auto"/>
                <w:noWrap/>
                <w:vAlign w:val="bottom"/>
                <w:hideMark/>
              </w:tcPr>
            </w:tcPrChange>
          </w:tcPr>
          <w:p w14:paraId="0FB27715" w14:textId="77777777" w:rsidR="00036D0E" w:rsidRPr="00036D0E" w:rsidRDefault="00036D0E" w:rsidP="00245317">
            <w:pPr>
              <w:spacing w:after="0" w:line="240" w:lineRule="auto"/>
              <w:jc w:val="center"/>
              <w:rPr>
                <w:ins w:id="6964" w:author="David Dayan" w:date="2021-12-03T17:13:00Z"/>
                <w:rFonts w:ascii="Calibri" w:eastAsia="Times New Roman" w:hAnsi="Calibri" w:cs="Times New Roman"/>
                <w:color w:val="000000"/>
                <w:sz w:val="16"/>
                <w:szCs w:val="16"/>
              </w:rPr>
            </w:pPr>
            <w:ins w:id="69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6966" w:author="David Dayan" w:date="2021-12-03T17:18:00Z">
              <w:tcPr>
                <w:tcW w:w="1440" w:type="dxa"/>
                <w:tcBorders>
                  <w:top w:val="nil"/>
                  <w:left w:val="nil"/>
                  <w:bottom w:val="nil"/>
                  <w:right w:val="nil"/>
                </w:tcBorders>
                <w:shd w:val="clear" w:color="auto" w:fill="auto"/>
                <w:noWrap/>
                <w:vAlign w:val="bottom"/>
                <w:hideMark/>
              </w:tcPr>
            </w:tcPrChange>
          </w:tcPr>
          <w:p w14:paraId="4C8F2A48" w14:textId="77777777" w:rsidR="00036D0E" w:rsidRPr="00036D0E" w:rsidRDefault="00036D0E" w:rsidP="00245317">
            <w:pPr>
              <w:spacing w:after="0" w:line="240" w:lineRule="auto"/>
              <w:jc w:val="center"/>
              <w:rPr>
                <w:ins w:id="6967" w:author="David Dayan" w:date="2021-12-03T17:13:00Z"/>
                <w:rFonts w:ascii="Calibri" w:eastAsia="Times New Roman" w:hAnsi="Calibri" w:cs="Times New Roman"/>
                <w:color w:val="000000"/>
                <w:sz w:val="16"/>
                <w:szCs w:val="16"/>
              </w:rPr>
            </w:pPr>
            <w:ins w:id="69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6969" w:author="David Dayan" w:date="2021-12-03T17:18:00Z">
              <w:tcPr>
                <w:tcW w:w="1530" w:type="dxa"/>
                <w:tcBorders>
                  <w:top w:val="nil"/>
                  <w:left w:val="nil"/>
                  <w:bottom w:val="nil"/>
                  <w:right w:val="nil"/>
                </w:tcBorders>
                <w:shd w:val="clear" w:color="auto" w:fill="auto"/>
                <w:noWrap/>
                <w:vAlign w:val="bottom"/>
                <w:hideMark/>
              </w:tcPr>
            </w:tcPrChange>
          </w:tcPr>
          <w:p w14:paraId="2B55FB34" w14:textId="77777777" w:rsidR="00036D0E" w:rsidRPr="00036D0E" w:rsidRDefault="00036D0E" w:rsidP="00245317">
            <w:pPr>
              <w:spacing w:after="0" w:line="240" w:lineRule="auto"/>
              <w:jc w:val="center"/>
              <w:rPr>
                <w:ins w:id="6970" w:author="David Dayan" w:date="2021-12-03T17:13:00Z"/>
                <w:rFonts w:ascii="Calibri" w:eastAsia="Times New Roman" w:hAnsi="Calibri" w:cs="Times New Roman"/>
                <w:color w:val="000000"/>
                <w:sz w:val="16"/>
                <w:szCs w:val="16"/>
              </w:rPr>
            </w:pPr>
            <w:ins w:id="69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6972" w:author="David Dayan" w:date="2021-12-03T17:18:00Z">
              <w:tcPr>
                <w:tcW w:w="898" w:type="dxa"/>
                <w:tcBorders>
                  <w:top w:val="nil"/>
                  <w:left w:val="nil"/>
                  <w:bottom w:val="nil"/>
                  <w:right w:val="nil"/>
                </w:tcBorders>
                <w:shd w:val="clear" w:color="auto" w:fill="auto"/>
                <w:noWrap/>
                <w:vAlign w:val="bottom"/>
                <w:hideMark/>
              </w:tcPr>
            </w:tcPrChange>
          </w:tcPr>
          <w:p w14:paraId="1C92B4B6" w14:textId="77777777" w:rsidR="00036D0E" w:rsidRPr="00036D0E" w:rsidRDefault="00036D0E" w:rsidP="00245317">
            <w:pPr>
              <w:spacing w:after="0" w:line="240" w:lineRule="auto"/>
              <w:jc w:val="center"/>
              <w:rPr>
                <w:ins w:id="6973" w:author="David Dayan" w:date="2021-12-03T17:13:00Z"/>
                <w:rFonts w:ascii="Calibri" w:eastAsia="Times New Roman" w:hAnsi="Calibri" w:cs="Times New Roman"/>
                <w:color w:val="000000"/>
                <w:sz w:val="16"/>
                <w:szCs w:val="16"/>
              </w:rPr>
            </w:pPr>
            <w:ins w:id="69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6975" w:author="David Dayan" w:date="2021-12-03T17:18:00Z">
              <w:tcPr>
                <w:tcW w:w="902" w:type="dxa"/>
                <w:tcBorders>
                  <w:top w:val="nil"/>
                  <w:left w:val="nil"/>
                  <w:bottom w:val="nil"/>
                  <w:right w:val="nil"/>
                </w:tcBorders>
                <w:shd w:val="clear" w:color="auto" w:fill="auto"/>
                <w:noWrap/>
                <w:vAlign w:val="bottom"/>
                <w:hideMark/>
              </w:tcPr>
            </w:tcPrChange>
          </w:tcPr>
          <w:p w14:paraId="432B7425" w14:textId="77777777" w:rsidR="00036D0E" w:rsidRPr="00036D0E" w:rsidRDefault="00036D0E" w:rsidP="00245317">
            <w:pPr>
              <w:spacing w:after="0" w:line="240" w:lineRule="auto"/>
              <w:jc w:val="center"/>
              <w:rPr>
                <w:ins w:id="6976" w:author="David Dayan" w:date="2021-12-03T17:13:00Z"/>
                <w:rFonts w:ascii="Calibri" w:eastAsia="Times New Roman" w:hAnsi="Calibri" w:cs="Times New Roman"/>
                <w:color w:val="000000"/>
                <w:sz w:val="16"/>
                <w:szCs w:val="16"/>
              </w:rPr>
            </w:pPr>
            <w:ins w:id="69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6978" w:author="David Dayan" w:date="2021-12-03T17:18:00Z">
              <w:tcPr>
                <w:tcW w:w="2160" w:type="dxa"/>
                <w:tcBorders>
                  <w:top w:val="nil"/>
                  <w:left w:val="nil"/>
                  <w:bottom w:val="nil"/>
                  <w:right w:val="nil"/>
                </w:tcBorders>
                <w:shd w:val="clear" w:color="auto" w:fill="auto"/>
                <w:noWrap/>
                <w:vAlign w:val="bottom"/>
                <w:hideMark/>
              </w:tcPr>
            </w:tcPrChange>
          </w:tcPr>
          <w:p w14:paraId="75139AF6" w14:textId="77777777" w:rsidR="00036D0E" w:rsidRPr="00036D0E" w:rsidRDefault="00036D0E" w:rsidP="00245317">
            <w:pPr>
              <w:spacing w:after="0" w:line="240" w:lineRule="auto"/>
              <w:jc w:val="center"/>
              <w:rPr>
                <w:ins w:id="6979" w:author="David Dayan" w:date="2021-12-03T17:13:00Z"/>
                <w:rFonts w:ascii="Calibri" w:eastAsia="Times New Roman" w:hAnsi="Calibri" w:cs="Times New Roman"/>
                <w:color w:val="000000"/>
                <w:sz w:val="16"/>
                <w:szCs w:val="16"/>
              </w:rPr>
            </w:pPr>
            <w:ins w:id="69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6981" w:author="David Dayan" w:date="2021-12-03T17:18:00Z">
              <w:tcPr>
                <w:tcW w:w="2876" w:type="dxa"/>
                <w:gridSpan w:val="2"/>
                <w:tcBorders>
                  <w:top w:val="nil"/>
                  <w:left w:val="nil"/>
                  <w:bottom w:val="nil"/>
                  <w:right w:val="nil"/>
                </w:tcBorders>
                <w:shd w:val="clear" w:color="auto" w:fill="auto"/>
                <w:noWrap/>
                <w:vAlign w:val="bottom"/>
                <w:hideMark/>
              </w:tcPr>
            </w:tcPrChange>
          </w:tcPr>
          <w:p w14:paraId="0C2CC250" w14:textId="77777777" w:rsidR="00036D0E" w:rsidRPr="00036D0E" w:rsidRDefault="00036D0E" w:rsidP="00245317">
            <w:pPr>
              <w:spacing w:after="0" w:line="240" w:lineRule="auto"/>
              <w:jc w:val="center"/>
              <w:rPr>
                <w:ins w:id="6982" w:author="David Dayan" w:date="2021-12-03T17:13:00Z"/>
                <w:rFonts w:ascii="Calibri" w:eastAsia="Times New Roman" w:hAnsi="Calibri" w:cs="Times New Roman"/>
                <w:color w:val="000000"/>
                <w:sz w:val="16"/>
                <w:szCs w:val="16"/>
              </w:rPr>
            </w:pPr>
            <w:ins w:id="69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6984" w:author="David Dayan" w:date="2021-12-03T17:18:00Z">
              <w:tcPr>
                <w:tcW w:w="1426" w:type="dxa"/>
                <w:tcBorders>
                  <w:top w:val="nil"/>
                  <w:left w:val="nil"/>
                  <w:bottom w:val="nil"/>
                  <w:right w:val="nil"/>
                </w:tcBorders>
                <w:shd w:val="clear" w:color="auto" w:fill="auto"/>
                <w:noWrap/>
                <w:vAlign w:val="bottom"/>
                <w:hideMark/>
              </w:tcPr>
            </w:tcPrChange>
          </w:tcPr>
          <w:p w14:paraId="2C271CC1" w14:textId="77777777" w:rsidR="00036D0E" w:rsidRPr="00036D0E" w:rsidRDefault="00036D0E" w:rsidP="00245317">
            <w:pPr>
              <w:spacing w:after="0" w:line="240" w:lineRule="auto"/>
              <w:jc w:val="center"/>
              <w:rPr>
                <w:ins w:id="6985" w:author="David Dayan" w:date="2021-12-03T17:13:00Z"/>
                <w:rFonts w:ascii="Calibri" w:eastAsia="Times New Roman" w:hAnsi="Calibri" w:cs="Times New Roman"/>
                <w:color w:val="000000"/>
                <w:sz w:val="16"/>
                <w:szCs w:val="16"/>
              </w:rPr>
            </w:pPr>
            <w:ins w:id="69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0FB89A2" w14:textId="77777777" w:rsidTr="00245317">
        <w:trPr>
          <w:cantSplit/>
          <w:trHeight w:val="20"/>
          <w:ins w:id="6987" w:author="David Dayan" w:date="2021-12-03T17:13:00Z"/>
          <w:trPrChange w:id="69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6989" w:author="David Dayan" w:date="2021-12-03T17:18:00Z">
              <w:tcPr>
                <w:tcW w:w="1563" w:type="dxa"/>
                <w:tcBorders>
                  <w:top w:val="nil"/>
                  <w:left w:val="nil"/>
                  <w:bottom w:val="nil"/>
                  <w:right w:val="nil"/>
                </w:tcBorders>
                <w:shd w:val="clear" w:color="auto" w:fill="auto"/>
                <w:noWrap/>
                <w:vAlign w:val="bottom"/>
                <w:hideMark/>
              </w:tcPr>
            </w:tcPrChange>
          </w:tcPr>
          <w:p w14:paraId="1756B959" w14:textId="77777777" w:rsidR="00036D0E" w:rsidRPr="00036D0E" w:rsidRDefault="00036D0E" w:rsidP="00245317">
            <w:pPr>
              <w:spacing w:after="0" w:line="240" w:lineRule="auto"/>
              <w:jc w:val="center"/>
              <w:rPr>
                <w:ins w:id="6990" w:author="David Dayan" w:date="2021-12-03T17:13:00Z"/>
                <w:rFonts w:ascii="Calibri" w:eastAsia="Times New Roman" w:hAnsi="Calibri" w:cs="Times New Roman"/>
                <w:color w:val="000000"/>
                <w:sz w:val="16"/>
                <w:szCs w:val="16"/>
              </w:rPr>
            </w:pPr>
            <w:ins w:id="6991" w:author="David Dayan" w:date="2021-12-03T17:13:00Z">
              <w:r w:rsidRPr="00036D0E">
                <w:rPr>
                  <w:rFonts w:ascii="Calibri" w:eastAsia="Times New Roman" w:hAnsi="Calibri" w:cs="Times New Roman"/>
                  <w:color w:val="000000"/>
                  <w:sz w:val="16"/>
                  <w:szCs w:val="16"/>
                </w:rPr>
                <w:t>OtsAC20ROGR_0188</w:t>
              </w:r>
            </w:ins>
          </w:p>
        </w:tc>
        <w:tc>
          <w:tcPr>
            <w:tcW w:w="746" w:type="dxa"/>
            <w:tcBorders>
              <w:top w:val="nil"/>
              <w:left w:val="nil"/>
              <w:bottom w:val="nil"/>
              <w:right w:val="nil"/>
            </w:tcBorders>
            <w:shd w:val="clear" w:color="auto" w:fill="auto"/>
            <w:noWrap/>
            <w:vAlign w:val="bottom"/>
            <w:hideMark/>
            <w:tcPrChange w:id="6992" w:author="David Dayan" w:date="2021-12-03T17:18:00Z">
              <w:tcPr>
                <w:tcW w:w="746" w:type="dxa"/>
                <w:tcBorders>
                  <w:top w:val="nil"/>
                  <w:left w:val="nil"/>
                  <w:bottom w:val="nil"/>
                  <w:right w:val="nil"/>
                </w:tcBorders>
                <w:shd w:val="clear" w:color="auto" w:fill="auto"/>
                <w:noWrap/>
                <w:vAlign w:val="bottom"/>
                <w:hideMark/>
              </w:tcPr>
            </w:tcPrChange>
          </w:tcPr>
          <w:p w14:paraId="75113B0F" w14:textId="77777777" w:rsidR="00036D0E" w:rsidRPr="00036D0E" w:rsidRDefault="00036D0E" w:rsidP="00245317">
            <w:pPr>
              <w:spacing w:after="0" w:line="240" w:lineRule="auto"/>
              <w:jc w:val="center"/>
              <w:rPr>
                <w:ins w:id="6993" w:author="David Dayan" w:date="2021-12-03T17:13:00Z"/>
                <w:rFonts w:ascii="Calibri" w:eastAsia="Times New Roman" w:hAnsi="Calibri" w:cs="Times New Roman"/>
                <w:color w:val="000000"/>
                <w:sz w:val="16"/>
                <w:szCs w:val="16"/>
              </w:rPr>
            </w:pPr>
            <w:ins w:id="699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6995" w:author="David Dayan" w:date="2021-12-03T17:18:00Z">
              <w:tcPr>
                <w:tcW w:w="599" w:type="dxa"/>
                <w:tcBorders>
                  <w:top w:val="nil"/>
                  <w:left w:val="nil"/>
                  <w:bottom w:val="nil"/>
                  <w:right w:val="nil"/>
                </w:tcBorders>
                <w:shd w:val="clear" w:color="auto" w:fill="auto"/>
                <w:noWrap/>
                <w:vAlign w:val="bottom"/>
                <w:hideMark/>
              </w:tcPr>
            </w:tcPrChange>
          </w:tcPr>
          <w:p w14:paraId="3113A357" w14:textId="77777777" w:rsidR="00036D0E" w:rsidRPr="00036D0E" w:rsidRDefault="00036D0E" w:rsidP="00245317">
            <w:pPr>
              <w:spacing w:after="0" w:line="240" w:lineRule="auto"/>
              <w:jc w:val="center"/>
              <w:rPr>
                <w:ins w:id="6996" w:author="David Dayan" w:date="2021-12-03T17:13:00Z"/>
                <w:rFonts w:ascii="Calibri" w:eastAsia="Times New Roman" w:hAnsi="Calibri" w:cs="Times New Roman"/>
                <w:color w:val="000000"/>
                <w:sz w:val="16"/>
                <w:szCs w:val="16"/>
              </w:rPr>
            </w:pPr>
            <w:ins w:id="699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6998" w:author="David Dayan" w:date="2021-12-03T17:18:00Z">
              <w:tcPr>
                <w:tcW w:w="1142" w:type="dxa"/>
                <w:tcBorders>
                  <w:top w:val="nil"/>
                  <w:left w:val="nil"/>
                  <w:bottom w:val="nil"/>
                  <w:right w:val="nil"/>
                </w:tcBorders>
                <w:shd w:val="clear" w:color="auto" w:fill="auto"/>
                <w:noWrap/>
                <w:vAlign w:val="bottom"/>
                <w:hideMark/>
              </w:tcPr>
            </w:tcPrChange>
          </w:tcPr>
          <w:p w14:paraId="596E01DE" w14:textId="77777777" w:rsidR="00036D0E" w:rsidRPr="00036D0E" w:rsidRDefault="00036D0E" w:rsidP="00245317">
            <w:pPr>
              <w:spacing w:after="0" w:line="240" w:lineRule="auto"/>
              <w:jc w:val="center"/>
              <w:rPr>
                <w:ins w:id="6999" w:author="David Dayan" w:date="2021-12-03T17:13:00Z"/>
                <w:rFonts w:ascii="Calibri" w:eastAsia="Times New Roman" w:hAnsi="Calibri" w:cs="Times New Roman"/>
                <w:color w:val="000000"/>
                <w:sz w:val="16"/>
                <w:szCs w:val="16"/>
              </w:rPr>
            </w:pPr>
            <w:ins w:id="70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01" w:author="David Dayan" w:date="2021-12-03T17:18:00Z">
              <w:tcPr>
                <w:tcW w:w="1440" w:type="dxa"/>
                <w:tcBorders>
                  <w:top w:val="nil"/>
                  <w:left w:val="nil"/>
                  <w:bottom w:val="nil"/>
                  <w:right w:val="nil"/>
                </w:tcBorders>
                <w:shd w:val="clear" w:color="auto" w:fill="auto"/>
                <w:noWrap/>
                <w:vAlign w:val="bottom"/>
                <w:hideMark/>
              </w:tcPr>
            </w:tcPrChange>
          </w:tcPr>
          <w:p w14:paraId="6C4A8381" w14:textId="77777777" w:rsidR="00036D0E" w:rsidRPr="00036D0E" w:rsidRDefault="00036D0E" w:rsidP="00245317">
            <w:pPr>
              <w:spacing w:after="0" w:line="240" w:lineRule="auto"/>
              <w:jc w:val="center"/>
              <w:rPr>
                <w:ins w:id="7002" w:author="David Dayan" w:date="2021-12-03T17:13:00Z"/>
                <w:rFonts w:ascii="Calibri" w:eastAsia="Times New Roman" w:hAnsi="Calibri" w:cs="Times New Roman"/>
                <w:color w:val="000000"/>
                <w:sz w:val="16"/>
                <w:szCs w:val="16"/>
              </w:rPr>
            </w:pPr>
            <w:ins w:id="70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04" w:author="David Dayan" w:date="2021-12-03T17:18:00Z">
              <w:tcPr>
                <w:tcW w:w="1530" w:type="dxa"/>
                <w:tcBorders>
                  <w:top w:val="nil"/>
                  <w:left w:val="nil"/>
                  <w:bottom w:val="nil"/>
                  <w:right w:val="nil"/>
                </w:tcBorders>
                <w:shd w:val="clear" w:color="auto" w:fill="auto"/>
                <w:noWrap/>
                <w:vAlign w:val="bottom"/>
                <w:hideMark/>
              </w:tcPr>
            </w:tcPrChange>
          </w:tcPr>
          <w:p w14:paraId="01A3CE40" w14:textId="77777777" w:rsidR="00036D0E" w:rsidRPr="00036D0E" w:rsidRDefault="00036D0E" w:rsidP="00245317">
            <w:pPr>
              <w:spacing w:after="0" w:line="240" w:lineRule="auto"/>
              <w:jc w:val="center"/>
              <w:rPr>
                <w:ins w:id="7005" w:author="David Dayan" w:date="2021-12-03T17:13:00Z"/>
                <w:rFonts w:ascii="Calibri" w:eastAsia="Times New Roman" w:hAnsi="Calibri" w:cs="Times New Roman"/>
                <w:color w:val="000000"/>
                <w:sz w:val="16"/>
                <w:szCs w:val="16"/>
              </w:rPr>
            </w:pPr>
            <w:ins w:id="70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07" w:author="David Dayan" w:date="2021-12-03T17:18:00Z">
              <w:tcPr>
                <w:tcW w:w="898" w:type="dxa"/>
                <w:tcBorders>
                  <w:top w:val="nil"/>
                  <w:left w:val="nil"/>
                  <w:bottom w:val="nil"/>
                  <w:right w:val="nil"/>
                </w:tcBorders>
                <w:shd w:val="clear" w:color="auto" w:fill="auto"/>
                <w:noWrap/>
                <w:vAlign w:val="bottom"/>
                <w:hideMark/>
              </w:tcPr>
            </w:tcPrChange>
          </w:tcPr>
          <w:p w14:paraId="042C0D66" w14:textId="77777777" w:rsidR="00036D0E" w:rsidRPr="00036D0E" w:rsidRDefault="00036D0E" w:rsidP="00245317">
            <w:pPr>
              <w:spacing w:after="0" w:line="240" w:lineRule="auto"/>
              <w:jc w:val="center"/>
              <w:rPr>
                <w:ins w:id="7008" w:author="David Dayan" w:date="2021-12-03T17:13:00Z"/>
                <w:rFonts w:ascii="Calibri" w:eastAsia="Times New Roman" w:hAnsi="Calibri" w:cs="Times New Roman"/>
                <w:color w:val="000000"/>
                <w:sz w:val="16"/>
                <w:szCs w:val="16"/>
              </w:rPr>
            </w:pPr>
            <w:ins w:id="70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10" w:author="David Dayan" w:date="2021-12-03T17:18:00Z">
              <w:tcPr>
                <w:tcW w:w="902" w:type="dxa"/>
                <w:tcBorders>
                  <w:top w:val="nil"/>
                  <w:left w:val="nil"/>
                  <w:bottom w:val="nil"/>
                  <w:right w:val="nil"/>
                </w:tcBorders>
                <w:shd w:val="clear" w:color="auto" w:fill="auto"/>
                <w:noWrap/>
                <w:vAlign w:val="bottom"/>
                <w:hideMark/>
              </w:tcPr>
            </w:tcPrChange>
          </w:tcPr>
          <w:p w14:paraId="290AB29C" w14:textId="77777777" w:rsidR="00036D0E" w:rsidRPr="00036D0E" w:rsidRDefault="00036D0E" w:rsidP="00245317">
            <w:pPr>
              <w:spacing w:after="0" w:line="240" w:lineRule="auto"/>
              <w:jc w:val="center"/>
              <w:rPr>
                <w:ins w:id="7011" w:author="David Dayan" w:date="2021-12-03T17:13:00Z"/>
                <w:rFonts w:ascii="Calibri" w:eastAsia="Times New Roman" w:hAnsi="Calibri" w:cs="Times New Roman"/>
                <w:color w:val="000000"/>
                <w:sz w:val="16"/>
                <w:szCs w:val="16"/>
              </w:rPr>
            </w:pPr>
            <w:ins w:id="70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13" w:author="David Dayan" w:date="2021-12-03T17:18:00Z">
              <w:tcPr>
                <w:tcW w:w="2160" w:type="dxa"/>
                <w:tcBorders>
                  <w:top w:val="nil"/>
                  <w:left w:val="nil"/>
                  <w:bottom w:val="nil"/>
                  <w:right w:val="nil"/>
                </w:tcBorders>
                <w:shd w:val="clear" w:color="auto" w:fill="auto"/>
                <w:noWrap/>
                <w:vAlign w:val="bottom"/>
                <w:hideMark/>
              </w:tcPr>
            </w:tcPrChange>
          </w:tcPr>
          <w:p w14:paraId="1A72E49F" w14:textId="77777777" w:rsidR="00036D0E" w:rsidRPr="00036D0E" w:rsidRDefault="00036D0E" w:rsidP="00245317">
            <w:pPr>
              <w:spacing w:after="0" w:line="240" w:lineRule="auto"/>
              <w:jc w:val="center"/>
              <w:rPr>
                <w:ins w:id="7014" w:author="David Dayan" w:date="2021-12-03T17:13:00Z"/>
                <w:rFonts w:ascii="Calibri" w:eastAsia="Times New Roman" w:hAnsi="Calibri" w:cs="Times New Roman"/>
                <w:color w:val="000000"/>
                <w:sz w:val="16"/>
                <w:szCs w:val="16"/>
              </w:rPr>
            </w:pPr>
            <w:ins w:id="70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016" w:author="David Dayan" w:date="2021-12-03T17:18:00Z">
              <w:tcPr>
                <w:tcW w:w="2876" w:type="dxa"/>
                <w:gridSpan w:val="2"/>
                <w:tcBorders>
                  <w:top w:val="nil"/>
                  <w:left w:val="nil"/>
                  <w:bottom w:val="nil"/>
                  <w:right w:val="nil"/>
                </w:tcBorders>
                <w:shd w:val="clear" w:color="auto" w:fill="auto"/>
                <w:noWrap/>
                <w:vAlign w:val="bottom"/>
                <w:hideMark/>
              </w:tcPr>
            </w:tcPrChange>
          </w:tcPr>
          <w:p w14:paraId="44B96910" w14:textId="77777777" w:rsidR="00036D0E" w:rsidRPr="00036D0E" w:rsidRDefault="00036D0E" w:rsidP="00245317">
            <w:pPr>
              <w:spacing w:after="0" w:line="240" w:lineRule="auto"/>
              <w:jc w:val="center"/>
              <w:rPr>
                <w:ins w:id="7017" w:author="David Dayan" w:date="2021-12-03T17:13:00Z"/>
                <w:rFonts w:ascii="Calibri" w:eastAsia="Times New Roman" w:hAnsi="Calibri" w:cs="Times New Roman"/>
                <w:color w:val="000000"/>
                <w:sz w:val="16"/>
                <w:szCs w:val="16"/>
              </w:rPr>
            </w:pPr>
            <w:ins w:id="70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019" w:author="David Dayan" w:date="2021-12-03T17:18:00Z">
              <w:tcPr>
                <w:tcW w:w="1426" w:type="dxa"/>
                <w:tcBorders>
                  <w:top w:val="nil"/>
                  <w:left w:val="nil"/>
                  <w:bottom w:val="nil"/>
                  <w:right w:val="nil"/>
                </w:tcBorders>
                <w:shd w:val="clear" w:color="auto" w:fill="auto"/>
                <w:noWrap/>
                <w:vAlign w:val="bottom"/>
                <w:hideMark/>
              </w:tcPr>
            </w:tcPrChange>
          </w:tcPr>
          <w:p w14:paraId="18005CF9" w14:textId="77777777" w:rsidR="00036D0E" w:rsidRPr="00036D0E" w:rsidRDefault="00036D0E" w:rsidP="00245317">
            <w:pPr>
              <w:spacing w:after="0" w:line="240" w:lineRule="auto"/>
              <w:jc w:val="center"/>
              <w:rPr>
                <w:ins w:id="7020" w:author="David Dayan" w:date="2021-12-03T17:13:00Z"/>
                <w:rFonts w:ascii="Calibri" w:eastAsia="Times New Roman" w:hAnsi="Calibri" w:cs="Times New Roman"/>
                <w:color w:val="000000"/>
                <w:sz w:val="16"/>
                <w:szCs w:val="16"/>
              </w:rPr>
            </w:pPr>
            <w:ins w:id="70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00770CE6" w14:textId="77777777" w:rsidTr="00245317">
        <w:trPr>
          <w:cantSplit/>
          <w:trHeight w:val="20"/>
          <w:ins w:id="7022" w:author="David Dayan" w:date="2021-12-03T17:13:00Z"/>
          <w:trPrChange w:id="70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24" w:author="David Dayan" w:date="2021-12-03T17:18:00Z">
              <w:tcPr>
                <w:tcW w:w="1563" w:type="dxa"/>
                <w:tcBorders>
                  <w:top w:val="nil"/>
                  <w:left w:val="nil"/>
                  <w:bottom w:val="nil"/>
                  <w:right w:val="nil"/>
                </w:tcBorders>
                <w:shd w:val="clear" w:color="auto" w:fill="auto"/>
                <w:noWrap/>
                <w:vAlign w:val="bottom"/>
                <w:hideMark/>
              </w:tcPr>
            </w:tcPrChange>
          </w:tcPr>
          <w:p w14:paraId="2CDBE924" w14:textId="77777777" w:rsidR="00036D0E" w:rsidRPr="00036D0E" w:rsidRDefault="00036D0E" w:rsidP="00245317">
            <w:pPr>
              <w:spacing w:after="0" w:line="240" w:lineRule="auto"/>
              <w:jc w:val="center"/>
              <w:rPr>
                <w:ins w:id="7025" w:author="David Dayan" w:date="2021-12-03T17:13:00Z"/>
                <w:rFonts w:ascii="Calibri" w:eastAsia="Times New Roman" w:hAnsi="Calibri" w:cs="Times New Roman"/>
                <w:color w:val="000000"/>
                <w:sz w:val="16"/>
                <w:szCs w:val="16"/>
              </w:rPr>
            </w:pPr>
            <w:ins w:id="7026" w:author="David Dayan" w:date="2021-12-03T17:13:00Z">
              <w:r w:rsidRPr="00036D0E">
                <w:rPr>
                  <w:rFonts w:ascii="Calibri" w:eastAsia="Times New Roman" w:hAnsi="Calibri" w:cs="Times New Roman"/>
                  <w:color w:val="000000"/>
                  <w:sz w:val="16"/>
                  <w:szCs w:val="16"/>
                </w:rPr>
                <w:t>OtsAC20ROGR_0189</w:t>
              </w:r>
            </w:ins>
          </w:p>
        </w:tc>
        <w:tc>
          <w:tcPr>
            <w:tcW w:w="746" w:type="dxa"/>
            <w:tcBorders>
              <w:top w:val="nil"/>
              <w:left w:val="nil"/>
              <w:bottom w:val="nil"/>
              <w:right w:val="nil"/>
            </w:tcBorders>
            <w:shd w:val="clear" w:color="auto" w:fill="auto"/>
            <w:noWrap/>
            <w:vAlign w:val="bottom"/>
            <w:hideMark/>
            <w:tcPrChange w:id="7027" w:author="David Dayan" w:date="2021-12-03T17:18:00Z">
              <w:tcPr>
                <w:tcW w:w="746" w:type="dxa"/>
                <w:tcBorders>
                  <w:top w:val="nil"/>
                  <w:left w:val="nil"/>
                  <w:bottom w:val="nil"/>
                  <w:right w:val="nil"/>
                </w:tcBorders>
                <w:shd w:val="clear" w:color="auto" w:fill="auto"/>
                <w:noWrap/>
                <w:vAlign w:val="bottom"/>
                <w:hideMark/>
              </w:tcPr>
            </w:tcPrChange>
          </w:tcPr>
          <w:p w14:paraId="0B8BC307" w14:textId="77777777" w:rsidR="00036D0E" w:rsidRPr="00036D0E" w:rsidRDefault="00036D0E" w:rsidP="00245317">
            <w:pPr>
              <w:spacing w:after="0" w:line="240" w:lineRule="auto"/>
              <w:jc w:val="center"/>
              <w:rPr>
                <w:ins w:id="7028" w:author="David Dayan" w:date="2021-12-03T17:13:00Z"/>
                <w:rFonts w:ascii="Calibri" w:eastAsia="Times New Roman" w:hAnsi="Calibri" w:cs="Times New Roman"/>
                <w:color w:val="000000"/>
                <w:sz w:val="16"/>
                <w:szCs w:val="16"/>
              </w:rPr>
            </w:pPr>
            <w:ins w:id="702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30" w:author="David Dayan" w:date="2021-12-03T17:18:00Z">
              <w:tcPr>
                <w:tcW w:w="599" w:type="dxa"/>
                <w:tcBorders>
                  <w:top w:val="nil"/>
                  <w:left w:val="nil"/>
                  <w:bottom w:val="nil"/>
                  <w:right w:val="nil"/>
                </w:tcBorders>
                <w:shd w:val="clear" w:color="auto" w:fill="auto"/>
                <w:noWrap/>
                <w:vAlign w:val="bottom"/>
                <w:hideMark/>
              </w:tcPr>
            </w:tcPrChange>
          </w:tcPr>
          <w:p w14:paraId="0BC598D2" w14:textId="77777777" w:rsidR="00036D0E" w:rsidRPr="00036D0E" w:rsidRDefault="00036D0E" w:rsidP="00245317">
            <w:pPr>
              <w:spacing w:after="0" w:line="240" w:lineRule="auto"/>
              <w:jc w:val="center"/>
              <w:rPr>
                <w:ins w:id="7031" w:author="David Dayan" w:date="2021-12-03T17:13:00Z"/>
                <w:rFonts w:ascii="Calibri" w:eastAsia="Times New Roman" w:hAnsi="Calibri" w:cs="Times New Roman"/>
                <w:color w:val="000000"/>
                <w:sz w:val="16"/>
                <w:szCs w:val="16"/>
              </w:rPr>
            </w:pPr>
            <w:ins w:id="703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33" w:author="David Dayan" w:date="2021-12-03T17:18:00Z">
              <w:tcPr>
                <w:tcW w:w="1142" w:type="dxa"/>
                <w:tcBorders>
                  <w:top w:val="nil"/>
                  <w:left w:val="nil"/>
                  <w:bottom w:val="nil"/>
                  <w:right w:val="nil"/>
                </w:tcBorders>
                <w:shd w:val="clear" w:color="auto" w:fill="auto"/>
                <w:noWrap/>
                <w:vAlign w:val="bottom"/>
                <w:hideMark/>
              </w:tcPr>
            </w:tcPrChange>
          </w:tcPr>
          <w:p w14:paraId="36846963" w14:textId="77777777" w:rsidR="00036D0E" w:rsidRPr="00036D0E" w:rsidRDefault="00036D0E" w:rsidP="00245317">
            <w:pPr>
              <w:spacing w:after="0" w:line="240" w:lineRule="auto"/>
              <w:jc w:val="center"/>
              <w:rPr>
                <w:ins w:id="7034" w:author="David Dayan" w:date="2021-12-03T17:13:00Z"/>
                <w:rFonts w:ascii="Calibri" w:eastAsia="Times New Roman" w:hAnsi="Calibri" w:cs="Times New Roman"/>
                <w:color w:val="000000"/>
                <w:sz w:val="16"/>
                <w:szCs w:val="16"/>
              </w:rPr>
            </w:pPr>
            <w:ins w:id="70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36" w:author="David Dayan" w:date="2021-12-03T17:18:00Z">
              <w:tcPr>
                <w:tcW w:w="1440" w:type="dxa"/>
                <w:tcBorders>
                  <w:top w:val="nil"/>
                  <w:left w:val="nil"/>
                  <w:bottom w:val="nil"/>
                  <w:right w:val="nil"/>
                </w:tcBorders>
                <w:shd w:val="clear" w:color="auto" w:fill="auto"/>
                <w:noWrap/>
                <w:vAlign w:val="bottom"/>
                <w:hideMark/>
              </w:tcPr>
            </w:tcPrChange>
          </w:tcPr>
          <w:p w14:paraId="10CBBE2E" w14:textId="77777777" w:rsidR="00036D0E" w:rsidRPr="00036D0E" w:rsidRDefault="00036D0E" w:rsidP="00245317">
            <w:pPr>
              <w:spacing w:after="0" w:line="240" w:lineRule="auto"/>
              <w:jc w:val="center"/>
              <w:rPr>
                <w:ins w:id="7037" w:author="David Dayan" w:date="2021-12-03T17:13:00Z"/>
                <w:rFonts w:ascii="Calibri" w:eastAsia="Times New Roman" w:hAnsi="Calibri" w:cs="Times New Roman"/>
                <w:color w:val="000000"/>
                <w:sz w:val="16"/>
                <w:szCs w:val="16"/>
              </w:rPr>
            </w:pPr>
            <w:ins w:id="70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39" w:author="David Dayan" w:date="2021-12-03T17:18:00Z">
              <w:tcPr>
                <w:tcW w:w="1530" w:type="dxa"/>
                <w:tcBorders>
                  <w:top w:val="nil"/>
                  <w:left w:val="nil"/>
                  <w:bottom w:val="nil"/>
                  <w:right w:val="nil"/>
                </w:tcBorders>
                <w:shd w:val="clear" w:color="auto" w:fill="auto"/>
                <w:noWrap/>
                <w:vAlign w:val="bottom"/>
                <w:hideMark/>
              </w:tcPr>
            </w:tcPrChange>
          </w:tcPr>
          <w:p w14:paraId="734B9B90" w14:textId="77777777" w:rsidR="00036D0E" w:rsidRPr="00036D0E" w:rsidRDefault="00036D0E" w:rsidP="00245317">
            <w:pPr>
              <w:spacing w:after="0" w:line="240" w:lineRule="auto"/>
              <w:jc w:val="center"/>
              <w:rPr>
                <w:ins w:id="7040" w:author="David Dayan" w:date="2021-12-03T17:13:00Z"/>
                <w:rFonts w:ascii="Calibri" w:eastAsia="Times New Roman" w:hAnsi="Calibri" w:cs="Times New Roman"/>
                <w:color w:val="000000"/>
                <w:sz w:val="16"/>
                <w:szCs w:val="16"/>
              </w:rPr>
            </w:pPr>
            <w:ins w:id="70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42" w:author="David Dayan" w:date="2021-12-03T17:18:00Z">
              <w:tcPr>
                <w:tcW w:w="898" w:type="dxa"/>
                <w:tcBorders>
                  <w:top w:val="nil"/>
                  <w:left w:val="nil"/>
                  <w:bottom w:val="nil"/>
                  <w:right w:val="nil"/>
                </w:tcBorders>
                <w:shd w:val="clear" w:color="auto" w:fill="auto"/>
                <w:noWrap/>
                <w:vAlign w:val="bottom"/>
                <w:hideMark/>
              </w:tcPr>
            </w:tcPrChange>
          </w:tcPr>
          <w:p w14:paraId="369BCDA3" w14:textId="77777777" w:rsidR="00036D0E" w:rsidRPr="00036D0E" w:rsidRDefault="00036D0E" w:rsidP="00245317">
            <w:pPr>
              <w:spacing w:after="0" w:line="240" w:lineRule="auto"/>
              <w:jc w:val="center"/>
              <w:rPr>
                <w:ins w:id="7043" w:author="David Dayan" w:date="2021-12-03T17:13:00Z"/>
                <w:rFonts w:ascii="Calibri" w:eastAsia="Times New Roman" w:hAnsi="Calibri" w:cs="Times New Roman"/>
                <w:color w:val="000000"/>
                <w:sz w:val="16"/>
                <w:szCs w:val="16"/>
              </w:rPr>
            </w:pPr>
            <w:ins w:id="70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45" w:author="David Dayan" w:date="2021-12-03T17:18:00Z">
              <w:tcPr>
                <w:tcW w:w="902" w:type="dxa"/>
                <w:tcBorders>
                  <w:top w:val="nil"/>
                  <w:left w:val="nil"/>
                  <w:bottom w:val="nil"/>
                  <w:right w:val="nil"/>
                </w:tcBorders>
                <w:shd w:val="clear" w:color="auto" w:fill="auto"/>
                <w:noWrap/>
                <w:vAlign w:val="bottom"/>
                <w:hideMark/>
              </w:tcPr>
            </w:tcPrChange>
          </w:tcPr>
          <w:p w14:paraId="122CB677" w14:textId="77777777" w:rsidR="00036D0E" w:rsidRPr="00036D0E" w:rsidRDefault="00036D0E" w:rsidP="00245317">
            <w:pPr>
              <w:spacing w:after="0" w:line="240" w:lineRule="auto"/>
              <w:jc w:val="center"/>
              <w:rPr>
                <w:ins w:id="7046" w:author="David Dayan" w:date="2021-12-03T17:13:00Z"/>
                <w:rFonts w:ascii="Calibri" w:eastAsia="Times New Roman" w:hAnsi="Calibri" w:cs="Times New Roman"/>
                <w:color w:val="000000"/>
                <w:sz w:val="16"/>
                <w:szCs w:val="16"/>
              </w:rPr>
            </w:pPr>
            <w:ins w:id="70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48" w:author="David Dayan" w:date="2021-12-03T17:18:00Z">
              <w:tcPr>
                <w:tcW w:w="2160" w:type="dxa"/>
                <w:tcBorders>
                  <w:top w:val="nil"/>
                  <w:left w:val="nil"/>
                  <w:bottom w:val="nil"/>
                  <w:right w:val="nil"/>
                </w:tcBorders>
                <w:shd w:val="clear" w:color="auto" w:fill="auto"/>
                <w:noWrap/>
                <w:vAlign w:val="bottom"/>
                <w:hideMark/>
              </w:tcPr>
            </w:tcPrChange>
          </w:tcPr>
          <w:p w14:paraId="5860BB4F" w14:textId="77777777" w:rsidR="00036D0E" w:rsidRPr="00036D0E" w:rsidRDefault="00036D0E" w:rsidP="00245317">
            <w:pPr>
              <w:spacing w:after="0" w:line="240" w:lineRule="auto"/>
              <w:jc w:val="center"/>
              <w:rPr>
                <w:ins w:id="7049" w:author="David Dayan" w:date="2021-12-03T17:13:00Z"/>
                <w:rFonts w:ascii="Calibri" w:eastAsia="Times New Roman" w:hAnsi="Calibri" w:cs="Times New Roman"/>
                <w:color w:val="000000"/>
                <w:sz w:val="16"/>
                <w:szCs w:val="16"/>
              </w:rPr>
            </w:pPr>
            <w:ins w:id="70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051" w:author="David Dayan" w:date="2021-12-03T17:18:00Z">
              <w:tcPr>
                <w:tcW w:w="2876" w:type="dxa"/>
                <w:gridSpan w:val="2"/>
                <w:tcBorders>
                  <w:top w:val="nil"/>
                  <w:left w:val="nil"/>
                  <w:bottom w:val="nil"/>
                  <w:right w:val="nil"/>
                </w:tcBorders>
                <w:shd w:val="clear" w:color="auto" w:fill="auto"/>
                <w:noWrap/>
                <w:vAlign w:val="bottom"/>
                <w:hideMark/>
              </w:tcPr>
            </w:tcPrChange>
          </w:tcPr>
          <w:p w14:paraId="11FEBBDD" w14:textId="77777777" w:rsidR="00036D0E" w:rsidRPr="00036D0E" w:rsidRDefault="00036D0E" w:rsidP="00245317">
            <w:pPr>
              <w:spacing w:after="0" w:line="240" w:lineRule="auto"/>
              <w:jc w:val="center"/>
              <w:rPr>
                <w:ins w:id="7052" w:author="David Dayan" w:date="2021-12-03T17:13:00Z"/>
                <w:rFonts w:ascii="Calibri" w:eastAsia="Times New Roman" w:hAnsi="Calibri" w:cs="Times New Roman"/>
                <w:color w:val="000000"/>
                <w:sz w:val="16"/>
                <w:szCs w:val="16"/>
              </w:rPr>
            </w:pPr>
            <w:ins w:id="70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054" w:author="David Dayan" w:date="2021-12-03T17:18:00Z">
              <w:tcPr>
                <w:tcW w:w="1426" w:type="dxa"/>
                <w:tcBorders>
                  <w:top w:val="nil"/>
                  <w:left w:val="nil"/>
                  <w:bottom w:val="nil"/>
                  <w:right w:val="nil"/>
                </w:tcBorders>
                <w:shd w:val="clear" w:color="auto" w:fill="auto"/>
                <w:noWrap/>
                <w:vAlign w:val="bottom"/>
                <w:hideMark/>
              </w:tcPr>
            </w:tcPrChange>
          </w:tcPr>
          <w:p w14:paraId="7479D1EB" w14:textId="77777777" w:rsidR="00036D0E" w:rsidRPr="00036D0E" w:rsidRDefault="00036D0E" w:rsidP="00245317">
            <w:pPr>
              <w:spacing w:after="0" w:line="240" w:lineRule="auto"/>
              <w:jc w:val="center"/>
              <w:rPr>
                <w:ins w:id="7055" w:author="David Dayan" w:date="2021-12-03T17:13:00Z"/>
                <w:rFonts w:ascii="Calibri" w:eastAsia="Times New Roman" w:hAnsi="Calibri" w:cs="Times New Roman"/>
                <w:color w:val="000000"/>
                <w:sz w:val="16"/>
                <w:szCs w:val="16"/>
              </w:rPr>
            </w:pPr>
            <w:ins w:id="70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02D18C10" w14:textId="77777777" w:rsidTr="00245317">
        <w:trPr>
          <w:cantSplit/>
          <w:trHeight w:val="20"/>
          <w:ins w:id="7057" w:author="David Dayan" w:date="2021-12-03T17:13:00Z"/>
          <w:trPrChange w:id="70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59" w:author="David Dayan" w:date="2021-12-03T17:18:00Z">
              <w:tcPr>
                <w:tcW w:w="1563" w:type="dxa"/>
                <w:tcBorders>
                  <w:top w:val="nil"/>
                  <w:left w:val="nil"/>
                  <w:bottom w:val="nil"/>
                  <w:right w:val="nil"/>
                </w:tcBorders>
                <w:shd w:val="clear" w:color="auto" w:fill="auto"/>
                <w:noWrap/>
                <w:vAlign w:val="bottom"/>
                <w:hideMark/>
              </w:tcPr>
            </w:tcPrChange>
          </w:tcPr>
          <w:p w14:paraId="72369603" w14:textId="77777777" w:rsidR="00036D0E" w:rsidRPr="00036D0E" w:rsidRDefault="00036D0E" w:rsidP="00245317">
            <w:pPr>
              <w:spacing w:after="0" w:line="240" w:lineRule="auto"/>
              <w:jc w:val="center"/>
              <w:rPr>
                <w:ins w:id="7060" w:author="David Dayan" w:date="2021-12-03T17:13:00Z"/>
                <w:rFonts w:ascii="Calibri" w:eastAsia="Times New Roman" w:hAnsi="Calibri" w:cs="Times New Roman"/>
                <w:color w:val="000000"/>
                <w:sz w:val="16"/>
                <w:szCs w:val="16"/>
              </w:rPr>
            </w:pPr>
            <w:ins w:id="7061" w:author="David Dayan" w:date="2021-12-03T17:13:00Z">
              <w:r w:rsidRPr="00036D0E">
                <w:rPr>
                  <w:rFonts w:ascii="Calibri" w:eastAsia="Times New Roman" w:hAnsi="Calibri" w:cs="Times New Roman"/>
                  <w:color w:val="000000"/>
                  <w:sz w:val="16"/>
                  <w:szCs w:val="16"/>
                </w:rPr>
                <w:t>OtsAC20ROGR_0190</w:t>
              </w:r>
            </w:ins>
          </w:p>
        </w:tc>
        <w:tc>
          <w:tcPr>
            <w:tcW w:w="746" w:type="dxa"/>
            <w:tcBorders>
              <w:top w:val="nil"/>
              <w:left w:val="nil"/>
              <w:bottom w:val="nil"/>
              <w:right w:val="nil"/>
            </w:tcBorders>
            <w:shd w:val="clear" w:color="auto" w:fill="auto"/>
            <w:noWrap/>
            <w:vAlign w:val="bottom"/>
            <w:hideMark/>
            <w:tcPrChange w:id="7062" w:author="David Dayan" w:date="2021-12-03T17:18:00Z">
              <w:tcPr>
                <w:tcW w:w="746" w:type="dxa"/>
                <w:tcBorders>
                  <w:top w:val="nil"/>
                  <w:left w:val="nil"/>
                  <w:bottom w:val="nil"/>
                  <w:right w:val="nil"/>
                </w:tcBorders>
                <w:shd w:val="clear" w:color="auto" w:fill="auto"/>
                <w:noWrap/>
                <w:vAlign w:val="bottom"/>
                <w:hideMark/>
              </w:tcPr>
            </w:tcPrChange>
          </w:tcPr>
          <w:p w14:paraId="3325F5B7" w14:textId="77777777" w:rsidR="00036D0E" w:rsidRPr="00036D0E" w:rsidRDefault="00036D0E" w:rsidP="00245317">
            <w:pPr>
              <w:spacing w:after="0" w:line="240" w:lineRule="auto"/>
              <w:jc w:val="center"/>
              <w:rPr>
                <w:ins w:id="7063" w:author="David Dayan" w:date="2021-12-03T17:13:00Z"/>
                <w:rFonts w:ascii="Calibri" w:eastAsia="Times New Roman" w:hAnsi="Calibri" w:cs="Times New Roman"/>
                <w:color w:val="000000"/>
                <w:sz w:val="16"/>
                <w:szCs w:val="16"/>
              </w:rPr>
            </w:pPr>
            <w:ins w:id="706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065" w:author="David Dayan" w:date="2021-12-03T17:18:00Z">
              <w:tcPr>
                <w:tcW w:w="599" w:type="dxa"/>
                <w:tcBorders>
                  <w:top w:val="nil"/>
                  <w:left w:val="nil"/>
                  <w:bottom w:val="nil"/>
                  <w:right w:val="nil"/>
                </w:tcBorders>
                <w:shd w:val="clear" w:color="auto" w:fill="auto"/>
                <w:noWrap/>
                <w:vAlign w:val="bottom"/>
                <w:hideMark/>
              </w:tcPr>
            </w:tcPrChange>
          </w:tcPr>
          <w:p w14:paraId="52503FD3" w14:textId="77777777" w:rsidR="00036D0E" w:rsidRPr="00036D0E" w:rsidRDefault="00036D0E" w:rsidP="00245317">
            <w:pPr>
              <w:spacing w:after="0" w:line="240" w:lineRule="auto"/>
              <w:jc w:val="center"/>
              <w:rPr>
                <w:ins w:id="7066" w:author="David Dayan" w:date="2021-12-03T17:13:00Z"/>
                <w:rFonts w:ascii="Calibri" w:eastAsia="Times New Roman" w:hAnsi="Calibri" w:cs="Times New Roman"/>
                <w:color w:val="000000"/>
                <w:sz w:val="16"/>
                <w:szCs w:val="16"/>
              </w:rPr>
            </w:pPr>
            <w:ins w:id="706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068" w:author="David Dayan" w:date="2021-12-03T17:18:00Z">
              <w:tcPr>
                <w:tcW w:w="1142" w:type="dxa"/>
                <w:tcBorders>
                  <w:top w:val="nil"/>
                  <w:left w:val="nil"/>
                  <w:bottom w:val="nil"/>
                  <w:right w:val="nil"/>
                </w:tcBorders>
                <w:shd w:val="clear" w:color="auto" w:fill="auto"/>
                <w:noWrap/>
                <w:vAlign w:val="bottom"/>
                <w:hideMark/>
              </w:tcPr>
            </w:tcPrChange>
          </w:tcPr>
          <w:p w14:paraId="6BAD7364" w14:textId="77777777" w:rsidR="00036D0E" w:rsidRPr="00036D0E" w:rsidRDefault="00036D0E" w:rsidP="00245317">
            <w:pPr>
              <w:spacing w:after="0" w:line="240" w:lineRule="auto"/>
              <w:jc w:val="center"/>
              <w:rPr>
                <w:ins w:id="7069" w:author="David Dayan" w:date="2021-12-03T17:13:00Z"/>
                <w:rFonts w:ascii="Calibri" w:eastAsia="Times New Roman" w:hAnsi="Calibri" w:cs="Times New Roman"/>
                <w:color w:val="000000"/>
                <w:sz w:val="16"/>
                <w:szCs w:val="16"/>
              </w:rPr>
            </w:pPr>
            <w:ins w:id="70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071" w:author="David Dayan" w:date="2021-12-03T17:18:00Z">
              <w:tcPr>
                <w:tcW w:w="1440" w:type="dxa"/>
                <w:tcBorders>
                  <w:top w:val="nil"/>
                  <w:left w:val="nil"/>
                  <w:bottom w:val="nil"/>
                  <w:right w:val="nil"/>
                </w:tcBorders>
                <w:shd w:val="clear" w:color="auto" w:fill="auto"/>
                <w:noWrap/>
                <w:vAlign w:val="bottom"/>
                <w:hideMark/>
              </w:tcPr>
            </w:tcPrChange>
          </w:tcPr>
          <w:p w14:paraId="7830B930" w14:textId="77777777" w:rsidR="00036D0E" w:rsidRPr="00036D0E" w:rsidRDefault="00036D0E" w:rsidP="00245317">
            <w:pPr>
              <w:spacing w:after="0" w:line="240" w:lineRule="auto"/>
              <w:jc w:val="center"/>
              <w:rPr>
                <w:ins w:id="7072" w:author="David Dayan" w:date="2021-12-03T17:13:00Z"/>
                <w:rFonts w:ascii="Calibri" w:eastAsia="Times New Roman" w:hAnsi="Calibri" w:cs="Times New Roman"/>
                <w:color w:val="000000"/>
                <w:sz w:val="16"/>
                <w:szCs w:val="16"/>
              </w:rPr>
            </w:pPr>
            <w:ins w:id="70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074" w:author="David Dayan" w:date="2021-12-03T17:18:00Z">
              <w:tcPr>
                <w:tcW w:w="1530" w:type="dxa"/>
                <w:tcBorders>
                  <w:top w:val="nil"/>
                  <w:left w:val="nil"/>
                  <w:bottom w:val="nil"/>
                  <w:right w:val="nil"/>
                </w:tcBorders>
                <w:shd w:val="clear" w:color="auto" w:fill="auto"/>
                <w:noWrap/>
                <w:vAlign w:val="bottom"/>
                <w:hideMark/>
              </w:tcPr>
            </w:tcPrChange>
          </w:tcPr>
          <w:p w14:paraId="003D5C01" w14:textId="77777777" w:rsidR="00036D0E" w:rsidRPr="00036D0E" w:rsidRDefault="00036D0E" w:rsidP="00245317">
            <w:pPr>
              <w:spacing w:after="0" w:line="240" w:lineRule="auto"/>
              <w:jc w:val="center"/>
              <w:rPr>
                <w:ins w:id="7075" w:author="David Dayan" w:date="2021-12-03T17:13:00Z"/>
                <w:rFonts w:ascii="Calibri" w:eastAsia="Times New Roman" w:hAnsi="Calibri" w:cs="Times New Roman"/>
                <w:color w:val="000000"/>
                <w:sz w:val="16"/>
                <w:szCs w:val="16"/>
              </w:rPr>
            </w:pPr>
            <w:ins w:id="70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077" w:author="David Dayan" w:date="2021-12-03T17:18:00Z">
              <w:tcPr>
                <w:tcW w:w="898" w:type="dxa"/>
                <w:tcBorders>
                  <w:top w:val="nil"/>
                  <w:left w:val="nil"/>
                  <w:bottom w:val="nil"/>
                  <w:right w:val="nil"/>
                </w:tcBorders>
                <w:shd w:val="clear" w:color="auto" w:fill="auto"/>
                <w:noWrap/>
                <w:vAlign w:val="bottom"/>
                <w:hideMark/>
              </w:tcPr>
            </w:tcPrChange>
          </w:tcPr>
          <w:p w14:paraId="4CFF45B0" w14:textId="77777777" w:rsidR="00036D0E" w:rsidRPr="00036D0E" w:rsidRDefault="00036D0E" w:rsidP="00245317">
            <w:pPr>
              <w:spacing w:after="0" w:line="240" w:lineRule="auto"/>
              <w:jc w:val="center"/>
              <w:rPr>
                <w:ins w:id="7078" w:author="David Dayan" w:date="2021-12-03T17:13:00Z"/>
                <w:rFonts w:ascii="Calibri" w:eastAsia="Times New Roman" w:hAnsi="Calibri" w:cs="Times New Roman"/>
                <w:color w:val="000000"/>
                <w:sz w:val="16"/>
                <w:szCs w:val="16"/>
              </w:rPr>
            </w:pPr>
            <w:ins w:id="70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080" w:author="David Dayan" w:date="2021-12-03T17:18:00Z">
              <w:tcPr>
                <w:tcW w:w="902" w:type="dxa"/>
                <w:tcBorders>
                  <w:top w:val="nil"/>
                  <w:left w:val="nil"/>
                  <w:bottom w:val="nil"/>
                  <w:right w:val="nil"/>
                </w:tcBorders>
                <w:shd w:val="clear" w:color="auto" w:fill="auto"/>
                <w:noWrap/>
                <w:vAlign w:val="bottom"/>
                <w:hideMark/>
              </w:tcPr>
            </w:tcPrChange>
          </w:tcPr>
          <w:p w14:paraId="78215B09" w14:textId="77777777" w:rsidR="00036D0E" w:rsidRPr="00036D0E" w:rsidRDefault="00036D0E" w:rsidP="00245317">
            <w:pPr>
              <w:spacing w:after="0" w:line="240" w:lineRule="auto"/>
              <w:jc w:val="center"/>
              <w:rPr>
                <w:ins w:id="7081" w:author="David Dayan" w:date="2021-12-03T17:13:00Z"/>
                <w:rFonts w:ascii="Calibri" w:eastAsia="Times New Roman" w:hAnsi="Calibri" w:cs="Times New Roman"/>
                <w:color w:val="000000"/>
                <w:sz w:val="16"/>
                <w:szCs w:val="16"/>
              </w:rPr>
            </w:pPr>
            <w:ins w:id="70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083" w:author="David Dayan" w:date="2021-12-03T17:18:00Z">
              <w:tcPr>
                <w:tcW w:w="2160" w:type="dxa"/>
                <w:tcBorders>
                  <w:top w:val="nil"/>
                  <w:left w:val="nil"/>
                  <w:bottom w:val="nil"/>
                  <w:right w:val="nil"/>
                </w:tcBorders>
                <w:shd w:val="clear" w:color="auto" w:fill="auto"/>
                <w:noWrap/>
                <w:vAlign w:val="bottom"/>
                <w:hideMark/>
              </w:tcPr>
            </w:tcPrChange>
          </w:tcPr>
          <w:p w14:paraId="32AE584A" w14:textId="77777777" w:rsidR="00036D0E" w:rsidRPr="00036D0E" w:rsidRDefault="00036D0E" w:rsidP="00245317">
            <w:pPr>
              <w:spacing w:after="0" w:line="240" w:lineRule="auto"/>
              <w:jc w:val="center"/>
              <w:rPr>
                <w:ins w:id="7084" w:author="David Dayan" w:date="2021-12-03T17:13:00Z"/>
                <w:rFonts w:ascii="Calibri" w:eastAsia="Times New Roman" w:hAnsi="Calibri" w:cs="Times New Roman"/>
                <w:color w:val="000000"/>
                <w:sz w:val="16"/>
                <w:szCs w:val="16"/>
              </w:rPr>
            </w:pPr>
            <w:ins w:id="70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086" w:author="David Dayan" w:date="2021-12-03T17:18:00Z">
              <w:tcPr>
                <w:tcW w:w="2876" w:type="dxa"/>
                <w:gridSpan w:val="2"/>
                <w:tcBorders>
                  <w:top w:val="nil"/>
                  <w:left w:val="nil"/>
                  <w:bottom w:val="nil"/>
                  <w:right w:val="nil"/>
                </w:tcBorders>
                <w:shd w:val="clear" w:color="auto" w:fill="auto"/>
                <w:noWrap/>
                <w:vAlign w:val="bottom"/>
                <w:hideMark/>
              </w:tcPr>
            </w:tcPrChange>
          </w:tcPr>
          <w:p w14:paraId="657DD7A3" w14:textId="77777777" w:rsidR="00036D0E" w:rsidRPr="00036D0E" w:rsidRDefault="00036D0E" w:rsidP="00245317">
            <w:pPr>
              <w:spacing w:after="0" w:line="240" w:lineRule="auto"/>
              <w:jc w:val="center"/>
              <w:rPr>
                <w:ins w:id="7087" w:author="David Dayan" w:date="2021-12-03T17:13:00Z"/>
                <w:rFonts w:ascii="Calibri" w:eastAsia="Times New Roman" w:hAnsi="Calibri" w:cs="Times New Roman"/>
                <w:color w:val="000000"/>
                <w:sz w:val="16"/>
                <w:szCs w:val="16"/>
              </w:rPr>
            </w:pPr>
            <w:ins w:id="70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089" w:author="David Dayan" w:date="2021-12-03T17:18:00Z">
              <w:tcPr>
                <w:tcW w:w="1426" w:type="dxa"/>
                <w:tcBorders>
                  <w:top w:val="nil"/>
                  <w:left w:val="nil"/>
                  <w:bottom w:val="nil"/>
                  <w:right w:val="nil"/>
                </w:tcBorders>
                <w:shd w:val="clear" w:color="auto" w:fill="auto"/>
                <w:noWrap/>
                <w:vAlign w:val="bottom"/>
                <w:hideMark/>
              </w:tcPr>
            </w:tcPrChange>
          </w:tcPr>
          <w:p w14:paraId="27C6705E" w14:textId="77777777" w:rsidR="00036D0E" w:rsidRPr="00036D0E" w:rsidRDefault="00036D0E" w:rsidP="00245317">
            <w:pPr>
              <w:spacing w:after="0" w:line="240" w:lineRule="auto"/>
              <w:jc w:val="center"/>
              <w:rPr>
                <w:ins w:id="7090" w:author="David Dayan" w:date="2021-12-03T17:13:00Z"/>
                <w:rFonts w:ascii="Calibri" w:eastAsia="Times New Roman" w:hAnsi="Calibri" w:cs="Times New Roman"/>
                <w:color w:val="000000"/>
                <w:sz w:val="16"/>
                <w:szCs w:val="16"/>
              </w:rPr>
            </w:pPr>
            <w:ins w:id="70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898604" w14:textId="77777777" w:rsidTr="00245317">
        <w:trPr>
          <w:cantSplit/>
          <w:trHeight w:val="20"/>
          <w:ins w:id="7092" w:author="David Dayan" w:date="2021-12-03T17:13:00Z"/>
          <w:trPrChange w:id="70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094" w:author="David Dayan" w:date="2021-12-03T17:18:00Z">
              <w:tcPr>
                <w:tcW w:w="1563" w:type="dxa"/>
                <w:tcBorders>
                  <w:top w:val="nil"/>
                  <w:left w:val="nil"/>
                  <w:bottom w:val="nil"/>
                  <w:right w:val="nil"/>
                </w:tcBorders>
                <w:shd w:val="clear" w:color="auto" w:fill="auto"/>
                <w:noWrap/>
                <w:vAlign w:val="bottom"/>
                <w:hideMark/>
              </w:tcPr>
            </w:tcPrChange>
          </w:tcPr>
          <w:p w14:paraId="3BF6E0FC" w14:textId="77777777" w:rsidR="00036D0E" w:rsidRPr="00036D0E" w:rsidRDefault="00036D0E" w:rsidP="00245317">
            <w:pPr>
              <w:spacing w:after="0" w:line="240" w:lineRule="auto"/>
              <w:jc w:val="center"/>
              <w:rPr>
                <w:ins w:id="7095" w:author="David Dayan" w:date="2021-12-03T17:13:00Z"/>
                <w:rFonts w:ascii="Calibri" w:eastAsia="Times New Roman" w:hAnsi="Calibri" w:cs="Times New Roman"/>
                <w:color w:val="000000"/>
                <w:sz w:val="16"/>
                <w:szCs w:val="16"/>
              </w:rPr>
            </w:pPr>
            <w:ins w:id="7096" w:author="David Dayan" w:date="2021-12-03T17:13:00Z">
              <w:r w:rsidRPr="00036D0E">
                <w:rPr>
                  <w:rFonts w:ascii="Calibri" w:eastAsia="Times New Roman" w:hAnsi="Calibri" w:cs="Times New Roman"/>
                  <w:color w:val="000000"/>
                  <w:sz w:val="16"/>
                  <w:szCs w:val="16"/>
                </w:rPr>
                <w:t>OtsAC20ROGR_0191</w:t>
              </w:r>
            </w:ins>
          </w:p>
        </w:tc>
        <w:tc>
          <w:tcPr>
            <w:tcW w:w="746" w:type="dxa"/>
            <w:tcBorders>
              <w:top w:val="nil"/>
              <w:left w:val="nil"/>
              <w:bottom w:val="nil"/>
              <w:right w:val="nil"/>
            </w:tcBorders>
            <w:shd w:val="clear" w:color="auto" w:fill="auto"/>
            <w:noWrap/>
            <w:vAlign w:val="bottom"/>
            <w:hideMark/>
            <w:tcPrChange w:id="7097" w:author="David Dayan" w:date="2021-12-03T17:18:00Z">
              <w:tcPr>
                <w:tcW w:w="746" w:type="dxa"/>
                <w:tcBorders>
                  <w:top w:val="nil"/>
                  <w:left w:val="nil"/>
                  <w:bottom w:val="nil"/>
                  <w:right w:val="nil"/>
                </w:tcBorders>
                <w:shd w:val="clear" w:color="auto" w:fill="auto"/>
                <w:noWrap/>
                <w:vAlign w:val="bottom"/>
                <w:hideMark/>
              </w:tcPr>
            </w:tcPrChange>
          </w:tcPr>
          <w:p w14:paraId="0921EC9C" w14:textId="77777777" w:rsidR="00036D0E" w:rsidRPr="00036D0E" w:rsidRDefault="00036D0E" w:rsidP="00245317">
            <w:pPr>
              <w:spacing w:after="0" w:line="240" w:lineRule="auto"/>
              <w:jc w:val="center"/>
              <w:rPr>
                <w:ins w:id="7098" w:author="David Dayan" w:date="2021-12-03T17:13:00Z"/>
                <w:rFonts w:ascii="Calibri" w:eastAsia="Times New Roman" w:hAnsi="Calibri" w:cs="Times New Roman"/>
                <w:color w:val="000000"/>
                <w:sz w:val="16"/>
                <w:szCs w:val="16"/>
              </w:rPr>
            </w:pPr>
            <w:ins w:id="709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00" w:author="David Dayan" w:date="2021-12-03T17:18:00Z">
              <w:tcPr>
                <w:tcW w:w="599" w:type="dxa"/>
                <w:tcBorders>
                  <w:top w:val="nil"/>
                  <w:left w:val="nil"/>
                  <w:bottom w:val="nil"/>
                  <w:right w:val="nil"/>
                </w:tcBorders>
                <w:shd w:val="clear" w:color="auto" w:fill="auto"/>
                <w:noWrap/>
                <w:vAlign w:val="bottom"/>
                <w:hideMark/>
              </w:tcPr>
            </w:tcPrChange>
          </w:tcPr>
          <w:p w14:paraId="757EC49B" w14:textId="77777777" w:rsidR="00036D0E" w:rsidRPr="00036D0E" w:rsidRDefault="00036D0E" w:rsidP="00245317">
            <w:pPr>
              <w:spacing w:after="0" w:line="240" w:lineRule="auto"/>
              <w:jc w:val="center"/>
              <w:rPr>
                <w:ins w:id="7101" w:author="David Dayan" w:date="2021-12-03T17:13:00Z"/>
                <w:rFonts w:ascii="Calibri" w:eastAsia="Times New Roman" w:hAnsi="Calibri" w:cs="Times New Roman"/>
                <w:color w:val="000000"/>
                <w:sz w:val="16"/>
                <w:szCs w:val="16"/>
              </w:rPr>
            </w:pPr>
            <w:ins w:id="710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03" w:author="David Dayan" w:date="2021-12-03T17:18:00Z">
              <w:tcPr>
                <w:tcW w:w="1142" w:type="dxa"/>
                <w:tcBorders>
                  <w:top w:val="nil"/>
                  <w:left w:val="nil"/>
                  <w:bottom w:val="nil"/>
                  <w:right w:val="nil"/>
                </w:tcBorders>
                <w:shd w:val="clear" w:color="auto" w:fill="auto"/>
                <w:noWrap/>
                <w:vAlign w:val="bottom"/>
                <w:hideMark/>
              </w:tcPr>
            </w:tcPrChange>
          </w:tcPr>
          <w:p w14:paraId="1B496765" w14:textId="77777777" w:rsidR="00036D0E" w:rsidRPr="00036D0E" w:rsidRDefault="00036D0E" w:rsidP="00245317">
            <w:pPr>
              <w:spacing w:after="0" w:line="240" w:lineRule="auto"/>
              <w:jc w:val="center"/>
              <w:rPr>
                <w:ins w:id="7104" w:author="David Dayan" w:date="2021-12-03T17:13:00Z"/>
                <w:rFonts w:ascii="Calibri" w:eastAsia="Times New Roman" w:hAnsi="Calibri" w:cs="Times New Roman"/>
                <w:color w:val="000000"/>
                <w:sz w:val="16"/>
                <w:szCs w:val="16"/>
              </w:rPr>
            </w:pPr>
            <w:ins w:id="71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06" w:author="David Dayan" w:date="2021-12-03T17:18:00Z">
              <w:tcPr>
                <w:tcW w:w="1440" w:type="dxa"/>
                <w:tcBorders>
                  <w:top w:val="nil"/>
                  <w:left w:val="nil"/>
                  <w:bottom w:val="nil"/>
                  <w:right w:val="nil"/>
                </w:tcBorders>
                <w:shd w:val="clear" w:color="auto" w:fill="auto"/>
                <w:noWrap/>
                <w:vAlign w:val="bottom"/>
                <w:hideMark/>
              </w:tcPr>
            </w:tcPrChange>
          </w:tcPr>
          <w:p w14:paraId="6A10558C" w14:textId="77777777" w:rsidR="00036D0E" w:rsidRPr="00036D0E" w:rsidRDefault="00036D0E" w:rsidP="00245317">
            <w:pPr>
              <w:spacing w:after="0" w:line="240" w:lineRule="auto"/>
              <w:jc w:val="center"/>
              <w:rPr>
                <w:ins w:id="7107" w:author="David Dayan" w:date="2021-12-03T17:13:00Z"/>
                <w:rFonts w:ascii="Calibri" w:eastAsia="Times New Roman" w:hAnsi="Calibri" w:cs="Times New Roman"/>
                <w:color w:val="000000"/>
                <w:sz w:val="16"/>
                <w:szCs w:val="16"/>
              </w:rPr>
            </w:pPr>
            <w:ins w:id="71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09" w:author="David Dayan" w:date="2021-12-03T17:18:00Z">
              <w:tcPr>
                <w:tcW w:w="1530" w:type="dxa"/>
                <w:tcBorders>
                  <w:top w:val="nil"/>
                  <w:left w:val="nil"/>
                  <w:bottom w:val="nil"/>
                  <w:right w:val="nil"/>
                </w:tcBorders>
                <w:shd w:val="clear" w:color="auto" w:fill="auto"/>
                <w:noWrap/>
                <w:vAlign w:val="bottom"/>
                <w:hideMark/>
              </w:tcPr>
            </w:tcPrChange>
          </w:tcPr>
          <w:p w14:paraId="0FAEBD1F" w14:textId="77777777" w:rsidR="00036D0E" w:rsidRPr="00036D0E" w:rsidRDefault="00036D0E" w:rsidP="00245317">
            <w:pPr>
              <w:spacing w:after="0" w:line="240" w:lineRule="auto"/>
              <w:jc w:val="center"/>
              <w:rPr>
                <w:ins w:id="7110" w:author="David Dayan" w:date="2021-12-03T17:13:00Z"/>
                <w:rFonts w:ascii="Calibri" w:eastAsia="Times New Roman" w:hAnsi="Calibri" w:cs="Times New Roman"/>
                <w:color w:val="000000"/>
                <w:sz w:val="16"/>
                <w:szCs w:val="16"/>
              </w:rPr>
            </w:pPr>
            <w:ins w:id="71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12" w:author="David Dayan" w:date="2021-12-03T17:18:00Z">
              <w:tcPr>
                <w:tcW w:w="898" w:type="dxa"/>
                <w:tcBorders>
                  <w:top w:val="nil"/>
                  <w:left w:val="nil"/>
                  <w:bottom w:val="nil"/>
                  <w:right w:val="nil"/>
                </w:tcBorders>
                <w:shd w:val="clear" w:color="auto" w:fill="auto"/>
                <w:noWrap/>
                <w:vAlign w:val="bottom"/>
                <w:hideMark/>
              </w:tcPr>
            </w:tcPrChange>
          </w:tcPr>
          <w:p w14:paraId="3D99F8E5" w14:textId="77777777" w:rsidR="00036D0E" w:rsidRPr="00036D0E" w:rsidRDefault="00036D0E" w:rsidP="00245317">
            <w:pPr>
              <w:spacing w:after="0" w:line="240" w:lineRule="auto"/>
              <w:jc w:val="center"/>
              <w:rPr>
                <w:ins w:id="7113" w:author="David Dayan" w:date="2021-12-03T17:13:00Z"/>
                <w:rFonts w:ascii="Calibri" w:eastAsia="Times New Roman" w:hAnsi="Calibri" w:cs="Times New Roman"/>
                <w:color w:val="000000"/>
                <w:sz w:val="16"/>
                <w:szCs w:val="16"/>
              </w:rPr>
            </w:pPr>
            <w:ins w:id="71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15" w:author="David Dayan" w:date="2021-12-03T17:18:00Z">
              <w:tcPr>
                <w:tcW w:w="902" w:type="dxa"/>
                <w:tcBorders>
                  <w:top w:val="nil"/>
                  <w:left w:val="nil"/>
                  <w:bottom w:val="nil"/>
                  <w:right w:val="nil"/>
                </w:tcBorders>
                <w:shd w:val="clear" w:color="auto" w:fill="auto"/>
                <w:noWrap/>
                <w:vAlign w:val="bottom"/>
                <w:hideMark/>
              </w:tcPr>
            </w:tcPrChange>
          </w:tcPr>
          <w:p w14:paraId="56EE5097" w14:textId="77777777" w:rsidR="00036D0E" w:rsidRPr="00036D0E" w:rsidRDefault="00036D0E" w:rsidP="00245317">
            <w:pPr>
              <w:spacing w:after="0" w:line="240" w:lineRule="auto"/>
              <w:jc w:val="center"/>
              <w:rPr>
                <w:ins w:id="7116" w:author="David Dayan" w:date="2021-12-03T17:13:00Z"/>
                <w:rFonts w:ascii="Calibri" w:eastAsia="Times New Roman" w:hAnsi="Calibri" w:cs="Times New Roman"/>
                <w:color w:val="000000"/>
                <w:sz w:val="16"/>
                <w:szCs w:val="16"/>
              </w:rPr>
            </w:pPr>
            <w:ins w:id="71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18" w:author="David Dayan" w:date="2021-12-03T17:18:00Z">
              <w:tcPr>
                <w:tcW w:w="2160" w:type="dxa"/>
                <w:tcBorders>
                  <w:top w:val="nil"/>
                  <w:left w:val="nil"/>
                  <w:bottom w:val="nil"/>
                  <w:right w:val="nil"/>
                </w:tcBorders>
                <w:shd w:val="clear" w:color="auto" w:fill="auto"/>
                <w:noWrap/>
                <w:vAlign w:val="bottom"/>
                <w:hideMark/>
              </w:tcPr>
            </w:tcPrChange>
          </w:tcPr>
          <w:p w14:paraId="0F96A42C" w14:textId="77777777" w:rsidR="00036D0E" w:rsidRPr="00036D0E" w:rsidRDefault="00036D0E" w:rsidP="00245317">
            <w:pPr>
              <w:spacing w:after="0" w:line="240" w:lineRule="auto"/>
              <w:jc w:val="center"/>
              <w:rPr>
                <w:ins w:id="7119" w:author="David Dayan" w:date="2021-12-03T17:13:00Z"/>
                <w:rFonts w:ascii="Calibri" w:eastAsia="Times New Roman" w:hAnsi="Calibri" w:cs="Times New Roman"/>
                <w:color w:val="000000"/>
                <w:sz w:val="16"/>
                <w:szCs w:val="16"/>
              </w:rPr>
            </w:pPr>
            <w:ins w:id="71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121" w:author="David Dayan" w:date="2021-12-03T17:18:00Z">
              <w:tcPr>
                <w:tcW w:w="2876" w:type="dxa"/>
                <w:gridSpan w:val="2"/>
                <w:tcBorders>
                  <w:top w:val="nil"/>
                  <w:left w:val="nil"/>
                  <w:bottom w:val="nil"/>
                  <w:right w:val="nil"/>
                </w:tcBorders>
                <w:shd w:val="clear" w:color="auto" w:fill="auto"/>
                <w:noWrap/>
                <w:vAlign w:val="bottom"/>
                <w:hideMark/>
              </w:tcPr>
            </w:tcPrChange>
          </w:tcPr>
          <w:p w14:paraId="2124F45E" w14:textId="77777777" w:rsidR="00036D0E" w:rsidRPr="00036D0E" w:rsidRDefault="00036D0E" w:rsidP="00245317">
            <w:pPr>
              <w:spacing w:after="0" w:line="240" w:lineRule="auto"/>
              <w:jc w:val="center"/>
              <w:rPr>
                <w:ins w:id="7122" w:author="David Dayan" w:date="2021-12-03T17:13:00Z"/>
                <w:rFonts w:ascii="Calibri" w:eastAsia="Times New Roman" w:hAnsi="Calibri" w:cs="Times New Roman"/>
                <w:color w:val="000000"/>
                <w:sz w:val="16"/>
                <w:szCs w:val="16"/>
              </w:rPr>
            </w:pPr>
            <w:ins w:id="71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124" w:author="David Dayan" w:date="2021-12-03T17:18:00Z">
              <w:tcPr>
                <w:tcW w:w="1426" w:type="dxa"/>
                <w:tcBorders>
                  <w:top w:val="nil"/>
                  <w:left w:val="nil"/>
                  <w:bottom w:val="nil"/>
                  <w:right w:val="nil"/>
                </w:tcBorders>
                <w:shd w:val="clear" w:color="auto" w:fill="auto"/>
                <w:noWrap/>
                <w:vAlign w:val="bottom"/>
                <w:hideMark/>
              </w:tcPr>
            </w:tcPrChange>
          </w:tcPr>
          <w:p w14:paraId="21BF7F76" w14:textId="77777777" w:rsidR="00036D0E" w:rsidRPr="00036D0E" w:rsidRDefault="00036D0E" w:rsidP="00245317">
            <w:pPr>
              <w:spacing w:after="0" w:line="240" w:lineRule="auto"/>
              <w:jc w:val="center"/>
              <w:rPr>
                <w:ins w:id="7125" w:author="David Dayan" w:date="2021-12-03T17:13:00Z"/>
                <w:rFonts w:ascii="Calibri" w:eastAsia="Times New Roman" w:hAnsi="Calibri" w:cs="Times New Roman"/>
                <w:color w:val="000000"/>
                <w:sz w:val="16"/>
                <w:szCs w:val="16"/>
              </w:rPr>
            </w:pPr>
            <w:ins w:id="7126" w:author="David Dayan" w:date="2021-12-03T17:13:00Z">
              <w:r w:rsidRPr="00036D0E">
                <w:rPr>
                  <w:rFonts w:ascii="Calibri" w:eastAsia="Times New Roman" w:hAnsi="Calibri" w:cs="Times New Roman"/>
                  <w:color w:val="000000"/>
                  <w:sz w:val="16"/>
                  <w:szCs w:val="16"/>
                </w:rPr>
                <w:t>late_homozygote</w:t>
              </w:r>
            </w:ins>
          </w:p>
        </w:tc>
      </w:tr>
      <w:tr w:rsidR="00036D0E" w:rsidRPr="00036D0E" w14:paraId="49BC0685" w14:textId="77777777" w:rsidTr="00245317">
        <w:trPr>
          <w:cantSplit/>
          <w:trHeight w:val="20"/>
          <w:ins w:id="7127" w:author="David Dayan" w:date="2021-12-03T17:13:00Z"/>
          <w:trPrChange w:id="712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29" w:author="David Dayan" w:date="2021-12-03T17:18:00Z">
              <w:tcPr>
                <w:tcW w:w="1563" w:type="dxa"/>
                <w:tcBorders>
                  <w:top w:val="nil"/>
                  <w:left w:val="nil"/>
                  <w:bottom w:val="nil"/>
                  <w:right w:val="nil"/>
                </w:tcBorders>
                <w:shd w:val="clear" w:color="auto" w:fill="auto"/>
                <w:noWrap/>
                <w:vAlign w:val="bottom"/>
                <w:hideMark/>
              </w:tcPr>
            </w:tcPrChange>
          </w:tcPr>
          <w:p w14:paraId="18E7317B" w14:textId="77777777" w:rsidR="00036D0E" w:rsidRPr="00036D0E" w:rsidRDefault="00036D0E" w:rsidP="00245317">
            <w:pPr>
              <w:spacing w:after="0" w:line="240" w:lineRule="auto"/>
              <w:jc w:val="center"/>
              <w:rPr>
                <w:ins w:id="7130" w:author="David Dayan" w:date="2021-12-03T17:13:00Z"/>
                <w:rFonts w:ascii="Calibri" w:eastAsia="Times New Roman" w:hAnsi="Calibri" w:cs="Times New Roman"/>
                <w:color w:val="000000"/>
                <w:sz w:val="16"/>
                <w:szCs w:val="16"/>
              </w:rPr>
            </w:pPr>
            <w:ins w:id="7131" w:author="David Dayan" w:date="2021-12-03T17:13:00Z">
              <w:r w:rsidRPr="00036D0E">
                <w:rPr>
                  <w:rFonts w:ascii="Calibri" w:eastAsia="Times New Roman" w:hAnsi="Calibri" w:cs="Times New Roman"/>
                  <w:color w:val="000000"/>
                  <w:sz w:val="16"/>
                  <w:szCs w:val="16"/>
                </w:rPr>
                <w:t>OtsAC20ROGR_0192</w:t>
              </w:r>
            </w:ins>
          </w:p>
        </w:tc>
        <w:tc>
          <w:tcPr>
            <w:tcW w:w="746" w:type="dxa"/>
            <w:tcBorders>
              <w:top w:val="nil"/>
              <w:left w:val="nil"/>
              <w:bottom w:val="nil"/>
              <w:right w:val="nil"/>
            </w:tcBorders>
            <w:shd w:val="clear" w:color="auto" w:fill="auto"/>
            <w:noWrap/>
            <w:vAlign w:val="bottom"/>
            <w:hideMark/>
            <w:tcPrChange w:id="7132" w:author="David Dayan" w:date="2021-12-03T17:18:00Z">
              <w:tcPr>
                <w:tcW w:w="746" w:type="dxa"/>
                <w:tcBorders>
                  <w:top w:val="nil"/>
                  <w:left w:val="nil"/>
                  <w:bottom w:val="nil"/>
                  <w:right w:val="nil"/>
                </w:tcBorders>
                <w:shd w:val="clear" w:color="auto" w:fill="auto"/>
                <w:noWrap/>
                <w:vAlign w:val="bottom"/>
                <w:hideMark/>
              </w:tcPr>
            </w:tcPrChange>
          </w:tcPr>
          <w:p w14:paraId="7861EFFB" w14:textId="77777777" w:rsidR="00036D0E" w:rsidRPr="00036D0E" w:rsidRDefault="00036D0E" w:rsidP="00245317">
            <w:pPr>
              <w:spacing w:after="0" w:line="240" w:lineRule="auto"/>
              <w:jc w:val="center"/>
              <w:rPr>
                <w:ins w:id="7133" w:author="David Dayan" w:date="2021-12-03T17:13:00Z"/>
                <w:rFonts w:ascii="Calibri" w:eastAsia="Times New Roman" w:hAnsi="Calibri" w:cs="Times New Roman"/>
                <w:color w:val="000000"/>
                <w:sz w:val="16"/>
                <w:szCs w:val="16"/>
              </w:rPr>
            </w:pPr>
            <w:ins w:id="713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35" w:author="David Dayan" w:date="2021-12-03T17:18:00Z">
              <w:tcPr>
                <w:tcW w:w="599" w:type="dxa"/>
                <w:tcBorders>
                  <w:top w:val="nil"/>
                  <w:left w:val="nil"/>
                  <w:bottom w:val="nil"/>
                  <w:right w:val="nil"/>
                </w:tcBorders>
                <w:shd w:val="clear" w:color="auto" w:fill="auto"/>
                <w:noWrap/>
                <w:vAlign w:val="bottom"/>
                <w:hideMark/>
              </w:tcPr>
            </w:tcPrChange>
          </w:tcPr>
          <w:p w14:paraId="60406824" w14:textId="77777777" w:rsidR="00036D0E" w:rsidRPr="00036D0E" w:rsidRDefault="00036D0E" w:rsidP="00245317">
            <w:pPr>
              <w:spacing w:after="0" w:line="240" w:lineRule="auto"/>
              <w:jc w:val="center"/>
              <w:rPr>
                <w:ins w:id="7136" w:author="David Dayan" w:date="2021-12-03T17:13:00Z"/>
                <w:rFonts w:ascii="Calibri" w:eastAsia="Times New Roman" w:hAnsi="Calibri" w:cs="Times New Roman"/>
                <w:color w:val="000000"/>
                <w:sz w:val="16"/>
                <w:szCs w:val="16"/>
              </w:rPr>
            </w:pPr>
            <w:ins w:id="713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38" w:author="David Dayan" w:date="2021-12-03T17:18:00Z">
              <w:tcPr>
                <w:tcW w:w="1142" w:type="dxa"/>
                <w:tcBorders>
                  <w:top w:val="nil"/>
                  <w:left w:val="nil"/>
                  <w:bottom w:val="nil"/>
                  <w:right w:val="nil"/>
                </w:tcBorders>
                <w:shd w:val="clear" w:color="auto" w:fill="auto"/>
                <w:noWrap/>
                <w:vAlign w:val="bottom"/>
                <w:hideMark/>
              </w:tcPr>
            </w:tcPrChange>
          </w:tcPr>
          <w:p w14:paraId="21E825F1" w14:textId="77777777" w:rsidR="00036D0E" w:rsidRPr="00036D0E" w:rsidRDefault="00036D0E" w:rsidP="00245317">
            <w:pPr>
              <w:spacing w:after="0" w:line="240" w:lineRule="auto"/>
              <w:jc w:val="center"/>
              <w:rPr>
                <w:ins w:id="7139" w:author="David Dayan" w:date="2021-12-03T17:13:00Z"/>
                <w:rFonts w:ascii="Calibri" w:eastAsia="Times New Roman" w:hAnsi="Calibri" w:cs="Times New Roman"/>
                <w:color w:val="000000"/>
                <w:sz w:val="16"/>
                <w:szCs w:val="16"/>
              </w:rPr>
            </w:pPr>
            <w:ins w:id="714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41" w:author="David Dayan" w:date="2021-12-03T17:18:00Z">
              <w:tcPr>
                <w:tcW w:w="1440" w:type="dxa"/>
                <w:tcBorders>
                  <w:top w:val="nil"/>
                  <w:left w:val="nil"/>
                  <w:bottom w:val="nil"/>
                  <w:right w:val="nil"/>
                </w:tcBorders>
                <w:shd w:val="clear" w:color="auto" w:fill="auto"/>
                <w:noWrap/>
                <w:vAlign w:val="bottom"/>
                <w:hideMark/>
              </w:tcPr>
            </w:tcPrChange>
          </w:tcPr>
          <w:p w14:paraId="62044180" w14:textId="77777777" w:rsidR="00036D0E" w:rsidRPr="00036D0E" w:rsidRDefault="00036D0E" w:rsidP="00245317">
            <w:pPr>
              <w:spacing w:after="0" w:line="240" w:lineRule="auto"/>
              <w:jc w:val="center"/>
              <w:rPr>
                <w:ins w:id="7142" w:author="David Dayan" w:date="2021-12-03T17:13:00Z"/>
                <w:rFonts w:ascii="Calibri" w:eastAsia="Times New Roman" w:hAnsi="Calibri" w:cs="Times New Roman"/>
                <w:color w:val="000000"/>
                <w:sz w:val="16"/>
                <w:szCs w:val="16"/>
              </w:rPr>
            </w:pPr>
            <w:ins w:id="714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44" w:author="David Dayan" w:date="2021-12-03T17:18:00Z">
              <w:tcPr>
                <w:tcW w:w="1530" w:type="dxa"/>
                <w:tcBorders>
                  <w:top w:val="nil"/>
                  <w:left w:val="nil"/>
                  <w:bottom w:val="nil"/>
                  <w:right w:val="nil"/>
                </w:tcBorders>
                <w:shd w:val="clear" w:color="auto" w:fill="auto"/>
                <w:noWrap/>
                <w:vAlign w:val="bottom"/>
                <w:hideMark/>
              </w:tcPr>
            </w:tcPrChange>
          </w:tcPr>
          <w:p w14:paraId="5851B91E" w14:textId="77777777" w:rsidR="00036D0E" w:rsidRPr="00036D0E" w:rsidRDefault="00036D0E" w:rsidP="00245317">
            <w:pPr>
              <w:spacing w:after="0" w:line="240" w:lineRule="auto"/>
              <w:jc w:val="center"/>
              <w:rPr>
                <w:ins w:id="7145" w:author="David Dayan" w:date="2021-12-03T17:13:00Z"/>
                <w:rFonts w:ascii="Calibri" w:eastAsia="Times New Roman" w:hAnsi="Calibri" w:cs="Times New Roman"/>
                <w:color w:val="000000"/>
                <w:sz w:val="16"/>
                <w:szCs w:val="16"/>
              </w:rPr>
            </w:pPr>
            <w:ins w:id="714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47" w:author="David Dayan" w:date="2021-12-03T17:18:00Z">
              <w:tcPr>
                <w:tcW w:w="898" w:type="dxa"/>
                <w:tcBorders>
                  <w:top w:val="nil"/>
                  <w:left w:val="nil"/>
                  <w:bottom w:val="nil"/>
                  <w:right w:val="nil"/>
                </w:tcBorders>
                <w:shd w:val="clear" w:color="auto" w:fill="auto"/>
                <w:noWrap/>
                <w:vAlign w:val="bottom"/>
                <w:hideMark/>
              </w:tcPr>
            </w:tcPrChange>
          </w:tcPr>
          <w:p w14:paraId="5237AA22" w14:textId="77777777" w:rsidR="00036D0E" w:rsidRPr="00036D0E" w:rsidRDefault="00036D0E" w:rsidP="00245317">
            <w:pPr>
              <w:spacing w:after="0" w:line="240" w:lineRule="auto"/>
              <w:jc w:val="center"/>
              <w:rPr>
                <w:ins w:id="7148" w:author="David Dayan" w:date="2021-12-03T17:13:00Z"/>
                <w:rFonts w:ascii="Calibri" w:eastAsia="Times New Roman" w:hAnsi="Calibri" w:cs="Times New Roman"/>
                <w:color w:val="000000"/>
                <w:sz w:val="16"/>
                <w:szCs w:val="16"/>
              </w:rPr>
            </w:pPr>
            <w:ins w:id="714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50" w:author="David Dayan" w:date="2021-12-03T17:18:00Z">
              <w:tcPr>
                <w:tcW w:w="902" w:type="dxa"/>
                <w:tcBorders>
                  <w:top w:val="nil"/>
                  <w:left w:val="nil"/>
                  <w:bottom w:val="nil"/>
                  <w:right w:val="nil"/>
                </w:tcBorders>
                <w:shd w:val="clear" w:color="auto" w:fill="auto"/>
                <w:noWrap/>
                <w:vAlign w:val="bottom"/>
                <w:hideMark/>
              </w:tcPr>
            </w:tcPrChange>
          </w:tcPr>
          <w:p w14:paraId="3C86CC51" w14:textId="77777777" w:rsidR="00036D0E" w:rsidRPr="00036D0E" w:rsidRDefault="00036D0E" w:rsidP="00245317">
            <w:pPr>
              <w:spacing w:after="0" w:line="240" w:lineRule="auto"/>
              <w:jc w:val="center"/>
              <w:rPr>
                <w:ins w:id="7151" w:author="David Dayan" w:date="2021-12-03T17:13:00Z"/>
                <w:rFonts w:ascii="Calibri" w:eastAsia="Times New Roman" w:hAnsi="Calibri" w:cs="Times New Roman"/>
                <w:color w:val="000000"/>
                <w:sz w:val="16"/>
                <w:szCs w:val="16"/>
              </w:rPr>
            </w:pPr>
            <w:ins w:id="715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53" w:author="David Dayan" w:date="2021-12-03T17:18:00Z">
              <w:tcPr>
                <w:tcW w:w="2160" w:type="dxa"/>
                <w:tcBorders>
                  <w:top w:val="nil"/>
                  <w:left w:val="nil"/>
                  <w:bottom w:val="nil"/>
                  <w:right w:val="nil"/>
                </w:tcBorders>
                <w:shd w:val="clear" w:color="auto" w:fill="auto"/>
                <w:noWrap/>
                <w:vAlign w:val="bottom"/>
                <w:hideMark/>
              </w:tcPr>
            </w:tcPrChange>
          </w:tcPr>
          <w:p w14:paraId="1A5923D5" w14:textId="77777777" w:rsidR="00036D0E" w:rsidRPr="00036D0E" w:rsidRDefault="00036D0E" w:rsidP="00245317">
            <w:pPr>
              <w:spacing w:after="0" w:line="240" w:lineRule="auto"/>
              <w:jc w:val="center"/>
              <w:rPr>
                <w:ins w:id="7154" w:author="David Dayan" w:date="2021-12-03T17:13:00Z"/>
                <w:rFonts w:ascii="Calibri" w:eastAsia="Times New Roman" w:hAnsi="Calibri" w:cs="Times New Roman"/>
                <w:color w:val="000000"/>
                <w:sz w:val="16"/>
                <w:szCs w:val="16"/>
              </w:rPr>
            </w:pPr>
            <w:ins w:id="715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156" w:author="David Dayan" w:date="2021-12-03T17:18:00Z">
              <w:tcPr>
                <w:tcW w:w="2876" w:type="dxa"/>
                <w:gridSpan w:val="2"/>
                <w:tcBorders>
                  <w:top w:val="nil"/>
                  <w:left w:val="nil"/>
                  <w:bottom w:val="nil"/>
                  <w:right w:val="nil"/>
                </w:tcBorders>
                <w:shd w:val="clear" w:color="auto" w:fill="auto"/>
                <w:noWrap/>
                <w:vAlign w:val="bottom"/>
                <w:hideMark/>
              </w:tcPr>
            </w:tcPrChange>
          </w:tcPr>
          <w:p w14:paraId="68C06523" w14:textId="77777777" w:rsidR="00036D0E" w:rsidRPr="00036D0E" w:rsidRDefault="00036D0E" w:rsidP="00245317">
            <w:pPr>
              <w:spacing w:after="0" w:line="240" w:lineRule="auto"/>
              <w:jc w:val="center"/>
              <w:rPr>
                <w:ins w:id="7157" w:author="David Dayan" w:date="2021-12-03T17:13:00Z"/>
                <w:rFonts w:ascii="Calibri" w:eastAsia="Times New Roman" w:hAnsi="Calibri" w:cs="Times New Roman"/>
                <w:color w:val="000000"/>
                <w:sz w:val="16"/>
                <w:szCs w:val="16"/>
              </w:rPr>
            </w:pPr>
            <w:ins w:id="715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159" w:author="David Dayan" w:date="2021-12-03T17:18:00Z">
              <w:tcPr>
                <w:tcW w:w="1426" w:type="dxa"/>
                <w:tcBorders>
                  <w:top w:val="nil"/>
                  <w:left w:val="nil"/>
                  <w:bottom w:val="nil"/>
                  <w:right w:val="nil"/>
                </w:tcBorders>
                <w:shd w:val="clear" w:color="auto" w:fill="auto"/>
                <w:noWrap/>
                <w:vAlign w:val="bottom"/>
                <w:hideMark/>
              </w:tcPr>
            </w:tcPrChange>
          </w:tcPr>
          <w:p w14:paraId="37F4E9D9" w14:textId="77777777" w:rsidR="00036D0E" w:rsidRPr="00036D0E" w:rsidRDefault="00036D0E" w:rsidP="00245317">
            <w:pPr>
              <w:spacing w:after="0" w:line="240" w:lineRule="auto"/>
              <w:jc w:val="center"/>
              <w:rPr>
                <w:ins w:id="7160" w:author="David Dayan" w:date="2021-12-03T17:13:00Z"/>
                <w:rFonts w:ascii="Calibri" w:eastAsia="Times New Roman" w:hAnsi="Calibri" w:cs="Times New Roman"/>
                <w:color w:val="000000"/>
                <w:sz w:val="16"/>
                <w:szCs w:val="16"/>
              </w:rPr>
            </w:pPr>
            <w:ins w:id="7161" w:author="David Dayan" w:date="2021-12-03T17:13:00Z">
              <w:r w:rsidRPr="00036D0E">
                <w:rPr>
                  <w:rFonts w:ascii="Calibri" w:eastAsia="Times New Roman" w:hAnsi="Calibri" w:cs="Times New Roman"/>
                  <w:color w:val="000000"/>
                  <w:sz w:val="16"/>
                  <w:szCs w:val="16"/>
                </w:rPr>
                <w:t>late_homozygote</w:t>
              </w:r>
            </w:ins>
          </w:p>
        </w:tc>
      </w:tr>
      <w:tr w:rsidR="00036D0E" w:rsidRPr="00036D0E" w14:paraId="6BEBF6EB" w14:textId="77777777" w:rsidTr="00245317">
        <w:trPr>
          <w:cantSplit/>
          <w:trHeight w:val="20"/>
          <w:ins w:id="7162" w:author="David Dayan" w:date="2021-12-03T17:13:00Z"/>
          <w:trPrChange w:id="716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64" w:author="David Dayan" w:date="2021-12-03T17:18:00Z">
              <w:tcPr>
                <w:tcW w:w="1563" w:type="dxa"/>
                <w:tcBorders>
                  <w:top w:val="nil"/>
                  <w:left w:val="nil"/>
                  <w:bottom w:val="nil"/>
                  <w:right w:val="nil"/>
                </w:tcBorders>
                <w:shd w:val="clear" w:color="auto" w:fill="auto"/>
                <w:noWrap/>
                <w:vAlign w:val="bottom"/>
                <w:hideMark/>
              </w:tcPr>
            </w:tcPrChange>
          </w:tcPr>
          <w:p w14:paraId="4D52EA3E" w14:textId="77777777" w:rsidR="00036D0E" w:rsidRPr="00036D0E" w:rsidRDefault="00036D0E" w:rsidP="00245317">
            <w:pPr>
              <w:spacing w:after="0" w:line="240" w:lineRule="auto"/>
              <w:jc w:val="center"/>
              <w:rPr>
                <w:ins w:id="7165" w:author="David Dayan" w:date="2021-12-03T17:13:00Z"/>
                <w:rFonts w:ascii="Calibri" w:eastAsia="Times New Roman" w:hAnsi="Calibri" w:cs="Times New Roman"/>
                <w:color w:val="000000"/>
                <w:sz w:val="16"/>
                <w:szCs w:val="16"/>
              </w:rPr>
            </w:pPr>
            <w:ins w:id="7166" w:author="David Dayan" w:date="2021-12-03T17:13:00Z">
              <w:r w:rsidRPr="00036D0E">
                <w:rPr>
                  <w:rFonts w:ascii="Calibri" w:eastAsia="Times New Roman" w:hAnsi="Calibri" w:cs="Times New Roman"/>
                  <w:color w:val="000000"/>
                  <w:sz w:val="16"/>
                  <w:szCs w:val="16"/>
                </w:rPr>
                <w:t>OtsAC20ROGR_0193</w:t>
              </w:r>
            </w:ins>
          </w:p>
        </w:tc>
        <w:tc>
          <w:tcPr>
            <w:tcW w:w="746" w:type="dxa"/>
            <w:tcBorders>
              <w:top w:val="nil"/>
              <w:left w:val="nil"/>
              <w:bottom w:val="nil"/>
              <w:right w:val="nil"/>
            </w:tcBorders>
            <w:shd w:val="clear" w:color="auto" w:fill="auto"/>
            <w:noWrap/>
            <w:vAlign w:val="bottom"/>
            <w:hideMark/>
            <w:tcPrChange w:id="7167" w:author="David Dayan" w:date="2021-12-03T17:18:00Z">
              <w:tcPr>
                <w:tcW w:w="746" w:type="dxa"/>
                <w:tcBorders>
                  <w:top w:val="nil"/>
                  <w:left w:val="nil"/>
                  <w:bottom w:val="nil"/>
                  <w:right w:val="nil"/>
                </w:tcBorders>
                <w:shd w:val="clear" w:color="auto" w:fill="auto"/>
                <w:noWrap/>
                <w:vAlign w:val="bottom"/>
                <w:hideMark/>
              </w:tcPr>
            </w:tcPrChange>
          </w:tcPr>
          <w:p w14:paraId="00F122C5" w14:textId="77777777" w:rsidR="00036D0E" w:rsidRPr="00036D0E" w:rsidRDefault="00036D0E" w:rsidP="00245317">
            <w:pPr>
              <w:spacing w:after="0" w:line="240" w:lineRule="auto"/>
              <w:jc w:val="center"/>
              <w:rPr>
                <w:ins w:id="7168" w:author="David Dayan" w:date="2021-12-03T17:13:00Z"/>
                <w:rFonts w:ascii="Calibri" w:eastAsia="Times New Roman" w:hAnsi="Calibri" w:cs="Times New Roman"/>
                <w:color w:val="000000"/>
                <w:sz w:val="16"/>
                <w:szCs w:val="16"/>
              </w:rPr>
            </w:pPr>
            <w:ins w:id="716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170" w:author="David Dayan" w:date="2021-12-03T17:18:00Z">
              <w:tcPr>
                <w:tcW w:w="599" w:type="dxa"/>
                <w:tcBorders>
                  <w:top w:val="nil"/>
                  <w:left w:val="nil"/>
                  <w:bottom w:val="nil"/>
                  <w:right w:val="nil"/>
                </w:tcBorders>
                <w:shd w:val="clear" w:color="auto" w:fill="auto"/>
                <w:noWrap/>
                <w:vAlign w:val="bottom"/>
                <w:hideMark/>
              </w:tcPr>
            </w:tcPrChange>
          </w:tcPr>
          <w:p w14:paraId="3DCF95AA" w14:textId="77777777" w:rsidR="00036D0E" w:rsidRPr="00036D0E" w:rsidRDefault="00036D0E" w:rsidP="00245317">
            <w:pPr>
              <w:spacing w:after="0" w:line="240" w:lineRule="auto"/>
              <w:jc w:val="center"/>
              <w:rPr>
                <w:ins w:id="7171" w:author="David Dayan" w:date="2021-12-03T17:13:00Z"/>
                <w:rFonts w:ascii="Calibri" w:eastAsia="Times New Roman" w:hAnsi="Calibri" w:cs="Times New Roman"/>
                <w:color w:val="000000"/>
                <w:sz w:val="16"/>
                <w:szCs w:val="16"/>
              </w:rPr>
            </w:pPr>
            <w:ins w:id="717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173" w:author="David Dayan" w:date="2021-12-03T17:18:00Z">
              <w:tcPr>
                <w:tcW w:w="1142" w:type="dxa"/>
                <w:tcBorders>
                  <w:top w:val="nil"/>
                  <w:left w:val="nil"/>
                  <w:bottom w:val="nil"/>
                  <w:right w:val="nil"/>
                </w:tcBorders>
                <w:shd w:val="clear" w:color="auto" w:fill="auto"/>
                <w:noWrap/>
                <w:vAlign w:val="bottom"/>
                <w:hideMark/>
              </w:tcPr>
            </w:tcPrChange>
          </w:tcPr>
          <w:p w14:paraId="5FAD7A24" w14:textId="77777777" w:rsidR="00036D0E" w:rsidRPr="00036D0E" w:rsidRDefault="00036D0E" w:rsidP="00245317">
            <w:pPr>
              <w:spacing w:after="0" w:line="240" w:lineRule="auto"/>
              <w:jc w:val="center"/>
              <w:rPr>
                <w:ins w:id="7174" w:author="David Dayan" w:date="2021-12-03T17:13:00Z"/>
                <w:rFonts w:ascii="Calibri" w:eastAsia="Times New Roman" w:hAnsi="Calibri" w:cs="Times New Roman"/>
                <w:color w:val="000000"/>
                <w:sz w:val="16"/>
                <w:szCs w:val="16"/>
              </w:rPr>
            </w:pPr>
            <w:ins w:id="717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176" w:author="David Dayan" w:date="2021-12-03T17:18:00Z">
              <w:tcPr>
                <w:tcW w:w="1440" w:type="dxa"/>
                <w:tcBorders>
                  <w:top w:val="nil"/>
                  <w:left w:val="nil"/>
                  <w:bottom w:val="nil"/>
                  <w:right w:val="nil"/>
                </w:tcBorders>
                <w:shd w:val="clear" w:color="auto" w:fill="auto"/>
                <w:noWrap/>
                <w:vAlign w:val="bottom"/>
                <w:hideMark/>
              </w:tcPr>
            </w:tcPrChange>
          </w:tcPr>
          <w:p w14:paraId="1D33A526" w14:textId="77777777" w:rsidR="00036D0E" w:rsidRPr="00036D0E" w:rsidRDefault="00036D0E" w:rsidP="00245317">
            <w:pPr>
              <w:spacing w:after="0" w:line="240" w:lineRule="auto"/>
              <w:jc w:val="center"/>
              <w:rPr>
                <w:ins w:id="7177" w:author="David Dayan" w:date="2021-12-03T17:13:00Z"/>
                <w:rFonts w:ascii="Calibri" w:eastAsia="Times New Roman" w:hAnsi="Calibri" w:cs="Times New Roman"/>
                <w:color w:val="000000"/>
                <w:sz w:val="16"/>
                <w:szCs w:val="16"/>
              </w:rPr>
            </w:pPr>
            <w:ins w:id="717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179" w:author="David Dayan" w:date="2021-12-03T17:18:00Z">
              <w:tcPr>
                <w:tcW w:w="1530" w:type="dxa"/>
                <w:tcBorders>
                  <w:top w:val="nil"/>
                  <w:left w:val="nil"/>
                  <w:bottom w:val="nil"/>
                  <w:right w:val="nil"/>
                </w:tcBorders>
                <w:shd w:val="clear" w:color="auto" w:fill="auto"/>
                <w:noWrap/>
                <w:vAlign w:val="bottom"/>
                <w:hideMark/>
              </w:tcPr>
            </w:tcPrChange>
          </w:tcPr>
          <w:p w14:paraId="61537620" w14:textId="77777777" w:rsidR="00036D0E" w:rsidRPr="00036D0E" w:rsidRDefault="00036D0E" w:rsidP="00245317">
            <w:pPr>
              <w:spacing w:after="0" w:line="240" w:lineRule="auto"/>
              <w:jc w:val="center"/>
              <w:rPr>
                <w:ins w:id="7180" w:author="David Dayan" w:date="2021-12-03T17:13:00Z"/>
                <w:rFonts w:ascii="Calibri" w:eastAsia="Times New Roman" w:hAnsi="Calibri" w:cs="Times New Roman"/>
                <w:color w:val="000000"/>
                <w:sz w:val="16"/>
                <w:szCs w:val="16"/>
              </w:rPr>
            </w:pPr>
            <w:ins w:id="718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182" w:author="David Dayan" w:date="2021-12-03T17:18:00Z">
              <w:tcPr>
                <w:tcW w:w="898" w:type="dxa"/>
                <w:tcBorders>
                  <w:top w:val="nil"/>
                  <w:left w:val="nil"/>
                  <w:bottom w:val="nil"/>
                  <w:right w:val="nil"/>
                </w:tcBorders>
                <w:shd w:val="clear" w:color="auto" w:fill="auto"/>
                <w:noWrap/>
                <w:vAlign w:val="bottom"/>
                <w:hideMark/>
              </w:tcPr>
            </w:tcPrChange>
          </w:tcPr>
          <w:p w14:paraId="59E782DD" w14:textId="77777777" w:rsidR="00036D0E" w:rsidRPr="00036D0E" w:rsidRDefault="00036D0E" w:rsidP="00245317">
            <w:pPr>
              <w:spacing w:after="0" w:line="240" w:lineRule="auto"/>
              <w:jc w:val="center"/>
              <w:rPr>
                <w:ins w:id="7183" w:author="David Dayan" w:date="2021-12-03T17:13:00Z"/>
                <w:rFonts w:ascii="Calibri" w:eastAsia="Times New Roman" w:hAnsi="Calibri" w:cs="Times New Roman"/>
                <w:color w:val="000000"/>
                <w:sz w:val="16"/>
                <w:szCs w:val="16"/>
              </w:rPr>
            </w:pPr>
            <w:ins w:id="718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185" w:author="David Dayan" w:date="2021-12-03T17:18:00Z">
              <w:tcPr>
                <w:tcW w:w="902" w:type="dxa"/>
                <w:tcBorders>
                  <w:top w:val="nil"/>
                  <w:left w:val="nil"/>
                  <w:bottom w:val="nil"/>
                  <w:right w:val="nil"/>
                </w:tcBorders>
                <w:shd w:val="clear" w:color="auto" w:fill="auto"/>
                <w:noWrap/>
                <w:vAlign w:val="bottom"/>
                <w:hideMark/>
              </w:tcPr>
            </w:tcPrChange>
          </w:tcPr>
          <w:p w14:paraId="21943EF0" w14:textId="77777777" w:rsidR="00036D0E" w:rsidRPr="00036D0E" w:rsidRDefault="00036D0E" w:rsidP="00245317">
            <w:pPr>
              <w:spacing w:after="0" w:line="240" w:lineRule="auto"/>
              <w:jc w:val="center"/>
              <w:rPr>
                <w:ins w:id="7186" w:author="David Dayan" w:date="2021-12-03T17:13:00Z"/>
                <w:rFonts w:ascii="Calibri" w:eastAsia="Times New Roman" w:hAnsi="Calibri" w:cs="Times New Roman"/>
                <w:color w:val="000000"/>
                <w:sz w:val="16"/>
                <w:szCs w:val="16"/>
              </w:rPr>
            </w:pPr>
            <w:ins w:id="718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188" w:author="David Dayan" w:date="2021-12-03T17:18:00Z">
              <w:tcPr>
                <w:tcW w:w="2160" w:type="dxa"/>
                <w:tcBorders>
                  <w:top w:val="nil"/>
                  <w:left w:val="nil"/>
                  <w:bottom w:val="nil"/>
                  <w:right w:val="nil"/>
                </w:tcBorders>
                <w:shd w:val="clear" w:color="auto" w:fill="auto"/>
                <w:noWrap/>
                <w:vAlign w:val="bottom"/>
                <w:hideMark/>
              </w:tcPr>
            </w:tcPrChange>
          </w:tcPr>
          <w:p w14:paraId="4F3F512E" w14:textId="77777777" w:rsidR="00036D0E" w:rsidRPr="00036D0E" w:rsidRDefault="00036D0E" w:rsidP="00245317">
            <w:pPr>
              <w:spacing w:after="0" w:line="240" w:lineRule="auto"/>
              <w:jc w:val="center"/>
              <w:rPr>
                <w:ins w:id="7189" w:author="David Dayan" w:date="2021-12-03T17:13:00Z"/>
                <w:rFonts w:ascii="Calibri" w:eastAsia="Times New Roman" w:hAnsi="Calibri" w:cs="Times New Roman"/>
                <w:color w:val="000000"/>
                <w:sz w:val="16"/>
                <w:szCs w:val="16"/>
              </w:rPr>
            </w:pPr>
            <w:ins w:id="719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191" w:author="David Dayan" w:date="2021-12-03T17:18:00Z">
              <w:tcPr>
                <w:tcW w:w="2876" w:type="dxa"/>
                <w:gridSpan w:val="2"/>
                <w:tcBorders>
                  <w:top w:val="nil"/>
                  <w:left w:val="nil"/>
                  <w:bottom w:val="nil"/>
                  <w:right w:val="nil"/>
                </w:tcBorders>
                <w:shd w:val="clear" w:color="auto" w:fill="auto"/>
                <w:noWrap/>
                <w:vAlign w:val="bottom"/>
                <w:hideMark/>
              </w:tcPr>
            </w:tcPrChange>
          </w:tcPr>
          <w:p w14:paraId="4B1A434D" w14:textId="77777777" w:rsidR="00036D0E" w:rsidRPr="00036D0E" w:rsidRDefault="00036D0E" w:rsidP="00245317">
            <w:pPr>
              <w:spacing w:after="0" w:line="240" w:lineRule="auto"/>
              <w:jc w:val="center"/>
              <w:rPr>
                <w:ins w:id="7192" w:author="David Dayan" w:date="2021-12-03T17:13:00Z"/>
                <w:rFonts w:ascii="Calibri" w:eastAsia="Times New Roman" w:hAnsi="Calibri" w:cs="Times New Roman"/>
                <w:color w:val="000000"/>
                <w:sz w:val="16"/>
                <w:szCs w:val="16"/>
              </w:rPr>
            </w:pPr>
            <w:ins w:id="719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194" w:author="David Dayan" w:date="2021-12-03T17:18:00Z">
              <w:tcPr>
                <w:tcW w:w="1426" w:type="dxa"/>
                <w:tcBorders>
                  <w:top w:val="nil"/>
                  <w:left w:val="nil"/>
                  <w:bottom w:val="nil"/>
                  <w:right w:val="nil"/>
                </w:tcBorders>
                <w:shd w:val="clear" w:color="auto" w:fill="auto"/>
                <w:noWrap/>
                <w:vAlign w:val="bottom"/>
                <w:hideMark/>
              </w:tcPr>
            </w:tcPrChange>
          </w:tcPr>
          <w:p w14:paraId="4994C8E6" w14:textId="77777777" w:rsidR="00036D0E" w:rsidRPr="00036D0E" w:rsidRDefault="00036D0E" w:rsidP="00245317">
            <w:pPr>
              <w:spacing w:after="0" w:line="240" w:lineRule="auto"/>
              <w:jc w:val="center"/>
              <w:rPr>
                <w:ins w:id="7195" w:author="David Dayan" w:date="2021-12-03T17:13:00Z"/>
                <w:rFonts w:ascii="Calibri" w:eastAsia="Times New Roman" w:hAnsi="Calibri" w:cs="Times New Roman"/>
                <w:color w:val="000000"/>
                <w:sz w:val="16"/>
                <w:szCs w:val="16"/>
              </w:rPr>
            </w:pPr>
            <w:ins w:id="719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7D24620" w14:textId="77777777" w:rsidTr="00245317">
        <w:trPr>
          <w:cantSplit/>
          <w:trHeight w:val="20"/>
          <w:ins w:id="7197" w:author="David Dayan" w:date="2021-12-03T17:13:00Z"/>
          <w:trPrChange w:id="719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199" w:author="David Dayan" w:date="2021-12-03T17:18:00Z">
              <w:tcPr>
                <w:tcW w:w="1563" w:type="dxa"/>
                <w:tcBorders>
                  <w:top w:val="nil"/>
                  <w:left w:val="nil"/>
                  <w:bottom w:val="nil"/>
                  <w:right w:val="nil"/>
                </w:tcBorders>
                <w:shd w:val="clear" w:color="auto" w:fill="auto"/>
                <w:noWrap/>
                <w:vAlign w:val="bottom"/>
                <w:hideMark/>
              </w:tcPr>
            </w:tcPrChange>
          </w:tcPr>
          <w:p w14:paraId="566C8DA1" w14:textId="77777777" w:rsidR="00036D0E" w:rsidRPr="00036D0E" w:rsidRDefault="00036D0E" w:rsidP="00245317">
            <w:pPr>
              <w:spacing w:after="0" w:line="240" w:lineRule="auto"/>
              <w:jc w:val="center"/>
              <w:rPr>
                <w:ins w:id="7200" w:author="David Dayan" w:date="2021-12-03T17:13:00Z"/>
                <w:rFonts w:ascii="Calibri" w:eastAsia="Times New Roman" w:hAnsi="Calibri" w:cs="Times New Roman"/>
                <w:color w:val="000000"/>
                <w:sz w:val="16"/>
                <w:szCs w:val="16"/>
              </w:rPr>
            </w:pPr>
            <w:ins w:id="7201" w:author="David Dayan" w:date="2021-12-03T17:13:00Z">
              <w:r w:rsidRPr="00036D0E">
                <w:rPr>
                  <w:rFonts w:ascii="Calibri" w:eastAsia="Times New Roman" w:hAnsi="Calibri" w:cs="Times New Roman"/>
                  <w:color w:val="000000"/>
                  <w:sz w:val="16"/>
                  <w:szCs w:val="16"/>
                </w:rPr>
                <w:t>OtsAC20ROGR_0194</w:t>
              </w:r>
            </w:ins>
          </w:p>
        </w:tc>
        <w:tc>
          <w:tcPr>
            <w:tcW w:w="746" w:type="dxa"/>
            <w:tcBorders>
              <w:top w:val="nil"/>
              <w:left w:val="nil"/>
              <w:bottom w:val="nil"/>
              <w:right w:val="nil"/>
            </w:tcBorders>
            <w:shd w:val="clear" w:color="auto" w:fill="auto"/>
            <w:noWrap/>
            <w:vAlign w:val="bottom"/>
            <w:hideMark/>
            <w:tcPrChange w:id="7202" w:author="David Dayan" w:date="2021-12-03T17:18:00Z">
              <w:tcPr>
                <w:tcW w:w="746" w:type="dxa"/>
                <w:tcBorders>
                  <w:top w:val="nil"/>
                  <w:left w:val="nil"/>
                  <w:bottom w:val="nil"/>
                  <w:right w:val="nil"/>
                </w:tcBorders>
                <w:shd w:val="clear" w:color="auto" w:fill="auto"/>
                <w:noWrap/>
                <w:vAlign w:val="bottom"/>
                <w:hideMark/>
              </w:tcPr>
            </w:tcPrChange>
          </w:tcPr>
          <w:p w14:paraId="1D8247DC" w14:textId="77777777" w:rsidR="00036D0E" w:rsidRPr="00036D0E" w:rsidRDefault="00036D0E" w:rsidP="00245317">
            <w:pPr>
              <w:spacing w:after="0" w:line="240" w:lineRule="auto"/>
              <w:jc w:val="center"/>
              <w:rPr>
                <w:ins w:id="7203" w:author="David Dayan" w:date="2021-12-03T17:13:00Z"/>
                <w:rFonts w:ascii="Calibri" w:eastAsia="Times New Roman" w:hAnsi="Calibri" w:cs="Times New Roman"/>
                <w:color w:val="000000"/>
                <w:sz w:val="16"/>
                <w:szCs w:val="16"/>
              </w:rPr>
            </w:pPr>
            <w:ins w:id="720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05" w:author="David Dayan" w:date="2021-12-03T17:18:00Z">
              <w:tcPr>
                <w:tcW w:w="599" w:type="dxa"/>
                <w:tcBorders>
                  <w:top w:val="nil"/>
                  <w:left w:val="nil"/>
                  <w:bottom w:val="nil"/>
                  <w:right w:val="nil"/>
                </w:tcBorders>
                <w:shd w:val="clear" w:color="auto" w:fill="auto"/>
                <w:noWrap/>
                <w:vAlign w:val="bottom"/>
                <w:hideMark/>
              </w:tcPr>
            </w:tcPrChange>
          </w:tcPr>
          <w:p w14:paraId="2A0B8BC1" w14:textId="77777777" w:rsidR="00036D0E" w:rsidRPr="00036D0E" w:rsidRDefault="00036D0E" w:rsidP="00245317">
            <w:pPr>
              <w:spacing w:after="0" w:line="240" w:lineRule="auto"/>
              <w:jc w:val="center"/>
              <w:rPr>
                <w:ins w:id="7206" w:author="David Dayan" w:date="2021-12-03T17:13:00Z"/>
                <w:rFonts w:ascii="Calibri" w:eastAsia="Times New Roman" w:hAnsi="Calibri" w:cs="Times New Roman"/>
                <w:color w:val="000000"/>
                <w:sz w:val="16"/>
                <w:szCs w:val="16"/>
              </w:rPr>
            </w:pPr>
            <w:ins w:id="720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08" w:author="David Dayan" w:date="2021-12-03T17:18:00Z">
              <w:tcPr>
                <w:tcW w:w="1142" w:type="dxa"/>
                <w:tcBorders>
                  <w:top w:val="nil"/>
                  <w:left w:val="nil"/>
                  <w:bottom w:val="nil"/>
                  <w:right w:val="nil"/>
                </w:tcBorders>
                <w:shd w:val="clear" w:color="auto" w:fill="auto"/>
                <w:noWrap/>
                <w:vAlign w:val="bottom"/>
                <w:hideMark/>
              </w:tcPr>
            </w:tcPrChange>
          </w:tcPr>
          <w:p w14:paraId="17FD33DF" w14:textId="77777777" w:rsidR="00036D0E" w:rsidRPr="00036D0E" w:rsidRDefault="00036D0E" w:rsidP="00245317">
            <w:pPr>
              <w:spacing w:after="0" w:line="240" w:lineRule="auto"/>
              <w:jc w:val="center"/>
              <w:rPr>
                <w:ins w:id="7209" w:author="David Dayan" w:date="2021-12-03T17:13:00Z"/>
                <w:rFonts w:ascii="Calibri" w:eastAsia="Times New Roman" w:hAnsi="Calibri" w:cs="Times New Roman"/>
                <w:color w:val="000000"/>
                <w:sz w:val="16"/>
                <w:szCs w:val="16"/>
              </w:rPr>
            </w:pPr>
            <w:ins w:id="721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11" w:author="David Dayan" w:date="2021-12-03T17:18:00Z">
              <w:tcPr>
                <w:tcW w:w="1440" w:type="dxa"/>
                <w:tcBorders>
                  <w:top w:val="nil"/>
                  <w:left w:val="nil"/>
                  <w:bottom w:val="nil"/>
                  <w:right w:val="nil"/>
                </w:tcBorders>
                <w:shd w:val="clear" w:color="auto" w:fill="auto"/>
                <w:noWrap/>
                <w:vAlign w:val="bottom"/>
                <w:hideMark/>
              </w:tcPr>
            </w:tcPrChange>
          </w:tcPr>
          <w:p w14:paraId="67BBB3CC" w14:textId="77777777" w:rsidR="00036D0E" w:rsidRPr="00036D0E" w:rsidRDefault="00036D0E" w:rsidP="00245317">
            <w:pPr>
              <w:spacing w:after="0" w:line="240" w:lineRule="auto"/>
              <w:jc w:val="center"/>
              <w:rPr>
                <w:ins w:id="7212" w:author="David Dayan" w:date="2021-12-03T17:13:00Z"/>
                <w:rFonts w:ascii="Calibri" w:eastAsia="Times New Roman" w:hAnsi="Calibri" w:cs="Times New Roman"/>
                <w:color w:val="000000"/>
                <w:sz w:val="16"/>
                <w:szCs w:val="16"/>
              </w:rPr>
            </w:pPr>
            <w:ins w:id="721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14" w:author="David Dayan" w:date="2021-12-03T17:18:00Z">
              <w:tcPr>
                <w:tcW w:w="1530" w:type="dxa"/>
                <w:tcBorders>
                  <w:top w:val="nil"/>
                  <w:left w:val="nil"/>
                  <w:bottom w:val="nil"/>
                  <w:right w:val="nil"/>
                </w:tcBorders>
                <w:shd w:val="clear" w:color="auto" w:fill="auto"/>
                <w:noWrap/>
                <w:vAlign w:val="bottom"/>
                <w:hideMark/>
              </w:tcPr>
            </w:tcPrChange>
          </w:tcPr>
          <w:p w14:paraId="26ED8562" w14:textId="77777777" w:rsidR="00036D0E" w:rsidRPr="00036D0E" w:rsidRDefault="00036D0E" w:rsidP="00245317">
            <w:pPr>
              <w:spacing w:after="0" w:line="240" w:lineRule="auto"/>
              <w:jc w:val="center"/>
              <w:rPr>
                <w:ins w:id="7215" w:author="David Dayan" w:date="2021-12-03T17:13:00Z"/>
                <w:rFonts w:ascii="Calibri" w:eastAsia="Times New Roman" w:hAnsi="Calibri" w:cs="Times New Roman"/>
                <w:color w:val="000000"/>
                <w:sz w:val="16"/>
                <w:szCs w:val="16"/>
              </w:rPr>
            </w:pPr>
            <w:ins w:id="721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17" w:author="David Dayan" w:date="2021-12-03T17:18:00Z">
              <w:tcPr>
                <w:tcW w:w="898" w:type="dxa"/>
                <w:tcBorders>
                  <w:top w:val="nil"/>
                  <w:left w:val="nil"/>
                  <w:bottom w:val="nil"/>
                  <w:right w:val="nil"/>
                </w:tcBorders>
                <w:shd w:val="clear" w:color="auto" w:fill="auto"/>
                <w:noWrap/>
                <w:vAlign w:val="bottom"/>
                <w:hideMark/>
              </w:tcPr>
            </w:tcPrChange>
          </w:tcPr>
          <w:p w14:paraId="0122C624" w14:textId="77777777" w:rsidR="00036D0E" w:rsidRPr="00036D0E" w:rsidRDefault="00036D0E" w:rsidP="00245317">
            <w:pPr>
              <w:spacing w:after="0" w:line="240" w:lineRule="auto"/>
              <w:jc w:val="center"/>
              <w:rPr>
                <w:ins w:id="7218" w:author="David Dayan" w:date="2021-12-03T17:13:00Z"/>
                <w:rFonts w:ascii="Calibri" w:eastAsia="Times New Roman" w:hAnsi="Calibri" w:cs="Times New Roman"/>
                <w:color w:val="000000"/>
                <w:sz w:val="16"/>
                <w:szCs w:val="16"/>
              </w:rPr>
            </w:pPr>
            <w:ins w:id="721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20" w:author="David Dayan" w:date="2021-12-03T17:18:00Z">
              <w:tcPr>
                <w:tcW w:w="902" w:type="dxa"/>
                <w:tcBorders>
                  <w:top w:val="nil"/>
                  <w:left w:val="nil"/>
                  <w:bottom w:val="nil"/>
                  <w:right w:val="nil"/>
                </w:tcBorders>
                <w:shd w:val="clear" w:color="auto" w:fill="auto"/>
                <w:noWrap/>
                <w:vAlign w:val="bottom"/>
                <w:hideMark/>
              </w:tcPr>
            </w:tcPrChange>
          </w:tcPr>
          <w:p w14:paraId="2E17F5C5" w14:textId="77777777" w:rsidR="00036D0E" w:rsidRPr="00036D0E" w:rsidRDefault="00036D0E" w:rsidP="00245317">
            <w:pPr>
              <w:spacing w:after="0" w:line="240" w:lineRule="auto"/>
              <w:jc w:val="center"/>
              <w:rPr>
                <w:ins w:id="7221" w:author="David Dayan" w:date="2021-12-03T17:13:00Z"/>
                <w:rFonts w:ascii="Calibri" w:eastAsia="Times New Roman" w:hAnsi="Calibri" w:cs="Times New Roman"/>
                <w:color w:val="000000"/>
                <w:sz w:val="16"/>
                <w:szCs w:val="16"/>
              </w:rPr>
            </w:pPr>
            <w:ins w:id="722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23" w:author="David Dayan" w:date="2021-12-03T17:18:00Z">
              <w:tcPr>
                <w:tcW w:w="2160" w:type="dxa"/>
                <w:tcBorders>
                  <w:top w:val="nil"/>
                  <w:left w:val="nil"/>
                  <w:bottom w:val="nil"/>
                  <w:right w:val="nil"/>
                </w:tcBorders>
                <w:shd w:val="clear" w:color="auto" w:fill="auto"/>
                <w:noWrap/>
                <w:vAlign w:val="bottom"/>
                <w:hideMark/>
              </w:tcPr>
            </w:tcPrChange>
          </w:tcPr>
          <w:p w14:paraId="683C643A" w14:textId="77777777" w:rsidR="00036D0E" w:rsidRPr="00036D0E" w:rsidRDefault="00036D0E" w:rsidP="00245317">
            <w:pPr>
              <w:spacing w:after="0" w:line="240" w:lineRule="auto"/>
              <w:jc w:val="center"/>
              <w:rPr>
                <w:ins w:id="7224" w:author="David Dayan" w:date="2021-12-03T17:13:00Z"/>
                <w:rFonts w:ascii="Calibri" w:eastAsia="Times New Roman" w:hAnsi="Calibri" w:cs="Times New Roman"/>
                <w:color w:val="000000"/>
                <w:sz w:val="16"/>
                <w:szCs w:val="16"/>
              </w:rPr>
            </w:pPr>
            <w:ins w:id="722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226" w:author="David Dayan" w:date="2021-12-03T17:18:00Z">
              <w:tcPr>
                <w:tcW w:w="2876" w:type="dxa"/>
                <w:gridSpan w:val="2"/>
                <w:tcBorders>
                  <w:top w:val="nil"/>
                  <w:left w:val="nil"/>
                  <w:bottom w:val="nil"/>
                  <w:right w:val="nil"/>
                </w:tcBorders>
                <w:shd w:val="clear" w:color="auto" w:fill="auto"/>
                <w:noWrap/>
                <w:vAlign w:val="bottom"/>
                <w:hideMark/>
              </w:tcPr>
            </w:tcPrChange>
          </w:tcPr>
          <w:p w14:paraId="6FDDEC5B" w14:textId="77777777" w:rsidR="00036D0E" w:rsidRPr="00036D0E" w:rsidRDefault="00036D0E" w:rsidP="00245317">
            <w:pPr>
              <w:spacing w:after="0" w:line="240" w:lineRule="auto"/>
              <w:jc w:val="center"/>
              <w:rPr>
                <w:ins w:id="7227" w:author="David Dayan" w:date="2021-12-03T17:13:00Z"/>
                <w:rFonts w:ascii="Calibri" w:eastAsia="Times New Roman" w:hAnsi="Calibri" w:cs="Times New Roman"/>
                <w:color w:val="000000"/>
                <w:sz w:val="16"/>
                <w:szCs w:val="16"/>
              </w:rPr>
            </w:pPr>
            <w:ins w:id="722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229" w:author="David Dayan" w:date="2021-12-03T17:18:00Z">
              <w:tcPr>
                <w:tcW w:w="1426" w:type="dxa"/>
                <w:tcBorders>
                  <w:top w:val="nil"/>
                  <w:left w:val="nil"/>
                  <w:bottom w:val="nil"/>
                  <w:right w:val="nil"/>
                </w:tcBorders>
                <w:shd w:val="clear" w:color="auto" w:fill="auto"/>
                <w:noWrap/>
                <w:vAlign w:val="bottom"/>
                <w:hideMark/>
              </w:tcPr>
            </w:tcPrChange>
          </w:tcPr>
          <w:p w14:paraId="2FC15B24" w14:textId="77777777" w:rsidR="00036D0E" w:rsidRPr="00036D0E" w:rsidRDefault="00036D0E" w:rsidP="00245317">
            <w:pPr>
              <w:spacing w:after="0" w:line="240" w:lineRule="auto"/>
              <w:jc w:val="center"/>
              <w:rPr>
                <w:ins w:id="7230" w:author="David Dayan" w:date="2021-12-03T17:13:00Z"/>
                <w:rFonts w:ascii="Calibri" w:eastAsia="Times New Roman" w:hAnsi="Calibri" w:cs="Times New Roman"/>
                <w:color w:val="000000"/>
                <w:sz w:val="16"/>
                <w:szCs w:val="16"/>
              </w:rPr>
            </w:pPr>
            <w:ins w:id="723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AF3F2BC" w14:textId="77777777" w:rsidTr="00245317">
        <w:trPr>
          <w:cantSplit/>
          <w:trHeight w:val="20"/>
          <w:ins w:id="7232" w:author="David Dayan" w:date="2021-12-03T17:13:00Z"/>
          <w:trPrChange w:id="723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34" w:author="David Dayan" w:date="2021-12-03T17:18:00Z">
              <w:tcPr>
                <w:tcW w:w="1563" w:type="dxa"/>
                <w:tcBorders>
                  <w:top w:val="nil"/>
                  <w:left w:val="nil"/>
                  <w:bottom w:val="nil"/>
                  <w:right w:val="nil"/>
                </w:tcBorders>
                <w:shd w:val="clear" w:color="auto" w:fill="auto"/>
                <w:noWrap/>
                <w:vAlign w:val="bottom"/>
                <w:hideMark/>
              </w:tcPr>
            </w:tcPrChange>
          </w:tcPr>
          <w:p w14:paraId="48D90F7E" w14:textId="77777777" w:rsidR="00036D0E" w:rsidRPr="00036D0E" w:rsidRDefault="00036D0E" w:rsidP="00245317">
            <w:pPr>
              <w:spacing w:after="0" w:line="240" w:lineRule="auto"/>
              <w:jc w:val="center"/>
              <w:rPr>
                <w:ins w:id="7235" w:author="David Dayan" w:date="2021-12-03T17:13:00Z"/>
                <w:rFonts w:ascii="Calibri" w:eastAsia="Times New Roman" w:hAnsi="Calibri" w:cs="Times New Roman"/>
                <w:color w:val="000000"/>
                <w:sz w:val="16"/>
                <w:szCs w:val="16"/>
              </w:rPr>
            </w:pPr>
            <w:ins w:id="7236" w:author="David Dayan" w:date="2021-12-03T17:13:00Z">
              <w:r w:rsidRPr="00036D0E">
                <w:rPr>
                  <w:rFonts w:ascii="Calibri" w:eastAsia="Times New Roman" w:hAnsi="Calibri" w:cs="Times New Roman"/>
                  <w:color w:val="000000"/>
                  <w:sz w:val="16"/>
                  <w:szCs w:val="16"/>
                </w:rPr>
                <w:lastRenderedPageBreak/>
                <w:t>OtsAC20ROGR_0195</w:t>
              </w:r>
            </w:ins>
          </w:p>
        </w:tc>
        <w:tc>
          <w:tcPr>
            <w:tcW w:w="746" w:type="dxa"/>
            <w:tcBorders>
              <w:top w:val="nil"/>
              <w:left w:val="nil"/>
              <w:bottom w:val="nil"/>
              <w:right w:val="nil"/>
            </w:tcBorders>
            <w:shd w:val="clear" w:color="auto" w:fill="auto"/>
            <w:noWrap/>
            <w:vAlign w:val="bottom"/>
            <w:hideMark/>
            <w:tcPrChange w:id="7237" w:author="David Dayan" w:date="2021-12-03T17:18:00Z">
              <w:tcPr>
                <w:tcW w:w="746" w:type="dxa"/>
                <w:tcBorders>
                  <w:top w:val="nil"/>
                  <w:left w:val="nil"/>
                  <w:bottom w:val="nil"/>
                  <w:right w:val="nil"/>
                </w:tcBorders>
                <w:shd w:val="clear" w:color="auto" w:fill="auto"/>
                <w:noWrap/>
                <w:vAlign w:val="bottom"/>
                <w:hideMark/>
              </w:tcPr>
            </w:tcPrChange>
          </w:tcPr>
          <w:p w14:paraId="4A3434C2" w14:textId="77777777" w:rsidR="00036D0E" w:rsidRPr="00036D0E" w:rsidRDefault="00036D0E" w:rsidP="00245317">
            <w:pPr>
              <w:spacing w:after="0" w:line="240" w:lineRule="auto"/>
              <w:jc w:val="center"/>
              <w:rPr>
                <w:ins w:id="7238" w:author="David Dayan" w:date="2021-12-03T17:13:00Z"/>
                <w:rFonts w:ascii="Calibri" w:eastAsia="Times New Roman" w:hAnsi="Calibri" w:cs="Times New Roman"/>
                <w:color w:val="000000"/>
                <w:sz w:val="16"/>
                <w:szCs w:val="16"/>
              </w:rPr>
            </w:pPr>
            <w:ins w:id="723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40" w:author="David Dayan" w:date="2021-12-03T17:18:00Z">
              <w:tcPr>
                <w:tcW w:w="599" w:type="dxa"/>
                <w:tcBorders>
                  <w:top w:val="nil"/>
                  <w:left w:val="nil"/>
                  <w:bottom w:val="nil"/>
                  <w:right w:val="nil"/>
                </w:tcBorders>
                <w:shd w:val="clear" w:color="auto" w:fill="auto"/>
                <w:noWrap/>
                <w:vAlign w:val="bottom"/>
                <w:hideMark/>
              </w:tcPr>
            </w:tcPrChange>
          </w:tcPr>
          <w:p w14:paraId="4FD8C41A" w14:textId="77777777" w:rsidR="00036D0E" w:rsidRPr="00036D0E" w:rsidRDefault="00036D0E" w:rsidP="00245317">
            <w:pPr>
              <w:spacing w:after="0" w:line="240" w:lineRule="auto"/>
              <w:jc w:val="center"/>
              <w:rPr>
                <w:ins w:id="7241" w:author="David Dayan" w:date="2021-12-03T17:13:00Z"/>
                <w:rFonts w:ascii="Calibri" w:eastAsia="Times New Roman" w:hAnsi="Calibri" w:cs="Times New Roman"/>
                <w:color w:val="000000"/>
                <w:sz w:val="16"/>
                <w:szCs w:val="16"/>
              </w:rPr>
            </w:pPr>
            <w:ins w:id="724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43" w:author="David Dayan" w:date="2021-12-03T17:18:00Z">
              <w:tcPr>
                <w:tcW w:w="1142" w:type="dxa"/>
                <w:tcBorders>
                  <w:top w:val="nil"/>
                  <w:left w:val="nil"/>
                  <w:bottom w:val="nil"/>
                  <w:right w:val="nil"/>
                </w:tcBorders>
                <w:shd w:val="clear" w:color="auto" w:fill="auto"/>
                <w:noWrap/>
                <w:vAlign w:val="bottom"/>
                <w:hideMark/>
              </w:tcPr>
            </w:tcPrChange>
          </w:tcPr>
          <w:p w14:paraId="49E7FA2D" w14:textId="77777777" w:rsidR="00036D0E" w:rsidRPr="00036D0E" w:rsidRDefault="00036D0E" w:rsidP="00245317">
            <w:pPr>
              <w:spacing w:after="0" w:line="240" w:lineRule="auto"/>
              <w:jc w:val="center"/>
              <w:rPr>
                <w:ins w:id="7244" w:author="David Dayan" w:date="2021-12-03T17:13:00Z"/>
                <w:rFonts w:ascii="Calibri" w:eastAsia="Times New Roman" w:hAnsi="Calibri" w:cs="Times New Roman"/>
                <w:color w:val="000000"/>
                <w:sz w:val="16"/>
                <w:szCs w:val="16"/>
              </w:rPr>
            </w:pPr>
            <w:ins w:id="724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46" w:author="David Dayan" w:date="2021-12-03T17:18:00Z">
              <w:tcPr>
                <w:tcW w:w="1440" w:type="dxa"/>
                <w:tcBorders>
                  <w:top w:val="nil"/>
                  <w:left w:val="nil"/>
                  <w:bottom w:val="nil"/>
                  <w:right w:val="nil"/>
                </w:tcBorders>
                <w:shd w:val="clear" w:color="auto" w:fill="auto"/>
                <w:noWrap/>
                <w:vAlign w:val="bottom"/>
                <w:hideMark/>
              </w:tcPr>
            </w:tcPrChange>
          </w:tcPr>
          <w:p w14:paraId="63757D4B" w14:textId="77777777" w:rsidR="00036D0E" w:rsidRPr="00036D0E" w:rsidRDefault="00036D0E" w:rsidP="00245317">
            <w:pPr>
              <w:spacing w:after="0" w:line="240" w:lineRule="auto"/>
              <w:jc w:val="center"/>
              <w:rPr>
                <w:ins w:id="7247" w:author="David Dayan" w:date="2021-12-03T17:13:00Z"/>
                <w:rFonts w:ascii="Calibri" w:eastAsia="Times New Roman" w:hAnsi="Calibri" w:cs="Times New Roman"/>
                <w:color w:val="000000"/>
                <w:sz w:val="16"/>
                <w:szCs w:val="16"/>
              </w:rPr>
            </w:pPr>
            <w:ins w:id="724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49" w:author="David Dayan" w:date="2021-12-03T17:18:00Z">
              <w:tcPr>
                <w:tcW w:w="1530" w:type="dxa"/>
                <w:tcBorders>
                  <w:top w:val="nil"/>
                  <w:left w:val="nil"/>
                  <w:bottom w:val="nil"/>
                  <w:right w:val="nil"/>
                </w:tcBorders>
                <w:shd w:val="clear" w:color="auto" w:fill="auto"/>
                <w:noWrap/>
                <w:vAlign w:val="bottom"/>
                <w:hideMark/>
              </w:tcPr>
            </w:tcPrChange>
          </w:tcPr>
          <w:p w14:paraId="2D548422" w14:textId="77777777" w:rsidR="00036D0E" w:rsidRPr="00036D0E" w:rsidRDefault="00036D0E" w:rsidP="00245317">
            <w:pPr>
              <w:spacing w:after="0" w:line="240" w:lineRule="auto"/>
              <w:jc w:val="center"/>
              <w:rPr>
                <w:ins w:id="7250" w:author="David Dayan" w:date="2021-12-03T17:13:00Z"/>
                <w:rFonts w:ascii="Calibri" w:eastAsia="Times New Roman" w:hAnsi="Calibri" w:cs="Times New Roman"/>
                <w:color w:val="000000"/>
                <w:sz w:val="16"/>
                <w:szCs w:val="16"/>
              </w:rPr>
            </w:pPr>
            <w:ins w:id="725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52" w:author="David Dayan" w:date="2021-12-03T17:18:00Z">
              <w:tcPr>
                <w:tcW w:w="898" w:type="dxa"/>
                <w:tcBorders>
                  <w:top w:val="nil"/>
                  <w:left w:val="nil"/>
                  <w:bottom w:val="nil"/>
                  <w:right w:val="nil"/>
                </w:tcBorders>
                <w:shd w:val="clear" w:color="auto" w:fill="auto"/>
                <w:noWrap/>
                <w:vAlign w:val="bottom"/>
                <w:hideMark/>
              </w:tcPr>
            </w:tcPrChange>
          </w:tcPr>
          <w:p w14:paraId="1E5DD6AF" w14:textId="77777777" w:rsidR="00036D0E" w:rsidRPr="00036D0E" w:rsidRDefault="00036D0E" w:rsidP="00245317">
            <w:pPr>
              <w:spacing w:after="0" w:line="240" w:lineRule="auto"/>
              <w:jc w:val="center"/>
              <w:rPr>
                <w:ins w:id="7253" w:author="David Dayan" w:date="2021-12-03T17:13:00Z"/>
                <w:rFonts w:ascii="Calibri" w:eastAsia="Times New Roman" w:hAnsi="Calibri" w:cs="Times New Roman"/>
                <w:color w:val="000000"/>
                <w:sz w:val="16"/>
                <w:szCs w:val="16"/>
              </w:rPr>
            </w:pPr>
            <w:ins w:id="725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55" w:author="David Dayan" w:date="2021-12-03T17:18:00Z">
              <w:tcPr>
                <w:tcW w:w="902" w:type="dxa"/>
                <w:tcBorders>
                  <w:top w:val="nil"/>
                  <w:left w:val="nil"/>
                  <w:bottom w:val="nil"/>
                  <w:right w:val="nil"/>
                </w:tcBorders>
                <w:shd w:val="clear" w:color="auto" w:fill="auto"/>
                <w:noWrap/>
                <w:vAlign w:val="bottom"/>
                <w:hideMark/>
              </w:tcPr>
            </w:tcPrChange>
          </w:tcPr>
          <w:p w14:paraId="1101B23F" w14:textId="77777777" w:rsidR="00036D0E" w:rsidRPr="00036D0E" w:rsidRDefault="00036D0E" w:rsidP="00245317">
            <w:pPr>
              <w:spacing w:after="0" w:line="240" w:lineRule="auto"/>
              <w:jc w:val="center"/>
              <w:rPr>
                <w:ins w:id="7256" w:author="David Dayan" w:date="2021-12-03T17:13:00Z"/>
                <w:rFonts w:ascii="Calibri" w:eastAsia="Times New Roman" w:hAnsi="Calibri" w:cs="Times New Roman"/>
                <w:color w:val="000000"/>
                <w:sz w:val="16"/>
                <w:szCs w:val="16"/>
              </w:rPr>
            </w:pPr>
            <w:ins w:id="725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58" w:author="David Dayan" w:date="2021-12-03T17:18:00Z">
              <w:tcPr>
                <w:tcW w:w="2160" w:type="dxa"/>
                <w:tcBorders>
                  <w:top w:val="nil"/>
                  <w:left w:val="nil"/>
                  <w:bottom w:val="nil"/>
                  <w:right w:val="nil"/>
                </w:tcBorders>
                <w:shd w:val="clear" w:color="auto" w:fill="auto"/>
                <w:noWrap/>
                <w:vAlign w:val="bottom"/>
                <w:hideMark/>
              </w:tcPr>
            </w:tcPrChange>
          </w:tcPr>
          <w:p w14:paraId="091FD6FC" w14:textId="77777777" w:rsidR="00036D0E" w:rsidRPr="00036D0E" w:rsidRDefault="00036D0E" w:rsidP="00245317">
            <w:pPr>
              <w:spacing w:after="0" w:line="240" w:lineRule="auto"/>
              <w:jc w:val="center"/>
              <w:rPr>
                <w:ins w:id="7259" w:author="David Dayan" w:date="2021-12-03T17:13:00Z"/>
                <w:rFonts w:ascii="Calibri" w:eastAsia="Times New Roman" w:hAnsi="Calibri" w:cs="Times New Roman"/>
                <w:color w:val="000000"/>
                <w:sz w:val="16"/>
                <w:szCs w:val="16"/>
              </w:rPr>
            </w:pPr>
            <w:ins w:id="726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261" w:author="David Dayan" w:date="2021-12-03T17:18:00Z">
              <w:tcPr>
                <w:tcW w:w="2876" w:type="dxa"/>
                <w:gridSpan w:val="2"/>
                <w:tcBorders>
                  <w:top w:val="nil"/>
                  <w:left w:val="nil"/>
                  <w:bottom w:val="nil"/>
                  <w:right w:val="nil"/>
                </w:tcBorders>
                <w:shd w:val="clear" w:color="auto" w:fill="auto"/>
                <w:noWrap/>
                <w:vAlign w:val="bottom"/>
                <w:hideMark/>
              </w:tcPr>
            </w:tcPrChange>
          </w:tcPr>
          <w:p w14:paraId="25872896" w14:textId="77777777" w:rsidR="00036D0E" w:rsidRPr="00036D0E" w:rsidRDefault="00036D0E" w:rsidP="00245317">
            <w:pPr>
              <w:spacing w:after="0" w:line="240" w:lineRule="auto"/>
              <w:jc w:val="center"/>
              <w:rPr>
                <w:ins w:id="7262" w:author="David Dayan" w:date="2021-12-03T17:13:00Z"/>
                <w:rFonts w:ascii="Calibri" w:eastAsia="Times New Roman" w:hAnsi="Calibri" w:cs="Times New Roman"/>
                <w:color w:val="000000"/>
                <w:sz w:val="16"/>
                <w:szCs w:val="16"/>
              </w:rPr>
            </w:pPr>
            <w:ins w:id="726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264" w:author="David Dayan" w:date="2021-12-03T17:18:00Z">
              <w:tcPr>
                <w:tcW w:w="1426" w:type="dxa"/>
                <w:tcBorders>
                  <w:top w:val="nil"/>
                  <w:left w:val="nil"/>
                  <w:bottom w:val="nil"/>
                  <w:right w:val="nil"/>
                </w:tcBorders>
                <w:shd w:val="clear" w:color="auto" w:fill="auto"/>
                <w:noWrap/>
                <w:vAlign w:val="bottom"/>
                <w:hideMark/>
              </w:tcPr>
            </w:tcPrChange>
          </w:tcPr>
          <w:p w14:paraId="4D2CCE52" w14:textId="77777777" w:rsidR="00036D0E" w:rsidRPr="00036D0E" w:rsidRDefault="00036D0E" w:rsidP="00245317">
            <w:pPr>
              <w:spacing w:after="0" w:line="240" w:lineRule="auto"/>
              <w:jc w:val="center"/>
              <w:rPr>
                <w:ins w:id="7265" w:author="David Dayan" w:date="2021-12-03T17:13:00Z"/>
                <w:rFonts w:ascii="Calibri" w:eastAsia="Times New Roman" w:hAnsi="Calibri" w:cs="Times New Roman"/>
                <w:color w:val="000000"/>
                <w:sz w:val="16"/>
                <w:szCs w:val="16"/>
              </w:rPr>
            </w:pPr>
            <w:ins w:id="7266" w:author="David Dayan" w:date="2021-12-03T17:13:00Z">
              <w:r w:rsidRPr="00036D0E">
                <w:rPr>
                  <w:rFonts w:ascii="Calibri" w:eastAsia="Times New Roman" w:hAnsi="Calibri" w:cs="Times New Roman"/>
                  <w:color w:val="000000"/>
                  <w:sz w:val="16"/>
                  <w:szCs w:val="16"/>
                </w:rPr>
                <w:t>late_homozygote</w:t>
              </w:r>
            </w:ins>
          </w:p>
        </w:tc>
      </w:tr>
      <w:tr w:rsidR="00036D0E" w:rsidRPr="00036D0E" w14:paraId="2B6E0EEE" w14:textId="77777777" w:rsidTr="00245317">
        <w:trPr>
          <w:cantSplit/>
          <w:trHeight w:val="20"/>
          <w:ins w:id="7267" w:author="David Dayan" w:date="2021-12-03T17:13:00Z"/>
          <w:trPrChange w:id="726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269" w:author="David Dayan" w:date="2021-12-03T17:18:00Z">
              <w:tcPr>
                <w:tcW w:w="1563" w:type="dxa"/>
                <w:tcBorders>
                  <w:top w:val="nil"/>
                  <w:left w:val="nil"/>
                  <w:bottom w:val="nil"/>
                  <w:right w:val="nil"/>
                </w:tcBorders>
                <w:shd w:val="clear" w:color="auto" w:fill="auto"/>
                <w:noWrap/>
                <w:vAlign w:val="bottom"/>
                <w:hideMark/>
              </w:tcPr>
            </w:tcPrChange>
          </w:tcPr>
          <w:p w14:paraId="0BB3F310" w14:textId="77777777" w:rsidR="00036D0E" w:rsidRPr="00036D0E" w:rsidRDefault="00036D0E" w:rsidP="00245317">
            <w:pPr>
              <w:spacing w:after="0" w:line="240" w:lineRule="auto"/>
              <w:jc w:val="center"/>
              <w:rPr>
                <w:ins w:id="7270" w:author="David Dayan" w:date="2021-12-03T17:13:00Z"/>
                <w:rFonts w:ascii="Calibri" w:eastAsia="Times New Roman" w:hAnsi="Calibri" w:cs="Times New Roman"/>
                <w:color w:val="000000"/>
                <w:sz w:val="16"/>
                <w:szCs w:val="16"/>
              </w:rPr>
            </w:pPr>
            <w:ins w:id="7271" w:author="David Dayan" w:date="2021-12-03T17:13:00Z">
              <w:r w:rsidRPr="00036D0E">
                <w:rPr>
                  <w:rFonts w:ascii="Calibri" w:eastAsia="Times New Roman" w:hAnsi="Calibri" w:cs="Times New Roman"/>
                  <w:color w:val="000000"/>
                  <w:sz w:val="16"/>
                  <w:szCs w:val="16"/>
                </w:rPr>
                <w:t>OtsAC20ROGR_0196</w:t>
              </w:r>
            </w:ins>
          </w:p>
        </w:tc>
        <w:tc>
          <w:tcPr>
            <w:tcW w:w="746" w:type="dxa"/>
            <w:tcBorders>
              <w:top w:val="nil"/>
              <w:left w:val="nil"/>
              <w:bottom w:val="nil"/>
              <w:right w:val="nil"/>
            </w:tcBorders>
            <w:shd w:val="clear" w:color="auto" w:fill="auto"/>
            <w:noWrap/>
            <w:vAlign w:val="bottom"/>
            <w:hideMark/>
            <w:tcPrChange w:id="7272" w:author="David Dayan" w:date="2021-12-03T17:18:00Z">
              <w:tcPr>
                <w:tcW w:w="746" w:type="dxa"/>
                <w:tcBorders>
                  <w:top w:val="nil"/>
                  <w:left w:val="nil"/>
                  <w:bottom w:val="nil"/>
                  <w:right w:val="nil"/>
                </w:tcBorders>
                <w:shd w:val="clear" w:color="auto" w:fill="auto"/>
                <w:noWrap/>
                <w:vAlign w:val="bottom"/>
                <w:hideMark/>
              </w:tcPr>
            </w:tcPrChange>
          </w:tcPr>
          <w:p w14:paraId="11805B59" w14:textId="77777777" w:rsidR="00036D0E" w:rsidRPr="00036D0E" w:rsidRDefault="00036D0E" w:rsidP="00245317">
            <w:pPr>
              <w:spacing w:after="0" w:line="240" w:lineRule="auto"/>
              <w:jc w:val="center"/>
              <w:rPr>
                <w:ins w:id="7273" w:author="David Dayan" w:date="2021-12-03T17:13:00Z"/>
                <w:rFonts w:ascii="Calibri" w:eastAsia="Times New Roman" w:hAnsi="Calibri" w:cs="Times New Roman"/>
                <w:color w:val="000000"/>
                <w:sz w:val="16"/>
                <w:szCs w:val="16"/>
              </w:rPr>
            </w:pPr>
            <w:ins w:id="727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275" w:author="David Dayan" w:date="2021-12-03T17:18:00Z">
              <w:tcPr>
                <w:tcW w:w="599" w:type="dxa"/>
                <w:tcBorders>
                  <w:top w:val="nil"/>
                  <w:left w:val="nil"/>
                  <w:bottom w:val="nil"/>
                  <w:right w:val="nil"/>
                </w:tcBorders>
                <w:shd w:val="clear" w:color="auto" w:fill="auto"/>
                <w:noWrap/>
                <w:vAlign w:val="bottom"/>
                <w:hideMark/>
              </w:tcPr>
            </w:tcPrChange>
          </w:tcPr>
          <w:p w14:paraId="043D1118" w14:textId="77777777" w:rsidR="00036D0E" w:rsidRPr="00036D0E" w:rsidRDefault="00036D0E" w:rsidP="00245317">
            <w:pPr>
              <w:spacing w:after="0" w:line="240" w:lineRule="auto"/>
              <w:jc w:val="center"/>
              <w:rPr>
                <w:ins w:id="7276" w:author="David Dayan" w:date="2021-12-03T17:13:00Z"/>
                <w:rFonts w:ascii="Calibri" w:eastAsia="Times New Roman" w:hAnsi="Calibri" w:cs="Times New Roman"/>
                <w:color w:val="000000"/>
                <w:sz w:val="16"/>
                <w:szCs w:val="16"/>
              </w:rPr>
            </w:pPr>
            <w:ins w:id="727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278" w:author="David Dayan" w:date="2021-12-03T17:18:00Z">
              <w:tcPr>
                <w:tcW w:w="1142" w:type="dxa"/>
                <w:tcBorders>
                  <w:top w:val="nil"/>
                  <w:left w:val="nil"/>
                  <w:bottom w:val="nil"/>
                  <w:right w:val="nil"/>
                </w:tcBorders>
                <w:shd w:val="clear" w:color="auto" w:fill="auto"/>
                <w:noWrap/>
                <w:vAlign w:val="bottom"/>
                <w:hideMark/>
              </w:tcPr>
            </w:tcPrChange>
          </w:tcPr>
          <w:p w14:paraId="35C57C31" w14:textId="77777777" w:rsidR="00036D0E" w:rsidRPr="00036D0E" w:rsidRDefault="00036D0E" w:rsidP="00245317">
            <w:pPr>
              <w:spacing w:after="0" w:line="240" w:lineRule="auto"/>
              <w:jc w:val="center"/>
              <w:rPr>
                <w:ins w:id="7279" w:author="David Dayan" w:date="2021-12-03T17:13:00Z"/>
                <w:rFonts w:ascii="Calibri" w:eastAsia="Times New Roman" w:hAnsi="Calibri" w:cs="Times New Roman"/>
                <w:color w:val="000000"/>
                <w:sz w:val="16"/>
                <w:szCs w:val="16"/>
              </w:rPr>
            </w:pPr>
            <w:ins w:id="728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281" w:author="David Dayan" w:date="2021-12-03T17:18:00Z">
              <w:tcPr>
                <w:tcW w:w="1440" w:type="dxa"/>
                <w:tcBorders>
                  <w:top w:val="nil"/>
                  <w:left w:val="nil"/>
                  <w:bottom w:val="nil"/>
                  <w:right w:val="nil"/>
                </w:tcBorders>
                <w:shd w:val="clear" w:color="auto" w:fill="auto"/>
                <w:noWrap/>
                <w:vAlign w:val="bottom"/>
                <w:hideMark/>
              </w:tcPr>
            </w:tcPrChange>
          </w:tcPr>
          <w:p w14:paraId="743A3FA9" w14:textId="77777777" w:rsidR="00036D0E" w:rsidRPr="00036D0E" w:rsidRDefault="00036D0E" w:rsidP="00245317">
            <w:pPr>
              <w:spacing w:after="0" w:line="240" w:lineRule="auto"/>
              <w:jc w:val="center"/>
              <w:rPr>
                <w:ins w:id="7282" w:author="David Dayan" w:date="2021-12-03T17:13:00Z"/>
                <w:rFonts w:ascii="Calibri" w:eastAsia="Times New Roman" w:hAnsi="Calibri" w:cs="Times New Roman"/>
                <w:color w:val="000000"/>
                <w:sz w:val="16"/>
                <w:szCs w:val="16"/>
              </w:rPr>
            </w:pPr>
            <w:ins w:id="728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284" w:author="David Dayan" w:date="2021-12-03T17:18:00Z">
              <w:tcPr>
                <w:tcW w:w="1530" w:type="dxa"/>
                <w:tcBorders>
                  <w:top w:val="nil"/>
                  <w:left w:val="nil"/>
                  <w:bottom w:val="nil"/>
                  <w:right w:val="nil"/>
                </w:tcBorders>
                <w:shd w:val="clear" w:color="auto" w:fill="auto"/>
                <w:noWrap/>
                <w:vAlign w:val="bottom"/>
                <w:hideMark/>
              </w:tcPr>
            </w:tcPrChange>
          </w:tcPr>
          <w:p w14:paraId="79A92AC1" w14:textId="77777777" w:rsidR="00036D0E" w:rsidRPr="00036D0E" w:rsidRDefault="00036D0E" w:rsidP="00245317">
            <w:pPr>
              <w:spacing w:after="0" w:line="240" w:lineRule="auto"/>
              <w:jc w:val="center"/>
              <w:rPr>
                <w:ins w:id="7285" w:author="David Dayan" w:date="2021-12-03T17:13:00Z"/>
                <w:rFonts w:ascii="Calibri" w:eastAsia="Times New Roman" w:hAnsi="Calibri" w:cs="Times New Roman"/>
                <w:color w:val="000000"/>
                <w:sz w:val="16"/>
                <w:szCs w:val="16"/>
              </w:rPr>
            </w:pPr>
            <w:ins w:id="728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287" w:author="David Dayan" w:date="2021-12-03T17:18:00Z">
              <w:tcPr>
                <w:tcW w:w="898" w:type="dxa"/>
                <w:tcBorders>
                  <w:top w:val="nil"/>
                  <w:left w:val="nil"/>
                  <w:bottom w:val="nil"/>
                  <w:right w:val="nil"/>
                </w:tcBorders>
                <w:shd w:val="clear" w:color="auto" w:fill="auto"/>
                <w:noWrap/>
                <w:vAlign w:val="bottom"/>
                <w:hideMark/>
              </w:tcPr>
            </w:tcPrChange>
          </w:tcPr>
          <w:p w14:paraId="69DA31C3" w14:textId="77777777" w:rsidR="00036D0E" w:rsidRPr="00036D0E" w:rsidRDefault="00036D0E" w:rsidP="00245317">
            <w:pPr>
              <w:spacing w:after="0" w:line="240" w:lineRule="auto"/>
              <w:jc w:val="center"/>
              <w:rPr>
                <w:ins w:id="7288" w:author="David Dayan" w:date="2021-12-03T17:13:00Z"/>
                <w:rFonts w:ascii="Calibri" w:eastAsia="Times New Roman" w:hAnsi="Calibri" w:cs="Times New Roman"/>
                <w:color w:val="000000"/>
                <w:sz w:val="16"/>
                <w:szCs w:val="16"/>
              </w:rPr>
            </w:pPr>
            <w:ins w:id="728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290" w:author="David Dayan" w:date="2021-12-03T17:18:00Z">
              <w:tcPr>
                <w:tcW w:w="902" w:type="dxa"/>
                <w:tcBorders>
                  <w:top w:val="nil"/>
                  <w:left w:val="nil"/>
                  <w:bottom w:val="nil"/>
                  <w:right w:val="nil"/>
                </w:tcBorders>
                <w:shd w:val="clear" w:color="auto" w:fill="auto"/>
                <w:noWrap/>
                <w:vAlign w:val="bottom"/>
                <w:hideMark/>
              </w:tcPr>
            </w:tcPrChange>
          </w:tcPr>
          <w:p w14:paraId="72B3E539" w14:textId="77777777" w:rsidR="00036D0E" w:rsidRPr="00036D0E" w:rsidRDefault="00036D0E" w:rsidP="00245317">
            <w:pPr>
              <w:spacing w:after="0" w:line="240" w:lineRule="auto"/>
              <w:jc w:val="center"/>
              <w:rPr>
                <w:ins w:id="7291" w:author="David Dayan" w:date="2021-12-03T17:13:00Z"/>
                <w:rFonts w:ascii="Calibri" w:eastAsia="Times New Roman" w:hAnsi="Calibri" w:cs="Times New Roman"/>
                <w:color w:val="000000"/>
                <w:sz w:val="16"/>
                <w:szCs w:val="16"/>
              </w:rPr>
            </w:pPr>
            <w:ins w:id="729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293" w:author="David Dayan" w:date="2021-12-03T17:18:00Z">
              <w:tcPr>
                <w:tcW w:w="2160" w:type="dxa"/>
                <w:tcBorders>
                  <w:top w:val="nil"/>
                  <w:left w:val="nil"/>
                  <w:bottom w:val="nil"/>
                  <w:right w:val="nil"/>
                </w:tcBorders>
                <w:shd w:val="clear" w:color="auto" w:fill="auto"/>
                <w:noWrap/>
                <w:vAlign w:val="bottom"/>
                <w:hideMark/>
              </w:tcPr>
            </w:tcPrChange>
          </w:tcPr>
          <w:p w14:paraId="7A6D9E4F" w14:textId="77777777" w:rsidR="00036D0E" w:rsidRPr="00036D0E" w:rsidRDefault="00036D0E" w:rsidP="00245317">
            <w:pPr>
              <w:spacing w:after="0" w:line="240" w:lineRule="auto"/>
              <w:jc w:val="center"/>
              <w:rPr>
                <w:ins w:id="7294" w:author="David Dayan" w:date="2021-12-03T17:13:00Z"/>
                <w:rFonts w:ascii="Calibri" w:eastAsia="Times New Roman" w:hAnsi="Calibri" w:cs="Times New Roman"/>
                <w:color w:val="000000"/>
                <w:sz w:val="16"/>
                <w:szCs w:val="16"/>
              </w:rPr>
            </w:pPr>
            <w:ins w:id="729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296" w:author="David Dayan" w:date="2021-12-03T17:18:00Z">
              <w:tcPr>
                <w:tcW w:w="2876" w:type="dxa"/>
                <w:gridSpan w:val="2"/>
                <w:tcBorders>
                  <w:top w:val="nil"/>
                  <w:left w:val="nil"/>
                  <w:bottom w:val="nil"/>
                  <w:right w:val="nil"/>
                </w:tcBorders>
                <w:shd w:val="clear" w:color="auto" w:fill="auto"/>
                <w:noWrap/>
                <w:vAlign w:val="bottom"/>
                <w:hideMark/>
              </w:tcPr>
            </w:tcPrChange>
          </w:tcPr>
          <w:p w14:paraId="5A5F3E66" w14:textId="77777777" w:rsidR="00036D0E" w:rsidRPr="00036D0E" w:rsidRDefault="00036D0E" w:rsidP="00245317">
            <w:pPr>
              <w:spacing w:after="0" w:line="240" w:lineRule="auto"/>
              <w:jc w:val="center"/>
              <w:rPr>
                <w:ins w:id="7297" w:author="David Dayan" w:date="2021-12-03T17:13:00Z"/>
                <w:rFonts w:ascii="Calibri" w:eastAsia="Times New Roman" w:hAnsi="Calibri" w:cs="Times New Roman"/>
                <w:color w:val="000000"/>
                <w:sz w:val="16"/>
                <w:szCs w:val="16"/>
              </w:rPr>
            </w:pPr>
            <w:ins w:id="729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299" w:author="David Dayan" w:date="2021-12-03T17:18:00Z">
              <w:tcPr>
                <w:tcW w:w="1426" w:type="dxa"/>
                <w:tcBorders>
                  <w:top w:val="nil"/>
                  <w:left w:val="nil"/>
                  <w:bottom w:val="nil"/>
                  <w:right w:val="nil"/>
                </w:tcBorders>
                <w:shd w:val="clear" w:color="auto" w:fill="auto"/>
                <w:noWrap/>
                <w:vAlign w:val="bottom"/>
                <w:hideMark/>
              </w:tcPr>
            </w:tcPrChange>
          </w:tcPr>
          <w:p w14:paraId="12E9B915" w14:textId="77777777" w:rsidR="00036D0E" w:rsidRPr="00036D0E" w:rsidRDefault="00036D0E" w:rsidP="00245317">
            <w:pPr>
              <w:spacing w:after="0" w:line="240" w:lineRule="auto"/>
              <w:jc w:val="center"/>
              <w:rPr>
                <w:ins w:id="7300" w:author="David Dayan" w:date="2021-12-03T17:13:00Z"/>
                <w:rFonts w:ascii="Calibri" w:eastAsia="Times New Roman" w:hAnsi="Calibri" w:cs="Times New Roman"/>
                <w:color w:val="000000"/>
                <w:sz w:val="16"/>
                <w:szCs w:val="16"/>
              </w:rPr>
            </w:pPr>
            <w:ins w:id="7301" w:author="David Dayan" w:date="2021-12-03T17:13:00Z">
              <w:r w:rsidRPr="00036D0E">
                <w:rPr>
                  <w:rFonts w:ascii="Calibri" w:eastAsia="Times New Roman" w:hAnsi="Calibri" w:cs="Times New Roman"/>
                  <w:color w:val="000000"/>
                  <w:sz w:val="16"/>
                  <w:szCs w:val="16"/>
                </w:rPr>
                <w:t>late_homozygote</w:t>
              </w:r>
            </w:ins>
          </w:p>
        </w:tc>
      </w:tr>
      <w:tr w:rsidR="00036D0E" w:rsidRPr="00036D0E" w14:paraId="4D55E000" w14:textId="77777777" w:rsidTr="00245317">
        <w:trPr>
          <w:cantSplit/>
          <w:trHeight w:val="20"/>
          <w:ins w:id="7302" w:author="David Dayan" w:date="2021-12-03T17:13:00Z"/>
          <w:trPrChange w:id="730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04" w:author="David Dayan" w:date="2021-12-03T17:18:00Z">
              <w:tcPr>
                <w:tcW w:w="1563" w:type="dxa"/>
                <w:tcBorders>
                  <w:top w:val="nil"/>
                  <w:left w:val="nil"/>
                  <w:bottom w:val="nil"/>
                  <w:right w:val="nil"/>
                </w:tcBorders>
                <w:shd w:val="clear" w:color="auto" w:fill="auto"/>
                <w:noWrap/>
                <w:vAlign w:val="bottom"/>
                <w:hideMark/>
              </w:tcPr>
            </w:tcPrChange>
          </w:tcPr>
          <w:p w14:paraId="383F920F" w14:textId="77777777" w:rsidR="00036D0E" w:rsidRPr="00036D0E" w:rsidRDefault="00036D0E" w:rsidP="00245317">
            <w:pPr>
              <w:spacing w:after="0" w:line="240" w:lineRule="auto"/>
              <w:jc w:val="center"/>
              <w:rPr>
                <w:ins w:id="7305" w:author="David Dayan" w:date="2021-12-03T17:13:00Z"/>
                <w:rFonts w:ascii="Calibri" w:eastAsia="Times New Roman" w:hAnsi="Calibri" w:cs="Times New Roman"/>
                <w:color w:val="000000"/>
                <w:sz w:val="16"/>
                <w:szCs w:val="16"/>
              </w:rPr>
            </w:pPr>
            <w:ins w:id="7306" w:author="David Dayan" w:date="2021-12-03T17:13:00Z">
              <w:r w:rsidRPr="00036D0E">
                <w:rPr>
                  <w:rFonts w:ascii="Calibri" w:eastAsia="Times New Roman" w:hAnsi="Calibri" w:cs="Times New Roman"/>
                  <w:color w:val="000000"/>
                  <w:sz w:val="16"/>
                  <w:szCs w:val="16"/>
                </w:rPr>
                <w:t>OtsAC20ROGR_0197</w:t>
              </w:r>
            </w:ins>
          </w:p>
        </w:tc>
        <w:tc>
          <w:tcPr>
            <w:tcW w:w="746" w:type="dxa"/>
            <w:tcBorders>
              <w:top w:val="nil"/>
              <w:left w:val="nil"/>
              <w:bottom w:val="nil"/>
              <w:right w:val="nil"/>
            </w:tcBorders>
            <w:shd w:val="clear" w:color="auto" w:fill="auto"/>
            <w:noWrap/>
            <w:vAlign w:val="bottom"/>
            <w:hideMark/>
            <w:tcPrChange w:id="7307" w:author="David Dayan" w:date="2021-12-03T17:18:00Z">
              <w:tcPr>
                <w:tcW w:w="746" w:type="dxa"/>
                <w:tcBorders>
                  <w:top w:val="nil"/>
                  <w:left w:val="nil"/>
                  <w:bottom w:val="nil"/>
                  <w:right w:val="nil"/>
                </w:tcBorders>
                <w:shd w:val="clear" w:color="auto" w:fill="auto"/>
                <w:noWrap/>
                <w:vAlign w:val="bottom"/>
                <w:hideMark/>
              </w:tcPr>
            </w:tcPrChange>
          </w:tcPr>
          <w:p w14:paraId="79D31BDE" w14:textId="77777777" w:rsidR="00036D0E" w:rsidRPr="00036D0E" w:rsidRDefault="00036D0E" w:rsidP="00245317">
            <w:pPr>
              <w:spacing w:after="0" w:line="240" w:lineRule="auto"/>
              <w:jc w:val="center"/>
              <w:rPr>
                <w:ins w:id="7308" w:author="David Dayan" w:date="2021-12-03T17:13:00Z"/>
                <w:rFonts w:ascii="Calibri" w:eastAsia="Times New Roman" w:hAnsi="Calibri" w:cs="Times New Roman"/>
                <w:color w:val="000000"/>
                <w:sz w:val="16"/>
                <w:szCs w:val="16"/>
              </w:rPr>
            </w:pPr>
            <w:ins w:id="730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310" w:author="David Dayan" w:date="2021-12-03T17:18:00Z">
              <w:tcPr>
                <w:tcW w:w="599" w:type="dxa"/>
                <w:tcBorders>
                  <w:top w:val="nil"/>
                  <w:left w:val="nil"/>
                  <w:bottom w:val="nil"/>
                  <w:right w:val="nil"/>
                </w:tcBorders>
                <w:shd w:val="clear" w:color="auto" w:fill="auto"/>
                <w:noWrap/>
                <w:vAlign w:val="bottom"/>
                <w:hideMark/>
              </w:tcPr>
            </w:tcPrChange>
          </w:tcPr>
          <w:p w14:paraId="32E10C5C" w14:textId="77777777" w:rsidR="00036D0E" w:rsidRPr="00036D0E" w:rsidRDefault="00036D0E" w:rsidP="00245317">
            <w:pPr>
              <w:spacing w:after="0" w:line="240" w:lineRule="auto"/>
              <w:jc w:val="center"/>
              <w:rPr>
                <w:ins w:id="7311" w:author="David Dayan" w:date="2021-12-03T17:13:00Z"/>
                <w:rFonts w:ascii="Calibri" w:eastAsia="Times New Roman" w:hAnsi="Calibri" w:cs="Times New Roman"/>
                <w:color w:val="000000"/>
                <w:sz w:val="16"/>
                <w:szCs w:val="16"/>
              </w:rPr>
            </w:pPr>
            <w:ins w:id="731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313" w:author="David Dayan" w:date="2021-12-03T17:18:00Z">
              <w:tcPr>
                <w:tcW w:w="1142" w:type="dxa"/>
                <w:tcBorders>
                  <w:top w:val="nil"/>
                  <w:left w:val="nil"/>
                  <w:bottom w:val="nil"/>
                  <w:right w:val="nil"/>
                </w:tcBorders>
                <w:shd w:val="clear" w:color="auto" w:fill="auto"/>
                <w:noWrap/>
                <w:vAlign w:val="bottom"/>
                <w:hideMark/>
              </w:tcPr>
            </w:tcPrChange>
          </w:tcPr>
          <w:p w14:paraId="7EA3F0DF" w14:textId="77777777" w:rsidR="00036D0E" w:rsidRPr="00036D0E" w:rsidRDefault="00036D0E" w:rsidP="00245317">
            <w:pPr>
              <w:spacing w:after="0" w:line="240" w:lineRule="auto"/>
              <w:jc w:val="center"/>
              <w:rPr>
                <w:ins w:id="7314" w:author="David Dayan" w:date="2021-12-03T17:13:00Z"/>
                <w:rFonts w:ascii="Calibri" w:eastAsia="Times New Roman" w:hAnsi="Calibri" w:cs="Times New Roman"/>
                <w:color w:val="000000"/>
                <w:sz w:val="16"/>
                <w:szCs w:val="16"/>
              </w:rPr>
            </w:pPr>
            <w:ins w:id="731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16" w:author="David Dayan" w:date="2021-12-03T17:18:00Z">
              <w:tcPr>
                <w:tcW w:w="1440" w:type="dxa"/>
                <w:tcBorders>
                  <w:top w:val="nil"/>
                  <w:left w:val="nil"/>
                  <w:bottom w:val="nil"/>
                  <w:right w:val="nil"/>
                </w:tcBorders>
                <w:shd w:val="clear" w:color="auto" w:fill="auto"/>
                <w:noWrap/>
                <w:vAlign w:val="bottom"/>
                <w:hideMark/>
              </w:tcPr>
            </w:tcPrChange>
          </w:tcPr>
          <w:p w14:paraId="725C97D7" w14:textId="77777777" w:rsidR="00036D0E" w:rsidRPr="00036D0E" w:rsidRDefault="00036D0E" w:rsidP="00245317">
            <w:pPr>
              <w:spacing w:after="0" w:line="240" w:lineRule="auto"/>
              <w:jc w:val="center"/>
              <w:rPr>
                <w:ins w:id="7317" w:author="David Dayan" w:date="2021-12-03T17:13:00Z"/>
                <w:rFonts w:ascii="Calibri" w:eastAsia="Times New Roman" w:hAnsi="Calibri" w:cs="Times New Roman"/>
                <w:color w:val="000000"/>
                <w:sz w:val="16"/>
                <w:szCs w:val="16"/>
              </w:rPr>
            </w:pPr>
            <w:ins w:id="731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19" w:author="David Dayan" w:date="2021-12-03T17:18:00Z">
              <w:tcPr>
                <w:tcW w:w="1530" w:type="dxa"/>
                <w:tcBorders>
                  <w:top w:val="nil"/>
                  <w:left w:val="nil"/>
                  <w:bottom w:val="nil"/>
                  <w:right w:val="nil"/>
                </w:tcBorders>
                <w:shd w:val="clear" w:color="auto" w:fill="auto"/>
                <w:noWrap/>
                <w:vAlign w:val="bottom"/>
                <w:hideMark/>
              </w:tcPr>
            </w:tcPrChange>
          </w:tcPr>
          <w:p w14:paraId="653A049F" w14:textId="77777777" w:rsidR="00036D0E" w:rsidRPr="00036D0E" w:rsidRDefault="00036D0E" w:rsidP="00245317">
            <w:pPr>
              <w:spacing w:after="0" w:line="240" w:lineRule="auto"/>
              <w:jc w:val="center"/>
              <w:rPr>
                <w:ins w:id="7320" w:author="David Dayan" w:date="2021-12-03T17:13:00Z"/>
                <w:rFonts w:ascii="Calibri" w:eastAsia="Times New Roman" w:hAnsi="Calibri" w:cs="Times New Roman"/>
                <w:color w:val="000000"/>
                <w:sz w:val="16"/>
                <w:szCs w:val="16"/>
              </w:rPr>
            </w:pPr>
            <w:ins w:id="732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22" w:author="David Dayan" w:date="2021-12-03T17:18:00Z">
              <w:tcPr>
                <w:tcW w:w="898" w:type="dxa"/>
                <w:tcBorders>
                  <w:top w:val="nil"/>
                  <w:left w:val="nil"/>
                  <w:bottom w:val="nil"/>
                  <w:right w:val="nil"/>
                </w:tcBorders>
                <w:shd w:val="clear" w:color="auto" w:fill="auto"/>
                <w:noWrap/>
                <w:vAlign w:val="bottom"/>
                <w:hideMark/>
              </w:tcPr>
            </w:tcPrChange>
          </w:tcPr>
          <w:p w14:paraId="7DD028CA" w14:textId="77777777" w:rsidR="00036D0E" w:rsidRPr="00036D0E" w:rsidRDefault="00036D0E" w:rsidP="00245317">
            <w:pPr>
              <w:spacing w:after="0" w:line="240" w:lineRule="auto"/>
              <w:jc w:val="center"/>
              <w:rPr>
                <w:ins w:id="7323" w:author="David Dayan" w:date="2021-12-03T17:13:00Z"/>
                <w:rFonts w:ascii="Calibri" w:eastAsia="Times New Roman" w:hAnsi="Calibri" w:cs="Times New Roman"/>
                <w:color w:val="000000"/>
                <w:sz w:val="16"/>
                <w:szCs w:val="16"/>
              </w:rPr>
            </w:pPr>
            <w:ins w:id="732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25" w:author="David Dayan" w:date="2021-12-03T17:18:00Z">
              <w:tcPr>
                <w:tcW w:w="902" w:type="dxa"/>
                <w:tcBorders>
                  <w:top w:val="nil"/>
                  <w:left w:val="nil"/>
                  <w:bottom w:val="nil"/>
                  <w:right w:val="nil"/>
                </w:tcBorders>
                <w:shd w:val="clear" w:color="auto" w:fill="auto"/>
                <w:noWrap/>
                <w:vAlign w:val="bottom"/>
                <w:hideMark/>
              </w:tcPr>
            </w:tcPrChange>
          </w:tcPr>
          <w:p w14:paraId="35B9D634" w14:textId="77777777" w:rsidR="00036D0E" w:rsidRPr="00036D0E" w:rsidRDefault="00036D0E" w:rsidP="00245317">
            <w:pPr>
              <w:spacing w:after="0" w:line="240" w:lineRule="auto"/>
              <w:jc w:val="center"/>
              <w:rPr>
                <w:ins w:id="7326" w:author="David Dayan" w:date="2021-12-03T17:13:00Z"/>
                <w:rFonts w:ascii="Calibri" w:eastAsia="Times New Roman" w:hAnsi="Calibri" w:cs="Times New Roman"/>
                <w:color w:val="000000"/>
                <w:sz w:val="16"/>
                <w:szCs w:val="16"/>
              </w:rPr>
            </w:pPr>
            <w:ins w:id="732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28" w:author="David Dayan" w:date="2021-12-03T17:18:00Z">
              <w:tcPr>
                <w:tcW w:w="2160" w:type="dxa"/>
                <w:tcBorders>
                  <w:top w:val="nil"/>
                  <w:left w:val="nil"/>
                  <w:bottom w:val="nil"/>
                  <w:right w:val="nil"/>
                </w:tcBorders>
                <w:shd w:val="clear" w:color="auto" w:fill="auto"/>
                <w:noWrap/>
                <w:vAlign w:val="bottom"/>
                <w:hideMark/>
              </w:tcPr>
            </w:tcPrChange>
          </w:tcPr>
          <w:p w14:paraId="355B5671" w14:textId="77777777" w:rsidR="00036D0E" w:rsidRPr="00036D0E" w:rsidRDefault="00036D0E" w:rsidP="00245317">
            <w:pPr>
              <w:spacing w:after="0" w:line="240" w:lineRule="auto"/>
              <w:jc w:val="center"/>
              <w:rPr>
                <w:ins w:id="7329" w:author="David Dayan" w:date="2021-12-03T17:13:00Z"/>
                <w:rFonts w:ascii="Calibri" w:eastAsia="Times New Roman" w:hAnsi="Calibri" w:cs="Times New Roman"/>
                <w:color w:val="000000"/>
                <w:sz w:val="16"/>
                <w:szCs w:val="16"/>
              </w:rPr>
            </w:pPr>
            <w:ins w:id="733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331" w:author="David Dayan" w:date="2021-12-03T17:18:00Z">
              <w:tcPr>
                <w:tcW w:w="2876" w:type="dxa"/>
                <w:gridSpan w:val="2"/>
                <w:tcBorders>
                  <w:top w:val="nil"/>
                  <w:left w:val="nil"/>
                  <w:bottom w:val="nil"/>
                  <w:right w:val="nil"/>
                </w:tcBorders>
                <w:shd w:val="clear" w:color="auto" w:fill="auto"/>
                <w:noWrap/>
                <w:vAlign w:val="bottom"/>
                <w:hideMark/>
              </w:tcPr>
            </w:tcPrChange>
          </w:tcPr>
          <w:p w14:paraId="0C1006D2" w14:textId="77777777" w:rsidR="00036D0E" w:rsidRPr="00036D0E" w:rsidRDefault="00036D0E" w:rsidP="00245317">
            <w:pPr>
              <w:spacing w:after="0" w:line="240" w:lineRule="auto"/>
              <w:jc w:val="center"/>
              <w:rPr>
                <w:ins w:id="7332" w:author="David Dayan" w:date="2021-12-03T17:13:00Z"/>
                <w:rFonts w:ascii="Calibri" w:eastAsia="Times New Roman" w:hAnsi="Calibri" w:cs="Times New Roman"/>
                <w:color w:val="000000"/>
                <w:sz w:val="16"/>
                <w:szCs w:val="16"/>
              </w:rPr>
            </w:pPr>
            <w:ins w:id="733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334" w:author="David Dayan" w:date="2021-12-03T17:18:00Z">
              <w:tcPr>
                <w:tcW w:w="1426" w:type="dxa"/>
                <w:tcBorders>
                  <w:top w:val="nil"/>
                  <w:left w:val="nil"/>
                  <w:bottom w:val="nil"/>
                  <w:right w:val="nil"/>
                </w:tcBorders>
                <w:shd w:val="clear" w:color="auto" w:fill="auto"/>
                <w:noWrap/>
                <w:vAlign w:val="bottom"/>
                <w:hideMark/>
              </w:tcPr>
            </w:tcPrChange>
          </w:tcPr>
          <w:p w14:paraId="5DE24AA1" w14:textId="77777777" w:rsidR="00036D0E" w:rsidRPr="00036D0E" w:rsidRDefault="00036D0E" w:rsidP="00245317">
            <w:pPr>
              <w:spacing w:after="0" w:line="240" w:lineRule="auto"/>
              <w:jc w:val="center"/>
              <w:rPr>
                <w:ins w:id="7335" w:author="David Dayan" w:date="2021-12-03T17:13:00Z"/>
                <w:rFonts w:ascii="Calibri" w:eastAsia="Times New Roman" w:hAnsi="Calibri" w:cs="Times New Roman"/>
                <w:color w:val="000000"/>
                <w:sz w:val="16"/>
                <w:szCs w:val="16"/>
              </w:rPr>
            </w:pPr>
            <w:ins w:id="733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259CA5B" w14:textId="77777777" w:rsidTr="00245317">
        <w:trPr>
          <w:cantSplit/>
          <w:trHeight w:val="20"/>
          <w:ins w:id="7337" w:author="David Dayan" w:date="2021-12-03T17:13:00Z"/>
          <w:trPrChange w:id="733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39" w:author="David Dayan" w:date="2021-12-03T17:18:00Z">
              <w:tcPr>
                <w:tcW w:w="1563" w:type="dxa"/>
                <w:tcBorders>
                  <w:top w:val="nil"/>
                  <w:left w:val="nil"/>
                  <w:bottom w:val="nil"/>
                  <w:right w:val="nil"/>
                </w:tcBorders>
                <w:shd w:val="clear" w:color="auto" w:fill="auto"/>
                <w:noWrap/>
                <w:vAlign w:val="bottom"/>
                <w:hideMark/>
              </w:tcPr>
            </w:tcPrChange>
          </w:tcPr>
          <w:p w14:paraId="727F2DD9" w14:textId="77777777" w:rsidR="00036D0E" w:rsidRPr="00036D0E" w:rsidRDefault="00036D0E" w:rsidP="00245317">
            <w:pPr>
              <w:spacing w:after="0" w:line="240" w:lineRule="auto"/>
              <w:jc w:val="center"/>
              <w:rPr>
                <w:ins w:id="7340" w:author="David Dayan" w:date="2021-12-03T17:13:00Z"/>
                <w:rFonts w:ascii="Calibri" w:eastAsia="Times New Roman" w:hAnsi="Calibri" w:cs="Times New Roman"/>
                <w:color w:val="000000"/>
                <w:sz w:val="16"/>
                <w:szCs w:val="16"/>
              </w:rPr>
            </w:pPr>
            <w:ins w:id="7341" w:author="David Dayan" w:date="2021-12-03T17:13:00Z">
              <w:r w:rsidRPr="00036D0E">
                <w:rPr>
                  <w:rFonts w:ascii="Calibri" w:eastAsia="Times New Roman" w:hAnsi="Calibri" w:cs="Times New Roman"/>
                  <w:color w:val="000000"/>
                  <w:sz w:val="16"/>
                  <w:szCs w:val="16"/>
                </w:rPr>
                <w:t>OtsAC20ROGR_0198</w:t>
              </w:r>
            </w:ins>
          </w:p>
        </w:tc>
        <w:tc>
          <w:tcPr>
            <w:tcW w:w="746" w:type="dxa"/>
            <w:tcBorders>
              <w:top w:val="nil"/>
              <w:left w:val="nil"/>
              <w:bottom w:val="nil"/>
              <w:right w:val="nil"/>
            </w:tcBorders>
            <w:shd w:val="clear" w:color="auto" w:fill="auto"/>
            <w:noWrap/>
            <w:vAlign w:val="bottom"/>
            <w:hideMark/>
            <w:tcPrChange w:id="7342" w:author="David Dayan" w:date="2021-12-03T17:18:00Z">
              <w:tcPr>
                <w:tcW w:w="746" w:type="dxa"/>
                <w:tcBorders>
                  <w:top w:val="nil"/>
                  <w:left w:val="nil"/>
                  <w:bottom w:val="nil"/>
                  <w:right w:val="nil"/>
                </w:tcBorders>
                <w:shd w:val="clear" w:color="auto" w:fill="auto"/>
                <w:noWrap/>
                <w:vAlign w:val="bottom"/>
                <w:hideMark/>
              </w:tcPr>
            </w:tcPrChange>
          </w:tcPr>
          <w:p w14:paraId="140ED379" w14:textId="77777777" w:rsidR="00036D0E" w:rsidRPr="00036D0E" w:rsidRDefault="00036D0E" w:rsidP="00245317">
            <w:pPr>
              <w:spacing w:after="0" w:line="240" w:lineRule="auto"/>
              <w:jc w:val="center"/>
              <w:rPr>
                <w:ins w:id="7343" w:author="David Dayan" w:date="2021-12-03T17:13:00Z"/>
                <w:rFonts w:ascii="Calibri" w:eastAsia="Times New Roman" w:hAnsi="Calibri" w:cs="Times New Roman"/>
                <w:color w:val="000000"/>
                <w:sz w:val="16"/>
                <w:szCs w:val="16"/>
              </w:rPr>
            </w:pPr>
            <w:ins w:id="734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345" w:author="David Dayan" w:date="2021-12-03T17:18:00Z">
              <w:tcPr>
                <w:tcW w:w="599" w:type="dxa"/>
                <w:tcBorders>
                  <w:top w:val="nil"/>
                  <w:left w:val="nil"/>
                  <w:bottom w:val="nil"/>
                  <w:right w:val="nil"/>
                </w:tcBorders>
                <w:shd w:val="clear" w:color="auto" w:fill="auto"/>
                <w:noWrap/>
                <w:vAlign w:val="bottom"/>
                <w:hideMark/>
              </w:tcPr>
            </w:tcPrChange>
          </w:tcPr>
          <w:p w14:paraId="17D38354" w14:textId="77777777" w:rsidR="00036D0E" w:rsidRPr="00036D0E" w:rsidRDefault="00036D0E" w:rsidP="00245317">
            <w:pPr>
              <w:spacing w:after="0" w:line="240" w:lineRule="auto"/>
              <w:jc w:val="center"/>
              <w:rPr>
                <w:ins w:id="7346" w:author="David Dayan" w:date="2021-12-03T17:13:00Z"/>
                <w:rFonts w:ascii="Calibri" w:eastAsia="Times New Roman" w:hAnsi="Calibri" w:cs="Times New Roman"/>
                <w:color w:val="000000"/>
                <w:sz w:val="16"/>
                <w:szCs w:val="16"/>
              </w:rPr>
            </w:pPr>
            <w:ins w:id="734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348" w:author="David Dayan" w:date="2021-12-03T17:18:00Z">
              <w:tcPr>
                <w:tcW w:w="1142" w:type="dxa"/>
                <w:tcBorders>
                  <w:top w:val="nil"/>
                  <w:left w:val="nil"/>
                  <w:bottom w:val="nil"/>
                  <w:right w:val="nil"/>
                </w:tcBorders>
                <w:shd w:val="clear" w:color="auto" w:fill="auto"/>
                <w:noWrap/>
                <w:vAlign w:val="bottom"/>
                <w:hideMark/>
              </w:tcPr>
            </w:tcPrChange>
          </w:tcPr>
          <w:p w14:paraId="2861F41A" w14:textId="77777777" w:rsidR="00036D0E" w:rsidRPr="00036D0E" w:rsidRDefault="00036D0E" w:rsidP="00245317">
            <w:pPr>
              <w:spacing w:after="0" w:line="240" w:lineRule="auto"/>
              <w:jc w:val="center"/>
              <w:rPr>
                <w:ins w:id="7349" w:author="David Dayan" w:date="2021-12-03T17:13:00Z"/>
                <w:rFonts w:ascii="Calibri" w:eastAsia="Times New Roman" w:hAnsi="Calibri" w:cs="Times New Roman"/>
                <w:color w:val="000000"/>
                <w:sz w:val="16"/>
                <w:szCs w:val="16"/>
              </w:rPr>
            </w:pPr>
            <w:ins w:id="735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51" w:author="David Dayan" w:date="2021-12-03T17:18:00Z">
              <w:tcPr>
                <w:tcW w:w="1440" w:type="dxa"/>
                <w:tcBorders>
                  <w:top w:val="nil"/>
                  <w:left w:val="nil"/>
                  <w:bottom w:val="nil"/>
                  <w:right w:val="nil"/>
                </w:tcBorders>
                <w:shd w:val="clear" w:color="auto" w:fill="auto"/>
                <w:noWrap/>
                <w:vAlign w:val="bottom"/>
                <w:hideMark/>
              </w:tcPr>
            </w:tcPrChange>
          </w:tcPr>
          <w:p w14:paraId="50DE40F7" w14:textId="77777777" w:rsidR="00036D0E" w:rsidRPr="00036D0E" w:rsidRDefault="00036D0E" w:rsidP="00245317">
            <w:pPr>
              <w:spacing w:after="0" w:line="240" w:lineRule="auto"/>
              <w:jc w:val="center"/>
              <w:rPr>
                <w:ins w:id="7352" w:author="David Dayan" w:date="2021-12-03T17:13:00Z"/>
                <w:rFonts w:ascii="Calibri" w:eastAsia="Times New Roman" w:hAnsi="Calibri" w:cs="Times New Roman"/>
                <w:color w:val="000000"/>
                <w:sz w:val="16"/>
                <w:szCs w:val="16"/>
              </w:rPr>
            </w:pPr>
            <w:ins w:id="735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54" w:author="David Dayan" w:date="2021-12-03T17:18:00Z">
              <w:tcPr>
                <w:tcW w:w="1530" w:type="dxa"/>
                <w:tcBorders>
                  <w:top w:val="nil"/>
                  <w:left w:val="nil"/>
                  <w:bottom w:val="nil"/>
                  <w:right w:val="nil"/>
                </w:tcBorders>
                <w:shd w:val="clear" w:color="auto" w:fill="auto"/>
                <w:noWrap/>
                <w:vAlign w:val="bottom"/>
                <w:hideMark/>
              </w:tcPr>
            </w:tcPrChange>
          </w:tcPr>
          <w:p w14:paraId="796F346B" w14:textId="77777777" w:rsidR="00036D0E" w:rsidRPr="00036D0E" w:rsidRDefault="00036D0E" w:rsidP="00245317">
            <w:pPr>
              <w:spacing w:after="0" w:line="240" w:lineRule="auto"/>
              <w:jc w:val="center"/>
              <w:rPr>
                <w:ins w:id="7355" w:author="David Dayan" w:date="2021-12-03T17:13:00Z"/>
                <w:rFonts w:ascii="Calibri" w:eastAsia="Times New Roman" w:hAnsi="Calibri" w:cs="Times New Roman"/>
                <w:color w:val="000000"/>
                <w:sz w:val="16"/>
                <w:szCs w:val="16"/>
              </w:rPr>
            </w:pPr>
            <w:ins w:id="735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57" w:author="David Dayan" w:date="2021-12-03T17:18:00Z">
              <w:tcPr>
                <w:tcW w:w="898" w:type="dxa"/>
                <w:tcBorders>
                  <w:top w:val="nil"/>
                  <w:left w:val="nil"/>
                  <w:bottom w:val="nil"/>
                  <w:right w:val="nil"/>
                </w:tcBorders>
                <w:shd w:val="clear" w:color="auto" w:fill="auto"/>
                <w:noWrap/>
                <w:vAlign w:val="bottom"/>
                <w:hideMark/>
              </w:tcPr>
            </w:tcPrChange>
          </w:tcPr>
          <w:p w14:paraId="3A3AF444" w14:textId="77777777" w:rsidR="00036D0E" w:rsidRPr="00036D0E" w:rsidRDefault="00036D0E" w:rsidP="00245317">
            <w:pPr>
              <w:spacing w:after="0" w:line="240" w:lineRule="auto"/>
              <w:jc w:val="center"/>
              <w:rPr>
                <w:ins w:id="7358" w:author="David Dayan" w:date="2021-12-03T17:13:00Z"/>
                <w:rFonts w:ascii="Calibri" w:eastAsia="Times New Roman" w:hAnsi="Calibri" w:cs="Times New Roman"/>
                <w:color w:val="000000"/>
                <w:sz w:val="16"/>
                <w:szCs w:val="16"/>
              </w:rPr>
            </w:pPr>
            <w:ins w:id="735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60" w:author="David Dayan" w:date="2021-12-03T17:18:00Z">
              <w:tcPr>
                <w:tcW w:w="902" w:type="dxa"/>
                <w:tcBorders>
                  <w:top w:val="nil"/>
                  <w:left w:val="nil"/>
                  <w:bottom w:val="nil"/>
                  <w:right w:val="nil"/>
                </w:tcBorders>
                <w:shd w:val="clear" w:color="auto" w:fill="auto"/>
                <w:noWrap/>
                <w:vAlign w:val="bottom"/>
                <w:hideMark/>
              </w:tcPr>
            </w:tcPrChange>
          </w:tcPr>
          <w:p w14:paraId="02B9B73D" w14:textId="77777777" w:rsidR="00036D0E" w:rsidRPr="00036D0E" w:rsidRDefault="00036D0E" w:rsidP="00245317">
            <w:pPr>
              <w:spacing w:after="0" w:line="240" w:lineRule="auto"/>
              <w:jc w:val="center"/>
              <w:rPr>
                <w:ins w:id="7361" w:author="David Dayan" w:date="2021-12-03T17:13:00Z"/>
                <w:rFonts w:ascii="Calibri" w:eastAsia="Times New Roman" w:hAnsi="Calibri" w:cs="Times New Roman"/>
                <w:color w:val="000000"/>
                <w:sz w:val="16"/>
                <w:szCs w:val="16"/>
              </w:rPr>
            </w:pPr>
            <w:ins w:id="736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63" w:author="David Dayan" w:date="2021-12-03T17:18:00Z">
              <w:tcPr>
                <w:tcW w:w="2160" w:type="dxa"/>
                <w:tcBorders>
                  <w:top w:val="nil"/>
                  <w:left w:val="nil"/>
                  <w:bottom w:val="nil"/>
                  <w:right w:val="nil"/>
                </w:tcBorders>
                <w:shd w:val="clear" w:color="auto" w:fill="auto"/>
                <w:noWrap/>
                <w:vAlign w:val="bottom"/>
                <w:hideMark/>
              </w:tcPr>
            </w:tcPrChange>
          </w:tcPr>
          <w:p w14:paraId="29B74D2B" w14:textId="77777777" w:rsidR="00036D0E" w:rsidRPr="00036D0E" w:rsidRDefault="00036D0E" w:rsidP="00245317">
            <w:pPr>
              <w:spacing w:after="0" w:line="240" w:lineRule="auto"/>
              <w:jc w:val="center"/>
              <w:rPr>
                <w:ins w:id="7364" w:author="David Dayan" w:date="2021-12-03T17:13:00Z"/>
                <w:rFonts w:ascii="Calibri" w:eastAsia="Times New Roman" w:hAnsi="Calibri" w:cs="Times New Roman"/>
                <w:color w:val="000000"/>
                <w:sz w:val="16"/>
                <w:szCs w:val="16"/>
              </w:rPr>
            </w:pPr>
            <w:ins w:id="736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366" w:author="David Dayan" w:date="2021-12-03T17:18:00Z">
              <w:tcPr>
                <w:tcW w:w="2876" w:type="dxa"/>
                <w:gridSpan w:val="2"/>
                <w:tcBorders>
                  <w:top w:val="nil"/>
                  <w:left w:val="nil"/>
                  <w:bottom w:val="nil"/>
                  <w:right w:val="nil"/>
                </w:tcBorders>
                <w:shd w:val="clear" w:color="auto" w:fill="auto"/>
                <w:noWrap/>
                <w:vAlign w:val="bottom"/>
                <w:hideMark/>
              </w:tcPr>
            </w:tcPrChange>
          </w:tcPr>
          <w:p w14:paraId="78183254" w14:textId="77777777" w:rsidR="00036D0E" w:rsidRPr="00036D0E" w:rsidRDefault="00036D0E" w:rsidP="00245317">
            <w:pPr>
              <w:spacing w:after="0" w:line="240" w:lineRule="auto"/>
              <w:jc w:val="center"/>
              <w:rPr>
                <w:ins w:id="7367" w:author="David Dayan" w:date="2021-12-03T17:13:00Z"/>
                <w:rFonts w:ascii="Calibri" w:eastAsia="Times New Roman" w:hAnsi="Calibri" w:cs="Times New Roman"/>
                <w:color w:val="000000"/>
                <w:sz w:val="16"/>
                <w:szCs w:val="16"/>
              </w:rPr>
            </w:pPr>
            <w:ins w:id="736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369" w:author="David Dayan" w:date="2021-12-03T17:18:00Z">
              <w:tcPr>
                <w:tcW w:w="1426" w:type="dxa"/>
                <w:tcBorders>
                  <w:top w:val="nil"/>
                  <w:left w:val="nil"/>
                  <w:bottom w:val="nil"/>
                  <w:right w:val="nil"/>
                </w:tcBorders>
                <w:shd w:val="clear" w:color="auto" w:fill="auto"/>
                <w:noWrap/>
                <w:vAlign w:val="bottom"/>
                <w:hideMark/>
              </w:tcPr>
            </w:tcPrChange>
          </w:tcPr>
          <w:p w14:paraId="534FAAD7" w14:textId="77777777" w:rsidR="00036D0E" w:rsidRPr="00036D0E" w:rsidRDefault="00036D0E" w:rsidP="00245317">
            <w:pPr>
              <w:spacing w:after="0" w:line="240" w:lineRule="auto"/>
              <w:jc w:val="center"/>
              <w:rPr>
                <w:ins w:id="7370" w:author="David Dayan" w:date="2021-12-03T17:13:00Z"/>
                <w:rFonts w:ascii="Calibri" w:eastAsia="Times New Roman" w:hAnsi="Calibri" w:cs="Times New Roman"/>
                <w:color w:val="000000"/>
                <w:sz w:val="16"/>
                <w:szCs w:val="16"/>
              </w:rPr>
            </w:pPr>
            <w:ins w:id="737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C083467" w14:textId="77777777" w:rsidTr="00245317">
        <w:trPr>
          <w:cantSplit/>
          <w:trHeight w:val="20"/>
          <w:ins w:id="7372" w:author="David Dayan" w:date="2021-12-03T17:13:00Z"/>
          <w:trPrChange w:id="737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374" w:author="David Dayan" w:date="2021-12-03T17:18:00Z">
              <w:tcPr>
                <w:tcW w:w="1563" w:type="dxa"/>
                <w:tcBorders>
                  <w:top w:val="nil"/>
                  <w:left w:val="nil"/>
                  <w:bottom w:val="nil"/>
                  <w:right w:val="nil"/>
                </w:tcBorders>
                <w:shd w:val="clear" w:color="auto" w:fill="auto"/>
                <w:noWrap/>
                <w:vAlign w:val="bottom"/>
                <w:hideMark/>
              </w:tcPr>
            </w:tcPrChange>
          </w:tcPr>
          <w:p w14:paraId="39B4CD24" w14:textId="77777777" w:rsidR="00036D0E" w:rsidRPr="00036D0E" w:rsidRDefault="00036D0E" w:rsidP="00245317">
            <w:pPr>
              <w:spacing w:after="0" w:line="240" w:lineRule="auto"/>
              <w:jc w:val="center"/>
              <w:rPr>
                <w:ins w:id="7375" w:author="David Dayan" w:date="2021-12-03T17:13:00Z"/>
                <w:rFonts w:ascii="Calibri" w:eastAsia="Times New Roman" w:hAnsi="Calibri" w:cs="Times New Roman"/>
                <w:color w:val="000000"/>
                <w:sz w:val="16"/>
                <w:szCs w:val="16"/>
              </w:rPr>
            </w:pPr>
            <w:ins w:id="7376" w:author="David Dayan" w:date="2021-12-03T17:13:00Z">
              <w:r w:rsidRPr="00036D0E">
                <w:rPr>
                  <w:rFonts w:ascii="Calibri" w:eastAsia="Times New Roman" w:hAnsi="Calibri" w:cs="Times New Roman"/>
                  <w:color w:val="000000"/>
                  <w:sz w:val="16"/>
                  <w:szCs w:val="16"/>
                </w:rPr>
                <w:t>OtsAC20ROGR_0199</w:t>
              </w:r>
            </w:ins>
          </w:p>
        </w:tc>
        <w:tc>
          <w:tcPr>
            <w:tcW w:w="746" w:type="dxa"/>
            <w:tcBorders>
              <w:top w:val="nil"/>
              <w:left w:val="nil"/>
              <w:bottom w:val="nil"/>
              <w:right w:val="nil"/>
            </w:tcBorders>
            <w:shd w:val="clear" w:color="auto" w:fill="auto"/>
            <w:noWrap/>
            <w:vAlign w:val="bottom"/>
            <w:hideMark/>
            <w:tcPrChange w:id="7377" w:author="David Dayan" w:date="2021-12-03T17:18:00Z">
              <w:tcPr>
                <w:tcW w:w="746" w:type="dxa"/>
                <w:tcBorders>
                  <w:top w:val="nil"/>
                  <w:left w:val="nil"/>
                  <w:bottom w:val="nil"/>
                  <w:right w:val="nil"/>
                </w:tcBorders>
                <w:shd w:val="clear" w:color="auto" w:fill="auto"/>
                <w:noWrap/>
                <w:vAlign w:val="bottom"/>
                <w:hideMark/>
              </w:tcPr>
            </w:tcPrChange>
          </w:tcPr>
          <w:p w14:paraId="682EADE0" w14:textId="77777777" w:rsidR="00036D0E" w:rsidRPr="00036D0E" w:rsidRDefault="00036D0E" w:rsidP="00245317">
            <w:pPr>
              <w:spacing w:after="0" w:line="240" w:lineRule="auto"/>
              <w:jc w:val="center"/>
              <w:rPr>
                <w:ins w:id="7378" w:author="David Dayan" w:date="2021-12-03T17:13:00Z"/>
                <w:rFonts w:ascii="Calibri" w:eastAsia="Times New Roman" w:hAnsi="Calibri" w:cs="Times New Roman"/>
                <w:color w:val="000000"/>
                <w:sz w:val="16"/>
                <w:szCs w:val="16"/>
              </w:rPr>
            </w:pPr>
            <w:ins w:id="737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380" w:author="David Dayan" w:date="2021-12-03T17:18:00Z">
              <w:tcPr>
                <w:tcW w:w="599" w:type="dxa"/>
                <w:tcBorders>
                  <w:top w:val="nil"/>
                  <w:left w:val="nil"/>
                  <w:bottom w:val="nil"/>
                  <w:right w:val="nil"/>
                </w:tcBorders>
                <w:shd w:val="clear" w:color="auto" w:fill="auto"/>
                <w:noWrap/>
                <w:vAlign w:val="bottom"/>
                <w:hideMark/>
              </w:tcPr>
            </w:tcPrChange>
          </w:tcPr>
          <w:p w14:paraId="61D1555F" w14:textId="77777777" w:rsidR="00036D0E" w:rsidRPr="00036D0E" w:rsidRDefault="00036D0E" w:rsidP="00245317">
            <w:pPr>
              <w:spacing w:after="0" w:line="240" w:lineRule="auto"/>
              <w:jc w:val="center"/>
              <w:rPr>
                <w:ins w:id="7381" w:author="David Dayan" w:date="2021-12-03T17:13:00Z"/>
                <w:rFonts w:ascii="Calibri" w:eastAsia="Times New Roman" w:hAnsi="Calibri" w:cs="Times New Roman"/>
                <w:color w:val="000000"/>
                <w:sz w:val="16"/>
                <w:szCs w:val="16"/>
              </w:rPr>
            </w:pPr>
            <w:ins w:id="738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383" w:author="David Dayan" w:date="2021-12-03T17:18:00Z">
              <w:tcPr>
                <w:tcW w:w="1142" w:type="dxa"/>
                <w:tcBorders>
                  <w:top w:val="nil"/>
                  <w:left w:val="nil"/>
                  <w:bottom w:val="nil"/>
                  <w:right w:val="nil"/>
                </w:tcBorders>
                <w:shd w:val="clear" w:color="auto" w:fill="auto"/>
                <w:noWrap/>
                <w:vAlign w:val="bottom"/>
                <w:hideMark/>
              </w:tcPr>
            </w:tcPrChange>
          </w:tcPr>
          <w:p w14:paraId="36C5060A" w14:textId="77777777" w:rsidR="00036D0E" w:rsidRPr="00036D0E" w:rsidRDefault="00036D0E" w:rsidP="00245317">
            <w:pPr>
              <w:spacing w:after="0" w:line="240" w:lineRule="auto"/>
              <w:jc w:val="center"/>
              <w:rPr>
                <w:ins w:id="7384" w:author="David Dayan" w:date="2021-12-03T17:13:00Z"/>
                <w:rFonts w:ascii="Calibri" w:eastAsia="Times New Roman" w:hAnsi="Calibri" w:cs="Times New Roman"/>
                <w:color w:val="000000"/>
                <w:sz w:val="16"/>
                <w:szCs w:val="16"/>
              </w:rPr>
            </w:pPr>
            <w:ins w:id="738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386" w:author="David Dayan" w:date="2021-12-03T17:18:00Z">
              <w:tcPr>
                <w:tcW w:w="1440" w:type="dxa"/>
                <w:tcBorders>
                  <w:top w:val="nil"/>
                  <w:left w:val="nil"/>
                  <w:bottom w:val="nil"/>
                  <w:right w:val="nil"/>
                </w:tcBorders>
                <w:shd w:val="clear" w:color="auto" w:fill="auto"/>
                <w:noWrap/>
                <w:vAlign w:val="bottom"/>
                <w:hideMark/>
              </w:tcPr>
            </w:tcPrChange>
          </w:tcPr>
          <w:p w14:paraId="3F857005" w14:textId="77777777" w:rsidR="00036D0E" w:rsidRPr="00036D0E" w:rsidRDefault="00036D0E" w:rsidP="00245317">
            <w:pPr>
              <w:spacing w:after="0" w:line="240" w:lineRule="auto"/>
              <w:jc w:val="center"/>
              <w:rPr>
                <w:ins w:id="7387" w:author="David Dayan" w:date="2021-12-03T17:13:00Z"/>
                <w:rFonts w:ascii="Calibri" w:eastAsia="Times New Roman" w:hAnsi="Calibri" w:cs="Times New Roman"/>
                <w:color w:val="000000"/>
                <w:sz w:val="16"/>
                <w:szCs w:val="16"/>
              </w:rPr>
            </w:pPr>
            <w:ins w:id="738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389" w:author="David Dayan" w:date="2021-12-03T17:18:00Z">
              <w:tcPr>
                <w:tcW w:w="1530" w:type="dxa"/>
                <w:tcBorders>
                  <w:top w:val="nil"/>
                  <w:left w:val="nil"/>
                  <w:bottom w:val="nil"/>
                  <w:right w:val="nil"/>
                </w:tcBorders>
                <w:shd w:val="clear" w:color="auto" w:fill="auto"/>
                <w:noWrap/>
                <w:vAlign w:val="bottom"/>
                <w:hideMark/>
              </w:tcPr>
            </w:tcPrChange>
          </w:tcPr>
          <w:p w14:paraId="7D27471B" w14:textId="77777777" w:rsidR="00036D0E" w:rsidRPr="00036D0E" w:rsidRDefault="00036D0E" w:rsidP="00245317">
            <w:pPr>
              <w:spacing w:after="0" w:line="240" w:lineRule="auto"/>
              <w:jc w:val="center"/>
              <w:rPr>
                <w:ins w:id="7390" w:author="David Dayan" w:date="2021-12-03T17:13:00Z"/>
                <w:rFonts w:ascii="Calibri" w:eastAsia="Times New Roman" w:hAnsi="Calibri" w:cs="Times New Roman"/>
                <w:color w:val="000000"/>
                <w:sz w:val="16"/>
                <w:szCs w:val="16"/>
              </w:rPr>
            </w:pPr>
            <w:ins w:id="739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392" w:author="David Dayan" w:date="2021-12-03T17:18:00Z">
              <w:tcPr>
                <w:tcW w:w="898" w:type="dxa"/>
                <w:tcBorders>
                  <w:top w:val="nil"/>
                  <w:left w:val="nil"/>
                  <w:bottom w:val="nil"/>
                  <w:right w:val="nil"/>
                </w:tcBorders>
                <w:shd w:val="clear" w:color="auto" w:fill="auto"/>
                <w:noWrap/>
                <w:vAlign w:val="bottom"/>
                <w:hideMark/>
              </w:tcPr>
            </w:tcPrChange>
          </w:tcPr>
          <w:p w14:paraId="66DFC819" w14:textId="77777777" w:rsidR="00036D0E" w:rsidRPr="00036D0E" w:rsidRDefault="00036D0E" w:rsidP="00245317">
            <w:pPr>
              <w:spacing w:after="0" w:line="240" w:lineRule="auto"/>
              <w:jc w:val="center"/>
              <w:rPr>
                <w:ins w:id="7393" w:author="David Dayan" w:date="2021-12-03T17:13:00Z"/>
                <w:rFonts w:ascii="Calibri" w:eastAsia="Times New Roman" w:hAnsi="Calibri" w:cs="Times New Roman"/>
                <w:color w:val="000000"/>
                <w:sz w:val="16"/>
                <w:szCs w:val="16"/>
              </w:rPr>
            </w:pPr>
            <w:ins w:id="739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395" w:author="David Dayan" w:date="2021-12-03T17:18:00Z">
              <w:tcPr>
                <w:tcW w:w="902" w:type="dxa"/>
                <w:tcBorders>
                  <w:top w:val="nil"/>
                  <w:left w:val="nil"/>
                  <w:bottom w:val="nil"/>
                  <w:right w:val="nil"/>
                </w:tcBorders>
                <w:shd w:val="clear" w:color="auto" w:fill="auto"/>
                <w:noWrap/>
                <w:vAlign w:val="bottom"/>
                <w:hideMark/>
              </w:tcPr>
            </w:tcPrChange>
          </w:tcPr>
          <w:p w14:paraId="320C5980" w14:textId="77777777" w:rsidR="00036D0E" w:rsidRPr="00036D0E" w:rsidRDefault="00036D0E" w:rsidP="00245317">
            <w:pPr>
              <w:spacing w:after="0" w:line="240" w:lineRule="auto"/>
              <w:jc w:val="center"/>
              <w:rPr>
                <w:ins w:id="7396" w:author="David Dayan" w:date="2021-12-03T17:13:00Z"/>
                <w:rFonts w:ascii="Calibri" w:eastAsia="Times New Roman" w:hAnsi="Calibri" w:cs="Times New Roman"/>
                <w:color w:val="000000"/>
                <w:sz w:val="16"/>
                <w:szCs w:val="16"/>
              </w:rPr>
            </w:pPr>
            <w:ins w:id="739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398" w:author="David Dayan" w:date="2021-12-03T17:18:00Z">
              <w:tcPr>
                <w:tcW w:w="2160" w:type="dxa"/>
                <w:tcBorders>
                  <w:top w:val="nil"/>
                  <w:left w:val="nil"/>
                  <w:bottom w:val="nil"/>
                  <w:right w:val="nil"/>
                </w:tcBorders>
                <w:shd w:val="clear" w:color="auto" w:fill="auto"/>
                <w:noWrap/>
                <w:vAlign w:val="bottom"/>
                <w:hideMark/>
              </w:tcPr>
            </w:tcPrChange>
          </w:tcPr>
          <w:p w14:paraId="1ED244FD" w14:textId="77777777" w:rsidR="00036D0E" w:rsidRPr="00036D0E" w:rsidRDefault="00036D0E" w:rsidP="00245317">
            <w:pPr>
              <w:spacing w:after="0" w:line="240" w:lineRule="auto"/>
              <w:jc w:val="center"/>
              <w:rPr>
                <w:ins w:id="7399" w:author="David Dayan" w:date="2021-12-03T17:13:00Z"/>
                <w:rFonts w:ascii="Calibri" w:eastAsia="Times New Roman" w:hAnsi="Calibri" w:cs="Times New Roman"/>
                <w:color w:val="000000"/>
                <w:sz w:val="16"/>
                <w:szCs w:val="16"/>
              </w:rPr>
            </w:pPr>
            <w:ins w:id="740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401" w:author="David Dayan" w:date="2021-12-03T17:18:00Z">
              <w:tcPr>
                <w:tcW w:w="2876" w:type="dxa"/>
                <w:gridSpan w:val="2"/>
                <w:tcBorders>
                  <w:top w:val="nil"/>
                  <w:left w:val="nil"/>
                  <w:bottom w:val="nil"/>
                  <w:right w:val="nil"/>
                </w:tcBorders>
                <w:shd w:val="clear" w:color="auto" w:fill="auto"/>
                <w:noWrap/>
                <w:vAlign w:val="bottom"/>
                <w:hideMark/>
              </w:tcPr>
            </w:tcPrChange>
          </w:tcPr>
          <w:p w14:paraId="03AD6E50" w14:textId="77777777" w:rsidR="00036D0E" w:rsidRPr="00036D0E" w:rsidRDefault="00036D0E" w:rsidP="00245317">
            <w:pPr>
              <w:spacing w:after="0" w:line="240" w:lineRule="auto"/>
              <w:jc w:val="center"/>
              <w:rPr>
                <w:ins w:id="7402" w:author="David Dayan" w:date="2021-12-03T17:13:00Z"/>
                <w:rFonts w:ascii="Calibri" w:eastAsia="Times New Roman" w:hAnsi="Calibri" w:cs="Times New Roman"/>
                <w:color w:val="000000"/>
                <w:sz w:val="16"/>
                <w:szCs w:val="16"/>
              </w:rPr>
            </w:pPr>
            <w:ins w:id="740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404" w:author="David Dayan" w:date="2021-12-03T17:18:00Z">
              <w:tcPr>
                <w:tcW w:w="1426" w:type="dxa"/>
                <w:tcBorders>
                  <w:top w:val="nil"/>
                  <w:left w:val="nil"/>
                  <w:bottom w:val="nil"/>
                  <w:right w:val="nil"/>
                </w:tcBorders>
                <w:shd w:val="clear" w:color="auto" w:fill="auto"/>
                <w:noWrap/>
                <w:vAlign w:val="bottom"/>
                <w:hideMark/>
              </w:tcPr>
            </w:tcPrChange>
          </w:tcPr>
          <w:p w14:paraId="2F6DA2B8" w14:textId="77777777" w:rsidR="00036D0E" w:rsidRPr="00036D0E" w:rsidRDefault="00036D0E" w:rsidP="00245317">
            <w:pPr>
              <w:spacing w:after="0" w:line="240" w:lineRule="auto"/>
              <w:jc w:val="center"/>
              <w:rPr>
                <w:ins w:id="7405" w:author="David Dayan" w:date="2021-12-03T17:13:00Z"/>
                <w:rFonts w:ascii="Calibri" w:eastAsia="Times New Roman" w:hAnsi="Calibri" w:cs="Times New Roman"/>
                <w:color w:val="000000"/>
                <w:sz w:val="16"/>
                <w:szCs w:val="16"/>
              </w:rPr>
            </w:pPr>
            <w:ins w:id="740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DABF32D" w14:textId="77777777" w:rsidTr="00245317">
        <w:trPr>
          <w:cantSplit/>
          <w:trHeight w:val="20"/>
          <w:ins w:id="7407" w:author="David Dayan" w:date="2021-12-03T17:13:00Z"/>
          <w:trPrChange w:id="740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09" w:author="David Dayan" w:date="2021-12-03T17:18:00Z">
              <w:tcPr>
                <w:tcW w:w="1563" w:type="dxa"/>
                <w:tcBorders>
                  <w:top w:val="nil"/>
                  <w:left w:val="nil"/>
                  <w:bottom w:val="nil"/>
                  <w:right w:val="nil"/>
                </w:tcBorders>
                <w:shd w:val="clear" w:color="auto" w:fill="auto"/>
                <w:noWrap/>
                <w:vAlign w:val="bottom"/>
                <w:hideMark/>
              </w:tcPr>
            </w:tcPrChange>
          </w:tcPr>
          <w:p w14:paraId="01CF18CE" w14:textId="77777777" w:rsidR="00036D0E" w:rsidRPr="00036D0E" w:rsidRDefault="00036D0E" w:rsidP="00245317">
            <w:pPr>
              <w:spacing w:after="0" w:line="240" w:lineRule="auto"/>
              <w:jc w:val="center"/>
              <w:rPr>
                <w:ins w:id="7410" w:author="David Dayan" w:date="2021-12-03T17:13:00Z"/>
                <w:rFonts w:ascii="Calibri" w:eastAsia="Times New Roman" w:hAnsi="Calibri" w:cs="Times New Roman"/>
                <w:color w:val="000000"/>
                <w:sz w:val="16"/>
                <w:szCs w:val="16"/>
              </w:rPr>
            </w:pPr>
            <w:ins w:id="7411" w:author="David Dayan" w:date="2021-12-03T17:13:00Z">
              <w:r w:rsidRPr="00036D0E">
                <w:rPr>
                  <w:rFonts w:ascii="Calibri" w:eastAsia="Times New Roman" w:hAnsi="Calibri" w:cs="Times New Roman"/>
                  <w:color w:val="000000"/>
                  <w:sz w:val="16"/>
                  <w:szCs w:val="16"/>
                </w:rPr>
                <w:t>OtsAC20ROGR_0200</w:t>
              </w:r>
            </w:ins>
          </w:p>
        </w:tc>
        <w:tc>
          <w:tcPr>
            <w:tcW w:w="746" w:type="dxa"/>
            <w:tcBorders>
              <w:top w:val="nil"/>
              <w:left w:val="nil"/>
              <w:bottom w:val="nil"/>
              <w:right w:val="nil"/>
            </w:tcBorders>
            <w:shd w:val="clear" w:color="auto" w:fill="auto"/>
            <w:noWrap/>
            <w:vAlign w:val="bottom"/>
            <w:hideMark/>
            <w:tcPrChange w:id="7412" w:author="David Dayan" w:date="2021-12-03T17:18:00Z">
              <w:tcPr>
                <w:tcW w:w="746" w:type="dxa"/>
                <w:tcBorders>
                  <w:top w:val="nil"/>
                  <w:left w:val="nil"/>
                  <w:bottom w:val="nil"/>
                  <w:right w:val="nil"/>
                </w:tcBorders>
                <w:shd w:val="clear" w:color="auto" w:fill="auto"/>
                <w:noWrap/>
                <w:vAlign w:val="bottom"/>
                <w:hideMark/>
              </w:tcPr>
            </w:tcPrChange>
          </w:tcPr>
          <w:p w14:paraId="00F751F5" w14:textId="77777777" w:rsidR="00036D0E" w:rsidRPr="00036D0E" w:rsidRDefault="00036D0E" w:rsidP="00245317">
            <w:pPr>
              <w:spacing w:after="0" w:line="240" w:lineRule="auto"/>
              <w:jc w:val="center"/>
              <w:rPr>
                <w:ins w:id="7413" w:author="David Dayan" w:date="2021-12-03T17:13:00Z"/>
                <w:rFonts w:ascii="Calibri" w:eastAsia="Times New Roman" w:hAnsi="Calibri" w:cs="Times New Roman"/>
                <w:color w:val="000000"/>
                <w:sz w:val="16"/>
                <w:szCs w:val="16"/>
              </w:rPr>
            </w:pPr>
            <w:ins w:id="741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415" w:author="David Dayan" w:date="2021-12-03T17:18:00Z">
              <w:tcPr>
                <w:tcW w:w="599" w:type="dxa"/>
                <w:tcBorders>
                  <w:top w:val="nil"/>
                  <w:left w:val="nil"/>
                  <w:bottom w:val="nil"/>
                  <w:right w:val="nil"/>
                </w:tcBorders>
                <w:shd w:val="clear" w:color="auto" w:fill="auto"/>
                <w:noWrap/>
                <w:vAlign w:val="bottom"/>
                <w:hideMark/>
              </w:tcPr>
            </w:tcPrChange>
          </w:tcPr>
          <w:p w14:paraId="2B0FE38C" w14:textId="77777777" w:rsidR="00036D0E" w:rsidRPr="00036D0E" w:rsidRDefault="00036D0E" w:rsidP="00245317">
            <w:pPr>
              <w:spacing w:after="0" w:line="240" w:lineRule="auto"/>
              <w:jc w:val="center"/>
              <w:rPr>
                <w:ins w:id="7416" w:author="David Dayan" w:date="2021-12-03T17:13:00Z"/>
                <w:rFonts w:ascii="Calibri" w:eastAsia="Times New Roman" w:hAnsi="Calibri" w:cs="Times New Roman"/>
                <w:color w:val="000000"/>
                <w:sz w:val="16"/>
                <w:szCs w:val="16"/>
              </w:rPr>
            </w:pPr>
            <w:ins w:id="741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418" w:author="David Dayan" w:date="2021-12-03T17:18:00Z">
              <w:tcPr>
                <w:tcW w:w="1142" w:type="dxa"/>
                <w:tcBorders>
                  <w:top w:val="nil"/>
                  <w:left w:val="nil"/>
                  <w:bottom w:val="nil"/>
                  <w:right w:val="nil"/>
                </w:tcBorders>
                <w:shd w:val="clear" w:color="auto" w:fill="auto"/>
                <w:noWrap/>
                <w:vAlign w:val="bottom"/>
                <w:hideMark/>
              </w:tcPr>
            </w:tcPrChange>
          </w:tcPr>
          <w:p w14:paraId="1B993D89" w14:textId="77777777" w:rsidR="00036D0E" w:rsidRPr="00036D0E" w:rsidRDefault="00036D0E" w:rsidP="00245317">
            <w:pPr>
              <w:spacing w:after="0" w:line="240" w:lineRule="auto"/>
              <w:jc w:val="center"/>
              <w:rPr>
                <w:ins w:id="7419" w:author="David Dayan" w:date="2021-12-03T17:13:00Z"/>
                <w:rFonts w:ascii="Calibri" w:eastAsia="Times New Roman" w:hAnsi="Calibri" w:cs="Times New Roman"/>
                <w:color w:val="000000"/>
                <w:sz w:val="16"/>
                <w:szCs w:val="16"/>
              </w:rPr>
            </w:pPr>
            <w:ins w:id="742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21" w:author="David Dayan" w:date="2021-12-03T17:18:00Z">
              <w:tcPr>
                <w:tcW w:w="1440" w:type="dxa"/>
                <w:tcBorders>
                  <w:top w:val="nil"/>
                  <w:left w:val="nil"/>
                  <w:bottom w:val="nil"/>
                  <w:right w:val="nil"/>
                </w:tcBorders>
                <w:shd w:val="clear" w:color="auto" w:fill="auto"/>
                <w:noWrap/>
                <w:vAlign w:val="bottom"/>
                <w:hideMark/>
              </w:tcPr>
            </w:tcPrChange>
          </w:tcPr>
          <w:p w14:paraId="60DA62A2" w14:textId="77777777" w:rsidR="00036D0E" w:rsidRPr="00036D0E" w:rsidRDefault="00036D0E" w:rsidP="00245317">
            <w:pPr>
              <w:spacing w:after="0" w:line="240" w:lineRule="auto"/>
              <w:jc w:val="center"/>
              <w:rPr>
                <w:ins w:id="7422" w:author="David Dayan" w:date="2021-12-03T17:13:00Z"/>
                <w:rFonts w:ascii="Calibri" w:eastAsia="Times New Roman" w:hAnsi="Calibri" w:cs="Times New Roman"/>
                <w:color w:val="000000"/>
                <w:sz w:val="16"/>
                <w:szCs w:val="16"/>
              </w:rPr>
            </w:pPr>
            <w:ins w:id="742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24" w:author="David Dayan" w:date="2021-12-03T17:18:00Z">
              <w:tcPr>
                <w:tcW w:w="1530" w:type="dxa"/>
                <w:tcBorders>
                  <w:top w:val="nil"/>
                  <w:left w:val="nil"/>
                  <w:bottom w:val="nil"/>
                  <w:right w:val="nil"/>
                </w:tcBorders>
                <w:shd w:val="clear" w:color="auto" w:fill="auto"/>
                <w:noWrap/>
                <w:vAlign w:val="bottom"/>
                <w:hideMark/>
              </w:tcPr>
            </w:tcPrChange>
          </w:tcPr>
          <w:p w14:paraId="3506C957" w14:textId="77777777" w:rsidR="00036D0E" w:rsidRPr="00036D0E" w:rsidRDefault="00036D0E" w:rsidP="00245317">
            <w:pPr>
              <w:spacing w:after="0" w:line="240" w:lineRule="auto"/>
              <w:jc w:val="center"/>
              <w:rPr>
                <w:ins w:id="7425" w:author="David Dayan" w:date="2021-12-03T17:13:00Z"/>
                <w:rFonts w:ascii="Calibri" w:eastAsia="Times New Roman" w:hAnsi="Calibri" w:cs="Times New Roman"/>
                <w:color w:val="000000"/>
                <w:sz w:val="16"/>
                <w:szCs w:val="16"/>
              </w:rPr>
            </w:pPr>
            <w:ins w:id="742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27" w:author="David Dayan" w:date="2021-12-03T17:18:00Z">
              <w:tcPr>
                <w:tcW w:w="898" w:type="dxa"/>
                <w:tcBorders>
                  <w:top w:val="nil"/>
                  <w:left w:val="nil"/>
                  <w:bottom w:val="nil"/>
                  <w:right w:val="nil"/>
                </w:tcBorders>
                <w:shd w:val="clear" w:color="auto" w:fill="auto"/>
                <w:noWrap/>
                <w:vAlign w:val="bottom"/>
                <w:hideMark/>
              </w:tcPr>
            </w:tcPrChange>
          </w:tcPr>
          <w:p w14:paraId="6066E0BA" w14:textId="77777777" w:rsidR="00036D0E" w:rsidRPr="00036D0E" w:rsidRDefault="00036D0E" w:rsidP="00245317">
            <w:pPr>
              <w:spacing w:after="0" w:line="240" w:lineRule="auto"/>
              <w:jc w:val="center"/>
              <w:rPr>
                <w:ins w:id="7428" w:author="David Dayan" w:date="2021-12-03T17:13:00Z"/>
                <w:rFonts w:ascii="Calibri" w:eastAsia="Times New Roman" w:hAnsi="Calibri" w:cs="Times New Roman"/>
                <w:color w:val="000000"/>
                <w:sz w:val="16"/>
                <w:szCs w:val="16"/>
              </w:rPr>
            </w:pPr>
            <w:ins w:id="742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30" w:author="David Dayan" w:date="2021-12-03T17:18:00Z">
              <w:tcPr>
                <w:tcW w:w="902" w:type="dxa"/>
                <w:tcBorders>
                  <w:top w:val="nil"/>
                  <w:left w:val="nil"/>
                  <w:bottom w:val="nil"/>
                  <w:right w:val="nil"/>
                </w:tcBorders>
                <w:shd w:val="clear" w:color="auto" w:fill="auto"/>
                <w:noWrap/>
                <w:vAlign w:val="bottom"/>
                <w:hideMark/>
              </w:tcPr>
            </w:tcPrChange>
          </w:tcPr>
          <w:p w14:paraId="65C81C68" w14:textId="77777777" w:rsidR="00036D0E" w:rsidRPr="00036D0E" w:rsidRDefault="00036D0E" w:rsidP="00245317">
            <w:pPr>
              <w:spacing w:after="0" w:line="240" w:lineRule="auto"/>
              <w:jc w:val="center"/>
              <w:rPr>
                <w:ins w:id="7431" w:author="David Dayan" w:date="2021-12-03T17:13:00Z"/>
                <w:rFonts w:ascii="Calibri" w:eastAsia="Times New Roman" w:hAnsi="Calibri" w:cs="Times New Roman"/>
                <w:color w:val="000000"/>
                <w:sz w:val="16"/>
                <w:szCs w:val="16"/>
              </w:rPr>
            </w:pPr>
            <w:ins w:id="743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33" w:author="David Dayan" w:date="2021-12-03T17:18:00Z">
              <w:tcPr>
                <w:tcW w:w="2160" w:type="dxa"/>
                <w:tcBorders>
                  <w:top w:val="nil"/>
                  <w:left w:val="nil"/>
                  <w:bottom w:val="nil"/>
                  <w:right w:val="nil"/>
                </w:tcBorders>
                <w:shd w:val="clear" w:color="auto" w:fill="auto"/>
                <w:noWrap/>
                <w:vAlign w:val="bottom"/>
                <w:hideMark/>
              </w:tcPr>
            </w:tcPrChange>
          </w:tcPr>
          <w:p w14:paraId="48F69DA5" w14:textId="77777777" w:rsidR="00036D0E" w:rsidRPr="00036D0E" w:rsidRDefault="00036D0E" w:rsidP="00245317">
            <w:pPr>
              <w:spacing w:after="0" w:line="240" w:lineRule="auto"/>
              <w:jc w:val="center"/>
              <w:rPr>
                <w:ins w:id="7434" w:author="David Dayan" w:date="2021-12-03T17:13:00Z"/>
                <w:rFonts w:ascii="Calibri" w:eastAsia="Times New Roman" w:hAnsi="Calibri" w:cs="Times New Roman"/>
                <w:color w:val="000000"/>
                <w:sz w:val="16"/>
                <w:szCs w:val="16"/>
              </w:rPr>
            </w:pPr>
            <w:ins w:id="743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436" w:author="David Dayan" w:date="2021-12-03T17:18:00Z">
              <w:tcPr>
                <w:tcW w:w="2876" w:type="dxa"/>
                <w:gridSpan w:val="2"/>
                <w:tcBorders>
                  <w:top w:val="nil"/>
                  <w:left w:val="nil"/>
                  <w:bottom w:val="nil"/>
                  <w:right w:val="nil"/>
                </w:tcBorders>
                <w:shd w:val="clear" w:color="auto" w:fill="auto"/>
                <w:noWrap/>
                <w:vAlign w:val="bottom"/>
                <w:hideMark/>
              </w:tcPr>
            </w:tcPrChange>
          </w:tcPr>
          <w:p w14:paraId="380A90F1" w14:textId="77777777" w:rsidR="00036D0E" w:rsidRPr="00036D0E" w:rsidRDefault="00036D0E" w:rsidP="00245317">
            <w:pPr>
              <w:spacing w:after="0" w:line="240" w:lineRule="auto"/>
              <w:jc w:val="center"/>
              <w:rPr>
                <w:ins w:id="7437" w:author="David Dayan" w:date="2021-12-03T17:13:00Z"/>
                <w:rFonts w:ascii="Calibri" w:eastAsia="Times New Roman" w:hAnsi="Calibri" w:cs="Times New Roman"/>
                <w:color w:val="000000"/>
                <w:sz w:val="16"/>
                <w:szCs w:val="16"/>
              </w:rPr>
            </w:pPr>
            <w:ins w:id="743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439" w:author="David Dayan" w:date="2021-12-03T17:18:00Z">
              <w:tcPr>
                <w:tcW w:w="1426" w:type="dxa"/>
                <w:tcBorders>
                  <w:top w:val="nil"/>
                  <w:left w:val="nil"/>
                  <w:bottom w:val="nil"/>
                  <w:right w:val="nil"/>
                </w:tcBorders>
                <w:shd w:val="clear" w:color="auto" w:fill="auto"/>
                <w:noWrap/>
                <w:vAlign w:val="bottom"/>
                <w:hideMark/>
              </w:tcPr>
            </w:tcPrChange>
          </w:tcPr>
          <w:p w14:paraId="08674AC4" w14:textId="77777777" w:rsidR="00036D0E" w:rsidRPr="00036D0E" w:rsidRDefault="00036D0E" w:rsidP="00245317">
            <w:pPr>
              <w:spacing w:after="0" w:line="240" w:lineRule="auto"/>
              <w:jc w:val="center"/>
              <w:rPr>
                <w:ins w:id="7440" w:author="David Dayan" w:date="2021-12-03T17:13:00Z"/>
                <w:rFonts w:ascii="Calibri" w:eastAsia="Times New Roman" w:hAnsi="Calibri" w:cs="Times New Roman"/>
                <w:color w:val="000000"/>
                <w:sz w:val="16"/>
                <w:szCs w:val="16"/>
              </w:rPr>
            </w:pPr>
            <w:ins w:id="7441" w:author="David Dayan" w:date="2021-12-03T17:13:00Z">
              <w:r w:rsidRPr="00036D0E">
                <w:rPr>
                  <w:rFonts w:ascii="Calibri" w:eastAsia="Times New Roman" w:hAnsi="Calibri" w:cs="Times New Roman"/>
                  <w:color w:val="000000"/>
                  <w:sz w:val="16"/>
                  <w:szCs w:val="16"/>
                </w:rPr>
                <w:t>late_homozygote</w:t>
              </w:r>
            </w:ins>
          </w:p>
        </w:tc>
      </w:tr>
      <w:tr w:rsidR="00036D0E" w:rsidRPr="00036D0E" w14:paraId="560DD1F4" w14:textId="77777777" w:rsidTr="00245317">
        <w:trPr>
          <w:cantSplit/>
          <w:trHeight w:val="20"/>
          <w:ins w:id="7442" w:author="David Dayan" w:date="2021-12-03T17:13:00Z"/>
          <w:trPrChange w:id="744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44" w:author="David Dayan" w:date="2021-12-03T17:18:00Z">
              <w:tcPr>
                <w:tcW w:w="1563" w:type="dxa"/>
                <w:tcBorders>
                  <w:top w:val="nil"/>
                  <w:left w:val="nil"/>
                  <w:bottom w:val="nil"/>
                  <w:right w:val="nil"/>
                </w:tcBorders>
                <w:shd w:val="clear" w:color="auto" w:fill="auto"/>
                <w:noWrap/>
                <w:vAlign w:val="bottom"/>
                <w:hideMark/>
              </w:tcPr>
            </w:tcPrChange>
          </w:tcPr>
          <w:p w14:paraId="489D0B78" w14:textId="77777777" w:rsidR="00036D0E" w:rsidRPr="00036D0E" w:rsidRDefault="00036D0E" w:rsidP="00245317">
            <w:pPr>
              <w:spacing w:after="0" w:line="240" w:lineRule="auto"/>
              <w:jc w:val="center"/>
              <w:rPr>
                <w:ins w:id="7445" w:author="David Dayan" w:date="2021-12-03T17:13:00Z"/>
                <w:rFonts w:ascii="Calibri" w:eastAsia="Times New Roman" w:hAnsi="Calibri" w:cs="Times New Roman"/>
                <w:color w:val="000000"/>
                <w:sz w:val="16"/>
                <w:szCs w:val="16"/>
              </w:rPr>
            </w:pPr>
            <w:ins w:id="7446" w:author="David Dayan" w:date="2021-12-03T17:13:00Z">
              <w:r w:rsidRPr="00036D0E">
                <w:rPr>
                  <w:rFonts w:ascii="Calibri" w:eastAsia="Times New Roman" w:hAnsi="Calibri" w:cs="Times New Roman"/>
                  <w:color w:val="000000"/>
                  <w:sz w:val="16"/>
                  <w:szCs w:val="16"/>
                </w:rPr>
                <w:t>OtsAC20ROGR_0201</w:t>
              </w:r>
            </w:ins>
          </w:p>
        </w:tc>
        <w:tc>
          <w:tcPr>
            <w:tcW w:w="746" w:type="dxa"/>
            <w:tcBorders>
              <w:top w:val="nil"/>
              <w:left w:val="nil"/>
              <w:bottom w:val="nil"/>
              <w:right w:val="nil"/>
            </w:tcBorders>
            <w:shd w:val="clear" w:color="auto" w:fill="auto"/>
            <w:noWrap/>
            <w:vAlign w:val="bottom"/>
            <w:hideMark/>
            <w:tcPrChange w:id="7447" w:author="David Dayan" w:date="2021-12-03T17:18:00Z">
              <w:tcPr>
                <w:tcW w:w="746" w:type="dxa"/>
                <w:tcBorders>
                  <w:top w:val="nil"/>
                  <w:left w:val="nil"/>
                  <w:bottom w:val="nil"/>
                  <w:right w:val="nil"/>
                </w:tcBorders>
                <w:shd w:val="clear" w:color="auto" w:fill="auto"/>
                <w:noWrap/>
                <w:vAlign w:val="bottom"/>
                <w:hideMark/>
              </w:tcPr>
            </w:tcPrChange>
          </w:tcPr>
          <w:p w14:paraId="4BCDD9D4" w14:textId="77777777" w:rsidR="00036D0E" w:rsidRPr="00036D0E" w:rsidRDefault="00036D0E" w:rsidP="00245317">
            <w:pPr>
              <w:spacing w:after="0" w:line="240" w:lineRule="auto"/>
              <w:jc w:val="center"/>
              <w:rPr>
                <w:ins w:id="7448" w:author="David Dayan" w:date="2021-12-03T17:13:00Z"/>
                <w:rFonts w:ascii="Calibri" w:eastAsia="Times New Roman" w:hAnsi="Calibri" w:cs="Times New Roman"/>
                <w:color w:val="000000"/>
                <w:sz w:val="16"/>
                <w:szCs w:val="16"/>
              </w:rPr>
            </w:pPr>
            <w:ins w:id="744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450" w:author="David Dayan" w:date="2021-12-03T17:18:00Z">
              <w:tcPr>
                <w:tcW w:w="599" w:type="dxa"/>
                <w:tcBorders>
                  <w:top w:val="nil"/>
                  <w:left w:val="nil"/>
                  <w:bottom w:val="nil"/>
                  <w:right w:val="nil"/>
                </w:tcBorders>
                <w:shd w:val="clear" w:color="auto" w:fill="auto"/>
                <w:noWrap/>
                <w:vAlign w:val="bottom"/>
                <w:hideMark/>
              </w:tcPr>
            </w:tcPrChange>
          </w:tcPr>
          <w:p w14:paraId="332A6EB0" w14:textId="77777777" w:rsidR="00036D0E" w:rsidRPr="00036D0E" w:rsidRDefault="00036D0E" w:rsidP="00245317">
            <w:pPr>
              <w:spacing w:after="0" w:line="240" w:lineRule="auto"/>
              <w:jc w:val="center"/>
              <w:rPr>
                <w:ins w:id="7451" w:author="David Dayan" w:date="2021-12-03T17:13:00Z"/>
                <w:rFonts w:ascii="Calibri" w:eastAsia="Times New Roman" w:hAnsi="Calibri" w:cs="Times New Roman"/>
                <w:color w:val="000000"/>
                <w:sz w:val="16"/>
                <w:szCs w:val="16"/>
              </w:rPr>
            </w:pPr>
            <w:ins w:id="745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453" w:author="David Dayan" w:date="2021-12-03T17:18:00Z">
              <w:tcPr>
                <w:tcW w:w="1142" w:type="dxa"/>
                <w:tcBorders>
                  <w:top w:val="nil"/>
                  <w:left w:val="nil"/>
                  <w:bottom w:val="nil"/>
                  <w:right w:val="nil"/>
                </w:tcBorders>
                <w:shd w:val="clear" w:color="auto" w:fill="auto"/>
                <w:noWrap/>
                <w:vAlign w:val="bottom"/>
                <w:hideMark/>
              </w:tcPr>
            </w:tcPrChange>
          </w:tcPr>
          <w:p w14:paraId="7DE51327" w14:textId="77777777" w:rsidR="00036D0E" w:rsidRPr="00036D0E" w:rsidRDefault="00036D0E" w:rsidP="00245317">
            <w:pPr>
              <w:spacing w:after="0" w:line="240" w:lineRule="auto"/>
              <w:jc w:val="center"/>
              <w:rPr>
                <w:ins w:id="7454" w:author="David Dayan" w:date="2021-12-03T17:13:00Z"/>
                <w:rFonts w:ascii="Calibri" w:eastAsia="Times New Roman" w:hAnsi="Calibri" w:cs="Times New Roman"/>
                <w:color w:val="000000"/>
                <w:sz w:val="16"/>
                <w:szCs w:val="16"/>
              </w:rPr>
            </w:pPr>
            <w:ins w:id="745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56" w:author="David Dayan" w:date="2021-12-03T17:18:00Z">
              <w:tcPr>
                <w:tcW w:w="1440" w:type="dxa"/>
                <w:tcBorders>
                  <w:top w:val="nil"/>
                  <w:left w:val="nil"/>
                  <w:bottom w:val="nil"/>
                  <w:right w:val="nil"/>
                </w:tcBorders>
                <w:shd w:val="clear" w:color="auto" w:fill="auto"/>
                <w:noWrap/>
                <w:vAlign w:val="bottom"/>
                <w:hideMark/>
              </w:tcPr>
            </w:tcPrChange>
          </w:tcPr>
          <w:p w14:paraId="581CA85E" w14:textId="77777777" w:rsidR="00036D0E" w:rsidRPr="00036D0E" w:rsidRDefault="00036D0E" w:rsidP="00245317">
            <w:pPr>
              <w:spacing w:after="0" w:line="240" w:lineRule="auto"/>
              <w:jc w:val="center"/>
              <w:rPr>
                <w:ins w:id="7457" w:author="David Dayan" w:date="2021-12-03T17:13:00Z"/>
                <w:rFonts w:ascii="Calibri" w:eastAsia="Times New Roman" w:hAnsi="Calibri" w:cs="Times New Roman"/>
                <w:color w:val="000000"/>
                <w:sz w:val="16"/>
                <w:szCs w:val="16"/>
              </w:rPr>
            </w:pPr>
            <w:ins w:id="745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59" w:author="David Dayan" w:date="2021-12-03T17:18:00Z">
              <w:tcPr>
                <w:tcW w:w="1530" w:type="dxa"/>
                <w:tcBorders>
                  <w:top w:val="nil"/>
                  <w:left w:val="nil"/>
                  <w:bottom w:val="nil"/>
                  <w:right w:val="nil"/>
                </w:tcBorders>
                <w:shd w:val="clear" w:color="auto" w:fill="auto"/>
                <w:noWrap/>
                <w:vAlign w:val="bottom"/>
                <w:hideMark/>
              </w:tcPr>
            </w:tcPrChange>
          </w:tcPr>
          <w:p w14:paraId="5E73F8E3" w14:textId="77777777" w:rsidR="00036D0E" w:rsidRPr="00036D0E" w:rsidRDefault="00036D0E" w:rsidP="00245317">
            <w:pPr>
              <w:spacing w:after="0" w:line="240" w:lineRule="auto"/>
              <w:jc w:val="center"/>
              <w:rPr>
                <w:ins w:id="7460" w:author="David Dayan" w:date="2021-12-03T17:13:00Z"/>
                <w:rFonts w:ascii="Calibri" w:eastAsia="Times New Roman" w:hAnsi="Calibri" w:cs="Times New Roman"/>
                <w:color w:val="000000"/>
                <w:sz w:val="16"/>
                <w:szCs w:val="16"/>
              </w:rPr>
            </w:pPr>
            <w:ins w:id="746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62" w:author="David Dayan" w:date="2021-12-03T17:18:00Z">
              <w:tcPr>
                <w:tcW w:w="898" w:type="dxa"/>
                <w:tcBorders>
                  <w:top w:val="nil"/>
                  <w:left w:val="nil"/>
                  <w:bottom w:val="nil"/>
                  <w:right w:val="nil"/>
                </w:tcBorders>
                <w:shd w:val="clear" w:color="auto" w:fill="auto"/>
                <w:noWrap/>
                <w:vAlign w:val="bottom"/>
                <w:hideMark/>
              </w:tcPr>
            </w:tcPrChange>
          </w:tcPr>
          <w:p w14:paraId="221FF508" w14:textId="77777777" w:rsidR="00036D0E" w:rsidRPr="00036D0E" w:rsidRDefault="00036D0E" w:rsidP="00245317">
            <w:pPr>
              <w:spacing w:after="0" w:line="240" w:lineRule="auto"/>
              <w:jc w:val="center"/>
              <w:rPr>
                <w:ins w:id="7463" w:author="David Dayan" w:date="2021-12-03T17:13:00Z"/>
                <w:rFonts w:ascii="Calibri" w:eastAsia="Times New Roman" w:hAnsi="Calibri" w:cs="Times New Roman"/>
                <w:color w:val="000000"/>
                <w:sz w:val="16"/>
                <w:szCs w:val="16"/>
              </w:rPr>
            </w:pPr>
            <w:ins w:id="746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465" w:author="David Dayan" w:date="2021-12-03T17:18:00Z">
              <w:tcPr>
                <w:tcW w:w="902" w:type="dxa"/>
                <w:tcBorders>
                  <w:top w:val="nil"/>
                  <w:left w:val="nil"/>
                  <w:bottom w:val="nil"/>
                  <w:right w:val="nil"/>
                </w:tcBorders>
                <w:shd w:val="clear" w:color="auto" w:fill="auto"/>
                <w:noWrap/>
                <w:vAlign w:val="bottom"/>
                <w:hideMark/>
              </w:tcPr>
            </w:tcPrChange>
          </w:tcPr>
          <w:p w14:paraId="3F080235" w14:textId="77777777" w:rsidR="00036D0E" w:rsidRPr="00036D0E" w:rsidRDefault="00036D0E" w:rsidP="00245317">
            <w:pPr>
              <w:spacing w:after="0" w:line="240" w:lineRule="auto"/>
              <w:jc w:val="center"/>
              <w:rPr>
                <w:ins w:id="7466" w:author="David Dayan" w:date="2021-12-03T17:13:00Z"/>
                <w:rFonts w:ascii="Calibri" w:eastAsia="Times New Roman" w:hAnsi="Calibri" w:cs="Times New Roman"/>
                <w:color w:val="000000"/>
                <w:sz w:val="16"/>
                <w:szCs w:val="16"/>
              </w:rPr>
            </w:pPr>
            <w:ins w:id="746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468" w:author="David Dayan" w:date="2021-12-03T17:18:00Z">
              <w:tcPr>
                <w:tcW w:w="2160" w:type="dxa"/>
                <w:tcBorders>
                  <w:top w:val="nil"/>
                  <w:left w:val="nil"/>
                  <w:bottom w:val="nil"/>
                  <w:right w:val="nil"/>
                </w:tcBorders>
                <w:shd w:val="clear" w:color="auto" w:fill="auto"/>
                <w:noWrap/>
                <w:vAlign w:val="bottom"/>
                <w:hideMark/>
              </w:tcPr>
            </w:tcPrChange>
          </w:tcPr>
          <w:p w14:paraId="31497DFA" w14:textId="77777777" w:rsidR="00036D0E" w:rsidRPr="00036D0E" w:rsidRDefault="00036D0E" w:rsidP="00245317">
            <w:pPr>
              <w:spacing w:after="0" w:line="240" w:lineRule="auto"/>
              <w:jc w:val="center"/>
              <w:rPr>
                <w:ins w:id="7469" w:author="David Dayan" w:date="2021-12-03T17:13:00Z"/>
                <w:rFonts w:ascii="Calibri" w:eastAsia="Times New Roman" w:hAnsi="Calibri" w:cs="Times New Roman"/>
                <w:color w:val="000000"/>
                <w:sz w:val="16"/>
                <w:szCs w:val="16"/>
              </w:rPr>
            </w:pPr>
            <w:ins w:id="747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471" w:author="David Dayan" w:date="2021-12-03T17:18:00Z">
              <w:tcPr>
                <w:tcW w:w="2876" w:type="dxa"/>
                <w:gridSpan w:val="2"/>
                <w:tcBorders>
                  <w:top w:val="nil"/>
                  <w:left w:val="nil"/>
                  <w:bottom w:val="nil"/>
                  <w:right w:val="nil"/>
                </w:tcBorders>
                <w:shd w:val="clear" w:color="auto" w:fill="auto"/>
                <w:noWrap/>
                <w:vAlign w:val="bottom"/>
                <w:hideMark/>
              </w:tcPr>
            </w:tcPrChange>
          </w:tcPr>
          <w:p w14:paraId="6B72A7AD" w14:textId="77777777" w:rsidR="00036D0E" w:rsidRPr="00036D0E" w:rsidRDefault="00036D0E" w:rsidP="00245317">
            <w:pPr>
              <w:spacing w:after="0" w:line="240" w:lineRule="auto"/>
              <w:jc w:val="center"/>
              <w:rPr>
                <w:ins w:id="7472" w:author="David Dayan" w:date="2021-12-03T17:13:00Z"/>
                <w:rFonts w:ascii="Calibri" w:eastAsia="Times New Roman" w:hAnsi="Calibri" w:cs="Times New Roman"/>
                <w:color w:val="000000"/>
                <w:sz w:val="16"/>
                <w:szCs w:val="16"/>
              </w:rPr>
            </w:pPr>
            <w:ins w:id="747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474" w:author="David Dayan" w:date="2021-12-03T17:18:00Z">
              <w:tcPr>
                <w:tcW w:w="1426" w:type="dxa"/>
                <w:tcBorders>
                  <w:top w:val="nil"/>
                  <w:left w:val="nil"/>
                  <w:bottom w:val="nil"/>
                  <w:right w:val="nil"/>
                </w:tcBorders>
                <w:shd w:val="clear" w:color="auto" w:fill="auto"/>
                <w:noWrap/>
                <w:vAlign w:val="bottom"/>
                <w:hideMark/>
              </w:tcPr>
            </w:tcPrChange>
          </w:tcPr>
          <w:p w14:paraId="2897791B" w14:textId="77777777" w:rsidR="00036D0E" w:rsidRPr="00036D0E" w:rsidRDefault="00036D0E" w:rsidP="00245317">
            <w:pPr>
              <w:spacing w:after="0" w:line="240" w:lineRule="auto"/>
              <w:jc w:val="center"/>
              <w:rPr>
                <w:ins w:id="7475" w:author="David Dayan" w:date="2021-12-03T17:13:00Z"/>
                <w:rFonts w:ascii="Calibri" w:eastAsia="Times New Roman" w:hAnsi="Calibri" w:cs="Times New Roman"/>
                <w:color w:val="000000"/>
                <w:sz w:val="16"/>
                <w:szCs w:val="16"/>
              </w:rPr>
            </w:pPr>
            <w:ins w:id="747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5E2C048" w14:textId="77777777" w:rsidTr="00245317">
        <w:trPr>
          <w:cantSplit/>
          <w:trHeight w:val="20"/>
          <w:ins w:id="7477" w:author="David Dayan" w:date="2021-12-03T17:13:00Z"/>
          <w:trPrChange w:id="747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479" w:author="David Dayan" w:date="2021-12-03T17:18:00Z">
              <w:tcPr>
                <w:tcW w:w="1563" w:type="dxa"/>
                <w:tcBorders>
                  <w:top w:val="nil"/>
                  <w:left w:val="nil"/>
                  <w:bottom w:val="nil"/>
                  <w:right w:val="nil"/>
                </w:tcBorders>
                <w:shd w:val="clear" w:color="auto" w:fill="auto"/>
                <w:noWrap/>
                <w:vAlign w:val="bottom"/>
                <w:hideMark/>
              </w:tcPr>
            </w:tcPrChange>
          </w:tcPr>
          <w:p w14:paraId="6B3C72FA" w14:textId="77777777" w:rsidR="00036D0E" w:rsidRPr="00036D0E" w:rsidRDefault="00036D0E" w:rsidP="00245317">
            <w:pPr>
              <w:spacing w:after="0" w:line="240" w:lineRule="auto"/>
              <w:jc w:val="center"/>
              <w:rPr>
                <w:ins w:id="7480" w:author="David Dayan" w:date="2021-12-03T17:13:00Z"/>
                <w:rFonts w:ascii="Calibri" w:eastAsia="Times New Roman" w:hAnsi="Calibri" w:cs="Times New Roman"/>
                <w:color w:val="000000"/>
                <w:sz w:val="16"/>
                <w:szCs w:val="16"/>
              </w:rPr>
            </w:pPr>
            <w:ins w:id="7481" w:author="David Dayan" w:date="2021-12-03T17:13:00Z">
              <w:r w:rsidRPr="00036D0E">
                <w:rPr>
                  <w:rFonts w:ascii="Calibri" w:eastAsia="Times New Roman" w:hAnsi="Calibri" w:cs="Times New Roman"/>
                  <w:color w:val="000000"/>
                  <w:sz w:val="16"/>
                  <w:szCs w:val="16"/>
                </w:rPr>
                <w:t>OtsAC20ROGR_0202</w:t>
              </w:r>
            </w:ins>
          </w:p>
        </w:tc>
        <w:tc>
          <w:tcPr>
            <w:tcW w:w="746" w:type="dxa"/>
            <w:tcBorders>
              <w:top w:val="nil"/>
              <w:left w:val="nil"/>
              <w:bottom w:val="nil"/>
              <w:right w:val="nil"/>
            </w:tcBorders>
            <w:shd w:val="clear" w:color="auto" w:fill="auto"/>
            <w:noWrap/>
            <w:vAlign w:val="bottom"/>
            <w:hideMark/>
            <w:tcPrChange w:id="7482" w:author="David Dayan" w:date="2021-12-03T17:18:00Z">
              <w:tcPr>
                <w:tcW w:w="746" w:type="dxa"/>
                <w:tcBorders>
                  <w:top w:val="nil"/>
                  <w:left w:val="nil"/>
                  <w:bottom w:val="nil"/>
                  <w:right w:val="nil"/>
                </w:tcBorders>
                <w:shd w:val="clear" w:color="auto" w:fill="auto"/>
                <w:noWrap/>
                <w:vAlign w:val="bottom"/>
                <w:hideMark/>
              </w:tcPr>
            </w:tcPrChange>
          </w:tcPr>
          <w:p w14:paraId="0913CBE6" w14:textId="77777777" w:rsidR="00036D0E" w:rsidRPr="00036D0E" w:rsidRDefault="00036D0E" w:rsidP="00245317">
            <w:pPr>
              <w:spacing w:after="0" w:line="240" w:lineRule="auto"/>
              <w:jc w:val="center"/>
              <w:rPr>
                <w:ins w:id="7483" w:author="David Dayan" w:date="2021-12-03T17:13:00Z"/>
                <w:rFonts w:ascii="Calibri" w:eastAsia="Times New Roman" w:hAnsi="Calibri" w:cs="Times New Roman"/>
                <w:color w:val="000000"/>
                <w:sz w:val="16"/>
                <w:szCs w:val="16"/>
              </w:rPr>
            </w:pPr>
            <w:ins w:id="7484"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485" w:author="David Dayan" w:date="2021-12-03T17:18:00Z">
              <w:tcPr>
                <w:tcW w:w="599" w:type="dxa"/>
                <w:tcBorders>
                  <w:top w:val="nil"/>
                  <w:left w:val="nil"/>
                  <w:bottom w:val="nil"/>
                  <w:right w:val="nil"/>
                </w:tcBorders>
                <w:shd w:val="clear" w:color="auto" w:fill="auto"/>
                <w:noWrap/>
                <w:vAlign w:val="bottom"/>
                <w:hideMark/>
              </w:tcPr>
            </w:tcPrChange>
          </w:tcPr>
          <w:p w14:paraId="5781D965" w14:textId="77777777" w:rsidR="00036D0E" w:rsidRPr="00036D0E" w:rsidRDefault="00036D0E" w:rsidP="00245317">
            <w:pPr>
              <w:spacing w:after="0" w:line="240" w:lineRule="auto"/>
              <w:jc w:val="center"/>
              <w:rPr>
                <w:ins w:id="7486" w:author="David Dayan" w:date="2021-12-03T17:13:00Z"/>
                <w:rFonts w:ascii="Calibri" w:eastAsia="Times New Roman" w:hAnsi="Calibri" w:cs="Times New Roman"/>
                <w:color w:val="000000"/>
                <w:sz w:val="16"/>
                <w:szCs w:val="16"/>
              </w:rPr>
            </w:pPr>
            <w:ins w:id="7487"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488" w:author="David Dayan" w:date="2021-12-03T17:18:00Z">
              <w:tcPr>
                <w:tcW w:w="1142" w:type="dxa"/>
                <w:tcBorders>
                  <w:top w:val="nil"/>
                  <w:left w:val="nil"/>
                  <w:bottom w:val="nil"/>
                  <w:right w:val="nil"/>
                </w:tcBorders>
                <w:shd w:val="clear" w:color="auto" w:fill="auto"/>
                <w:noWrap/>
                <w:vAlign w:val="bottom"/>
                <w:hideMark/>
              </w:tcPr>
            </w:tcPrChange>
          </w:tcPr>
          <w:p w14:paraId="2B7DE34A" w14:textId="77777777" w:rsidR="00036D0E" w:rsidRPr="00036D0E" w:rsidRDefault="00036D0E" w:rsidP="00245317">
            <w:pPr>
              <w:spacing w:after="0" w:line="240" w:lineRule="auto"/>
              <w:jc w:val="center"/>
              <w:rPr>
                <w:ins w:id="7489" w:author="David Dayan" w:date="2021-12-03T17:13:00Z"/>
                <w:rFonts w:ascii="Calibri" w:eastAsia="Times New Roman" w:hAnsi="Calibri" w:cs="Times New Roman"/>
                <w:color w:val="000000"/>
                <w:sz w:val="16"/>
                <w:szCs w:val="16"/>
              </w:rPr>
            </w:pPr>
            <w:ins w:id="749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491" w:author="David Dayan" w:date="2021-12-03T17:18:00Z">
              <w:tcPr>
                <w:tcW w:w="1440" w:type="dxa"/>
                <w:tcBorders>
                  <w:top w:val="nil"/>
                  <w:left w:val="nil"/>
                  <w:bottom w:val="nil"/>
                  <w:right w:val="nil"/>
                </w:tcBorders>
                <w:shd w:val="clear" w:color="auto" w:fill="auto"/>
                <w:noWrap/>
                <w:vAlign w:val="bottom"/>
                <w:hideMark/>
              </w:tcPr>
            </w:tcPrChange>
          </w:tcPr>
          <w:p w14:paraId="1785616E" w14:textId="77777777" w:rsidR="00036D0E" w:rsidRPr="00036D0E" w:rsidRDefault="00036D0E" w:rsidP="00245317">
            <w:pPr>
              <w:spacing w:after="0" w:line="240" w:lineRule="auto"/>
              <w:jc w:val="center"/>
              <w:rPr>
                <w:ins w:id="7492" w:author="David Dayan" w:date="2021-12-03T17:13:00Z"/>
                <w:rFonts w:ascii="Calibri" w:eastAsia="Times New Roman" w:hAnsi="Calibri" w:cs="Times New Roman"/>
                <w:color w:val="000000"/>
                <w:sz w:val="16"/>
                <w:szCs w:val="16"/>
              </w:rPr>
            </w:pPr>
            <w:ins w:id="749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494" w:author="David Dayan" w:date="2021-12-03T17:18:00Z">
              <w:tcPr>
                <w:tcW w:w="1530" w:type="dxa"/>
                <w:tcBorders>
                  <w:top w:val="nil"/>
                  <w:left w:val="nil"/>
                  <w:bottom w:val="nil"/>
                  <w:right w:val="nil"/>
                </w:tcBorders>
                <w:shd w:val="clear" w:color="auto" w:fill="auto"/>
                <w:noWrap/>
                <w:vAlign w:val="bottom"/>
                <w:hideMark/>
              </w:tcPr>
            </w:tcPrChange>
          </w:tcPr>
          <w:p w14:paraId="72F780BD" w14:textId="77777777" w:rsidR="00036D0E" w:rsidRPr="00036D0E" w:rsidRDefault="00036D0E" w:rsidP="00245317">
            <w:pPr>
              <w:spacing w:after="0" w:line="240" w:lineRule="auto"/>
              <w:jc w:val="center"/>
              <w:rPr>
                <w:ins w:id="7495" w:author="David Dayan" w:date="2021-12-03T17:13:00Z"/>
                <w:rFonts w:ascii="Calibri" w:eastAsia="Times New Roman" w:hAnsi="Calibri" w:cs="Times New Roman"/>
                <w:color w:val="000000"/>
                <w:sz w:val="16"/>
                <w:szCs w:val="16"/>
              </w:rPr>
            </w:pPr>
            <w:ins w:id="749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497" w:author="David Dayan" w:date="2021-12-03T17:18:00Z">
              <w:tcPr>
                <w:tcW w:w="898" w:type="dxa"/>
                <w:tcBorders>
                  <w:top w:val="nil"/>
                  <w:left w:val="nil"/>
                  <w:bottom w:val="nil"/>
                  <w:right w:val="nil"/>
                </w:tcBorders>
                <w:shd w:val="clear" w:color="auto" w:fill="auto"/>
                <w:noWrap/>
                <w:vAlign w:val="bottom"/>
                <w:hideMark/>
              </w:tcPr>
            </w:tcPrChange>
          </w:tcPr>
          <w:p w14:paraId="1C12D351" w14:textId="77777777" w:rsidR="00036D0E" w:rsidRPr="00036D0E" w:rsidRDefault="00036D0E" w:rsidP="00245317">
            <w:pPr>
              <w:spacing w:after="0" w:line="240" w:lineRule="auto"/>
              <w:jc w:val="center"/>
              <w:rPr>
                <w:ins w:id="7498" w:author="David Dayan" w:date="2021-12-03T17:13:00Z"/>
                <w:rFonts w:ascii="Calibri" w:eastAsia="Times New Roman" w:hAnsi="Calibri" w:cs="Times New Roman"/>
                <w:color w:val="000000"/>
                <w:sz w:val="16"/>
                <w:szCs w:val="16"/>
              </w:rPr>
            </w:pPr>
            <w:ins w:id="749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00" w:author="David Dayan" w:date="2021-12-03T17:18:00Z">
              <w:tcPr>
                <w:tcW w:w="902" w:type="dxa"/>
                <w:tcBorders>
                  <w:top w:val="nil"/>
                  <w:left w:val="nil"/>
                  <w:bottom w:val="nil"/>
                  <w:right w:val="nil"/>
                </w:tcBorders>
                <w:shd w:val="clear" w:color="auto" w:fill="auto"/>
                <w:noWrap/>
                <w:vAlign w:val="bottom"/>
                <w:hideMark/>
              </w:tcPr>
            </w:tcPrChange>
          </w:tcPr>
          <w:p w14:paraId="19417942" w14:textId="77777777" w:rsidR="00036D0E" w:rsidRPr="00036D0E" w:rsidRDefault="00036D0E" w:rsidP="00245317">
            <w:pPr>
              <w:spacing w:after="0" w:line="240" w:lineRule="auto"/>
              <w:jc w:val="center"/>
              <w:rPr>
                <w:ins w:id="7501" w:author="David Dayan" w:date="2021-12-03T17:13:00Z"/>
                <w:rFonts w:ascii="Calibri" w:eastAsia="Times New Roman" w:hAnsi="Calibri" w:cs="Times New Roman"/>
                <w:color w:val="000000"/>
                <w:sz w:val="16"/>
                <w:szCs w:val="16"/>
              </w:rPr>
            </w:pPr>
            <w:ins w:id="750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03" w:author="David Dayan" w:date="2021-12-03T17:18:00Z">
              <w:tcPr>
                <w:tcW w:w="2160" w:type="dxa"/>
                <w:tcBorders>
                  <w:top w:val="nil"/>
                  <w:left w:val="nil"/>
                  <w:bottom w:val="nil"/>
                  <w:right w:val="nil"/>
                </w:tcBorders>
                <w:shd w:val="clear" w:color="auto" w:fill="auto"/>
                <w:noWrap/>
                <w:vAlign w:val="bottom"/>
                <w:hideMark/>
              </w:tcPr>
            </w:tcPrChange>
          </w:tcPr>
          <w:p w14:paraId="7FD5A09B" w14:textId="77777777" w:rsidR="00036D0E" w:rsidRPr="00036D0E" w:rsidRDefault="00036D0E" w:rsidP="00245317">
            <w:pPr>
              <w:spacing w:after="0" w:line="240" w:lineRule="auto"/>
              <w:jc w:val="center"/>
              <w:rPr>
                <w:ins w:id="7504" w:author="David Dayan" w:date="2021-12-03T17:13:00Z"/>
                <w:rFonts w:ascii="Calibri" w:eastAsia="Times New Roman" w:hAnsi="Calibri" w:cs="Times New Roman"/>
                <w:color w:val="000000"/>
                <w:sz w:val="16"/>
                <w:szCs w:val="16"/>
              </w:rPr>
            </w:pPr>
            <w:ins w:id="750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506" w:author="David Dayan" w:date="2021-12-03T17:18:00Z">
              <w:tcPr>
                <w:tcW w:w="2876" w:type="dxa"/>
                <w:gridSpan w:val="2"/>
                <w:tcBorders>
                  <w:top w:val="nil"/>
                  <w:left w:val="nil"/>
                  <w:bottom w:val="nil"/>
                  <w:right w:val="nil"/>
                </w:tcBorders>
                <w:shd w:val="clear" w:color="auto" w:fill="auto"/>
                <w:noWrap/>
                <w:vAlign w:val="bottom"/>
                <w:hideMark/>
              </w:tcPr>
            </w:tcPrChange>
          </w:tcPr>
          <w:p w14:paraId="417F4D06" w14:textId="77777777" w:rsidR="00036D0E" w:rsidRPr="00036D0E" w:rsidRDefault="00036D0E" w:rsidP="00245317">
            <w:pPr>
              <w:spacing w:after="0" w:line="240" w:lineRule="auto"/>
              <w:jc w:val="center"/>
              <w:rPr>
                <w:ins w:id="7507" w:author="David Dayan" w:date="2021-12-03T17:13:00Z"/>
                <w:rFonts w:ascii="Calibri" w:eastAsia="Times New Roman" w:hAnsi="Calibri" w:cs="Times New Roman"/>
                <w:color w:val="000000"/>
                <w:sz w:val="16"/>
                <w:szCs w:val="16"/>
              </w:rPr>
            </w:pPr>
            <w:ins w:id="750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509" w:author="David Dayan" w:date="2021-12-03T17:18:00Z">
              <w:tcPr>
                <w:tcW w:w="1426" w:type="dxa"/>
                <w:tcBorders>
                  <w:top w:val="nil"/>
                  <w:left w:val="nil"/>
                  <w:bottom w:val="nil"/>
                  <w:right w:val="nil"/>
                </w:tcBorders>
                <w:shd w:val="clear" w:color="auto" w:fill="auto"/>
                <w:noWrap/>
                <w:vAlign w:val="bottom"/>
                <w:hideMark/>
              </w:tcPr>
            </w:tcPrChange>
          </w:tcPr>
          <w:p w14:paraId="4BBABC9D" w14:textId="77777777" w:rsidR="00036D0E" w:rsidRPr="00036D0E" w:rsidRDefault="00036D0E" w:rsidP="00245317">
            <w:pPr>
              <w:spacing w:after="0" w:line="240" w:lineRule="auto"/>
              <w:jc w:val="center"/>
              <w:rPr>
                <w:ins w:id="7510" w:author="David Dayan" w:date="2021-12-03T17:13:00Z"/>
                <w:rFonts w:ascii="Calibri" w:eastAsia="Times New Roman" w:hAnsi="Calibri" w:cs="Times New Roman"/>
                <w:color w:val="000000"/>
                <w:sz w:val="16"/>
                <w:szCs w:val="16"/>
              </w:rPr>
            </w:pPr>
            <w:ins w:id="751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3CBF2FD" w14:textId="77777777" w:rsidTr="00245317">
        <w:trPr>
          <w:cantSplit/>
          <w:trHeight w:val="20"/>
          <w:ins w:id="7512" w:author="David Dayan" w:date="2021-12-03T17:13:00Z"/>
          <w:trPrChange w:id="751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14" w:author="David Dayan" w:date="2021-12-03T17:18:00Z">
              <w:tcPr>
                <w:tcW w:w="1563" w:type="dxa"/>
                <w:tcBorders>
                  <w:top w:val="nil"/>
                  <w:left w:val="nil"/>
                  <w:bottom w:val="nil"/>
                  <w:right w:val="nil"/>
                </w:tcBorders>
                <w:shd w:val="clear" w:color="auto" w:fill="auto"/>
                <w:noWrap/>
                <w:vAlign w:val="bottom"/>
                <w:hideMark/>
              </w:tcPr>
            </w:tcPrChange>
          </w:tcPr>
          <w:p w14:paraId="76F75D8C" w14:textId="77777777" w:rsidR="00036D0E" w:rsidRPr="00036D0E" w:rsidRDefault="00036D0E" w:rsidP="00245317">
            <w:pPr>
              <w:spacing w:after="0" w:line="240" w:lineRule="auto"/>
              <w:jc w:val="center"/>
              <w:rPr>
                <w:ins w:id="7515" w:author="David Dayan" w:date="2021-12-03T17:13:00Z"/>
                <w:rFonts w:ascii="Calibri" w:eastAsia="Times New Roman" w:hAnsi="Calibri" w:cs="Times New Roman"/>
                <w:color w:val="000000"/>
                <w:sz w:val="16"/>
                <w:szCs w:val="16"/>
              </w:rPr>
            </w:pPr>
            <w:ins w:id="7516" w:author="David Dayan" w:date="2021-12-03T17:13:00Z">
              <w:r w:rsidRPr="00036D0E">
                <w:rPr>
                  <w:rFonts w:ascii="Calibri" w:eastAsia="Times New Roman" w:hAnsi="Calibri" w:cs="Times New Roman"/>
                  <w:color w:val="000000"/>
                  <w:sz w:val="16"/>
                  <w:szCs w:val="16"/>
                </w:rPr>
                <w:t>OtsAC20ROGR_0203</w:t>
              </w:r>
            </w:ins>
          </w:p>
        </w:tc>
        <w:tc>
          <w:tcPr>
            <w:tcW w:w="746" w:type="dxa"/>
            <w:tcBorders>
              <w:top w:val="nil"/>
              <w:left w:val="nil"/>
              <w:bottom w:val="nil"/>
              <w:right w:val="nil"/>
            </w:tcBorders>
            <w:shd w:val="clear" w:color="auto" w:fill="auto"/>
            <w:noWrap/>
            <w:vAlign w:val="bottom"/>
            <w:hideMark/>
            <w:tcPrChange w:id="7517" w:author="David Dayan" w:date="2021-12-03T17:18:00Z">
              <w:tcPr>
                <w:tcW w:w="746" w:type="dxa"/>
                <w:tcBorders>
                  <w:top w:val="nil"/>
                  <w:left w:val="nil"/>
                  <w:bottom w:val="nil"/>
                  <w:right w:val="nil"/>
                </w:tcBorders>
                <w:shd w:val="clear" w:color="auto" w:fill="auto"/>
                <w:noWrap/>
                <w:vAlign w:val="bottom"/>
                <w:hideMark/>
              </w:tcPr>
            </w:tcPrChange>
          </w:tcPr>
          <w:p w14:paraId="0ACCCA6F" w14:textId="77777777" w:rsidR="00036D0E" w:rsidRPr="00036D0E" w:rsidRDefault="00036D0E" w:rsidP="00245317">
            <w:pPr>
              <w:spacing w:after="0" w:line="240" w:lineRule="auto"/>
              <w:jc w:val="center"/>
              <w:rPr>
                <w:ins w:id="7518" w:author="David Dayan" w:date="2021-12-03T17:13:00Z"/>
                <w:rFonts w:ascii="Calibri" w:eastAsia="Times New Roman" w:hAnsi="Calibri" w:cs="Times New Roman"/>
                <w:color w:val="000000"/>
                <w:sz w:val="16"/>
                <w:szCs w:val="16"/>
              </w:rPr>
            </w:pPr>
            <w:ins w:id="7519" w:author="David Dayan" w:date="2021-12-03T17:13:00Z">
              <w:r w:rsidRPr="00036D0E">
                <w:rPr>
                  <w:rFonts w:ascii="Calibri" w:eastAsia="Times New Roman" w:hAnsi="Calibri" w:cs="Times New Roman"/>
                  <w:color w:val="000000"/>
                  <w:sz w:val="16"/>
                  <w:szCs w:val="16"/>
                </w:rPr>
                <w:t>9/16/20</w:t>
              </w:r>
            </w:ins>
          </w:p>
        </w:tc>
        <w:tc>
          <w:tcPr>
            <w:tcW w:w="599" w:type="dxa"/>
            <w:tcBorders>
              <w:top w:val="nil"/>
              <w:left w:val="nil"/>
              <w:bottom w:val="nil"/>
              <w:right w:val="nil"/>
            </w:tcBorders>
            <w:shd w:val="clear" w:color="auto" w:fill="auto"/>
            <w:noWrap/>
            <w:vAlign w:val="bottom"/>
            <w:hideMark/>
            <w:tcPrChange w:id="7520" w:author="David Dayan" w:date="2021-12-03T17:18:00Z">
              <w:tcPr>
                <w:tcW w:w="599" w:type="dxa"/>
                <w:tcBorders>
                  <w:top w:val="nil"/>
                  <w:left w:val="nil"/>
                  <w:bottom w:val="nil"/>
                  <w:right w:val="nil"/>
                </w:tcBorders>
                <w:shd w:val="clear" w:color="auto" w:fill="auto"/>
                <w:noWrap/>
                <w:vAlign w:val="bottom"/>
                <w:hideMark/>
              </w:tcPr>
            </w:tcPrChange>
          </w:tcPr>
          <w:p w14:paraId="6D7EC07D" w14:textId="77777777" w:rsidR="00036D0E" w:rsidRPr="00036D0E" w:rsidRDefault="00036D0E" w:rsidP="00245317">
            <w:pPr>
              <w:spacing w:after="0" w:line="240" w:lineRule="auto"/>
              <w:jc w:val="center"/>
              <w:rPr>
                <w:ins w:id="7521" w:author="David Dayan" w:date="2021-12-03T17:13:00Z"/>
                <w:rFonts w:ascii="Calibri" w:eastAsia="Times New Roman" w:hAnsi="Calibri" w:cs="Times New Roman"/>
                <w:color w:val="000000"/>
                <w:sz w:val="16"/>
                <w:szCs w:val="16"/>
              </w:rPr>
            </w:pPr>
            <w:ins w:id="7522" w:author="David Dayan" w:date="2021-12-03T17:13:00Z">
              <w:r w:rsidRPr="00036D0E">
                <w:rPr>
                  <w:rFonts w:ascii="Calibri" w:eastAsia="Times New Roman" w:hAnsi="Calibri" w:cs="Times New Roman"/>
                  <w:color w:val="000000"/>
                  <w:sz w:val="16"/>
                  <w:szCs w:val="16"/>
                </w:rPr>
                <w:t>260</w:t>
              </w:r>
            </w:ins>
          </w:p>
        </w:tc>
        <w:tc>
          <w:tcPr>
            <w:tcW w:w="1142" w:type="dxa"/>
            <w:tcBorders>
              <w:top w:val="nil"/>
              <w:left w:val="nil"/>
              <w:bottom w:val="nil"/>
              <w:right w:val="nil"/>
            </w:tcBorders>
            <w:shd w:val="clear" w:color="auto" w:fill="auto"/>
            <w:noWrap/>
            <w:vAlign w:val="bottom"/>
            <w:hideMark/>
            <w:tcPrChange w:id="7523" w:author="David Dayan" w:date="2021-12-03T17:18:00Z">
              <w:tcPr>
                <w:tcW w:w="1142" w:type="dxa"/>
                <w:tcBorders>
                  <w:top w:val="nil"/>
                  <w:left w:val="nil"/>
                  <w:bottom w:val="nil"/>
                  <w:right w:val="nil"/>
                </w:tcBorders>
                <w:shd w:val="clear" w:color="auto" w:fill="auto"/>
                <w:noWrap/>
                <w:vAlign w:val="bottom"/>
                <w:hideMark/>
              </w:tcPr>
            </w:tcPrChange>
          </w:tcPr>
          <w:p w14:paraId="32AB7625" w14:textId="77777777" w:rsidR="00036D0E" w:rsidRPr="00036D0E" w:rsidRDefault="00036D0E" w:rsidP="00245317">
            <w:pPr>
              <w:spacing w:after="0" w:line="240" w:lineRule="auto"/>
              <w:jc w:val="center"/>
              <w:rPr>
                <w:ins w:id="7524" w:author="David Dayan" w:date="2021-12-03T17:13:00Z"/>
                <w:rFonts w:ascii="Calibri" w:eastAsia="Times New Roman" w:hAnsi="Calibri" w:cs="Times New Roman"/>
                <w:color w:val="000000"/>
                <w:sz w:val="16"/>
                <w:szCs w:val="16"/>
              </w:rPr>
            </w:pPr>
            <w:ins w:id="752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26" w:author="David Dayan" w:date="2021-12-03T17:18:00Z">
              <w:tcPr>
                <w:tcW w:w="1440" w:type="dxa"/>
                <w:tcBorders>
                  <w:top w:val="nil"/>
                  <w:left w:val="nil"/>
                  <w:bottom w:val="nil"/>
                  <w:right w:val="nil"/>
                </w:tcBorders>
                <w:shd w:val="clear" w:color="auto" w:fill="auto"/>
                <w:noWrap/>
                <w:vAlign w:val="bottom"/>
                <w:hideMark/>
              </w:tcPr>
            </w:tcPrChange>
          </w:tcPr>
          <w:p w14:paraId="76E0314B" w14:textId="77777777" w:rsidR="00036D0E" w:rsidRPr="00036D0E" w:rsidRDefault="00036D0E" w:rsidP="00245317">
            <w:pPr>
              <w:spacing w:after="0" w:line="240" w:lineRule="auto"/>
              <w:jc w:val="center"/>
              <w:rPr>
                <w:ins w:id="7527" w:author="David Dayan" w:date="2021-12-03T17:13:00Z"/>
                <w:rFonts w:ascii="Calibri" w:eastAsia="Times New Roman" w:hAnsi="Calibri" w:cs="Times New Roman"/>
                <w:color w:val="000000"/>
                <w:sz w:val="16"/>
                <w:szCs w:val="16"/>
              </w:rPr>
            </w:pPr>
            <w:ins w:id="752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29" w:author="David Dayan" w:date="2021-12-03T17:18:00Z">
              <w:tcPr>
                <w:tcW w:w="1530" w:type="dxa"/>
                <w:tcBorders>
                  <w:top w:val="nil"/>
                  <w:left w:val="nil"/>
                  <w:bottom w:val="nil"/>
                  <w:right w:val="nil"/>
                </w:tcBorders>
                <w:shd w:val="clear" w:color="auto" w:fill="auto"/>
                <w:noWrap/>
                <w:vAlign w:val="bottom"/>
                <w:hideMark/>
              </w:tcPr>
            </w:tcPrChange>
          </w:tcPr>
          <w:p w14:paraId="11D011DF" w14:textId="77777777" w:rsidR="00036D0E" w:rsidRPr="00036D0E" w:rsidRDefault="00036D0E" w:rsidP="00245317">
            <w:pPr>
              <w:spacing w:after="0" w:line="240" w:lineRule="auto"/>
              <w:jc w:val="center"/>
              <w:rPr>
                <w:ins w:id="7530" w:author="David Dayan" w:date="2021-12-03T17:13:00Z"/>
                <w:rFonts w:ascii="Calibri" w:eastAsia="Times New Roman" w:hAnsi="Calibri" w:cs="Times New Roman"/>
                <w:color w:val="000000"/>
                <w:sz w:val="16"/>
                <w:szCs w:val="16"/>
              </w:rPr>
            </w:pPr>
            <w:ins w:id="753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532" w:author="David Dayan" w:date="2021-12-03T17:18:00Z">
              <w:tcPr>
                <w:tcW w:w="898" w:type="dxa"/>
                <w:tcBorders>
                  <w:top w:val="nil"/>
                  <w:left w:val="nil"/>
                  <w:bottom w:val="nil"/>
                  <w:right w:val="nil"/>
                </w:tcBorders>
                <w:shd w:val="clear" w:color="auto" w:fill="auto"/>
                <w:noWrap/>
                <w:vAlign w:val="bottom"/>
                <w:hideMark/>
              </w:tcPr>
            </w:tcPrChange>
          </w:tcPr>
          <w:p w14:paraId="764A42CB" w14:textId="77777777" w:rsidR="00036D0E" w:rsidRPr="00036D0E" w:rsidRDefault="00036D0E" w:rsidP="00245317">
            <w:pPr>
              <w:spacing w:after="0" w:line="240" w:lineRule="auto"/>
              <w:jc w:val="center"/>
              <w:rPr>
                <w:ins w:id="7533" w:author="David Dayan" w:date="2021-12-03T17:13:00Z"/>
                <w:rFonts w:ascii="Calibri" w:eastAsia="Times New Roman" w:hAnsi="Calibri" w:cs="Times New Roman"/>
                <w:color w:val="000000"/>
                <w:sz w:val="16"/>
                <w:szCs w:val="16"/>
              </w:rPr>
            </w:pPr>
            <w:ins w:id="753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35" w:author="David Dayan" w:date="2021-12-03T17:18:00Z">
              <w:tcPr>
                <w:tcW w:w="902" w:type="dxa"/>
                <w:tcBorders>
                  <w:top w:val="nil"/>
                  <w:left w:val="nil"/>
                  <w:bottom w:val="nil"/>
                  <w:right w:val="nil"/>
                </w:tcBorders>
                <w:shd w:val="clear" w:color="auto" w:fill="auto"/>
                <w:noWrap/>
                <w:vAlign w:val="bottom"/>
                <w:hideMark/>
              </w:tcPr>
            </w:tcPrChange>
          </w:tcPr>
          <w:p w14:paraId="19F15B16" w14:textId="77777777" w:rsidR="00036D0E" w:rsidRPr="00036D0E" w:rsidRDefault="00036D0E" w:rsidP="00245317">
            <w:pPr>
              <w:spacing w:after="0" w:line="240" w:lineRule="auto"/>
              <w:jc w:val="center"/>
              <w:rPr>
                <w:ins w:id="7536" w:author="David Dayan" w:date="2021-12-03T17:13:00Z"/>
                <w:rFonts w:ascii="Calibri" w:eastAsia="Times New Roman" w:hAnsi="Calibri" w:cs="Times New Roman"/>
                <w:color w:val="000000"/>
                <w:sz w:val="16"/>
                <w:szCs w:val="16"/>
              </w:rPr>
            </w:pPr>
            <w:ins w:id="753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38" w:author="David Dayan" w:date="2021-12-03T17:18:00Z">
              <w:tcPr>
                <w:tcW w:w="2160" w:type="dxa"/>
                <w:tcBorders>
                  <w:top w:val="nil"/>
                  <w:left w:val="nil"/>
                  <w:bottom w:val="nil"/>
                  <w:right w:val="nil"/>
                </w:tcBorders>
                <w:shd w:val="clear" w:color="auto" w:fill="auto"/>
                <w:noWrap/>
                <w:vAlign w:val="bottom"/>
                <w:hideMark/>
              </w:tcPr>
            </w:tcPrChange>
          </w:tcPr>
          <w:p w14:paraId="5B401FDA" w14:textId="77777777" w:rsidR="00036D0E" w:rsidRPr="00036D0E" w:rsidRDefault="00036D0E" w:rsidP="00245317">
            <w:pPr>
              <w:spacing w:after="0" w:line="240" w:lineRule="auto"/>
              <w:jc w:val="center"/>
              <w:rPr>
                <w:ins w:id="7539" w:author="David Dayan" w:date="2021-12-03T17:13:00Z"/>
                <w:rFonts w:ascii="Calibri" w:eastAsia="Times New Roman" w:hAnsi="Calibri" w:cs="Times New Roman"/>
                <w:color w:val="000000"/>
                <w:sz w:val="16"/>
                <w:szCs w:val="16"/>
              </w:rPr>
            </w:pPr>
            <w:ins w:id="754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541" w:author="David Dayan" w:date="2021-12-03T17:18:00Z">
              <w:tcPr>
                <w:tcW w:w="2876" w:type="dxa"/>
                <w:gridSpan w:val="2"/>
                <w:tcBorders>
                  <w:top w:val="nil"/>
                  <w:left w:val="nil"/>
                  <w:bottom w:val="nil"/>
                  <w:right w:val="nil"/>
                </w:tcBorders>
                <w:shd w:val="clear" w:color="auto" w:fill="auto"/>
                <w:noWrap/>
                <w:vAlign w:val="bottom"/>
                <w:hideMark/>
              </w:tcPr>
            </w:tcPrChange>
          </w:tcPr>
          <w:p w14:paraId="4612C543" w14:textId="77777777" w:rsidR="00036D0E" w:rsidRPr="00036D0E" w:rsidRDefault="00036D0E" w:rsidP="00245317">
            <w:pPr>
              <w:spacing w:after="0" w:line="240" w:lineRule="auto"/>
              <w:jc w:val="center"/>
              <w:rPr>
                <w:ins w:id="7542" w:author="David Dayan" w:date="2021-12-03T17:13:00Z"/>
                <w:rFonts w:ascii="Calibri" w:eastAsia="Times New Roman" w:hAnsi="Calibri" w:cs="Times New Roman"/>
                <w:color w:val="000000"/>
                <w:sz w:val="16"/>
                <w:szCs w:val="16"/>
              </w:rPr>
            </w:pPr>
            <w:ins w:id="754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544" w:author="David Dayan" w:date="2021-12-03T17:18:00Z">
              <w:tcPr>
                <w:tcW w:w="1426" w:type="dxa"/>
                <w:tcBorders>
                  <w:top w:val="nil"/>
                  <w:left w:val="nil"/>
                  <w:bottom w:val="nil"/>
                  <w:right w:val="nil"/>
                </w:tcBorders>
                <w:shd w:val="clear" w:color="auto" w:fill="auto"/>
                <w:noWrap/>
                <w:vAlign w:val="bottom"/>
                <w:hideMark/>
              </w:tcPr>
            </w:tcPrChange>
          </w:tcPr>
          <w:p w14:paraId="592677BA" w14:textId="77777777" w:rsidR="00036D0E" w:rsidRPr="00036D0E" w:rsidRDefault="00036D0E" w:rsidP="00245317">
            <w:pPr>
              <w:spacing w:after="0" w:line="240" w:lineRule="auto"/>
              <w:jc w:val="center"/>
              <w:rPr>
                <w:ins w:id="7545" w:author="David Dayan" w:date="2021-12-03T17:13:00Z"/>
                <w:rFonts w:ascii="Calibri" w:eastAsia="Times New Roman" w:hAnsi="Calibri" w:cs="Times New Roman"/>
                <w:color w:val="000000"/>
                <w:sz w:val="16"/>
                <w:szCs w:val="16"/>
              </w:rPr>
            </w:pPr>
            <w:ins w:id="7546" w:author="David Dayan" w:date="2021-12-03T17:13:00Z">
              <w:r w:rsidRPr="00036D0E">
                <w:rPr>
                  <w:rFonts w:ascii="Calibri" w:eastAsia="Times New Roman" w:hAnsi="Calibri" w:cs="Times New Roman"/>
                  <w:color w:val="000000"/>
                  <w:sz w:val="16"/>
                  <w:szCs w:val="16"/>
                </w:rPr>
                <w:t>late_homozygote</w:t>
              </w:r>
            </w:ins>
          </w:p>
        </w:tc>
      </w:tr>
      <w:tr w:rsidR="00036D0E" w:rsidRPr="00036D0E" w14:paraId="50765084" w14:textId="77777777" w:rsidTr="00245317">
        <w:trPr>
          <w:cantSplit/>
          <w:trHeight w:val="20"/>
          <w:ins w:id="7547" w:author="David Dayan" w:date="2021-12-03T17:13:00Z"/>
          <w:trPrChange w:id="754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49" w:author="David Dayan" w:date="2021-12-03T17:18:00Z">
              <w:tcPr>
                <w:tcW w:w="1563" w:type="dxa"/>
                <w:tcBorders>
                  <w:top w:val="nil"/>
                  <w:left w:val="nil"/>
                  <w:bottom w:val="nil"/>
                  <w:right w:val="nil"/>
                </w:tcBorders>
                <w:shd w:val="clear" w:color="auto" w:fill="auto"/>
                <w:noWrap/>
                <w:vAlign w:val="bottom"/>
                <w:hideMark/>
              </w:tcPr>
            </w:tcPrChange>
          </w:tcPr>
          <w:p w14:paraId="32359446" w14:textId="77777777" w:rsidR="00036D0E" w:rsidRPr="00036D0E" w:rsidRDefault="00036D0E" w:rsidP="00245317">
            <w:pPr>
              <w:spacing w:after="0" w:line="240" w:lineRule="auto"/>
              <w:jc w:val="center"/>
              <w:rPr>
                <w:ins w:id="7550" w:author="David Dayan" w:date="2021-12-03T17:13:00Z"/>
                <w:rFonts w:ascii="Calibri" w:eastAsia="Times New Roman" w:hAnsi="Calibri" w:cs="Times New Roman"/>
                <w:color w:val="000000"/>
                <w:sz w:val="16"/>
                <w:szCs w:val="16"/>
              </w:rPr>
            </w:pPr>
            <w:ins w:id="7551" w:author="David Dayan" w:date="2021-12-03T17:13:00Z">
              <w:r w:rsidRPr="00036D0E">
                <w:rPr>
                  <w:rFonts w:ascii="Calibri" w:eastAsia="Times New Roman" w:hAnsi="Calibri" w:cs="Times New Roman"/>
                  <w:color w:val="000000"/>
                  <w:sz w:val="16"/>
                  <w:szCs w:val="16"/>
                </w:rPr>
                <w:t>OtsAC20ROGR_0204</w:t>
              </w:r>
            </w:ins>
          </w:p>
        </w:tc>
        <w:tc>
          <w:tcPr>
            <w:tcW w:w="746" w:type="dxa"/>
            <w:tcBorders>
              <w:top w:val="nil"/>
              <w:left w:val="nil"/>
              <w:bottom w:val="nil"/>
              <w:right w:val="nil"/>
            </w:tcBorders>
            <w:shd w:val="clear" w:color="auto" w:fill="auto"/>
            <w:noWrap/>
            <w:vAlign w:val="bottom"/>
            <w:hideMark/>
            <w:tcPrChange w:id="7552" w:author="David Dayan" w:date="2021-12-03T17:18:00Z">
              <w:tcPr>
                <w:tcW w:w="746" w:type="dxa"/>
                <w:tcBorders>
                  <w:top w:val="nil"/>
                  <w:left w:val="nil"/>
                  <w:bottom w:val="nil"/>
                  <w:right w:val="nil"/>
                </w:tcBorders>
                <w:shd w:val="clear" w:color="auto" w:fill="auto"/>
                <w:noWrap/>
                <w:vAlign w:val="bottom"/>
                <w:hideMark/>
              </w:tcPr>
            </w:tcPrChange>
          </w:tcPr>
          <w:p w14:paraId="4C861C64" w14:textId="77777777" w:rsidR="00036D0E" w:rsidRPr="00036D0E" w:rsidRDefault="00036D0E" w:rsidP="00245317">
            <w:pPr>
              <w:spacing w:after="0" w:line="240" w:lineRule="auto"/>
              <w:jc w:val="center"/>
              <w:rPr>
                <w:ins w:id="7553" w:author="David Dayan" w:date="2021-12-03T17:13:00Z"/>
                <w:rFonts w:ascii="Calibri" w:eastAsia="Times New Roman" w:hAnsi="Calibri" w:cs="Times New Roman"/>
                <w:color w:val="000000"/>
                <w:sz w:val="16"/>
                <w:szCs w:val="16"/>
              </w:rPr>
            </w:pPr>
            <w:ins w:id="7554" w:author="David Dayan" w:date="2021-12-03T17:13:00Z">
              <w:r w:rsidRPr="00036D0E">
                <w:rPr>
                  <w:rFonts w:ascii="Calibri" w:eastAsia="Times New Roman" w:hAnsi="Calibri" w:cs="Times New Roman"/>
                  <w:color w:val="000000"/>
                  <w:sz w:val="16"/>
                  <w:szCs w:val="16"/>
                </w:rPr>
                <w:t>9/18/20</w:t>
              </w:r>
            </w:ins>
          </w:p>
        </w:tc>
        <w:tc>
          <w:tcPr>
            <w:tcW w:w="599" w:type="dxa"/>
            <w:tcBorders>
              <w:top w:val="nil"/>
              <w:left w:val="nil"/>
              <w:bottom w:val="nil"/>
              <w:right w:val="nil"/>
            </w:tcBorders>
            <w:shd w:val="clear" w:color="auto" w:fill="auto"/>
            <w:noWrap/>
            <w:vAlign w:val="bottom"/>
            <w:hideMark/>
            <w:tcPrChange w:id="7555" w:author="David Dayan" w:date="2021-12-03T17:18:00Z">
              <w:tcPr>
                <w:tcW w:w="599" w:type="dxa"/>
                <w:tcBorders>
                  <w:top w:val="nil"/>
                  <w:left w:val="nil"/>
                  <w:bottom w:val="nil"/>
                  <w:right w:val="nil"/>
                </w:tcBorders>
                <w:shd w:val="clear" w:color="auto" w:fill="auto"/>
                <w:noWrap/>
                <w:vAlign w:val="bottom"/>
                <w:hideMark/>
              </w:tcPr>
            </w:tcPrChange>
          </w:tcPr>
          <w:p w14:paraId="4FFC15CC" w14:textId="77777777" w:rsidR="00036D0E" w:rsidRPr="00036D0E" w:rsidRDefault="00036D0E" w:rsidP="00245317">
            <w:pPr>
              <w:spacing w:after="0" w:line="240" w:lineRule="auto"/>
              <w:jc w:val="center"/>
              <w:rPr>
                <w:ins w:id="7556" w:author="David Dayan" w:date="2021-12-03T17:13:00Z"/>
                <w:rFonts w:ascii="Calibri" w:eastAsia="Times New Roman" w:hAnsi="Calibri" w:cs="Times New Roman"/>
                <w:color w:val="000000"/>
                <w:sz w:val="16"/>
                <w:szCs w:val="16"/>
              </w:rPr>
            </w:pPr>
            <w:ins w:id="7557" w:author="David Dayan" w:date="2021-12-03T17:13:00Z">
              <w:r w:rsidRPr="00036D0E">
                <w:rPr>
                  <w:rFonts w:ascii="Calibri" w:eastAsia="Times New Roman" w:hAnsi="Calibri" w:cs="Times New Roman"/>
                  <w:color w:val="000000"/>
                  <w:sz w:val="16"/>
                  <w:szCs w:val="16"/>
                </w:rPr>
                <w:t>262</w:t>
              </w:r>
            </w:ins>
          </w:p>
        </w:tc>
        <w:tc>
          <w:tcPr>
            <w:tcW w:w="1142" w:type="dxa"/>
            <w:tcBorders>
              <w:top w:val="nil"/>
              <w:left w:val="nil"/>
              <w:bottom w:val="nil"/>
              <w:right w:val="nil"/>
            </w:tcBorders>
            <w:shd w:val="clear" w:color="auto" w:fill="auto"/>
            <w:noWrap/>
            <w:vAlign w:val="bottom"/>
            <w:hideMark/>
            <w:tcPrChange w:id="7558" w:author="David Dayan" w:date="2021-12-03T17:18:00Z">
              <w:tcPr>
                <w:tcW w:w="1142" w:type="dxa"/>
                <w:tcBorders>
                  <w:top w:val="nil"/>
                  <w:left w:val="nil"/>
                  <w:bottom w:val="nil"/>
                  <w:right w:val="nil"/>
                </w:tcBorders>
                <w:shd w:val="clear" w:color="auto" w:fill="auto"/>
                <w:noWrap/>
                <w:vAlign w:val="bottom"/>
                <w:hideMark/>
              </w:tcPr>
            </w:tcPrChange>
          </w:tcPr>
          <w:p w14:paraId="14DD1B6A" w14:textId="77777777" w:rsidR="00036D0E" w:rsidRPr="00036D0E" w:rsidRDefault="00036D0E" w:rsidP="00245317">
            <w:pPr>
              <w:spacing w:after="0" w:line="240" w:lineRule="auto"/>
              <w:jc w:val="center"/>
              <w:rPr>
                <w:ins w:id="7559" w:author="David Dayan" w:date="2021-12-03T17:13:00Z"/>
                <w:rFonts w:ascii="Calibri" w:eastAsia="Times New Roman" w:hAnsi="Calibri" w:cs="Times New Roman"/>
                <w:color w:val="000000"/>
                <w:sz w:val="16"/>
                <w:szCs w:val="16"/>
              </w:rPr>
            </w:pPr>
            <w:ins w:id="756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61" w:author="David Dayan" w:date="2021-12-03T17:18:00Z">
              <w:tcPr>
                <w:tcW w:w="1440" w:type="dxa"/>
                <w:tcBorders>
                  <w:top w:val="nil"/>
                  <w:left w:val="nil"/>
                  <w:bottom w:val="nil"/>
                  <w:right w:val="nil"/>
                </w:tcBorders>
                <w:shd w:val="clear" w:color="auto" w:fill="auto"/>
                <w:noWrap/>
                <w:vAlign w:val="bottom"/>
                <w:hideMark/>
              </w:tcPr>
            </w:tcPrChange>
          </w:tcPr>
          <w:p w14:paraId="01715EFE" w14:textId="77777777" w:rsidR="00036D0E" w:rsidRPr="00036D0E" w:rsidRDefault="00036D0E" w:rsidP="00245317">
            <w:pPr>
              <w:spacing w:after="0" w:line="240" w:lineRule="auto"/>
              <w:jc w:val="center"/>
              <w:rPr>
                <w:ins w:id="7562" w:author="David Dayan" w:date="2021-12-03T17:13:00Z"/>
                <w:rFonts w:ascii="Calibri" w:eastAsia="Times New Roman" w:hAnsi="Calibri" w:cs="Times New Roman"/>
                <w:color w:val="000000"/>
                <w:sz w:val="16"/>
                <w:szCs w:val="16"/>
              </w:rPr>
            </w:pPr>
            <w:ins w:id="756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64" w:author="David Dayan" w:date="2021-12-03T17:18:00Z">
              <w:tcPr>
                <w:tcW w:w="1530" w:type="dxa"/>
                <w:tcBorders>
                  <w:top w:val="nil"/>
                  <w:left w:val="nil"/>
                  <w:bottom w:val="nil"/>
                  <w:right w:val="nil"/>
                </w:tcBorders>
                <w:shd w:val="clear" w:color="auto" w:fill="auto"/>
                <w:noWrap/>
                <w:vAlign w:val="bottom"/>
                <w:hideMark/>
              </w:tcPr>
            </w:tcPrChange>
          </w:tcPr>
          <w:p w14:paraId="7555F390" w14:textId="77777777" w:rsidR="00036D0E" w:rsidRPr="00036D0E" w:rsidRDefault="00036D0E" w:rsidP="00245317">
            <w:pPr>
              <w:spacing w:after="0" w:line="240" w:lineRule="auto"/>
              <w:jc w:val="center"/>
              <w:rPr>
                <w:ins w:id="7565" w:author="David Dayan" w:date="2021-12-03T17:13:00Z"/>
                <w:rFonts w:ascii="Calibri" w:eastAsia="Times New Roman" w:hAnsi="Calibri" w:cs="Times New Roman"/>
                <w:color w:val="000000"/>
                <w:sz w:val="16"/>
                <w:szCs w:val="16"/>
              </w:rPr>
            </w:pPr>
            <w:ins w:id="756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567" w:author="David Dayan" w:date="2021-12-03T17:18:00Z">
              <w:tcPr>
                <w:tcW w:w="898" w:type="dxa"/>
                <w:tcBorders>
                  <w:top w:val="nil"/>
                  <w:left w:val="nil"/>
                  <w:bottom w:val="nil"/>
                  <w:right w:val="nil"/>
                </w:tcBorders>
                <w:shd w:val="clear" w:color="auto" w:fill="auto"/>
                <w:noWrap/>
                <w:vAlign w:val="bottom"/>
                <w:hideMark/>
              </w:tcPr>
            </w:tcPrChange>
          </w:tcPr>
          <w:p w14:paraId="7D6DCB7A" w14:textId="77777777" w:rsidR="00036D0E" w:rsidRPr="00036D0E" w:rsidRDefault="00036D0E" w:rsidP="00245317">
            <w:pPr>
              <w:spacing w:after="0" w:line="240" w:lineRule="auto"/>
              <w:jc w:val="center"/>
              <w:rPr>
                <w:ins w:id="7568" w:author="David Dayan" w:date="2021-12-03T17:13:00Z"/>
                <w:rFonts w:ascii="Calibri" w:eastAsia="Times New Roman" w:hAnsi="Calibri" w:cs="Times New Roman"/>
                <w:color w:val="000000"/>
                <w:sz w:val="16"/>
                <w:szCs w:val="16"/>
              </w:rPr>
            </w:pPr>
            <w:ins w:id="756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570" w:author="David Dayan" w:date="2021-12-03T17:18:00Z">
              <w:tcPr>
                <w:tcW w:w="902" w:type="dxa"/>
                <w:tcBorders>
                  <w:top w:val="nil"/>
                  <w:left w:val="nil"/>
                  <w:bottom w:val="nil"/>
                  <w:right w:val="nil"/>
                </w:tcBorders>
                <w:shd w:val="clear" w:color="auto" w:fill="auto"/>
                <w:noWrap/>
                <w:vAlign w:val="bottom"/>
                <w:hideMark/>
              </w:tcPr>
            </w:tcPrChange>
          </w:tcPr>
          <w:p w14:paraId="78240FE9" w14:textId="77777777" w:rsidR="00036D0E" w:rsidRPr="00036D0E" w:rsidRDefault="00036D0E" w:rsidP="00245317">
            <w:pPr>
              <w:spacing w:after="0" w:line="240" w:lineRule="auto"/>
              <w:jc w:val="center"/>
              <w:rPr>
                <w:ins w:id="7571" w:author="David Dayan" w:date="2021-12-03T17:13:00Z"/>
                <w:rFonts w:ascii="Calibri" w:eastAsia="Times New Roman" w:hAnsi="Calibri" w:cs="Times New Roman"/>
                <w:color w:val="000000"/>
                <w:sz w:val="16"/>
                <w:szCs w:val="16"/>
              </w:rPr>
            </w:pPr>
            <w:ins w:id="757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573" w:author="David Dayan" w:date="2021-12-03T17:18:00Z">
              <w:tcPr>
                <w:tcW w:w="2160" w:type="dxa"/>
                <w:tcBorders>
                  <w:top w:val="nil"/>
                  <w:left w:val="nil"/>
                  <w:bottom w:val="nil"/>
                  <w:right w:val="nil"/>
                </w:tcBorders>
                <w:shd w:val="clear" w:color="auto" w:fill="auto"/>
                <w:noWrap/>
                <w:vAlign w:val="bottom"/>
                <w:hideMark/>
              </w:tcPr>
            </w:tcPrChange>
          </w:tcPr>
          <w:p w14:paraId="1A8362F2" w14:textId="77777777" w:rsidR="00036D0E" w:rsidRPr="00036D0E" w:rsidRDefault="00036D0E" w:rsidP="00245317">
            <w:pPr>
              <w:spacing w:after="0" w:line="240" w:lineRule="auto"/>
              <w:jc w:val="center"/>
              <w:rPr>
                <w:ins w:id="7574" w:author="David Dayan" w:date="2021-12-03T17:13:00Z"/>
                <w:rFonts w:ascii="Calibri" w:eastAsia="Times New Roman" w:hAnsi="Calibri" w:cs="Times New Roman"/>
                <w:color w:val="000000"/>
                <w:sz w:val="16"/>
                <w:szCs w:val="16"/>
              </w:rPr>
            </w:pPr>
            <w:ins w:id="757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576" w:author="David Dayan" w:date="2021-12-03T17:18:00Z">
              <w:tcPr>
                <w:tcW w:w="2876" w:type="dxa"/>
                <w:gridSpan w:val="2"/>
                <w:tcBorders>
                  <w:top w:val="nil"/>
                  <w:left w:val="nil"/>
                  <w:bottom w:val="nil"/>
                  <w:right w:val="nil"/>
                </w:tcBorders>
                <w:shd w:val="clear" w:color="auto" w:fill="auto"/>
                <w:noWrap/>
                <w:vAlign w:val="bottom"/>
                <w:hideMark/>
              </w:tcPr>
            </w:tcPrChange>
          </w:tcPr>
          <w:p w14:paraId="3D7796C9" w14:textId="77777777" w:rsidR="00036D0E" w:rsidRPr="00036D0E" w:rsidRDefault="00036D0E" w:rsidP="00245317">
            <w:pPr>
              <w:spacing w:after="0" w:line="240" w:lineRule="auto"/>
              <w:jc w:val="center"/>
              <w:rPr>
                <w:ins w:id="7577" w:author="David Dayan" w:date="2021-12-03T17:13:00Z"/>
                <w:rFonts w:ascii="Calibri" w:eastAsia="Times New Roman" w:hAnsi="Calibri" w:cs="Times New Roman"/>
                <w:color w:val="000000"/>
                <w:sz w:val="16"/>
                <w:szCs w:val="16"/>
              </w:rPr>
            </w:pPr>
            <w:ins w:id="757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579" w:author="David Dayan" w:date="2021-12-03T17:18:00Z">
              <w:tcPr>
                <w:tcW w:w="1426" w:type="dxa"/>
                <w:tcBorders>
                  <w:top w:val="nil"/>
                  <w:left w:val="nil"/>
                  <w:bottom w:val="nil"/>
                  <w:right w:val="nil"/>
                </w:tcBorders>
                <w:shd w:val="clear" w:color="auto" w:fill="auto"/>
                <w:noWrap/>
                <w:vAlign w:val="bottom"/>
                <w:hideMark/>
              </w:tcPr>
            </w:tcPrChange>
          </w:tcPr>
          <w:p w14:paraId="2FE071B1" w14:textId="77777777" w:rsidR="00036D0E" w:rsidRPr="00036D0E" w:rsidRDefault="00036D0E" w:rsidP="00245317">
            <w:pPr>
              <w:spacing w:after="0" w:line="240" w:lineRule="auto"/>
              <w:jc w:val="center"/>
              <w:rPr>
                <w:ins w:id="7580" w:author="David Dayan" w:date="2021-12-03T17:13:00Z"/>
                <w:rFonts w:ascii="Calibri" w:eastAsia="Times New Roman" w:hAnsi="Calibri" w:cs="Times New Roman"/>
                <w:color w:val="000000"/>
                <w:sz w:val="16"/>
                <w:szCs w:val="16"/>
              </w:rPr>
            </w:pPr>
            <w:ins w:id="758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BC5F379" w14:textId="77777777" w:rsidTr="00245317">
        <w:trPr>
          <w:cantSplit/>
          <w:trHeight w:val="20"/>
          <w:ins w:id="7582" w:author="David Dayan" w:date="2021-12-03T17:13:00Z"/>
          <w:trPrChange w:id="758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584" w:author="David Dayan" w:date="2021-12-03T17:18:00Z">
              <w:tcPr>
                <w:tcW w:w="1563" w:type="dxa"/>
                <w:tcBorders>
                  <w:top w:val="nil"/>
                  <w:left w:val="nil"/>
                  <w:bottom w:val="nil"/>
                  <w:right w:val="nil"/>
                </w:tcBorders>
                <w:shd w:val="clear" w:color="auto" w:fill="auto"/>
                <w:noWrap/>
                <w:vAlign w:val="bottom"/>
                <w:hideMark/>
              </w:tcPr>
            </w:tcPrChange>
          </w:tcPr>
          <w:p w14:paraId="65FBC127" w14:textId="77777777" w:rsidR="00036D0E" w:rsidRPr="00036D0E" w:rsidRDefault="00036D0E" w:rsidP="00245317">
            <w:pPr>
              <w:spacing w:after="0" w:line="240" w:lineRule="auto"/>
              <w:jc w:val="center"/>
              <w:rPr>
                <w:ins w:id="7585" w:author="David Dayan" w:date="2021-12-03T17:13:00Z"/>
                <w:rFonts w:ascii="Calibri" w:eastAsia="Times New Roman" w:hAnsi="Calibri" w:cs="Times New Roman"/>
                <w:color w:val="000000"/>
                <w:sz w:val="16"/>
                <w:szCs w:val="16"/>
              </w:rPr>
            </w:pPr>
            <w:ins w:id="7586" w:author="David Dayan" w:date="2021-12-03T17:13:00Z">
              <w:r w:rsidRPr="00036D0E">
                <w:rPr>
                  <w:rFonts w:ascii="Calibri" w:eastAsia="Times New Roman" w:hAnsi="Calibri" w:cs="Times New Roman"/>
                  <w:color w:val="000000"/>
                  <w:sz w:val="16"/>
                  <w:szCs w:val="16"/>
                </w:rPr>
                <w:t>OtsAC20ROGR_0205</w:t>
              </w:r>
            </w:ins>
          </w:p>
        </w:tc>
        <w:tc>
          <w:tcPr>
            <w:tcW w:w="746" w:type="dxa"/>
            <w:tcBorders>
              <w:top w:val="nil"/>
              <w:left w:val="nil"/>
              <w:bottom w:val="nil"/>
              <w:right w:val="nil"/>
            </w:tcBorders>
            <w:shd w:val="clear" w:color="auto" w:fill="auto"/>
            <w:noWrap/>
            <w:vAlign w:val="bottom"/>
            <w:hideMark/>
            <w:tcPrChange w:id="7587" w:author="David Dayan" w:date="2021-12-03T17:18:00Z">
              <w:tcPr>
                <w:tcW w:w="746" w:type="dxa"/>
                <w:tcBorders>
                  <w:top w:val="nil"/>
                  <w:left w:val="nil"/>
                  <w:bottom w:val="nil"/>
                  <w:right w:val="nil"/>
                </w:tcBorders>
                <w:shd w:val="clear" w:color="auto" w:fill="auto"/>
                <w:noWrap/>
                <w:vAlign w:val="bottom"/>
                <w:hideMark/>
              </w:tcPr>
            </w:tcPrChange>
          </w:tcPr>
          <w:p w14:paraId="062DCFE9" w14:textId="77777777" w:rsidR="00036D0E" w:rsidRPr="00036D0E" w:rsidRDefault="00036D0E" w:rsidP="00245317">
            <w:pPr>
              <w:spacing w:after="0" w:line="240" w:lineRule="auto"/>
              <w:jc w:val="center"/>
              <w:rPr>
                <w:ins w:id="7588" w:author="David Dayan" w:date="2021-12-03T17:13:00Z"/>
                <w:rFonts w:ascii="Calibri" w:eastAsia="Times New Roman" w:hAnsi="Calibri" w:cs="Times New Roman"/>
                <w:color w:val="000000"/>
                <w:sz w:val="16"/>
                <w:szCs w:val="16"/>
              </w:rPr>
            </w:pPr>
            <w:ins w:id="7589" w:author="David Dayan" w:date="2021-12-03T17:13:00Z">
              <w:r w:rsidRPr="00036D0E">
                <w:rPr>
                  <w:rFonts w:ascii="Calibri" w:eastAsia="Times New Roman" w:hAnsi="Calibri" w:cs="Times New Roman"/>
                  <w:color w:val="000000"/>
                  <w:sz w:val="16"/>
                  <w:szCs w:val="16"/>
                </w:rPr>
                <w:t>9/18/20</w:t>
              </w:r>
            </w:ins>
          </w:p>
        </w:tc>
        <w:tc>
          <w:tcPr>
            <w:tcW w:w="599" w:type="dxa"/>
            <w:tcBorders>
              <w:top w:val="nil"/>
              <w:left w:val="nil"/>
              <w:bottom w:val="nil"/>
              <w:right w:val="nil"/>
            </w:tcBorders>
            <w:shd w:val="clear" w:color="auto" w:fill="auto"/>
            <w:noWrap/>
            <w:vAlign w:val="bottom"/>
            <w:hideMark/>
            <w:tcPrChange w:id="7590" w:author="David Dayan" w:date="2021-12-03T17:18:00Z">
              <w:tcPr>
                <w:tcW w:w="599" w:type="dxa"/>
                <w:tcBorders>
                  <w:top w:val="nil"/>
                  <w:left w:val="nil"/>
                  <w:bottom w:val="nil"/>
                  <w:right w:val="nil"/>
                </w:tcBorders>
                <w:shd w:val="clear" w:color="auto" w:fill="auto"/>
                <w:noWrap/>
                <w:vAlign w:val="bottom"/>
                <w:hideMark/>
              </w:tcPr>
            </w:tcPrChange>
          </w:tcPr>
          <w:p w14:paraId="268DCFD9" w14:textId="77777777" w:rsidR="00036D0E" w:rsidRPr="00036D0E" w:rsidRDefault="00036D0E" w:rsidP="00245317">
            <w:pPr>
              <w:spacing w:after="0" w:line="240" w:lineRule="auto"/>
              <w:jc w:val="center"/>
              <w:rPr>
                <w:ins w:id="7591" w:author="David Dayan" w:date="2021-12-03T17:13:00Z"/>
                <w:rFonts w:ascii="Calibri" w:eastAsia="Times New Roman" w:hAnsi="Calibri" w:cs="Times New Roman"/>
                <w:color w:val="000000"/>
                <w:sz w:val="16"/>
                <w:szCs w:val="16"/>
              </w:rPr>
            </w:pPr>
            <w:ins w:id="7592" w:author="David Dayan" w:date="2021-12-03T17:13:00Z">
              <w:r w:rsidRPr="00036D0E">
                <w:rPr>
                  <w:rFonts w:ascii="Calibri" w:eastAsia="Times New Roman" w:hAnsi="Calibri" w:cs="Times New Roman"/>
                  <w:color w:val="000000"/>
                  <w:sz w:val="16"/>
                  <w:szCs w:val="16"/>
                </w:rPr>
                <w:t>262</w:t>
              </w:r>
            </w:ins>
          </w:p>
        </w:tc>
        <w:tc>
          <w:tcPr>
            <w:tcW w:w="1142" w:type="dxa"/>
            <w:tcBorders>
              <w:top w:val="nil"/>
              <w:left w:val="nil"/>
              <w:bottom w:val="nil"/>
              <w:right w:val="nil"/>
            </w:tcBorders>
            <w:shd w:val="clear" w:color="auto" w:fill="auto"/>
            <w:noWrap/>
            <w:vAlign w:val="bottom"/>
            <w:hideMark/>
            <w:tcPrChange w:id="7593" w:author="David Dayan" w:date="2021-12-03T17:18:00Z">
              <w:tcPr>
                <w:tcW w:w="1142" w:type="dxa"/>
                <w:tcBorders>
                  <w:top w:val="nil"/>
                  <w:left w:val="nil"/>
                  <w:bottom w:val="nil"/>
                  <w:right w:val="nil"/>
                </w:tcBorders>
                <w:shd w:val="clear" w:color="auto" w:fill="auto"/>
                <w:noWrap/>
                <w:vAlign w:val="bottom"/>
                <w:hideMark/>
              </w:tcPr>
            </w:tcPrChange>
          </w:tcPr>
          <w:p w14:paraId="296B8622" w14:textId="77777777" w:rsidR="00036D0E" w:rsidRPr="00036D0E" w:rsidRDefault="00036D0E" w:rsidP="00245317">
            <w:pPr>
              <w:spacing w:after="0" w:line="240" w:lineRule="auto"/>
              <w:jc w:val="center"/>
              <w:rPr>
                <w:ins w:id="7594" w:author="David Dayan" w:date="2021-12-03T17:13:00Z"/>
                <w:rFonts w:ascii="Calibri" w:eastAsia="Times New Roman" w:hAnsi="Calibri" w:cs="Times New Roman"/>
                <w:color w:val="000000"/>
                <w:sz w:val="16"/>
                <w:szCs w:val="16"/>
              </w:rPr>
            </w:pPr>
            <w:ins w:id="759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596" w:author="David Dayan" w:date="2021-12-03T17:18:00Z">
              <w:tcPr>
                <w:tcW w:w="1440" w:type="dxa"/>
                <w:tcBorders>
                  <w:top w:val="nil"/>
                  <w:left w:val="nil"/>
                  <w:bottom w:val="nil"/>
                  <w:right w:val="nil"/>
                </w:tcBorders>
                <w:shd w:val="clear" w:color="auto" w:fill="auto"/>
                <w:noWrap/>
                <w:vAlign w:val="bottom"/>
                <w:hideMark/>
              </w:tcPr>
            </w:tcPrChange>
          </w:tcPr>
          <w:p w14:paraId="1D059913" w14:textId="77777777" w:rsidR="00036D0E" w:rsidRPr="00036D0E" w:rsidRDefault="00036D0E" w:rsidP="00245317">
            <w:pPr>
              <w:spacing w:after="0" w:line="240" w:lineRule="auto"/>
              <w:jc w:val="center"/>
              <w:rPr>
                <w:ins w:id="7597" w:author="David Dayan" w:date="2021-12-03T17:13:00Z"/>
                <w:rFonts w:ascii="Calibri" w:eastAsia="Times New Roman" w:hAnsi="Calibri" w:cs="Times New Roman"/>
                <w:color w:val="000000"/>
                <w:sz w:val="16"/>
                <w:szCs w:val="16"/>
              </w:rPr>
            </w:pPr>
            <w:ins w:id="759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599" w:author="David Dayan" w:date="2021-12-03T17:18:00Z">
              <w:tcPr>
                <w:tcW w:w="1530" w:type="dxa"/>
                <w:tcBorders>
                  <w:top w:val="nil"/>
                  <w:left w:val="nil"/>
                  <w:bottom w:val="nil"/>
                  <w:right w:val="nil"/>
                </w:tcBorders>
                <w:shd w:val="clear" w:color="auto" w:fill="auto"/>
                <w:noWrap/>
                <w:vAlign w:val="bottom"/>
                <w:hideMark/>
              </w:tcPr>
            </w:tcPrChange>
          </w:tcPr>
          <w:p w14:paraId="7ACE35C1" w14:textId="77777777" w:rsidR="00036D0E" w:rsidRPr="00036D0E" w:rsidRDefault="00036D0E" w:rsidP="00245317">
            <w:pPr>
              <w:spacing w:after="0" w:line="240" w:lineRule="auto"/>
              <w:jc w:val="center"/>
              <w:rPr>
                <w:ins w:id="7600" w:author="David Dayan" w:date="2021-12-03T17:13:00Z"/>
                <w:rFonts w:ascii="Calibri" w:eastAsia="Times New Roman" w:hAnsi="Calibri" w:cs="Times New Roman"/>
                <w:color w:val="000000"/>
                <w:sz w:val="16"/>
                <w:szCs w:val="16"/>
              </w:rPr>
            </w:pPr>
            <w:ins w:id="760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602" w:author="David Dayan" w:date="2021-12-03T17:18:00Z">
              <w:tcPr>
                <w:tcW w:w="898" w:type="dxa"/>
                <w:tcBorders>
                  <w:top w:val="nil"/>
                  <w:left w:val="nil"/>
                  <w:bottom w:val="nil"/>
                  <w:right w:val="nil"/>
                </w:tcBorders>
                <w:shd w:val="clear" w:color="auto" w:fill="auto"/>
                <w:noWrap/>
                <w:vAlign w:val="bottom"/>
                <w:hideMark/>
              </w:tcPr>
            </w:tcPrChange>
          </w:tcPr>
          <w:p w14:paraId="53F134BC" w14:textId="77777777" w:rsidR="00036D0E" w:rsidRPr="00036D0E" w:rsidRDefault="00036D0E" w:rsidP="00245317">
            <w:pPr>
              <w:spacing w:after="0" w:line="240" w:lineRule="auto"/>
              <w:jc w:val="center"/>
              <w:rPr>
                <w:ins w:id="7603" w:author="David Dayan" w:date="2021-12-03T17:13:00Z"/>
                <w:rFonts w:ascii="Calibri" w:eastAsia="Times New Roman" w:hAnsi="Calibri" w:cs="Times New Roman"/>
                <w:color w:val="000000"/>
                <w:sz w:val="16"/>
                <w:szCs w:val="16"/>
              </w:rPr>
            </w:pPr>
            <w:ins w:id="760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605" w:author="David Dayan" w:date="2021-12-03T17:18:00Z">
              <w:tcPr>
                <w:tcW w:w="902" w:type="dxa"/>
                <w:tcBorders>
                  <w:top w:val="nil"/>
                  <w:left w:val="nil"/>
                  <w:bottom w:val="nil"/>
                  <w:right w:val="nil"/>
                </w:tcBorders>
                <w:shd w:val="clear" w:color="auto" w:fill="auto"/>
                <w:noWrap/>
                <w:vAlign w:val="bottom"/>
                <w:hideMark/>
              </w:tcPr>
            </w:tcPrChange>
          </w:tcPr>
          <w:p w14:paraId="6780E171" w14:textId="77777777" w:rsidR="00036D0E" w:rsidRPr="00036D0E" w:rsidRDefault="00036D0E" w:rsidP="00245317">
            <w:pPr>
              <w:spacing w:after="0" w:line="240" w:lineRule="auto"/>
              <w:jc w:val="center"/>
              <w:rPr>
                <w:ins w:id="7606" w:author="David Dayan" w:date="2021-12-03T17:13:00Z"/>
                <w:rFonts w:ascii="Calibri" w:eastAsia="Times New Roman" w:hAnsi="Calibri" w:cs="Times New Roman"/>
                <w:color w:val="000000"/>
                <w:sz w:val="16"/>
                <w:szCs w:val="16"/>
              </w:rPr>
            </w:pPr>
            <w:ins w:id="760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608" w:author="David Dayan" w:date="2021-12-03T17:18:00Z">
              <w:tcPr>
                <w:tcW w:w="2160" w:type="dxa"/>
                <w:tcBorders>
                  <w:top w:val="nil"/>
                  <w:left w:val="nil"/>
                  <w:bottom w:val="nil"/>
                  <w:right w:val="nil"/>
                </w:tcBorders>
                <w:shd w:val="clear" w:color="auto" w:fill="auto"/>
                <w:noWrap/>
                <w:vAlign w:val="bottom"/>
                <w:hideMark/>
              </w:tcPr>
            </w:tcPrChange>
          </w:tcPr>
          <w:p w14:paraId="5655A163" w14:textId="77777777" w:rsidR="00036D0E" w:rsidRPr="00036D0E" w:rsidRDefault="00036D0E" w:rsidP="00245317">
            <w:pPr>
              <w:spacing w:after="0" w:line="240" w:lineRule="auto"/>
              <w:jc w:val="center"/>
              <w:rPr>
                <w:ins w:id="7609" w:author="David Dayan" w:date="2021-12-03T17:13:00Z"/>
                <w:rFonts w:ascii="Calibri" w:eastAsia="Times New Roman" w:hAnsi="Calibri" w:cs="Times New Roman"/>
                <w:color w:val="000000"/>
                <w:sz w:val="16"/>
                <w:szCs w:val="16"/>
              </w:rPr>
            </w:pPr>
            <w:ins w:id="761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611" w:author="David Dayan" w:date="2021-12-03T17:18:00Z">
              <w:tcPr>
                <w:tcW w:w="2876" w:type="dxa"/>
                <w:gridSpan w:val="2"/>
                <w:tcBorders>
                  <w:top w:val="nil"/>
                  <w:left w:val="nil"/>
                  <w:bottom w:val="nil"/>
                  <w:right w:val="nil"/>
                </w:tcBorders>
                <w:shd w:val="clear" w:color="auto" w:fill="auto"/>
                <w:noWrap/>
                <w:vAlign w:val="bottom"/>
                <w:hideMark/>
              </w:tcPr>
            </w:tcPrChange>
          </w:tcPr>
          <w:p w14:paraId="2E1D3E0A" w14:textId="77777777" w:rsidR="00036D0E" w:rsidRPr="00036D0E" w:rsidRDefault="00036D0E" w:rsidP="00245317">
            <w:pPr>
              <w:spacing w:after="0" w:line="240" w:lineRule="auto"/>
              <w:jc w:val="center"/>
              <w:rPr>
                <w:ins w:id="7612" w:author="David Dayan" w:date="2021-12-03T17:13:00Z"/>
                <w:rFonts w:ascii="Calibri" w:eastAsia="Times New Roman" w:hAnsi="Calibri" w:cs="Times New Roman"/>
                <w:color w:val="000000"/>
                <w:sz w:val="16"/>
                <w:szCs w:val="16"/>
              </w:rPr>
            </w:pPr>
            <w:ins w:id="761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614" w:author="David Dayan" w:date="2021-12-03T17:18:00Z">
              <w:tcPr>
                <w:tcW w:w="1426" w:type="dxa"/>
                <w:tcBorders>
                  <w:top w:val="nil"/>
                  <w:left w:val="nil"/>
                  <w:bottom w:val="nil"/>
                  <w:right w:val="nil"/>
                </w:tcBorders>
                <w:shd w:val="clear" w:color="auto" w:fill="auto"/>
                <w:noWrap/>
                <w:vAlign w:val="bottom"/>
                <w:hideMark/>
              </w:tcPr>
            </w:tcPrChange>
          </w:tcPr>
          <w:p w14:paraId="32E1CEC4" w14:textId="77777777" w:rsidR="00036D0E" w:rsidRPr="00036D0E" w:rsidRDefault="00036D0E" w:rsidP="00245317">
            <w:pPr>
              <w:spacing w:after="0" w:line="240" w:lineRule="auto"/>
              <w:jc w:val="center"/>
              <w:rPr>
                <w:ins w:id="7615" w:author="David Dayan" w:date="2021-12-03T17:13:00Z"/>
                <w:rFonts w:ascii="Calibri" w:eastAsia="Times New Roman" w:hAnsi="Calibri" w:cs="Times New Roman"/>
                <w:color w:val="000000"/>
                <w:sz w:val="16"/>
                <w:szCs w:val="16"/>
              </w:rPr>
            </w:pPr>
            <w:ins w:id="7616" w:author="David Dayan" w:date="2021-12-03T17:13:00Z">
              <w:r w:rsidRPr="00036D0E">
                <w:rPr>
                  <w:rFonts w:ascii="Calibri" w:eastAsia="Times New Roman" w:hAnsi="Calibri" w:cs="Times New Roman"/>
                  <w:color w:val="000000"/>
                  <w:sz w:val="16"/>
                  <w:szCs w:val="16"/>
                </w:rPr>
                <w:t>late_homozygote</w:t>
              </w:r>
            </w:ins>
          </w:p>
        </w:tc>
      </w:tr>
      <w:tr w:rsidR="00036D0E" w:rsidRPr="00036D0E" w14:paraId="7EB1E077" w14:textId="77777777" w:rsidTr="00245317">
        <w:trPr>
          <w:cantSplit/>
          <w:trHeight w:val="20"/>
          <w:ins w:id="7617" w:author="David Dayan" w:date="2021-12-03T17:13:00Z"/>
          <w:trPrChange w:id="761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619" w:author="David Dayan" w:date="2021-12-03T17:18:00Z">
              <w:tcPr>
                <w:tcW w:w="1563" w:type="dxa"/>
                <w:tcBorders>
                  <w:top w:val="nil"/>
                  <w:left w:val="nil"/>
                  <w:bottom w:val="nil"/>
                  <w:right w:val="nil"/>
                </w:tcBorders>
                <w:shd w:val="clear" w:color="auto" w:fill="auto"/>
                <w:noWrap/>
                <w:vAlign w:val="bottom"/>
                <w:hideMark/>
              </w:tcPr>
            </w:tcPrChange>
          </w:tcPr>
          <w:p w14:paraId="141A1A43" w14:textId="77777777" w:rsidR="00036D0E" w:rsidRPr="00036D0E" w:rsidRDefault="00036D0E" w:rsidP="00245317">
            <w:pPr>
              <w:spacing w:after="0" w:line="240" w:lineRule="auto"/>
              <w:jc w:val="center"/>
              <w:rPr>
                <w:ins w:id="7620" w:author="David Dayan" w:date="2021-12-03T17:13:00Z"/>
                <w:rFonts w:ascii="Calibri" w:eastAsia="Times New Roman" w:hAnsi="Calibri" w:cs="Times New Roman"/>
                <w:color w:val="000000"/>
                <w:sz w:val="16"/>
                <w:szCs w:val="16"/>
              </w:rPr>
            </w:pPr>
            <w:ins w:id="7621" w:author="David Dayan" w:date="2021-12-03T17:13:00Z">
              <w:r w:rsidRPr="00036D0E">
                <w:rPr>
                  <w:rFonts w:ascii="Calibri" w:eastAsia="Times New Roman" w:hAnsi="Calibri" w:cs="Times New Roman"/>
                  <w:color w:val="000000"/>
                  <w:sz w:val="16"/>
                  <w:szCs w:val="16"/>
                </w:rPr>
                <w:t>OtsAC20ROGR_0206</w:t>
              </w:r>
            </w:ins>
          </w:p>
        </w:tc>
        <w:tc>
          <w:tcPr>
            <w:tcW w:w="746" w:type="dxa"/>
            <w:tcBorders>
              <w:top w:val="nil"/>
              <w:left w:val="nil"/>
              <w:bottom w:val="nil"/>
              <w:right w:val="nil"/>
            </w:tcBorders>
            <w:shd w:val="clear" w:color="auto" w:fill="auto"/>
            <w:noWrap/>
            <w:vAlign w:val="bottom"/>
            <w:hideMark/>
            <w:tcPrChange w:id="7622" w:author="David Dayan" w:date="2021-12-03T17:18:00Z">
              <w:tcPr>
                <w:tcW w:w="746" w:type="dxa"/>
                <w:tcBorders>
                  <w:top w:val="nil"/>
                  <w:left w:val="nil"/>
                  <w:bottom w:val="nil"/>
                  <w:right w:val="nil"/>
                </w:tcBorders>
                <w:shd w:val="clear" w:color="auto" w:fill="auto"/>
                <w:noWrap/>
                <w:vAlign w:val="bottom"/>
                <w:hideMark/>
              </w:tcPr>
            </w:tcPrChange>
          </w:tcPr>
          <w:p w14:paraId="486E43BF" w14:textId="77777777" w:rsidR="00036D0E" w:rsidRPr="00036D0E" w:rsidRDefault="00036D0E" w:rsidP="00245317">
            <w:pPr>
              <w:spacing w:after="0" w:line="240" w:lineRule="auto"/>
              <w:jc w:val="center"/>
              <w:rPr>
                <w:ins w:id="7623" w:author="David Dayan" w:date="2021-12-03T17:13:00Z"/>
                <w:rFonts w:ascii="Calibri" w:eastAsia="Times New Roman" w:hAnsi="Calibri" w:cs="Times New Roman"/>
                <w:color w:val="000000"/>
                <w:sz w:val="16"/>
                <w:szCs w:val="16"/>
              </w:rPr>
            </w:pPr>
            <w:ins w:id="7624" w:author="David Dayan" w:date="2021-12-03T17:13:00Z">
              <w:r w:rsidRPr="00036D0E">
                <w:rPr>
                  <w:rFonts w:ascii="Calibri" w:eastAsia="Times New Roman" w:hAnsi="Calibri" w:cs="Times New Roman"/>
                  <w:color w:val="000000"/>
                  <w:sz w:val="16"/>
                  <w:szCs w:val="16"/>
                </w:rPr>
                <w:t>9/21/20</w:t>
              </w:r>
            </w:ins>
          </w:p>
        </w:tc>
        <w:tc>
          <w:tcPr>
            <w:tcW w:w="599" w:type="dxa"/>
            <w:tcBorders>
              <w:top w:val="nil"/>
              <w:left w:val="nil"/>
              <w:bottom w:val="nil"/>
              <w:right w:val="nil"/>
            </w:tcBorders>
            <w:shd w:val="clear" w:color="auto" w:fill="auto"/>
            <w:noWrap/>
            <w:vAlign w:val="bottom"/>
            <w:hideMark/>
            <w:tcPrChange w:id="7625" w:author="David Dayan" w:date="2021-12-03T17:18:00Z">
              <w:tcPr>
                <w:tcW w:w="599" w:type="dxa"/>
                <w:tcBorders>
                  <w:top w:val="nil"/>
                  <w:left w:val="nil"/>
                  <w:bottom w:val="nil"/>
                  <w:right w:val="nil"/>
                </w:tcBorders>
                <w:shd w:val="clear" w:color="auto" w:fill="auto"/>
                <w:noWrap/>
                <w:vAlign w:val="bottom"/>
                <w:hideMark/>
              </w:tcPr>
            </w:tcPrChange>
          </w:tcPr>
          <w:p w14:paraId="4929D432" w14:textId="77777777" w:rsidR="00036D0E" w:rsidRPr="00036D0E" w:rsidRDefault="00036D0E" w:rsidP="00245317">
            <w:pPr>
              <w:spacing w:after="0" w:line="240" w:lineRule="auto"/>
              <w:jc w:val="center"/>
              <w:rPr>
                <w:ins w:id="7626" w:author="David Dayan" w:date="2021-12-03T17:13:00Z"/>
                <w:rFonts w:ascii="Calibri" w:eastAsia="Times New Roman" w:hAnsi="Calibri" w:cs="Times New Roman"/>
                <w:color w:val="000000"/>
                <w:sz w:val="16"/>
                <w:szCs w:val="16"/>
              </w:rPr>
            </w:pPr>
            <w:ins w:id="7627" w:author="David Dayan" w:date="2021-12-03T17:13:00Z">
              <w:r w:rsidRPr="00036D0E">
                <w:rPr>
                  <w:rFonts w:ascii="Calibri" w:eastAsia="Times New Roman" w:hAnsi="Calibri" w:cs="Times New Roman"/>
                  <w:color w:val="000000"/>
                  <w:sz w:val="16"/>
                  <w:szCs w:val="16"/>
                </w:rPr>
                <w:t>265</w:t>
              </w:r>
            </w:ins>
          </w:p>
        </w:tc>
        <w:tc>
          <w:tcPr>
            <w:tcW w:w="1142" w:type="dxa"/>
            <w:tcBorders>
              <w:top w:val="nil"/>
              <w:left w:val="nil"/>
              <w:bottom w:val="nil"/>
              <w:right w:val="nil"/>
            </w:tcBorders>
            <w:shd w:val="clear" w:color="auto" w:fill="auto"/>
            <w:noWrap/>
            <w:vAlign w:val="bottom"/>
            <w:hideMark/>
            <w:tcPrChange w:id="7628" w:author="David Dayan" w:date="2021-12-03T17:18:00Z">
              <w:tcPr>
                <w:tcW w:w="1142" w:type="dxa"/>
                <w:tcBorders>
                  <w:top w:val="nil"/>
                  <w:left w:val="nil"/>
                  <w:bottom w:val="nil"/>
                  <w:right w:val="nil"/>
                </w:tcBorders>
                <w:shd w:val="clear" w:color="auto" w:fill="auto"/>
                <w:noWrap/>
                <w:vAlign w:val="bottom"/>
                <w:hideMark/>
              </w:tcPr>
            </w:tcPrChange>
          </w:tcPr>
          <w:p w14:paraId="64BE6BE3" w14:textId="77777777" w:rsidR="00036D0E" w:rsidRPr="00036D0E" w:rsidRDefault="00036D0E" w:rsidP="00245317">
            <w:pPr>
              <w:spacing w:after="0" w:line="240" w:lineRule="auto"/>
              <w:jc w:val="center"/>
              <w:rPr>
                <w:ins w:id="7629" w:author="David Dayan" w:date="2021-12-03T17:13:00Z"/>
                <w:rFonts w:ascii="Calibri" w:eastAsia="Times New Roman" w:hAnsi="Calibri" w:cs="Times New Roman"/>
                <w:color w:val="000000"/>
                <w:sz w:val="16"/>
                <w:szCs w:val="16"/>
              </w:rPr>
            </w:pPr>
            <w:ins w:id="763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631" w:author="David Dayan" w:date="2021-12-03T17:18:00Z">
              <w:tcPr>
                <w:tcW w:w="1440" w:type="dxa"/>
                <w:tcBorders>
                  <w:top w:val="nil"/>
                  <w:left w:val="nil"/>
                  <w:bottom w:val="nil"/>
                  <w:right w:val="nil"/>
                </w:tcBorders>
                <w:shd w:val="clear" w:color="auto" w:fill="auto"/>
                <w:noWrap/>
                <w:vAlign w:val="bottom"/>
                <w:hideMark/>
              </w:tcPr>
            </w:tcPrChange>
          </w:tcPr>
          <w:p w14:paraId="783DC89D" w14:textId="77777777" w:rsidR="00036D0E" w:rsidRPr="00036D0E" w:rsidRDefault="00036D0E" w:rsidP="00245317">
            <w:pPr>
              <w:spacing w:after="0" w:line="240" w:lineRule="auto"/>
              <w:jc w:val="center"/>
              <w:rPr>
                <w:ins w:id="7632" w:author="David Dayan" w:date="2021-12-03T17:13:00Z"/>
                <w:rFonts w:ascii="Calibri" w:eastAsia="Times New Roman" w:hAnsi="Calibri" w:cs="Times New Roman"/>
                <w:color w:val="000000"/>
                <w:sz w:val="16"/>
                <w:szCs w:val="16"/>
              </w:rPr>
            </w:pPr>
            <w:ins w:id="763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634" w:author="David Dayan" w:date="2021-12-03T17:18:00Z">
              <w:tcPr>
                <w:tcW w:w="1530" w:type="dxa"/>
                <w:tcBorders>
                  <w:top w:val="nil"/>
                  <w:left w:val="nil"/>
                  <w:bottom w:val="nil"/>
                  <w:right w:val="nil"/>
                </w:tcBorders>
                <w:shd w:val="clear" w:color="auto" w:fill="auto"/>
                <w:noWrap/>
                <w:vAlign w:val="bottom"/>
                <w:hideMark/>
              </w:tcPr>
            </w:tcPrChange>
          </w:tcPr>
          <w:p w14:paraId="7546377A" w14:textId="77777777" w:rsidR="00036D0E" w:rsidRPr="00036D0E" w:rsidRDefault="00036D0E" w:rsidP="00245317">
            <w:pPr>
              <w:spacing w:after="0" w:line="240" w:lineRule="auto"/>
              <w:jc w:val="center"/>
              <w:rPr>
                <w:ins w:id="7635" w:author="David Dayan" w:date="2021-12-03T17:13:00Z"/>
                <w:rFonts w:ascii="Calibri" w:eastAsia="Times New Roman" w:hAnsi="Calibri" w:cs="Times New Roman"/>
                <w:color w:val="000000"/>
                <w:sz w:val="16"/>
                <w:szCs w:val="16"/>
              </w:rPr>
            </w:pPr>
            <w:ins w:id="763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637" w:author="David Dayan" w:date="2021-12-03T17:18:00Z">
              <w:tcPr>
                <w:tcW w:w="898" w:type="dxa"/>
                <w:tcBorders>
                  <w:top w:val="nil"/>
                  <w:left w:val="nil"/>
                  <w:bottom w:val="nil"/>
                  <w:right w:val="nil"/>
                </w:tcBorders>
                <w:shd w:val="clear" w:color="auto" w:fill="auto"/>
                <w:noWrap/>
                <w:vAlign w:val="bottom"/>
                <w:hideMark/>
              </w:tcPr>
            </w:tcPrChange>
          </w:tcPr>
          <w:p w14:paraId="21CB3AAF" w14:textId="77777777" w:rsidR="00036D0E" w:rsidRPr="00036D0E" w:rsidRDefault="00036D0E" w:rsidP="00245317">
            <w:pPr>
              <w:spacing w:after="0" w:line="240" w:lineRule="auto"/>
              <w:jc w:val="center"/>
              <w:rPr>
                <w:ins w:id="7638" w:author="David Dayan" w:date="2021-12-03T17:13:00Z"/>
                <w:rFonts w:ascii="Calibri" w:eastAsia="Times New Roman" w:hAnsi="Calibri" w:cs="Times New Roman"/>
                <w:color w:val="000000"/>
                <w:sz w:val="16"/>
                <w:szCs w:val="16"/>
              </w:rPr>
            </w:pPr>
            <w:ins w:id="763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640" w:author="David Dayan" w:date="2021-12-03T17:18:00Z">
              <w:tcPr>
                <w:tcW w:w="902" w:type="dxa"/>
                <w:tcBorders>
                  <w:top w:val="nil"/>
                  <w:left w:val="nil"/>
                  <w:bottom w:val="nil"/>
                  <w:right w:val="nil"/>
                </w:tcBorders>
                <w:shd w:val="clear" w:color="auto" w:fill="auto"/>
                <w:noWrap/>
                <w:vAlign w:val="bottom"/>
                <w:hideMark/>
              </w:tcPr>
            </w:tcPrChange>
          </w:tcPr>
          <w:p w14:paraId="0C970CB1" w14:textId="77777777" w:rsidR="00036D0E" w:rsidRPr="00036D0E" w:rsidRDefault="00036D0E" w:rsidP="00245317">
            <w:pPr>
              <w:spacing w:after="0" w:line="240" w:lineRule="auto"/>
              <w:jc w:val="center"/>
              <w:rPr>
                <w:ins w:id="7641" w:author="David Dayan" w:date="2021-12-03T17:13:00Z"/>
                <w:rFonts w:ascii="Calibri" w:eastAsia="Times New Roman" w:hAnsi="Calibri" w:cs="Times New Roman"/>
                <w:color w:val="000000"/>
                <w:sz w:val="16"/>
                <w:szCs w:val="16"/>
              </w:rPr>
            </w:pPr>
            <w:ins w:id="764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643" w:author="David Dayan" w:date="2021-12-03T17:18:00Z">
              <w:tcPr>
                <w:tcW w:w="2160" w:type="dxa"/>
                <w:tcBorders>
                  <w:top w:val="nil"/>
                  <w:left w:val="nil"/>
                  <w:bottom w:val="nil"/>
                  <w:right w:val="nil"/>
                </w:tcBorders>
                <w:shd w:val="clear" w:color="auto" w:fill="auto"/>
                <w:noWrap/>
                <w:vAlign w:val="bottom"/>
                <w:hideMark/>
              </w:tcPr>
            </w:tcPrChange>
          </w:tcPr>
          <w:p w14:paraId="19CE8FDC" w14:textId="77777777" w:rsidR="00036D0E" w:rsidRPr="00036D0E" w:rsidRDefault="00036D0E" w:rsidP="00245317">
            <w:pPr>
              <w:spacing w:after="0" w:line="240" w:lineRule="auto"/>
              <w:jc w:val="center"/>
              <w:rPr>
                <w:ins w:id="7644" w:author="David Dayan" w:date="2021-12-03T17:13:00Z"/>
                <w:rFonts w:ascii="Calibri" w:eastAsia="Times New Roman" w:hAnsi="Calibri" w:cs="Times New Roman"/>
                <w:color w:val="000000"/>
                <w:sz w:val="16"/>
                <w:szCs w:val="16"/>
              </w:rPr>
            </w:pPr>
            <w:ins w:id="764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646" w:author="David Dayan" w:date="2021-12-03T17:18:00Z">
              <w:tcPr>
                <w:tcW w:w="2876" w:type="dxa"/>
                <w:gridSpan w:val="2"/>
                <w:tcBorders>
                  <w:top w:val="nil"/>
                  <w:left w:val="nil"/>
                  <w:bottom w:val="nil"/>
                  <w:right w:val="nil"/>
                </w:tcBorders>
                <w:shd w:val="clear" w:color="auto" w:fill="auto"/>
                <w:noWrap/>
                <w:vAlign w:val="bottom"/>
                <w:hideMark/>
              </w:tcPr>
            </w:tcPrChange>
          </w:tcPr>
          <w:p w14:paraId="2471AF2F" w14:textId="77777777" w:rsidR="00036D0E" w:rsidRPr="00036D0E" w:rsidRDefault="00036D0E" w:rsidP="00245317">
            <w:pPr>
              <w:spacing w:after="0" w:line="240" w:lineRule="auto"/>
              <w:jc w:val="center"/>
              <w:rPr>
                <w:ins w:id="7647" w:author="David Dayan" w:date="2021-12-03T17:13:00Z"/>
                <w:rFonts w:ascii="Calibri" w:eastAsia="Times New Roman" w:hAnsi="Calibri" w:cs="Times New Roman"/>
                <w:color w:val="000000"/>
                <w:sz w:val="16"/>
                <w:szCs w:val="16"/>
              </w:rPr>
            </w:pPr>
            <w:ins w:id="764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649" w:author="David Dayan" w:date="2021-12-03T17:18:00Z">
              <w:tcPr>
                <w:tcW w:w="1426" w:type="dxa"/>
                <w:tcBorders>
                  <w:top w:val="nil"/>
                  <w:left w:val="nil"/>
                  <w:bottom w:val="nil"/>
                  <w:right w:val="nil"/>
                </w:tcBorders>
                <w:shd w:val="clear" w:color="auto" w:fill="auto"/>
                <w:noWrap/>
                <w:vAlign w:val="bottom"/>
                <w:hideMark/>
              </w:tcPr>
            </w:tcPrChange>
          </w:tcPr>
          <w:p w14:paraId="385A63C2" w14:textId="77777777" w:rsidR="00036D0E" w:rsidRPr="00036D0E" w:rsidRDefault="00036D0E" w:rsidP="00245317">
            <w:pPr>
              <w:spacing w:after="0" w:line="240" w:lineRule="auto"/>
              <w:jc w:val="center"/>
              <w:rPr>
                <w:ins w:id="7650" w:author="David Dayan" w:date="2021-12-03T17:13:00Z"/>
                <w:rFonts w:ascii="Calibri" w:eastAsia="Times New Roman" w:hAnsi="Calibri" w:cs="Times New Roman"/>
                <w:color w:val="000000"/>
                <w:sz w:val="16"/>
                <w:szCs w:val="16"/>
              </w:rPr>
            </w:pPr>
            <w:ins w:id="7651" w:author="David Dayan" w:date="2021-12-03T17:13:00Z">
              <w:r w:rsidRPr="00036D0E">
                <w:rPr>
                  <w:rFonts w:ascii="Calibri" w:eastAsia="Times New Roman" w:hAnsi="Calibri" w:cs="Times New Roman"/>
                  <w:color w:val="000000"/>
                  <w:sz w:val="16"/>
                  <w:szCs w:val="16"/>
                </w:rPr>
                <w:t>late_homozygote</w:t>
              </w:r>
            </w:ins>
          </w:p>
        </w:tc>
      </w:tr>
      <w:tr w:rsidR="00036D0E" w:rsidRPr="00036D0E" w14:paraId="27E13E3C" w14:textId="77777777" w:rsidTr="00245317">
        <w:trPr>
          <w:cantSplit/>
          <w:trHeight w:val="20"/>
          <w:ins w:id="7652" w:author="David Dayan" w:date="2021-12-03T17:13:00Z"/>
          <w:trPrChange w:id="765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654" w:author="David Dayan" w:date="2021-12-03T17:18:00Z">
              <w:tcPr>
                <w:tcW w:w="1563" w:type="dxa"/>
                <w:tcBorders>
                  <w:top w:val="nil"/>
                  <w:left w:val="nil"/>
                  <w:bottom w:val="nil"/>
                  <w:right w:val="nil"/>
                </w:tcBorders>
                <w:shd w:val="clear" w:color="auto" w:fill="auto"/>
                <w:noWrap/>
                <w:vAlign w:val="bottom"/>
                <w:hideMark/>
              </w:tcPr>
            </w:tcPrChange>
          </w:tcPr>
          <w:p w14:paraId="08FD3104" w14:textId="77777777" w:rsidR="00036D0E" w:rsidRPr="00036D0E" w:rsidRDefault="00036D0E" w:rsidP="00245317">
            <w:pPr>
              <w:spacing w:after="0" w:line="240" w:lineRule="auto"/>
              <w:jc w:val="center"/>
              <w:rPr>
                <w:ins w:id="7655" w:author="David Dayan" w:date="2021-12-03T17:13:00Z"/>
                <w:rFonts w:ascii="Calibri" w:eastAsia="Times New Roman" w:hAnsi="Calibri" w:cs="Times New Roman"/>
                <w:color w:val="000000"/>
                <w:sz w:val="16"/>
                <w:szCs w:val="16"/>
              </w:rPr>
            </w:pPr>
            <w:ins w:id="7656" w:author="David Dayan" w:date="2021-12-03T17:13:00Z">
              <w:r w:rsidRPr="00036D0E">
                <w:rPr>
                  <w:rFonts w:ascii="Calibri" w:eastAsia="Times New Roman" w:hAnsi="Calibri" w:cs="Times New Roman"/>
                  <w:color w:val="000000"/>
                  <w:sz w:val="16"/>
                  <w:szCs w:val="16"/>
                </w:rPr>
                <w:t>OtsAC20ROGR_0207</w:t>
              </w:r>
            </w:ins>
          </w:p>
        </w:tc>
        <w:tc>
          <w:tcPr>
            <w:tcW w:w="746" w:type="dxa"/>
            <w:tcBorders>
              <w:top w:val="nil"/>
              <w:left w:val="nil"/>
              <w:bottom w:val="nil"/>
              <w:right w:val="nil"/>
            </w:tcBorders>
            <w:shd w:val="clear" w:color="auto" w:fill="auto"/>
            <w:noWrap/>
            <w:vAlign w:val="bottom"/>
            <w:hideMark/>
            <w:tcPrChange w:id="7657" w:author="David Dayan" w:date="2021-12-03T17:18:00Z">
              <w:tcPr>
                <w:tcW w:w="746" w:type="dxa"/>
                <w:tcBorders>
                  <w:top w:val="nil"/>
                  <w:left w:val="nil"/>
                  <w:bottom w:val="nil"/>
                  <w:right w:val="nil"/>
                </w:tcBorders>
                <w:shd w:val="clear" w:color="auto" w:fill="auto"/>
                <w:noWrap/>
                <w:vAlign w:val="bottom"/>
                <w:hideMark/>
              </w:tcPr>
            </w:tcPrChange>
          </w:tcPr>
          <w:p w14:paraId="744E1CA0" w14:textId="77777777" w:rsidR="00036D0E" w:rsidRPr="00036D0E" w:rsidRDefault="00036D0E" w:rsidP="00245317">
            <w:pPr>
              <w:spacing w:after="0" w:line="240" w:lineRule="auto"/>
              <w:jc w:val="center"/>
              <w:rPr>
                <w:ins w:id="7658" w:author="David Dayan" w:date="2021-12-03T17:13:00Z"/>
                <w:rFonts w:ascii="Calibri" w:eastAsia="Times New Roman" w:hAnsi="Calibri" w:cs="Times New Roman"/>
                <w:color w:val="000000"/>
                <w:sz w:val="16"/>
                <w:szCs w:val="16"/>
              </w:rPr>
            </w:pPr>
            <w:ins w:id="7659" w:author="David Dayan" w:date="2021-12-03T17:13:00Z">
              <w:r w:rsidRPr="00036D0E">
                <w:rPr>
                  <w:rFonts w:ascii="Calibri" w:eastAsia="Times New Roman" w:hAnsi="Calibri" w:cs="Times New Roman"/>
                  <w:color w:val="000000"/>
                  <w:sz w:val="16"/>
                  <w:szCs w:val="16"/>
                </w:rPr>
                <w:t>9/23/20</w:t>
              </w:r>
            </w:ins>
          </w:p>
        </w:tc>
        <w:tc>
          <w:tcPr>
            <w:tcW w:w="599" w:type="dxa"/>
            <w:tcBorders>
              <w:top w:val="nil"/>
              <w:left w:val="nil"/>
              <w:bottom w:val="nil"/>
              <w:right w:val="nil"/>
            </w:tcBorders>
            <w:shd w:val="clear" w:color="auto" w:fill="auto"/>
            <w:noWrap/>
            <w:vAlign w:val="bottom"/>
            <w:hideMark/>
            <w:tcPrChange w:id="7660" w:author="David Dayan" w:date="2021-12-03T17:18:00Z">
              <w:tcPr>
                <w:tcW w:w="599" w:type="dxa"/>
                <w:tcBorders>
                  <w:top w:val="nil"/>
                  <w:left w:val="nil"/>
                  <w:bottom w:val="nil"/>
                  <w:right w:val="nil"/>
                </w:tcBorders>
                <w:shd w:val="clear" w:color="auto" w:fill="auto"/>
                <w:noWrap/>
                <w:vAlign w:val="bottom"/>
                <w:hideMark/>
              </w:tcPr>
            </w:tcPrChange>
          </w:tcPr>
          <w:p w14:paraId="73AD0C79" w14:textId="77777777" w:rsidR="00036D0E" w:rsidRPr="00036D0E" w:rsidRDefault="00036D0E" w:rsidP="00245317">
            <w:pPr>
              <w:spacing w:after="0" w:line="240" w:lineRule="auto"/>
              <w:jc w:val="center"/>
              <w:rPr>
                <w:ins w:id="7661" w:author="David Dayan" w:date="2021-12-03T17:13:00Z"/>
                <w:rFonts w:ascii="Calibri" w:eastAsia="Times New Roman" w:hAnsi="Calibri" w:cs="Times New Roman"/>
                <w:color w:val="000000"/>
                <w:sz w:val="16"/>
                <w:szCs w:val="16"/>
              </w:rPr>
            </w:pPr>
            <w:ins w:id="7662" w:author="David Dayan" w:date="2021-12-03T17:13:00Z">
              <w:r w:rsidRPr="00036D0E">
                <w:rPr>
                  <w:rFonts w:ascii="Calibri" w:eastAsia="Times New Roman" w:hAnsi="Calibri" w:cs="Times New Roman"/>
                  <w:color w:val="000000"/>
                  <w:sz w:val="16"/>
                  <w:szCs w:val="16"/>
                </w:rPr>
                <w:t>267</w:t>
              </w:r>
            </w:ins>
          </w:p>
        </w:tc>
        <w:tc>
          <w:tcPr>
            <w:tcW w:w="1142" w:type="dxa"/>
            <w:tcBorders>
              <w:top w:val="nil"/>
              <w:left w:val="nil"/>
              <w:bottom w:val="nil"/>
              <w:right w:val="nil"/>
            </w:tcBorders>
            <w:shd w:val="clear" w:color="auto" w:fill="auto"/>
            <w:noWrap/>
            <w:vAlign w:val="bottom"/>
            <w:hideMark/>
            <w:tcPrChange w:id="7663" w:author="David Dayan" w:date="2021-12-03T17:18:00Z">
              <w:tcPr>
                <w:tcW w:w="1142" w:type="dxa"/>
                <w:tcBorders>
                  <w:top w:val="nil"/>
                  <w:left w:val="nil"/>
                  <w:bottom w:val="nil"/>
                  <w:right w:val="nil"/>
                </w:tcBorders>
                <w:shd w:val="clear" w:color="auto" w:fill="auto"/>
                <w:noWrap/>
                <w:vAlign w:val="bottom"/>
                <w:hideMark/>
              </w:tcPr>
            </w:tcPrChange>
          </w:tcPr>
          <w:p w14:paraId="50C482F4" w14:textId="77777777" w:rsidR="00036D0E" w:rsidRPr="00036D0E" w:rsidRDefault="00036D0E" w:rsidP="00245317">
            <w:pPr>
              <w:spacing w:after="0" w:line="240" w:lineRule="auto"/>
              <w:jc w:val="center"/>
              <w:rPr>
                <w:ins w:id="7664" w:author="David Dayan" w:date="2021-12-03T17:13:00Z"/>
                <w:rFonts w:ascii="Calibri" w:eastAsia="Times New Roman" w:hAnsi="Calibri" w:cs="Times New Roman"/>
                <w:color w:val="000000"/>
                <w:sz w:val="16"/>
                <w:szCs w:val="16"/>
              </w:rPr>
            </w:pPr>
            <w:ins w:id="766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666" w:author="David Dayan" w:date="2021-12-03T17:18:00Z">
              <w:tcPr>
                <w:tcW w:w="1440" w:type="dxa"/>
                <w:tcBorders>
                  <w:top w:val="nil"/>
                  <w:left w:val="nil"/>
                  <w:bottom w:val="nil"/>
                  <w:right w:val="nil"/>
                </w:tcBorders>
                <w:shd w:val="clear" w:color="auto" w:fill="auto"/>
                <w:noWrap/>
                <w:vAlign w:val="bottom"/>
                <w:hideMark/>
              </w:tcPr>
            </w:tcPrChange>
          </w:tcPr>
          <w:p w14:paraId="1DE0B45E" w14:textId="77777777" w:rsidR="00036D0E" w:rsidRPr="00036D0E" w:rsidRDefault="00036D0E" w:rsidP="00245317">
            <w:pPr>
              <w:spacing w:after="0" w:line="240" w:lineRule="auto"/>
              <w:jc w:val="center"/>
              <w:rPr>
                <w:ins w:id="7667" w:author="David Dayan" w:date="2021-12-03T17:13:00Z"/>
                <w:rFonts w:ascii="Calibri" w:eastAsia="Times New Roman" w:hAnsi="Calibri" w:cs="Times New Roman"/>
                <w:color w:val="000000"/>
                <w:sz w:val="16"/>
                <w:szCs w:val="16"/>
              </w:rPr>
            </w:pPr>
            <w:ins w:id="766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669" w:author="David Dayan" w:date="2021-12-03T17:18:00Z">
              <w:tcPr>
                <w:tcW w:w="1530" w:type="dxa"/>
                <w:tcBorders>
                  <w:top w:val="nil"/>
                  <w:left w:val="nil"/>
                  <w:bottom w:val="nil"/>
                  <w:right w:val="nil"/>
                </w:tcBorders>
                <w:shd w:val="clear" w:color="auto" w:fill="auto"/>
                <w:noWrap/>
                <w:vAlign w:val="bottom"/>
                <w:hideMark/>
              </w:tcPr>
            </w:tcPrChange>
          </w:tcPr>
          <w:p w14:paraId="507438F0" w14:textId="77777777" w:rsidR="00036D0E" w:rsidRPr="00036D0E" w:rsidRDefault="00036D0E" w:rsidP="00245317">
            <w:pPr>
              <w:spacing w:after="0" w:line="240" w:lineRule="auto"/>
              <w:jc w:val="center"/>
              <w:rPr>
                <w:ins w:id="7670" w:author="David Dayan" w:date="2021-12-03T17:13:00Z"/>
                <w:rFonts w:ascii="Calibri" w:eastAsia="Times New Roman" w:hAnsi="Calibri" w:cs="Times New Roman"/>
                <w:color w:val="000000"/>
                <w:sz w:val="16"/>
                <w:szCs w:val="16"/>
              </w:rPr>
            </w:pPr>
            <w:ins w:id="767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672" w:author="David Dayan" w:date="2021-12-03T17:18:00Z">
              <w:tcPr>
                <w:tcW w:w="898" w:type="dxa"/>
                <w:tcBorders>
                  <w:top w:val="nil"/>
                  <w:left w:val="nil"/>
                  <w:bottom w:val="nil"/>
                  <w:right w:val="nil"/>
                </w:tcBorders>
                <w:shd w:val="clear" w:color="auto" w:fill="auto"/>
                <w:noWrap/>
                <w:vAlign w:val="bottom"/>
                <w:hideMark/>
              </w:tcPr>
            </w:tcPrChange>
          </w:tcPr>
          <w:p w14:paraId="15B93146" w14:textId="77777777" w:rsidR="00036D0E" w:rsidRPr="00036D0E" w:rsidRDefault="00036D0E" w:rsidP="00245317">
            <w:pPr>
              <w:spacing w:after="0" w:line="240" w:lineRule="auto"/>
              <w:jc w:val="center"/>
              <w:rPr>
                <w:ins w:id="7673" w:author="David Dayan" w:date="2021-12-03T17:13:00Z"/>
                <w:rFonts w:ascii="Calibri" w:eastAsia="Times New Roman" w:hAnsi="Calibri" w:cs="Times New Roman"/>
                <w:color w:val="000000"/>
                <w:sz w:val="16"/>
                <w:szCs w:val="16"/>
              </w:rPr>
            </w:pPr>
            <w:ins w:id="767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675" w:author="David Dayan" w:date="2021-12-03T17:18:00Z">
              <w:tcPr>
                <w:tcW w:w="902" w:type="dxa"/>
                <w:tcBorders>
                  <w:top w:val="nil"/>
                  <w:left w:val="nil"/>
                  <w:bottom w:val="nil"/>
                  <w:right w:val="nil"/>
                </w:tcBorders>
                <w:shd w:val="clear" w:color="auto" w:fill="auto"/>
                <w:noWrap/>
                <w:vAlign w:val="bottom"/>
                <w:hideMark/>
              </w:tcPr>
            </w:tcPrChange>
          </w:tcPr>
          <w:p w14:paraId="7CA3F4FC" w14:textId="77777777" w:rsidR="00036D0E" w:rsidRPr="00036D0E" w:rsidRDefault="00036D0E" w:rsidP="00245317">
            <w:pPr>
              <w:spacing w:after="0" w:line="240" w:lineRule="auto"/>
              <w:jc w:val="center"/>
              <w:rPr>
                <w:ins w:id="7676" w:author="David Dayan" w:date="2021-12-03T17:13:00Z"/>
                <w:rFonts w:ascii="Calibri" w:eastAsia="Times New Roman" w:hAnsi="Calibri" w:cs="Times New Roman"/>
                <w:color w:val="000000"/>
                <w:sz w:val="16"/>
                <w:szCs w:val="16"/>
              </w:rPr>
            </w:pPr>
            <w:ins w:id="767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678" w:author="David Dayan" w:date="2021-12-03T17:18:00Z">
              <w:tcPr>
                <w:tcW w:w="2160" w:type="dxa"/>
                <w:tcBorders>
                  <w:top w:val="nil"/>
                  <w:left w:val="nil"/>
                  <w:bottom w:val="nil"/>
                  <w:right w:val="nil"/>
                </w:tcBorders>
                <w:shd w:val="clear" w:color="auto" w:fill="auto"/>
                <w:noWrap/>
                <w:vAlign w:val="bottom"/>
                <w:hideMark/>
              </w:tcPr>
            </w:tcPrChange>
          </w:tcPr>
          <w:p w14:paraId="38FA6E58" w14:textId="77777777" w:rsidR="00036D0E" w:rsidRPr="00036D0E" w:rsidRDefault="00036D0E" w:rsidP="00245317">
            <w:pPr>
              <w:spacing w:after="0" w:line="240" w:lineRule="auto"/>
              <w:jc w:val="center"/>
              <w:rPr>
                <w:ins w:id="7679" w:author="David Dayan" w:date="2021-12-03T17:13:00Z"/>
                <w:rFonts w:ascii="Calibri" w:eastAsia="Times New Roman" w:hAnsi="Calibri" w:cs="Times New Roman"/>
                <w:color w:val="000000"/>
                <w:sz w:val="16"/>
                <w:szCs w:val="16"/>
              </w:rPr>
            </w:pPr>
            <w:ins w:id="768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681" w:author="David Dayan" w:date="2021-12-03T17:18:00Z">
              <w:tcPr>
                <w:tcW w:w="2876" w:type="dxa"/>
                <w:gridSpan w:val="2"/>
                <w:tcBorders>
                  <w:top w:val="nil"/>
                  <w:left w:val="nil"/>
                  <w:bottom w:val="nil"/>
                  <w:right w:val="nil"/>
                </w:tcBorders>
                <w:shd w:val="clear" w:color="auto" w:fill="auto"/>
                <w:noWrap/>
                <w:vAlign w:val="bottom"/>
                <w:hideMark/>
              </w:tcPr>
            </w:tcPrChange>
          </w:tcPr>
          <w:p w14:paraId="7A67F71D" w14:textId="77777777" w:rsidR="00036D0E" w:rsidRPr="00036D0E" w:rsidRDefault="00036D0E" w:rsidP="00245317">
            <w:pPr>
              <w:spacing w:after="0" w:line="240" w:lineRule="auto"/>
              <w:jc w:val="center"/>
              <w:rPr>
                <w:ins w:id="7682" w:author="David Dayan" w:date="2021-12-03T17:13:00Z"/>
                <w:rFonts w:ascii="Calibri" w:eastAsia="Times New Roman" w:hAnsi="Calibri" w:cs="Times New Roman"/>
                <w:color w:val="000000"/>
                <w:sz w:val="16"/>
                <w:szCs w:val="16"/>
              </w:rPr>
            </w:pPr>
            <w:ins w:id="768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684" w:author="David Dayan" w:date="2021-12-03T17:18:00Z">
              <w:tcPr>
                <w:tcW w:w="1426" w:type="dxa"/>
                <w:tcBorders>
                  <w:top w:val="nil"/>
                  <w:left w:val="nil"/>
                  <w:bottom w:val="nil"/>
                  <w:right w:val="nil"/>
                </w:tcBorders>
                <w:shd w:val="clear" w:color="auto" w:fill="auto"/>
                <w:noWrap/>
                <w:vAlign w:val="bottom"/>
                <w:hideMark/>
              </w:tcPr>
            </w:tcPrChange>
          </w:tcPr>
          <w:p w14:paraId="018008E1" w14:textId="77777777" w:rsidR="00036D0E" w:rsidRPr="00036D0E" w:rsidRDefault="00036D0E" w:rsidP="00245317">
            <w:pPr>
              <w:spacing w:after="0" w:line="240" w:lineRule="auto"/>
              <w:jc w:val="center"/>
              <w:rPr>
                <w:ins w:id="7685" w:author="David Dayan" w:date="2021-12-03T17:13:00Z"/>
                <w:rFonts w:ascii="Calibri" w:eastAsia="Times New Roman" w:hAnsi="Calibri" w:cs="Times New Roman"/>
                <w:color w:val="000000"/>
                <w:sz w:val="16"/>
                <w:szCs w:val="16"/>
              </w:rPr>
            </w:pPr>
            <w:ins w:id="7686" w:author="David Dayan" w:date="2021-12-03T17:13:00Z">
              <w:r w:rsidRPr="00036D0E">
                <w:rPr>
                  <w:rFonts w:ascii="Calibri" w:eastAsia="Times New Roman" w:hAnsi="Calibri" w:cs="Times New Roman"/>
                  <w:color w:val="000000"/>
                  <w:sz w:val="16"/>
                  <w:szCs w:val="16"/>
                </w:rPr>
                <w:t>late_homozygote</w:t>
              </w:r>
            </w:ins>
          </w:p>
        </w:tc>
      </w:tr>
      <w:tr w:rsidR="00036D0E" w:rsidRPr="00036D0E" w14:paraId="66F3F913" w14:textId="77777777" w:rsidTr="00245317">
        <w:trPr>
          <w:cantSplit/>
          <w:trHeight w:val="20"/>
          <w:ins w:id="7687" w:author="David Dayan" w:date="2021-12-03T17:13:00Z"/>
          <w:trPrChange w:id="768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689" w:author="David Dayan" w:date="2021-12-03T17:18:00Z">
              <w:tcPr>
                <w:tcW w:w="1563" w:type="dxa"/>
                <w:tcBorders>
                  <w:top w:val="nil"/>
                  <w:left w:val="nil"/>
                  <w:bottom w:val="nil"/>
                  <w:right w:val="nil"/>
                </w:tcBorders>
                <w:shd w:val="clear" w:color="auto" w:fill="auto"/>
                <w:noWrap/>
                <w:vAlign w:val="bottom"/>
                <w:hideMark/>
              </w:tcPr>
            </w:tcPrChange>
          </w:tcPr>
          <w:p w14:paraId="071D5ADE" w14:textId="77777777" w:rsidR="00036D0E" w:rsidRPr="00036D0E" w:rsidRDefault="00036D0E" w:rsidP="00245317">
            <w:pPr>
              <w:spacing w:after="0" w:line="240" w:lineRule="auto"/>
              <w:jc w:val="center"/>
              <w:rPr>
                <w:ins w:id="7690" w:author="David Dayan" w:date="2021-12-03T17:13:00Z"/>
                <w:rFonts w:ascii="Calibri" w:eastAsia="Times New Roman" w:hAnsi="Calibri" w:cs="Times New Roman"/>
                <w:color w:val="000000"/>
                <w:sz w:val="16"/>
                <w:szCs w:val="16"/>
              </w:rPr>
            </w:pPr>
            <w:ins w:id="7691" w:author="David Dayan" w:date="2021-12-03T17:13:00Z">
              <w:r w:rsidRPr="00036D0E">
                <w:rPr>
                  <w:rFonts w:ascii="Calibri" w:eastAsia="Times New Roman" w:hAnsi="Calibri" w:cs="Times New Roman"/>
                  <w:color w:val="000000"/>
                  <w:sz w:val="16"/>
                  <w:szCs w:val="16"/>
                </w:rPr>
                <w:t>OtsAC20ROGR_0208</w:t>
              </w:r>
            </w:ins>
          </w:p>
        </w:tc>
        <w:tc>
          <w:tcPr>
            <w:tcW w:w="746" w:type="dxa"/>
            <w:tcBorders>
              <w:top w:val="nil"/>
              <w:left w:val="nil"/>
              <w:bottom w:val="nil"/>
              <w:right w:val="nil"/>
            </w:tcBorders>
            <w:shd w:val="clear" w:color="auto" w:fill="auto"/>
            <w:noWrap/>
            <w:vAlign w:val="bottom"/>
            <w:hideMark/>
            <w:tcPrChange w:id="7692" w:author="David Dayan" w:date="2021-12-03T17:18:00Z">
              <w:tcPr>
                <w:tcW w:w="746" w:type="dxa"/>
                <w:tcBorders>
                  <w:top w:val="nil"/>
                  <w:left w:val="nil"/>
                  <w:bottom w:val="nil"/>
                  <w:right w:val="nil"/>
                </w:tcBorders>
                <w:shd w:val="clear" w:color="auto" w:fill="auto"/>
                <w:noWrap/>
                <w:vAlign w:val="bottom"/>
                <w:hideMark/>
              </w:tcPr>
            </w:tcPrChange>
          </w:tcPr>
          <w:p w14:paraId="0C33B82D" w14:textId="77777777" w:rsidR="00036D0E" w:rsidRPr="00036D0E" w:rsidRDefault="00036D0E" w:rsidP="00245317">
            <w:pPr>
              <w:spacing w:after="0" w:line="240" w:lineRule="auto"/>
              <w:jc w:val="center"/>
              <w:rPr>
                <w:ins w:id="7693" w:author="David Dayan" w:date="2021-12-03T17:13:00Z"/>
                <w:rFonts w:ascii="Calibri" w:eastAsia="Times New Roman" w:hAnsi="Calibri" w:cs="Times New Roman"/>
                <w:color w:val="000000"/>
                <w:sz w:val="16"/>
                <w:szCs w:val="16"/>
              </w:rPr>
            </w:pPr>
            <w:ins w:id="7694" w:author="David Dayan" w:date="2021-12-03T17:13:00Z">
              <w:r w:rsidRPr="00036D0E">
                <w:rPr>
                  <w:rFonts w:ascii="Calibri" w:eastAsia="Times New Roman" w:hAnsi="Calibri" w:cs="Times New Roman"/>
                  <w:color w:val="000000"/>
                  <w:sz w:val="16"/>
                  <w:szCs w:val="16"/>
                </w:rPr>
                <w:t>9/23/20</w:t>
              </w:r>
            </w:ins>
          </w:p>
        </w:tc>
        <w:tc>
          <w:tcPr>
            <w:tcW w:w="599" w:type="dxa"/>
            <w:tcBorders>
              <w:top w:val="nil"/>
              <w:left w:val="nil"/>
              <w:bottom w:val="nil"/>
              <w:right w:val="nil"/>
            </w:tcBorders>
            <w:shd w:val="clear" w:color="auto" w:fill="auto"/>
            <w:noWrap/>
            <w:vAlign w:val="bottom"/>
            <w:hideMark/>
            <w:tcPrChange w:id="7695" w:author="David Dayan" w:date="2021-12-03T17:18:00Z">
              <w:tcPr>
                <w:tcW w:w="599" w:type="dxa"/>
                <w:tcBorders>
                  <w:top w:val="nil"/>
                  <w:left w:val="nil"/>
                  <w:bottom w:val="nil"/>
                  <w:right w:val="nil"/>
                </w:tcBorders>
                <w:shd w:val="clear" w:color="auto" w:fill="auto"/>
                <w:noWrap/>
                <w:vAlign w:val="bottom"/>
                <w:hideMark/>
              </w:tcPr>
            </w:tcPrChange>
          </w:tcPr>
          <w:p w14:paraId="372D570D" w14:textId="77777777" w:rsidR="00036D0E" w:rsidRPr="00036D0E" w:rsidRDefault="00036D0E" w:rsidP="00245317">
            <w:pPr>
              <w:spacing w:after="0" w:line="240" w:lineRule="auto"/>
              <w:jc w:val="center"/>
              <w:rPr>
                <w:ins w:id="7696" w:author="David Dayan" w:date="2021-12-03T17:13:00Z"/>
                <w:rFonts w:ascii="Calibri" w:eastAsia="Times New Roman" w:hAnsi="Calibri" w:cs="Times New Roman"/>
                <w:color w:val="000000"/>
                <w:sz w:val="16"/>
                <w:szCs w:val="16"/>
              </w:rPr>
            </w:pPr>
            <w:ins w:id="7697" w:author="David Dayan" w:date="2021-12-03T17:13:00Z">
              <w:r w:rsidRPr="00036D0E">
                <w:rPr>
                  <w:rFonts w:ascii="Calibri" w:eastAsia="Times New Roman" w:hAnsi="Calibri" w:cs="Times New Roman"/>
                  <w:color w:val="000000"/>
                  <w:sz w:val="16"/>
                  <w:szCs w:val="16"/>
                </w:rPr>
                <w:t>267</w:t>
              </w:r>
            </w:ins>
          </w:p>
        </w:tc>
        <w:tc>
          <w:tcPr>
            <w:tcW w:w="1142" w:type="dxa"/>
            <w:tcBorders>
              <w:top w:val="nil"/>
              <w:left w:val="nil"/>
              <w:bottom w:val="nil"/>
              <w:right w:val="nil"/>
            </w:tcBorders>
            <w:shd w:val="clear" w:color="auto" w:fill="auto"/>
            <w:noWrap/>
            <w:vAlign w:val="bottom"/>
            <w:hideMark/>
            <w:tcPrChange w:id="7698" w:author="David Dayan" w:date="2021-12-03T17:18:00Z">
              <w:tcPr>
                <w:tcW w:w="1142" w:type="dxa"/>
                <w:tcBorders>
                  <w:top w:val="nil"/>
                  <w:left w:val="nil"/>
                  <w:bottom w:val="nil"/>
                  <w:right w:val="nil"/>
                </w:tcBorders>
                <w:shd w:val="clear" w:color="auto" w:fill="auto"/>
                <w:noWrap/>
                <w:vAlign w:val="bottom"/>
                <w:hideMark/>
              </w:tcPr>
            </w:tcPrChange>
          </w:tcPr>
          <w:p w14:paraId="61714E7F" w14:textId="77777777" w:rsidR="00036D0E" w:rsidRPr="00036D0E" w:rsidRDefault="00036D0E" w:rsidP="00245317">
            <w:pPr>
              <w:spacing w:after="0" w:line="240" w:lineRule="auto"/>
              <w:jc w:val="center"/>
              <w:rPr>
                <w:ins w:id="7699" w:author="David Dayan" w:date="2021-12-03T17:13:00Z"/>
                <w:rFonts w:ascii="Calibri" w:eastAsia="Times New Roman" w:hAnsi="Calibri" w:cs="Times New Roman"/>
                <w:color w:val="000000"/>
                <w:sz w:val="16"/>
                <w:szCs w:val="16"/>
              </w:rPr>
            </w:pPr>
            <w:ins w:id="770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701" w:author="David Dayan" w:date="2021-12-03T17:18:00Z">
              <w:tcPr>
                <w:tcW w:w="1440" w:type="dxa"/>
                <w:tcBorders>
                  <w:top w:val="nil"/>
                  <w:left w:val="nil"/>
                  <w:bottom w:val="nil"/>
                  <w:right w:val="nil"/>
                </w:tcBorders>
                <w:shd w:val="clear" w:color="auto" w:fill="auto"/>
                <w:noWrap/>
                <w:vAlign w:val="bottom"/>
                <w:hideMark/>
              </w:tcPr>
            </w:tcPrChange>
          </w:tcPr>
          <w:p w14:paraId="52DD4C48" w14:textId="77777777" w:rsidR="00036D0E" w:rsidRPr="00036D0E" w:rsidRDefault="00036D0E" w:rsidP="00245317">
            <w:pPr>
              <w:spacing w:after="0" w:line="240" w:lineRule="auto"/>
              <w:jc w:val="center"/>
              <w:rPr>
                <w:ins w:id="7702" w:author="David Dayan" w:date="2021-12-03T17:13:00Z"/>
                <w:rFonts w:ascii="Calibri" w:eastAsia="Times New Roman" w:hAnsi="Calibri" w:cs="Times New Roman"/>
                <w:color w:val="000000"/>
                <w:sz w:val="16"/>
                <w:szCs w:val="16"/>
              </w:rPr>
            </w:pPr>
            <w:ins w:id="770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704" w:author="David Dayan" w:date="2021-12-03T17:18:00Z">
              <w:tcPr>
                <w:tcW w:w="1530" w:type="dxa"/>
                <w:tcBorders>
                  <w:top w:val="nil"/>
                  <w:left w:val="nil"/>
                  <w:bottom w:val="nil"/>
                  <w:right w:val="nil"/>
                </w:tcBorders>
                <w:shd w:val="clear" w:color="auto" w:fill="auto"/>
                <w:noWrap/>
                <w:vAlign w:val="bottom"/>
                <w:hideMark/>
              </w:tcPr>
            </w:tcPrChange>
          </w:tcPr>
          <w:p w14:paraId="0EC44073" w14:textId="77777777" w:rsidR="00036D0E" w:rsidRPr="00036D0E" w:rsidRDefault="00036D0E" w:rsidP="00245317">
            <w:pPr>
              <w:spacing w:after="0" w:line="240" w:lineRule="auto"/>
              <w:jc w:val="center"/>
              <w:rPr>
                <w:ins w:id="7705" w:author="David Dayan" w:date="2021-12-03T17:13:00Z"/>
                <w:rFonts w:ascii="Calibri" w:eastAsia="Times New Roman" w:hAnsi="Calibri" w:cs="Times New Roman"/>
                <w:color w:val="000000"/>
                <w:sz w:val="16"/>
                <w:szCs w:val="16"/>
              </w:rPr>
            </w:pPr>
            <w:ins w:id="770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707" w:author="David Dayan" w:date="2021-12-03T17:18:00Z">
              <w:tcPr>
                <w:tcW w:w="898" w:type="dxa"/>
                <w:tcBorders>
                  <w:top w:val="nil"/>
                  <w:left w:val="nil"/>
                  <w:bottom w:val="nil"/>
                  <w:right w:val="nil"/>
                </w:tcBorders>
                <w:shd w:val="clear" w:color="auto" w:fill="auto"/>
                <w:noWrap/>
                <w:vAlign w:val="bottom"/>
                <w:hideMark/>
              </w:tcPr>
            </w:tcPrChange>
          </w:tcPr>
          <w:p w14:paraId="19E92A89" w14:textId="77777777" w:rsidR="00036D0E" w:rsidRPr="00036D0E" w:rsidRDefault="00036D0E" w:rsidP="00245317">
            <w:pPr>
              <w:spacing w:after="0" w:line="240" w:lineRule="auto"/>
              <w:jc w:val="center"/>
              <w:rPr>
                <w:ins w:id="7708" w:author="David Dayan" w:date="2021-12-03T17:13:00Z"/>
                <w:rFonts w:ascii="Calibri" w:eastAsia="Times New Roman" w:hAnsi="Calibri" w:cs="Times New Roman"/>
                <w:color w:val="000000"/>
                <w:sz w:val="16"/>
                <w:szCs w:val="16"/>
              </w:rPr>
            </w:pPr>
            <w:ins w:id="770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710" w:author="David Dayan" w:date="2021-12-03T17:18:00Z">
              <w:tcPr>
                <w:tcW w:w="902" w:type="dxa"/>
                <w:tcBorders>
                  <w:top w:val="nil"/>
                  <w:left w:val="nil"/>
                  <w:bottom w:val="nil"/>
                  <w:right w:val="nil"/>
                </w:tcBorders>
                <w:shd w:val="clear" w:color="auto" w:fill="auto"/>
                <w:noWrap/>
                <w:vAlign w:val="bottom"/>
                <w:hideMark/>
              </w:tcPr>
            </w:tcPrChange>
          </w:tcPr>
          <w:p w14:paraId="21118A6F" w14:textId="77777777" w:rsidR="00036D0E" w:rsidRPr="00036D0E" w:rsidRDefault="00036D0E" w:rsidP="00245317">
            <w:pPr>
              <w:spacing w:after="0" w:line="240" w:lineRule="auto"/>
              <w:jc w:val="center"/>
              <w:rPr>
                <w:ins w:id="7711" w:author="David Dayan" w:date="2021-12-03T17:13:00Z"/>
                <w:rFonts w:ascii="Calibri" w:eastAsia="Times New Roman" w:hAnsi="Calibri" w:cs="Times New Roman"/>
                <w:color w:val="000000"/>
                <w:sz w:val="16"/>
                <w:szCs w:val="16"/>
              </w:rPr>
            </w:pPr>
            <w:ins w:id="771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713" w:author="David Dayan" w:date="2021-12-03T17:18:00Z">
              <w:tcPr>
                <w:tcW w:w="2160" w:type="dxa"/>
                <w:tcBorders>
                  <w:top w:val="nil"/>
                  <w:left w:val="nil"/>
                  <w:bottom w:val="nil"/>
                  <w:right w:val="nil"/>
                </w:tcBorders>
                <w:shd w:val="clear" w:color="auto" w:fill="auto"/>
                <w:noWrap/>
                <w:vAlign w:val="bottom"/>
                <w:hideMark/>
              </w:tcPr>
            </w:tcPrChange>
          </w:tcPr>
          <w:p w14:paraId="38F894CC" w14:textId="77777777" w:rsidR="00036D0E" w:rsidRPr="00036D0E" w:rsidRDefault="00036D0E" w:rsidP="00245317">
            <w:pPr>
              <w:spacing w:after="0" w:line="240" w:lineRule="auto"/>
              <w:jc w:val="center"/>
              <w:rPr>
                <w:ins w:id="7714" w:author="David Dayan" w:date="2021-12-03T17:13:00Z"/>
                <w:rFonts w:ascii="Calibri" w:eastAsia="Times New Roman" w:hAnsi="Calibri" w:cs="Times New Roman"/>
                <w:color w:val="000000"/>
                <w:sz w:val="16"/>
                <w:szCs w:val="16"/>
              </w:rPr>
            </w:pPr>
            <w:ins w:id="771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716" w:author="David Dayan" w:date="2021-12-03T17:18:00Z">
              <w:tcPr>
                <w:tcW w:w="2876" w:type="dxa"/>
                <w:gridSpan w:val="2"/>
                <w:tcBorders>
                  <w:top w:val="nil"/>
                  <w:left w:val="nil"/>
                  <w:bottom w:val="nil"/>
                  <w:right w:val="nil"/>
                </w:tcBorders>
                <w:shd w:val="clear" w:color="auto" w:fill="auto"/>
                <w:noWrap/>
                <w:vAlign w:val="bottom"/>
                <w:hideMark/>
              </w:tcPr>
            </w:tcPrChange>
          </w:tcPr>
          <w:p w14:paraId="33713319" w14:textId="77777777" w:rsidR="00036D0E" w:rsidRPr="00036D0E" w:rsidRDefault="00036D0E" w:rsidP="00245317">
            <w:pPr>
              <w:spacing w:after="0" w:line="240" w:lineRule="auto"/>
              <w:jc w:val="center"/>
              <w:rPr>
                <w:ins w:id="7717" w:author="David Dayan" w:date="2021-12-03T17:13:00Z"/>
                <w:rFonts w:ascii="Calibri" w:eastAsia="Times New Roman" w:hAnsi="Calibri" w:cs="Times New Roman"/>
                <w:color w:val="000000"/>
                <w:sz w:val="16"/>
                <w:szCs w:val="16"/>
              </w:rPr>
            </w:pPr>
            <w:ins w:id="771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719" w:author="David Dayan" w:date="2021-12-03T17:18:00Z">
              <w:tcPr>
                <w:tcW w:w="1426" w:type="dxa"/>
                <w:tcBorders>
                  <w:top w:val="nil"/>
                  <w:left w:val="nil"/>
                  <w:bottom w:val="nil"/>
                  <w:right w:val="nil"/>
                </w:tcBorders>
                <w:shd w:val="clear" w:color="auto" w:fill="auto"/>
                <w:noWrap/>
                <w:vAlign w:val="bottom"/>
                <w:hideMark/>
              </w:tcPr>
            </w:tcPrChange>
          </w:tcPr>
          <w:p w14:paraId="18C20985" w14:textId="77777777" w:rsidR="00036D0E" w:rsidRPr="00036D0E" w:rsidRDefault="00036D0E" w:rsidP="00245317">
            <w:pPr>
              <w:spacing w:after="0" w:line="240" w:lineRule="auto"/>
              <w:jc w:val="center"/>
              <w:rPr>
                <w:ins w:id="7720" w:author="David Dayan" w:date="2021-12-03T17:13:00Z"/>
                <w:rFonts w:ascii="Calibri" w:eastAsia="Times New Roman" w:hAnsi="Calibri" w:cs="Times New Roman"/>
                <w:color w:val="000000"/>
                <w:sz w:val="16"/>
                <w:szCs w:val="16"/>
              </w:rPr>
            </w:pPr>
            <w:ins w:id="7721" w:author="David Dayan" w:date="2021-12-03T17:13:00Z">
              <w:r w:rsidRPr="00036D0E">
                <w:rPr>
                  <w:rFonts w:ascii="Calibri" w:eastAsia="Times New Roman" w:hAnsi="Calibri" w:cs="Times New Roman"/>
                  <w:color w:val="000000"/>
                  <w:sz w:val="16"/>
                  <w:szCs w:val="16"/>
                </w:rPr>
                <w:t>late_homozygote</w:t>
              </w:r>
            </w:ins>
          </w:p>
        </w:tc>
      </w:tr>
      <w:tr w:rsidR="00036D0E" w:rsidRPr="00036D0E" w14:paraId="171F8948" w14:textId="77777777" w:rsidTr="00245317">
        <w:trPr>
          <w:cantSplit/>
          <w:trHeight w:val="20"/>
          <w:ins w:id="7722" w:author="David Dayan" w:date="2021-12-03T17:13:00Z"/>
          <w:trPrChange w:id="772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724" w:author="David Dayan" w:date="2021-12-03T17:18:00Z">
              <w:tcPr>
                <w:tcW w:w="1563" w:type="dxa"/>
                <w:tcBorders>
                  <w:top w:val="nil"/>
                  <w:left w:val="nil"/>
                  <w:bottom w:val="nil"/>
                  <w:right w:val="nil"/>
                </w:tcBorders>
                <w:shd w:val="clear" w:color="auto" w:fill="auto"/>
                <w:noWrap/>
                <w:vAlign w:val="bottom"/>
                <w:hideMark/>
              </w:tcPr>
            </w:tcPrChange>
          </w:tcPr>
          <w:p w14:paraId="38A72BDD" w14:textId="77777777" w:rsidR="00036D0E" w:rsidRPr="00036D0E" w:rsidRDefault="00036D0E" w:rsidP="00245317">
            <w:pPr>
              <w:spacing w:after="0" w:line="240" w:lineRule="auto"/>
              <w:jc w:val="center"/>
              <w:rPr>
                <w:ins w:id="7725" w:author="David Dayan" w:date="2021-12-03T17:13:00Z"/>
                <w:rFonts w:ascii="Calibri" w:eastAsia="Times New Roman" w:hAnsi="Calibri" w:cs="Times New Roman"/>
                <w:color w:val="000000"/>
                <w:sz w:val="16"/>
                <w:szCs w:val="16"/>
              </w:rPr>
            </w:pPr>
            <w:ins w:id="7726" w:author="David Dayan" w:date="2021-12-03T17:13:00Z">
              <w:r w:rsidRPr="00036D0E">
                <w:rPr>
                  <w:rFonts w:ascii="Calibri" w:eastAsia="Times New Roman" w:hAnsi="Calibri" w:cs="Times New Roman"/>
                  <w:color w:val="000000"/>
                  <w:sz w:val="16"/>
                  <w:szCs w:val="16"/>
                </w:rPr>
                <w:t>OtsAC20ROGR_0209</w:t>
              </w:r>
            </w:ins>
          </w:p>
        </w:tc>
        <w:tc>
          <w:tcPr>
            <w:tcW w:w="746" w:type="dxa"/>
            <w:tcBorders>
              <w:top w:val="nil"/>
              <w:left w:val="nil"/>
              <w:bottom w:val="nil"/>
              <w:right w:val="nil"/>
            </w:tcBorders>
            <w:shd w:val="clear" w:color="auto" w:fill="auto"/>
            <w:noWrap/>
            <w:vAlign w:val="bottom"/>
            <w:hideMark/>
            <w:tcPrChange w:id="7727" w:author="David Dayan" w:date="2021-12-03T17:18:00Z">
              <w:tcPr>
                <w:tcW w:w="746" w:type="dxa"/>
                <w:tcBorders>
                  <w:top w:val="nil"/>
                  <w:left w:val="nil"/>
                  <w:bottom w:val="nil"/>
                  <w:right w:val="nil"/>
                </w:tcBorders>
                <w:shd w:val="clear" w:color="auto" w:fill="auto"/>
                <w:noWrap/>
                <w:vAlign w:val="bottom"/>
                <w:hideMark/>
              </w:tcPr>
            </w:tcPrChange>
          </w:tcPr>
          <w:p w14:paraId="004A8E96" w14:textId="77777777" w:rsidR="00036D0E" w:rsidRPr="00036D0E" w:rsidRDefault="00036D0E" w:rsidP="00245317">
            <w:pPr>
              <w:spacing w:after="0" w:line="240" w:lineRule="auto"/>
              <w:jc w:val="center"/>
              <w:rPr>
                <w:ins w:id="7728" w:author="David Dayan" w:date="2021-12-03T17:13:00Z"/>
                <w:rFonts w:ascii="Calibri" w:eastAsia="Times New Roman" w:hAnsi="Calibri" w:cs="Times New Roman"/>
                <w:color w:val="000000"/>
                <w:sz w:val="16"/>
                <w:szCs w:val="16"/>
              </w:rPr>
            </w:pPr>
            <w:ins w:id="7729" w:author="David Dayan" w:date="2021-12-03T17:13:00Z">
              <w:r w:rsidRPr="00036D0E">
                <w:rPr>
                  <w:rFonts w:ascii="Calibri" w:eastAsia="Times New Roman" w:hAnsi="Calibri" w:cs="Times New Roman"/>
                  <w:color w:val="000000"/>
                  <w:sz w:val="16"/>
                  <w:szCs w:val="16"/>
                </w:rPr>
                <w:t>9/28/20</w:t>
              </w:r>
            </w:ins>
          </w:p>
        </w:tc>
        <w:tc>
          <w:tcPr>
            <w:tcW w:w="599" w:type="dxa"/>
            <w:tcBorders>
              <w:top w:val="nil"/>
              <w:left w:val="nil"/>
              <w:bottom w:val="nil"/>
              <w:right w:val="nil"/>
            </w:tcBorders>
            <w:shd w:val="clear" w:color="auto" w:fill="auto"/>
            <w:noWrap/>
            <w:vAlign w:val="bottom"/>
            <w:hideMark/>
            <w:tcPrChange w:id="7730" w:author="David Dayan" w:date="2021-12-03T17:18:00Z">
              <w:tcPr>
                <w:tcW w:w="599" w:type="dxa"/>
                <w:tcBorders>
                  <w:top w:val="nil"/>
                  <w:left w:val="nil"/>
                  <w:bottom w:val="nil"/>
                  <w:right w:val="nil"/>
                </w:tcBorders>
                <w:shd w:val="clear" w:color="auto" w:fill="auto"/>
                <w:noWrap/>
                <w:vAlign w:val="bottom"/>
                <w:hideMark/>
              </w:tcPr>
            </w:tcPrChange>
          </w:tcPr>
          <w:p w14:paraId="474CC70A" w14:textId="77777777" w:rsidR="00036D0E" w:rsidRPr="00036D0E" w:rsidRDefault="00036D0E" w:rsidP="00245317">
            <w:pPr>
              <w:spacing w:after="0" w:line="240" w:lineRule="auto"/>
              <w:jc w:val="center"/>
              <w:rPr>
                <w:ins w:id="7731" w:author="David Dayan" w:date="2021-12-03T17:13:00Z"/>
                <w:rFonts w:ascii="Calibri" w:eastAsia="Times New Roman" w:hAnsi="Calibri" w:cs="Times New Roman"/>
                <w:color w:val="000000"/>
                <w:sz w:val="16"/>
                <w:szCs w:val="16"/>
              </w:rPr>
            </w:pPr>
            <w:ins w:id="7732" w:author="David Dayan" w:date="2021-12-03T17:13:00Z">
              <w:r w:rsidRPr="00036D0E">
                <w:rPr>
                  <w:rFonts w:ascii="Calibri" w:eastAsia="Times New Roman" w:hAnsi="Calibri" w:cs="Times New Roman"/>
                  <w:color w:val="000000"/>
                  <w:sz w:val="16"/>
                  <w:szCs w:val="16"/>
                </w:rPr>
                <w:t>272</w:t>
              </w:r>
            </w:ins>
          </w:p>
        </w:tc>
        <w:tc>
          <w:tcPr>
            <w:tcW w:w="1142" w:type="dxa"/>
            <w:tcBorders>
              <w:top w:val="nil"/>
              <w:left w:val="nil"/>
              <w:bottom w:val="nil"/>
              <w:right w:val="nil"/>
            </w:tcBorders>
            <w:shd w:val="clear" w:color="auto" w:fill="auto"/>
            <w:noWrap/>
            <w:vAlign w:val="bottom"/>
            <w:hideMark/>
            <w:tcPrChange w:id="7733" w:author="David Dayan" w:date="2021-12-03T17:18:00Z">
              <w:tcPr>
                <w:tcW w:w="1142" w:type="dxa"/>
                <w:tcBorders>
                  <w:top w:val="nil"/>
                  <w:left w:val="nil"/>
                  <w:bottom w:val="nil"/>
                  <w:right w:val="nil"/>
                </w:tcBorders>
                <w:shd w:val="clear" w:color="auto" w:fill="auto"/>
                <w:noWrap/>
                <w:vAlign w:val="bottom"/>
                <w:hideMark/>
              </w:tcPr>
            </w:tcPrChange>
          </w:tcPr>
          <w:p w14:paraId="677CAD76" w14:textId="77777777" w:rsidR="00036D0E" w:rsidRPr="00036D0E" w:rsidRDefault="00036D0E" w:rsidP="00245317">
            <w:pPr>
              <w:spacing w:after="0" w:line="240" w:lineRule="auto"/>
              <w:jc w:val="center"/>
              <w:rPr>
                <w:ins w:id="7734" w:author="David Dayan" w:date="2021-12-03T17:13:00Z"/>
                <w:rFonts w:ascii="Calibri" w:eastAsia="Times New Roman" w:hAnsi="Calibri" w:cs="Times New Roman"/>
                <w:color w:val="000000"/>
                <w:sz w:val="16"/>
                <w:szCs w:val="16"/>
              </w:rPr>
            </w:pPr>
            <w:ins w:id="773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736" w:author="David Dayan" w:date="2021-12-03T17:18:00Z">
              <w:tcPr>
                <w:tcW w:w="1440" w:type="dxa"/>
                <w:tcBorders>
                  <w:top w:val="nil"/>
                  <w:left w:val="nil"/>
                  <w:bottom w:val="nil"/>
                  <w:right w:val="nil"/>
                </w:tcBorders>
                <w:shd w:val="clear" w:color="auto" w:fill="auto"/>
                <w:noWrap/>
                <w:vAlign w:val="bottom"/>
                <w:hideMark/>
              </w:tcPr>
            </w:tcPrChange>
          </w:tcPr>
          <w:p w14:paraId="3517867F" w14:textId="77777777" w:rsidR="00036D0E" w:rsidRPr="00036D0E" w:rsidRDefault="00036D0E" w:rsidP="00245317">
            <w:pPr>
              <w:spacing w:after="0" w:line="240" w:lineRule="auto"/>
              <w:jc w:val="center"/>
              <w:rPr>
                <w:ins w:id="7737" w:author="David Dayan" w:date="2021-12-03T17:13:00Z"/>
                <w:rFonts w:ascii="Calibri" w:eastAsia="Times New Roman" w:hAnsi="Calibri" w:cs="Times New Roman"/>
                <w:color w:val="000000"/>
                <w:sz w:val="16"/>
                <w:szCs w:val="16"/>
              </w:rPr>
            </w:pPr>
            <w:ins w:id="773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739" w:author="David Dayan" w:date="2021-12-03T17:18:00Z">
              <w:tcPr>
                <w:tcW w:w="1530" w:type="dxa"/>
                <w:tcBorders>
                  <w:top w:val="nil"/>
                  <w:left w:val="nil"/>
                  <w:bottom w:val="nil"/>
                  <w:right w:val="nil"/>
                </w:tcBorders>
                <w:shd w:val="clear" w:color="auto" w:fill="auto"/>
                <w:noWrap/>
                <w:vAlign w:val="bottom"/>
                <w:hideMark/>
              </w:tcPr>
            </w:tcPrChange>
          </w:tcPr>
          <w:p w14:paraId="628F8EED" w14:textId="77777777" w:rsidR="00036D0E" w:rsidRPr="00036D0E" w:rsidRDefault="00036D0E" w:rsidP="00245317">
            <w:pPr>
              <w:spacing w:after="0" w:line="240" w:lineRule="auto"/>
              <w:jc w:val="center"/>
              <w:rPr>
                <w:ins w:id="7740" w:author="David Dayan" w:date="2021-12-03T17:13:00Z"/>
                <w:rFonts w:ascii="Calibri" w:eastAsia="Times New Roman" w:hAnsi="Calibri" w:cs="Times New Roman"/>
                <w:color w:val="000000"/>
                <w:sz w:val="16"/>
                <w:szCs w:val="16"/>
              </w:rPr>
            </w:pPr>
            <w:ins w:id="774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742" w:author="David Dayan" w:date="2021-12-03T17:18:00Z">
              <w:tcPr>
                <w:tcW w:w="898" w:type="dxa"/>
                <w:tcBorders>
                  <w:top w:val="nil"/>
                  <w:left w:val="nil"/>
                  <w:bottom w:val="nil"/>
                  <w:right w:val="nil"/>
                </w:tcBorders>
                <w:shd w:val="clear" w:color="auto" w:fill="auto"/>
                <w:noWrap/>
                <w:vAlign w:val="bottom"/>
                <w:hideMark/>
              </w:tcPr>
            </w:tcPrChange>
          </w:tcPr>
          <w:p w14:paraId="386AFD4E" w14:textId="77777777" w:rsidR="00036D0E" w:rsidRPr="00036D0E" w:rsidRDefault="00036D0E" w:rsidP="00245317">
            <w:pPr>
              <w:spacing w:after="0" w:line="240" w:lineRule="auto"/>
              <w:jc w:val="center"/>
              <w:rPr>
                <w:ins w:id="7743" w:author="David Dayan" w:date="2021-12-03T17:13:00Z"/>
                <w:rFonts w:ascii="Calibri" w:eastAsia="Times New Roman" w:hAnsi="Calibri" w:cs="Times New Roman"/>
                <w:color w:val="000000"/>
                <w:sz w:val="16"/>
                <w:szCs w:val="16"/>
              </w:rPr>
            </w:pPr>
            <w:ins w:id="774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745" w:author="David Dayan" w:date="2021-12-03T17:18:00Z">
              <w:tcPr>
                <w:tcW w:w="902" w:type="dxa"/>
                <w:tcBorders>
                  <w:top w:val="nil"/>
                  <w:left w:val="nil"/>
                  <w:bottom w:val="nil"/>
                  <w:right w:val="nil"/>
                </w:tcBorders>
                <w:shd w:val="clear" w:color="auto" w:fill="auto"/>
                <w:noWrap/>
                <w:vAlign w:val="bottom"/>
                <w:hideMark/>
              </w:tcPr>
            </w:tcPrChange>
          </w:tcPr>
          <w:p w14:paraId="7B845FB1" w14:textId="77777777" w:rsidR="00036D0E" w:rsidRPr="00036D0E" w:rsidRDefault="00036D0E" w:rsidP="00245317">
            <w:pPr>
              <w:spacing w:after="0" w:line="240" w:lineRule="auto"/>
              <w:jc w:val="center"/>
              <w:rPr>
                <w:ins w:id="7746" w:author="David Dayan" w:date="2021-12-03T17:13:00Z"/>
                <w:rFonts w:ascii="Calibri" w:eastAsia="Times New Roman" w:hAnsi="Calibri" w:cs="Times New Roman"/>
                <w:color w:val="000000"/>
                <w:sz w:val="16"/>
                <w:szCs w:val="16"/>
              </w:rPr>
            </w:pPr>
            <w:ins w:id="774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748" w:author="David Dayan" w:date="2021-12-03T17:18:00Z">
              <w:tcPr>
                <w:tcW w:w="2160" w:type="dxa"/>
                <w:tcBorders>
                  <w:top w:val="nil"/>
                  <w:left w:val="nil"/>
                  <w:bottom w:val="nil"/>
                  <w:right w:val="nil"/>
                </w:tcBorders>
                <w:shd w:val="clear" w:color="auto" w:fill="auto"/>
                <w:noWrap/>
                <w:vAlign w:val="bottom"/>
                <w:hideMark/>
              </w:tcPr>
            </w:tcPrChange>
          </w:tcPr>
          <w:p w14:paraId="2057F8A6" w14:textId="77777777" w:rsidR="00036D0E" w:rsidRPr="00036D0E" w:rsidRDefault="00036D0E" w:rsidP="00245317">
            <w:pPr>
              <w:spacing w:after="0" w:line="240" w:lineRule="auto"/>
              <w:jc w:val="center"/>
              <w:rPr>
                <w:ins w:id="7749" w:author="David Dayan" w:date="2021-12-03T17:13:00Z"/>
                <w:rFonts w:ascii="Calibri" w:eastAsia="Times New Roman" w:hAnsi="Calibri" w:cs="Times New Roman"/>
                <w:color w:val="000000"/>
                <w:sz w:val="16"/>
                <w:szCs w:val="16"/>
              </w:rPr>
            </w:pPr>
            <w:ins w:id="775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751" w:author="David Dayan" w:date="2021-12-03T17:18:00Z">
              <w:tcPr>
                <w:tcW w:w="2876" w:type="dxa"/>
                <w:gridSpan w:val="2"/>
                <w:tcBorders>
                  <w:top w:val="nil"/>
                  <w:left w:val="nil"/>
                  <w:bottom w:val="nil"/>
                  <w:right w:val="nil"/>
                </w:tcBorders>
                <w:shd w:val="clear" w:color="auto" w:fill="auto"/>
                <w:noWrap/>
                <w:vAlign w:val="bottom"/>
                <w:hideMark/>
              </w:tcPr>
            </w:tcPrChange>
          </w:tcPr>
          <w:p w14:paraId="69EAA8C8" w14:textId="77777777" w:rsidR="00036D0E" w:rsidRPr="00036D0E" w:rsidRDefault="00036D0E" w:rsidP="00245317">
            <w:pPr>
              <w:spacing w:after="0" w:line="240" w:lineRule="auto"/>
              <w:jc w:val="center"/>
              <w:rPr>
                <w:ins w:id="7752" w:author="David Dayan" w:date="2021-12-03T17:13:00Z"/>
                <w:rFonts w:ascii="Calibri" w:eastAsia="Times New Roman" w:hAnsi="Calibri" w:cs="Times New Roman"/>
                <w:color w:val="000000"/>
                <w:sz w:val="16"/>
                <w:szCs w:val="16"/>
              </w:rPr>
            </w:pPr>
            <w:ins w:id="775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754" w:author="David Dayan" w:date="2021-12-03T17:18:00Z">
              <w:tcPr>
                <w:tcW w:w="1426" w:type="dxa"/>
                <w:tcBorders>
                  <w:top w:val="nil"/>
                  <w:left w:val="nil"/>
                  <w:bottom w:val="nil"/>
                  <w:right w:val="nil"/>
                </w:tcBorders>
                <w:shd w:val="clear" w:color="auto" w:fill="auto"/>
                <w:noWrap/>
                <w:vAlign w:val="bottom"/>
                <w:hideMark/>
              </w:tcPr>
            </w:tcPrChange>
          </w:tcPr>
          <w:p w14:paraId="6A59EE80" w14:textId="77777777" w:rsidR="00036D0E" w:rsidRPr="00036D0E" w:rsidRDefault="00036D0E" w:rsidP="00245317">
            <w:pPr>
              <w:spacing w:after="0" w:line="240" w:lineRule="auto"/>
              <w:jc w:val="center"/>
              <w:rPr>
                <w:ins w:id="7755" w:author="David Dayan" w:date="2021-12-03T17:13:00Z"/>
                <w:rFonts w:ascii="Calibri" w:eastAsia="Times New Roman" w:hAnsi="Calibri" w:cs="Times New Roman"/>
                <w:color w:val="000000"/>
                <w:sz w:val="16"/>
                <w:szCs w:val="16"/>
              </w:rPr>
            </w:pPr>
            <w:ins w:id="7756" w:author="David Dayan" w:date="2021-12-03T17:13:00Z">
              <w:r w:rsidRPr="00036D0E">
                <w:rPr>
                  <w:rFonts w:ascii="Calibri" w:eastAsia="Times New Roman" w:hAnsi="Calibri" w:cs="Times New Roman"/>
                  <w:color w:val="000000"/>
                  <w:sz w:val="16"/>
                  <w:szCs w:val="16"/>
                </w:rPr>
                <w:t>late_homozygote</w:t>
              </w:r>
            </w:ins>
          </w:p>
        </w:tc>
      </w:tr>
      <w:tr w:rsidR="00036D0E" w:rsidRPr="00036D0E" w14:paraId="318C2680" w14:textId="77777777" w:rsidTr="00245317">
        <w:trPr>
          <w:cantSplit/>
          <w:trHeight w:val="20"/>
          <w:ins w:id="7757" w:author="David Dayan" w:date="2021-12-03T17:13:00Z"/>
          <w:trPrChange w:id="7758"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759" w:author="David Dayan" w:date="2021-12-03T17:18:00Z">
              <w:tcPr>
                <w:tcW w:w="1563" w:type="dxa"/>
                <w:tcBorders>
                  <w:top w:val="nil"/>
                  <w:left w:val="nil"/>
                  <w:bottom w:val="nil"/>
                  <w:right w:val="nil"/>
                </w:tcBorders>
                <w:shd w:val="clear" w:color="auto" w:fill="auto"/>
                <w:noWrap/>
                <w:vAlign w:val="bottom"/>
                <w:hideMark/>
              </w:tcPr>
            </w:tcPrChange>
          </w:tcPr>
          <w:p w14:paraId="2FE24E66" w14:textId="77777777" w:rsidR="00036D0E" w:rsidRPr="00036D0E" w:rsidRDefault="00036D0E" w:rsidP="00245317">
            <w:pPr>
              <w:spacing w:after="0" w:line="240" w:lineRule="auto"/>
              <w:jc w:val="center"/>
              <w:rPr>
                <w:ins w:id="7760" w:author="David Dayan" w:date="2021-12-03T17:13:00Z"/>
                <w:rFonts w:ascii="Calibri" w:eastAsia="Times New Roman" w:hAnsi="Calibri" w:cs="Times New Roman"/>
                <w:color w:val="000000"/>
                <w:sz w:val="16"/>
                <w:szCs w:val="16"/>
              </w:rPr>
            </w:pPr>
            <w:ins w:id="7761" w:author="David Dayan" w:date="2021-12-03T17:13:00Z">
              <w:r w:rsidRPr="00036D0E">
                <w:rPr>
                  <w:rFonts w:ascii="Calibri" w:eastAsia="Times New Roman" w:hAnsi="Calibri" w:cs="Times New Roman"/>
                  <w:color w:val="000000"/>
                  <w:sz w:val="16"/>
                  <w:szCs w:val="16"/>
                </w:rPr>
                <w:t>OtsAC20ROGR_0210</w:t>
              </w:r>
            </w:ins>
          </w:p>
        </w:tc>
        <w:tc>
          <w:tcPr>
            <w:tcW w:w="746" w:type="dxa"/>
            <w:tcBorders>
              <w:top w:val="nil"/>
              <w:left w:val="nil"/>
              <w:bottom w:val="nil"/>
              <w:right w:val="nil"/>
            </w:tcBorders>
            <w:shd w:val="clear" w:color="auto" w:fill="auto"/>
            <w:noWrap/>
            <w:vAlign w:val="bottom"/>
            <w:hideMark/>
            <w:tcPrChange w:id="7762" w:author="David Dayan" w:date="2021-12-03T17:18:00Z">
              <w:tcPr>
                <w:tcW w:w="746" w:type="dxa"/>
                <w:tcBorders>
                  <w:top w:val="nil"/>
                  <w:left w:val="nil"/>
                  <w:bottom w:val="nil"/>
                  <w:right w:val="nil"/>
                </w:tcBorders>
                <w:shd w:val="clear" w:color="auto" w:fill="auto"/>
                <w:noWrap/>
                <w:vAlign w:val="bottom"/>
                <w:hideMark/>
              </w:tcPr>
            </w:tcPrChange>
          </w:tcPr>
          <w:p w14:paraId="17E65E39" w14:textId="77777777" w:rsidR="00036D0E" w:rsidRPr="00036D0E" w:rsidRDefault="00036D0E" w:rsidP="00245317">
            <w:pPr>
              <w:spacing w:after="0" w:line="240" w:lineRule="auto"/>
              <w:jc w:val="center"/>
              <w:rPr>
                <w:ins w:id="7763" w:author="David Dayan" w:date="2021-12-03T17:13:00Z"/>
                <w:rFonts w:ascii="Calibri" w:eastAsia="Times New Roman" w:hAnsi="Calibri" w:cs="Times New Roman"/>
                <w:color w:val="000000"/>
                <w:sz w:val="16"/>
                <w:szCs w:val="16"/>
              </w:rPr>
            </w:pPr>
            <w:ins w:id="7764" w:author="David Dayan" w:date="2021-12-03T17:13:00Z">
              <w:r w:rsidRPr="00036D0E">
                <w:rPr>
                  <w:rFonts w:ascii="Calibri" w:eastAsia="Times New Roman" w:hAnsi="Calibri" w:cs="Times New Roman"/>
                  <w:color w:val="000000"/>
                  <w:sz w:val="16"/>
                  <w:szCs w:val="16"/>
                </w:rPr>
                <w:t>9/28/20</w:t>
              </w:r>
            </w:ins>
          </w:p>
        </w:tc>
        <w:tc>
          <w:tcPr>
            <w:tcW w:w="599" w:type="dxa"/>
            <w:tcBorders>
              <w:top w:val="nil"/>
              <w:left w:val="nil"/>
              <w:bottom w:val="nil"/>
              <w:right w:val="nil"/>
            </w:tcBorders>
            <w:shd w:val="clear" w:color="auto" w:fill="auto"/>
            <w:noWrap/>
            <w:vAlign w:val="bottom"/>
            <w:hideMark/>
            <w:tcPrChange w:id="7765" w:author="David Dayan" w:date="2021-12-03T17:18:00Z">
              <w:tcPr>
                <w:tcW w:w="599" w:type="dxa"/>
                <w:tcBorders>
                  <w:top w:val="nil"/>
                  <w:left w:val="nil"/>
                  <w:bottom w:val="nil"/>
                  <w:right w:val="nil"/>
                </w:tcBorders>
                <w:shd w:val="clear" w:color="auto" w:fill="auto"/>
                <w:noWrap/>
                <w:vAlign w:val="bottom"/>
                <w:hideMark/>
              </w:tcPr>
            </w:tcPrChange>
          </w:tcPr>
          <w:p w14:paraId="7BB968E6" w14:textId="77777777" w:rsidR="00036D0E" w:rsidRPr="00036D0E" w:rsidRDefault="00036D0E" w:rsidP="00245317">
            <w:pPr>
              <w:spacing w:after="0" w:line="240" w:lineRule="auto"/>
              <w:jc w:val="center"/>
              <w:rPr>
                <w:ins w:id="7766" w:author="David Dayan" w:date="2021-12-03T17:13:00Z"/>
                <w:rFonts w:ascii="Calibri" w:eastAsia="Times New Roman" w:hAnsi="Calibri" w:cs="Times New Roman"/>
                <w:color w:val="000000"/>
                <w:sz w:val="16"/>
                <w:szCs w:val="16"/>
              </w:rPr>
            </w:pPr>
            <w:ins w:id="7767" w:author="David Dayan" w:date="2021-12-03T17:13:00Z">
              <w:r w:rsidRPr="00036D0E">
                <w:rPr>
                  <w:rFonts w:ascii="Calibri" w:eastAsia="Times New Roman" w:hAnsi="Calibri" w:cs="Times New Roman"/>
                  <w:color w:val="000000"/>
                  <w:sz w:val="16"/>
                  <w:szCs w:val="16"/>
                </w:rPr>
                <w:t>272</w:t>
              </w:r>
            </w:ins>
          </w:p>
        </w:tc>
        <w:tc>
          <w:tcPr>
            <w:tcW w:w="1142" w:type="dxa"/>
            <w:tcBorders>
              <w:top w:val="nil"/>
              <w:left w:val="nil"/>
              <w:bottom w:val="nil"/>
              <w:right w:val="nil"/>
            </w:tcBorders>
            <w:shd w:val="clear" w:color="auto" w:fill="auto"/>
            <w:noWrap/>
            <w:vAlign w:val="bottom"/>
            <w:hideMark/>
            <w:tcPrChange w:id="7768" w:author="David Dayan" w:date="2021-12-03T17:18:00Z">
              <w:tcPr>
                <w:tcW w:w="1142" w:type="dxa"/>
                <w:tcBorders>
                  <w:top w:val="nil"/>
                  <w:left w:val="nil"/>
                  <w:bottom w:val="nil"/>
                  <w:right w:val="nil"/>
                </w:tcBorders>
                <w:shd w:val="clear" w:color="auto" w:fill="auto"/>
                <w:noWrap/>
                <w:vAlign w:val="bottom"/>
                <w:hideMark/>
              </w:tcPr>
            </w:tcPrChange>
          </w:tcPr>
          <w:p w14:paraId="12FA489A" w14:textId="77777777" w:rsidR="00036D0E" w:rsidRPr="00036D0E" w:rsidRDefault="00036D0E" w:rsidP="00245317">
            <w:pPr>
              <w:spacing w:after="0" w:line="240" w:lineRule="auto"/>
              <w:jc w:val="center"/>
              <w:rPr>
                <w:ins w:id="7769" w:author="David Dayan" w:date="2021-12-03T17:13:00Z"/>
                <w:rFonts w:ascii="Calibri" w:eastAsia="Times New Roman" w:hAnsi="Calibri" w:cs="Times New Roman"/>
                <w:color w:val="000000"/>
                <w:sz w:val="16"/>
                <w:szCs w:val="16"/>
              </w:rPr>
            </w:pPr>
            <w:ins w:id="7770"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771" w:author="David Dayan" w:date="2021-12-03T17:18:00Z">
              <w:tcPr>
                <w:tcW w:w="1440" w:type="dxa"/>
                <w:tcBorders>
                  <w:top w:val="nil"/>
                  <w:left w:val="nil"/>
                  <w:bottom w:val="nil"/>
                  <w:right w:val="nil"/>
                </w:tcBorders>
                <w:shd w:val="clear" w:color="auto" w:fill="auto"/>
                <w:noWrap/>
                <w:vAlign w:val="bottom"/>
                <w:hideMark/>
              </w:tcPr>
            </w:tcPrChange>
          </w:tcPr>
          <w:p w14:paraId="26BFF7F7" w14:textId="77777777" w:rsidR="00036D0E" w:rsidRPr="00036D0E" w:rsidRDefault="00036D0E" w:rsidP="00245317">
            <w:pPr>
              <w:spacing w:after="0" w:line="240" w:lineRule="auto"/>
              <w:jc w:val="center"/>
              <w:rPr>
                <w:ins w:id="7772" w:author="David Dayan" w:date="2021-12-03T17:13:00Z"/>
                <w:rFonts w:ascii="Calibri" w:eastAsia="Times New Roman" w:hAnsi="Calibri" w:cs="Times New Roman"/>
                <w:color w:val="000000"/>
                <w:sz w:val="16"/>
                <w:szCs w:val="16"/>
              </w:rPr>
            </w:pPr>
            <w:ins w:id="7773"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774" w:author="David Dayan" w:date="2021-12-03T17:18:00Z">
              <w:tcPr>
                <w:tcW w:w="1530" w:type="dxa"/>
                <w:tcBorders>
                  <w:top w:val="nil"/>
                  <w:left w:val="nil"/>
                  <w:bottom w:val="nil"/>
                  <w:right w:val="nil"/>
                </w:tcBorders>
                <w:shd w:val="clear" w:color="auto" w:fill="auto"/>
                <w:noWrap/>
                <w:vAlign w:val="bottom"/>
                <w:hideMark/>
              </w:tcPr>
            </w:tcPrChange>
          </w:tcPr>
          <w:p w14:paraId="2D98852A" w14:textId="77777777" w:rsidR="00036D0E" w:rsidRPr="00036D0E" w:rsidRDefault="00036D0E" w:rsidP="00245317">
            <w:pPr>
              <w:spacing w:after="0" w:line="240" w:lineRule="auto"/>
              <w:jc w:val="center"/>
              <w:rPr>
                <w:ins w:id="7775" w:author="David Dayan" w:date="2021-12-03T17:13:00Z"/>
                <w:rFonts w:ascii="Calibri" w:eastAsia="Times New Roman" w:hAnsi="Calibri" w:cs="Times New Roman"/>
                <w:color w:val="000000"/>
                <w:sz w:val="16"/>
                <w:szCs w:val="16"/>
              </w:rPr>
            </w:pPr>
            <w:ins w:id="7776"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777" w:author="David Dayan" w:date="2021-12-03T17:18:00Z">
              <w:tcPr>
                <w:tcW w:w="898" w:type="dxa"/>
                <w:tcBorders>
                  <w:top w:val="nil"/>
                  <w:left w:val="nil"/>
                  <w:bottom w:val="nil"/>
                  <w:right w:val="nil"/>
                </w:tcBorders>
                <w:shd w:val="clear" w:color="auto" w:fill="auto"/>
                <w:noWrap/>
                <w:vAlign w:val="bottom"/>
                <w:hideMark/>
              </w:tcPr>
            </w:tcPrChange>
          </w:tcPr>
          <w:p w14:paraId="4F396C35" w14:textId="77777777" w:rsidR="00036D0E" w:rsidRPr="00036D0E" w:rsidRDefault="00036D0E" w:rsidP="00245317">
            <w:pPr>
              <w:spacing w:after="0" w:line="240" w:lineRule="auto"/>
              <w:jc w:val="center"/>
              <w:rPr>
                <w:ins w:id="7778" w:author="David Dayan" w:date="2021-12-03T17:13:00Z"/>
                <w:rFonts w:ascii="Calibri" w:eastAsia="Times New Roman" w:hAnsi="Calibri" w:cs="Times New Roman"/>
                <w:color w:val="000000"/>
                <w:sz w:val="16"/>
                <w:szCs w:val="16"/>
              </w:rPr>
            </w:pPr>
            <w:ins w:id="7779"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780" w:author="David Dayan" w:date="2021-12-03T17:18:00Z">
              <w:tcPr>
                <w:tcW w:w="902" w:type="dxa"/>
                <w:tcBorders>
                  <w:top w:val="nil"/>
                  <w:left w:val="nil"/>
                  <w:bottom w:val="nil"/>
                  <w:right w:val="nil"/>
                </w:tcBorders>
                <w:shd w:val="clear" w:color="auto" w:fill="auto"/>
                <w:noWrap/>
                <w:vAlign w:val="bottom"/>
                <w:hideMark/>
              </w:tcPr>
            </w:tcPrChange>
          </w:tcPr>
          <w:p w14:paraId="68F8FFD3" w14:textId="77777777" w:rsidR="00036D0E" w:rsidRPr="00036D0E" w:rsidRDefault="00036D0E" w:rsidP="00245317">
            <w:pPr>
              <w:spacing w:after="0" w:line="240" w:lineRule="auto"/>
              <w:jc w:val="center"/>
              <w:rPr>
                <w:ins w:id="7781" w:author="David Dayan" w:date="2021-12-03T17:13:00Z"/>
                <w:rFonts w:ascii="Calibri" w:eastAsia="Times New Roman" w:hAnsi="Calibri" w:cs="Times New Roman"/>
                <w:color w:val="000000"/>
                <w:sz w:val="16"/>
                <w:szCs w:val="16"/>
              </w:rPr>
            </w:pPr>
            <w:ins w:id="7782"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783" w:author="David Dayan" w:date="2021-12-03T17:18:00Z">
              <w:tcPr>
                <w:tcW w:w="2160" w:type="dxa"/>
                <w:tcBorders>
                  <w:top w:val="nil"/>
                  <w:left w:val="nil"/>
                  <w:bottom w:val="nil"/>
                  <w:right w:val="nil"/>
                </w:tcBorders>
                <w:shd w:val="clear" w:color="auto" w:fill="auto"/>
                <w:noWrap/>
                <w:vAlign w:val="bottom"/>
                <w:hideMark/>
              </w:tcPr>
            </w:tcPrChange>
          </w:tcPr>
          <w:p w14:paraId="337B21F0" w14:textId="77777777" w:rsidR="00036D0E" w:rsidRPr="00036D0E" w:rsidRDefault="00036D0E" w:rsidP="00245317">
            <w:pPr>
              <w:spacing w:after="0" w:line="240" w:lineRule="auto"/>
              <w:jc w:val="center"/>
              <w:rPr>
                <w:ins w:id="7784" w:author="David Dayan" w:date="2021-12-03T17:13:00Z"/>
                <w:rFonts w:ascii="Calibri" w:eastAsia="Times New Roman" w:hAnsi="Calibri" w:cs="Times New Roman"/>
                <w:color w:val="000000"/>
                <w:sz w:val="16"/>
                <w:szCs w:val="16"/>
              </w:rPr>
            </w:pPr>
            <w:ins w:id="7785"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786" w:author="David Dayan" w:date="2021-12-03T17:18:00Z">
              <w:tcPr>
                <w:tcW w:w="2876" w:type="dxa"/>
                <w:gridSpan w:val="2"/>
                <w:tcBorders>
                  <w:top w:val="nil"/>
                  <w:left w:val="nil"/>
                  <w:bottom w:val="nil"/>
                  <w:right w:val="nil"/>
                </w:tcBorders>
                <w:shd w:val="clear" w:color="auto" w:fill="auto"/>
                <w:noWrap/>
                <w:vAlign w:val="bottom"/>
                <w:hideMark/>
              </w:tcPr>
            </w:tcPrChange>
          </w:tcPr>
          <w:p w14:paraId="15D1B753" w14:textId="77777777" w:rsidR="00036D0E" w:rsidRPr="00036D0E" w:rsidRDefault="00036D0E" w:rsidP="00245317">
            <w:pPr>
              <w:spacing w:after="0" w:line="240" w:lineRule="auto"/>
              <w:jc w:val="center"/>
              <w:rPr>
                <w:ins w:id="7787" w:author="David Dayan" w:date="2021-12-03T17:13:00Z"/>
                <w:rFonts w:ascii="Calibri" w:eastAsia="Times New Roman" w:hAnsi="Calibri" w:cs="Times New Roman"/>
                <w:color w:val="000000"/>
                <w:sz w:val="16"/>
                <w:szCs w:val="16"/>
              </w:rPr>
            </w:pPr>
            <w:ins w:id="7788"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789" w:author="David Dayan" w:date="2021-12-03T17:18:00Z">
              <w:tcPr>
                <w:tcW w:w="1426" w:type="dxa"/>
                <w:tcBorders>
                  <w:top w:val="nil"/>
                  <w:left w:val="nil"/>
                  <w:bottom w:val="nil"/>
                  <w:right w:val="nil"/>
                </w:tcBorders>
                <w:shd w:val="clear" w:color="auto" w:fill="auto"/>
                <w:noWrap/>
                <w:vAlign w:val="bottom"/>
                <w:hideMark/>
              </w:tcPr>
            </w:tcPrChange>
          </w:tcPr>
          <w:p w14:paraId="2972BB67" w14:textId="77777777" w:rsidR="00036D0E" w:rsidRPr="00036D0E" w:rsidRDefault="00036D0E" w:rsidP="00245317">
            <w:pPr>
              <w:spacing w:after="0" w:line="240" w:lineRule="auto"/>
              <w:jc w:val="center"/>
              <w:rPr>
                <w:ins w:id="7790" w:author="David Dayan" w:date="2021-12-03T17:13:00Z"/>
                <w:rFonts w:ascii="Calibri" w:eastAsia="Times New Roman" w:hAnsi="Calibri" w:cs="Times New Roman"/>
                <w:color w:val="000000"/>
                <w:sz w:val="16"/>
                <w:szCs w:val="16"/>
              </w:rPr>
            </w:pPr>
            <w:ins w:id="7791" w:author="David Dayan" w:date="2021-12-03T17:13:00Z">
              <w:r w:rsidRPr="00036D0E">
                <w:rPr>
                  <w:rFonts w:ascii="Calibri" w:eastAsia="Times New Roman" w:hAnsi="Calibri" w:cs="Times New Roman"/>
                  <w:color w:val="000000"/>
                  <w:sz w:val="16"/>
                  <w:szCs w:val="16"/>
                </w:rPr>
                <w:t>late_homozygote</w:t>
              </w:r>
            </w:ins>
          </w:p>
        </w:tc>
      </w:tr>
      <w:tr w:rsidR="00036D0E" w:rsidRPr="00036D0E" w14:paraId="358B7BFE" w14:textId="77777777" w:rsidTr="00245317">
        <w:trPr>
          <w:cantSplit/>
          <w:trHeight w:val="20"/>
          <w:ins w:id="7792" w:author="David Dayan" w:date="2021-12-03T17:13:00Z"/>
          <w:trPrChange w:id="7793" w:author="David Dayan" w:date="2021-12-03T17:18:00Z">
            <w:trPr>
              <w:trHeight w:val="320"/>
            </w:trPr>
          </w:trPrChange>
        </w:trPr>
        <w:tc>
          <w:tcPr>
            <w:tcW w:w="1563" w:type="dxa"/>
            <w:tcBorders>
              <w:top w:val="nil"/>
              <w:left w:val="nil"/>
              <w:bottom w:val="nil"/>
              <w:right w:val="nil"/>
            </w:tcBorders>
            <w:shd w:val="clear" w:color="auto" w:fill="auto"/>
            <w:noWrap/>
            <w:vAlign w:val="bottom"/>
            <w:hideMark/>
            <w:tcPrChange w:id="7794" w:author="David Dayan" w:date="2021-12-03T17:18:00Z">
              <w:tcPr>
                <w:tcW w:w="1563" w:type="dxa"/>
                <w:tcBorders>
                  <w:top w:val="nil"/>
                  <w:left w:val="nil"/>
                  <w:bottom w:val="nil"/>
                  <w:right w:val="nil"/>
                </w:tcBorders>
                <w:shd w:val="clear" w:color="auto" w:fill="auto"/>
                <w:noWrap/>
                <w:vAlign w:val="bottom"/>
                <w:hideMark/>
              </w:tcPr>
            </w:tcPrChange>
          </w:tcPr>
          <w:p w14:paraId="68ADCC4C" w14:textId="77777777" w:rsidR="00036D0E" w:rsidRPr="00036D0E" w:rsidRDefault="00036D0E" w:rsidP="00245317">
            <w:pPr>
              <w:spacing w:after="0" w:line="240" w:lineRule="auto"/>
              <w:jc w:val="center"/>
              <w:rPr>
                <w:ins w:id="7795" w:author="David Dayan" w:date="2021-12-03T17:13:00Z"/>
                <w:rFonts w:ascii="Calibri" w:eastAsia="Times New Roman" w:hAnsi="Calibri" w:cs="Times New Roman"/>
                <w:color w:val="000000"/>
                <w:sz w:val="16"/>
                <w:szCs w:val="16"/>
              </w:rPr>
            </w:pPr>
            <w:ins w:id="7796" w:author="David Dayan" w:date="2021-12-03T17:13:00Z">
              <w:r w:rsidRPr="00036D0E">
                <w:rPr>
                  <w:rFonts w:ascii="Calibri" w:eastAsia="Times New Roman" w:hAnsi="Calibri" w:cs="Times New Roman"/>
                  <w:color w:val="000000"/>
                  <w:sz w:val="16"/>
                  <w:szCs w:val="16"/>
                </w:rPr>
                <w:t>OtsAC20ROGR_0211</w:t>
              </w:r>
            </w:ins>
          </w:p>
        </w:tc>
        <w:tc>
          <w:tcPr>
            <w:tcW w:w="746" w:type="dxa"/>
            <w:tcBorders>
              <w:top w:val="nil"/>
              <w:left w:val="nil"/>
              <w:bottom w:val="nil"/>
              <w:right w:val="nil"/>
            </w:tcBorders>
            <w:shd w:val="clear" w:color="auto" w:fill="auto"/>
            <w:noWrap/>
            <w:vAlign w:val="bottom"/>
            <w:hideMark/>
            <w:tcPrChange w:id="7797" w:author="David Dayan" w:date="2021-12-03T17:18:00Z">
              <w:tcPr>
                <w:tcW w:w="746" w:type="dxa"/>
                <w:tcBorders>
                  <w:top w:val="nil"/>
                  <w:left w:val="nil"/>
                  <w:bottom w:val="nil"/>
                  <w:right w:val="nil"/>
                </w:tcBorders>
                <w:shd w:val="clear" w:color="auto" w:fill="auto"/>
                <w:noWrap/>
                <w:vAlign w:val="bottom"/>
                <w:hideMark/>
              </w:tcPr>
            </w:tcPrChange>
          </w:tcPr>
          <w:p w14:paraId="6E836A9B" w14:textId="77777777" w:rsidR="00036D0E" w:rsidRPr="00036D0E" w:rsidRDefault="00036D0E" w:rsidP="00245317">
            <w:pPr>
              <w:spacing w:after="0" w:line="240" w:lineRule="auto"/>
              <w:jc w:val="center"/>
              <w:rPr>
                <w:ins w:id="7798" w:author="David Dayan" w:date="2021-12-03T17:13:00Z"/>
                <w:rFonts w:ascii="Calibri" w:eastAsia="Times New Roman" w:hAnsi="Calibri" w:cs="Times New Roman"/>
                <w:color w:val="000000"/>
                <w:sz w:val="16"/>
                <w:szCs w:val="16"/>
              </w:rPr>
            </w:pPr>
            <w:ins w:id="7799" w:author="David Dayan" w:date="2021-12-03T17:13:00Z">
              <w:r w:rsidRPr="00036D0E">
                <w:rPr>
                  <w:rFonts w:ascii="Calibri" w:eastAsia="Times New Roman" w:hAnsi="Calibri" w:cs="Times New Roman"/>
                  <w:color w:val="000000"/>
                  <w:sz w:val="16"/>
                  <w:szCs w:val="16"/>
                </w:rPr>
                <w:t>9/30/20</w:t>
              </w:r>
            </w:ins>
          </w:p>
        </w:tc>
        <w:tc>
          <w:tcPr>
            <w:tcW w:w="599" w:type="dxa"/>
            <w:tcBorders>
              <w:top w:val="nil"/>
              <w:left w:val="nil"/>
              <w:bottom w:val="nil"/>
              <w:right w:val="nil"/>
            </w:tcBorders>
            <w:shd w:val="clear" w:color="auto" w:fill="auto"/>
            <w:noWrap/>
            <w:vAlign w:val="bottom"/>
            <w:hideMark/>
            <w:tcPrChange w:id="7800" w:author="David Dayan" w:date="2021-12-03T17:18:00Z">
              <w:tcPr>
                <w:tcW w:w="599" w:type="dxa"/>
                <w:tcBorders>
                  <w:top w:val="nil"/>
                  <w:left w:val="nil"/>
                  <w:bottom w:val="nil"/>
                  <w:right w:val="nil"/>
                </w:tcBorders>
                <w:shd w:val="clear" w:color="auto" w:fill="auto"/>
                <w:noWrap/>
                <w:vAlign w:val="bottom"/>
                <w:hideMark/>
              </w:tcPr>
            </w:tcPrChange>
          </w:tcPr>
          <w:p w14:paraId="429DA4D5" w14:textId="77777777" w:rsidR="00036D0E" w:rsidRPr="00036D0E" w:rsidRDefault="00036D0E" w:rsidP="00245317">
            <w:pPr>
              <w:spacing w:after="0" w:line="240" w:lineRule="auto"/>
              <w:jc w:val="center"/>
              <w:rPr>
                <w:ins w:id="7801" w:author="David Dayan" w:date="2021-12-03T17:13:00Z"/>
                <w:rFonts w:ascii="Calibri" w:eastAsia="Times New Roman" w:hAnsi="Calibri" w:cs="Times New Roman"/>
                <w:color w:val="000000"/>
                <w:sz w:val="16"/>
                <w:szCs w:val="16"/>
              </w:rPr>
            </w:pPr>
            <w:ins w:id="7802" w:author="David Dayan" w:date="2021-12-03T17:13:00Z">
              <w:r w:rsidRPr="00036D0E">
                <w:rPr>
                  <w:rFonts w:ascii="Calibri" w:eastAsia="Times New Roman" w:hAnsi="Calibri" w:cs="Times New Roman"/>
                  <w:color w:val="000000"/>
                  <w:sz w:val="16"/>
                  <w:szCs w:val="16"/>
                </w:rPr>
                <w:t>274</w:t>
              </w:r>
            </w:ins>
          </w:p>
        </w:tc>
        <w:tc>
          <w:tcPr>
            <w:tcW w:w="1142" w:type="dxa"/>
            <w:tcBorders>
              <w:top w:val="nil"/>
              <w:left w:val="nil"/>
              <w:bottom w:val="nil"/>
              <w:right w:val="nil"/>
            </w:tcBorders>
            <w:shd w:val="clear" w:color="auto" w:fill="auto"/>
            <w:noWrap/>
            <w:vAlign w:val="bottom"/>
            <w:hideMark/>
            <w:tcPrChange w:id="7803" w:author="David Dayan" w:date="2021-12-03T17:18:00Z">
              <w:tcPr>
                <w:tcW w:w="1142" w:type="dxa"/>
                <w:tcBorders>
                  <w:top w:val="nil"/>
                  <w:left w:val="nil"/>
                  <w:bottom w:val="nil"/>
                  <w:right w:val="nil"/>
                </w:tcBorders>
                <w:shd w:val="clear" w:color="auto" w:fill="auto"/>
                <w:noWrap/>
                <w:vAlign w:val="bottom"/>
                <w:hideMark/>
              </w:tcPr>
            </w:tcPrChange>
          </w:tcPr>
          <w:p w14:paraId="34C96834" w14:textId="77777777" w:rsidR="00036D0E" w:rsidRPr="00036D0E" w:rsidRDefault="00036D0E" w:rsidP="00245317">
            <w:pPr>
              <w:spacing w:after="0" w:line="240" w:lineRule="auto"/>
              <w:jc w:val="center"/>
              <w:rPr>
                <w:ins w:id="7804" w:author="David Dayan" w:date="2021-12-03T17:13:00Z"/>
                <w:rFonts w:ascii="Calibri" w:eastAsia="Times New Roman" w:hAnsi="Calibri" w:cs="Times New Roman"/>
                <w:color w:val="000000"/>
                <w:sz w:val="16"/>
                <w:szCs w:val="16"/>
              </w:rPr>
            </w:pPr>
            <w:ins w:id="7805" w:author="David Dayan" w:date="2021-12-03T17:13:00Z">
              <w:r w:rsidRPr="00036D0E">
                <w:rPr>
                  <w:rFonts w:ascii="Calibri" w:eastAsia="Times New Roman" w:hAnsi="Calibri" w:cs="Times New Roman"/>
                  <w:color w:val="000000"/>
                  <w:sz w:val="16"/>
                  <w:szCs w:val="16"/>
                </w:rPr>
                <w:t>Huntley Park</w:t>
              </w:r>
            </w:ins>
          </w:p>
        </w:tc>
        <w:tc>
          <w:tcPr>
            <w:tcW w:w="1440" w:type="dxa"/>
            <w:tcBorders>
              <w:top w:val="nil"/>
              <w:left w:val="nil"/>
              <w:bottom w:val="nil"/>
              <w:right w:val="nil"/>
            </w:tcBorders>
            <w:shd w:val="clear" w:color="auto" w:fill="auto"/>
            <w:noWrap/>
            <w:vAlign w:val="bottom"/>
            <w:hideMark/>
            <w:tcPrChange w:id="7806" w:author="David Dayan" w:date="2021-12-03T17:18:00Z">
              <w:tcPr>
                <w:tcW w:w="1440" w:type="dxa"/>
                <w:tcBorders>
                  <w:top w:val="nil"/>
                  <w:left w:val="nil"/>
                  <w:bottom w:val="nil"/>
                  <w:right w:val="nil"/>
                </w:tcBorders>
                <w:shd w:val="clear" w:color="auto" w:fill="auto"/>
                <w:noWrap/>
                <w:vAlign w:val="bottom"/>
                <w:hideMark/>
              </w:tcPr>
            </w:tcPrChange>
          </w:tcPr>
          <w:p w14:paraId="2DAF7127" w14:textId="77777777" w:rsidR="00036D0E" w:rsidRPr="00036D0E" w:rsidRDefault="00036D0E" w:rsidP="00245317">
            <w:pPr>
              <w:spacing w:after="0" w:line="240" w:lineRule="auto"/>
              <w:jc w:val="center"/>
              <w:rPr>
                <w:ins w:id="7807" w:author="David Dayan" w:date="2021-12-03T17:13:00Z"/>
                <w:rFonts w:ascii="Calibri" w:eastAsia="Times New Roman" w:hAnsi="Calibri" w:cs="Times New Roman"/>
                <w:color w:val="000000"/>
                <w:sz w:val="16"/>
                <w:szCs w:val="16"/>
              </w:rPr>
            </w:pPr>
            <w:ins w:id="7808" w:author="David Dayan" w:date="2021-12-03T17:13:00Z">
              <w:r w:rsidRPr="00036D0E">
                <w:rPr>
                  <w:rFonts w:ascii="Calibri" w:eastAsia="Times New Roman" w:hAnsi="Calibri" w:cs="Times New Roman"/>
                  <w:color w:val="000000"/>
                  <w:sz w:val="16"/>
                  <w:szCs w:val="16"/>
                </w:rPr>
                <w:t>Huntley Park</w:t>
              </w:r>
            </w:ins>
          </w:p>
        </w:tc>
        <w:tc>
          <w:tcPr>
            <w:tcW w:w="1530" w:type="dxa"/>
            <w:tcBorders>
              <w:top w:val="nil"/>
              <w:left w:val="nil"/>
              <w:bottom w:val="nil"/>
              <w:right w:val="nil"/>
            </w:tcBorders>
            <w:shd w:val="clear" w:color="auto" w:fill="auto"/>
            <w:noWrap/>
            <w:vAlign w:val="bottom"/>
            <w:hideMark/>
            <w:tcPrChange w:id="7809" w:author="David Dayan" w:date="2021-12-03T17:18:00Z">
              <w:tcPr>
                <w:tcW w:w="1530" w:type="dxa"/>
                <w:tcBorders>
                  <w:top w:val="nil"/>
                  <w:left w:val="nil"/>
                  <w:bottom w:val="nil"/>
                  <w:right w:val="nil"/>
                </w:tcBorders>
                <w:shd w:val="clear" w:color="auto" w:fill="auto"/>
                <w:noWrap/>
                <w:vAlign w:val="bottom"/>
                <w:hideMark/>
              </w:tcPr>
            </w:tcPrChange>
          </w:tcPr>
          <w:p w14:paraId="3E94ABFA" w14:textId="77777777" w:rsidR="00036D0E" w:rsidRPr="00036D0E" w:rsidRDefault="00036D0E" w:rsidP="00245317">
            <w:pPr>
              <w:spacing w:after="0" w:line="240" w:lineRule="auto"/>
              <w:jc w:val="center"/>
              <w:rPr>
                <w:ins w:id="7810" w:author="David Dayan" w:date="2021-12-03T17:13:00Z"/>
                <w:rFonts w:ascii="Calibri" w:eastAsia="Times New Roman" w:hAnsi="Calibri" w:cs="Times New Roman"/>
                <w:color w:val="000000"/>
                <w:sz w:val="16"/>
                <w:szCs w:val="16"/>
              </w:rPr>
            </w:pPr>
            <w:ins w:id="7811" w:author="David Dayan" w:date="2021-12-03T17:13:00Z">
              <w:r w:rsidRPr="00036D0E">
                <w:rPr>
                  <w:rFonts w:ascii="Calibri" w:eastAsia="Times New Roman" w:hAnsi="Calibri" w:cs="Times New Roman"/>
                  <w:color w:val="000000"/>
                  <w:sz w:val="16"/>
                  <w:szCs w:val="16"/>
                </w:rPr>
                <w:t>seine</w:t>
              </w:r>
            </w:ins>
          </w:p>
        </w:tc>
        <w:tc>
          <w:tcPr>
            <w:tcW w:w="898" w:type="dxa"/>
            <w:tcBorders>
              <w:top w:val="nil"/>
              <w:left w:val="nil"/>
              <w:bottom w:val="nil"/>
              <w:right w:val="nil"/>
            </w:tcBorders>
            <w:shd w:val="clear" w:color="auto" w:fill="auto"/>
            <w:noWrap/>
            <w:vAlign w:val="bottom"/>
            <w:hideMark/>
            <w:tcPrChange w:id="7812" w:author="David Dayan" w:date="2021-12-03T17:18:00Z">
              <w:tcPr>
                <w:tcW w:w="898" w:type="dxa"/>
                <w:tcBorders>
                  <w:top w:val="nil"/>
                  <w:left w:val="nil"/>
                  <w:bottom w:val="nil"/>
                  <w:right w:val="nil"/>
                </w:tcBorders>
                <w:shd w:val="clear" w:color="auto" w:fill="auto"/>
                <w:noWrap/>
                <w:vAlign w:val="bottom"/>
                <w:hideMark/>
              </w:tcPr>
            </w:tcPrChange>
          </w:tcPr>
          <w:p w14:paraId="6896623F" w14:textId="77777777" w:rsidR="00036D0E" w:rsidRPr="00036D0E" w:rsidRDefault="00036D0E" w:rsidP="00245317">
            <w:pPr>
              <w:spacing w:after="0" w:line="240" w:lineRule="auto"/>
              <w:jc w:val="center"/>
              <w:rPr>
                <w:ins w:id="7813" w:author="David Dayan" w:date="2021-12-03T17:13:00Z"/>
                <w:rFonts w:ascii="Calibri" w:eastAsia="Times New Roman" w:hAnsi="Calibri" w:cs="Times New Roman"/>
                <w:color w:val="000000"/>
                <w:sz w:val="16"/>
                <w:szCs w:val="16"/>
              </w:rPr>
            </w:pPr>
            <w:ins w:id="7814" w:author="David Dayan" w:date="2021-12-03T17:13:00Z">
              <w:r w:rsidRPr="00036D0E">
                <w:rPr>
                  <w:rFonts w:ascii="Calibri" w:eastAsia="Times New Roman" w:hAnsi="Calibri" w:cs="Times New Roman"/>
                  <w:color w:val="000000"/>
                  <w:sz w:val="16"/>
                  <w:szCs w:val="16"/>
                </w:rPr>
                <w:t>AA</w:t>
              </w:r>
            </w:ins>
          </w:p>
        </w:tc>
        <w:tc>
          <w:tcPr>
            <w:tcW w:w="902" w:type="dxa"/>
            <w:tcBorders>
              <w:top w:val="nil"/>
              <w:left w:val="nil"/>
              <w:bottom w:val="nil"/>
              <w:right w:val="nil"/>
            </w:tcBorders>
            <w:shd w:val="clear" w:color="auto" w:fill="auto"/>
            <w:noWrap/>
            <w:vAlign w:val="bottom"/>
            <w:hideMark/>
            <w:tcPrChange w:id="7815" w:author="David Dayan" w:date="2021-12-03T17:18:00Z">
              <w:tcPr>
                <w:tcW w:w="902" w:type="dxa"/>
                <w:tcBorders>
                  <w:top w:val="nil"/>
                  <w:left w:val="nil"/>
                  <w:bottom w:val="nil"/>
                  <w:right w:val="nil"/>
                </w:tcBorders>
                <w:shd w:val="clear" w:color="auto" w:fill="auto"/>
                <w:noWrap/>
                <w:vAlign w:val="bottom"/>
                <w:hideMark/>
              </w:tcPr>
            </w:tcPrChange>
          </w:tcPr>
          <w:p w14:paraId="6C43EF37" w14:textId="77777777" w:rsidR="00036D0E" w:rsidRPr="00036D0E" w:rsidRDefault="00036D0E" w:rsidP="00245317">
            <w:pPr>
              <w:spacing w:after="0" w:line="240" w:lineRule="auto"/>
              <w:jc w:val="center"/>
              <w:rPr>
                <w:ins w:id="7816" w:author="David Dayan" w:date="2021-12-03T17:13:00Z"/>
                <w:rFonts w:ascii="Calibri" w:eastAsia="Times New Roman" w:hAnsi="Calibri" w:cs="Times New Roman"/>
                <w:color w:val="000000"/>
                <w:sz w:val="16"/>
                <w:szCs w:val="16"/>
              </w:rPr>
            </w:pPr>
            <w:ins w:id="7817" w:author="David Dayan" w:date="2021-12-03T17:13:00Z">
              <w:r w:rsidRPr="00036D0E">
                <w:rPr>
                  <w:rFonts w:ascii="Calibri" w:eastAsia="Times New Roman" w:hAnsi="Calibri" w:cs="Times New Roman"/>
                  <w:color w:val="000000"/>
                  <w:sz w:val="16"/>
                  <w:szCs w:val="16"/>
                </w:rPr>
                <w:t>TT</w:t>
              </w:r>
            </w:ins>
          </w:p>
        </w:tc>
        <w:tc>
          <w:tcPr>
            <w:tcW w:w="2160" w:type="dxa"/>
            <w:tcBorders>
              <w:top w:val="nil"/>
              <w:left w:val="nil"/>
              <w:bottom w:val="nil"/>
              <w:right w:val="nil"/>
            </w:tcBorders>
            <w:shd w:val="clear" w:color="auto" w:fill="auto"/>
            <w:noWrap/>
            <w:vAlign w:val="bottom"/>
            <w:hideMark/>
            <w:tcPrChange w:id="7818" w:author="David Dayan" w:date="2021-12-03T17:18:00Z">
              <w:tcPr>
                <w:tcW w:w="2160" w:type="dxa"/>
                <w:tcBorders>
                  <w:top w:val="nil"/>
                  <w:left w:val="nil"/>
                  <w:bottom w:val="nil"/>
                  <w:right w:val="nil"/>
                </w:tcBorders>
                <w:shd w:val="clear" w:color="auto" w:fill="auto"/>
                <w:noWrap/>
                <w:vAlign w:val="bottom"/>
                <w:hideMark/>
              </w:tcPr>
            </w:tcPrChange>
          </w:tcPr>
          <w:p w14:paraId="053CF324" w14:textId="77777777" w:rsidR="00036D0E" w:rsidRPr="00036D0E" w:rsidRDefault="00036D0E" w:rsidP="00245317">
            <w:pPr>
              <w:spacing w:after="0" w:line="240" w:lineRule="auto"/>
              <w:jc w:val="center"/>
              <w:rPr>
                <w:ins w:id="7819" w:author="David Dayan" w:date="2021-12-03T17:13:00Z"/>
                <w:rFonts w:ascii="Calibri" w:eastAsia="Times New Roman" w:hAnsi="Calibri" w:cs="Times New Roman"/>
                <w:color w:val="000000"/>
                <w:sz w:val="16"/>
                <w:szCs w:val="16"/>
              </w:rPr>
            </w:pPr>
            <w:ins w:id="7820" w:author="David Dayan" w:date="2021-12-03T17:13:00Z">
              <w:r w:rsidRPr="00036D0E">
                <w:rPr>
                  <w:rFonts w:ascii="Calibri" w:eastAsia="Times New Roman" w:hAnsi="Calibri" w:cs="Times New Roman"/>
                  <w:color w:val="000000"/>
                  <w:sz w:val="16"/>
                  <w:szCs w:val="16"/>
                </w:rPr>
                <w:t>late_homozygote</w:t>
              </w:r>
            </w:ins>
          </w:p>
        </w:tc>
        <w:tc>
          <w:tcPr>
            <w:tcW w:w="1710" w:type="dxa"/>
            <w:tcBorders>
              <w:top w:val="nil"/>
              <w:left w:val="nil"/>
              <w:bottom w:val="nil"/>
              <w:right w:val="nil"/>
            </w:tcBorders>
            <w:shd w:val="clear" w:color="auto" w:fill="auto"/>
            <w:noWrap/>
            <w:vAlign w:val="bottom"/>
            <w:hideMark/>
            <w:tcPrChange w:id="7821" w:author="David Dayan" w:date="2021-12-03T17:18:00Z">
              <w:tcPr>
                <w:tcW w:w="2876" w:type="dxa"/>
                <w:gridSpan w:val="2"/>
                <w:tcBorders>
                  <w:top w:val="nil"/>
                  <w:left w:val="nil"/>
                  <w:bottom w:val="nil"/>
                  <w:right w:val="nil"/>
                </w:tcBorders>
                <w:shd w:val="clear" w:color="auto" w:fill="auto"/>
                <w:noWrap/>
                <w:vAlign w:val="bottom"/>
                <w:hideMark/>
              </w:tcPr>
            </w:tcPrChange>
          </w:tcPr>
          <w:p w14:paraId="0E485DC2" w14:textId="77777777" w:rsidR="00036D0E" w:rsidRPr="00036D0E" w:rsidRDefault="00036D0E" w:rsidP="00245317">
            <w:pPr>
              <w:spacing w:after="0" w:line="240" w:lineRule="auto"/>
              <w:jc w:val="center"/>
              <w:rPr>
                <w:ins w:id="7822" w:author="David Dayan" w:date="2021-12-03T17:13:00Z"/>
                <w:rFonts w:ascii="Calibri" w:eastAsia="Times New Roman" w:hAnsi="Calibri" w:cs="Times New Roman"/>
                <w:color w:val="000000"/>
                <w:sz w:val="16"/>
                <w:szCs w:val="16"/>
              </w:rPr>
            </w:pPr>
            <w:ins w:id="7823" w:author="David Dayan" w:date="2021-12-03T17:13:00Z">
              <w:r w:rsidRPr="00036D0E">
                <w:rPr>
                  <w:rFonts w:ascii="Calibri" w:eastAsia="Times New Roman" w:hAnsi="Calibri" w:cs="Times New Roman"/>
                  <w:color w:val="000000"/>
                  <w:sz w:val="16"/>
                  <w:szCs w:val="16"/>
                </w:rPr>
                <w:t>late_homozygote</w:t>
              </w:r>
            </w:ins>
          </w:p>
        </w:tc>
        <w:tc>
          <w:tcPr>
            <w:tcW w:w="1530" w:type="dxa"/>
            <w:tcBorders>
              <w:top w:val="nil"/>
              <w:left w:val="nil"/>
              <w:bottom w:val="nil"/>
              <w:right w:val="nil"/>
            </w:tcBorders>
            <w:shd w:val="clear" w:color="auto" w:fill="auto"/>
            <w:noWrap/>
            <w:vAlign w:val="bottom"/>
            <w:hideMark/>
            <w:tcPrChange w:id="7824" w:author="David Dayan" w:date="2021-12-03T17:18:00Z">
              <w:tcPr>
                <w:tcW w:w="1426" w:type="dxa"/>
                <w:tcBorders>
                  <w:top w:val="nil"/>
                  <w:left w:val="nil"/>
                  <w:bottom w:val="nil"/>
                  <w:right w:val="nil"/>
                </w:tcBorders>
                <w:shd w:val="clear" w:color="auto" w:fill="auto"/>
                <w:noWrap/>
                <w:vAlign w:val="bottom"/>
                <w:hideMark/>
              </w:tcPr>
            </w:tcPrChange>
          </w:tcPr>
          <w:p w14:paraId="09419F5E" w14:textId="77777777" w:rsidR="00036D0E" w:rsidRPr="00036D0E" w:rsidRDefault="00036D0E" w:rsidP="00245317">
            <w:pPr>
              <w:spacing w:after="0" w:line="240" w:lineRule="auto"/>
              <w:jc w:val="center"/>
              <w:rPr>
                <w:ins w:id="7825" w:author="David Dayan" w:date="2021-12-03T17:13:00Z"/>
                <w:rFonts w:ascii="Calibri" w:eastAsia="Times New Roman" w:hAnsi="Calibri" w:cs="Times New Roman"/>
                <w:color w:val="000000"/>
                <w:sz w:val="16"/>
                <w:szCs w:val="16"/>
              </w:rPr>
            </w:pPr>
            <w:ins w:id="7826" w:author="David Dayan" w:date="2021-12-03T17:13:00Z">
              <w:r w:rsidRPr="00036D0E">
                <w:rPr>
                  <w:rFonts w:ascii="Calibri" w:eastAsia="Times New Roman" w:hAnsi="Calibri" w:cs="Times New Roman"/>
                  <w:color w:val="000000"/>
                  <w:sz w:val="16"/>
                  <w:szCs w:val="16"/>
                </w:rPr>
                <w:t>late_homozygote</w:t>
              </w:r>
            </w:ins>
          </w:p>
        </w:tc>
      </w:tr>
    </w:tbl>
    <w:p w14:paraId="51A66BC0" w14:textId="559AD91E" w:rsidR="00311713" w:rsidRDefault="00311713">
      <w:pPr>
        <w:spacing w:after="0" w:line="240" w:lineRule="auto"/>
        <w:rPr>
          <w:ins w:id="7827" w:author="David Dayan" w:date="2021-12-03T16:39:00Z"/>
          <w:sz w:val="24"/>
          <w:szCs w:val="24"/>
        </w:rPr>
        <w:pPrChange w:id="7828" w:author="David Dayan" w:date="2021-12-03T17:16:00Z">
          <w:pPr/>
        </w:pPrChange>
      </w:pPr>
    </w:p>
    <w:p w14:paraId="76D55DE2" w14:textId="77777777" w:rsidR="00311713" w:rsidRDefault="00311713">
      <w:pPr>
        <w:spacing w:after="0" w:line="240" w:lineRule="auto"/>
        <w:rPr>
          <w:ins w:id="7829" w:author="David Dayan" w:date="2021-12-03T16:39:00Z"/>
          <w:sz w:val="24"/>
          <w:szCs w:val="24"/>
        </w:rPr>
        <w:pPrChange w:id="7830" w:author="David Dayan" w:date="2021-12-03T17:16:00Z">
          <w:pPr/>
        </w:pPrChange>
      </w:pPr>
    </w:p>
    <w:p w14:paraId="25733665" w14:textId="0746D775" w:rsidR="00311713" w:rsidRDefault="00934004">
      <w:pPr>
        <w:spacing w:after="0" w:line="240" w:lineRule="auto"/>
        <w:rPr>
          <w:ins w:id="7831" w:author="David Dayan" w:date="2021-12-03T16:39:00Z"/>
          <w:sz w:val="24"/>
          <w:szCs w:val="24"/>
        </w:rPr>
        <w:pPrChange w:id="7832" w:author="David Dayan" w:date="2021-12-03T17:16:00Z">
          <w:pPr/>
        </w:pPrChange>
      </w:pPr>
      <w:ins w:id="7833" w:author="David Dayan" w:date="2021-12-03T17:23:00Z">
        <w:r>
          <w:rPr>
            <w:sz w:val="24"/>
            <w:szCs w:val="24"/>
          </w:rPr>
          <w:t>Supplemental Table 1: Full dataset used for this analysis</w:t>
        </w:r>
      </w:ins>
    </w:p>
    <w:p w14:paraId="4E957686" w14:textId="77777777" w:rsidR="00311713" w:rsidRDefault="00311713">
      <w:pPr>
        <w:rPr>
          <w:ins w:id="7834" w:author="David Dayan" w:date="2021-12-03T16:39:00Z"/>
          <w:sz w:val="24"/>
          <w:szCs w:val="24"/>
        </w:rPr>
        <w:sectPr w:rsidR="00311713" w:rsidSect="001F2C20">
          <w:pgSz w:w="15840" w:h="12240" w:orient="landscape" w:code="1"/>
          <w:pgMar w:top="945" w:right="1440" w:bottom="1440" w:left="1440" w:header="720" w:footer="720" w:gutter="0"/>
          <w:pgNumType w:start="0"/>
          <w:cols w:space="720"/>
          <w:docGrid w:linePitch="360"/>
          <w:sectPrChange w:id="7835" w:author="David Dayan" w:date="2021-12-15T17:09:00Z">
            <w:sectPr w:rsidR="00311713" w:rsidSect="001F2C20">
              <w:pgSz w:w="12240" w:h="15840" w:orient="portrait"/>
              <w:pgMar w:top="1440" w:right="1440" w:bottom="1440" w:left="1440" w:header="720" w:footer="720" w:gutter="0"/>
              <w:pgNumType w:start="1"/>
            </w:sectPr>
          </w:sectPrChange>
        </w:sectPr>
      </w:pPr>
    </w:p>
    <w:p w14:paraId="33A9A8AA" w14:textId="5649AC72" w:rsidR="00311713" w:rsidRDefault="00311713">
      <w:pPr>
        <w:rPr>
          <w:ins w:id="7836" w:author="David Dayan" w:date="2021-12-03T16:38:00Z"/>
          <w:sz w:val="24"/>
          <w:szCs w:val="24"/>
        </w:rPr>
      </w:pPr>
    </w:p>
    <w:p w14:paraId="51C5E17F" w14:textId="7B891DD0" w:rsidR="00144E70" w:rsidRDefault="00311713" w:rsidP="001F2C20">
      <w:pPr>
        <w:rPr>
          <w:sz w:val="24"/>
          <w:szCs w:val="24"/>
        </w:rPr>
        <w:sectPr w:rsidR="00144E70" w:rsidSect="001F2C20">
          <w:pgSz w:w="12240" w:h="15840" w:code="1"/>
          <w:pgMar w:top="1440" w:right="1440" w:bottom="1440" w:left="1440" w:header="720" w:footer="720" w:gutter="0"/>
          <w:pgNumType w:start="0"/>
          <w:cols w:space="720"/>
          <w:docGrid w:linePitch="360"/>
          <w:sectPrChange w:id="7837" w:author="David Dayan" w:date="2021-12-15T17:11:00Z">
            <w:sectPr w:rsidR="00144E70" w:rsidSect="001F2C20">
              <w:pgMar w:top="1440" w:right="1440" w:bottom="1440" w:left="1440" w:header="720" w:footer="720" w:gutter="0"/>
              <w:pgNumType w:start="1"/>
            </w:sectPr>
          </w:sectPrChange>
        </w:sectPr>
        <w:pPrChange w:id="7838" w:author="David Dayan" w:date="2021-12-15T17:11:00Z">
          <w:pPr>
            <w:ind w:left="720" w:hanging="720"/>
          </w:pPr>
        </w:pPrChange>
      </w:pPr>
      <w:ins w:id="7839" w:author="David Dayan" w:date="2021-12-03T16:38:00Z">
        <w:r>
          <w:rPr>
            <w:sz w:val="24"/>
            <w:szCs w:val="24"/>
          </w:rPr>
          <w:br w:type="page"/>
        </w:r>
      </w:ins>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29">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3FA667BF" w14:textId="66F88304" w:rsidR="00C03B44" w:rsidDel="001F2C20" w:rsidRDefault="00C03B44" w:rsidP="00EE787B">
      <w:pPr>
        <w:autoSpaceDE w:val="0"/>
        <w:autoSpaceDN w:val="0"/>
        <w:adjustRightInd w:val="0"/>
        <w:jc w:val="center"/>
        <w:rPr>
          <w:del w:id="7840" w:author="David Dayan" w:date="2021-12-15T17:11:00Z"/>
        </w:rPr>
      </w:pPr>
    </w:p>
    <w:p w14:paraId="2F70EF8D" w14:textId="0E56047E" w:rsidR="00C03B44" w:rsidRPr="00C03B44" w:rsidDel="001F2C20" w:rsidRDefault="00C03B44" w:rsidP="00EE787B">
      <w:pPr>
        <w:autoSpaceDE w:val="0"/>
        <w:autoSpaceDN w:val="0"/>
        <w:adjustRightInd w:val="0"/>
        <w:jc w:val="center"/>
        <w:rPr>
          <w:del w:id="7841" w:author="David Dayan" w:date="2021-12-15T17:11:00Z"/>
        </w:rPr>
      </w:pPr>
      <w:del w:id="7842" w:author="David Dayan" w:date="2021-12-15T17:11:00Z">
        <w:r w:rsidDel="001F2C20">
          <w:fldChar w:fldCharType="begin"/>
        </w:r>
        <w:r w:rsidDel="001F2C20">
          <w:delInstrText xml:space="preserve"> ADDIN EN.REFLIST </w:delInstrText>
        </w:r>
        <w:r w:rsidDel="001F2C20">
          <w:fldChar w:fldCharType="separate"/>
        </w:r>
        <w:r w:rsidRPr="00C03B44" w:rsidDel="001F2C20">
          <w:delText>Hess JE, Zendt JS, Matala AR, Narum SR (2016) Genetic basis of adult migration timing in anadromous steelhead discovered through multivariate association testing. Proc Biol Sci, 283.</w:delText>
        </w:r>
      </w:del>
    </w:p>
    <w:p w14:paraId="5DEAA3BA" w14:textId="14F70402" w:rsidR="006C74C3" w:rsidRPr="00B53A6E" w:rsidRDefault="00C03B44" w:rsidP="00EE787B">
      <w:pPr>
        <w:autoSpaceDE w:val="0"/>
        <w:autoSpaceDN w:val="0"/>
        <w:adjustRightInd w:val="0"/>
        <w:jc w:val="center"/>
      </w:pPr>
      <w:del w:id="7843" w:author="David Dayan" w:date="2021-12-15T17:11:00Z">
        <w:r w:rsidDel="001F2C20">
          <w:fldChar w:fldCharType="end"/>
        </w:r>
      </w:del>
    </w:p>
    <w:sectPr w:rsidR="006C74C3" w:rsidRPr="00B53A6E" w:rsidSect="000A3DC7">
      <w:headerReference w:type="even" r:id="rId30"/>
      <w:headerReference w:type="default" r:id="rId31"/>
      <w:footerReference w:type="default" r:id="rId32"/>
      <w:headerReference w:type="first" r:id="rId33"/>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David Dayan" w:date="2021-12-15T13:53:00Z" w:initials="DD">
    <w:p w14:paraId="28A2526F" w14:textId="0B9B11CB" w:rsidR="00C83A6F" w:rsidRDefault="00C83A6F">
      <w:pPr>
        <w:pStyle w:val="CommentText"/>
      </w:pPr>
      <w:r>
        <w:rPr>
          <w:rStyle w:val="CommentReference"/>
        </w:rPr>
        <w:annotationRef/>
      </w:r>
      <w:r>
        <w:t>Most samples don’t come from the fishery</w:t>
      </w:r>
    </w:p>
  </w:comment>
  <w:comment w:id="30" w:author="Kathleen O'Malley" w:date="2021-11-27T12:35:00Z" w:initials="OMKG">
    <w:p w14:paraId="0684FC67" w14:textId="77777777" w:rsidR="00C83A6F" w:rsidRDefault="00C83A6F">
      <w:pPr>
        <w:pStyle w:val="CommentText"/>
      </w:pPr>
      <w:r>
        <w:rPr>
          <w:rStyle w:val="CommentReference"/>
        </w:rPr>
        <w:annotationRef/>
      </w:r>
      <w:r>
        <w:t>Steve and Laura. Can you confirm that the sampling described below is correct? The text was copy and pasted from our previous report focusing on the 2019 samples.</w:t>
      </w:r>
    </w:p>
    <w:p w14:paraId="6FC171B1" w14:textId="77777777" w:rsidR="00C83A6F" w:rsidRDefault="00C83A6F">
      <w:pPr>
        <w:pStyle w:val="CommentText"/>
      </w:pPr>
    </w:p>
    <w:p w14:paraId="4FCEAD02" w14:textId="143638F8" w:rsidR="00C83A6F" w:rsidRDefault="00C83A6F">
      <w:pPr>
        <w:pStyle w:val="CommentText"/>
      </w:pPr>
      <w:r>
        <w:t>For instance, when did sampling begin and end compared to when the first and last fish caught?</w:t>
      </w:r>
    </w:p>
  </w:comment>
  <w:comment w:id="36" w:author="Kathleen O'Malley" w:date="2021-11-27T12:37:00Z" w:initials="OMKG">
    <w:p w14:paraId="761FEF7A" w14:textId="5CD53E38" w:rsidR="00C83A6F" w:rsidRDefault="00C83A6F">
      <w:pPr>
        <w:pStyle w:val="CommentText"/>
      </w:pPr>
      <w:r>
        <w:rPr>
          <w:rStyle w:val="CommentReference"/>
        </w:rPr>
        <w:annotationRef/>
      </w:r>
      <w:r>
        <w:t>Steve and Laura. Is this paragraph correct as well?</w:t>
      </w:r>
    </w:p>
  </w:comment>
  <w:comment w:id="39" w:author="David Dayan" w:date="2021-12-17T15:26:00Z" w:initials="DD">
    <w:p w14:paraId="784B08C1" w14:textId="782E1D19" w:rsidR="00534D41" w:rsidRDefault="00534D41">
      <w:pPr>
        <w:pStyle w:val="CommentText"/>
      </w:pPr>
      <w:r>
        <w:rPr>
          <w:rStyle w:val="CommentReference"/>
        </w:rPr>
        <w:annotationRef/>
      </w:r>
      <w:r>
        <w:t>This is new to reflect data collection required for updated figure 3.</w:t>
      </w:r>
    </w:p>
  </w:comment>
  <w:comment w:id="77" w:author="Kathleen O'Malley" w:date="2021-11-28T11:46:00Z" w:initials="OMKG">
    <w:p w14:paraId="61ADB66B" w14:textId="6B7A9B6F" w:rsidR="00C83A6F" w:rsidRDefault="00C83A6F">
      <w:pPr>
        <w:pStyle w:val="CommentText"/>
      </w:pPr>
      <w:r>
        <w:rPr>
          <w:rStyle w:val="CommentReference"/>
        </w:rPr>
        <w:annotationRef/>
      </w:r>
      <w:r>
        <w:t>David, yes, there was a lengthy discussion in the previous report because that major high water event really impacted the sampling effort. That was not the case in 2020. Steve and Laura may want to include some additional details here.</w:t>
      </w:r>
    </w:p>
  </w:comment>
  <w:comment w:id="80" w:author="Kathleen O'Malley" w:date="2021-11-27T12:40:00Z" w:initials="OMKG">
    <w:p w14:paraId="7BDEB267" w14:textId="1C7EA653" w:rsidR="00C83A6F" w:rsidRDefault="00C83A6F">
      <w:pPr>
        <w:pStyle w:val="CommentText"/>
      </w:pPr>
      <w:r>
        <w:rPr>
          <w:rStyle w:val="CommentReference"/>
        </w:rPr>
        <w:annotationRef/>
      </w:r>
      <w:r>
        <w:t>David, I think it would make most sense to list these in order, either upstream to downstream or downstream to upstream. The latter might be best. If you could update this table that would be great. Thank you.</w:t>
      </w:r>
    </w:p>
  </w:comment>
  <w:comment w:id="157" w:author="Kathleen O'Malley" w:date="2021-11-27T13:01:00Z" w:initials="OMKG">
    <w:p w14:paraId="00DC13A5" w14:textId="220475E1" w:rsidR="00C83A6F" w:rsidRDefault="00C83A6F">
      <w:pPr>
        <w:pStyle w:val="CommentText"/>
      </w:pPr>
      <w:r>
        <w:rPr>
          <w:rStyle w:val="CommentReference"/>
        </w:rPr>
        <w:annotationRef/>
      </w:r>
      <w:r>
        <w:t>Steve or Laura, can you elaborate here ? Thanks.</w:t>
      </w:r>
    </w:p>
  </w:comment>
  <w:comment w:id="158" w:author="Kathleen O'Malley" w:date="2021-11-28T11:51:00Z" w:initials="OMKG">
    <w:p w14:paraId="3DF3A727" w14:textId="2229923B" w:rsidR="00C83A6F" w:rsidRDefault="00C83A6F">
      <w:pPr>
        <w:pStyle w:val="CommentText"/>
      </w:pPr>
      <w:r>
        <w:rPr>
          <w:rStyle w:val="CommentReference"/>
        </w:rPr>
        <w:annotationRef/>
      </w:r>
      <w:r>
        <w:t>David, I think it would be good to insert the figure from the workbook here. The figure that has number of sampled x Julian week sampled and capture method. It complements Table 1.</w:t>
      </w:r>
    </w:p>
  </w:comment>
  <w:comment w:id="184" w:author="David Dayan" w:date="2021-12-15T13:59:00Z" w:initials="DD">
    <w:p w14:paraId="6A4B30DE" w14:textId="304C37A6" w:rsidR="00C83A6F" w:rsidRDefault="00C83A6F">
      <w:pPr>
        <w:pStyle w:val="CommentText"/>
      </w:pPr>
      <w:r>
        <w:rPr>
          <w:rStyle w:val="CommentReference"/>
        </w:rPr>
        <w:annotationRef/>
      </w:r>
      <w:r>
        <w:t>A bit of a compromise here, but I think the best approach for comparisons across years. There are a number of changes here, but the big ones are log transforming the discharge data</w:t>
      </w:r>
      <w:r w:rsidR="001F2C20">
        <w:t xml:space="preserve"> so it can be compared and we don’t lose resolution</w:t>
      </w:r>
      <w:r>
        <w:t xml:space="preserve">, collecting environmental data from scratch so it can be presented on a daily basis, </w:t>
      </w:r>
      <w:r w:rsidR="001F2C20">
        <w:t xml:space="preserve">binning by 7 </w:t>
      </w:r>
      <w:proofErr w:type="spellStart"/>
      <w:r w:rsidR="001F2C20">
        <w:t>julian</w:t>
      </w:r>
      <w:proofErr w:type="spellEnd"/>
      <w:r w:rsidR="001F2C20">
        <w:t xml:space="preserve"> day period rather than </w:t>
      </w:r>
      <w:proofErr w:type="spellStart"/>
      <w:r w:rsidR="001F2C20">
        <w:t>julian</w:t>
      </w:r>
      <w:proofErr w:type="spellEnd"/>
      <w:r w:rsidR="001F2C20">
        <w:t xml:space="preserve"> weeks (which led to uneven bin sizes across years, or hard to reproduce results). </w:t>
      </w:r>
    </w:p>
  </w:comment>
  <w:comment w:id="192" w:author="Kathleen O'Malley" w:date="2021-11-28T11:05:00Z" w:initials="OMKG">
    <w:p w14:paraId="07F273F2" w14:textId="3657D118" w:rsidR="00C83A6F" w:rsidRDefault="00C83A6F">
      <w:pPr>
        <w:pStyle w:val="CommentText"/>
      </w:pPr>
      <w:r>
        <w:rPr>
          <w:rStyle w:val="CommentReference"/>
        </w:rPr>
        <w:annotationRef/>
      </w:r>
      <w:r>
        <w:t>I think it would be best to include a supplemental table just like in the previous report. Can you insert a Table S1 at the end of this document?</w:t>
      </w:r>
    </w:p>
  </w:comment>
  <w:comment w:id="198" w:author="Kathleen O'Malley" w:date="2021-11-28T11:33:00Z" w:initials="OMKG">
    <w:p w14:paraId="798461A0" w14:textId="56D4C32B" w:rsidR="00C83A6F" w:rsidRDefault="00C83A6F">
      <w:pPr>
        <w:pStyle w:val="CommentText"/>
      </w:pPr>
      <w:r>
        <w:rPr>
          <w:rStyle w:val="CommentReference"/>
        </w:rPr>
        <w:annotationRef/>
      </w:r>
      <w:r>
        <w:t>Let’s discuss these figures before making any revisions.</w:t>
      </w:r>
    </w:p>
  </w:comment>
  <w:comment w:id="199" w:author="Kathleen O'Malley" w:date="2021-11-28T10:43:00Z" w:initials="OMKG">
    <w:p w14:paraId="300EB6A3" w14:textId="77777777" w:rsidR="00C83A6F" w:rsidRDefault="00C83A6F">
      <w:pPr>
        <w:pStyle w:val="CommentText"/>
      </w:pPr>
      <w:r>
        <w:rPr>
          <w:rStyle w:val="CommentReference"/>
        </w:rPr>
        <w:annotationRef/>
      </w:r>
      <w:r>
        <w:t>David, to be consistent with the previous Rogue Chinook Information Reports, I think it would be best to use the terms homozygous spring, heterozygous and homozygous fall. But happy to discuss.</w:t>
      </w:r>
    </w:p>
    <w:p w14:paraId="62FD3106" w14:textId="77777777" w:rsidR="00C83A6F" w:rsidRDefault="00C83A6F">
      <w:pPr>
        <w:pStyle w:val="CommentText"/>
      </w:pPr>
    </w:p>
    <w:p w14:paraId="01679367" w14:textId="14F2CADF" w:rsidR="00C83A6F" w:rsidRDefault="00C83A6F">
      <w:pPr>
        <w:pStyle w:val="CommentText"/>
      </w:pPr>
      <w:r>
        <w:t>If I recall previous discussions with Shaun Clements and others correctly, the rationale for using these terms is that the markers have been validated in the Rogue which is not necessarily the case in other systems.</w:t>
      </w:r>
    </w:p>
  </w:comment>
  <w:comment w:id="214" w:author="Kathleen O'Malley" w:date="2021-11-28T10:51:00Z" w:initials="OMKG">
    <w:p w14:paraId="53A5DD03" w14:textId="13D2D198" w:rsidR="00C83A6F" w:rsidRDefault="00C83A6F">
      <w:pPr>
        <w:pStyle w:val="CommentText"/>
      </w:pPr>
      <w:r>
        <w:rPr>
          <w:rStyle w:val="CommentReference"/>
        </w:rPr>
        <w:annotationRef/>
      </w:r>
      <w:r>
        <w:t xml:space="preserve">David, I am curious how you calculate Julian week here and for Figure 2. We can discuss when we meet. Pete </w:t>
      </w:r>
      <w:proofErr w:type="spellStart"/>
      <w:r>
        <w:t>Samarin</w:t>
      </w:r>
      <w:proofErr w:type="spellEnd"/>
      <w:r>
        <w:t xml:space="preserve"> and Sandra had different approaches. I haven’t check with Cristin yet but will as well.</w:t>
      </w:r>
    </w:p>
  </w:comment>
  <w:comment w:id="249" w:author="David Dayan" w:date="2021-12-15T17:15:00Z" w:initials="DD">
    <w:p w14:paraId="7B329CD8" w14:textId="59FF86B8" w:rsidR="00212404" w:rsidRDefault="00212404">
      <w:pPr>
        <w:pStyle w:val="CommentText"/>
      </w:pPr>
      <w:r>
        <w:rPr>
          <w:rStyle w:val="CommentReference"/>
        </w:rPr>
        <w:annotationRef/>
      </w:r>
      <w:r>
        <w:t>Maybe belongs in discussion?</w:t>
      </w:r>
    </w:p>
  </w:comment>
  <w:comment w:id="255" w:author="Kathleen O'Malley" w:date="2021-11-28T11:12:00Z" w:initials="OMKG">
    <w:p w14:paraId="1D6EB195" w14:textId="11D6513C" w:rsidR="00C83A6F" w:rsidRDefault="00C83A6F">
      <w:pPr>
        <w:pStyle w:val="CommentText"/>
      </w:pPr>
      <w:r>
        <w:rPr>
          <w:rStyle w:val="CommentReference"/>
        </w:rPr>
        <w:annotationRef/>
      </w:r>
      <w:r>
        <w:t>Also, if possible, it would be great to color code homozygous spring in green and homozygous fall in orange and heterozygous in yellow. To be consistent with previous reports and it is easy for people to relate to.</w:t>
      </w:r>
    </w:p>
  </w:comment>
  <w:comment w:id="256" w:author="David Dayan" w:date="2021-12-01T17:59:00Z" w:initials="DD">
    <w:p w14:paraId="0E054D0F" w14:textId="7DE28E10" w:rsidR="00C83A6F" w:rsidRDefault="00C83A6F">
      <w:pPr>
        <w:pStyle w:val="CommentText"/>
      </w:pPr>
      <w:r>
        <w:rPr>
          <w:rStyle w:val="CommentReference"/>
        </w:rPr>
        <w:annotationRef/>
      </w:r>
      <w:r>
        <w:t>I try to use color palettes that are perceptually ordered and uniform (e.g. het intermediate to the homozygotes), monochrome friendly and color blind accessible. I couldn’t find one with yellow intermediate between green and orange, but I think I found something that captures what you’re going for here that’s still accessible to color blind people and follows all the new data visualization norms.</w:t>
      </w:r>
    </w:p>
    <w:p w14:paraId="31318242" w14:textId="58B2FED9" w:rsidR="00C83A6F" w:rsidRDefault="00C83A6F">
      <w:pPr>
        <w:pStyle w:val="CommentText"/>
      </w:pPr>
      <w:r>
        <w:t xml:space="preserve">It’s a subset of one of the </w:t>
      </w:r>
      <w:hyperlink r:id="rId1" w:history="1">
        <w:r w:rsidRPr="00EB7E31">
          <w:rPr>
            <w:rStyle w:val="Hyperlink"/>
          </w:rPr>
          <w:t>palettes published in nature last year,</w:t>
        </w:r>
      </w:hyperlink>
      <w:r>
        <w:t xml:space="preserve"> called Hawaii. If you like it, I can keep using it for all spring/fall Chinook color schemes going forward.</w:t>
      </w:r>
    </w:p>
  </w:comment>
  <w:comment w:id="293" w:author="David Dayan" w:date="2021-12-15T17:15:00Z" w:initials="DD">
    <w:p w14:paraId="3AE0185C" w14:textId="094AD07B" w:rsidR="00212404" w:rsidRDefault="00212404" w:rsidP="00212404">
      <w:pPr>
        <w:pStyle w:val="CommentText"/>
      </w:pPr>
      <w:r>
        <w:rPr>
          <w:rStyle w:val="CommentReference"/>
        </w:rPr>
        <w:annotationRef/>
      </w:r>
      <w:r>
        <w:t>W</w:t>
      </w:r>
      <w:r w:rsidR="00483A1C">
        <w:t>hen we talked over these results, w</w:t>
      </w:r>
      <w:r>
        <w:t>e discussed that it’s important to highlight how</w:t>
      </w:r>
      <w:r w:rsidR="00483A1C">
        <w:t xml:space="preserve"> uneven</w:t>
      </w:r>
      <w:r>
        <w:t xml:space="preserve"> sampling might lead to issues translating these results to what is happening in river, with respect to the frequency of genotypes</w:t>
      </w:r>
      <w:r w:rsidR="001B674E">
        <w:t xml:space="preserve"> over time</w:t>
      </w:r>
      <w:r>
        <w:t xml:space="preserve"> and what this means for managers. To summarize our conversation: If the greb1L region has additive genetic architecture, management strategy may be</w:t>
      </w:r>
      <w:r w:rsidR="00F61268">
        <w:t>nefit from considering</w:t>
      </w:r>
      <w:r>
        <w:t xml:space="preserve"> </w:t>
      </w:r>
      <w:r w:rsidR="00F61268">
        <w:t>escapement</w:t>
      </w:r>
      <w:r>
        <w:t xml:space="preserve"> of </w:t>
      </w:r>
      <w:r w:rsidR="000B488D">
        <w:t>spring</w:t>
      </w:r>
      <w:r>
        <w:t xml:space="preserve"> alleles (haploid</w:t>
      </w:r>
      <w:r w:rsidR="00F61268">
        <w:t>)</w:t>
      </w:r>
      <w:r>
        <w:t>, rather than focusing on</w:t>
      </w:r>
      <w:r w:rsidR="000B488D">
        <w:t xml:space="preserve"> spring</w:t>
      </w:r>
      <w:r>
        <w:t xml:space="preserve"> genotypes (diploid). Under this framework we might be interested to know the time at which certain portions of early alleles have passed upriver, rather than threshold dates for the transition to </w:t>
      </w:r>
      <w:r w:rsidR="004D6825">
        <w:t xml:space="preserve">majority heterozygotes, or first day </w:t>
      </w:r>
      <w:r w:rsidR="000B488D">
        <w:t>fall</w:t>
      </w:r>
      <w:r w:rsidR="004D6825">
        <w:t xml:space="preserve"> alleles are observed,</w:t>
      </w:r>
      <w:r w:rsidR="00F61268">
        <w:t xml:space="preserve"> </w:t>
      </w:r>
      <w:proofErr w:type="spellStart"/>
      <w:r w:rsidR="00F61268" w:rsidRPr="00F61268">
        <w:rPr>
          <w:i/>
          <w:iCs/>
        </w:rPr>
        <w:t>etc</w:t>
      </w:r>
      <w:proofErr w:type="spellEnd"/>
      <w:r w:rsidR="00F61268">
        <w:t>,</w:t>
      </w:r>
      <w:r w:rsidR="004D6825">
        <w:t xml:space="preserve"> but it</w:t>
      </w:r>
      <w:r w:rsidR="00F61268">
        <w:t>’</w:t>
      </w:r>
      <w:r w:rsidR="004D6825">
        <w:t>s not possible to do this accurately with our data.</w:t>
      </w:r>
      <w:r>
        <w:t xml:space="preserve"> </w:t>
      </w:r>
      <w:r w:rsidR="00483A1C">
        <w:t>As we discussed</w:t>
      </w:r>
      <w:r w:rsidR="00F61268">
        <w:t>,</w:t>
      </w:r>
      <w:r w:rsidR="00483A1C">
        <w:t xml:space="preserve"> I included some</w:t>
      </w:r>
      <w:r>
        <w:t xml:space="preserve"> draft languag</w:t>
      </w:r>
      <w:r w:rsidR="004D6825">
        <w:t>e</w:t>
      </w:r>
      <w:r w:rsidR="00E314BF">
        <w:t xml:space="preserve"> about th</w:t>
      </w:r>
      <w:r w:rsidR="00483A1C">
        <w:t>is perspective and the</w:t>
      </w:r>
      <w:r w:rsidR="00E314BF">
        <w:t xml:space="preserve"> bias</w:t>
      </w:r>
      <w:r w:rsidR="00483A1C">
        <w:t>.</w:t>
      </w:r>
      <w:r w:rsidR="004D6825">
        <w:t xml:space="preserve"> I’m ambivalent about its inclusion in the discussion, but it’s available </w:t>
      </w:r>
      <w:r w:rsidR="00483A1C">
        <w:t>for you to consider</w:t>
      </w:r>
      <w:r w:rsidR="000B488D">
        <w:t xml:space="preserve"> here.</w:t>
      </w:r>
    </w:p>
  </w:comment>
  <w:comment w:id="326" w:author="David Dayan" w:date="2021-12-17T15:59:00Z" w:initials="DD">
    <w:p w14:paraId="29B94312" w14:textId="77777777" w:rsidR="00643550" w:rsidRDefault="00643550" w:rsidP="00643550">
      <w:pPr>
        <w:pStyle w:val="CommentText"/>
      </w:pPr>
      <w:r>
        <w:rPr>
          <w:rStyle w:val="CommentReference"/>
        </w:rPr>
        <w:annotationRef/>
      </w:r>
      <w:r>
        <w:t>I know the goal is to keep this report very focused and simply update the previous one, but it was super trivial to estimate the dominance pattern for these data (about 10 minutes of work). Again, I don’t feel strongly about including this, more words are spent discussing the issues with the data (uneven sampling effort and imprecise phenotypes) than the interpretation of the results, but it’s available to consider.</w:t>
      </w:r>
    </w:p>
    <w:p w14:paraId="434EC7CE" w14:textId="77777777" w:rsidR="00643550" w:rsidRDefault="00643550" w:rsidP="00643550">
      <w:pPr>
        <w:pStyle w:val="CommentText"/>
      </w:pPr>
    </w:p>
    <w:p w14:paraId="134F8242" w14:textId="40540181" w:rsidR="00643550" w:rsidRDefault="00643550" w:rsidP="00643550">
      <w:pPr>
        <w:pStyle w:val="CommentText"/>
      </w:pPr>
      <w:r>
        <w:t>I also added a supplementary figure and some results to the draft to support this discussion, feel free to get rid of those too.</w:t>
      </w:r>
    </w:p>
  </w:comment>
  <w:comment w:id="407" w:author="Kathleen O'Malley" w:date="2021-11-27T13:06:00Z" w:initials="OMKG">
    <w:p w14:paraId="78E960AE" w14:textId="57F0122E" w:rsidR="00C83A6F" w:rsidRDefault="00C83A6F">
      <w:pPr>
        <w:pStyle w:val="CommentText"/>
      </w:pPr>
      <w:r>
        <w:rPr>
          <w:rStyle w:val="CommentReference"/>
        </w:rPr>
        <w:annotationRef/>
      </w:r>
      <w:r>
        <w:t>David, can you review the references you included here to make sure they are complete? You can reference the previous reports for examples.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A2526F" w15:done="0"/>
  <w15:commentEx w15:paraId="4FCEAD02" w15:done="0"/>
  <w15:commentEx w15:paraId="761FEF7A" w15:done="0"/>
  <w15:commentEx w15:paraId="784B08C1" w15:done="0"/>
  <w15:commentEx w15:paraId="61ADB66B" w15:done="0"/>
  <w15:commentEx w15:paraId="7BDEB267" w15:done="1"/>
  <w15:commentEx w15:paraId="00DC13A5" w15:done="0"/>
  <w15:commentEx w15:paraId="3DF3A727" w15:done="1"/>
  <w15:commentEx w15:paraId="6A4B30DE" w15:done="0"/>
  <w15:commentEx w15:paraId="07F273F2" w15:done="1"/>
  <w15:commentEx w15:paraId="798461A0" w15:done="1"/>
  <w15:commentEx w15:paraId="01679367" w15:done="1"/>
  <w15:commentEx w15:paraId="53A5DD03" w15:done="0"/>
  <w15:commentEx w15:paraId="7B329CD8" w15:done="0"/>
  <w15:commentEx w15:paraId="1D6EB195" w15:done="0"/>
  <w15:commentEx w15:paraId="31318242" w15:paraIdParent="1D6EB195" w15:done="0"/>
  <w15:commentEx w15:paraId="3AE0185C" w15:done="0"/>
  <w15:commentEx w15:paraId="134F8242" w15:done="0"/>
  <w15:commentEx w15:paraId="78E960A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471E8" w16cex:dateUtc="2021-12-15T21:53:00Z"/>
  <w16cex:commentExtensible w16cex:durableId="254CA49E" w16cex:dateUtc="2021-11-27T20:35:00Z"/>
  <w16cex:commentExtensible w16cex:durableId="254CA508" w16cex:dateUtc="2021-11-27T20:37:00Z"/>
  <w16cex:commentExtensible w16cex:durableId="25672AAE" w16cex:dateUtc="2021-12-17T23:26:00Z"/>
  <w16cex:commentExtensible w16cex:durableId="254DEA9A" w16cex:dateUtc="2021-11-28T19:46:00Z"/>
  <w16cex:commentExtensible w16cex:durableId="254CA5D7" w16cex:dateUtc="2021-11-27T20:40:00Z"/>
  <w16cex:commentExtensible w16cex:durableId="254CAA97" w16cex:dateUtc="2021-11-27T21:01:00Z"/>
  <w16cex:commentExtensible w16cex:durableId="254DEBB6" w16cex:dateUtc="2021-11-28T19:51:00Z"/>
  <w16cex:commentExtensible w16cex:durableId="25647331" w16cex:dateUtc="2021-12-15T21:59:00Z"/>
  <w16cex:commentExtensible w16cex:durableId="254DE0F6" w16cex:dateUtc="2021-11-28T19:05:00Z"/>
  <w16cex:commentExtensible w16cex:durableId="254DE76C" w16cex:dateUtc="2021-11-28T19:33:00Z"/>
  <w16cex:commentExtensible w16cex:durableId="254DDBBE" w16cex:dateUtc="2021-11-28T18:43:00Z"/>
  <w16cex:commentExtensible w16cex:durableId="254DDDB5" w16cex:dateUtc="2021-11-28T18:51:00Z"/>
  <w16cex:commentExtensible w16cex:durableId="2564A134" w16cex:dateUtc="2021-12-16T01:15:00Z"/>
  <w16cex:commentExtensible w16cex:durableId="254DE284" w16cex:dateUtc="2021-11-28T19:12:00Z"/>
  <w16cex:commentExtensible w16cex:durableId="25523680" w16cex:dateUtc="2021-12-02T01:59:00Z"/>
  <w16cex:commentExtensible w16cex:durableId="2564A14F" w16cex:dateUtc="2021-12-16T01:15:00Z"/>
  <w16cex:commentExtensible w16cex:durableId="25673246" w16cex:dateUtc="2021-12-17T23:59:00Z"/>
  <w16cex:commentExtensible w16cex:durableId="254CABD9" w16cex:dateUtc="2021-11-27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A2526F" w16cid:durableId="256471E8"/>
  <w16cid:commentId w16cid:paraId="4FCEAD02" w16cid:durableId="254CA49E"/>
  <w16cid:commentId w16cid:paraId="761FEF7A" w16cid:durableId="254CA508"/>
  <w16cid:commentId w16cid:paraId="784B08C1" w16cid:durableId="25672AAE"/>
  <w16cid:commentId w16cid:paraId="61ADB66B" w16cid:durableId="254DEA9A"/>
  <w16cid:commentId w16cid:paraId="7BDEB267" w16cid:durableId="254CA5D7"/>
  <w16cid:commentId w16cid:paraId="00DC13A5" w16cid:durableId="254CAA97"/>
  <w16cid:commentId w16cid:paraId="3DF3A727" w16cid:durableId="254DEBB6"/>
  <w16cid:commentId w16cid:paraId="6A4B30DE" w16cid:durableId="25647331"/>
  <w16cid:commentId w16cid:paraId="07F273F2" w16cid:durableId="254DE0F6"/>
  <w16cid:commentId w16cid:paraId="798461A0" w16cid:durableId="254DE76C"/>
  <w16cid:commentId w16cid:paraId="01679367" w16cid:durableId="254DDBBE"/>
  <w16cid:commentId w16cid:paraId="53A5DD03" w16cid:durableId="254DDDB5"/>
  <w16cid:commentId w16cid:paraId="7B329CD8" w16cid:durableId="2564A134"/>
  <w16cid:commentId w16cid:paraId="1D6EB195" w16cid:durableId="254DE284"/>
  <w16cid:commentId w16cid:paraId="31318242" w16cid:durableId="25523680"/>
  <w16cid:commentId w16cid:paraId="3AE0185C" w16cid:durableId="2564A14F"/>
  <w16cid:commentId w16cid:paraId="134F8242" w16cid:durableId="25673246"/>
  <w16cid:commentId w16cid:paraId="78E960AE" w16cid:durableId="254CAB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A9074" w14:textId="77777777" w:rsidR="002833B4" w:rsidRDefault="002833B4" w:rsidP="00B53A6E">
      <w:pPr>
        <w:spacing w:after="0" w:line="240" w:lineRule="auto"/>
      </w:pPr>
      <w:r>
        <w:separator/>
      </w:r>
    </w:p>
  </w:endnote>
  <w:endnote w:type="continuationSeparator" w:id="0">
    <w:p w14:paraId="7D9FD431" w14:textId="77777777" w:rsidR="002833B4" w:rsidRDefault="002833B4"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82FB" w14:textId="696C2665" w:rsidR="00C83A6F" w:rsidRDefault="00C83A6F">
    <w:pPr>
      <w:pStyle w:val="Footer"/>
      <w:jc w:val="center"/>
    </w:pPr>
  </w:p>
  <w:p w14:paraId="242CE4BA" w14:textId="7CC0EC5E" w:rsidR="00C83A6F" w:rsidRPr="008843D3" w:rsidRDefault="00C83A6F" w:rsidP="00144E7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15525"/>
      <w:docPartObj>
        <w:docPartGallery w:val="Page Numbers (Bottom of Page)"/>
        <w:docPartUnique/>
      </w:docPartObj>
    </w:sdtPr>
    <w:sdtEndPr>
      <w:rPr>
        <w:noProof/>
      </w:rPr>
    </w:sdtEndPr>
    <w:sdtContent>
      <w:p w14:paraId="175FB022" w14:textId="77777777" w:rsidR="00C83A6F" w:rsidRDefault="00C83A6F">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F4D5E7" w14:textId="77777777" w:rsidR="00C83A6F" w:rsidRPr="008843D3" w:rsidRDefault="00C83A6F"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2E68" w14:textId="77777777" w:rsidR="00C83A6F" w:rsidRPr="008843D3" w:rsidRDefault="00C83A6F"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3BF2A" w14:textId="77777777" w:rsidR="002833B4" w:rsidRDefault="002833B4" w:rsidP="00B53A6E">
      <w:pPr>
        <w:spacing w:after="0" w:line="240" w:lineRule="auto"/>
      </w:pPr>
      <w:r>
        <w:separator/>
      </w:r>
    </w:p>
  </w:footnote>
  <w:footnote w:type="continuationSeparator" w:id="0">
    <w:p w14:paraId="3706C8FE" w14:textId="77777777" w:rsidR="002833B4" w:rsidRDefault="002833B4"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258FD" w14:textId="331A0ECF" w:rsidR="00C83A6F" w:rsidRDefault="00C83A6F">
    <w:pPr>
      <w:pStyle w:val="Header"/>
    </w:pPr>
    <w:r>
      <w:rPr>
        <w:noProof/>
      </w:rPr>
      <mc:AlternateContent>
        <mc:Choice Requires="wps">
          <w:drawing>
            <wp:anchor distT="0" distB="0" distL="114300" distR="114300" simplePos="0" relativeHeight="251654656"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" o:allowincell="f" filled="f" stroked="f">
              <v:stroke joinstyle="round"/>
              <o:lock v:ext="edit" shapetype="t"/>
              <v:textbox style="mso-fit-shape-to-text:t">
                <w:txbxContent>
                  <w:p w14:paraId="6A43E64E"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14B" w14:textId="1B309D95" w:rsidR="00C83A6F" w:rsidRDefault="00C83A6F">
    <w:pPr>
      <w:pStyle w:val="Header"/>
    </w:pPr>
    <w:r>
      <w:rPr>
        <w:noProof/>
      </w:rPr>
      <mc:AlternateContent>
        <mc:Choice Requires="wps">
          <w:drawing>
            <wp:anchor distT="0" distB="0" distL="114300" distR="114300" simplePos="0" relativeHeight="251653632"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" o:allowincell="f" filled="f" stroked="f">
              <v:stroke joinstyle="round"/>
              <o:lock v:ext="edit" shapetype="t"/>
              <v:textbox style="mso-fit-shape-to-text:t">
                <w:txbxContent>
                  <w:p w14:paraId="2540E27F"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EC23E" w14:textId="77777777" w:rsidR="00C83A6F" w:rsidRDefault="00C83A6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78A2" w14:textId="6D024CF2" w:rsidR="00C83A6F" w:rsidRDefault="00C83A6F">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jUweTA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BC6E716"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1840" w14:textId="77F65AF4" w:rsidR="00C83A6F" w:rsidRDefault="00C83A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AECF" w14:textId="519F72C2" w:rsidR="00C83A6F" w:rsidRDefault="00C83A6F">
    <w:pPr>
      <w:pStyle w:val="Header"/>
    </w:pPr>
    <w:r>
      <w:rPr>
        <w:noProof/>
      </w:rPr>
      <mc:AlternateContent>
        <mc:Choice Requires="wps">
          <w:drawing>
            <wp:anchor distT="0" distB="0" distL="114300" distR="114300" simplePos="0" relativeHeight="251659776"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C83A6F" w:rsidRDefault="00C83A6F"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MxJG4Q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11C5D2A" w14:textId="77777777" w:rsidR="00036D0E" w:rsidRDefault="00036D0E"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6"/>
  </w:num>
  <w:num w:numId="3">
    <w:abstractNumId w:val="0"/>
  </w:num>
  <w:num w:numId="4">
    <w:abstractNumId w:val="5"/>
  </w:num>
  <w:num w:numId="5">
    <w:abstractNumId w:val="9"/>
  </w:num>
  <w:num w:numId="6">
    <w:abstractNumId w:val="4"/>
  </w:num>
  <w:num w:numId="7">
    <w:abstractNumId w:val="2"/>
  </w:num>
  <w:num w:numId="8">
    <w:abstractNumId w:val="8"/>
  </w:num>
  <w:num w:numId="9">
    <w:abstractNumId w:val="3"/>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15421"/>
    <w:rsid w:val="000262A3"/>
    <w:rsid w:val="00031947"/>
    <w:rsid w:val="00036D0E"/>
    <w:rsid w:val="000537E9"/>
    <w:rsid w:val="0006323D"/>
    <w:rsid w:val="00070433"/>
    <w:rsid w:val="000931CB"/>
    <w:rsid w:val="00095CAB"/>
    <w:rsid w:val="00097907"/>
    <w:rsid w:val="000A3DC7"/>
    <w:rsid w:val="000A5869"/>
    <w:rsid w:val="000B0695"/>
    <w:rsid w:val="000B488D"/>
    <w:rsid w:val="000C7FD1"/>
    <w:rsid w:val="000D66E8"/>
    <w:rsid w:val="001040A2"/>
    <w:rsid w:val="0012687E"/>
    <w:rsid w:val="0013276D"/>
    <w:rsid w:val="001431E6"/>
    <w:rsid w:val="00144E70"/>
    <w:rsid w:val="00147FD5"/>
    <w:rsid w:val="00153C0C"/>
    <w:rsid w:val="00163E90"/>
    <w:rsid w:val="0016475D"/>
    <w:rsid w:val="001833DB"/>
    <w:rsid w:val="0018495C"/>
    <w:rsid w:val="001A1C3B"/>
    <w:rsid w:val="001A647B"/>
    <w:rsid w:val="001B060D"/>
    <w:rsid w:val="001B563A"/>
    <w:rsid w:val="001B674E"/>
    <w:rsid w:val="001C6D2B"/>
    <w:rsid w:val="001C7B04"/>
    <w:rsid w:val="001D53A2"/>
    <w:rsid w:val="001D6FD5"/>
    <w:rsid w:val="001F2C20"/>
    <w:rsid w:val="001F3C7A"/>
    <w:rsid w:val="001F4358"/>
    <w:rsid w:val="001F65EE"/>
    <w:rsid w:val="00212404"/>
    <w:rsid w:val="00212913"/>
    <w:rsid w:val="002172E6"/>
    <w:rsid w:val="002224CB"/>
    <w:rsid w:val="00245317"/>
    <w:rsid w:val="002479FA"/>
    <w:rsid w:val="00256384"/>
    <w:rsid w:val="002711F3"/>
    <w:rsid w:val="002833B4"/>
    <w:rsid w:val="00285860"/>
    <w:rsid w:val="00296FA7"/>
    <w:rsid w:val="002C3007"/>
    <w:rsid w:val="002C44F3"/>
    <w:rsid w:val="002D2376"/>
    <w:rsid w:val="002D6438"/>
    <w:rsid w:val="002F3903"/>
    <w:rsid w:val="003029EF"/>
    <w:rsid w:val="00311713"/>
    <w:rsid w:val="00321480"/>
    <w:rsid w:val="0032359B"/>
    <w:rsid w:val="0033274A"/>
    <w:rsid w:val="00367C96"/>
    <w:rsid w:val="0038551A"/>
    <w:rsid w:val="003952EF"/>
    <w:rsid w:val="003A390F"/>
    <w:rsid w:val="003A435A"/>
    <w:rsid w:val="003A6673"/>
    <w:rsid w:val="003B5F05"/>
    <w:rsid w:val="003C1B67"/>
    <w:rsid w:val="003D43E7"/>
    <w:rsid w:val="003E304A"/>
    <w:rsid w:val="003F28CE"/>
    <w:rsid w:val="00414167"/>
    <w:rsid w:val="004260FD"/>
    <w:rsid w:val="00440F3E"/>
    <w:rsid w:val="00474D12"/>
    <w:rsid w:val="0048153C"/>
    <w:rsid w:val="0048366E"/>
    <w:rsid w:val="00483A1C"/>
    <w:rsid w:val="00485133"/>
    <w:rsid w:val="004929C6"/>
    <w:rsid w:val="00495D35"/>
    <w:rsid w:val="004A0E93"/>
    <w:rsid w:val="004A14C7"/>
    <w:rsid w:val="004A5CCF"/>
    <w:rsid w:val="004A680A"/>
    <w:rsid w:val="004C216E"/>
    <w:rsid w:val="004D458A"/>
    <w:rsid w:val="004D6825"/>
    <w:rsid w:val="004F15DA"/>
    <w:rsid w:val="00533317"/>
    <w:rsid w:val="00534D41"/>
    <w:rsid w:val="00543760"/>
    <w:rsid w:val="005453C8"/>
    <w:rsid w:val="0054601E"/>
    <w:rsid w:val="00546BD8"/>
    <w:rsid w:val="005743F4"/>
    <w:rsid w:val="00596B8E"/>
    <w:rsid w:val="005A4442"/>
    <w:rsid w:val="005B55F4"/>
    <w:rsid w:val="005C5189"/>
    <w:rsid w:val="005D4EC6"/>
    <w:rsid w:val="005D71A1"/>
    <w:rsid w:val="005F55D3"/>
    <w:rsid w:val="00606E18"/>
    <w:rsid w:val="006078E3"/>
    <w:rsid w:val="00611CCB"/>
    <w:rsid w:val="00626289"/>
    <w:rsid w:val="00626AB1"/>
    <w:rsid w:val="00635AB6"/>
    <w:rsid w:val="00643550"/>
    <w:rsid w:val="0065796E"/>
    <w:rsid w:val="006634F1"/>
    <w:rsid w:val="006673B1"/>
    <w:rsid w:val="006823FB"/>
    <w:rsid w:val="00694E92"/>
    <w:rsid w:val="006A55F3"/>
    <w:rsid w:val="006B03AC"/>
    <w:rsid w:val="006B5A49"/>
    <w:rsid w:val="006C0D3C"/>
    <w:rsid w:val="006C74C3"/>
    <w:rsid w:val="006F6D07"/>
    <w:rsid w:val="00707505"/>
    <w:rsid w:val="00714F85"/>
    <w:rsid w:val="0072214F"/>
    <w:rsid w:val="007251DA"/>
    <w:rsid w:val="00757FA2"/>
    <w:rsid w:val="007631F8"/>
    <w:rsid w:val="00782CD9"/>
    <w:rsid w:val="007A09B0"/>
    <w:rsid w:val="007A3D6A"/>
    <w:rsid w:val="007C372D"/>
    <w:rsid w:val="007C3852"/>
    <w:rsid w:val="007D64D4"/>
    <w:rsid w:val="007F08B5"/>
    <w:rsid w:val="007F165D"/>
    <w:rsid w:val="007F3C49"/>
    <w:rsid w:val="008140F9"/>
    <w:rsid w:val="0082206C"/>
    <w:rsid w:val="00832152"/>
    <w:rsid w:val="0084171D"/>
    <w:rsid w:val="008524DF"/>
    <w:rsid w:val="008A2A3A"/>
    <w:rsid w:val="008D211B"/>
    <w:rsid w:val="008D2AAA"/>
    <w:rsid w:val="008D781F"/>
    <w:rsid w:val="008E09DE"/>
    <w:rsid w:val="008E1D1A"/>
    <w:rsid w:val="008E3B8C"/>
    <w:rsid w:val="008F643C"/>
    <w:rsid w:val="00913266"/>
    <w:rsid w:val="00917082"/>
    <w:rsid w:val="00917C87"/>
    <w:rsid w:val="00931E96"/>
    <w:rsid w:val="00934004"/>
    <w:rsid w:val="0094503D"/>
    <w:rsid w:val="00946086"/>
    <w:rsid w:val="009474A2"/>
    <w:rsid w:val="00975432"/>
    <w:rsid w:val="00984123"/>
    <w:rsid w:val="00992756"/>
    <w:rsid w:val="0099456F"/>
    <w:rsid w:val="009A7B6F"/>
    <w:rsid w:val="009B11C6"/>
    <w:rsid w:val="009B50B2"/>
    <w:rsid w:val="009C223F"/>
    <w:rsid w:val="009D1DA6"/>
    <w:rsid w:val="009E3C61"/>
    <w:rsid w:val="009E3DE5"/>
    <w:rsid w:val="009F7584"/>
    <w:rsid w:val="00A10211"/>
    <w:rsid w:val="00A16A51"/>
    <w:rsid w:val="00A318C5"/>
    <w:rsid w:val="00A47D0D"/>
    <w:rsid w:val="00A50D04"/>
    <w:rsid w:val="00A5132A"/>
    <w:rsid w:val="00A52584"/>
    <w:rsid w:val="00A6549F"/>
    <w:rsid w:val="00A72CCB"/>
    <w:rsid w:val="00A8280D"/>
    <w:rsid w:val="00A85866"/>
    <w:rsid w:val="00A95CE0"/>
    <w:rsid w:val="00A95FC8"/>
    <w:rsid w:val="00AA1C15"/>
    <w:rsid w:val="00AA2673"/>
    <w:rsid w:val="00AA714B"/>
    <w:rsid w:val="00AA7F73"/>
    <w:rsid w:val="00AB1634"/>
    <w:rsid w:val="00AC687F"/>
    <w:rsid w:val="00AC7EF5"/>
    <w:rsid w:val="00AD008C"/>
    <w:rsid w:val="00AE2359"/>
    <w:rsid w:val="00AE3AEF"/>
    <w:rsid w:val="00AE670D"/>
    <w:rsid w:val="00B06CAB"/>
    <w:rsid w:val="00B102D1"/>
    <w:rsid w:val="00B16524"/>
    <w:rsid w:val="00B22D5A"/>
    <w:rsid w:val="00B349CE"/>
    <w:rsid w:val="00B46808"/>
    <w:rsid w:val="00B476A4"/>
    <w:rsid w:val="00B527AD"/>
    <w:rsid w:val="00B53A6E"/>
    <w:rsid w:val="00B648DC"/>
    <w:rsid w:val="00B81E92"/>
    <w:rsid w:val="00B94896"/>
    <w:rsid w:val="00B953D8"/>
    <w:rsid w:val="00BA0B5C"/>
    <w:rsid w:val="00BB1F44"/>
    <w:rsid w:val="00BC3685"/>
    <w:rsid w:val="00BC5336"/>
    <w:rsid w:val="00BC7370"/>
    <w:rsid w:val="00BD0F0C"/>
    <w:rsid w:val="00BD645A"/>
    <w:rsid w:val="00BD7D77"/>
    <w:rsid w:val="00BD7F1E"/>
    <w:rsid w:val="00BE048C"/>
    <w:rsid w:val="00BE09F6"/>
    <w:rsid w:val="00BE7357"/>
    <w:rsid w:val="00BE7DCE"/>
    <w:rsid w:val="00C00C29"/>
    <w:rsid w:val="00C03B44"/>
    <w:rsid w:val="00C05858"/>
    <w:rsid w:val="00C05CBC"/>
    <w:rsid w:val="00C5776A"/>
    <w:rsid w:val="00C77A08"/>
    <w:rsid w:val="00C83A6F"/>
    <w:rsid w:val="00C8547A"/>
    <w:rsid w:val="00C90F1B"/>
    <w:rsid w:val="00CA29AC"/>
    <w:rsid w:val="00CB1CDB"/>
    <w:rsid w:val="00CD21D0"/>
    <w:rsid w:val="00CD5380"/>
    <w:rsid w:val="00CD677B"/>
    <w:rsid w:val="00CE0D05"/>
    <w:rsid w:val="00CE7268"/>
    <w:rsid w:val="00CF228A"/>
    <w:rsid w:val="00D05D95"/>
    <w:rsid w:val="00D216C0"/>
    <w:rsid w:val="00D304D9"/>
    <w:rsid w:val="00D56F9F"/>
    <w:rsid w:val="00D74D5A"/>
    <w:rsid w:val="00D76F08"/>
    <w:rsid w:val="00D93147"/>
    <w:rsid w:val="00DD2EC2"/>
    <w:rsid w:val="00DD606A"/>
    <w:rsid w:val="00DE2E1C"/>
    <w:rsid w:val="00DE3FEE"/>
    <w:rsid w:val="00E031E3"/>
    <w:rsid w:val="00E16DC3"/>
    <w:rsid w:val="00E24E94"/>
    <w:rsid w:val="00E314BF"/>
    <w:rsid w:val="00E35F78"/>
    <w:rsid w:val="00E40E53"/>
    <w:rsid w:val="00E453A8"/>
    <w:rsid w:val="00E701D6"/>
    <w:rsid w:val="00E73665"/>
    <w:rsid w:val="00E756AD"/>
    <w:rsid w:val="00E82689"/>
    <w:rsid w:val="00E935B3"/>
    <w:rsid w:val="00E94BB7"/>
    <w:rsid w:val="00EB7E31"/>
    <w:rsid w:val="00EE60E9"/>
    <w:rsid w:val="00EE787B"/>
    <w:rsid w:val="00EF1DB0"/>
    <w:rsid w:val="00EF1EC1"/>
    <w:rsid w:val="00F0142A"/>
    <w:rsid w:val="00F05422"/>
    <w:rsid w:val="00F21F32"/>
    <w:rsid w:val="00F33008"/>
    <w:rsid w:val="00F4216C"/>
    <w:rsid w:val="00F54C37"/>
    <w:rsid w:val="00F54EF4"/>
    <w:rsid w:val="00F61268"/>
    <w:rsid w:val="00F74E52"/>
    <w:rsid w:val="00F86501"/>
    <w:rsid w:val="00F8796F"/>
    <w:rsid w:val="00FA07DE"/>
    <w:rsid w:val="00FA1C5E"/>
    <w:rsid w:val="00FA2612"/>
    <w:rsid w:val="00FA354A"/>
    <w:rsid w:val="00FB0FE9"/>
    <w:rsid w:val="00FB4CAC"/>
    <w:rsid w:val="00FC779F"/>
    <w:rsid w:val="00FD057A"/>
    <w:rsid w:val="00FD0AEB"/>
    <w:rsid w:val="00FD21CC"/>
    <w:rsid w:val="00FD28B5"/>
    <w:rsid w:val="00FD75D1"/>
    <w:rsid w:val="00FE538A"/>
    <w:rsid w:val="00FE5AD3"/>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semiHidden/>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semiHidden/>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styleId="UnresolvedMention">
    <w:name w:val="Unresolved Mention"/>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467-020-19160-7"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9.emf"/><Relationship Id="rId33" Type="http://schemas.openxmlformats.org/officeDocument/2006/relationships/header" Target="header6.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footer" Target="footer3.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header" Target="header4.xml"/><Relationship Id="rId35" Type="http://schemas.microsoft.com/office/2011/relationships/people" Target="peop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A24F2-4BA9-4B90-ACD3-11AB9985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6910</Words>
  <Characters>39391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46209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David Dayan</cp:lastModifiedBy>
  <cp:revision>5</cp:revision>
  <cp:lastPrinted>2019-10-04T18:16:00Z</cp:lastPrinted>
  <dcterms:created xsi:type="dcterms:W3CDTF">2021-12-17T23:42:00Z</dcterms:created>
  <dcterms:modified xsi:type="dcterms:W3CDTF">2021-12-18T00:01:00Z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