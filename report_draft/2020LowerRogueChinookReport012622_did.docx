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4BBBD61F" w:rsidR="002224CB" w:rsidRPr="00070433" w:rsidRDefault="00070433" w:rsidP="00070433">
      <w:pPr>
        <w:autoSpaceDE w:val="0"/>
        <w:autoSpaceDN w:val="0"/>
        <w:adjustRightInd w:val="0"/>
        <w:spacing w:after="0"/>
        <w:rPr>
          <w:rFonts w:cstheme="minorHAnsi"/>
          <w:sz w:val="24"/>
          <w:szCs w:val="24"/>
        </w:rPr>
      </w:pPr>
      <w:r w:rsidRPr="00070433">
        <w:rPr>
          <w:rFonts w:cstheme="minorHAnsi"/>
          <w:sz w:val="32"/>
          <w:szCs w:val="32"/>
        </w:rPr>
        <w:t>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41BF241"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2"/>
          <w:szCs w:val="32"/>
        </w:rPr>
        <w:t>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266C1449" w14:textId="77777777" w:rsidR="00E8127C" w:rsidRDefault="00E8127C" w:rsidP="00E8127C">
      <w:pPr>
        <w:spacing w:after="0"/>
        <w:jc w:val="center"/>
        <w:rPr>
          <w:iCs/>
          <w:sz w:val="24"/>
          <w:szCs w:val="24"/>
        </w:rPr>
      </w:pPr>
      <w:r>
        <w:rPr>
          <w:iCs/>
          <w:sz w:val="24"/>
          <w:szCs w:val="24"/>
        </w:rPr>
        <w:t>David Dayan</w:t>
      </w:r>
      <w:r w:rsidRPr="00070433">
        <w:rPr>
          <w:iCs/>
          <w:sz w:val="24"/>
          <w:szCs w:val="24"/>
        </w:rPr>
        <w:t>,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C2EF07F" w14:textId="663A4156" w:rsid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w:t>
      </w:r>
      <w:proofErr w:type="spellStart"/>
      <w:r w:rsidR="002E3AC0">
        <w:rPr>
          <w:iCs/>
          <w:sz w:val="24"/>
          <w:szCs w:val="24"/>
        </w:rPr>
        <w:t>Keelin</w:t>
      </w:r>
      <w:proofErr w:type="spellEnd"/>
      <w:r w:rsidR="002E3AC0">
        <w:rPr>
          <w:iCs/>
          <w:sz w:val="24"/>
          <w:szCs w:val="24"/>
        </w:rPr>
        <w:t xml:space="preserve"> </w:t>
      </w:r>
      <w:r>
        <w:rPr>
          <w:iCs/>
          <w:sz w:val="24"/>
          <w:szCs w:val="24"/>
        </w:rPr>
        <w:t>Fitzpatrick</w:t>
      </w:r>
      <w:r w:rsidRPr="00070433">
        <w:rPr>
          <w:iCs/>
          <w:sz w:val="24"/>
          <w:szCs w:val="24"/>
        </w:rPr>
        <w:t>, Oregon State University</w:t>
      </w:r>
    </w:p>
    <w:p w14:paraId="63E97C3F" w14:textId="5BEAA518" w:rsidR="000563FB" w:rsidRPr="00070433" w:rsidRDefault="000563FB" w:rsidP="00070433">
      <w:pPr>
        <w:spacing w:after="0"/>
        <w:jc w:val="center"/>
        <w:rPr>
          <w:iCs/>
          <w:sz w:val="24"/>
          <w:szCs w:val="24"/>
        </w:rPr>
      </w:pPr>
      <w:r>
        <w:rPr>
          <w:iCs/>
          <w:sz w:val="24"/>
          <w:szCs w:val="24"/>
        </w:rPr>
        <w:t>Sandra Bohn,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352DED94" w:rsidR="002224CB" w:rsidRDefault="00DB26D6" w:rsidP="0038551A">
      <w:pPr>
        <w:spacing w:after="0"/>
        <w:jc w:val="center"/>
        <w:rPr>
          <w:sz w:val="24"/>
          <w:szCs w:val="24"/>
        </w:rPr>
      </w:pPr>
      <w:r>
        <w:rPr>
          <w:sz w:val="24"/>
          <w:szCs w:val="24"/>
        </w:rPr>
        <w:t>February</w:t>
      </w:r>
      <w:r w:rsidR="00741E2E">
        <w:rPr>
          <w:sz w:val="24"/>
          <w:szCs w:val="24"/>
        </w:rPr>
        <w:t xml:space="preserve"> 2022</w:t>
      </w:r>
      <w:r w:rsidR="0038551A"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6"/>
          <w:footerReference w:type="default" r:id="rId17"/>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220FF3ED" w14:textId="13ACC34F" w:rsidR="00B50025" w:rsidRPr="00B50025" w:rsidRDefault="00144E70">
      <w:pPr>
        <w:pStyle w:val="TOC1"/>
        <w:tabs>
          <w:tab w:val="right" w:leader="dot" w:pos="9350"/>
        </w:tabs>
        <w:rPr>
          <w:rFonts w:asciiTheme="minorHAnsi" w:eastAsiaTheme="minorEastAsia" w:hAnsiTheme="minorHAnsi" w:cstheme="minorHAnsi"/>
          <w:bCs w:val="0"/>
          <w:noProof/>
          <w:sz w:val="24"/>
          <w:szCs w:val="24"/>
        </w:rPr>
      </w:pPr>
      <w:r w:rsidRPr="00B50025">
        <w:rPr>
          <w:rFonts w:asciiTheme="minorHAnsi" w:hAnsiTheme="minorHAnsi" w:cstheme="minorHAnsi"/>
          <w:caps/>
          <w:sz w:val="24"/>
          <w:szCs w:val="24"/>
        </w:rPr>
        <w:fldChar w:fldCharType="begin"/>
      </w:r>
      <w:r w:rsidRPr="00B50025">
        <w:rPr>
          <w:rFonts w:asciiTheme="minorHAnsi" w:hAnsiTheme="minorHAnsi" w:cstheme="minorHAnsi"/>
          <w:caps/>
          <w:sz w:val="24"/>
          <w:szCs w:val="24"/>
        </w:rPr>
        <w:instrText xml:space="preserve"> TOC \o "1-1" \h \z \t "Heading 2,2,Heading 3,3,Appendix Headings,1" </w:instrText>
      </w:r>
      <w:r w:rsidRPr="00B50025">
        <w:rPr>
          <w:rFonts w:asciiTheme="minorHAnsi" w:hAnsiTheme="minorHAnsi" w:cstheme="minorHAnsi"/>
          <w:caps/>
          <w:sz w:val="24"/>
          <w:szCs w:val="24"/>
        </w:rPr>
        <w:fldChar w:fldCharType="separate"/>
      </w:r>
      <w:hyperlink w:anchor="_Toc91781553" w:history="1">
        <w:r w:rsidR="00B50025" w:rsidRPr="00B50025">
          <w:rPr>
            <w:rStyle w:val="Hyperlink"/>
            <w:rFonts w:asciiTheme="minorHAnsi" w:hAnsiTheme="minorHAnsi" w:cstheme="minorHAnsi"/>
            <w:noProof/>
          </w:rPr>
          <w:t>INTRODUCTION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_Toc91781553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w:t>
        </w:r>
        <w:r w:rsidR="00B50025" w:rsidRPr="00B50025">
          <w:rPr>
            <w:rFonts w:asciiTheme="minorHAnsi" w:hAnsiTheme="minorHAnsi" w:cstheme="minorHAnsi"/>
            <w:noProof/>
            <w:webHidden/>
          </w:rPr>
          <w:fldChar w:fldCharType="end"/>
        </w:r>
      </w:hyperlink>
    </w:p>
    <w:p w14:paraId="590D94C0" w14:textId="686EA7BF" w:rsidR="00B50025" w:rsidRPr="00B50025" w:rsidRDefault="002B6892">
      <w:pPr>
        <w:pStyle w:val="TOC1"/>
        <w:tabs>
          <w:tab w:val="right" w:leader="dot" w:pos="9350"/>
        </w:tabs>
        <w:rPr>
          <w:rFonts w:asciiTheme="minorHAnsi" w:eastAsiaTheme="minorEastAsia" w:hAnsiTheme="minorHAnsi" w:cstheme="minorHAnsi"/>
          <w:bCs w:val="0"/>
          <w:noProof/>
          <w:sz w:val="24"/>
          <w:szCs w:val="24"/>
        </w:rPr>
      </w:pPr>
      <w:hyperlink w:anchor="_Toc91781554" w:history="1">
        <w:r w:rsidR="00B50025" w:rsidRPr="00B50025">
          <w:rPr>
            <w:rStyle w:val="Hyperlink"/>
            <w:rFonts w:asciiTheme="minorHAnsi" w:hAnsiTheme="minorHAnsi" w:cstheme="minorHAnsi"/>
            <w:noProof/>
          </w:rPr>
          <w:t>METHODS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_Toc91781554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2</w:t>
        </w:r>
        <w:r w:rsidR="00B50025" w:rsidRPr="00B50025">
          <w:rPr>
            <w:rFonts w:asciiTheme="minorHAnsi" w:hAnsiTheme="minorHAnsi" w:cstheme="minorHAnsi"/>
            <w:noProof/>
            <w:webHidden/>
          </w:rPr>
          <w:fldChar w:fldCharType="end"/>
        </w:r>
      </w:hyperlink>
    </w:p>
    <w:p w14:paraId="791078CA" w14:textId="10509374" w:rsidR="00B50025" w:rsidRPr="00B50025" w:rsidRDefault="002B6892">
      <w:pPr>
        <w:pStyle w:val="TOC1"/>
        <w:tabs>
          <w:tab w:val="right" w:leader="dot" w:pos="9350"/>
        </w:tabs>
        <w:rPr>
          <w:rFonts w:asciiTheme="minorHAnsi" w:eastAsiaTheme="minorEastAsia" w:hAnsiTheme="minorHAnsi" w:cstheme="minorHAnsi"/>
          <w:bCs w:val="0"/>
          <w:noProof/>
          <w:sz w:val="24"/>
          <w:szCs w:val="24"/>
        </w:rPr>
      </w:pPr>
      <w:hyperlink w:anchor="_Toc91781555" w:history="1">
        <w:r w:rsidR="00B50025" w:rsidRPr="00B50025">
          <w:rPr>
            <w:rStyle w:val="Hyperlink"/>
            <w:rFonts w:asciiTheme="minorHAnsi" w:hAnsiTheme="minorHAnsi" w:cstheme="minorHAnsi"/>
            <w:noProof/>
          </w:rPr>
          <w:t>RESULTS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_Toc91781555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5</w:t>
        </w:r>
        <w:r w:rsidR="00B50025" w:rsidRPr="00B50025">
          <w:rPr>
            <w:rFonts w:asciiTheme="minorHAnsi" w:hAnsiTheme="minorHAnsi" w:cstheme="minorHAnsi"/>
            <w:noProof/>
            <w:webHidden/>
          </w:rPr>
          <w:fldChar w:fldCharType="end"/>
        </w:r>
      </w:hyperlink>
    </w:p>
    <w:p w14:paraId="07F6E4EF" w14:textId="1A27C9D2" w:rsidR="00B50025" w:rsidRPr="00B50025" w:rsidRDefault="002B6892">
      <w:pPr>
        <w:pStyle w:val="TOC1"/>
        <w:tabs>
          <w:tab w:val="right" w:leader="dot" w:pos="9350"/>
        </w:tabs>
        <w:rPr>
          <w:rFonts w:asciiTheme="minorHAnsi" w:eastAsiaTheme="minorEastAsia" w:hAnsiTheme="minorHAnsi" w:cstheme="minorHAnsi"/>
          <w:bCs w:val="0"/>
          <w:noProof/>
          <w:sz w:val="24"/>
          <w:szCs w:val="24"/>
        </w:rPr>
      </w:pPr>
      <w:hyperlink w:anchor="_Toc91781556" w:history="1">
        <w:r w:rsidR="00B50025" w:rsidRPr="00B50025">
          <w:rPr>
            <w:rStyle w:val="Hyperlink"/>
            <w:rFonts w:asciiTheme="minorHAnsi" w:hAnsiTheme="minorHAnsi" w:cstheme="minorHAnsi"/>
            <w:noProof/>
          </w:rPr>
          <w:t>DISCUSSION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_Toc91781556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9</w:t>
        </w:r>
        <w:r w:rsidR="00B50025" w:rsidRPr="00B50025">
          <w:rPr>
            <w:rFonts w:asciiTheme="minorHAnsi" w:hAnsiTheme="minorHAnsi" w:cstheme="minorHAnsi"/>
            <w:noProof/>
            <w:webHidden/>
          </w:rPr>
          <w:fldChar w:fldCharType="end"/>
        </w:r>
      </w:hyperlink>
    </w:p>
    <w:p w14:paraId="25B94891" w14:textId="1C29606B" w:rsidR="00B50025" w:rsidRPr="00B50025" w:rsidRDefault="002B6892">
      <w:pPr>
        <w:pStyle w:val="TOC1"/>
        <w:tabs>
          <w:tab w:val="right" w:leader="dot" w:pos="9350"/>
        </w:tabs>
        <w:rPr>
          <w:rFonts w:asciiTheme="minorHAnsi" w:eastAsiaTheme="minorEastAsia" w:hAnsiTheme="minorHAnsi" w:cstheme="minorHAnsi"/>
          <w:bCs w:val="0"/>
          <w:noProof/>
          <w:sz w:val="24"/>
          <w:szCs w:val="24"/>
        </w:rPr>
      </w:pPr>
      <w:hyperlink w:anchor="_Toc91781557" w:history="1">
        <w:r w:rsidR="00B50025" w:rsidRPr="00B50025">
          <w:rPr>
            <w:rStyle w:val="Hyperlink"/>
            <w:rFonts w:asciiTheme="minorHAnsi" w:hAnsiTheme="minorHAnsi" w:cstheme="minorHAnsi"/>
            <w:noProof/>
          </w:rPr>
          <w:t>ACKNOWLEDGMENTS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_Toc91781557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11</w:t>
        </w:r>
        <w:r w:rsidR="00B50025" w:rsidRPr="00B50025">
          <w:rPr>
            <w:rFonts w:asciiTheme="minorHAnsi" w:hAnsiTheme="minorHAnsi" w:cstheme="minorHAnsi"/>
            <w:noProof/>
            <w:webHidden/>
          </w:rPr>
          <w:fldChar w:fldCharType="end"/>
        </w:r>
      </w:hyperlink>
    </w:p>
    <w:p w14:paraId="5021AECD" w14:textId="47A78D69" w:rsidR="00B50025" w:rsidRPr="00B50025" w:rsidRDefault="002B6892">
      <w:pPr>
        <w:pStyle w:val="TOC1"/>
        <w:tabs>
          <w:tab w:val="right" w:leader="dot" w:pos="9350"/>
        </w:tabs>
        <w:rPr>
          <w:rFonts w:asciiTheme="minorHAnsi" w:eastAsiaTheme="minorEastAsia" w:hAnsiTheme="minorHAnsi" w:cstheme="minorHAnsi"/>
          <w:bCs w:val="0"/>
          <w:noProof/>
          <w:sz w:val="24"/>
          <w:szCs w:val="24"/>
        </w:rPr>
      </w:pPr>
      <w:hyperlink w:anchor="_Toc91781558" w:history="1">
        <w:r w:rsidR="00B50025" w:rsidRPr="00B50025">
          <w:rPr>
            <w:rStyle w:val="Hyperlink"/>
            <w:rFonts w:asciiTheme="minorHAnsi" w:hAnsiTheme="minorHAnsi" w:cstheme="minorHAnsi"/>
            <w:noProof/>
          </w:rPr>
          <w:t>REFERENCES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_Toc91781558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12</w:t>
        </w:r>
        <w:r w:rsidR="00B50025" w:rsidRPr="00B50025">
          <w:rPr>
            <w:rFonts w:asciiTheme="minorHAnsi" w:hAnsiTheme="minorHAnsi" w:cstheme="minorHAnsi"/>
            <w:noProof/>
            <w:webHidden/>
          </w:rPr>
          <w:fldChar w:fldCharType="end"/>
        </w:r>
      </w:hyperlink>
    </w:p>
    <w:p w14:paraId="373BDD4B" w14:textId="53CFE22C" w:rsidR="00B50025" w:rsidRPr="00B50025" w:rsidRDefault="002B6892">
      <w:pPr>
        <w:pStyle w:val="TOC1"/>
        <w:tabs>
          <w:tab w:val="right" w:leader="dot" w:pos="9350"/>
        </w:tabs>
        <w:rPr>
          <w:rFonts w:asciiTheme="minorHAnsi" w:eastAsiaTheme="minorEastAsia" w:hAnsiTheme="minorHAnsi" w:cstheme="minorHAnsi"/>
          <w:bCs w:val="0"/>
          <w:noProof/>
          <w:sz w:val="24"/>
          <w:szCs w:val="24"/>
        </w:rPr>
      </w:pPr>
      <w:hyperlink w:anchor="_Toc91781559" w:history="1">
        <w:r w:rsidR="00B50025" w:rsidRPr="00B50025">
          <w:rPr>
            <w:rStyle w:val="Hyperlink"/>
            <w:rFonts w:asciiTheme="minorHAnsi" w:hAnsiTheme="minorHAnsi" w:cstheme="minorHAnsi"/>
            <w:noProof/>
          </w:rPr>
          <w:t>SUPPLEMENTAL INFORMATION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_Toc91781559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13</w:t>
        </w:r>
        <w:r w:rsidR="00B50025" w:rsidRPr="00B50025">
          <w:rPr>
            <w:rFonts w:asciiTheme="minorHAnsi" w:hAnsiTheme="minorHAnsi" w:cstheme="minorHAnsi"/>
            <w:noProof/>
            <w:webHidden/>
          </w:rPr>
          <w:fldChar w:fldCharType="end"/>
        </w:r>
      </w:hyperlink>
    </w:p>
    <w:p w14:paraId="4458C9C5" w14:textId="0EA55287" w:rsidR="00144E70" w:rsidRPr="00B50025" w:rsidRDefault="00144E70" w:rsidP="00144E70">
      <w:pPr>
        <w:pStyle w:val="Heading1"/>
        <w:rPr>
          <w:rFonts w:asciiTheme="minorHAnsi" w:hAnsiTheme="minorHAnsi" w:cstheme="minorHAnsi"/>
        </w:rPr>
      </w:pPr>
      <w:r w:rsidRPr="00B50025">
        <w:rPr>
          <w:rFonts w:asciiTheme="minorHAnsi" w:hAnsiTheme="minorHAnsi" w:cstheme="minorHAnsi"/>
          <w:szCs w:val="24"/>
        </w:rPr>
        <w:fldChar w:fldCharType="end"/>
      </w:r>
    </w:p>
    <w:p w14:paraId="0D3E3344" w14:textId="77777777" w:rsidR="007D5B04" w:rsidRDefault="007D5B04" w:rsidP="00CD21D0">
      <w:pPr>
        <w:ind w:left="720"/>
        <w:jc w:val="center"/>
      </w:pPr>
    </w:p>
    <w:p w14:paraId="360FFD04" w14:textId="77777777" w:rsidR="007D5B04" w:rsidRDefault="007D5B04" w:rsidP="00CD21D0">
      <w:pPr>
        <w:ind w:left="720"/>
        <w:jc w:val="center"/>
      </w:pPr>
    </w:p>
    <w:p w14:paraId="6D83C788" w14:textId="77777777" w:rsidR="007D5B04" w:rsidRDefault="007D5B04" w:rsidP="00CD21D0">
      <w:pPr>
        <w:ind w:left="720"/>
        <w:jc w:val="center"/>
      </w:pPr>
    </w:p>
    <w:p w14:paraId="2A548B1D" w14:textId="77777777" w:rsidR="007D5B04" w:rsidRDefault="007D5B04" w:rsidP="00CD21D0">
      <w:pPr>
        <w:ind w:left="720"/>
        <w:jc w:val="center"/>
      </w:pPr>
    </w:p>
    <w:p w14:paraId="55C72F96" w14:textId="77777777" w:rsidR="007D5B04" w:rsidRDefault="007D5B04" w:rsidP="00CD21D0">
      <w:pPr>
        <w:ind w:left="720"/>
        <w:jc w:val="center"/>
      </w:pPr>
    </w:p>
    <w:p w14:paraId="2ED12A4B" w14:textId="77777777" w:rsidR="007D5B04" w:rsidRDefault="007D5B04" w:rsidP="00CD21D0">
      <w:pPr>
        <w:ind w:left="720"/>
        <w:jc w:val="center"/>
      </w:pPr>
    </w:p>
    <w:p w14:paraId="0682A031" w14:textId="77777777" w:rsidR="007D5B04" w:rsidRDefault="007D5B04" w:rsidP="00CD21D0">
      <w:pPr>
        <w:ind w:left="720"/>
        <w:jc w:val="center"/>
      </w:pPr>
    </w:p>
    <w:p w14:paraId="568BE1A8" w14:textId="77777777" w:rsidR="007D5B04" w:rsidRDefault="007D5B04" w:rsidP="00CD21D0">
      <w:pPr>
        <w:ind w:left="720"/>
        <w:jc w:val="center"/>
      </w:pPr>
    </w:p>
    <w:p w14:paraId="3482974E" w14:textId="77777777" w:rsidR="007D5B04" w:rsidRDefault="007D5B04" w:rsidP="00CD21D0">
      <w:pPr>
        <w:ind w:left="720"/>
        <w:jc w:val="center"/>
      </w:pPr>
    </w:p>
    <w:p w14:paraId="64778147" w14:textId="77777777" w:rsidR="007D5B04" w:rsidRDefault="007D5B04" w:rsidP="00CD21D0">
      <w:pPr>
        <w:ind w:left="720"/>
        <w:jc w:val="center"/>
      </w:pPr>
    </w:p>
    <w:p w14:paraId="4B77BD13" w14:textId="77777777" w:rsidR="007D5B04" w:rsidRDefault="007D5B04" w:rsidP="00CD21D0">
      <w:pPr>
        <w:ind w:left="720"/>
        <w:jc w:val="center"/>
      </w:pPr>
    </w:p>
    <w:p w14:paraId="6DC725D9" w14:textId="77777777" w:rsidR="007D5B04" w:rsidRDefault="007D5B04" w:rsidP="00CD21D0">
      <w:pPr>
        <w:ind w:left="720"/>
        <w:jc w:val="center"/>
      </w:pPr>
    </w:p>
    <w:p w14:paraId="0F810354" w14:textId="77777777" w:rsidR="007D5B04" w:rsidRDefault="007D5B04" w:rsidP="00CD21D0">
      <w:pPr>
        <w:ind w:left="720"/>
        <w:jc w:val="center"/>
      </w:pPr>
    </w:p>
    <w:p w14:paraId="5F474496" w14:textId="77777777" w:rsidR="007D5B04" w:rsidRDefault="007D5B04" w:rsidP="00CD21D0">
      <w:pPr>
        <w:ind w:left="720"/>
        <w:jc w:val="center"/>
      </w:pPr>
    </w:p>
    <w:p w14:paraId="6107AE96" w14:textId="77777777" w:rsidR="007D5B04" w:rsidRDefault="007D5B04" w:rsidP="00CD21D0">
      <w:pPr>
        <w:ind w:left="720"/>
        <w:jc w:val="center"/>
      </w:pPr>
    </w:p>
    <w:p w14:paraId="66769BEA" w14:textId="77777777" w:rsidR="007D5B04" w:rsidRDefault="007D5B04" w:rsidP="00CD21D0">
      <w:pPr>
        <w:ind w:left="720"/>
        <w:jc w:val="center"/>
      </w:pPr>
    </w:p>
    <w:p w14:paraId="426CB9A8" w14:textId="77777777" w:rsidR="007D5B04" w:rsidRDefault="007D5B04" w:rsidP="00CD21D0">
      <w:pPr>
        <w:ind w:left="720"/>
        <w:jc w:val="center"/>
      </w:pPr>
    </w:p>
    <w:p w14:paraId="10C620D3" w14:textId="77777777" w:rsidR="007D5B04" w:rsidRDefault="007D5B04" w:rsidP="00CD21D0">
      <w:pPr>
        <w:ind w:left="720"/>
        <w:jc w:val="center"/>
      </w:pPr>
    </w:p>
    <w:p w14:paraId="5F52EFFD" w14:textId="77777777" w:rsidR="007D5B04" w:rsidRDefault="007D5B04" w:rsidP="00CD21D0">
      <w:pPr>
        <w:ind w:left="720"/>
        <w:jc w:val="center"/>
      </w:pPr>
    </w:p>
    <w:p w14:paraId="68AA1A98" w14:textId="77777777" w:rsidR="007D5B04" w:rsidRDefault="007D5B04" w:rsidP="00CD21D0">
      <w:pPr>
        <w:ind w:left="720"/>
        <w:jc w:val="center"/>
      </w:pPr>
    </w:p>
    <w:p w14:paraId="1D41641C" w14:textId="0BCD93C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lastRenderedPageBreak/>
        <w:br w:type="page"/>
      </w:r>
    </w:p>
    <w:p w14:paraId="7BD7583F" w14:textId="0F6169FE" w:rsidR="0066193F" w:rsidRPr="0066193F" w:rsidRDefault="00144E70" w:rsidP="0066193F">
      <w:pPr>
        <w:pStyle w:val="Heading1"/>
        <w:contextualSpacing/>
        <w:rPr>
          <w:rFonts w:asciiTheme="minorHAnsi" w:hAnsiTheme="minorHAnsi"/>
        </w:rPr>
      </w:pPr>
      <w:bookmarkStart w:id="14" w:name="_Toc91781553"/>
      <w:r w:rsidRPr="00D90081">
        <w:rPr>
          <w:rFonts w:asciiTheme="minorHAnsi" w:hAnsiTheme="minorHAnsi"/>
        </w:rPr>
        <w:lastRenderedPageBreak/>
        <w:t>INTRODUCTION</w:t>
      </w:r>
      <w:bookmarkEnd w:id="14"/>
    </w:p>
    <w:p w14:paraId="4B68BB1C" w14:textId="01B25AB9" w:rsidR="0066193F" w:rsidRDefault="00240214" w:rsidP="0066193F">
      <w:pPr>
        <w:spacing w:line="240" w:lineRule="auto"/>
        <w:contextualSpacing/>
        <w:rPr>
          <w:sz w:val="24"/>
          <w:szCs w:val="24"/>
        </w:rPr>
      </w:pPr>
      <w:r w:rsidRPr="00240214">
        <w:rPr>
          <w:sz w:val="24"/>
          <w:szCs w:val="24"/>
        </w:rPr>
        <w:t>In the Rogue basin, the Oregon Department of Fish and Wildlife (ODFW) manages spring and fall Chinook</w:t>
      </w:r>
      <w:r>
        <w:rPr>
          <w:sz w:val="24"/>
          <w:szCs w:val="24"/>
        </w:rPr>
        <w:t xml:space="preserve"> </w:t>
      </w:r>
      <w:r w:rsidRPr="00240214">
        <w:rPr>
          <w:sz w:val="24"/>
          <w:szCs w:val="24"/>
        </w:rPr>
        <w:t>salmon as distinct species management units (SMUs). Spring Chinook salmon in the lower river are defined as</w:t>
      </w:r>
      <w:r>
        <w:rPr>
          <w:sz w:val="24"/>
          <w:szCs w:val="24"/>
        </w:rPr>
        <w:t xml:space="preserve"> </w:t>
      </w:r>
      <w:r w:rsidRPr="00240214">
        <w:rPr>
          <w:sz w:val="24"/>
          <w:szCs w:val="24"/>
        </w:rPr>
        <w:t xml:space="preserve">those adult Chinook salmon that enter freshwater during the period </w:t>
      </w:r>
      <w:r w:rsidR="00D8253F">
        <w:rPr>
          <w:sz w:val="24"/>
          <w:szCs w:val="24"/>
        </w:rPr>
        <w:t xml:space="preserve">from </w:t>
      </w:r>
      <w:r w:rsidRPr="00240214">
        <w:rPr>
          <w:sz w:val="24"/>
          <w:szCs w:val="24"/>
        </w:rPr>
        <w:t>February through mid-July, and pass</w:t>
      </w:r>
      <w:r>
        <w:rPr>
          <w:sz w:val="24"/>
          <w:szCs w:val="24"/>
        </w:rPr>
        <w:t xml:space="preserve"> </w:t>
      </w:r>
      <w:r w:rsidRPr="00240214">
        <w:rPr>
          <w:sz w:val="24"/>
          <w:szCs w:val="24"/>
        </w:rPr>
        <w:t>Huntley Park (</w:t>
      </w:r>
      <w:r w:rsidR="00E343FD">
        <w:rPr>
          <w:sz w:val="24"/>
          <w:szCs w:val="24"/>
        </w:rPr>
        <w:t>river mile 8</w:t>
      </w:r>
      <w:r w:rsidRPr="00240214">
        <w:rPr>
          <w:sz w:val="24"/>
          <w:szCs w:val="24"/>
        </w:rPr>
        <w:t xml:space="preserve">) by </w:t>
      </w:r>
      <w:commentRangeStart w:id="15"/>
      <w:r w:rsidRPr="00240214">
        <w:rPr>
          <w:sz w:val="24"/>
          <w:szCs w:val="24"/>
        </w:rPr>
        <w:t xml:space="preserve">Julian </w:t>
      </w:r>
      <w:r w:rsidR="0090111F">
        <w:rPr>
          <w:sz w:val="24"/>
          <w:szCs w:val="24"/>
        </w:rPr>
        <w:t>Day 252</w:t>
      </w:r>
      <w:commentRangeEnd w:id="15"/>
      <w:r w:rsidR="002B6892">
        <w:rPr>
          <w:rStyle w:val="CommentReference"/>
        </w:rPr>
        <w:commentReference w:id="15"/>
      </w:r>
      <w:ins w:id="16" w:author="David Dayan" w:date="2022-01-28T13:29:00Z">
        <w:r w:rsidR="002B6892">
          <w:rPr>
            <w:sz w:val="24"/>
            <w:szCs w:val="24"/>
          </w:rPr>
          <w:t xml:space="preserve"> (September 9</w:t>
        </w:r>
        <w:r w:rsidR="002B6892" w:rsidRPr="002B6892">
          <w:rPr>
            <w:sz w:val="24"/>
            <w:szCs w:val="24"/>
            <w:vertAlign w:val="superscript"/>
            <w:rPrChange w:id="17" w:author="David Dayan" w:date="2022-01-28T13:29:00Z">
              <w:rPr>
                <w:sz w:val="24"/>
                <w:szCs w:val="24"/>
              </w:rPr>
            </w:rPrChange>
          </w:rPr>
          <w:t>th</w:t>
        </w:r>
        <w:r w:rsidR="002B6892">
          <w:rPr>
            <w:sz w:val="24"/>
            <w:szCs w:val="24"/>
          </w:rPr>
          <w:t xml:space="preserve"> during non-leap years)</w:t>
        </w:r>
      </w:ins>
      <w:r w:rsidRPr="00240214">
        <w:rPr>
          <w:sz w:val="24"/>
          <w:szCs w:val="24"/>
        </w:rPr>
        <w:t xml:space="preserve">. The management goals and strategies for spring Chinook </w:t>
      </w:r>
      <w:r w:rsidR="0090111F">
        <w:rPr>
          <w:sz w:val="24"/>
          <w:szCs w:val="24"/>
        </w:rPr>
        <w:t xml:space="preserve">salmon </w:t>
      </w:r>
      <w:r w:rsidRPr="00240214">
        <w:rPr>
          <w:sz w:val="24"/>
          <w:szCs w:val="24"/>
        </w:rPr>
        <w:t>are</w:t>
      </w:r>
      <w:r>
        <w:rPr>
          <w:sz w:val="24"/>
          <w:szCs w:val="24"/>
        </w:rPr>
        <w:t xml:space="preserve"> </w:t>
      </w:r>
      <w:r w:rsidRPr="00240214">
        <w:rPr>
          <w:sz w:val="24"/>
          <w:szCs w:val="24"/>
        </w:rPr>
        <w:t xml:space="preserve">documented in the </w:t>
      </w:r>
      <w:hyperlink r:id="rId22" w:anchor="page=53&amp;zoom=100,0,0" w:history="1">
        <w:r w:rsidRPr="003B4143">
          <w:rPr>
            <w:rStyle w:val="Hyperlink"/>
            <w:sz w:val="24"/>
            <w:szCs w:val="24"/>
          </w:rPr>
          <w:t>Rogue Spring Chinook Salmon Conservation Plan</w:t>
        </w:r>
      </w:hyperlink>
      <w:r w:rsidRPr="00240214">
        <w:rPr>
          <w:sz w:val="24"/>
          <w:szCs w:val="24"/>
        </w:rPr>
        <w:t xml:space="preserve"> which was adopted by the ODFW Fish and</w:t>
      </w:r>
      <w:r>
        <w:rPr>
          <w:sz w:val="24"/>
          <w:szCs w:val="24"/>
        </w:rPr>
        <w:t xml:space="preserve"> </w:t>
      </w:r>
      <w:r w:rsidRPr="00240214">
        <w:rPr>
          <w:sz w:val="24"/>
          <w:szCs w:val="24"/>
        </w:rPr>
        <w:t>Wildlife Commission on September 7, 2007</w:t>
      </w:r>
      <w:r>
        <w:rPr>
          <w:sz w:val="24"/>
          <w:szCs w:val="24"/>
        </w:rPr>
        <w:t xml:space="preserve"> and updated in </w:t>
      </w:r>
      <w:hyperlink r:id="rId23" w:history="1">
        <w:r w:rsidRPr="00240214">
          <w:rPr>
            <w:rStyle w:val="Hyperlink"/>
            <w:sz w:val="24"/>
            <w:szCs w:val="24"/>
          </w:rPr>
          <w:t>2019</w:t>
        </w:r>
      </w:hyperlink>
      <w:r>
        <w:rPr>
          <w:sz w:val="24"/>
          <w:szCs w:val="24"/>
        </w:rPr>
        <w:t xml:space="preserve">. </w:t>
      </w:r>
    </w:p>
    <w:p w14:paraId="05A1CD5B" w14:textId="77777777" w:rsidR="0066193F" w:rsidRDefault="0066193F" w:rsidP="0066193F">
      <w:pPr>
        <w:spacing w:line="240" w:lineRule="auto"/>
        <w:contextualSpacing/>
        <w:rPr>
          <w:sz w:val="24"/>
          <w:szCs w:val="24"/>
        </w:rPr>
      </w:pPr>
    </w:p>
    <w:p w14:paraId="10F573D6" w14:textId="496E5441" w:rsidR="00C5194E" w:rsidRDefault="00473E6E" w:rsidP="000641CB">
      <w:pPr>
        <w:spacing w:line="240" w:lineRule="auto"/>
        <w:contextualSpacing/>
        <w:rPr>
          <w:sz w:val="24"/>
          <w:szCs w:val="24"/>
        </w:rPr>
      </w:pPr>
      <w:r w:rsidRPr="00473E6E">
        <w:rPr>
          <w:sz w:val="24"/>
          <w:szCs w:val="24"/>
        </w:rPr>
        <w:t xml:space="preserve">ODFW’s management strategy for the spring Chinook </w:t>
      </w:r>
      <w:r w:rsidR="0066193F">
        <w:rPr>
          <w:sz w:val="24"/>
          <w:szCs w:val="24"/>
        </w:rPr>
        <w:t xml:space="preserve">salmon </w:t>
      </w:r>
      <w:r w:rsidRPr="00473E6E">
        <w:rPr>
          <w:sz w:val="24"/>
          <w:szCs w:val="24"/>
        </w:rPr>
        <w:t>fishery in the Lower</w:t>
      </w:r>
      <w:r>
        <w:rPr>
          <w:sz w:val="24"/>
          <w:szCs w:val="24"/>
        </w:rPr>
        <w:t xml:space="preserve"> </w:t>
      </w:r>
      <w:r w:rsidRPr="00473E6E">
        <w:rPr>
          <w:sz w:val="24"/>
          <w:szCs w:val="24"/>
        </w:rPr>
        <w:t xml:space="preserve">Rogue </w:t>
      </w:r>
      <w:r w:rsidR="0066193F">
        <w:rPr>
          <w:sz w:val="24"/>
          <w:szCs w:val="24"/>
        </w:rPr>
        <w:t>R</w:t>
      </w:r>
      <w:r w:rsidRPr="00473E6E">
        <w:rPr>
          <w:sz w:val="24"/>
          <w:szCs w:val="24"/>
        </w:rPr>
        <w:t xml:space="preserve">iver </w:t>
      </w:r>
      <w:r w:rsidR="003C12CC">
        <w:rPr>
          <w:sz w:val="24"/>
          <w:szCs w:val="24"/>
        </w:rPr>
        <w:t xml:space="preserve">is to protect </w:t>
      </w:r>
      <w:r w:rsidRPr="00473E6E">
        <w:rPr>
          <w:sz w:val="24"/>
          <w:szCs w:val="24"/>
        </w:rPr>
        <w:t>early run “spring” Chinook while providing harvest opportunity on</w:t>
      </w:r>
      <w:r>
        <w:rPr>
          <w:sz w:val="24"/>
          <w:szCs w:val="24"/>
        </w:rPr>
        <w:t xml:space="preserve"> </w:t>
      </w:r>
      <w:r w:rsidRPr="00473E6E">
        <w:rPr>
          <w:sz w:val="24"/>
          <w:szCs w:val="24"/>
        </w:rPr>
        <w:t xml:space="preserve">hatchery </w:t>
      </w:r>
      <w:r w:rsidR="000C3EFD">
        <w:rPr>
          <w:sz w:val="24"/>
          <w:szCs w:val="24"/>
        </w:rPr>
        <w:t xml:space="preserve">(i.e. adipose fin removed) </w:t>
      </w:r>
      <w:r w:rsidRPr="00473E6E">
        <w:rPr>
          <w:sz w:val="24"/>
          <w:szCs w:val="24"/>
        </w:rPr>
        <w:t>spring Chinook</w:t>
      </w:r>
      <w:r w:rsidR="000C3EFD">
        <w:rPr>
          <w:sz w:val="24"/>
          <w:szCs w:val="24"/>
        </w:rPr>
        <w:t xml:space="preserve"> salmon</w:t>
      </w:r>
      <w:r w:rsidRPr="00473E6E">
        <w:rPr>
          <w:sz w:val="24"/>
          <w:szCs w:val="24"/>
        </w:rPr>
        <w:t>. To achieve this,</w:t>
      </w:r>
      <w:r w:rsidR="00C5194E">
        <w:rPr>
          <w:sz w:val="24"/>
          <w:szCs w:val="24"/>
        </w:rPr>
        <w:t xml:space="preserve"> </w:t>
      </w:r>
      <w:r w:rsidR="00465936">
        <w:rPr>
          <w:sz w:val="24"/>
          <w:szCs w:val="24"/>
        </w:rPr>
        <w:t>r</w:t>
      </w:r>
      <w:r w:rsidRPr="00473E6E">
        <w:rPr>
          <w:sz w:val="24"/>
          <w:szCs w:val="24"/>
        </w:rPr>
        <w:t>egulations prohibit retention of naturally produced (i.e. adipose</w:t>
      </w:r>
      <w:r>
        <w:rPr>
          <w:sz w:val="24"/>
          <w:szCs w:val="24"/>
        </w:rPr>
        <w:t xml:space="preserve"> </w:t>
      </w:r>
      <w:r w:rsidRPr="00473E6E">
        <w:rPr>
          <w:sz w:val="24"/>
          <w:szCs w:val="24"/>
        </w:rPr>
        <w:t xml:space="preserve">fin intact) Chinook </w:t>
      </w:r>
      <w:r w:rsidR="00C5194E">
        <w:rPr>
          <w:sz w:val="24"/>
          <w:szCs w:val="24"/>
        </w:rPr>
        <w:t xml:space="preserve">salmon </w:t>
      </w:r>
      <w:r w:rsidRPr="00473E6E">
        <w:rPr>
          <w:sz w:val="24"/>
          <w:szCs w:val="24"/>
        </w:rPr>
        <w:t>prior to June 1 from the river mouth upstream to Fishers Ferry boat ramp (old Gold Ray dam</w:t>
      </w:r>
      <w:r>
        <w:rPr>
          <w:sz w:val="24"/>
          <w:szCs w:val="24"/>
        </w:rPr>
        <w:t xml:space="preserve"> </w:t>
      </w:r>
      <w:r w:rsidRPr="00473E6E">
        <w:rPr>
          <w:sz w:val="24"/>
          <w:szCs w:val="24"/>
        </w:rPr>
        <w:t xml:space="preserve">site). </w:t>
      </w:r>
      <w:r w:rsidR="0000136F">
        <w:rPr>
          <w:sz w:val="24"/>
          <w:szCs w:val="24"/>
        </w:rPr>
        <w:t xml:space="preserve">As </w:t>
      </w:r>
      <w:r w:rsidR="00C5194E">
        <w:rPr>
          <w:sz w:val="24"/>
          <w:szCs w:val="24"/>
        </w:rPr>
        <w:t>a result of the improved status of spring Chinook</w:t>
      </w:r>
      <w:r w:rsidR="00465936">
        <w:rPr>
          <w:sz w:val="24"/>
          <w:szCs w:val="24"/>
        </w:rPr>
        <w:t xml:space="preserve"> in recent years</w:t>
      </w:r>
      <w:r w:rsidR="00C5194E">
        <w:rPr>
          <w:sz w:val="24"/>
          <w:szCs w:val="24"/>
        </w:rPr>
        <w:t xml:space="preserve">, </w:t>
      </w:r>
      <w:r w:rsidR="0000136F">
        <w:rPr>
          <w:sz w:val="24"/>
          <w:szCs w:val="24"/>
        </w:rPr>
        <w:t xml:space="preserve">however, </w:t>
      </w:r>
      <w:r w:rsidR="000641CB">
        <w:rPr>
          <w:sz w:val="24"/>
          <w:szCs w:val="24"/>
        </w:rPr>
        <w:t xml:space="preserve">ODFW proposed a framework </w:t>
      </w:r>
      <w:r w:rsidR="000641CB" w:rsidRPr="000641CB">
        <w:rPr>
          <w:sz w:val="24"/>
          <w:szCs w:val="24"/>
        </w:rPr>
        <w:t>for providing additional fishery opportunities if population abundance continues to</w:t>
      </w:r>
      <w:r w:rsidR="00465936">
        <w:rPr>
          <w:sz w:val="24"/>
          <w:szCs w:val="24"/>
        </w:rPr>
        <w:t xml:space="preserve"> </w:t>
      </w:r>
      <w:r w:rsidR="000641CB" w:rsidRPr="000641CB">
        <w:rPr>
          <w:sz w:val="24"/>
          <w:szCs w:val="24"/>
        </w:rPr>
        <w:t xml:space="preserve">increase. The proposed regulation changes would shift the date at which </w:t>
      </w:r>
      <w:r w:rsidR="000641CB">
        <w:rPr>
          <w:sz w:val="24"/>
          <w:szCs w:val="24"/>
        </w:rPr>
        <w:t xml:space="preserve">naturally produced </w:t>
      </w:r>
      <w:r w:rsidR="000641CB" w:rsidRPr="000641CB">
        <w:rPr>
          <w:sz w:val="24"/>
          <w:szCs w:val="24"/>
        </w:rPr>
        <w:t>Chinook can be retained from June</w:t>
      </w:r>
      <w:r w:rsidR="000641CB">
        <w:rPr>
          <w:sz w:val="24"/>
          <w:szCs w:val="24"/>
        </w:rPr>
        <w:t xml:space="preserve"> </w:t>
      </w:r>
      <w:r w:rsidR="000641CB" w:rsidRPr="000641CB">
        <w:rPr>
          <w:sz w:val="24"/>
          <w:szCs w:val="24"/>
        </w:rPr>
        <w:t>1 to May 21, May 11, or April 1</w:t>
      </w:r>
      <w:r w:rsidR="000641CB">
        <w:rPr>
          <w:sz w:val="24"/>
          <w:szCs w:val="24"/>
        </w:rPr>
        <w:t xml:space="preserve"> (date and bag limit tied to abundance trigger – see </w:t>
      </w:r>
      <w:r w:rsidR="00B9049D">
        <w:rPr>
          <w:sz w:val="24"/>
          <w:szCs w:val="24"/>
        </w:rPr>
        <w:t xml:space="preserve">pg. 32 </w:t>
      </w:r>
      <w:r w:rsidR="00D8253F">
        <w:rPr>
          <w:sz w:val="24"/>
          <w:szCs w:val="24"/>
        </w:rPr>
        <w:t>in</w:t>
      </w:r>
      <w:r w:rsidR="00B9049D">
        <w:rPr>
          <w:sz w:val="24"/>
          <w:szCs w:val="24"/>
        </w:rPr>
        <w:t xml:space="preserve"> the updated plan for details).</w:t>
      </w:r>
      <w:r w:rsidR="003C12CC">
        <w:rPr>
          <w:sz w:val="24"/>
          <w:szCs w:val="24"/>
        </w:rPr>
        <w:t xml:space="preserve"> </w:t>
      </w:r>
    </w:p>
    <w:p w14:paraId="0E33D699" w14:textId="77777777" w:rsidR="00473E6E" w:rsidRDefault="00473E6E" w:rsidP="0066193F">
      <w:pPr>
        <w:spacing w:line="240" w:lineRule="auto"/>
        <w:contextualSpacing/>
        <w:rPr>
          <w:sz w:val="24"/>
          <w:szCs w:val="24"/>
        </w:rPr>
      </w:pPr>
    </w:p>
    <w:p w14:paraId="030707C3" w14:textId="726C204E" w:rsidR="00E67C32" w:rsidRDefault="0000136F" w:rsidP="00E67C32">
      <w:pPr>
        <w:spacing w:line="240" w:lineRule="auto"/>
        <w:contextualSpacing/>
        <w:rPr>
          <w:sz w:val="24"/>
          <w:szCs w:val="24"/>
        </w:rPr>
      </w:pPr>
      <w:r>
        <w:rPr>
          <w:sz w:val="24"/>
          <w:szCs w:val="24"/>
        </w:rPr>
        <w:t>Since the plan has been adopted</w:t>
      </w:r>
      <w:r w:rsidR="003C12CC">
        <w:rPr>
          <w:sz w:val="24"/>
          <w:szCs w:val="24"/>
        </w:rPr>
        <w:t xml:space="preserve"> and updated</w:t>
      </w:r>
      <w:r>
        <w:rPr>
          <w:sz w:val="24"/>
          <w:szCs w:val="24"/>
        </w:rPr>
        <w:t xml:space="preserve">, there </w:t>
      </w:r>
      <w:r w:rsidR="00C70175">
        <w:rPr>
          <w:sz w:val="24"/>
          <w:szCs w:val="24"/>
        </w:rPr>
        <w:t xml:space="preserve">have been significant advances </w:t>
      </w:r>
      <w:r w:rsidR="00B41546">
        <w:rPr>
          <w:sz w:val="24"/>
          <w:szCs w:val="24"/>
        </w:rPr>
        <w:t xml:space="preserve">in </w:t>
      </w:r>
      <w:r w:rsidR="00C70175">
        <w:rPr>
          <w:sz w:val="24"/>
          <w:szCs w:val="24"/>
        </w:rPr>
        <w:t>our understanding of the genetic basis of adult run timing in anadromous salmonids.</w:t>
      </w:r>
      <w:r w:rsidR="00FA6036">
        <w:rPr>
          <w:sz w:val="24"/>
          <w:szCs w:val="24"/>
        </w:rPr>
        <w:t xml:space="preserve"> </w:t>
      </w:r>
      <w:r w:rsidR="00E510E5">
        <w:rPr>
          <w:sz w:val="24"/>
          <w:szCs w:val="24"/>
        </w:rPr>
        <w:t>Several</w:t>
      </w:r>
      <w:r w:rsidR="00C948E0" w:rsidRPr="00C948E0">
        <w:rPr>
          <w:sz w:val="24"/>
          <w:szCs w:val="24"/>
        </w:rPr>
        <w:t xml:space="preserve"> studies have reported that a single genomic region </w:t>
      </w:r>
      <w:r w:rsidR="00E510E5">
        <w:rPr>
          <w:sz w:val="24"/>
          <w:szCs w:val="24"/>
        </w:rPr>
        <w:t xml:space="preserve">on chromosome 28 </w:t>
      </w:r>
      <w:r w:rsidR="00C948E0" w:rsidRPr="00C948E0">
        <w:rPr>
          <w:sz w:val="24"/>
          <w:szCs w:val="24"/>
        </w:rPr>
        <w:t>has a</w:t>
      </w:r>
      <w:r w:rsidR="00C948E0">
        <w:rPr>
          <w:sz w:val="24"/>
          <w:szCs w:val="24"/>
        </w:rPr>
        <w:t xml:space="preserve"> </w:t>
      </w:r>
      <w:r w:rsidR="00C948E0" w:rsidRPr="00C948E0">
        <w:rPr>
          <w:sz w:val="24"/>
          <w:szCs w:val="24"/>
        </w:rPr>
        <w:t xml:space="preserve">strong statistical association with </w:t>
      </w:r>
      <w:r w:rsidR="00E67C32" w:rsidRPr="00C948E0">
        <w:rPr>
          <w:sz w:val="24"/>
          <w:szCs w:val="24"/>
        </w:rPr>
        <w:t>various measures of adult</w:t>
      </w:r>
      <w:r w:rsidR="003C12CC">
        <w:rPr>
          <w:sz w:val="24"/>
          <w:szCs w:val="24"/>
        </w:rPr>
        <w:t xml:space="preserve"> </w:t>
      </w:r>
      <w:r w:rsidR="00E67C32" w:rsidRPr="00C948E0">
        <w:rPr>
          <w:sz w:val="24"/>
          <w:szCs w:val="24"/>
        </w:rPr>
        <w:t xml:space="preserve">migration phenotypes </w:t>
      </w:r>
      <w:r w:rsidR="00C948E0" w:rsidRPr="00C948E0">
        <w:rPr>
          <w:sz w:val="24"/>
          <w:szCs w:val="24"/>
        </w:rPr>
        <w:t>in</w:t>
      </w:r>
      <w:r w:rsidR="00C948E0">
        <w:rPr>
          <w:sz w:val="24"/>
          <w:szCs w:val="24"/>
        </w:rPr>
        <w:t xml:space="preserve"> s</w:t>
      </w:r>
      <w:r w:rsidR="00C948E0" w:rsidRPr="00C948E0">
        <w:rPr>
          <w:sz w:val="24"/>
          <w:szCs w:val="24"/>
        </w:rPr>
        <w:t>teelhead</w:t>
      </w:r>
      <w:r w:rsidR="00C948E0">
        <w:rPr>
          <w:sz w:val="24"/>
          <w:szCs w:val="24"/>
        </w:rPr>
        <w:t xml:space="preserve"> </w:t>
      </w:r>
      <w:r w:rsidR="00E510E5">
        <w:rPr>
          <w:sz w:val="24"/>
          <w:szCs w:val="24"/>
        </w:rPr>
        <w:t xml:space="preserve">and Chinook salmon </w:t>
      </w:r>
      <w:r w:rsidR="00E67C32">
        <w:rPr>
          <w:sz w:val="24"/>
          <w:szCs w:val="24"/>
        </w:rPr>
        <w:t xml:space="preserve">populations </w:t>
      </w:r>
      <w:r w:rsidR="00E67C32" w:rsidRPr="00C948E0">
        <w:rPr>
          <w:sz w:val="24"/>
          <w:szCs w:val="24"/>
        </w:rPr>
        <w:t xml:space="preserve">from coastal </w:t>
      </w:r>
      <w:r w:rsidR="00E67C32">
        <w:rPr>
          <w:sz w:val="24"/>
          <w:szCs w:val="24"/>
        </w:rPr>
        <w:t>C</w:t>
      </w:r>
      <w:r w:rsidR="00E67C32" w:rsidRPr="00C948E0">
        <w:rPr>
          <w:sz w:val="24"/>
          <w:szCs w:val="24"/>
        </w:rPr>
        <w:t>alifornia and</w:t>
      </w:r>
      <w:r w:rsidR="00E67C32">
        <w:rPr>
          <w:sz w:val="24"/>
          <w:szCs w:val="24"/>
        </w:rPr>
        <w:t xml:space="preserve"> </w:t>
      </w:r>
      <w:r w:rsidR="00E67C32" w:rsidRPr="00C948E0">
        <w:rPr>
          <w:sz w:val="24"/>
          <w:szCs w:val="24"/>
        </w:rPr>
        <w:t>Oregon</w:t>
      </w:r>
      <w:r w:rsidR="00E67C32">
        <w:rPr>
          <w:sz w:val="24"/>
          <w:szCs w:val="24"/>
        </w:rPr>
        <w:t xml:space="preserve"> </w:t>
      </w:r>
      <w:r w:rsidR="00E67C32" w:rsidRPr="00C948E0">
        <w:rPr>
          <w:sz w:val="24"/>
          <w:szCs w:val="24"/>
        </w:rPr>
        <w:t>to the interior Columbia River, the Strait of Juan de Fuca,</w:t>
      </w:r>
      <w:r w:rsidR="00E67C32">
        <w:rPr>
          <w:sz w:val="24"/>
          <w:szCs w:val="24"/>
        </w:rPr>
        <w:t xml:space="preserve"> </w:t>
      </w:r>
      <w:r w:rsidR="00E67C32" w:rsidRPr="00C948E0">
        <w:rPr>
          <w:sz w:val="24"/>
          <w:szCs w:val="24"/>
        </w:rPr>
        <w:t>and Puget Sound</w:t>
      </w:r>
      <w:r w:rsidR="00E67C32">
        <w:rPr>
          <w:sz w:val="24"/>
          <w:szCs w:val="24"/>
        </w:rPr>
        <w:t xml:space="preserve"> </w:t>
      </w:r>
      <w:r w:rsidR="00E510E5">
        <w:rPr>
          <w:sz w:val="24"/>
          <w:szCs w:val="24"/>
        </w:rPr>
        <w:t xml:space="preserve">(reviewed in Waples </w:t>
      </w:r>
      <w:r w:rsidR="00E510E5" w:rsidRPr="00E510E5">
        <w:rPr>
          <w:i/>
          <w:iCs/>
          <w:sz w:val="24"/>
          <w:szCs w:val="24"/>
        </w:rPr>
        <w:t>et al.</w:t>
      </w:r>
      <w:r w:rsidR="00E510E5">
        <w:rPr>
          <w:sz w:val="24"/>
          <w:szCs w:val="24"/>
        </w:rPr>
        <w:t xml:space="preserve"> 2022). </w:t>
      </w:r>
      <w:r w:rsidR="00E67C32" w:rsidRPr="00C948E0">
        <w:rPr>
          <w:sz w:val="24"/>
          <w:szCs w:val="24"/>
        </w:rPr>
        <w:t>In Rogue River</w:t>
      </w:r>
      <w:r w:rsidR="003C12CC">
        <w:rPr>
          <w:sz w:val="24"/>
          <w:szCs w:val="24"/>
        </w:rPr>
        <w:t xml:space="preserve"> Chinook salmon, </w:t>
      </w:r>
      <w:r w:rsidR="00C62A0F">
        <w:rPr>
          <w:sz w:val="24"/>
          <w:szCs w:val="24"/>
        </w:rPr>
        <w:t>two</w:t>
      </w:r>
      <w:r w:rsidR="00E67C32" w:rsidRPr="0094076D">
        <w:rPr>
          <w:sz w:val="24"/>
          <w:szCs w:val="24"/>
        </w:rPr>
        <w:t xml:space="preserve"> </w:t>
      </w:r>
      <w:r w:rsidR="00E67C32">
        <w:rPr>
          <w:sz w:val="24"/>
          <w:szCs w:val="24"/>
        </w:rPr>
        <w:t>single nucleotide polymorphisms (S</w:t>
      </w:r>
      <w:r w:rsidR="00E67C32" w:rsidRPr="0094076D">
        <w:rPr>
          <w:sz w:val="24"/>
          <w:szCs w:val="24"/>
        </w:rPr>
        <w:t>NPs</w:t>
      </w:r>
      <w:r w:rsidR="00E67C32">
        <w:rPr>
          <w:sz w:val="24"/>
          <w:szCs w:val="24"/>
        </w:rPr>
        <w:t>)</w:t>
      </w:r>
      <w:r w:rsidR="00E67C32" w:rsidRPr="0094076D">
        <w:rPr>
          <w:sz w:val="24"/>
          <w:szCs w:val="24"/>
        </w:rPr>
        <w:t xml:space="preserve"> located </w:t>
      </w:r>
      <w:r w:rsidR="00E67C32">
        <w:rPr>
          <w:sz w:val="24"/>
          <w:szCs w:val="24"/>
        </w:rPr>
        <w:t xml:space="preserve">on chromosome 28 </w:t>
      </w:r>
      <w:r w:rsidR="00E67C32" w:rsidRPr="0094076D">
        <w:rPr>
          <w:sz w:val="24"/>
          <w:szCs w:val="24"/>
        </w:rPr>
        <w:t xml:space="preserve">between </w:t>
      </w:r>
      <w:r w:rsidR="00E67C32">
        <w:rPr>
          <w:sz w:val="24"/>
          <w:szCs w:val="24"/>
        </w:rPr>
        <w:t xml:space="preserve">two genes, </w:t>
      </w:r>
      <w:r w:rsidR="00E67C32" w:rsidRPr="00855B90">
        <w:rPr>
          <w:i/>
          <w:iCs/>
          <w:sz w:val="24"/>
          <w:szCs w:val="24"/>
        </w:rPr>
        <w:t>greb1l</w:t>
      </w:r>
      <w:r w:rsidR="00E67C32" w:rsidRPr="0094076D">
        <w:rPr>
          <w:sz w:val="24"/>
          <w:szCs w:val="24"/>
        </w:rPr>
        <w:t xml:space="preserve"> and </w:t>
      </w:r>
      <w:r w:rsidR="00E67C32" w:rsidRPr="00855B90">
        <w:rPr>
          <w:i/>
          <w:iCs/>
          <w:sz w:val="24"/>
          <w:szCs w:val="24"/>
        </w:rPr>
        <w:t>rock1</w:t>
      </w:r>
      <w:r w:rsidR="00E67C32">
        <w:rPr>
          <w:sz w:val="24"/>
          <w:szCs w:val="24"/>
        </w:rPr>
        <w:t xml:space="preserve">, </w:t>
      </w:r>
      <w:r w:rsidR="00E67C32" w:rsidRPr="00C948E0">
        <w:rPr>
          <w:sz w:val="24"/>
          <w:szCs w:val="24"/>
        </w:rPr>
        <w:t>appear to be</w:t>
      </w:r>
      <w:r w:rsidR="00E67C32">
        <w:rPr>
          <w:sz w:val="24"/>
          <w:szCs w:val="24"/>
        </w:rPr>
        <w:t xml:space="preserve"> </w:t>
      </w:r>
      <w:r w:rsidR="00E67C32" w:rsidRPr="00C948E0">
        <w:rPr>
          <w:sz w:val="24"/>
          <w:szCs w:val="24"/>
        </w:rPr>
        <w:t xml:space="preserve">highly diagnostic for </w:t>
      </w:r>
      <w:r w:rsidR="00E67C32">
        <w:rPr>
          <w:sz w:val="24"/>
          <w:szCs w:val="24"/>
        </w:rPr>
        <w:t xml:space="preserve">adult </w:t>
      </w:r>
      <w:r w:rsidR="00E67C32" w:rsidRPr="00C948E0">
        <w:rPr>
          <w:sz w:val="24"/>
          <w:szCs w:val="24"/>
        </w:rPr>
        <w:t xml:space="preserve">run timing (Thompson </w:t>
      </w:r>
      <w:r w:rsidR="00E67C32" w:rsidRPr="00E67C32">
        <w:rPr>
          <w:i/>
          <w:iCs/>
          <w:sz w:val="24"/>
          <w:szCs w:val="24"/>
        </w:rPr>
        <w:t>et al.</w:t>
      </w:r>
      <w:r w:rsidR="00E67C32" w:rsidRPr="00C948E0">
        <w:rPr>
          <w:sz w:val="24"/>
          <w:szCs w:val="24"/>
        </w:rPr>
        <w:t xml:space="preserve"> 2019). Spring Chinook salmon have two copies </w:t>
      </w:r>
      <w:r w:rsidR="00E67C32" w:rsidRPr="00BC5294">
        <w:rPr>
          <w:sz w:val="24"/>
          <w:szCs w:val="24"/>
        </w:rPr>
        <w:t xml:space="preserve">of the “early” run allele </w:t>
      </w:r>
      <w:r w:rsidR="003C12CC" w:rsidRPr="00C948E0">
        <w:rPr>
          <w:sz w:val="24"/>
          <w:szCs w:val="24"/>
        </w:rPr>
        <w:t>(homozygous</w:t>
      </w:r>
      <w:r w:rsidR="003C12CC">
        <w:rPr>
          <w:sz w:val="24"/>
          <w:szCs w:val="24"/>
        </w:rPr>
        <w:t xml:space="preserve"> </w:t>
      </w:r>
      <w:r w:rsidR="003C12CC" w:rsidRPr="00BC5294">
        <w:rPr>
          <w:sz w:val="24"/>
          <w:szCs w:val="24"/>
        </w:rPr>
        <w:t xml:space="preserve">spring) </w:t>
      </w:r>
      <w:r w:rsidR="00E67C32" w:rsidRPr="00BC5294">
        <w:rPr>
          <w:sz w:val="24"/>
          <w:szCs w:val="24"/>
        </w:rPr>
        <w:t>while fall Chinook salmon have two copies of the “late” run</w:t>
      </w:r>
      <w:r w:rsidR="00E67C32">
        <w:rPr>
          <w:sz w:val="24"/>
          <w:szCs w:val="24"/>
        </w:rPr>
        <w:t xml:space="preserve"> </w:t>
      </w:r>
      <w:r w:rsidR="00E67C32" w:rsidRPr="00BC5294">
        <w:rPr>
          <w:sz w:val="24"/>
          <w:szCs w:val="24"/>
        </w:rPr>
        <w:t>allele</w:t>
      </w:r>
      <w:r w:rsidR="003C12CC">
        <w:rPr>
          <w:sz w:val="24"/>
          <w:szCs w:val="24"/>
        </w:rPr>
        <w:t xml:space="preserve"> </w:t>
      </w:r>
      <w:r w:rsidR="003C12CC" w:rsidRPr="00BC5294">
        <w:rPr>
          <w:sz w:val="24"/>
          <w:szCs w:val="24"/>
        </w:rPr>
        <w:t>(homozygous fall)</w:t>
      </w:r>
      <w:r w:rsidR="00E67C32" w:rsidRPr="00BC5294">
        <w:rPr>
          <w:sz w:val="24"/>
          <w:szCs w:val="24"/>
        </w:rPr>
        <w:t>. Chinook salmon that have one copy of the “early” run allele and one copy of the “late” run allele</w:t>
      </w:r>
      <w:r w:rsidR="00E67C32">
        <w:rPr>
          <w:sz w:val="24"/>
          <w:szCs w:val="24"/>
        </w:rPr>
        <w:t xml:space="preserve"> </w:t>
      </w:r>
      <w:r w:rsidR="00E67C32" w:rsidRPr="00BC5294">
        <w:rPr>
          <w:sz w:val="24"/>
          <w:szCs w:val="24"/>
        </w:rPr>
        <w:t xml:space="preserve">(heterozygous) tend to have intermediate run timing (Thompson </w:t>
      </w:r>
      <w:r w:rsidR="00E67C32" w:rsidRPr="00E67C32">
        <w:rPr>
          <w:i/>
          <w:iCs/>
          <w:sz w:val="24"/>
          <w:szCs w:val="24"/>
        </w:rPr>
        <w:t>et al.</w:t>
      </w:r>
      <w:r w:rsidR="00E67C32" w:rsidRPr="00BC5294">
        <w:rPr>
          <w:sz w:val="24"/>
          <w:szCs w:val="24"/>
        </w:rPr>
        <w:t xml:space="preserve"> 2019). </w:t>
      </w:r>
    </w:p>
    <w:p w14:paraId="1853B5C4" w14:textId="3FC17ECF" w:rsidR="00E67C32" w:rsidRDefault="00E67C32" w:rsidP="0066193F">
      <w:pPr>
        <w:spacing w:line="240" w:lineRule="auto"/>
        <w:contextualSpacing/>
        <w:rPr>
          <w:sz w:val="24"/>
          <w:szCs w:val="24"/>
        </w:rPr>
      </w:pPr>
    </w:p>
    <w:p w14:paraId="10610ED8" w14:textId="744A85CF" w:rsidR="00CB5F06" w:rsidRDefault="00CB5F06" w:rsidP="00C761D9">
      <w:pPr>
        <w:spacing w:line="240" w:lineRule="auto"/>
        <w:contextualSpacing/>
        <w:rPr>
          <w:sz w:val="24"/>
          <w:szCs w:val="24"/>
        </w:rPr>
      </w:pPr>
      <w:r w:rsidRPr="00BC5294">
        <w:rPr>
          <w:sz w:val="24"/>
          <w:szCs w:val="24"/>
        </w:rPr>
        <w:t xml:space="preserve">These </w:t>
      </w:r>
      <w:r w:rsidR="00B70F77">
        <w:rPr>
          <w:sz w:val="24"/>
          <w:szCs w:val="24"/>
        </w:rPr>
        <w:t xml:space="preserve">adult </w:t>
      </w:r>
      <w:r w:rsidRPr="00BC5294">
        <w:rPr>
          <w:sz w:val="24"/>
          <w:szCs w:val="24"/>
        </w:rPr>
        <w:t>run</w:t>
      </w:r>
      <w:r w:rsidR="00B70F77">
        <w:rPr>
          <w:sz w:val="24"/>
          <w:szCs w:val="24"/>
        </w:rPr>
        <w:t xml:space="preserve"> </w:t>
      </w:r>
      <w:r w:rsidRPr="00BC5294">
        <w:rPr>
          <w:sz w:val="24"/>
          <w:szCs w:val="24"/>
        </w:rPr>
        <w:t xml:space="preserve">timing </w:t>
      </w:r>
      <w:r w:rsidR="007D4327">
        <w:rPr>
          <w:sz w:val="24"/>
          <w:szCs w:val="24"/>
        </w:rPr>
        <w:t xml:space="preserve">genetic </w:t>
      </w:r>
      <w:r w:rsidRPr="00BC5294">
        <w:rPr>
          <w:sz w:val="24"/>
          <w:szCs w:val="24"/>
        </w:rPr>
        <w:t>markers</w:t>
      </w:r>
      <w:r>
        <w:rPr>
          <w:sz w:val="24"/>
          <w:szCs w:val="24"/>
        </w:rPr>
        <w:t xml:space="preserve"> </w:t>
      </w:r>
      <w:r w:rsidRPr="00BC5294">
        <w:rPr>
          <w:sz w:val="24"/>
          <w:szCs w:val="24"/>
        </w:rPr>
        <w:t xml:space="preserve">provide a useful tool to evaluate the effectiveness of management </w:t>
      </w:r>
      <w:r>
        <w:rPr>
          <w:sz w:val="24"/>
          <w:szCs w:val="24"/>
        </w:rPr>
        <w:t>a</w:t>
      </w:r>
      <w:r w:rsidRPr="00BC5294">
        <w:rPr>
          <w:sz w:val="24"/>
          <w:szCs w:val="24"/>
        </w:rPr>
        <w:t xml:space="preserve">ctions with respect to the metrics described in the </w:t>
      </w:r>
      <w:r w:rsidR="00B70F77" w:rsidRPr="00B70F77">
        <w:rPr>
          <w:sz w:val="24"/>
          <w:szCs w:val="24"/>
        </w:rPr>
        <w:t>Rogue Spring Chinook Salmon Conservation Plan</w:t>
      </w:r>
      <w:r w:rsidRPr="00BC5294">
        <w:rPr>
          <w:sz w:val="24"/>
          <w:szCs w:val="24"/>
        </w:rPr>
        <w:t xml:space="preserve">. </w:t>
      </w:r>
      <w:r w:rsidR="00A53DD4">
        <w:rPr>
          <w:sz w:val="24"/>
          <w:szCs w:val="24"/>
        </w:rPr>
        <w:t xml:space="preserve">For example, </w:t>
      </w:r>
      <w:r w:rsidR="00B70F77" w:rsidRPr="007D4327">
        <w:rPr>
          <w:sz w:val="24"/>
          <w:szCs w:val="24"/>
        </w:rPr>
        <w:t xml:space="preserve">O’Malley </w:t>
      </w:r>
      <w:r w:rsidR="00B70F77" w:rsidRPr="007D4327">
        <w:rPr>
          <w:i/>
          <w:iCs/>
          <w:sz w:val="24"/>
          <w:szCs w:val="24"/>
        </w:rPr>
        <w:t>et al.</w:t>
      </w:r>
      <w:r w:rsidR="00B70F77" w:rsidRPr="007D4327">
        <w:rPr>
          <w:sz w:val="24"/>
          <w:szCs w:val="24"/>
        </w:rPr>
        <w:t xml:space="preserve"> (2020a) </w:t>
      </w:r>
      <w:r w:rsidR="00CA364F">
        <w:rPr>
          <w:sz w:val="24"/>
          <w:szCs w:val="24"/>
        </w:rPr>
        <w:t xml:space="preserve">successfully </w:t>
      </w:r>
      <w:r w:rsidR="007D4327">
        <w:rPr>
          <w:sz w:val="24"/>
          <w:szCs w:val="24"/>
        </w:rPr>
        <w:t xml:space="preserve">genotyped </w:t>
      </w:r>
      <w:r w:rsidR="00962D37">
        <w:rPr>
          <w:sz w:val="24"/>
          <w:szCs w:val="24"/>
        </w:rPr>
        <w:t xml:space="preserve">158 </w:t>
      </w:r>
      <w:r w:rsidR="007D4327">
        <w:rPr>
          <w:sz w:val="24"/>
          <w:szCs w:val="24"/>
        </w:rPr>
        <w:t>Chinook salmon caught in the Lower Rogue River fishery from March 19 to July 8</w:t>
      </w:r>
      <w:r w:rsidR="00252A0E">
        <w:rPr>
          <w:sz w:val="24"/>
          <w:szCs w:val="24"/>
        </w:rPr>
        <w:t xml:space="preserve"> in</w:t>
      </w:r>
      <w:r w:rsidR="007D4327">
        <w:rPr>
          <w:sz w:val="24"/>
          <w:szCs w:val="24"/>
        </w:rPr>
        <w:t xml:space="preserve"> 2019</w:t>
      </w:r>
      <w:r w:rsidR="00962D37">
        <w:rPr>
          <w:sz w:val="24"/>
          <w:szCs w:val="24"/>
        </w:rPr>
        <w:t xml:space="preserve"> and repor</w:t>
      </w:r>
      <w:r w:rsidR="00962D37" w:rsidRPr="00962D37">
        <w:rPr>
          <w:sz w:val="24"/>
          <w:szCs w:val="24"/>
        </w:rPr>
        <w:t xml:space="preserve">ted </w:t>
      </w:r>
      <w:r w:rsidR="00F22CA3" w:rsidRPr="00962D37">
        <w:rPr>
          <w:sz w:val="24"/>
          <w:szCs w:val="24"/>
        </w:rPr>
        <w:t xml:space="preserve">that </w:t>
      </w:r>
      <w:r w:rsidR="00C62A0F" w:rsidRPr="00962D37">
        <w:rPr>
          <w:sz w:val="24"/>
          <w:szCs w:val="24"/>
        </w:rPr>
        <w:t xml:space="preserve">the majority (~84%) </w:t>
      </w:r>
      <w:r w:rsidR="00F22CA3" w:rsidRPr="00962D37">
        <w:rPr>
          <w:sz w:val="24"/>
          <w:szCs w:val="24"/>
        </w:rPr>
        <w:t>of</w:t>
      </w:r>
      <w:r w:rsidR="00F22CA3">
        <w:rPr>
          <w:sz w:val="24"/>
          <w:szCs w:val="24"/>
        </w:rPr>
        <w:t xml:space="preserve"> </w:t>
      </w:r>
      <w:r w:rsidR="00C62A0F">
        <w:rPr>
          <w:sz w:val="24"/>
          <w:szCs w:val="24"/>
        </w:rPr>
        <w:t>the</w:t>
      </w:r>
      <w:r w:rsidR="00F22CA3">
        <w:rPr>
          <w:sz w:val="24"/>
          <w:szCs w:val="24"/>
        </w:rPr>
        <w:t xml:space="preserve"> naturally produced homozygous spring Chinook were captured </w:t>
      </w:r>
      <w:r w:rsidR="00C62A0F">
        <w:rPr>
          <w:sz w:val="24"/>
          <w:szCs w:val="24"/>
        </w:rPr>
        <w:t xml:space="preserve">prior </w:t>
      </w:r>
      <w:r w:rsidR="00F22CA3">
        <w:rPr>
          <w:sz w:val="24"/>
          <w:szCs w:val="24"/>
        </w:rPr>
        <w:t>June 1</w:t>
      </w:r>
      <w:r w:rsidR="00F22CA3" w:rsidRPr="00F22CA3">
        <w:rPr>
          <w:sz w:val="24"/>
          <w:szCs w:val="24"/>
          <w:vertAlign w:val="superscript"/>
        </w:rPr>
        <w:t>st</w:t>
      </w:r>
      <w:r w:rsidR="00962D37">
        <w:rPr>
          <w:sz w:val="24"/>
          <w:szCs w:val="24"/>
        </w:rPr>
        <w:t xml:space="preserve">. </w:t>
      </w:r>
      <w:r w:rsidR="00F22CA3">
        <w:rPr>
          <w:sz w:val="24"/>
          <w:szCs w:val="24"/>
        </w:rPr>
        <w:t xml:space="preserve"> </w:t>
      </w:r>
      <w:r w:rsidR="00516394">
        <w:rPr>
          <w:sz w:val="24"/>
          <w:szCs w:val="24"/>
        </w:rPr>
        <w:t xml:space="preserve">The adult run timing markers </w:t>
      </w:r>
      <w:r w:rsidR="00A53DD4">
        <w:rPr>
          <w:sz w:val="24"/>
          <w:szCs w:val="24"/>
        </w:rPr>
        <w:t xml:space="preserve">have also been </w:t>
      </w:r>
      <w:r w:rsidR="00516394">
        <w:rPr>
          <w:sz w:val="24"/>
          <w:szCs w:val="24"/>
        </w:rPr>
        <w:t xml:space="preserve">used to evaluate the spatial and temporal patterns of “early” and “late” run alleles across the entire spawning period for Chinook salmon in the Upper Rogue River (river mile 125.5-157) </w:t>
      </w:r>
      <w:r w:rsidR="005B092A">
        <w:rPr>
          <w:sz w:val="24"/>
          <w:szCs w:val="24"/>
        </w:rPr>
        <w:t xml:space="preserve">and found that there is significant </w:t>
      </w:r>
      <w:r w:rsidR="00C761D9" w:rsidRPr="00C761D9">
        <w:rPr>
          <w:sz w:val="24"/>
          <w:szCs w:val="24"/>
        </w:rPr>
        <w:t xml:space="preserve">temporal and spatial separation among </w:t>
      </w:r>
      <w:del w:id="18" w:author="David Dayan" w:date="2022-01-28T13:37:00Z">
        <w:r w:rsidR="00C761D9" w:rsidRPr="00C761D9" w:rsidDel="002A6B64">
          <w:rPr>
            <w:sz w:val="24"/>
            <w:szCs w:val="24"/>
          </w:rPr>
          <w:delText xml:space="preserve">spring and fall </w:delText>
        </w:r>
      </w:del>
      <w:r w:rsidR="00C761D9" w:rsidRPr="00C761D9">
        <w:rPr>
          <w:sz w:val="24"/>
          <w:szCs w:val="24"/>
        </w:rPr>
        <w:t>Chinook</w:t>
      </w:r>
      <w:r w:rsidR="00C761D9">
        <w:rPr>
          <w:sz w:val="24"/>
          <w:szCs w:val="24"/>
        </w:rPr>
        <w:t xml:space="preserve"> </w:t>
      </w:r>
      <w:r w:rsidR="00C761D9" w:rsidRPr="00C761D9">
        <w:rPr>
          <w:sz w:val="24"/>
          <w:szCs w:val="24"/>
        </w:rPr>
        <w:t>salmon</w:t>
      </w:r>
      <w:ins w:id="19" w:author="David Dayan" w:date="2022-01-28T13:37:00Z">
        <w:r w:rsidR="002A6B64">
          <w:rPr>
            <w:sz w:val="24"/>
            <w:szCs w:val="24"/>
          </w:rPr>
          <w:t xml:space="preserve"> with spring and fall </w:t>
        </w:r>
        <w:r w:rsidR="002A6B64">
          <w:rPr>
            <w:sz w:val="24"/>
            <w:szCs w:val="24"/>
          </w:rPr>
          <w:lastRenderedPageBreak/>
          <w:t>homozygous genotypes</w:t>
        </w:r>
      </w:ins>
      <w:r w:rsidR="00C761D9" w:rsidRPr="00C761D9">
        <w:rPr>
          <w:sz w:val="24"/>
          <w:szCs w:val="24"/>
        </w:rPr>
        <w:t xml:space="preserve">, and, to a lesser extent, </w:t>
      </w:r>
      <w:commentRangeStart w:id="20"/>
      <w:r w:rsidR="00C761D9" w:rsidRPr="00C761D9">
        <w:rPr>
          <w:sz w:val="24"/>
          <w:szCs w:val="24"/>
        </w:rPr>
        <w:t>among</w:t>
      </w:r>
      <w:del w:id="21" w:author="David Dayan" w:date="2022-01-28T13:38:00Z">
        <w:r w:rsidR="00C761D9" w:rsidRPr="00C761D9" w:rsidDel="002A6B64">
          <w:rPr>
            <w:sz w:val="24"/>
            <w:szCs w:val="24"/>
          </w:rPr>
          <w:delText xml:space="preserve"> spring</w:delText>
        </w:r>
      </w:del>
      <w:r w:rsidR="00C761D9" w:rsidRPr="00C761D9">
        <w:rPr>
          <w:sz w:val="24"/>
          <w:szCs w:val="24"/>
        </w:rPr>
        <w:t xml:space="preserve"> Chinook salmon</w:t>
      </w:r>
      <w:ins w:id="22" w:author="David Dayan" w:date="2022-01-28T13:38:00Z">
        <w:r w:rsidR="002A6B64">
          <w:rPr>
            <w:sz w:val="24"/>
            <w:szCs w:val="24"/>
          </w:rPr>
          <w:t xml:space="preserve"> with spring homozygous genotypes</w:t>
        </w:r>
      </w:ins>
      <w:r w:rsidR="00C761D9" w:rsidRPr="00C761D9">
        <w:rPr>
          <w:sz w:val="24"/>
          <w:szCs w:val="24"/>
        </w:rPr>
        <w:t xml:space="preserve"> and heterozygotes</w:t>
      </w:r>
      <w:commentRangeEnd w:id="20"/>
      <w:r w:rsidR="002B6892">
        <w:rPr>
          <w:rStyle w:val="CommentReference"/>
        </w:rPr>
        <w:commentReference w:id="20"/>
      </w:r>
      <w:r w:rsidR="00C761D9">
        <w:rPr>
          <w:sz w:val="24"/>
          <w:szCs w:val="24"/>
        </w:rPr>
        <w:t xml:space="preserve"> (O’Malley </w:t>
      </w:r>
      <w:r w:rsidR="00C761D9" w:rsidRPr="00C761D9">
        <w:rPr>
          <w:i/>
          <w:iCs/>
          <w:sz w:val="24"/>
          <w:szCs w:val="24"/>
        </w:rPr>
        <w:t>et al.</w:t>
      </w:r>
      <w:r w:rsidR="00C761D9">
        <w:rPr>
          <w:sz w:val="24"/>
          <w:szCs w:val="24"/>
        </w:rPr>
        <w:t xml:space="preserve"> 2020b).</w:t>
      </w:r>
      <w:r w:rsidR="00B748A5">
        <w:rPr>
          <w:sz w:val="24"/>
          <w:szCs w:val="24"/>
        </w:rPr>
        <w:t xml:space="preserve"> Lastly, these genetic markers have been used to confirm that the majority </w:t>
      </w:r>
      <w:r w:rsidR="001076FA">
        <w:rPr>
          <w:sz w:val="24"/>
          <w:szCs w:val="24"/>
        </w:rPr>
        <w:t xml:space="preserve">(~88%) </w:t>
      </w:r>
      <w:r w:rsidR="00B748A5">
        <w:rPr>
          <w:sz w:val="24"/>
          <w:szCs w:val="24"/>
        </w:rPr>
        <w:t xml:space="preserve">of </w:t>
      </w:r>
      <w:r w:rsidR="001076FA">
        <w:rPr>
          <w:sz w:val="24"/>
          <w:szCs w:val="24"/>
        </w:rPr>
        <w:t xml:space="preserve">2018 </w:t>
      </w:r>
      <w:r w:rsidR="00B748A5">
        <w:rPr>
          <w:sz w:val="24"/>
          <w:szCs w:val="24"/>
        </w:rPr>
        <w:t xml:space="preserve">Cole </w:t>
      </w:r>
      <w:r w:rsidR="001076FA">
        <w:rPr>
          <w:sz w:val="24"/>
          <w:szCs w:val="24"/>
        </w:rPr>
        <w:t>R</w:t>
      </w:r>
      <w:r w:rsidR="00B748A5">
        <w:rPr>
          <w:sz w:val="24"/>
          <w:szCs w:val="24"/>
        </w:rPr>
        <w:t xml:space="preserve">ivers Hatchery </w:t>
      </w:r>
      <w:proofErr w:type="spellStart"/>
      <w:r w:rsidR="00B748A5">
        <w:rPr>
          <w:sz w:val="24"/>
          <w:szCs w:val="24"/>
        </w:rPr>
        <w:t>broodstock</w:t>
      </w:r>
      <w:proofErr w:type="spellEnd"/>
      <w:r w:rsidR="00B748A5">
        <w:rPr>
          <w:sz w:val="24"/>
          <w:szCs w:val="24"/>
        </w:rPr>
        <w:t xml:space="preserve"> </w:t>
      </w:r>
      <w:r w:rsidR="001076FA">
        <w:rPr>
          <w:sz w:val="24"/>
          <w:szCs w:val="24"/>
        </w:rPr>
        <w:t xml:space="preserve">were homozygous spring Chinook (O’Malley </w:t>
      </w:r>
      <w:r w:rsidR="001076FA" w:rsidRPr="001076FA">
        <w:rPr>
          <w:i/>
          <w:iCs/>
          <w:sz w:val="24"/>
          <w:szCs w:val="24"/>
        </w:rPr>
        <w:t>et al.</w:t>
      </w:r>
      <w:r w:rsidR="001076FA">
        <w:rPr>
          <w:sz w:val="24"/>
          <w:szCs w:val="24"/>
        </w:rPr>
        <w:t xml:space="preserve"> 2020b) and </w:t>
      </w:r>
      <w:r w:rsidR="009665C2">
        <w:rPr>
          <w:sz w:val="24"/>
          <w:szCs w:val="24"/>
        </w:rPr>
        <w:t xml:space="preserve">to </w:t>
      </w:r>
      <w:r w:rsidR="00252A0E">
        <w:rPr>
          <w:sz w:val="24"/>
          <w:szCs w:val="24"/>
        </w:rPr>
        <w:t>exclude</w:t>
      </w:r>
      <w:r w:rsidR="001076FA">
        <w:rPr>
          <w:sz w:val="24"/>
          <w:szCs w:val="24"/>
        </w:rPr>
        <w:t xml:space="preserve"> homozygous fall Chinook from the Cole Rivers Hatchery spring Chinook </w:t>
      </w:r>
      <w:proofErr w:type="spellStart"/>
      <w:r w:rsidR="001076FA">
        <w:rPr>
          <w:sz w:val="24"/>
          <w:szCs w:val="24"/>
        </w:rPr>
        <w:t>broodstock</w:t>
      </w:r>
      <w:proofErr w:type="spellEnd"/>
      <w:r w:rsidR="001076FA">
        <w:rPr>
          <w:sz w:val="24"/>
          <w:szCs w:val="24"/>
        </w:rPr>
        <w:t xml:space="preserve"> in </w:t>
      </w:r>
      <w:r w:rsidR="009665C2">
        <w:rPr>
          <w:sz w:val="24"/>
          <w:szCs w:val="24"/>
        </w:rPr>
        <w:t xml:space="preserve">both </w:t>
      </w:r>
      <w:r w:rsidR="001076FA">
        <w:rPr>
          <w:sz w:val="24"/>
          <w:szCs w:val="24"/>
        </w:rPr>
        <w:t xml:space="preserve">2020 and 2021 (O’Malley </w:t>
      </w:r>
      <w:r w:rsidR="001076FA" w:rsidRPr="001076FA">
        <w:rPr>
          <w:i/>
          <w:iCs/>
          <w:sz w:val="24"/>
          <w:szCs w:val="24"/>
        </w:rPr>
        <w:t>et al.</w:t>
      </w:r>
      <w:r w:rsidR="001076FA">
        <w:rPr>
          <w:sz w:val="24"/>
          <w:szCs w:val="24"/>
        </w:rPr>
        <w:t xml:space="preserve"> in prep).</w:t>
      </w:r>
    </w:p>
    <w:p w14:paraId="0D2FBB7F" w14:textId="7B38A238" w:rsidR="001E348B" w:rsidRDefault="001E348B" w:rsidP="00C761D9">
      <w:pPr>
        <w:spacing w:line="240" w:lineRule="auto"/>
        <w:contextualSpacing/>
        <w:rPr>
          <w:sz w:val="24"/>
          <w:szCs w:val="24"/>
        </w:rPr>
      </w:pPr>
    </w:p>
    <w:p w14:paraId="46B42931" w14:textId="54A6DDB2" w:rsidR="001E348B" w:rsidRPr="0042669D" w:rsidRDefault="001E348B" w:rsidP="001E348B">
      <w:pPr>
        <w:spacing w:line="240" w:lineRule="auto"/>
        <w:contextualSpacing/>
        <w:rPr>
          <w:rFonts w:cstheme="minorHAnsi"/>
          <w:sz w:val="24"/>
          <w:szCs w:val="24"/>
        </w:rPr>
      </w:pPr>
      <w:r>
        <w:rPr>
          <w:sz w:val="24"/>
          <w:szCs w:val="24"/>
        </w:rPr>
        <w:t xml:space="preserve">To expand on the previous study </w:t>
      </w:r>
      <w:r w:rsidRPr="001E348B">
        <w:rPr>
          <w:sz w:val="24"/>
          <w:szCs w:val="24"/>
        </w:rPr>
        <w:t>assess</w:t>
      </w:r>
      <w:r>
        <w:rPr>
          <w:sz w:val="24"/>
          <w:szCs w:val="24"/>
        </w:rPr>
        <w:t>ing</w:t>
      </w:r>
      <w:r w:rsidRPr="001E348B">
        <w:rPr>
          <w:sz w:val="24"/>
          <w:szCs w:val="24"/>
        </w:rPr>
        <w:t xml:space="preserve"> how angling regulations align with the genetic</w:t>
      </w:r>
      <w:r>
        <w:rPr>
          <w:sz w:val="24"/>
          <w:szCs w:val="24"/>
        </w:rPr>
        <w:t xml:space="preserve"> </w:t>
      </w:r>
      <w:r w:rsidRPr="001E348B">
        <w:rPr>
          <w:sz w:val="24"/>
          <w:szCs w:val="24"/>
        </w:rPr>
        <w:t xml:space="preserve">composition of Chinook </w:t>
      </w:r>
      <w:r w:rsidR="00D93ACA">
        <w:rPr>
          <w:sz w:val="24"/>
          <w:szCs w:val="24"/>
        </w:rPr>
        <w:t xml:space="preserve">salmon in the Lower Rogue River (O’Malley </w:t>
      </w:r>
      <w:r w:rsidR="00D93ACA" w:rsidRPr="00D93ACA">
        <w:rPr>
          <w:i/>
          <w:iCs/>
          <w:sz w:val="24"/>
          <w:szCs w:val="24"/>
        </w:rPr>
        <w:t>et al.</w:t>
      </w:r>
      <w:r w:rsidR="00D93ACA">
        <w:rPr>
          <w:sz w:val="24"/>
          <w:szCs w:val="24"/>
        </w:rPr>
        <w:t xml:space="preserve"> 2020a)</w:t>
      </w:r>
      <w:r w:rsidRPr="001E348B">
        <w:rPr>
          <w:sz w:val="24"/>
          <w:szCs w:val="24"/>
        </w:rPr>
        <w:t>,</w:t>
      </w:r>
      <w:r w:rsidR="00AC5F3A">
        <w:rPr>
          <w:sz w:val="24"/>
          <w:szCs w:val="24"/>
        </w:rPr>
        <w:t xml:space="preserve"> </w:t>
      </w:r>
      <w:r w:rsidR="00252A0E">
        <w:rPr>
          <w:sz w:val="24"/>
          <w:szCs w:val="24"/>
        </w:rPr>
        <w:t xml:space="preserve">ODFW initiated a follow-up study </w:t>
      </w:r>
      <w:r w:rsidR="009A666C">
        <w:rPr>
          <w:sz w:val="24"/>
          <w:szCs w:val="24"/>
        </w:rPr>
        <w:t xml:space="preserve">with samples </w:t>
      </w:r>
      <w:r w:rsidR="00E20137">
        <w:rPr>
          <w:sz w:val="24"/>
          <w:szCs w:val="24"/>
        </w:rPr>
        <w:t xml:space="preserve">collected from </w:t>
      </w:r>
      <w:r w:rsidR="00D93ACA" w:rsidRPr="00D93ACA">
        <w:rPr>
          <w:sz w:val="24"/>
          <w:szCs w:val="24"/>
        </w:rPr>
        <w:t xml:space="preserve">naturally produced Chinook salmon </w:t>
      </w:r>
      <w:r w:rsidR="00E20137">
        <w:rPr>
          <w:sz w:val="24"/>
          <w:szCs w:val="24"/>
        </w:rPr>
        <w:t xml:space="preserve">in </w:t>
      </w:r>
      <w:r w:rsidR="009F17D7">
        <w:rPr>
          <w:sz w:val="24"/>
          <w:szCs w:val="24"/>
        </w:rPr>
        <w:t xml:space="preserve">the Lower Rogue River in </w:t>
      </w:r>
      <w:r w:rsidR="00E20137">
        <w:rPr>
          <w:sz w:val="24"/>
          <w:szCs w:val="24"/>
        </w:rPr>
        <w:t xml:space="preserve">2020 using three approaches (i.e. </w:t>
      </w:r>
      <w:r w:rsidR="00D93ACA" w:rsidRPr="00D93ACA">
        <w:rPr>
          <w:sz w:val="24"/>
          <w:szCs w:val="24"/>
        </w:rPr>
        <w:t>volunteer anglers, creel surveys and seining</w:t>
      </w:r>
      <w:r w:rsidR="009F17D7">
        <w:rPr>
          <w:sz w:val="24"/>
          <w:szCs w:val="24"/>
        </w:rPr>
        <w:t>)</w:t>
      </w:r>
      <w:r w:rsidR="00DB6F4C">
        <w:rPr>
          <w:rFonts w:cstheme="minorHAnsi"/>
          <w:sz w:val="24"/>
          <w:szCs w:val="24"/>
        </w:rPr>
        <w:t>.</w:t>
      </w:r>
    </w:p>
    <w:p w14:paraId="325F2B19" w14:textId="08051994" w:rsidR="00BE16F3" w:rsidRPr="0042669D" w:rsidRDefault="00BE16F3" w:rsidP="0066193F">
      <w:pPr>
        <w:spacing w:line="240" w:lineRule="auto"/>
        <w:contextualSpacing/>
        <w:rPr>
          <w:rFonts w:cstheme="minorHAnsi"/>
          <w:sz w:val="24"/>
          <w:szCs w:val="24"/>
        </w:rPr>
      </w:pPr>
    </w:p>
    <w:p w14:paraId="46B2FEC8" w14:textId="35468CF1" w:rsidR="00BE16F3" w:rsidRPr="0042669D" w:rsidRDefault="00BE16F3" w:rsidP="0066193F">
      <w:pPr>
        <w:spacing w:line="240" w:lineRule="auto"/>
        <w:contextualSpacing/>
        <w:rPr>
          <w:rFonts w:cstheme="minorHAnsi"/>
          <w:b/>
          <w:bCs/>
          <w:sz w:val="24"/>
          <w:szCs w:val="24"/>
        </w:rPr>
      </w:pPr>
      <w:r w:rsidRPr="0042669D">
        <w:rPr>
          <w:rFonts w:cstheme="minorHAnsi"/>
          <w:b/>
          <w:bCs/>
          <w:sz w:val="24"/>
          <w:szCs w:val="24"/>
        </w:rPr>
        <w:t xml:space="preserve">Objectives </w:t>
      </w:r>
    </w:p>
    <w:p w14:paraId="1DDBE733" w14:textId="31386905" w:rsidR="00BE16F3" w:rsidRPr="0042669D" w:rsidRDefault="00BE16F3" w:rsidP="0042669D">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Determine the genetic composition, based on two adult run timing markers, of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w:t>
      </w:r>
      <w:r w:rsidR="00F65A42">
        <w:rPr>
          <w:rFonts w:asciiTheme="minorHAnsi" w:hAnsiTheme="minorHAnsi" w:cstheme="minorHAnsi"/>
          <w:sz w:val="24"/>
          <w:szCs w:val="24"/>
        </w:rPr>
        <w:t>in</w:t>
      </w:r>
      <w:r w:rsidR="0042669D" w:rsidRPr="0042669D">
        <w:rPr>
          <w:rFonts w:asciiTheme="minorHAnsi" w:hAnsiTheme="minorHAnsi" w:cstheme="minorHAnsi"/>
          <w:sz w:val="24"/>
          <w:szCs w:val="24"/>
        </w:rPr>
        <w:t xml:space="preserve"> 2020.</w:t>
      </w:r>
    </w:p>
    <w:p w14:paraId="14EBB601" w14:textId="77777777" w:rsidR="00BE16F3" w:rsidRPr="0042669D" w:rsidRDefault="00BE16F3" w:rsidP="0066193F">
      <w:pPr>
        <w:pStyle w:val="ListParagraph"/>
        <w:rPr>
          <w:rFonts w:asciiTheme="minorHAnsi" w:hAnsiTheme="minorHAnsi" w:cstheme="minorHAnsi"/>
          <w:sz w:val="24"/>
          <w:szCs w:val="24"/>
        </w:rPr>
      </w:pPr>
    </w:p>
    <w:p w14:paraId="6F35C018" w14:textId="6924A632" w:rsidR="00BE16F3" w:rsidRDefault="00BE16F3" w:rsidP="00B50025">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Compare the </w:t>
      </w:r>
      <w:r w:rsidR="000B700A" w:rsidRPr="0042669D">
        <w:rPr>
          <w:rFonts w:asciiTheme="minorHAnsi" w:hAnsiTheme="minorHAnsi" w:cstheme="minorHAnsi"/>
          <w:sz w:val="24"/>
          <w:szCs w:val="24"/>
        </w:rPr>
        <w:t xml:space="preserve">2020 results </w:t>
      </w:r>
      <w:r w:rsidRPr="0042669D">
        <w:rPr>
          <w:rFonts w:asciiTheme="minorHAnsi" w:hAnsiTheme="minorHAnsi" w:cstheme="minorHAnsi"/>
          <w:sz w:val="24"/>
          <w:szCs w:val="24"/>
        </w:rPr>
        <w:t xml:space="preserve">to those reported for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in 2019 (O’Malley </w:t>
      </w:r>
      <w:r w:rsidRPr="0042669D">
        <w:rPr>
          <w:rFonts w:asciiTheme="minorHAnsi" w:hAnsiTheme="minorHAnsi" w:cstheme="minorHAnsi"/>
          <w:i/>
          <w:iCs/>
          <w:sz w:val="24"/>
          <w:szCs w:val="24"/>
        </w:rPr>
        <w:t>et al.</w:t>
      </w:r>
      <w:r w:rsidRPr="0042669D">
        <w:rPr>
          <w:rFonts w:asciiTheme="minorHAnsi" w:hAnsiTheme="minorHAnsi" w:cstheme="minorHAnsi"/>
          <w:sz w:val="24"/>
          <w:szCs w:val="24"/>
        </w:rPr>
        <w:t xml:space="preserve"> 2020).</w:t>
      </w:r>
    </w:p>
    <w:p w14:paraId="70FFB60D" w14:textId="77777777" w:rsidR="00B50025" w:rsidRPr="00B50025" w:rsidRDefault="00B50025" w:rsidP="00B50025">
      <w:pPr>
        <w:pStyle w:val="ListParagraph"/>
        <w:rPr>
          <w:rFonts w:asciiTheme="minorHAnsi" w:hAnsiTheme="minorHAnsi" w:cstheme="minorHAnsi"/>
          <w:sz w:val="24"/>
          <w:szCs w:val="24"/>
        </w:rPr>
      </w:pPr>
    </w:p>
    <w:p w14:paraId="3E08C1CD" w14:textId="77777777" w:rsidR="00B50025" w:rsidRPr="0042669D" w:rsidRDefault="00B50025" w:rsidP="00B50025">
      <w:pPr>
        <w:pStyle w:val="ListParagraph"/>
        <w:rPr>
          <w:rFonts w:asciiTheme="minorHAnsi" w:hAnsiTheme="minorHAnsi" w:cstheme="minorHAnsi"/>
          <w:sz w:val="24"/>
          <w:szCs w:val="24"/>
        </w:rPr>
      </w:pPr>
    </w:p>
    <w:p w14:paraId="144333F9" w14:textId="5F96AC69" w:rsidR="00882EE8" w:rsidRPr="0042669D" w:rsidRDefault="00144E70" w:rsidP="00882EE8">
      <w:pPr>
        <w:pStyle w:val="Heading1"/>
        <w:rPr>
          <w:rFonts w:asciiTheme="minorHAnsi" w:hAnsiTheme="minorHAnsi" w:cstheme="minorHAnsi"/>
        </w:rPr>
      </w:pPr>
      <w:bookmarkStart w:id="23" w:name="_Toc91781554"/>
      <w:r w:rsidRPr="0042669D">
        <w:rPr>
          <w:rFonts w:asciiTheme="minorHAnsi" w:hAnsiTheme="minorHAnsi" w:cstheme="minorHAnsi"/>
        </w:rPr>
        <w:t>METHODS</w:t>
      </w:r>
      <w:bookmarkEnd w:id="23"/>
    </w:p>
    <w:p w14:paraId="35CF35ED" w14:textId="77777777" w:rsidR="00DE3FEE" w:rsidRPr="0042669D" w:rsidRDefault="00DE3FEE" w:rsidP="00DE3FEE">
      <w:pPr>
        <w:rPr>
          <w:rFonts w:cstheme="minorHAnsi"/>
          <w:b/>
          <w:bCs/>
          <w:sz w:val="24"/>
          <w:szCs w:val="24"/>
        </w:rPr>
      </w:pPr>
      <w:r w:rsidRPr="0042669D">
        <w:rPr>
          <w:rFonts w:cstheme="minorHAnsi"/>
          <w:b/>
          <w:bCs/>
          <w:sz w:val="24"/>
          <w:szCs w:val="24"/>
        </w:rPr>
        <w:t>Sampling</w:t>
      </w:r>
    </w:p>
    <w:p w14:paraId="695494D2" w14:textId="1295063B" w:rsidR="00DE3FEE" w:rsidRPr="00DE3FEE" w:rsidRDefault="00DE3FEE" w:rsidP="00DE3FEE">
      <w:pPr>
        <w:rPr>
          <w:sz w:val="24"/>
          <w:szCs w:val="24"/>
        </w:rPr>
      </w:pPr>
      <w:r w:rsidRPr="00DE3FEE">
        <w:rPr>
          <w:sz w:val="24"/>
          <w:szCs w:val="24"/>
        </w:rPr>
        <w:t>Fin clips or operculum punches were taken from</w:t>
      </w:r>
      <w:r w:rsidR="003A13FF">
        <w:rPr>
          <w:sz w:val="24"/>
          <w:szCs w:val="24"/>
        </w:rPr>
        <w:t xml:space="preserve"> unmarked, presumed </w:t>
      </w:r>
      <w:r w:rsidRPr="00DE3FEE">
        <w:rPr>
          <w:sz w:val="24"/>
          <w:szCs w:val="24"/>
        </w:rPr>
        <w:t>natural</w:t>
      </w:r>
      <w:r w:rsidR="0059643F">
        <w:rPr>
          <w:sz w:val="24"/>
          <w:szCs w:val="24"/>
        </w:rPr>
        <w:t xml:space="preserve">ly produced </w:t>
      </w:r>
      <w:r w:rsidRPr="00DE3FEE">
        <w:rPr>
          <w:sz w:val="24"/>
          <w:szCs w:val="24"/>
        </w:rPr>
        <w:t xml:space="preserve">Chinook salmon sampled in the lower Rogue </w:t>
      </w:r>
      <w:r>
        <w:rPr>
          <w:sz w:val="24"/>
          <w:szCs w:val="24"/>
        </w:rPr>
        <w:t xml:space="preserve">River </w:t>
      </w:r>
      <w:r w:rsidRPr="00DE3FEE">
        <w:rPr>
          <w:sz w:val="24"/>
          <w:szCs w:val="24"/>
        </w:rPr>
        <w:t xml:space="preserve">by </w:t>
      </w:r>
      <w:r w:rsidR="00F14330">
        <w:rPr>
          <w:sz w:val="24"/>
          <w:szCs w:val="24"/>
        </w:rPr>
        <w:t xml:space="preserve">volunteer anglers, creel surveys and </w:t>
      </w:r>
      <w:r w:rsidRPr="00DE3FEE">
        <w:rPr>
          <w:sz w:val="24"/>
          <w:szCs w:val="24"/>
        </w:rPr>
        <w:t>seining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r w:rsidR="00414E99">
        <w:rPr>
          <w:sz w:val="24"/>
          <w:szCs w:val="24"/>
        </w:rPr>
        <w:t xml:space="preserve"> </w:t>
      </w:r>
    </w:p>
    <w:p w14:paraId="6CDE2051" w14:textId="49E00940" w:rsidR="00DE3FEE" w:rsidRPr="00DE3FEE" w:rsidRDefault="00DE3FEE" w:rsidP="00DE3FEE">
      <w:pPr>
        <w:rPr>
          <w:sz w:val="24"/>
          <w:szCs w:val="24"/>
        </w:rPr>
      </w:pPr>
      <w:r>
        <w:rPr>
          <w:noProof/>
        </w:rPr>
        <w:lastRenderedPageBreak/>
        <w:drawing>
          <wp:inline distT="0" distB="0" distL="0" distR="0" wp14:anchorId="32CFB052" wp14:editId="670548E4">
            <wp:extent cx="5023374" cy="3462291"/>
            <wp:effectExtent l="0" t="0" r="635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5239" cy="3463576"/>
                    </a:xfrm>
                    <a:prstGeom prst="rect">
                      <a:avLst/>
                    </a:prstGeom>
                  </pic:spPr>
                </pic:pic>
              </a:graphicData>
            </a:graphic>
          </wp:inline>
        </w:drawing>
      </w:r>
    </w:p>
    <w:p w14:paraId="03918B11" w14:textId="758E67B9" w:rsidR="00DE3FEE" w:rsidRPr="00DE3FEE" w:rsidRDefault="00DE3FEE" w:rsidP="00DE3FEE">
      <w:pPr>
        <w:rPr>
          <w:sz w:val="24"/>
          <w:szCs w:val="24"/>
        </w:rPr>
      </w:pPr>
      <w:r w:rsidRPr="00E8127C">
        <w:rPr>
          <w:b/>
          <w:bCs/>
          <w:sz w:val="24"/>
          <w:szCs w:val="24"/>
        </w:rPr>
        <w:t>Figure 1.</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r w:rsidR="00097907">
        <w:rPr>
          <w:sz w:val="24"/>
          <w:szCs w:val="24"/>
        </w:rPr>
        <w:t xml:space="preserve">Canfield, Jim Hunt, Orchard Bar or </w:t>
      </w:r>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6E564AE1"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w:t>
      </w:r>
      <w:r w:rsidR="003A13FF">
        <w:rPr>
          <w:sz w:val="24"/>
          <w:szCs w:val="24"/>
        </w:rPr>
        <w:t>unmarked, presumed natural</w:t>
      </w:r>
      <w:r w:rsidR="0059643F">
        <w:rPr>
          <w:sz w:val="24"/>
          <w:szCs w:val="24"/>
        </w:rPr>
        <w:t>ly produced</w:t>
      </w:r>
      <w:r w:rsidR="003A13FF">
        <w:rPr>
          <w:sz w:val="24"/>
          <w:szCs w:val="24"/>
        </w:rPr>
        <w:t xml:space="preserve"> </w:t>
      </w:r>
      <w:r w:rsidRPr="00DE3FEE">
        <w:rPr>
          <w:sz w:val="24"/>
          <w:szCs w:val="24"/>
        </w:rPr>
        <w:t>Chinook salmon</w:t>
      </w:r>
      <w:r w:rsidR="00BB12D5">
        <w:rPr>
          <w:sz w:val="24"/>
          <w:szCs w:val="24"/>
        </w:rPr>
        <w:t xml:space="preserve"> beginning March 2</w:t>
      </w:r>
      <w:r w:rsidR="00BB12D5" w:rsidRPr="00BB12D5">
        <w:rPr>
          <w:sz w:val="24"/>
          <w:szCs w:val="24"/>
          <w:vertAlign w:val="superscript"/>
        </w:rPr>
        <w:t>nd</w:t>
      </w:r>
      <w:r w:rsidR="00BB12D5">
        <w:rPr>
          <w:sz w:val="24"/>
          <w:szCs w:val="24"/>
        </w:rPr>
        <w:t xml:space="preserve"> 2020</w:t>
      </w:r>
      <w:r w:rsidRPr="00DE3FEE">
        <w:rPr>
          <w:sz w:val="24"/>
          <w:szCs w:val="24"/>
        </w:rPr>
        <w:t xml:space="preserve">. Volunteer anglers were issued sampling kits containing written instructions, </w:t>
      </w:r>
      <w:r w:rsidRPr="007D64D4">
        <w:rPr>
          <w:rFonts w:cstheme="minorHAnsi"/>
          <w:sz w:val="24"/>
          <w:szCs w:val="24"/>
        </w:rPr>
        <w:t xml:space="preserve">individually labeled vials containing ethanol, and a paper hole punch for extracting caudal fin tissue. Additionally, the kits contained the following instructions: </w:t>
      </w:r>
    </w:p>
    <w:p w14:paraId="66228E1B" w14:textId="47628564"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w:t>
      </w:r>
      <w:r w:rsidR="0063736B">
        <w:rPr>
          <w:rFonts w:asciiTheme="minorHAnsi" w:hAnsiTheme="minorHAnsi" w:cstheme="minorHAnsi"/>
          <w:sz w:val="24"/>
          <w:szCs w:val="24"/>
        </w:rPr>
        <w:t xml:space="preserve">fish </w:t>
      </w:r>
      <w:r w:rsidRPr="007D64D4">
        <w:rPr>
          <w:rFonts w:asciiTheme="minorHAnsi" w:hAnsiTheme="minorHAnsi" w:cstheme="minorHAnsi"/>
          <w:sz w:val="24"/>
          <w:szCs w:val="24"/>
        </w:rPr>
        <w:t xml:space="preserve">in net on side of boat </w:t>
      </w:r>
      <w:r w:rsidR="0063736B">
        <w:rPr>
          <w:rFonts w:asciiTheme="minorHAnsi" w:hAnsiTheme="minorHAnsi" w:cstheme="minorHAnsi"/>
          <w:sz w:val="24"/>
          <w:szCs w:val="24"/>
        </w:rPr>
        <w:t>and</w:t>
      </w:r>
      <w:r w:rsidRPr="007D64D4">
        <w:rPr>
          <w:rFonts w:asciiTheme="minorHAnsi" w:hAnsiTheme="minorHAnsi" w:cstheme="minorHAnsi"/>
          <w:sz w:val="24"/>
          <w:szCs w:val="24"/>
        </w:rPr>
        <w:t xml:space="preserve">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lastRenderedPageBreak/>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2884D66D" w:rsidR="00DE3FEE" w:rsidRDefault="00DE3FEE" w:rsidP="007D64D4">
      <w:pPr>
        <w:spacing w:line="240" w:lineRule="auto"/>
        <w:contextualSpacing/>
        <w:rPr>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to September 30</w:t>
      </w:r>
      <w:r w:rsidRPr="0033274A">
        <w:rPr>
          <w:rFonts w:cstheme="minorHAnsi"/>
          <w:sz w:val="24"/>
          <w:szCs w:val="24"/>
          <w:vertAlign w:val="superscript"/>
        </w:rPr>
        <w:t>th</w:t>
      </w:r>
      <w:r w:rsidRPr="007D64D4">
        <w:rPr>
          <w:rFonts w:cstheme="minorHAnsi"/>
          <w:sz w:val="24"/>
          <w:szCs w:val="24"/>
        </w:rPr>
        <w:t xml:space="preserve">. </w:t>
      </w:r>
    </w:p>
    <w:p w14:paraId="0B22E81F" w14:textId="552F9C8A" w:rsidR="0048366E" w:rsidRDefault="0048366E" w:rsidP="007D64D4">
      <w:pPr>
        <w:spacing w:line="240" w:lineRule="auto"/>
        <w:contextualSpacing/>
        <w:rPr>
          <w:rFonts w:cstheme="minorHAnsi"/>
          <w:sz w:val="24"/>
          <w:szCs w:val="24"/>
        </w:rPr>
      </w:pPr>
    </w:p>
    <w:p w14:paraId="1E954B94" w14:textId="4E6E554C" w:rsidR="0048366E" w:rsidRDefault="0048366E" w:rsidP="007D64D4">
      <w:pPr>
        <w:spacing w:line="240" w:lineRule="auto"/>
        <w:contextualSpacing/>
        <w:rPr>
          <w:rFonts w:cstheme="minorHAnsi"/>
          <w:b/>
          <w:bCs/>
          <w:sz w:val="24"/>
          <w:szCs w:val="24"/>
        </w:rPr>
      </w:pPr>
      <w:r>
        <w:rPr>
          <w:rFonts w:cstheme="minorHAnsi"/>
          <w:b/>
          <w:bCs/>
          <w:sz w:val="24"/>
          <w:szCs w:val="24"/>
        </w:rPr>
        <w:t>Environmental Data</w:t>
      </w:r>
    </w:p>
    <w:p w14:paraId="79CB1C0C" w14:textId="7FFFF796" w:rsidR="0048366E" w:rsidRDefault="0048366E" w:rsidP="007D64D4">
      <w:pPr>
        <w:spacing w:line="240" w:lineRule="auto"/>
        <w:contextualSpacing/>
        <w:rPr>
          <w:rFonts w:cstheme="minorHAnsi"/>
          <w:i/>
          <w:iCs/>
          <w:sz w:val="24"/>
          <w:szCs w:val="24"/>
        </w:rPr>
      </w:pPr>
    </w:p>
    <w:p w14:paraId="19CA1FD1" w14:textId="59F6B3A3" w:rsidR="0048366E" w:rsidRPr="0048366E" w:rsidRDefault="006B37E7" w:rsidP="007D64D4">
      <w:pPr>
        <w:spacing w:line="240" w:lineRule="auto"/>
        <w:contextualSpacing/>
        <w:rPr>
          <w:rFonts w:cstheme="minorHAnsi"/>
          <w:sz w:val="24"/>
          <w:szCs w:val="24"/>
        </w:rPr>
      </w:pPr>
      <w:r>
        <w:rPr>
          <w:rFonts w:cstheme="minorHAnsi"/>
          <w:sz w:val="24"/>
          <w:szCs w:val="24"/>
        </w:rPr>
        <w:t xml:space="preserve">Rogue River </w:t>
      </w:r>
      <w:r w:rsidR="003A13FF">
        <w:rPr>
          <w:rFonts w:cstheme="minorHAnsi"/>
          <w:sz w:val="24"/>
          <w:szCs w:val="24"/>
        </w:rPr>
        <w:t>d</w:t>
      </w:r>
      <w:r w:rsidR="0048366E">
        <w:rPr>
          <w:rFonts w:cstheme="minorHAnsi"/>
          <w:sz w:val="24"/>
          <w:szCs w:val="24"/>
        </w:rPr>
        <w:t xml:space="preserve">ischarge and temperature data </w:t>
      </w:r>
      <w:r>
        <w:rPr>
          <w:rFonts w:cstheme="minorHAnsi"/>
          <w:sz w:val="24"/>
          <w:szCs w:val="24"/>
        </w:rPr>
        <w:t xml:space="preserve">were collected </w:t>
      </w:r>
      <w:r w:rsidR="0048366E">
        <w:rPr>
          <w:rFonts w:cstheme="minorHAnsi"/>
          <w:sz w:val="24"/>
          <w:szCs w:val="24"/>
        </w:rPr>
        <w:t>from the U</w:t>
      </w:r>
      <w:r w:rsidR="00632FAC">
        <w:rPr>
          <w:rFonts w:cstheme="minorHAnsi"/>
          <w:sz w:val="24"/>
          <w:szCs w:val="24"/>
        </w:rPr>
        <w:t>nited States Geological Survey (USGS)</w:t>
      </w:r>
      <w:r w:rsidR="0048366E">
        <w:rPr>
          <w:rFonts w:cstheme="minorHAnsi"/>
          <w:sz w:val="24"/>
          <w:szCs w:val="24"/>
        </w:rPr>
        <w:t xml:space="preserve"> National Water Information System. </w:t>
      </w:r>
      <w:r>
        <w:rPr>
          <w:rFonts w:cstheme="minorHAnsi"/>
          <w:sz w:val="24"/>
          <w:szCs w:val="24"/>
        </w:rPr>
        <w:t xml:space="preserve">Data were </w:t>
      </w:r>
      <w:r w:rsidR="0048366E">
        <w:rPr>
          <w:rFonts w:cstheme="minorHAnsi"/>
          <w:sz w:val="24"/>
          <w:szCs w:val="24"/>
        </w:rPr>
        <w:t>downloaded from monitoring station</w:t>
      </w:r>
      <w:r w:rsidR="0048366E" w:rsidRPr="0048366E">
        <w:rPr>
          <w:rFonts w:cstheme="minorHAnsi"/>
          <w:sz w:val="24"/>
          <w:szCs w:val="24"/>
        </w:rPr>
        <w:t xml:space="preserve"> 14372300 </w:t>
      </w:r>
      <w:r w:rsidR="0048366E">
        <w:rPr>
          <w:rFonts w:cstheme="minorHAnsi"/>
          <w:sz w:val="24"/>
          <w:szCs w:val="24"/>
        </w:rPr>
        <w:t xml:space="preserve">near </w:t>
      </w:r>
      <w:proofErr w:type="spellStart"/>
      <w:r w:rsidR="0048366E">
        <w:rPr>
          <w:rFonts w:cstheme="minorHAnsi"/>
          <w:sz w:val="24"/>
          <w:szCs w:val="24"/>
        </w:rPr>
        <w:t>Agness</w:t>
      </w:r>
      <w:proofErr w:type="spellEnd"/>
      <w:r w:rsidR="0048366E">
        <w:rPr>
          <w:rFonts w:cstheme="minorHAnsi"/>
          <w:sz w:val="24"/>
          <w:szCs w:val="24"/>
        </w:rPr>
        <w:t xml:space="preserve">, OR in 15 minute intervals through 2019 and 2020 and daily mean values </w:t>
      </w:r>
      <w:r>
        <w:rPr>
          <w:rFonts w:cstheme="minorHAnsi"/>
          <w:sz w:val="24"/>
          <w:szCs w:val="24"/>
        </w:rPr>
        <w:t xml:space="preserve">were calculated </w:t>
      </w:r>
      <w:r w:rsidR="0048366E">
        <w:rPr>
          <w:rFonts w:cstheme="minorHAnsi"/>
          <w:sz w:val="24"/>
          <w:szCs w:val="24"/>
        </w:rPr>
        <w:t>for each variable.</w:t>
      </w:r>
    </w:p>
    <w:p w14:paraId="15357023" w14:textId="77777777" w:rsidR="00DE3FEE" w:rsidRPr="007D64D4" w:rsidRDefault="00DE3FEE" w:rsidP="00DE3FEE">
      <w:pPr>
        <w:rPr>
          <w:rFonts w:cstheme="minorHAnsi"/>
          <w:sz w:val="24"/>
          <w:szCs w:val="24"/>
        </w:rPr>
      </w:pP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62D549C2" w:rsidR="00DE3FEE" w:rsidRPr="00DE3FEE" w:rsidRDefault="00DE3FEE" w:rsidP="00DE3FEE">
      <w:pPr>
        <w:rPr>
          <w:sz w:val="24"/>
          <w:szCs w:val="24"/>
        </w:rPr>
      </w:pPr>
      <w:r w:rsidRPr="007D64D4">
        <w:rPr>
          <w:rFonts w:cstheme="minorHAnsi"/>
          <w:sz w:val="24"/>
          <w:szCs w:val="24"/>
        </w:rPr>
        <w:t>Tissue samples were transferred to the State Fisheries Genomics Lab in Newport</w:t>
      </w:r>
      <w:r w:rsidR="003C5FE9">
        <w:rPr>
          <w:rFonts w:cstheme="minorHAnsi"/>
          <w:sz w:val="24"/>
          <w:szCs w:val="24"/>
        </w:rPr>
        <w:t>, OR</w:t>
      </w:r>
      <w:r w:rsidRPr="007D64D4">
        <w:rPr>
          <w:rFonts w:cstheme="minorHAnsi"/>
          <w:sz w:val="24"/>
          <w:szCs w:val="24"/>
        </w:rPr>
        <w:t xml:space="preserve"> where DNA was extracted from </w:t>
      </w:r>
      <w:r w:rsidR="00B64FA3">
        <w:rPr>
          <w:sz w:val="24"/>
          <w:szCs w:val="24"/>
        </w:rPr>
        <w:t>f</w:t>
      </w:r>
      <w:r w:rsidR="00B64FA3" w:rsidRPr="00DE3FEE">
        <w:rPr>
          <w:sz w:val="24"/>
          <w:szCs w:val="24"/>
        </w:rPr>
        <w:t xml:space="preserve">in clips or operculum punches </w:t>
      </w:r>
      <w:r w:rsidRPr="007D64D4">
        <w:rPr>
          <w:rFonts w:cstheme="minorHAnsi"/>
          <w:sz w:val="24"/>
          <w:szCs w:val="24"/>
        </w:rPr>
        <w:t xml:space="preserve">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3C5FE9">
        <w:rPr>
          <w:rFonts w:cstheme="minorHAnsi"/>
          <w:i/>
          <w:iCs/>
          <w:sz w:val="24"/>
          <w:szCs w:val="24"/>
        </w:rPr>
        <w:t>et al.</w:t>
      </w:r>
      <w:r w:rsidRPr="007D64D4">
        <w:rPr>
          <w:rFonts w:cstheme="minorHAnsi"/>
          <w:sz w:val="24"/>
          <w:szCs w:val="24"/>
        </w:rPr>
        <w:t xml:space="preserve"> 2015), all samples were genotyped at 353 single nucleotide polymorphisms (SNPs)</w:t>
      </w:r>
      <w:r w:rsidR="00C03B44">
        <w:rPr>
          <w:rFonts w:cstheme="minorHAnsi"/>
          <w:sz w:val="24"/>
          <w:szCs w:val="24"/>
        </w:rPr>
        <w:t xml:space="preserve"> (Hess </w:t>
      </w:r>
      <w:r w:rsidR="00C03B44" w:rsidRPr="003C5FE9">
        <w:rPr>
          <w:rFonts w:cstheme="minorHAnsi"/>
          <w:i/>
          <w:iCs/>
          <w:sz w:val="24"/>
          <w:szCs w:val="24"/>
        </w:rPr>
        <w:t>et al</w:t>
      </w:r>
      <w:r w:rsidR="00602B13">
        <w:rPr>
          <w:rFonts w:cstheme="minorHAnsi"/>
          <w:i/>
          <w:iCs/>
          <w:sz w:val="24"/>
          <w:szCs w:val="24"/>
        </w:rPr>
        <w:t>.</w:t>
      </w:r>
      <w:r w:rsidR="00C03B44">
        <w:rPr>
          <w:rFonts w:cstheme="minorHAnsi"/>
          <w:sz w:val="24"/>
          <w:szCs w:val="24"/>
        </w:rPr>
        <w:t xml:space="preserve"> 2016),</w:t>
      </w:r>
      <w:r w:rsidR="003A6673">
        <w:rPr>
          <w:rFonts w:cstheme="minorHAnsi"/>
          <w:sz w:val="24"/>
          <w:szCs w:val="24"/>
        </w:rPr>
        <w:t xml:space="preserve"> </w:t>
      </w:r>
      <w:r w:rsidRPr="007D64D4">
        <w:rPr>
          <w:rFonts w:cstheme="minorHAnsi"/>
          <w:sz w:val="24"/>
          <w:szCs w:val="24"/>
        </w:rPr>
        <w:t xml:space="preserve">including a sex marker and two </w:t>
      </w:r>
      <w:r w:rsidR="003E0051">
        <w:rPr>
          <w:rFonts w:cstheme="minorHAnsi"/>
          <w:sz w:val="24"/>
          <w:szCs w:val="24"/>
        </w:rPr>
        <w:t xml:space="preserve">adult run timing </w:t>
      </w:r>
      <w:r w:rsidRPr="007D64D4">
        <w:rPr>
          <w:rFonts w:cstheme="minorHAnsi"/>
          <w:sz w:val="24"/>
          <w:szCs w:val="24"/>
        </w:rPr>
        <w:t xml:space="preserve">SNPs (Ots37124_12277401 and Ots37124_12310649) that are ~33 kb apart </w:t>
      </w:r>
      <w:r w:rsidR="00000CFD">
        <w:rPr>
          <w:rFonts w:cstheme="minorHAnsi"/>
          <w:sz w:val="24"/>
          <w:szCs w:val="24"/>
        </w:rPr>
        <w:t>on the</w:t>
      </w:r>
      <w:r w:rsidR="00000CFD" w:rsidRPr="00000CFD">
        <w:rPr>
          <w:rFonts w:cstheme="minorHAnsi"/>
          <w:sz w:val="24"/>
          <w:szCs w:val="24"/>
        </w:rPr>
        <w:t xml:space="preserve"> Otsh_v1.0 (GCA_002872995.1) </w:t>
      </w:r>
      <w:r w:rsidR="00000CFD">
        <w:rPr>
          <w:rFonts w:cstheme="minorHAnsi"/>
          <w:sz w:val="24"/>
          <w:szCs w:val="24"/>
        </w:rPr>
        <w:t xml:space="preserve">genome </w:t>
      </w:r>
      <w:r w:rsidR="00000CFD" w:rsidRPr="00000CFD">
        <w:rPr>
          <w:rFonts w:cstheme="minorHAnsi"/>
          <w:sz w:val="24"/>
          <w:szCs w:val="24"/>
        </w:rPr>
        <w:t>assembly</w:t>
      </w:r>
      <w:r w:rsidR="00000CFD" w:rsidRPr="007D64D4">
        <w:rPr>
          <w:rFonts w:cstheme="minorHAnsi"/>
          <w:sz w:val="24"/>
          <w:szCs w:val="24"/>
        </w:rPr>
        <w:t xml:space="preserve"> </w:t>
      </w:r>
      <w:r w:rsidRPr="007D64D4">
        <w:rPr>
          <w:rFonts w:cstheme="minorHAnsi"/>
          <w:sz w:val="24"/>
          <w:szCs w:val="24"/>
        </w:rPr>
        <w:t xml:space="preserve">and located in the intergenic region between </w:t>
      </w:r>
      <w:r w:rsidR="00097907" w:rsidRPr="003C5FE9">
        <w:rPr>
          <w:rFonts w:cstheme="minorHAnsi"/>
          <w:i/>
          <w:iCs/>
          <w:sz w:val="24"/>
          <w:szCs w:val="24"/>
        </w:rPr>
        <w:t>greb1l</w:t>
      </w:r>
      <w:r w:rsidRPr="007D64D4">
        <w:rPr>
          <w:rFonts w:cstheme="minorHAnsi"/>
          <w:sz w:val="24"/>
          <w:szCs w:val="24"/>
        </w:rPr>
        <w:t xml:space="preserve"> and </w:t>
      </w:r>
      <w:r w:rsidR="00097907" w:rsidRPr="003C5FE9">
        <w:rPr>
          <w:rFonts w:cstheme="minorHAnsi"/>
          <w:i/>
          <w:iCs/>
          <w:sz w:val="24"/>
          <w:szCs w:val="24"/>
        </w:rPr>
        <w:t>rock1</w:t>
      </w:r>
      <w:r w:rsidRPr="007D64D4">
        <w:rPr>
          <w:rFonts w:cstheme="minorHAnsi"/>
          <w:sz w:val="24"/>
          <w:szCs w:val="24"/>
        </w:rPr>
        <w:t xml:space="preserve">. These latter two SNPs are hereafter referred to as </w:t>
      </w:r>
      <w:r w:rsidR="00097907" w:rsidRPr="003C5FE9">
        <w:rPr>
          <w:rFonts w:cstheme="minorHAnsi"/>
          <w:i/>
          <w:iCs/>
          <w:sz w:val="24"/>
          <w:szCs w:val="24"/>
        </w:rPr>
        <w:t>greb1l</w:t>
      </w:r>
      <w:r w:rsidRPr="007D64D4">
        <w:rPr>
          <w:rFonts w:cstheme="minorHAnsi"/>
          <w:sz w:val="24"/>
          <w:szCs w:val="24"/>
        </w:rPr>
        <w:t xml:space="preserve"> SNP1 and SNP2, respectively. </w:t>
      </w:r>
      <w:r w:rsidR="000215BE">
        <w:rPr>
          <w:sz w:val="24"/>
          <w:szCs w:val="24"/>
        </w:rPr>
        <w:t>I</w:t>
      </w:r>
      <w:r w:rsidR="000215BE" w:rsidRPr="00DE3FEE">
        <w:rPr>
          <w:sz w:val="24"/>
          <w:szCs w:val="24"/>
        </w:rPr>
        <w:t>n Rogue River and Klamath River populations of Chinook salmon</w:t>
      </w:r>
      <w:r w:rsidR="000215BE">
        <w:rPr>
          <w:sz w:val="24"/>
          <w:szCs w:val="24"/>
        </w:rPr>
        <w:t>,</w:t>
      </w:r>
      <w:r w:rsidR="000215BE">
        <w:rPr>
          <w:rFonts w:cstheme="minorHAnsi"/>
          <w:i/>
          <w:iCs/>
          <w:sz w:val="24"/>
          <w:szCs w:val="24"/>
        </w:rPr>
        <w:t xml:space="preserve"> g</w:t>
      </w:r>
      <w:r w:rsidR="00097907" w:rsidRPr="003C5FE9">
        <w:rPr>
          <w:rFonts w:cstheme="minorHAnsi"/>
          <w:i/>
          <w:iCs/>
          <w:sz w:val="24"/>
          <w:szCs w:val="24"/>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3C5FE9">
        <w:rPr>
          <w:i/>
          <w:iCs/>
          <w:sz w:val="24"/>
          <w:szCs w:val="24"/>
        </w:rPr>
        <w:t>greb1l</w:t>
      </w:r>
      <w:r w:rsidRPr="00DE3FEE">
        <w:rPr>
          <w:sz w:val="24"/>
          <w:szCs w:val="24"/>
        </w:rPr>
        <w:t xml:space="preserve"> SNP2 (T. Thompson, pers. comm.).  </w:t>
      </w:r>
    </w:p>
    <w:p w14:paraId="4CE537DB" w14:textId="5A1BC225" w:rsidR="00DE3FEE" w:rsidRPr="00DE3FEE" w:rsidRDefault="00DE3FEE" w:rsidP="00DE3FEE">
      <w:pPr>
        <w:rPr>
          <w:sz w:val="24"/>
          <w:szCs w:val="24"/>
        </w:rPr>
      </w:pPr>
      <w:r w:rsidRPr="00DE3FEE">
        <w:rPr>
          <w:sz w:val="24"/>
          <w:szCs w:val="24"/>
        </w:rPr>
        <w:t xml:space="preserve">The genotyping protocol followed Campbell </w:t>
      </w:r>
      <w:r w:rsidRPr="00B64FA3">
        <w:rPr>
          <w:i/>
          <w:iCs/>
          <w:sz w:val="24"/>
          <w:szCs w:val="24"/>
        </w:rPr>
        <w:t>et al.</w:t>
      </w:r>
      <w:r w:rsidRPr="00DE3FEE">
        <w:rPr>
          <w:sz w:val="24"/>
          <w:szCs w:val="24"/>
        </w:rPr>
        <w:t xml:space="preserve"> (2015), except the second polymerase chain reaction (PCR) used Ultra II Q5 master mix (New England Biolabs) to add i5 and i7 adapters. </w:t>
      </w:r>
      <w:r w:rsidR="00BC497C" w:rsidRPr="005F6720">
        <w:rPr>
          <w:sz w:val="24"/>
          <w:szCs w:val="24"/>
        </w:rPr>
        <w:t>Negative and positive controls as well as replicates were genotyped.</w:t>
      </w:r>
      <w:r w:rsidR="00BC497C">
        <w:rPr>
          <w:sz w:val="24"/>
          <w:szCs w:val="24"/>
        </w:rPr>
        <w:t xml:space="preserve"> </w:t>
      </w:r>
      <w:r w:rsidRPr="00DE3FEE">
        <w:rPr>
          <w:sz w:val="24"/>
          <w:szCs w:val="24"/>
        </w:rPr>
        <w:t>Amplicons were sequenced on an Illumina NextSeq</w:t>
      </w:r>
      <w:r w:rsidR="00542306">
        <w:rPr>
          <w:sz w:val="24"/>
          <w:szCs w:val="24"/>
        </w:rPr>
        <w:t>500</w:t>
      </w:r>
      <w:r w:rsidRPr="00DE3FEE">
        <w:rPr>
          <w:sz w:val="24"/>
          <w:szCs w:val="24"/>
        </w:rPr>
        <w:t xml:space="preserve"> at </w:t>
      </w:r>
      <w:r w:rsidR="00B64FA3">
        <w:rPr>
          <w:sz w:val="24"/>
          <w:szCs w:val="24"/>
        </w:rPr>
        <w:t xml:space="preserve">the </w:t>
      </w:r>
      <w:r w:rsidR="00D6208F" w:rsidRPr="00D6208F">
        <w:rPr>
          <w:sz w:val="24"/>
          <w:szCs w:val="24"/>
        </w:rPr>
        <w:t xml:space="preserve">University of Oregon’s Genomics &amp; Cell </w:t>
      </w:r>
      <w:r w:rsidR="00D6208F" w:rsidRPr="00D6208F">
        <w:rPr>
          <w:sz w:val="24"/>
          <w:szCs w:val="24"/>
        </w:rPr>
        <w:lastRenderedPageBreak/>
        <w:t>Characterization Core Facility</w:t>
      </w:r>
      <w:r w:rsidRPr="00DE3FEE">
        <w:rPr>
          <w:sz w:val="24"/>
          <w:szCs w:val="24"/>
        </w:rPr>
        <w:t xml:space="preserve">. We </w:t>
      </w:r>
      <w:r w:rsidR="00534D41">
        <w:rPr>
          <w:sz w:val="24"/>
          <w:szCs w:val="24"/>
        </w:rPr>
        <w:t xml:space="preserve">used </w:t>
      </w:r>
      <w:r w:rsidR="00C83A6F">
        <w:rPr>
          <w:sz w:val="24"/>
          <w:szCs w:val="24"/>
        </w:rPr>
        <w:t>modified</w:t>
      </w:r>
      <w:r w:rsidR="00C83A6F" w:rsidRPr="00DE3FEE">
        <w:rPr>
          <w:sz w:val="24"/>
          <w:szCs w:val="24"/>
        </w:rPr>
        <w:t xml:space="preserve"> </w:t>
      </w:r>
      <w:r w:rsidRPr="00DE3FEE">
        <w:rPr>
          <w:sz w:val="24"/>
          <w:szCs w:val="24"/>
        </w:rPr>
        <w:t xml:space="preserve">genotyping scripts previously developed by Campbell </w:t>
      </w:r>
      <w:r w:rsidRPr="003E0051">
        <w:rPr>
          <w:i/>
          <w:iCs/>
          <w:sz w:val="24"/>
          <w:szCs w:val="24"/>
        </w:rPr>
        <w:t>et al.</w:t>
      </w:r>
      <w:r w:rsidRPr="00DE3FEE">
        <w:rPr>
          <w:sz w:val="24"/>
          <w:szCs w:val="24"/>
        </w:rPr>
        <w:t xml:space="preserve"> (2015)</w:t>
      </w:r>
      <w:r w:rsidR="00534D41">
        <w:rPr>
          <w:sz w:val="24"/>
          <w:szCs w:val="24"/>
        </w:rPr>
        <w:t>,</w:t>
      </w:r>
      <w:r w:rsidRPr="00DE3FEE">
        <w:rPr>
          <w:sz w:val="24"/>
          <w:szCs w:val="24"/>
        </w:rPr>
        <w:t xml:space="preserve"> which are available at </w:t>
      </w:r>
      <w:hyperlink r:id="rId25" w:history="1">
        <w:r w:rsidR="00C83A6F" w:rsidRPr="00113589">
          <w:rPr>
            <w:rStyle w:val="Hyperlink"/>
            <w:sz w:val="24"/>
            <w:szCs w:val="24"/>
          </w:rPr>
          <w:t>https://github.com/State-Fisheries-Genomics-Lab/GT-seq/tree/main/GT-seq_scripts</w:t>
        </w:r>
      </w:hyperlink>
      <w:r w:rsidR="00C83A6F">
        <w:rPr>
          <w:sz w:val="24"/>
          <w:szCs w:val="24"/>
        </w:rPr>
        <w:t xml:space="preserve">. </w:t>
      </w:r>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4FCA540B" w:rsidR="00DE3FEE" w:rsidRPr="00DE3FEE" w:rsidRDefault="00DE3FEE" w:rsidP="00DE3FEE">
      <w:pPr>
        <w:rPr>
          <w:sz w:val="24"/>
          <w:szCs w:val="24"/>
        </w:rPr>
      </w:pPr>
      <w:r w:rsidRPr="00DE3FEE">
        <w:rPr>
          <w:sz w:val="24"/>
          <w:szCs w:val="24"/>
        </w:rPr>
        <w:t>Briefly, we filtered genotypes on the basis of missingness, sample duplication and the individual fuzziness index (IFI), which estimates the amount of cross-contamination in a given</w:t>
      </w:r>
      <w:r w:rsidR="00534D41">
        <w:rPr>
          <w:sz w:val="24"/>
          <w:szCs w:val="24"/>
        </w:rPr>
        <w:t xml:space="preserve"> individual</w:t>
      </w:r>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w:t>
      </w:r>
      <w:r w:rsidRPr="00BF4CEF">
        <w:rPr>
          <w:i/>
          <w:iCs/>
          <w:sz w:val="24"/>
          <w:szCs w:val="24"/>
        </w:rPr>
        <w:t>et al.</w:t>
      </w:r>
      <w:r w:rsidRPr="00DE3FEE">
        <w:rPr>
          <w:sz w:val="24"/>
          <w:szCs w:val="24"/>
        </w:rPr>
        <w:t xml:space="preserve">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B16E22">
        <w:rPr>
          <w:i/>
          <w:iCs/>
          <w:sz w:val="24"/>
          <w:szCs w:val="24"/>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p>
    <w:p w14:paraId="73AB0577" w14:textId="2E97CB7B" w:rsidR="00144E70" w:rsidRPr="00D90081" w:rsidRDefault="00144E70" w:rsidP="00144E70">
      <w:pPr>
        <w:pStyle w:val="Heading1"/>
        <w:rPr>
          <w:rFonts w:asciiTheme="minorHAnsi" w:hAnsiTheme="minorHAnsi"/>
        </w:rPr>
      </w:pPr>
      <w:bookmarkStart w:id="24" w:name="_Toc91781555"/>
      <w:r w:rsidRPr="00D90081">
        <w:rPr>
          <w:rFonts w:asciiTheme="minorHAnsi" w:hAnsiTheme="minorHAnsi"/>
        </w:rPr>
        <w:t>RESULTS</w:t>
      </w:r>
      <w:bookmarkEnd w:id="24"/>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7EDCE61D" w:rsidR="009E3DE5" w:rsidRPr="009E3DE5" w:rsidRDefault="009E3DE5" w:rsidP="009E3DE5">
      <w:pPr>
        <w:rPr>
          <w:sz w:val="24"/>
          <w:szCs w:val="24"/>
        </w:rPr>
      </w:pPr>
      <w:r w:rsidRPr="009E3DE5">
        <w:rPr>
          <w:sz w:val="24"/>
          <w:szCs w:val="24"/>
        </w:rPr>
        <w:t xml:space="preserve">Volunteer anglers sampled 67 </w:t>
      </w:r>
      <w:r w:rsidR="00882EE8">
        <w:rPr>
          <w:sz w:val="24"/>
          <w:szCs w:val="24"/>
        </w:rPr>
        <w:t xml:space="preserve">unmarked, presumed </w:t>
      </w:r>
      <w:r w:rsidR="0059643F">
        <w:rPr>
          <w:sz w:val="24"/>
          <w:szCs w:val="24"/>
        </w:rPr>
        <w:t>naturally produced</w:t>
      </w:r>
      <w:r w:rsidR="00882EE8">
        <w:rPr>
          <w:sz w:val="24"/>
          <w:szCs w:val="24"/>
        </w:rPr>
        <w:t xml:space="preserve"> </w:t>
      </w:r>
      <w:r w:rsidRPr="009E3DE5">
        <w:rPr>
          <w:sz w:val="24"/>
          <w:szCs w:val="24"/>
        </w:rPr>
        <w:t xml:space="preserve">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highwater events 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w:t>
      </w:r>
      <w:r w:rsidR="00C83A6F">
        <w:rPr>
          <w:sz w:val="24"/>
          <w:szCs w:val="24"/>
        </w:rPr>
        <w:t xml:space="preserve"> from volunteer anglers</w:t>
      </w:r>
      <w:r w:rsidRPr="009E3DE5">
        <w:rPr>
          <w:sz w:val="24"/>
          <w:szCs w:val="24"/>
        </w:rPr>
        <w:t xml:space="preserve">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234A9769" w:rsidR="009E3DE5" w:rsidRDefault="009E3DE5" w:rsidP="009E3DE5">
      <w:pPr>
        <w:spacing w:line="240" w:lineRule="auto"/>
        <w:contextualSpacing/>
        <w:rPr>
          <w:sz w:val="24"/>
          <w:szCs w:val="24"/>
        </w:rPr>
      </w:pPr>
    </w:p>
    <w:p w14:paraId="7F9F5FAC" w14:textId="20264318" w:rsidR="009653EA" w:rsidRDefault="009653EA" w:rsidP="009E3DE5">
      <w:pPr>
        <w:spacing w:line="240" w:lineRule="auto"/>
        <w:contextualSpacing/>
        <w:rPr>
          <w:sz w:val="24"/>
          <w:szCs w:val="24"/>
        </w:rPr>
      </w:pPr>
    </w:p>
    <w:p w14:paraId="76E8C210" w14:textId="5A69D18D" w:rsidR="009653EA" w:rsidRDefault="009653EA" w:rsidP="009E3DE5">
      <w:pPr>
        <w:spacing w:line="240" w:lineRule="auto"/>
        <w:contextualSpacing/>
        <w:rPr>
          <w:sz w:val="24"/>
          <w:szCs w:val="24"/>
        </w:rPr>
      </w:pPr>
    </w:p>
    <w:p w14:paraId="2899043D" w14:textId="11444EDC" w:rsidR="009653EA" w:rsidRDefault="009653EA" w:rsidP="009E3DE5">
      <w:pPr>
        <w:spacing w:line="240" w:lineRule="auto"/>
        <w:contextualSpacing/>
        <w:rPr>
          <w:sz w:val="24"/>
          <w:szCs w:val="24"/>
        </w:rPr>
      </w:pPr>
    </w:p>
    <w:p w14:paraId="04921854" w14:textId="73BC1026" w:rsidR="009653EA" w:rsidRDefault="009653EA" w:rsidP="009E3DE5">
      <w:pPr>
        <w:spacing w:line="240" w:lineRule="auto"/>
        <w:contextualSpacing/>
        <w:rPr>
          <w:sz w:val="24"/>
          <w:szCs w:val="24"/>
        </w:rPr>
      </w:pPr>
    </w:p>
    <w:p w14:paraId="10C48682" w14:textId="5E68D0B6" w:rsidR="009653EA" w:rsidRDefault="009653EA" w:rsidP="009E3DE5">
      <w:pPr>
        <w:spacing w:line="240" w:lineRule="auto"/>
        <w:contextualSpacing/>
        <w:rPr>
          <w:sz w:val="24"/>
          <w:szCs w:val="24"/>
        </w:rPr>
      </w:pPr>
    </w:p>
    <w:p w14:paraId="761BCBC0" w14:textId="77777777" w:rsidR="009653EA" w:rsidRPr="009E3DE5" w:rsidRDefault="009653EA"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Location</w:t>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20CDCF16" w:rsidR="00097907" w:rsidRPr="00245317" w:rsidRDefault="00097907" w:rsidP="00097907">
            <w:pPr>
              <w:spacing w:line="240" w:lineRule="auto"/>
              <w:ind w:left="300" w:right="101"/>
              <w:contextualSpacing/>
              <w:rPr>
                <w:rFonts w:cstheme="minorHAnsi"/>
              </w:rPr>
            </w:pPr>
            <w:r w:rsidRPr="00245317">
              <w:rPr>
                <w:rFonts w:eastAsia="Helvetica" w:cstheme="minorHAnsi"/>
                <w:color w:val="000000"/>
              </w:rPr>
              <w:t>Rogue Bay</w:t>
            </w:r>
          </w:p>
        </w:tc>
        <w:tc>
          <w:tcPr>
            <w:tcW w:w="1530" w:type="dxa"/>
            <w:shd w:val="clear" w:color="auto" w:fill="FFFFFF"/>
            <w:tcMar>
              <w:top w:w="0" w:type="dxa"/>
              <w:left w:w="0" w:type="dxa"/>
              <w:bottom w:w="0" w:type="dxa"/>
              <w:right w:w="0" w:type="dxa"/>
            </w:tcMar>
            <w:vAlign w:val="center"/>
          </w:tcPr>
          <w:p w14:paraId="0DE90D86" w14:textId="128E32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40B89948" w14:textId="743B96E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12 (100%)</w:t>
            </w:r>
          </w:p>
        </w:tc>
        <w:tc>
          <w:tcPr>
            <w:tcW w:w="1530" w:type="dxa"/>
            <w:shd w:val="clear" w:color="auto" w:fill="FFFFFF"/>
            <w:tcMar>
              <w:top w:w="0" w:type="dxa"/>
              <w:left w:w="0" w:type="dxa"/>
              <w:bottom w:w="0" w:type="dxa"/>
              <w:right w:w="0" w:type="dxa"/>
            </w:tcMar>
            <w:vAlign w:val="center"/>
          </w:tcPr>
          <w:p w14:paraId="04DD4390" w14:textId="2D1802C4"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0D2EE88E" w:rsidR="00097907" w:rsidRPr="00245317" w:rsidRDefault="00097907" w:rsidP="00097907">
            <w:pPr>
              <w:spacing w:line="240" w:lineRule="auto"/>
              <w:ind w:left="300" w:right="101"/>
              <w:contextualSpacing/>
              <w:rPr>
                <w:rFonts w:cstheme="minorHAnsi"/>
              </w:rPr>
            </w:pPr>
            <w:r>
              <w:rPr>
                <w:rFonts w:eastAsia="Helvetica" w:cstheme="minorHAnsi"/>
                <w:color w:val="000000"/>
              </w:rPr>
              <w:t xml:space="preserve">Elephant </w:t>
            </w:r>
            <w:r w:rsidR="00C83A6F">
              <w:rPr>
                <w:rFonts w:eastAsia="Helvetica" w:cstheme="minorHAnsi"/>
                <w:color w:val="000000"/>
              </w:rPr>
              <w:t>Rock</w:t>
            </w:r>
          </w:p>
        </w:tc>
        <w:tc>
          <w:tcPr>
            <w:tcW w:w="1530" w:type="dxa"/>
            <w:shd w:val="clear" w:color="auto" w:fill="FFFFFF"/>
            <w:tcMar>
              <w:top w:w="0" w:type="dxa"/>
              <w:left w:w="0" w:type="dxa"/>
              <w:bottom w:w="0" w:type="dxa"/>
              <w:right w:w="0" w:type="dxa"/>
            </w:tcMar>
            <w:vAlign w:val="center"/>
          </w:tcPr>
          <w:p w14:paraId="023BBD2D" w14:textId="5B9C50C6"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4 (6.0%)</w:t>
            </w:r>
          </w:p>
        </w:tc>
        <w:tc>
          <w:tcPr>
            <w:tcW w:w="2070" w:type="dxa"/>
            <w:shd w:val="clear" w:color="auto" w:fill="FFFFFF"/>
            <w:tcMar>
              <w:top w:w="0" w:type="dxa"/>
              <w:left w:w="0" w:type="dxa"/>
              <w:bottom w:w="0" w:type="dxa"/>
              <w:right w:w="0" w:type="dxa"/>
            </w:tcMar>
            <w:vAlign w:val="center"/>
          </w:tcPr>
          <w:p w14:paraId="48D50EE9" w14:textId="16D396D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30A9D6E4" w14:textId="4E4DB66D"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165C6006"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Mill Site</w:t>
            </w:r>
          </w:p>
        </w:tc>
        <w:tc>
          <w:tcPr>
            <w:tcW w:w="1530" w:type="dxa"/>
            <w:shd w:val="clear" w:color="auto" w:fill="FFFFFF"/>
            <w:tcMar>
              <w:top w:w="0" w:type="dxa"/>
              <w:left w:w="0" w:type="dxa"/>
              <w:bottom w:w="0" w:type="dxa"/>
              <w:right w:w="0" w:type="dxa"/>
            </w:tcMar>
            <w:vAlign w:val="center"/>
          </w:tcPr>
          <w:p w14:paraId="008552BA" w14:textId="70DC7349"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16 (24%)</w:t>
            </w:r>
          </w:p>
        </w:tc>
        <w:tc>
          <w:tcPr>
            <w:tcW w:w="2070" w:type="dxa"/>
            <w:shd w:val="clear" w:color="auto" w:fill="FFFFFF"/>
            <w:tcMar>
              <w:top w:w="0" w:type="dxa"/>
              <w:left w:w="0" w:type="dxa"/>
              <w:bottom w:w="0" w:type="dxa"/>
              <w:right w:w="0" w:type="dxa"/>
            </w:tcMar>
            <w:vAlign w:val="center"/>
          </w:tcPr>
          <w:p w14:paraId="15C35E79" w14:textId="543F9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30C0494" w14:textId="27B7F12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56AB1A84"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Huntley Park</w:t>
            </w:r>
          </w:p>
        </w:tc>
        <w:tc>
          <w:tcPr>
            <w:tcW w:w="1530" w:type="dxa"/>
            <w:shd w:val="clear" w:color="auto" w:fill="FFFFFF"/>
            <w:tcMar>
              <w:top w:w="0" w:type="dxa"/>
              <w:left w:w="0" w:type="dxa"/>
              <w:bottom w:w="0" w:type="dxa"/>
              <w:right w:w="0" w:type="dxa"/>
            </w:tcMar>
            <w:vAlign w:val="center"/>
          </w:tcPr>
          <w:p w14:paraId="63EBAAC3" w14:textId="7D25206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6302DFB1" w14:textId="14580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04C75E0" w14:textId="1138740C"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132 (100%)</w:t>
            </w:r>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3DC8985F"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Lobster Creek</w:t>
            </w:r>
          </w:p>
        </w:tc>
        <w:tc>
          <w:tcPr>
            <w:tcW w:w="1530" w:type="dxa"/>
            <w:shd w:val="clear" w:color="auto" w:fill="FFFFFF"/>
            <w:tcMar>
              <w:top w:w="0" w:type="dxa"/>
              <w:left w:w="0" w:type="dxa"/>
              <w:bottom w:w="0" w:type="dxa"/>
              <w:right w:w="0" w:type="dxa"/>
            </w:tcMar>
            <w:vAlign w:val="center"/>
          </w:tcPr>
          <w:p w14:paraId="2451AC5D" w14:textId="538A4E33"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25 (37%)</w:t>
            </w:r>
          </w:p>
        </w:tc>
        <w:tc>
          <w:tcPr>
            <w:tcW w:w="2070" w:type="dxa"/>
            <w:shd w:val="clear" w:color="auto" w:fill="FFFFFF"/>
            <w:tcMar>
              <w:top w:w="0" w:type="dxa"/>
              <w:left w:w="0" w:type="dxa"/>
              <w:bottom w:w="0" w:type="dxa"/>
              <w:right w:w="0" w:type="dxa"/>
            </w:tcMar>
            <w:vAlign w:val="center"/>
          </w:tcPr>
          <w:p w14:paraId="6C4E3C8E" w14:textId="7BE6E49F"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10760C73" w14:textId="63DDAFC1"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4AAC7307" w:rsidR="00097907" w:rsidRPr="00245317" w:rsidRDefault="00097907" w:rsidP="00097907">
            <w:pPr>
              <w:spacing w:line="240" w:lineRule="auto"/>
              <w:ind w:left="300" w:right="101"/>
              <w:contextualSpacing/>
              <w:rPr>
                <w:rFonts w:cstheme="minorHAnsi"/>
              </w:rPr>
            </w:pPr>
            <w:proofErr w:type="spellStart"/>
            <w:r w:rsidRPr="00126C10">
              <w:rPr>
                <w:rFonts w:eastAsia="Helvetica" w:cstheme="minorHAnsi"/>
                <w:color w:val="000000"/>
              </w:rPr>
              <w:t>Quosatana</w:t>
            </w:r>
            <w:proofErr w:type="spellEnd"/>
          </w:p>
        </w:tc>
        <w:tc>
          <w:tcPr>
            <w:tcW w:w="1530" w:type="dxa"/>
            <w:shd w:val="clear" w:color="auto" w:fill="FFFFFF"/>
            <w:tcMar>
              <w:top w:w="0" w:type="dxa"/>
              <w:left w:w="0" w:type="dxa"/>
              <w:bottom w:w="0" w:type="dxa"/>
              <w:right w:w="0" w:type="dxa"/>
            </w:tcMar>
            <w:vAlign w:val="center"/>
          </w:tcPr>
          <w:p w14:paraId="5A7F2490" w14:textId="54C5AD4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22 (33%)</w:t>
            </w:r>
          </w:p>
        </w:tc>
        <w:tc>
          <w:tcPr>
            <w:tcW w:w="2070" w:type="dxa"/>
            <w:shd w:val="clear" w:color="auto" w:fill="FFFFFF"/>
            <w:tcMar>
              <w:top w:w="0" w:type="dxa"/>
              <w:left w:w="0" w:type="dxa"/>
              <w:bottom w:w="0" w:type="dxa"/>
              <w:right w:w="0" w:type="dxa"/>
            </w:tcMar>
            <w:vAlign w:val="center"/>
          </w:tcPr>
          <w:p w14:paraId="5AAA9ABA" w14:textId="3E967A6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5DFEB96B" w14:textId="2DE29EE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318BA59D" w14:textId="77777777" w:rsidR="00097907" w:rsidRDefault="00097907" w:rsidP="00126C10">
      <w:pPr>
        <w:spacing w:after="0" w:line="240" w:lineRule="auto"/>
        <w:rPr>
          <w:sz w:val="24"/>
          <w:szCs w:val="24"/>
        </w:rPr>
      </w:pPr>
    </w:p>
    <w:p w14:paraId="379E19C9" w14:textId="39223E67" w:rsidR="009E3DE5" w:rsidRDefault="009E3DE5" w:rsidP="00126C10">
      <w:pPr>
        <w:spacing w:after="0" w:line="240" w:lineRule="auto"/>
        <w:rPr>
          <w:sz w:val="24"/>
          <w:szCs w:val="24"/>
        </w:rPr>
      </w:pPr>
      <w:r w:rsidRPr="00126C10">
        <w:rPr>
          <w:b/>
          <w:bCs/>
          <w:sz w:val="24"/>
          <w:szCs w:val="24"/>
        </w:rPr>
        <w:t>Table 1.</w:t>
      </w:r>
      <w:r w:rsidRPr="009E3DE5">
        <w:rPr>
          <w:sz w:val="24"/>
          <w:szCs w:val="24"/>
        </w:rPr>
        <w:t xml:space="preserve"> </w:t>
      </w:r>
      <w:commentRangeStart w:id="25"/>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r w:rsidR="00510BF7">
        <w:rPr>
          <w:sz w:val="24"/>
          <w:szCs w:val="24"/>
        </w:rPr>
        <w:t xml:space="preserve">as </w:t>
      </w:r>
      <w:r w:rsidR="00E06986">
        <w:rPr>
          <w:sz w:val="24"/>
          <w:szCs w:val="24"/>
        </w:rPr>
        <w:t>C</w:t>
      </w:r>
      <w:r w:rsidR="00510BF7">
        <w:rPr>
          <w:sz w:val="24"/>
          <w:szCs w:val="24"/>
        </w:rPr>
        <w:t xml:space="preserve">hinook </w:t>
      </w:r>
      <w:r w:rsidR="00E06986">
        <w:rPr>
          <w:sz w:val="24"/>
          <w:szCs w:val="24"/>
        </w:rPr>
        <w:t>salmon</w:t>
      </w:r>
      <w:r w:rsidR="00510BF7">
        <w:rPr>
          <w:sz w:val="24"/>
          <w:szCs w:val="24"/>
        </w:rPr>
        <w:t xml:space="preserve"> less than 575 mm</w:t>
      </w:r>
      <w:r w:rsidR="00E06986">
        <w:rPr>
          <w:sz w:val="24"/>
          <w:szCs w:val="24"/>
        </w:rPr>
        <w:t>.</w:t>
      </w:r>
      <w:commentRangeEnd w:id="25"/>
      <w:r w:rsidR="002A6B64">
        <w:rPr>
          <w:rStyle w:val="CommentReference"/>
        </w:rPr>
        <w:commentReference w:id="25"/>
      </w:r>
    </w:p>
    <w:p w14:paraId="64C62760" w14:textId="200705C9" w:rsidR="009E3DE5" w:rsidRDefault="009E3DE5" w:rsidP="00144E70">
      <w:pPr>
        <w:rPr>
          <w:sz w:val="24"/>
          <w:szCs w:val="24"/>
        </w:rPr>
      </w:pPr>
    </w:p>
    <w:p w14:paraId="4875B70D" w14:textId="77777777" w:rsidR="00534D41" w:rsidRDefault="00534D41" w:rsidP="00144E70">
      <w:pPr>
        <w:rPr>
          <w:sz w:val="24"/>
          <w:szCs w:val="24"/>
        </w:rPr>
      </w:pPr>
    </w:p>
    <w:p w14:paraId="07DDC966" w14:textId="32406525" w:rsidR="009E3DE5" w:rsidRDefault="00097907" w:rsidP="00144E70">
      <w:pPr>
        <w:rPr>
          <w:sz w:val="24"/>
          <w:szCs w:val="24"/>
        </w:rPr>
      </w:pPr>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p>
    <w:p w14:paraId="49381FB7" w14:textId="60AEBA9F" w:rsidR="00097907" w:rsidRDefault="00097907" w:rsidP="00144E70">
      <w:pPr>
        <w:rPr>
          <w:sz w:val="24"/>
          <w:szCs w:val="24"/>
        </w:rPr>
      </w:pPr>
      <w:r w:rsidRPr="00632FAC">
        <w:rPr>
          <w:b/>
          <w:bCs/>
          <w:sz w:val="24"/>
          <w:szCs w:val="24"/>
        </w:rPr>
        <w:t>Figure 2</w:t>
      </w:r>
      <w:r w:rsidR="00534D41" w:rsidRPr="00632FAC">
        <w:rPr>
          <w:b/>
          <w:bCs/>
          <w:sz w:val="24"/>
          <w:szCs w:val="24"/>
        </w:rPr>
        <w:t>.</w:t>
      </w:r>
      <w:r>
        <w:rPr>
          <w:sz w:val="24"/>
          <w:szCs w:val="24"/>
        </w:rPr>
        <w:t xml:space="preserve"> Number of individuals sampled by volunteer anglers, creel survey (cleaning station) or seine. Counts are binned into weeklong intervals bounded by dates on the x-axis.</w:t>
      </w:r>
    </w:p>
    <w:p w14:paraId="04209C50" w14:textId="721952CB" w:rsidR="009E3DE5" w:rsidRDefault="009E3DE5" w:rsidP="00144E70">
      <w:pPr>
        <w:rPr>
          <w:sz w:val="24"/>
          <w:szCs w:val="24"/>
        </w:rPr>
      </w:pPr>
    </w:p>
    <w:p w14:paraId="3AB73C70" w14:textId="012C166F" w:rsidR="00946086" w:rsidRDefault="00946086" w:rsidP="00144E70">
      <w:pPr>
        <w:rPr>
          <w:sz w:val="24"/>
          <w:szCs w:val="24"/>
        </w:rPr>
      </w:pPr>
      <w:r>
        <w:rPr>
          <w:noProof/>
          <w:sz w:val="24"/>
          <w:szCs w:val="24"/>
        </w:rPr>
        <w:lastRenderedPageBreak/>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508A3C9E" w14:textId="39F85CD7" w:rsidR="009E3DE5" w:rsidRDefault="009E3DE5" w:rsidP="00144E70">
      <w:pPr>
        <w:rPr>
          <w:sz w:val="24"/>
          <w:szCs w:val="24"/>
        </w:rPr>
      </w:pPr>
      <w:r w:rsidRPr="00632FAC">
        <w:rPr>
          <w:b/>
          <w:bCs/>
          <w:sz w:val="24"/>
          <w:szCs w:val="24"/>
        </w:rPr>
        <w:t xml:space="preserve">Figure </w:t>
      </w:r>
      <w:r w:rsidR="00946086" w:rsidRPr="00632FAC">
        <w:rPr>
          <w:b/>
          <w:bCs/>
          <w:sz w:val="24"/>
          <w:szCs w:val="24"/>
        </w:rPr>
        <w:t>3</w:t>
      </w:r>
      <w:r w:rsidRPr="00632FAC">
        <w:rPr>
          <w:b/>
          <w:bCs/>
          <w:sz w:val="24"/>
          <w:szCs w:val="24"/>
        </w:rPr>
        <w:t>.</w:t>
      </w:r>
      <w:r w:rsidRPr="009E3DE5">
        <w:rPr>
          <w:sz w:val="24"/>
          <w:szCs w:val="24"/>
        </w:rPr>
        <w:t xml:space="preserve"> </w:t>
      </w:r>
      <w:r w:rsidR="00946086">
        <w:rPr>
          <w:sz w:val="24"/>
          <w:szCs w:val="24"/>
        </w:rPr>
        <w:t>Average daily d</w:t>
      </w:r>
      <w:r w:rsidRPr="009E3DE5">
        <w:rPr>
          <w:sz w:val="24"/>
          <w:szCs w:val="24"/>
        </w:rPr>
        <w:t>ischarge (</w:t>
      </w:r>
      <w:r w:rsidR="00946086">
        <w:rPr>
          <w:sz w:val="24"/>
          <w:szCs w:val="24"/>
        </w:rPr>
        <w:t>Log10 transformed cubic feet per second (</w:t>
      </w:r>
      <w:proofErr w:type="spellStart"/>
      <w:r w:rsidRPr="009E3DE5">
        <w:rPr>
          <w:sz w:val="24"/>
          <w:szCs w:val="24"/>
        </w:rPr>
        <w:t>cfs</w:t>
      </w:r>
      <w:proofErr w:type="spellEnd"/>
      <w:r w:rsidRPr="009E3DE5">
        <w:rPr>
          <w:sz w:val="24"/>
          <w:szCs w:val="24"/>
        </w:rPr>
        <w:t>)</w:t>
      </w:r>
      <w:r w:rsidR="00946086">
        <w:rPr>
          <w:sz w:val="24"/>
          <w:szCs w:val="24"/>
        </w:rPr>
        <w:t>)</w:t>
      </w:r>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Chinook salmon sampled by anglers </w:t>
      </w:r>
      <w:r w:rsidR="00946086">
        <w:rPr>
          <w:sz w:val="24"/>
          <w:szCs w:val="24"/>
        </w:rPr>
        <w:t>binned into 7 day periods in 2019</w:t>
      </w:r>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r w:rsidR="00946086">
        <w:rPr>
          <w:sz w:val="24"/>
          <w:szCs w:val="24"/>
        </w:rPr>
        <w:t>(purple)</w:t>
      </w:r>
      <w:r w:rsidRPr="009E3DE5">
        <w:rPr>
          <w:sz w:val="24"/>
          <w:szCs w:val="24"/>
        </w:rPr>
        <w:t xml:space="preserve"> and 2020</w:t>
      </w:r>
      <w:r w:rsidR="00946086">
        <w:rPr>
          <w:sz w:val="24"/>
          <w:szCs w:val="24"/>
        </w:rPr>
        <w:t xml:space="preserve"> (yellow)</w:t>
      </w:r>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r w:rsidRPr="009E3DE5">
        <w:rPr>
          <w:b/>
          <w:bCs/>
          <w:sz w:val="24"/>
          <w:szCs w:val="24"/>
        </w:rPr>
        <w:t xml:space="preserve">Genotyping </w:t>
      </w:r>
    </w:p>
    <w:p w14:paraId="490249FD" w14:textId="77777777" w:rsidR="009348FC" w:rsidRDefault="009E3DE5" w:rsidP="009348FC">
      <w:pPr>
        <w:rPr>
          <w:ins w:id="26" w:author="David Dayan" w:date="2022-01-28T13:49:00Z"/>
          <w:sz w:val="24"/>
          <w:szCs w:val="24"/>
        </w:rPr>
      </w:pPr>
      <w:r w:rsidRPr="009E3DE5">
        <w:rPr>
          <w:sz w:val="24"/>
          <w:szCs w:val="24"/>
        </w:rPr>
        <w:t>Two of the 211 samples were excluded during filtering. Of the remaining 2</w:t>
      </w:r>
      <w:r w:rsidR="001F1E5B">
        <w:rPr>
          <w:sz w:val="24"/>
          <w:szCs w:val="24"/>
        </w:rPr>
        <w:t>09</w:t>
      </w:r>
      <w:r w:rsidRPr="009E3DE5">
        <w:rPr>
          <w:sz w:val="24"/>
          <w:szCs w:val="24"/>
        </w:rPr>
        <w:t xml:space="preserve"> samples, 49 samples were genotyped homozygous </w:t>
      </w:r>
      <w:r w:rsidR="00E35F78">
        <w:rPr>
          <w:sz w:val="24"/>
          <w:szCs w:val="24"/>
        </w:rPr>
        <w:t>spring</w:t>
      </w:r>
      <w:r w:rsidRPr="009E3DE5">
        <w:rPr>
          <w:sz w:val="24"/>
          <w:szCs w:val="24"/>
        </w:rPr>
        <w:t xml:space="preserve">, 35 samples were genotyped heterozygous, 121 samples were genotyped homozygous </w:t>
      </w:r>
      <w:r w:rsidR="00E35F78">
        <w:rPr>
          <w:sz w:val="24"/>
          <w:szCs w:val="24"/>
        </w:rPr>
        <w:t>fall</w:t>
      </w:r>
      <w:r w:rsidR="001F1E5B">
        <w:rPr>
          <w:sz w:val="24"/>
          <w:szCs w:val="24"/>
        </w:rPr>
        <w:t xml:space="preserve"> and </w:t>
      </w:r>
      <w:r w:rsidR="001F1E5B" w:rsidRPr="009E3DE5">
        <w:rPr>
          <w:sz w:val="24"/>
          <w:szCs w:val="24"/>
        </w:rPr>
        <w:t xml:space="preserve">four samples had </w:t>
      </w:r>
      <w:commentRangeStart w:id="27"/>
      <w:r w:rsidR="001F1E5B" w:rsidRPr="009E3DE5">
        <w:rPr>
          <w:sz w:val="24"/>
          <w:szCs w:val="24"/>
        </w:rPr>
        <w:t>discordant</w:t>
      </w:r>
      <w:commentRangeEnd w:id="27"/>
      <w:r w:rsidR="009348FC">
        <w:rPr>
          <w:rStyle w:val="CommentReference"/>
        </w:rPr>
        <w:commentReference w:id="27"/>
      </w:r>
      <w:r w:rsidR="001F1E5B" w:rsidRPr="009E3DE5">
        <w:rPr>
          <w:sz w:val="24"/>
          <w:szCs w:val="24"/>
        </w:rPr>
        <w:t xml:space="preserve"> genotypes across the two </w:t>
      </w:r>
      <w:r w:rsidR="001F1E5B" w:rsidRPr="00E65C46">
        <w:rPr>
          <w:i/>
          <w:iCs/>
          <w:sz w:val="24"/>
          <w:szCs w:val="24"/>
        </w:rPr>
        <w:t>greb1l</w:t>
      </w:r>
      <w:r w:rsidR="001F1E5B" w:rsidRPr="009E3DE5">
        <w:rPr>
          <w:sz w:val="24"/>
          <w:szCs w:val="24"/>
        </w:rPr>
        <w:t xml:space="preserve"> SNPs. </w:t>
      </w:r>
      <w:r w:rsidRPr="009E3DE5">
        <w:rPr>
          <w:sz w:val="24"/>
          <w:szCs w:val="24"/>
        </w:rPr>
        <w:t>(</w:t>
      </w:r>
      <w:r w:rsidR="00474D12">
        <w:rPr>
          <w:sz w:val="24"/>
          <w:szCs w:val="24"/>
        </w:rPr>
        <w:t xml:space="preserve">Table S1, </w:t>
      </w:r>
      <w:r>
        <w:rPr>
          <w:sz w:val="24"/>
          <w:szCs w:val="24"/>
        </w:rPr>
        <w:t>F</w:t>
      </w:r>
      <w:r w:rsidRPr="009E3DE5">
        <w:rPr>
          <w:sz w:val="24"/>
          <w:szCs w:val="24"/>
        </w:rPr>
        <w:t>igure 3).</w:t>
      </w:r>
      <w:r w:rsidR="001F1E5B">
        <w:rPr>
          <w:sz w:val="24"/>
          <w:szCs w:val="24"/>
        </w:rPr>
        <w:t xml:space="preserve"> </w:t>
      </w:r>
      <w:ins w:id="28" w:author="David Dayan" w:date="2022-01-28T13:49:00Z">
        <w:r w:rsidR="009348FC">
          <w:rPr>
            <w:sz w:val="24"/>
            <w:szCs w:val="24"/>
          </w:rPr>
          <w:t xml:space="preserve">Discordant genotypes are those that disagree at </w:t>
        </w:r>
        <w:r w:rsidR="009348FC" w:rsidRPr="00B62C6A">
          <w:rPr>
            <w:i/>
            <w:iCs/>
            <w:sz w:val="24"/>
            <w:szCs w:val="24"/>
          </w:rPr>
          <w:t>greb1l</w:t>
        </w:r>
        <w:r w:rsidR="009348FC">
          <w:rPr>
            <w:sz w:val="24"/>
            <w:szCs w:val="24"/>
          </w:rPr>
          <w:t xml:space="preserve"> SNP1 and SNP2.</w:t>
        </w:r>
        <w:r w:rsidR="009348FC" w:rsidRPr="00934004" w:rsidDel="00934004">
          <w:rPr>
            <w:sz w:val="24"/>
            <w:szCs w:val="24"/>
          </w:rPr>
          <w:t xml:space="preserve"> </w:t>
        </w:r>
      </w:ins>
    </w:p>
    <w:p w14:paraId="6F0ED842" w14:textId="77DD56AF" w:rsidR="003751E4" w:rsidRPr="00DE3FEE" w:rsidRDefault="003751E4" w:rsidP="003751E4">
      <w:pPr>
        <w:rPr>
          <w:sz w:val="24"/>
          <w:szCs w:val="24"/>
        </w:rPr>
      </w:pPr>
    </w:p>
    <w:p w14:paraId="28A32E9E" w14:textId="278B47CD" w:rsidR="009E3DE5" w:rsidRDefault="003751E4" w:rsidP="009E3DE5">
      <w:pPr>
        <w:rPr>
          <w:sz w:val="24"/>
          <w:szCs w:val="24"/>
        </w:rPr>
      </w:pPr>
      <w:r>
        <w:rPr>
          <w:sz w:val="24"/>
          <w:szCs w:val="24"/>
        </w:rPr>
        <w:t xml:space="preserve"> </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134CB4D0" w:rsidR="009E3DE5" w:rsidRDefault="00934004" w:rsidP="00144E70">
      <w:pPr>
        <w:rPr>
          <w:sz w:val="24"/>
          <w:szCs w:val="24"/>
        </w:rPr>
      </w:pPr>
      <w:r>
        <w:rPr>
          <w:noProof/>
          <w:sz w:val="24"/>
          <w:szCs w:val="24"/>
        </w:rPr>
        <w:lastRenderedPageBreak/>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8922818" w14:textId="5CD7898D" w:rsidR="0031797E" w:rsidRDefault="009E3DE5" w:rsidP="00144E70">
      <w:pPr>
        <w:rPr>
          <w:sz w:val="24"/>
          <w:szCs w:val="24"/>
        </w:rPr>
      </w:pPr>
      <w:r w:rsidRPr="00B62C6A">
        <w:rPr>
          <w:b/>
          <w:bCs/>
          <w:sz w:val="24"/>
          <w:szCs w:val="24"/>
        </w:rPr>
        <w:t xml:space="preserve">Figure </w:t>
      </w:r>
      <w:r w:rsidR="00934004" w:rsidRPr="00B62C6A">
        <w:rPr>
          <w:b/>
          <w:bCs/>
          <w:sz w:val="24"/>
          <w:szCs w:val="24"/>
        </w:rPr>
        <w:t>4</w:t>
      </w:r>
      <w:r w:rsidRPr="00B62C6A">
        <w:rPr>
          <w:b/>
          <w:bCs/>
          <w:sz w:val="24"/>
          <w:szCs w:val="24"/>
        </w:rPr>
        <w:t>.</w:t>
      </w:r>
      <w:r w:rsidRPr="009E3DE5">
        <w:rPr>
          <w:sz w:val="24"/>
          <w:szCs w:val="24"/>
        </w:rPr>
        <w:t xml:space="preserve"> </w:t>
      </w:r>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homozygous spring, heterozygous, homozygous fall </w:t>
      </w:r>
      <w:r w:rsidR="0031797E">
        <w:rPr>
          <w:sz w:val="24"/>
          <w:szCs w:val="24"/>
        </w:rPr>
        <w:t xml:space="preserve">and discordant </w:t>
      </w:r>
      <w:r w:rsidR="00934004" w:rsidRPr="00934004">
        <w:rPr>
          <w:sz w:val="24"/>
          <w:szCs w:val="24"/>
        </w:rPr>
        <w:t xml:space="preserve">genotypes at </w:t>
      </w:r>
      <w:r w:rsidR="00934004" w:rsidRPr="00B62C6A">
        <w:rPr>
          <w:i/>
          <w:iCs/>
          <w:sz w:val="24"/>
          <w:szCs w:val="24"/>
        </w:rPr>
        <w:t>greb1l</w:t>
      </w:r>
      <w:r w:rsidR="00934004" w:rsidRPr="00934004">
        <w:rPr>
          <w:sz w:val="24"/>
          <w:szCs w:val="24"/>
        </w:rPr>
        <w:t xml:space="preserve"> SNP1 and SNP2 binned into </w:t>
      </w:r>
      <w:r w:rsidR="003F247D" w:rsidRPr="00934004">
        <w:rPr>
          <w:sz w:val="24"/>
          <w:szCs w:val="24"/>
        </w:rPr>
        <w:t>weeklong</w:t>
      </w:r>
      <w:r w:rsidR="00934004" w:rsidRPr="00934004">
        <w:rPr>
          <w:sz w:val="24"/>
          <w:szCs w:val="24"/>
        </w:rPr>
        <w:t xml:space="preserve"> periods bounded by the dates on the x-axis</w:t>
      </w:r>
      <w:r w:rsidR="00934004">
        <w:rPr>
          <w:sz w:val="24"/>
          <w:szCs w:val="24"/>
        </w:rPr>
        <w:t xml:space="preserve">. Discordant genotypes are those that disagree at </w:t>
      </w:r>
      <w:r w:rsidR="0031797E" w:rsidRPr="00B62C6A">
        <w:rPr>
          <w:i/>
          <w:iCs/>
          <w:sz w:val="24"/>
          <w:szCs w:val="24"/>
        </w:rPr>
        <w:t>greb1l</w:t>
      </w:r>
      <w:r w:rsidR="0031797E">
        <w:rPr>
          <w:sz w:val="24"/>
          <w:szCs w:val="24"/>
        </w:rPr>
        <w:t xml:space="preserve"> </w:t>
      </w:r>
      <w:r w:rsidR="00934004">
        <w:rPr>
          <w:sz w:val="24"/>
          <w:szCs w:val="24"/>
        </w:rPr>
        <w:t>SNP1 and SNP2</w:t>
      </w:r>
      <w:r w:rsidR="004D5D0B">
        <w:rPr>
          <w:sz w:val="24"/>
          <w:szCs w:val="24"/>
        </w:rPr>
        <w:t>.</w:t>
      </w:r>
      <w:r w:rsidR="00934004" w:rsidRPr="00934004" w:rsidDel="00934004">
        <w:rPr>
          <w:sz w:val="24"/>
          <w:szCs w:val="24"/>
        </w:rPr>
        <w:t xml:space="preserve"> </w:t>
      </w:r>
    </w:p>
    <w:p w14:paraId="53C4E0CE" w14:textId="77777777" w:rsidR="00F76113" w:rsidRDefault="00F76113" w:rsidP="00144E70">
      <w:pPr>
        <w:rPr>
          <w:sz w:val="24"/>
          <w:szCs w:val="24"/>
        </w:rPr>
      </w:pPr>
    </w:p>
    <w:p w14:paraId="0EFE5B8B" w14:textId="5B5FBCE5" w:rsidR="009E3DE5" w:rsidRDefault="009E3DE5" w:rsidP="00144E70">
      <w:pPr>
        <w:rPr>
          <w:sz w:val="24"/>
          <w:szCs w:val="24"/>
        </w:rPr>
      </w:pPr>
      <w:r w:rsidRPr="009E3DE5">
        <w:rPr>
          <w:sz w:val="24"/>
          <w:szCs w:val="24"/>
        </w:rPr>
        <w:t xml:space="preserve">Focusing only on </w:t>
      </w:r>
      <w:r w:rsidR="004D5D0B" w:rsidRPr="004D5D0B">
        <w:rPr>
          <w:i/>
          <w:iCs/>
          <w:sz w:val="24"/>
          <w:szCs w:val="24"/>
        </w:rPr>
        <w:t>greb1l</w:t>
      </w:r>
      <w:r w:rsidR="004D5D0B">
        <w:rPr>
          <w:sz w:val="24"/>
          <w:szCs w:val="24"/>
        </w:rPr>
        <w:t xml:space="preserve"> </w:t>
      </w:r>
      <w:r w:rsidRPr="009E3DE5">
        <w:rPr>
          <w:sz w:val="24"/>
          <w:szCs w:val="24"/>
        </w:rPr>
        <w:t xml:space="preserve">SNP1, 50 individuals were homozygous </w:t>
      </w:r>
      <w:r w:rsidR="00474D12">
        <w:rPr>
          <w:sz w:val="24"/>
          <w:szCs w:val="24"/>
        </w:rPr>
        <w:t>spring</w:t>
      </w:r>
      <w:r w:rsidRPr="009E3DE5">
        <w:rPr>
          <w:sz w:val="24"/>
          <w:szCs w:val="24"/>
        </w:rPr>
        <w:t xml:space="preserve">, 37 were heterozygous, and 122 were homozygous </w:t>
      </w:r>
      <w:r w:rsidR="00474D12">
        <w:rPr>
          <w:sz w:val="24"/>
          <w:szCs w:val="24"/>
        </w:rPr>
        <w:t>fall</w:t>
      </w:r>
      <w:r w:rsidRPr="009E3DE5">
        <w:rPr>
          <w:sz w:val="24"/>
          <w:szCs w:val="24"/>
        </w:rPr>
        <w:t xml:space="preserve"> (Figure </w:t>
      </w:r>
      <w:r w:rsidR="003A6673">
        <w:rPr>
          <w:sz w:val="24"/>
          <w:szCs w:val="24"/>
        </w:rPr>
        <w:t>5</w:t>
      </w:r>
      <w:r w:rsidRPr="009E3DE5">
        <w:rPr>
          <w:sz w:val="24"/>
          <w:szCs w:val="24"/>
        </w:rPr>
        <w:t xml:space="preserve">). The first heterozygous </w:t>
      </w:r>
      <w:r w:rsidR="004D5886">
        <w:rPr>
          <w:sz w:val="24"/>
          <w:szCs w:val="24"/>
        </w:rPr>
        <w:t>sample</w:t>
      </w:r>
      <w:r w:rsidRPr="009E3DE5">
        <w:rPr>
          <w:sz w:val="24"/>
          <w:szCs w:val="24"/>
        </w:rPr>
        <w:t xml:space="preserve"> was collected on May 5</w:t>
      </w:r>
      <w:r w:rsidRPr="00474D12">
        <w:rPr>
          <w:sz w:val="24"/>
          <w:szCs w:val="24"/>
          <w:vertAlign w:val="superscript"/>
        </w:rPr>
        <w:t>th</w:t>
      </w:r>
      <w:r w:rsidR="00934004">
        <w:rPr>
          <w:sz w:val="24"/>
          <w:szCs w:val="24"/>
        </w:rPr>
        <w:t xml:space="preserve">. </w:t>
      </w:r>
      <w:r w:rsidRPr="009E3DE5">
        <w:rPr>
          <w:sz w:val="24"/>
          <w:szCs w:val="24"/>
        </w:rPr>
        <w:t>The first homozygous</w:t>
      </w:r>
      <w:r w:rsidR="00474D12">
        <w:rPr>
          <w:sz w:val="24"/>
          <w:szCs w:val="24"/>
        </w:rPr>
        <w:t xml:space="preserve"> fall</w:t>
      </w:r>
      <w:r w:rsidRPr="009E3DE5">
        <w:rPr>
          <w:sz w:val="24"/>
          <w:szCs w:val="24"/>
        </w:rPr>
        <w:t xml:space="preserve"> sample was collected on June 9</w:t>
      </w:r>
      <w:r w:rsidRPr="00474D12">
        <w:rPr>
          <w:sz w:val="24"/>
          <w:szCs w:val="24"/>
          <w:vertAlign w:val="superscript"/>
        </w:rPr>
        <w:t>th</w:t>
      </w:r>
      <w:r w:rsidR="00934004">
        <w:rPr>
          <w:sz w:val="24"/>
          <w:szCs w:val="24"/>
        </w:rPr>
        <w:t xml:space="preserve">. </w:t>
      </w:r>
      <w:r w:rsidRPr="009E3DE5">
        <w:rPr>
          <w:sz w:val="24"/>
          <w:szCs w:val="24"/>
        </w:rPr>
        <w:t xml:space="preserve">Samples first shifted from majority homozygous </w:t>
      </w:r>
      <w:r w:rsidR="00474D12">
        <w:rPr>
          <w:sz w:val="24"/>
          <w:szCs w:val="24"/>
        </w:rPr>
        <w:t>spring</w:t>
      </w:r>
      <w:r w:rsidRPr="009E3DE5">
        <w:rPr>
          <w:sz w:val="24"/>
          <w:szCs w:val="24"/>
        </w:rPr>
        <w:t xml:space="preserve"> to majority heterozygous in the </w:t>
      </w:r>
      <w:r w:rsidR="003A6673">
        <w:rPr>
          <w:sz w:val="24"/>
          <w:szCs w:val="24"/>
        </w:rPr>
        <w:t>period</w:t>
      </w:r>
      <w:r w:rsidR="003A6673" w:rsidRPr="009E3DE5">
        <w:rPr>
          <w:sz w:val="24"/>
          <w:szCs w:val="24"/>
        </w:rPr>
        <w:t xml:space="preserve"> </w:t>
      </w:r>
      <w:r w:rsidRPr="009E3DE5">
        <w:rPr>
          <w:sz w:val="24"/>
          <w:szCs w:val="24"/>
        </w:rPr>
        <w:t xml:space="preserve">from June </w:t>
      </w:r>
      <w:r w:rsidR="003A6673">
        <w:rPr>
          <w:sz w:val="24"/>
          <w:szCs w:val="24"/>
        </w:rPr>
        <w:t>3</w:t>
      </w:r>
      <w:r w:rsidR="003A6673" w:rsidRPr="004D5886">
        <w:rPr>
          <w:sz w:val="24"/>
          <w:szCs w:val="24"/>
          <w:vertAlign w:val="superscript"/>
        </w:rPr>
        <w:t>rd</w:t>
      </w:r>
      <w:r w:rsidR="004D5886">
        <w:rPr>
          <w:sz w:val="24"/>
          <w:szCs w:val="24"/>
        </w:rPr>
        <w:t xml:space="preserve"> </w:t>
      </w:r>
      <w:r w:rsidRPr="009E3DE5">
        <w:rPr>
          <w:sz w:val="24"/>
          <w:szCs w:val="24"/>
        </w:rPr>
        <w:t>to June 10</w:t>
      </w:r>
      <w:r w:rsidRPr="00474D12">
        <w:rPr>
          <w:sz w:val="24"/>
          <w:szCs w:val="24"/>
          <w:vertAlign w:val="superscript"/>
        </w:rPr>
        <w:t>th</w:t>
      </w:r>
      <w:r w:rsidR="00474D12">
        <w:rPr>
          <w:sz w:val="24"/>
          <w:szCs w:val="24"/>
        </w:rPr>
        <w:t xml:space="preserve"> </w:t>
      </w:r>
      <w:r w:rsidRPr="009E3DE5">
        <w:rPr>
          <w:sz w:val="24"/>
          <w:szCs w:val="24"/>
        </w:rPr>
        <w:t>and from majority heterozygous to majority homozygous</w:t>
      </w:r>
      <w:r w:rsidR="00031947">
        <w:rPr>
          <w:sz w:val="24"/>
          <w:szCs w:val="24"/>
        </w:rPr>
        <w:t xml:space="preserve"> fall</w:t>
      </w:r>
      <w:r w:rsidRPr="009E3DE5">
        <w:rPr>
          <w:sz w:val="24"/>
          <w:szCs w:val="24"/>
        </w:rPr>
        <w:t xml:space="preserve"> in the </w:t>
      </w:r>
      <w:r w:rsidR="003A6673">
        <w:rPr>
          <w:sz w:val="24"/>
          <w:szCs w:val="24"/>
        </w:rPr>
        <w:t xml:space="preserve">period </w:t>
      </w:r>
      <w:r w:rsidRPr="009E3DE5">
        <w:rPr>
          <w:sz w:val="24"/>
          <w:szCs w:val="24"/>
        </w:rPr>
        <w:t xml:space="preserve">from August </w:t>
      </w:r>
      <w:r w:rsidR="003A6673">
        <w:rPr>
          <w:sz w:val="24"/>
          <w:szCs w:val="24"/>
        </w:rPr>
        <w:t>5</w:t>
      </w:r>
      <w:r w:rsidRPr="00474D12">
        <w:rPr>
          <w:sz w:val="24"/>
          <w:szCs w:val="24"/>
          <w:vertAlign w:val="superscript"/>
        </w:rPr>
        <w:t>th</w:t>
      </w:r>
      <w:r w:rsidR="00474D12">
        <w:rPr>
          <w:sz w:val="24"/>
          <w:szCs w:val="24"/>
        </w:rPr>
        <w:t xml:space="preserve"> </w:t>
      </w:r>
      <w:r w:rsidRPr="009E3DE5">
        <w:rPr>
          <w:sz w:val="24"/>
          <w:szCs w:val="24"/>
        </w:rPr>
        <w:t>to August 12</w:t>
      </w:r>
      <w:r w:rsidRPr="00474D12">
        <w:rPr>
          <w:sz w:val="24"/>
          <w:szCs w:val="24"/>
          <w:vertAlign w:val="superscript"/>
        </w:rPr>
        <w:t>th</w:t>
      </w:r>
      <w:r w:rsidR="003A6673">
        <w:rPr>
          <w:sz w:val="24"/>
          <w:szCs w:val="24"/>
        </w:rPr>
        <w:t xml:space="preserve">. </w:t>
      </w:r>
      <w:r w:rsidRPr="009E3DE5">
        <w:rPr>
          <w:sz w:val="24"/>
          <w:szCs w:val="24"/>
        </w:rPr>
        <w:t>July 19</w:t>
      </w:r>
      <w:r w:rsidRPr="00474D12">
        <w:rPr>
          <w:sz w:val="24"/>
          <w:szCs w:val="24"/>
          <w:vertAlign w:val="superscript"/>
        </w:rPr>
        <w:t>th</w:t>
      </w:r>
      <w:r w:rsidR="00474D12">
        <w:rPr>
          <w:sz w:val="24"/>
          <w:szCs w:val="24"/>
        </w:rPr>
        <w:t xml:space="preserve"> </w:t>
      </w:r>
      <w:r w:rsidRPr="009E3DE5">
        <w:rPr>
          <w:sz w:val="24"/>
          <w:szCs w:val="24"/>
        </w:rPr>
        <w:t>was</w:t>
      </w:r>
      <w:r w:rsidR="003A6673">
        <w:rPr>
          <w:sz w:val="24"/>
          <w:szCs w:val="24"/>
        </w:rPr>
        <w:t xml:space="preserve"> the</w:t>
      </w:r>
      <w:r w:rsidRPr="009E3DE5">
        <w:rPr>
          <w:sz w:val="24"/>
          <w:szCs w:val="24"/>
        </w:rPr>
        <w:t xml:space="preserve"> la</w:t>
      </w:r>
      <w:r w:rsidR="006A55F3">
        <w:rPr>
          <w:sz w:val="24"/>
          <w:szCs w:val="24"/>
        </w:rPr>
        <w:t xml:space="preserve">st day </w:t>
      </w:r>
      <w:r w:rsidRPr="009E3DE5">
        <w:rPr>
          <w:sz w:val="24"/>
          <w:szCs w:val="24"/>
        </w:rPr>
        <w:t xml:space="preserve">that a homozygous </w:t>
      </w:r>
      <w:r w:rsidR="007C3852">
        <w:rPr>
          <w:sz w:val="24"/>
          <w:szCs w:val="24"/>
        </w:rPr>
        <w:t>spring</w:t>
      </w:r>
      <w:r w:rsidRPr="009E3DE5">
        <w:rPr>
          <w:sz w:val="24"/>
          <w:szCs w:val="24"/>
        </w:rPr>
        <w:t xml:space="preserve"> individual was observed and September 4</w:t>
      </w:r>
      <w:r w:rsidRPr="007C3852">
        <w:rPr>
          <w:sz w:val="24"/>
          <w:szCs w:val="24"/>
          <w:vertAlign w:val="superscript"/>
        </w:rPr>
        <w:t>th</w:t>
      </w:r>
      <w:r w:rsidR="007C3852">
        <w:rPr>
          <w:sz w:val="24"/>
          <w:szCs w:val="24"/>
        </w:rPr>
        <w:t xml:space="preserve"> </w:t>
      </w:r>
      <w:r w:rsidRPr="009E3DE5">
        <w:rPr>
          <w:sz w:val="24"/>
          <w:szCs w:val="24"/>
        </w:rPr>
        <w:t>was the la</w:t>
      </w:r>
      <w:r w:rsidR="006A55F3">
        <w:rPr>
          <w:sz w:val="24"/>
          <w:szCs w:val="24"/>
        </w:rPr>
        <w:t xml:space="preserve">st day </w:t>
      </w:r>
      <w:r w:rsidRPr="009E3DE5">
        <w:rPr>
          <w:sz w:val="24"/>
          <w:szCs w:val="24"/>
        </w:rPr>
        <w:t>that a</w:t>
      </w:r>
      <w:r w:rsidR="007C3852">
        <w:rPr>
          <w:sz w:val="24"/>
          <w:szCs w:val="24"/>
        </w:rPr>
        <w:t xml:space="preserve"> heterozygous </w:t>
      </w:r>
      <w:r w:rsidRPr="009E3DE5">
        <w:rPr>
          <w:sz w:val="24"/>
          <w:szCs w:val="24"/>
        </w:rPr>
        <w:t xml:space="preserve">individual was observed. </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50A5BD7" w:rsidR="009E3DE5" w:rsidRDefault="003A6673" w:rsidP="00144E70">
      <w:pPr>
        <w:rPr>
          <w:sz w:val="24"/>
          <w:szCs w:val="24"/>
        </w:rPr>
      </w:pPr>
      <w:r>
        <w:rPr>
          <w:noProof/>
          <w:sz w:val="24"/>
          <w:szCs w:val="24"/>
        </w:rPr>
        <w:lastRenderedPageBreak/>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20B22A1" w14:textId="2C4AD67A" w:rsidR="009E3DE5" w:rsidRDefault="009E3DE5" w:rsidP="00144E70">
      <w:pPr>
        <w:rPr>
          <w:sz w:val="24"/>
          <w:szCs w:val="24"/>
        </w:rPr>
      </w:pPr>
      <w:r w:rsidRPr="00AF2C40">
        <w:rPr>
          <w:b/>
          <w:bCs/>
          <w:sz w:val="24"/>
          <w:szCs w:val="24"/>
        </w:rPr>
        <w:t xml:space="preserve">Figure </w:t>
      </w:r>
      <w:r w:rsidR="003A6673" w:rsidRPr="00AF2C40">
        <w:rPr>
          <w:b/>
          <w:bCs/>
          <w:sz w:val="24"/>
          <w:szCs w:val="24"/>
        </w:rPr>
        <w:t>5</w:t>
      </w:r>
      <w:r w:rsidRPr="00AF2C40">
        <w:rPr>
          <w:b/>
          <w:bCs/>
          <w:sz w:val="24"/>
          <w:szCs w:val="24"/>
        </w:rPr>
        <w:t>.</w:t>
      </w:r>
      <w:r w:rsidRPr="009E3DE5">
        <w:rPr>
          <w:sz w:val="24"/>
          <w:szCs w:val="24"/>
        </w:rPr>
        <w:t xml:space="preserve"> </w:t>
      </w:r>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weeklong periods bounded by the dates on the x-axis</w:t>
      </w:r>
      <w:r w:rsidR="003A6673">
        <w:rPr>
          <w:sz w:val="24"/>
          <w:szCs w:val="24"/>
        </w:rPr>
        <w:t xml:space="preserve">. </w:t>
      </w:r>
    </w:p>
    <w:p w14:paraId="5503319E" w14:textId="60C0FBC1" w:rsidR="009E3DE5" w:rsidRDefault="00F61268" w:rsidP="00144E70">
      <w:pPr>
        <w:rPr>
          <w:sz w:val="24"/>
          <w:szCs w:val="24"/>
        </w:rPr>
      </w:pPr>
      <w:r>
        <w:rPr>
          <w:sz w:val="24"/>
          <w:szCs w:val="24"/>
        </w:rPr>
        <w:t>The mean sampling date of homozygous spring, heterozygotes and homozygous fall individuals</w:t>
      </w:r>
      <w:r w:rsidR="005453C8">
        <w:rPr>
          <w:sz w:val="24"/>
          <w:szCs w:val="24"/>
        </w:rPr>
        <w:t xml:space="preserve"> at </w:t>
      </w:r>
      <w:r w:rsidR="005453C8" w:rsidRPr="00E65C46">
        <w:rPr>
          <w:i/>
          <w:iCs/>
          <w:sz w:val="24"/>
          <w:szCs w:val="24"/>
        </w:rPr>
        <w:t>greb1l</w:t>
      </w:r>
      <w:r w:rsidR="005453C8">
        <w:rPr>
          <w:sz w:val="24"/>
          <w:szCs w:val="24"/>
        </w:rPr>
        <w:t xml:space="preserve"> SNP1 </w:t>
      </w:r>
      <w:r>
        <w:rPr>
          <w:sz w:val="24"/>
          <w:szCs w:val="24"/>
        </w:rPr>
        <w:t>was May 12</w:t>
      </w:r>
      <w:r w:rsidRPr="002C2B1D">
        <w:rPr>
          <w:sz w:val="24"/>
          <w:szCs w:val="24"/>
          <w:vertAlign w:val="superscript"/>
        </w:rPr>
        <w:t>th</w:t>
      </w:r>
      <w:r>
        <w:rPr>
          <w:sz w:val="24"/>
          <w:szCs w:val="24"/>
        </w:rPr>
        <w:t xml:space="preserve">, July </w:t>
      </w:r>
      <w:r w:rsidR="00A50D04">
        <w:rPr>
          <w:sz w:val="24"/>
          <w:szCs w:val="24"/>
        </w:rPr>
        <w:t>6</w:t>
      </w:r>
      <w:r w:rsidRPr="002C2B1D">
        <w:rPr>
          <w:sz w:val="24"/>
          <w:szCs w:val="24"/>
          <w:vertAlign w:val="superscript"/>
        </w:rPr>
        <w:t>th</w:t>
      </w:r>
      <w:r>
        <w:rPr>
          <w:sz w:val="24"/>
          <w:szCs w:val="24"/>
        </w:rPr>
        <w:t xml:space="preserve"> and September 4</w:t>
      </w:r>
      <w:r w:rsidRPr="002C2B1D">
        <w:rPr>
          <w:sz w:val="24"/>
          <w:szCs w:val="24"/>
          <w:vertAlign w:val="superscript"/>
        </w:rPr>
        <w:t>th</w:t>
      </w:r>
      <w:r>
        <w:rPr>
          <w:sz w:val="24"/>
          <w:szCs w:val="24"/>
        </w:rPr>
        <w:t>, respectively</w:t>
      </w:r>
      <w:r w:rsidR="005453C8">
        <w:rPr>
          <w:sz w:val="24"/>
          <w:szCs w:val="24"/>
        </w:rPr>
        <w:t xml:space="preserve"> (Supplemental Figure 2)</w:t>
      </w:r>
      <w:r>
        <w:rPr>
          <w:sz w:val="24"/>
          <w:szCs w:val="24"/>
        </w:rPr>
        <w:t xml:space="preserve">. </w:t>
      </w:r>
      <w:r w:rsidR="005453C8">
        <w:rPr>
          <w:sz w:val="24"/>
          <w:szCs w:val="24"/>
        </w:rPr>
        <w:t xml:space="preserve">The midpoint between mean homozygous spring and homozygous fall sampling date was July </w:t>
      </w:r>
      <w:r w:rsidR="00A50D04">
        <w:rPr>
          <w:sz w:val="24"/>
          <w:szCs w:val="24"/>
        </w:rPr>
        <w:t>8</w:t>
      </w:r>
      <w:r w:rsidR="005453C8" w:rsidRPr="002C2B1D">
        <w:rPr>
          <w:sz w:val="24"/>
          <w:szCs w:val="24"/>
          <w:vertAlign w:val="superscript"/>
        </w:rPr>
        <w:t>th</w:t>
      </w:r>
      <w:r w:rsidR="005453C8">
        <w:rPr>
          <w:sz w:val="24"/>
          <w:szCs w:val="24"/>
        </w:rPr>
        <w:t xml:space="preserve">, corresponding to a degree of dominance of 0.038 for the </w:t>
      </w:r>
      <w:r w:rsidR="004B4C25">
        <w:rPr>
          <w:sz w:val="24"/>
          <w:szCs w:val="24"/>
        </w:rPr>
        <w:t>spring</w:t>
      </w:r>
      <w:r w:rsidR="005453C8">
        <w:rPr>
          <w:sz w:val="24"/>
          <w:szCs w:val="24"/>
        </w:rPr>
        <w:t xml:space="preserve"> associated allele.</w:t>
      </w:r>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290250" w:rsidRDefault="00144E70" w:rsidP="00144E70">
      <w:pPr>
        <w:spacing w:after="0"/>
        <w:rPr>
          <w:b/>
          <w:bCs/>
          <w:iCs/>
          <w:caps/>
          <w:sz w:val="24"/>
          <w:szCs w:val="32"/>
        </w:rPr>
      </w:pPr>
    </w:p>
    <w:p w14:paraId="494CAD42" w14:textId="535F1960" w:rsidR="004D6825" w:rsidRPr="001E3418" w:rsidRDefault="00144E70" w:rsidP="001E3418">
      <w:pPr>
        <w:pStyle w:val="Heading1"/>
        <w:rPr>
          <w:rFonts w:asciiTheme="minorHAnsi" w:hAnsiTheme="minorHAnsi"/>
        </w:rPr>
      </w:pPr>
      <w:bookmarkStart w:id="29" w:name="_Toc91781556"/>
      <w:r w:rsidRPr="00290250">
        <w:rPr>
          <w:rFonts w:asciiTheme="minorHAnsi" w:hAnsiTheme="minorHAnsi"/>
        </w:rPr>
        <w:t>DISCUSSION</w:t>
      </w:r>
      <w:bookmarkEnd w:id="29"/>
    </w:p>
    <w:p w14:paraId="7AEC7BAB" w14:textId="511FD14F" w:rsidR="00A20506" w:rsidRDefault="0013739A" w:rsidP="001B0D71">
      <w:pPr>
        <w:contextualSpacing/>
        <w:rPr>
          <w:rFonts w:cstheme="minorHAnsi"/>
          <w:sz w:val="24"/>
          <w:szCs w:val="24"/>
        </w:rPr>
      </w:pPr>
      <w:r>
        <w:rPr>
          <w:rFonts w:cstheme="minorHAnsi"/>
          <w:sz w:val="24"/>
          <w:szCs w:val="24"/>
        </w:rPr>
        <w:t xml:space="preserve">Here we provide the second consecutive year of </w:t>
      </w:r>
      <w:r w:rsidR="00846531">
        <w:rPr>
          <w:rFonts w:cstheme="minorHAnsi"/>
          <w:sz w:val="24"/>
          <w:szCs w:val="24"/>
        </w:rPr>
        <w:t xml:space="preserve">adult run timing </w:t>
      </w:r>
      <w:r w:rsidR="006D40CE">
        <w:rPr>
          <w:rFonts w:cstheme="minorHAnsi"/>
          <w:sz w:val="24"/>
          <w:szCs w:val="24"/>
        </w:rPr>
        <w:t>gen</w:t>
      </w:r>
      <w:r w:rsidR="00846531">
        <w:rPr>
          <w:rFonts w:cstheme="minorHAnsi"/>
          <w:sz w:val="24"/>
          <w:szCs w:val="24"/>
        </w:rPr>
        <w:t xml:space="preserve">etic marker </w:t>
      </w:r>
      <w:r w:rsidR="006D40CE">
        <w:rPr>
          <w:rFonts w:cstheme="minorHAnsi"/>
          <w:sz w:val="24"/>
          <w:szCs w:val="24"/>
        </w:rPr>
        <w:t>r</w:t>
      </w:r>
      <w:r>
        <w:rPr>
          <w:rFonts w:cstheme="minorHAnsi"/>
          <w:sz w:val="24"/>
          <w:szCs w:val="24"/>
        </w:rPr>
        <w:t>esults</w:t>
      </w:r>
      <w:r w:rsidR="00846531">
        <w:rPr>
          <w:rFonts w:cstheme="minorHAnsi"/>
          <w:sz w:val="24"/>
          <w:szCs w:val="24"/>
        </w:rPr>
        <w:t xml:space="preserve"> </w:t>
      </w:r>
      <w:r>
        <w:rPr>
          <w:rFonts w:cstheme="minorHAnsi"/>
          <w:sz w:val="24"/>
          <w:szCs w:val="24"/>
        </w:rPr>
        <w:t xml:space="preserve">for Chinook salmon caught in </w:t>
      </w:r>
      <w:r w:rsidR="00901C6A">
        <w:rPr>
          <w:rFonts w:cstheme="minorHAnsi"/>
          <w:sz w:val="24"/>
          <w:szCs w:val="24"/>
        </w:rPr>
        <w:t xml:space="preserve">the Lower Rogue River. Sampling </w:t>
      </w:r>
      <w:r w:rsidR="00A20506">
        <w:rPr>
          <w:rFonts w:cstheme="minorHAnsi"/>
          <w:sz w:val="24"/>
          <w:szCs w:val="24"/>
        </w:rPr>
        <w:t>effort was expanded in 2020 to include creel surveys and seining in addition to volunteer anglers which w</w:t>
      </w:r>
      <w:r w:rsidR="00846531">
        <w:rPr>
          <w:rFonts w:cstheme="minorHAnsi"/>
          <w:sz w:val="24"/>
          <w:szCs w:val="24"/>
        </w:rPr>
        <w:t xml:space="preserve">as the </w:t>
      </w:r>
      <w:r w:rsidR="00763526">
        <w:rPr>
          <w:rFonts w:cstheme="minorHAnsi"/>
          <w:sz w:val="24"/>
          <w:szCs w:val="24"/>
        </w:rPr>
        <w:t xml:space="preserve">only approach used </w:t>
      </w:r>
      <w:r w:rsidR="00A20506">
        <w:rPr>
          <w:rFonts w:cstheme="minorHAnsi"/>
          <w:sz w:val="24"/>
          <w:szCs w:val="24"/>
        </w:rPr>
        <w:t xml:space="preserve">in 2019. </w:t>
      </w:r>
      <w:r w:rsidR="002F742C">
        <w:rPr>
          <w:rFonts w:cstheme="minorHAnsi"/>
          <w:sz w:val="24"/>
          <w:szCs w:val="24"/>
        </w:rPr>
        <w:t>With this increased effort, samples were collected up until September 30</w:t>
      </w:r>
      <w:r w:rsidR="002F742C" w:rsidRPr="002F742C">
        <w:rPr>
          <w:rFonts w:cstheme="minorHAnsi"/>
          <w:sz w:val="24"/>
          <w:szCs w:val="24"/>
          <w:vertAlign w:val="superscript"/>
        </w:rPr>
        <w:t>th</w:t>
      </w:r>
      <w:r w:rsidR="002F742C">
        <w:rPr>
          <w:rFonts w:cstheme="minorHAnsi"/>
          <w:sz w:val="24"/>
          <w:szCs w:val="24"/>
        </w:rPr>
        <w:t xml:space="preserve"> 2020 whereas sampling ended on July 8</w:t>
      </w:r>
      <w:r w:rsidR="002F742C" w:rsidRPr="002F742C">
        <w:rPr>
          <w:rFonts w:cstheme="minorHAnsi"/>
          <w:sz w:val="24"/>
          <w:szCs w:val="24"/>
          <w:vertAlign w:val="superscript"/>
        </w:rPr>
        <w:t>th</w:t>
      </w:r>
      <w:r w:rsidR="002F742C">
        <w:rPr>
          <w:rFonts w:cstheme="minorHAnsi"/>
          <w:sz w:val="24"/>
          <w:szCs w:val="24"/>
        </w:rPr>
        <w:t xml:space="preserve"> in 2019.</w:t>
      </w:r>
      <w:r w:rsidR="00A20506">
        <w:rPr>
          <w:rFonts w:cstheme="minorHAnsi"/>
          <w:sz w:val="24"/>
          <w:szCs w:val="24"/>
        </w:rPr>
        <w:t xml:space="preserve"> </w:t>
      </w:r>
      <w:r w:rsidR="00FB252D">
        <w:rPr>
          <w:rFonts w:cstheme="minorHAnsi"/>
          <w:sz w:val="24"/>
          <w:szCs w:val="24"/>
        </w:rPr>
        <w:t xml:space="preserve">As a result, 211 naturally produced Chinook salmon were sampled in 2020 compared to </w:t>
      </w:r>
      <w:r w:rsidR="003C0B02">
        <w:rPr>
          <w:rFonts w:cstheme="minorHAnsi"/>
          <w:sz w:val="24"/>
          <w:szCs w:val="24"/>
        </w:rPr>
        <w:t xml:space="preserve">162 naturally produced Chinook salmon </w:t>
      </w:r>
      <w:r w:rsidR="00FB252D">
        <w:rPr>
          <w:rFonts w:cstheme="minorHAnsi"/>
          <w:sz w:val="24"/>
          <w:szCs w:val="24"/>
        </w:rPr>
        <w:t>in 2019.</w:t>
      </w:r>
    </w:p>
    <w:p w14:paraId="7EF1B464" w14:textId="19A257B1" w:rsidR="008923B7" w:rsidRDefault="008923B7" w:rsidP="001B0D71">
      <w:pPr>
        <w:contextualSpacing/>
        <w:rPr>
          <w:rFonts w:cstheme="minorHAnsi"/>
          <w:sz w:val="24"/>
          <w:szCs w:val="24"/>
        </w:rPr>
      </w:pPr>
    </w:p>
    <w:p w14:paraId="4162E2BA" w14:textId="47BFD237" w:rsidR="008923B7" w:rsidRDefault="00FC1574" w:rsidP="001B0D71">
      <w:pPr>
        <w:contextualSpacing/>
        <w:rPr>
          <w:sz w:val="24"/>
          <w:szCs w:val="24"/>
        </w:rPr>
      </w:pPr>
      <w:r>
        <w:rPr>
          <w:rFonts w:cstheme="minorHAnsi"/>
          <w:sz w:val="24"/>
          <w:szCs w:val="24"/>
        </w:rPr>
        <w:lastRenderedPageBreak/>
        <w:t xml:space="preserve">In summarizing the </w:t>
      </w:r>
      <w:r w:rsidR="009C6615">
        <w:rPr>
          <w:rFonts w:cstheme="minorHAnsi"/>
          <w:sz w:val="24"/>
          <w:szCs w:val="24"/>
        </w:rPr>
        <w:t>findings,</w:t>
      </w:r>
      <w:r>
        <w:rPr>
          <w:rFonts w:cstheme="minorHAnsi"/>
          <w:sz w:val="24"/>
          <w:szCs w:val="24"/>
        </w:rPr>
        <w:t xml:space="preserve"> it</w:t>
      </w:r>
      <w:r w:rsidR="008923B7">
        <w:rPr>
          <w:rFonts w:cstheme="minorHAnsi"/>
          <w:sz w:val="24"/>
          <w:szCs w:val="24"/>
        </w:rPr>
        <w:t xml:space="preserve"> is important to acknowledge that the values re</w:t>
      </w:r>
      <w:r w:rsidR="008923B7">
        <w:rPr>
          <w:sz w:val="24"/>
          <w:szCs w:val="24"/>
        </w:rPr>
        <w:t xml:space="preserve">ported here are impacted by </w:t>
      </w:r>
      <w:r w:rsidR="00763526">
        <w:rPr>
          <w:sz w:val="24"/>
          <w:szCs w:val="24"/>
        </w:rPr>
        <w:t xml:space="preserve">an </w:t>
      </w:r>
      <w:r w:rsidR="008923B7">
        <w:rPr>
          <w:sz w:val="24"/>
          <w:szCs w:val="24"/>
        </w:rPr>
        <w:t>uneven distribution of sampling effort over time. For example, milestones such as the first and last dates at which certain genotypes are observed are sensitive to effort. I</w:t>
      </w:r>
      <w:r w:rsidR="008923B7" w:rsidRPr="00E314BF">
        <w:rPr>
          <w:sz w:val="24"/>
          <w:szCs w:val="24"/>
        </w:rPr>
        <w:t xml:space="preserve">ncreased sampling effort will </w:t>
      </w:r>
      <w:r w:rsidR="008923B7">
        <w:rPr>
          <w:sz w:val="24"/>
          <w:szCs w:val="24"/>
        </w:rPr>
        <w:t xml:space="preserve">generally </w:t>
      </w:r>
      <w:r w:rsidR="008923B7" w:rsidRPr="00E314BF">
        <w:rPr>
          <w:sz w:val="24"/>
          <w:szCs w:val="24"/>
        </w:rPr>
        <w:t xml:space="preserve">lead to earlier </w:t>
      </w:r>
      <w:r w:rsidR="008923B7">
        <w:rPr>
          <w:sz w:val="24"/>
          <w:szCs w:val="24"/>
        </w:rPr>
        <w:t>first</w:t>
      </w:r>
      <w:r w:rsidR="008923B7" w:rsidRPr="00E314BF">
        <w:rPr>
          <w:sz w:val="24"/>
          <w:szCs w:val="24"/>
        </w:rPr>
        <w:t xml:space="preserve"> </w:t>
      </w:r>
      <w:r w:rsidR="008923B7">
        <w:rPr>
          <w:sz w:val="24"/>
          <w:szCs w:val="24"/>
        </w:rPr>
        <w:t>observations</w:t>
      </w:r>
      <w:r w:rsidR="008923B7" w:rsidRPr="00E314BF">
        <w:rPr>
          <w:sz w:val="24"/>
          <w:szCs w:val="24"/>
        </w:rPr>
        <w:t xml:space="preserve"> and later la</w:t>
      </w:r>
      <w:r w:rsidR="008923B7">
        <w:rPr>
          <w:sz w:val="24"/>
          <w:szCs w:val="24"/>
        </w:rPr>
        <w:t>st</w:t>
      </w:r>
      <w:r w:rsidR="008923B7" w:rsidRPr="00E314BF">
        <w:rPr>
          <w:sz w:val="24"/>
          <w:szCs w:val="24"/>
        </w:rPr>
        <w:t xml:space="preserve"> </w:t>
      </w:r>
      <w:r w:rsidR="008923B7">
        <w:rPr>
          <w:sz w:val="24"/>
          <w:szCs w:val="24"/>
        </w:rPr>
        <w:t>observations of genotypes until sample size approaches census size</w:t>
      </w:r>
      <w:r w:rsidR="008923B7" w:rsidRPr="00E314BF">
        <w:rPr>
          <w:sz w:val="24"/>
          <w:szCs w:val="24"/>
        </w:rPr>
        <w:t>, and uneven</w:t>
      </w:r>
      <w:r w:rsidR="008923B7">
        <w:rPr>
          <w:sz w:val="24"/>
          <w:szCs w:val="24"/>
        </w:rPr>
        <w:t xml:space="preserve"> sampling</w:t>
      </w:r>
      <w:r w:rsidR="008923B7" w:rsidRPr="00E314BF">
        <w:rPr>
          <w:sz w:val="24"/>
          <w:szCs w:val="24"/>
        </w:rPr>
        <w:t xml:space="preserve"> effort</w:t>
      </w:r>
      <w:r w:rsidR="008923B7">
        <w:rPr>
          <w:sz w:val="24"/>
          <w:szCs w:val="24"/>
        </w:rPr>
        <w:t xml:space="preserve"> through time</w:t>
      </w:r>
      <w:r w:rsidR="008923B7" w:rsidRPr="00E314BF">
        <w:rPr>
          <w:sz w:val="24"/>
          <w:szCs w:val="24"/>
        </w:rPr>
        <w:t xml:space="preserve"> will bias one </w:t>
      </w:r>
      <w:r w:rsidR="008923B7">
        <w:rPr>
          <w:sz w:val="24"/>
          <w:szCs w:val="24"/>
        </w:rPr>
        <w:t xml:space="preserve">observation </w:t>
      </w:r>
      <w:r w:rsidR="008923B7" w:rsidRPr="00E314BF">
        <w:rPr>
          <w:sz w:val="24"/>
          <w:szCs w:val="24"/>
        </w:rPr>
        <w:t>more than the other</w:t>
      </w:r>
      <w:r w:rsidR="008923B7">
        <w:rPr>
          <w:sz w:val="24"/>
          <w:szCs w:val="24"/>
        </w:rPr>
        <w:t>.</w:t>
      </w:r>
      <w:r w:rsidR="003752BA">
        <w:rPr>
          <w:sz w:val="24"/>
          <w:szCs w:val="24"/>
        </w:rPr>
        <w:t xml:space="preserve"> </w:t>
      </w:r>
      <w:r w:rsidR="008923B7">
        <w:rPr>
          <w:sz w:val="24"/>
          <w:szCs w:val="24"/>
        </w:rPr>
        <w:t xml:space="preserve">    </w:t>
      </w:r>
    </w:p>
    <w:p w14:paraId="452D7BC6" w14:textId="77777777" w:rsidR="001B0D71" w:rsidRDefault="001B0D71" w:rsidP="001B0D71">
      <w:pPr>
        <w:contextualSpacing/>
        <w:rPr>
          <w:rFonts w:cstheme="minorHAnsi"/>
          <w:sz w:val="24"/>
          <w:szCs w:val="24"/>
        </w:rPr>
      </w:pPr>
    </w:p>
    <w:p w14:paraId="4AE7779F" w14:textId="44AE13BB" w:rsidR="001B0D71" w:rsidRDefault="001B0D71" w:rsidP="001B0D71">
      <w:pPr>
        <w:contextualSpacing/>
        <w:rPr>
          <w:rFonts w:cstheme="minorHAnsi"/>
          <w:sz w:val="24"/>
          <w:szCs w:val="24"/>
        </w:rPr>
      </w:pPr>
      <w:r w:rsidRPr="001B0D71">
        <w:rPr>
          <w:rFonts w:cstheme="minorHAnsi"/>
          <w:sz w:val="24"/>
          <w:szCs w:val="24"/>
        </w:rPr>
        <w:t xml:space="preserve">Based on </w:t>
      </w:r>
      <w:r w:rsidRPr="001B0D71">
        <w:rPr>
          <w:rFonts w:cstheme="minorHAnsi"/>
          <w:i/>
          <w:iCs/>
          <w:sz w:val="24"/>
          <w:szCs w:val="24"/>
        </w:rPr>
        <w:t>greb1L</w:t>
      </w:r>
      <w:r w:rsidRPr="001B0D71">
        <w:rPr>
          <w:rFonts w:cstheme="minorHAnsi"/>
          <w:sz w:val="24"/>
          <w:szCs w:val="24"/>
        </w:rPr>
        <w:t xml:space="preserve"> SNP1, the majority of naturally produced homozygous spring Chinook salmon (82%; 41 out of 50 fish) genotyped in this study were captured during the period when retention of unmarked Chinook salmon was prohibited (April 5-May 31).</w:t>
      </w:r>
      <w:r>
        <w:rPr>
          <w:rFonts w:cstheme="minorHAnsi"/>
          <w:sz w:val="24"/>
          <w:szCs w:val="24"/>
        </w:rPr>
        <w:t xml:space="preserve"> </w:t>
      </w:r>
      <w:r w:rsidRPr="001B0D71">
        <w:rPr>
          <w:rFonts w:cstheme="minorHAnsi"/>
          <w:sz w:val="24"/>
          <w:szCs w:val="24"/>
        </w:rPr>
        <w:t>T</w:t>
      </w:r>
      <w:r w:rsidR="00C04E7F">
        <w:rPr>
          <w:rFonts w:cstheme="minorHAnsi"/>
          <w:sz w:val="24"/>
          <w:szCs w:val="24"/>
        </w:rPr>
        <w:t>he remaining nine homozygous spring Chinook salmon were captured between June 2</w:t>
      </w:r>
      <w:r w:rsidR="00C04E7F" w:rsidRPr="00C04E7F">
        <w:rPr>
          <w:rFonts w:cstheme="minorHAnsi"/>
          <w:sz w:val="24"/>
          <w:szCs w:val="24"/>
          <w:vertAlign w:val="superscript"/>
        </w:rPr>
        <w:t>nd</w:t>
      </w:r>
      <w:r w:rsidR="00C04E7F">
        <w:rPr>
          <w:rFonts w:cstheme="minorHAnsi"/>
          <w:sz w:val="24"/>
          <w:szCs w:val="24"/>
        </w:rPr>
        <w:t xml:space="preserve"> and July 19</w:t>
      </w:r>
      <w:r w:rsidR="00C04E7F" w:rsidRPr="00C04E7F">
        <w:rPr>
          <w:rFonts w:cstheme="minorHAnsi"/>
          <w:sz w:val="24"/>
          <w:szCs w:val="24"/>
          <w:vertAlign w:val="superscript"/>
        </w:rPr>
        <w:t>th</w:t>
      </w:r>
      <w:r w:rsidR="00C04E7F">
        <w:rPr>
          <w:rFonts w:cstheme="minorHAnsi"/>
          <w:sz w:val="24"/>
          <w:szCs w:val="24"/>
        </w:rPr>
        <w:t xml:space="preserve">. During this </w:t>
      </w:r>
      <w:r w:rsidR="00700F8A">
        <w:rPr>
          <w:rFonts w:cstheme="minorHAnsi"/>
          <w:sz w:val="24"/>
          <w:szCs w:val="24"/>
        </w:rPr>
        <w:t xml:space="preserve">same </w:t>
      </w:r>
      <w:r w:rsidR="00C04E7F">
        <w:rPr>
          <w:rFonts w:cstheme="minorHAnsi"/>
          <w:sz w:val="24"/>
          <w:szCs w:val="24"/>
        </w:rPr>
        <w:t>period, 19 heterozygous and 2 homozygous fall fish were caught by anglers or sampled at the cleaning station.</w:t>
      </w:r>
      <w:r w:rsidR="00700F8A">
        <w:rPr>
          <w:rFonts w:cstheme="minorHAnsi"/>
          <w:sz w:val="24"/>
          <w:szCs w:val="24"/>
        </w:rPr>
        <w:t xml:space="preserve"> </w:t>
      </w:r>
      <w:r w:rsidR="00083650">
        <w:rPr>
          <w:rFonts w:cstheme="minorHAnsi"/>
          <w:sz w:val="24"/>
          <w:szCs w:val="24"/>
        </w:rPr>
        <w:t xml:space="preserve">The majority of </w:t>
      </w:r>
      <w:r w:rsidR="00AC4690">
        <w:rPr>
          <w:rFonts w:cstheme="minorHAnsi"/>
          <w:sz w:val="24"/>
          <w:szCs w:val="24"/>
        </w:rPr>
        <w:t xml:space="preserve">naturally produced Chinook salmon </w:t>
      </w:r>
      <w:r w:rsidR="00083650">
        <w:rPr>
          <w:rFonts w:cstheme="minorHAnsi"/>
          <w:sz w:val="24"/>
          <w:szCs w:val="24"/>
        </w:rPr>
        <w:t>collected at Huntley Park from July 21</w:t>
      </w:r>
      <w:r w:rsidR="00083650" w:rsidRPr="00083650">
        <w:rPr>
          <w:rFonts w:cstheme="minorHAnsi"/>
          <w:sz w:val="24"/>
          <w:szCs w:val="24"/>
          <w:vertAlign w:val="superscript"/>
        </w:rPr>
        <w:t>st</w:t>
      </w:r>
      <w:r w:rsidR="00083650">
        <w:rPr>
          <w:rFonts w:cstheme="minorHAnsi"/>
          <w:sz w:val="24"/>
          <w:szCs w:val="24"/>
        </w:rPr>
        <w:t xml:space="preserve"> to Sept 30</w:t>
      </w:r>
      <w:r w:rsidR="00083650" w:rsidRPr="00083650">
        <w:rPr>
          <w:rFonts w:cstheme="minorHAnsi"/>
          <w:sz w:val="24"/>
          <w:szCs w:val="24"/>
          <w:vertAlign w:val="superscript"/>
        </w:rPr>
        <w:t>th</w:t>
      </w:r>
      <w:r w:rsidR="00083650">
        <w:rPr>
          <w:rFonts w:cstheme="minorHAnsi"/>
          <w:sz w:val="24"/>
          <w:szCs w:val="24"/>
        </w:rPr>
        <w:t xml:space="preserve"> were homozygous fall Chinook salmon (91%; 120 out of 132 fish).</w:t>
      </w:r>
      <w:r w:rsidR="00763526">
        <w:rPr>
          <w:rFonts w:cstheme="minorHAnsi"/>
          <w:sz w:val="24"/>
          <w:szCs w:val="24"/>
        </w:rPr>
        <w:t xml:space="preserve"> The remaining fish were </w:t>
      </w:r>
      <w:del w:id="30" w:author="David Dayan" w:date="2022-01-28T13:53:00Z">
        <w:r w:rsidR="00763526" w:rsidDel="009348FC">
          <w:rPr>
            <w:rFonts w:cstheme="minorHAnsi"/>
            <w:sz w:val="24"/>
            <w:szCs w:val="24"/>
          </w:rPr>
          <w:delText xml:space="preserve">all </w:delText>
        </w:r>
      </w:del>
      <w:r w:rsidR="00763526">
        <w:rPr>
          <w:rFonts w:cstheme="minorHAnsi"/>
          <w:sz w:val="24"/>
          <w:szCs w:val="24"/>
        </w:rPr>
        <w:t xml:space="preserve">heterozygous at </w:t>
      </w:r>
      <w:r w:rsidR="00763526" w:rsidRPr="001B0D71">
        <w:rPr>
          <w:rFonts w:cstheme="minorHAnsi"/>
          <w:i/>
          <w:iCs/>
          <w:sz w:val="24"/>
          <w:szCs w:val="24"/>
        </w:rPr>
        <w:t>greb1L</w:t>
      </w:r>
      <w:r w:rsidR="00763526" w:rsidRPr="001B0D71">
        <w:rPr>
          <w:rFonts w:cstheme="minorHAnsi"/>
          <w:sz w:val="24"/>
          <w:szCs w:val="24"/>
        </w:rPr>
        <w:t xml:space="preserve"> SNP1</w:t>
      </w:r>
      <w:r w:rsidR="00763526">
        <w:rPr>
          <w:rFonts w:cstheme="minorHAnsi"/>
          <w:sz w:val="24"/>
          <w:szCs w:val="24"/>
        </w:rPr>
        <w:t>.</w:t>
      </w:r>
    </w:p>
    <w:p w14:paraId="6F15D0A3" w14:textId="6EE8F768" w:rsidR="00314000" w:rsidRDefault="00314000" w:rsidP="001B0D71">
      <w:pPr>
        <w:contextualSpacing/>
        <w:rPr>
          <w:rFonts w:cstheme="minorHAnsi"/>
          <w:sz w:val="24"/>
          <w:szCs w:val="24"/>
        </w:rPr>
      </w:pPr>
    </w:p>
    <w:p w14:paraId="362BEE2A" w14:textId="3C300FA9" w:rsidR="006619DC" w:rsidRDefault="005779BA" w:rsidP="001B0D71">
      <w:pPr>
        <w:contextualSpacing/>
        <w:rPr>
          <w:rFonts w:cstheme="minorHAnsi"/>
          <w:sz w:val="24"/>
          <w:szCs w:val="24"/>
        </w:rPr>
      </w:pPr>
      <w:r>
        <w:rPr>
          <w:rFonts w:cstheme="minorHAnsi"/>
          <w:sz w:val="24"/>
          <w:szCs w:val="24"/>
        </w:rPr>
        <w:t xml:space="preserve">Despite </w:t>
      </w:r>
      <w:r w:rsidR="00AB2C63">
        <w:rPr>
          <w:rFonts w:cstheme="minorHAnsi"/>
          <w:sz w:val="24"/>
          <w:szCs w:val="24"/>
        </w:rPr>
        <w:t>a</w:t>
      </w:r>
      <w:r>
        <w:rPr>
          <w:rFonts w:cstheme="minorHAnsi"/>
          <w:sz w:val="24"/>
          <w:szCs w:val="24"/>
        </w:rPr>
        <w:t xml:space="preserve"> highwater event</w:t>
      </w:r>
      <w:r w:rsidR="00AB2C63">
        <w:rPr>
          <w:rFonts w:cstheme="minorHAnsi"/>
          <w:sz w:val="24"/>
          <w:szCs w:val="24"/>
        </w:rPr>
        <w:t xml:space="preserve"> in April of 2019</w:t>
      </w:r>
      <w:r>
        <w:rPr>
          <w:rFonts w:cstheme="minorHAnsi"/>
          <w:sz w:val="24"/>
          <w:szCs w:val="24"/>
        </w:rPr>
        <w:t xml:space="preserve">, </w:t>
      </w:r>
      <w:r w:rsidR="00293704">
        <w:rPr>
          <w:rFonts w:cstheme="minorHAnsi"/>
          <w:sz w:val="24"/>
          <w:szCs w:val="24"/>
        </w:rPr>
        <w:t>anglers collected samples from 107 Chinook salmon caught in the Lower Rogue River from March 19</w:t>
      </w:r>
      <w:r w:rsidR="00E15342">
        <w:rPr>
          <w:rFonts w:cstheme="minorHAnsi"/>
          <w:sz w:val="24"/>
          <w:szCs w:val="24"/>
        </w:rPr>
        <w:t xml:space="preserve"> to </w:t>
      </w:r>
      <w:r w:rsidR="00293704">
        <w:rPr>
          <w:rFonts w:cstheme="minorHAnsi"/>
          <w:sz w:val="24"/>
          <w:szCs w:val="24"/>
        </w:rPr>
        <w:t xml:space="preserve">May 31. In </w:t>
      </w:r>
      <w:r w:rsidR="002C5E3D">
        <w:rPr>
          <w:rFonts w:cstheme="minorHAnsi"/>
          <w:sz w:val="24"/>
          <w:szCs w:val="24"/>
        </w:rPr>
        <w:t>2020</w:t>
      </w:r>
      <w:r w:rsidR="00293704">
        <w:rPr>
          <w:rFonts w:cstheme="minorHAnsi"/>
          <w:sz w:val="24"/>
          <w:szCs w:val="24"/>
        </w:rPr>
        <w:t>, only 47 angler-caught samples were collected from Chinook salmon in the Lower Rogue River from April 5</w:t>
      </w:r>
      <w:r w:rsidR="00E15342">
        <w:rPr>
          <w:rFonts w:cstheme="minorHAnsi"/>
          <w:sz w:val="24"/>
          <w:szCs w:val="24"/>
        </w:rPr>
        <w:t xml:space="preserve"> to </w:t>
      </w:r>
      <w:r w:rsidR="00293704">
        <w:rPr>
          <w:rFonts w:cstheme="minorHAnsi"/>
          <w:sz w:val="24"/>
          <w:szCs w:val="24"/>
        </w:rPr>
        <w:t>May 26</w:t>
      </w:r>
      <w:r w:rsidR="002C5E3D">
        <w:rPr>
          <w:rFonts w:cstheme="minorHAnsi"/>
          <w:sz w:val="24"/>
          <w:szCs w:val="24"/>
        </w:rPr>
        <w:t xml:space="preserve">. </w:t>
      </w:r>
      <w:r w:rsidR="00E45094">
        <w:rPr>
          <w:rFonts w:cstheme="minorHAnsi"/>
          <w:sz w:val="24"/>
          <w:szCs w:val="24"/>
        </w:rPr>
        <w:t xml:space="preserve">In </w:t>
      </w:r>
      <w:r w:rsidR="00AA26E7">
        <w:rPr>
          <w:rFonts w:cstheme="minorHAnsi"/>
          <w:sz w:val="24"/>
          <w:szCs w:val="24"/>
        </w:rPr>
        <w:t>both years</w:t>
      </w:r>
      <w:r w:rsidR="004F67A7">
        <w:rPr>
          <w:rFonts w:cstheme="minorHAnsi"/>
          <w:sz w:val="24"/>
          <w:szCs w:val="24"/>
        </w:rPr>
        <w:t>, more than 80% of the fish sampled prior to June 1</w:t>
      </w:r>
      <w:r w:rsidR="004F67A7" w:rsidRPr="004F67A7">
        <w:rPr>
          <w:rFonts w:cstheme="minorHAnsi"/>
          <w:sz w:val="24"/>
          <w:szCs w:val="24"/>
          <w:vertAlign w:val="superscript"/>
        </w:rPr>
        <w:t>st</w:t>
      </w:r>
      <w:r w:rsidR="004F67A7">
        <w:rPr>
          <w:rFonts w:cstheme="minorHAnsi"/>
          <w:sz w:val="24"/>
          <w:szCs w:val="24"/>
        </w:rPr>
        <w:t xml:space="preserve"> were homozygous spring Chinook salmon based on </w:t>
      </w:r>
      <w:r w:rsidR="004F67A7" w:rsidRPr="001B0D71">
        <w:rPr>
          <w:rFonts w:cstheme="minorHAnsi"/>
          <w:i/>
          <w:iCs/>
          <w:sz w:val="24"/>
          <w:szCs w:val="24"/>
        </w:rPr>
        <w:t>greb1L</w:t>
      </w:r>
      <w:r w:rsidR="004F67A7" w:rsidRPr="001B0D71">
        <w:rPr>
          <w:rFonts w:cstheme="minorHAnsi"/>
          <w:sz w:val="24"/>
          <w:szCs w:val="24"/>
        </w:rPr>
        <w:t xml:space="preserve"> SNP1</w:t>
      </w:r>
      <w:r w:rsidR="004F67A7">
        <w:rPr>
          <w:rFonts w:cstheme="minorHAnsi"/>
          <w:sz w:val="24"/>
          <w:szCs w:val="24"/>
        </w:rPr>
        <w:t>. It is important to note</w:t>
      </w:r>
      <w:r w:rsidR="00EE72B9">
        <w:rPr>
          <w:rFonts w:cstheme="minorHAnsi"/>
          <w:sz w:val="24"/>
          <w:szCs w:val="24"/>
        </w:rPr>
        <w:t xml:space="preserve"> that in </w:t>
      </w:r>
      <w:r w:rsidR="00AA26E7">
        <w:rPr>
          <w:rFonts w:cstheme="minorHAnsi"/>
          <w:sz w:val="24"/>
          <w:szCs w:val="24"/>
        </w:rPr>
        <w:t>2019 and 2020</w:t>
      </w:r>
      <w:r w:rsidR="00EE72B9">
        <w:rPr>
          <w:rFonts w:cstheme="minorHAnsi"/>
          <w:sz w:val="24"/>
          <w:szCs w:val="24"/>
        </w:rPr>
        <w:t>, homozygous spring Chinook represented a</w:t>
      </w:r>
      <w:r w:rsidR="00982A5C">
        <w:rPr>
          <w:rFonts w:cstheme="minorHAnsi"/>
          <w:sz w:val="24"/>
          <w:szCs w:val="24"/>
        </w:rPr>
        <w:t xml:space="preserve">bout one third the </w:t>
      </w:r>
      <w:r w:rsidR="00EE72B9">
        <w:rPr>
          <w:rFonts w:cstheme="minorHAnsi"/>
          <w:sz w:val="24"/>
          <w:szCs w:val="24"/>
        </w:rPr>
        <w:t xml:space="preserve">total catch </w:t>
      </w:r>
      <w:r w:rsidR="00C650B0">
        <w:rPr>
          <w:rFonts w:cstheme="minorHAnsi"/>
          <w:sz w:val="24"/>
          <w:szCs w:val="24"/>
        </w:rPr>
        <w:t xml:space="preserve">after </w:t>
      </w:r>
      <w:r w:rsidR="00F45A8F">
        <w:rPr>
          <w:rFonts w:cstheme="minorHAnsi"/>
          <w:sz w:val="24"/>
          <w:szCs w:val="24"/>
        </w:rPr>
        <w:t xml:space="preserve">this sample period. </w:t>
      </w:r>
      <w:r w:rsidR="00982A5C">
        <w:rPr>
          <w:rFonts w:cstheme="minorHAnsi"/>
          <w:sz w:val="24"/>
          <w:szCs w:val="24"/>
        </w:rPr>
        <w:t xml:space="preserve">In 2019, 36.5% (19 out of 52 fish) </w:t>
      </w:r>
      <w:r w:rsidR="00E45094">
        <w:rPr>
          <w:rFonts w:cstheme="minorHAnsi"/>
          <w:sz w:val="24"/>
          <w:szCs w:val="24"/>
        </w:rPr>
        <w:t xml:space="preserve">of the </w:t>
      </w:r>
      <w:r w:rsidR="00982A5C">
        <w:rPr>
          <w:rFonts w:cstheme="minorHAnsi"/>
          <w:sz w:val="24"/>
          <w:szCs w:val="24"/>
        </w:rPr>
        <w:t>naturally produced Chinook salmon sampled between June 1 and July 8 were homozygous spring Chinook</w:t>
      </w:r>
      <w:r w:rsidR="006619DC">
        <w:rPr>
          <w:rFonts w:cstheme="minorHAnsi"/>
          <w:sz w:val="24"/>
          <w:szCs w:val="24"/>
        </w:rPr>
        <w:t xml:space="preserve">. Similarly in 2020, 38.1% (8 out of 21 fish) </w:t>
      </w:r>
      <w:r w:rsidR="00E45094">
        <w:rPr>
          <w:rFonts w:cstheme="minorHAnsi"/>
          <w:sz w:val="24"/>
          <w:szCs w:val="24"/>
        </w:rPr>
        <w:t xml:space="preserve">of the </w:t>
      </w:r>
      <w:r w:rsidR="006619DC">
        <w:rPr>
          <w:rFonts w:cstheme="minorHAnsi"/>
          <w:sz w:val="24"/>
          <w:szCs w:val="24"/>
        </w:rPr>
        <w:t>naturally produced Chinook salmon sampled between June 2 and July 8</w:t>
      </w:r>
      <w:r w:rsidR="00982A5C">
        <w:rPr>
          <w:rFonts w:cstheme="minorHAnsi"/>
          <w:sz w:val="24"/>
          <w:szCs w:val="24"/>
        </w:rPr>
        <w:t xml:space="preserve"> </w:t>
      </w:r>
      <w:r w:rsidR="006619DC">
        <w:rPr>
          <w:rFonts w:cstheme="minorHAnsi"/>
          <w:sz w:val="24"/>
          <w:szCs w:val="24"/>
        </w:rPr>
        <w:t>were homozygous spring Chinook.</w:t>
      </w:r>
    </w:p>
    <w:p w14:paraId="37CDB12D" w14:textId="77777777" w:rsidR="00293704" w:rsidRDefault="00293704" w:rsidP="001B0D71">
      <w:pPr>
        <w:contextualSpacing/>
        <w:rPr>
          <w:rFonts w:cstheme="minorHAnsi"/>
          <w:sz w:val="24"/>
          <w:szCs w:val="24"/>
        </w:rPr>
      </w:pPr>
    </w:p>
    <w:p w14:paraId="040AE26B" w14:textId="7D3A4EA0" w:rsidR="008923B7" w:rsidRDefault="008923B7" w:rsidP="001B0D71">
      <w:pPr>
        <w:contextualSpacing/>
        <w:rPr>
          <w:rFonts w:cstheme="minorHAnsi"/>
          <w:sz w:val="24"/>
          <w:szCs w:val="24"/>
        </w:rPr>
      </w:pPr>
    </w:p>
    <w:p w14:paraId="5A20807B" w14:textId="03B82001" w:rsidR="004D5D0B" w:rsidRDefault="009348FC" w:rsidP="00B50025">
      <w:pPr>
        <w:rPr>
          <w:sz w:val="24"/>
          <w:szCs w:val="24"/>
        </w:rPr>
      </w:pPr>
      <w:ins w:id="31" w:author="David Dayan" w:date="2022-01-28T13:55:00Z">
        <w:r>
          <w:rPr>
            <w:rFonts w:cstheme="minorHAnsi"/>
            <w:sz w:val="24"/>
            <w:szCs w:val="24"/>
          </w:rPr>
          <w:t xml:space="preserve">The </w:t>
        </w:r>
      </w:ins>
      <w:ins w:id="32" w:author="David Dayan" w:date="2022-01-28T13:56:00Z">
        <w:r>
          <w:rPr>
            <w:rFonts w:cstheme="minorHAnsi"/>
            <w:sz w:val="24"/>
            <w:szCs w:val="24"/>
          </w:rPr>
          <w:t>m</w:t>
        </w:r>
      </w:ins>
      <w:ins w:id="33" w:author="David Dayan" w:date="2022-01-28T13:55:00Z">
        <w:r>
          <w:rPr>
            <w:rFonts w:cstheme="minorHAnsi"/>
            <w:sz w:val="24"/>
            <w:szCs w:val="24"/>
          </w:rPr>
          <w:t>igration timing</w:t>
        </w:r>
      </w:ins>
      <w:del w:id="34" w:author="David Dayan" w:date="2022-01-28T13:55:00Z">
        <w:r w:rsidR="00E314BF" w:rsidRPr="00713AC8" w:rsidDel="009348FC">
          <w:rPr>
            <w:rFonts w:cstheme="minorHAnsi"/>
            <w:sz w:val="24"/>
            <w:szCs w:val="24"/>
          </w:rPr>
          <w:delText xml:space="preserve">The </w:delText>
        </w:r>
      </w:del>
      <w:commentRangeStart w:id="35"/>
      <w:del w:id="36" w:author="David Dayan" w:date="2022-01-28T13:56:00Z">
        <w:r w:rsidR="00E314BF" w:rsidRPr="00713AC8" w:rsidDel="009348FC">
          <w:rPr>
            <w:rFonts w:cstheme="minorHAnsi"/>
            <w:sz w:val="24"/>
            <w:szCs w:val="24"/>
          </w:rPr>
          <w:delText>relative</w:delText>
        </w:r>
      </w:del>
      <w:r w:rsidR="00E314BF" w:rsidRPr="00713AC8">
        <w:rPr>
          <w:rFonts w:cstheme="minorHAnsi"/>
          <w:sz w:val="24"/>
          <w:szCs w:val="24"/>
        </w:rPr>
        <w:t xml:space="preserve"> </w:t>
      </w:r>
      <w:del w:id="37" w:author="David Dayan" w:date="2022-01-28T13:56:00Z">
        <w:r w:rsidR="00E314BF" w:rsidRPr="00713AC8" w:rsidDel="006F752E">
          <w:rPr>
            <w:rFonts w:cstheme="minorHAnsi"/>
            <w:sz w:val="24"/>
            <w:szCs w:val="24"/>
          </w:rPr>
          <w:delText>phenotypes</w:delText>
        </w:r>
        <w:r w:rsidR="00483A1C" w:rsidRPr="00713AC8" w:rsidDel="006F752E">
          <w:rPr>
            <w:rFonts w:cstheme="minorHAnsi"/>
            <w:sz w:val="24"/>
            <w:szCs w:val="24"/>
          </w:rPr>
          <w:delText xml:space="preserve"> </w:delText>
        </w:r>
        <w:commentRangeEnd w:id="35"/>
        <w:r w:rsidDel="006F752E">
          <w:rPr>
            <w:rStyle w:val="CommentReference"/>
          </w:rPr>
          <w:commentReference w:id="35"/>
        </w:r>
      </w:del>
      <w:r w:rsidR="00483A1C" w:rsidRPr="00713AC8">
        <w:rPr>
          <w:rFonts w:cstheme="minorHAnsi"/>
          <w:sz w:val="24"/>
          <w:szCs w:val="24"/>
        </w:rPr>
        <w:t xml:space="preserve">expressed by </w:t>
      </w:r>
      <w:r w:rsidR="00E314BF" w:rsidRPr="00713AC8">
        <w:rPr>
          <w:rFonts w:cstheme="minorHAnsi"/>
          <w:sz w:val="24"/>
          <w:szCs w:val="24"/>
        </w:rPr>
        <w:t xml:space="preserve">homozygous </w:t>
      </w:r>
      <w:r w:rsidR="001B674E" w:rsidRPr="00713AC8">
        <w:rPr>
          <w:rFonts w:cstheme="minorHAnsi"/>
          <w:sz w:val="24"/>
          <w:szCs w:val="24"/>
        </w:rPr>
        <w:t>spring</w:t>
      </w:r>
      <w:r w:rsidR="00E314BF" w:rsidRPr="00713AC8">
        <w:rPr>
          <w:rFonts w:cstheme="minorHAnsi"/>
          <w:sz w:val="24"/>
          <w:szCs w:val="24"/>
        </w:rPr>
        <w:t xml:space="preserve">, heterozygous, </w:t>
      </w:r>
      <w:r w:rsidR="0099456F" w:rsidRPr="00713AC8">
        <w:rPr>
          <w:rFonts w:cstheme="minorHAnsi"/>
          <w:sz w:val="24"/>
          <w:szCs w:val="24"/>
        </w:rPr>
        <w:t xml:space="preserve">and homozygous </w:t>
      </w:r>
      <w:r w:rsidR="001B674E" w:rsidRPr="00713AC8">
        <w:rPr>
          <w:rFonts w:cstheme="minorHAnsi"/>
          <w:sz w:val="24"/>
          <w:szCs w:val="24"/>
        </w:rPr>
        <w:t>fall</w:t>
      </w:r>
      <w:r w:rsidR="00F61268" w:rsidRPr="00713AC8">
        <w:rPr>
          <w:rFonts w:cstheme="minorHAnsi"/>
          <w:sz w:val="24"/>
          <w:szCs w:val="24"/>
        </w:rPr>
        <w:t xml:space="preserve"> genotypes</w:t>
      </w:r>
      <w:r w:rsidR="0099456F" w:rsidRPr="00713AC8">
        <w:rPr>
          <w:rFonts w:cstheme="minorHAnsi"/>
          <w:sz w:val="24"/>
          <w:szCs w:val="24"/>
        </w:rPr>
        <w:t xml:space="preserve"> depend on the dominance pattern of </w:t>
      </w:r>
      <w:r w:rsidR="0099456F" w:rsidRPr="00713AC8">
        <w:rPr>
          <w:rFonts w:cstheme="minorHAnsi"/>
          <w:i/>
          <w:iCs/>
          <w:sz w:val="24"/>
          <w:szCs w:val="24"/>
        </w:rPr>
        <w:t>greb1L</w:t>
      </w:r>
      <w:r w:rsidR="00E935B3" w:rsidRPr="00713AC8">
        <w:rPr>
          <w:rFonts w:cstheme="minorHAnsi"/>
          <w:i/>
          <w:iCs/>
          <w:sz w:val="24"/>
          <w:szCs w:val="24"/>
        </w:rPr>
        <w:t xml:space="preserve"> </w:t>
      </w:r>
      <w:r w:rsidR="00E935B3" w:rsidRPr="00713AC8">
        <w:rPr>
          <w:rFonts w:cstheme="minorHAnsi"/>
          <w:sz w:val="24"/>
          <w:szCs w:val="24"/>
        </w:rPr>
        <w:t>SNP1 and linked genetic variants</w:t>
      </w:r>
      <w:r w:rsidR="0099456F" w:rsidRPr="00713AC8">
        <w:rPr>
          <w:rFonts w:cstheme="minorHAnsi"/>
          <w:sz w:val="24"/>
          <w:szCs w:val="24"/>
        </w:rPr>
        <w:t>.</w:t>
      </w:r>
      <w:r w:rsidR="004B4C25">
        <w:rPr>
          <w:rFonts w:cstheme="minorHAnsi"/>
          <w:sz w:val="24"/>
          <w:szCs w:val="24"/>
        </w:rPr>
        <w:t xml:space="preserve"> Complete dominance of spring alleles would lead heterozygotes expressing the same phenotype as </w:t>
      </w:r>
      <w:r w:rsidR="00415B2C">
        <w:rPr>
          <w:rFonts w:cstheme="minorHAnsi"/>
          <w:sz w:val="24"/>
          <w:szCs w:val="24"/>
        </w:rPr>
        <w:t>homozygous spring fish</w:t>
      </w:r>
      <w:r w:rsidR="004B4C25">
        <w:rPr>
          <w:rFonts w:cstheme="minorHAnsi"/>
          <w:sz w:val="24"/>
          <w:szCs w:val="24"/>
        </w:rPr>
        <w:t>.</w:t>
      </w:r>
      <w:r w:rsidR="0099456F" w:rsidRPr="00713AC8">
        <w:rPr>
          <w:rFonts w:cstheme="minorHAnsi"/>
          <w:sz w:val="24"/>
          <w:szCs w:val="24"/>
        </w:rPr>
        <w:t xml:space="preserve"> </w:t>
      </w:r>
      <w:r w:rsidR="00B50025">
        <w:rPr>
          <w:rFonts w:cstheme="minorHAnsi"/>
          <w:sz w:val="24"/>
          <w:szCs w:val="24"/>
        </w:rPr>
        <w:t xml:space="preserve">In contrast, </w:t>
      </w:r>
      <w:r w:rsidR="00B50025" w:rsidRPr="00415B2C">
        <w:rPr>
          <w:rFonts w:cstheme="minorHAnsi"/>
          <w:sz w:val="24"/>
          <w:szCs w:val="24"/>
        </w:rPr>
        <w:t>u</w:t>
      </w:r>
      <w:r w:rsidR="0099456F" w:rsidRPr="00415B2C">
        <w:rPr>
          <w:rFonts w:cstheme="minorHAnsi"/>
          <w:sz w:val="24"/>
          <w:szCs w:val="24"/>
        </w:rPr>
        <w:t>nder</w:t>
      </w:r>
      <w:r w:rsidR="004B4C25" w:rsidRPr="00415B2C">
        <w:rPr>
          <w:rFonts w:cstheme="minorHAnsi"/>
          <w:sz w:val="24"/>
          <w:szCs w:val="24"/>
        </w:rPr>
        <w:t xml:space="preserve"> complete</w:t>
      </w:r>
      <w:r w:rsidR="00B50025" w:rsidRPr="00415B2C">
        <w:rPr>
          <w:rFonts w:cstheme="minorHAnsi"/>
          <w:sz w:val="24"/>
          <w:szCs w:val="24"/>
        </w:rPr>
        <w:t xml:space="preserve"> additivity</w:t>
      </w:r>
      <w:r w:rsidR="0099456F" w:rsidRPr="00713AC8">
        <w:rPr>
          <w:rFonts w:cstheme="minorHAnsi"/>
          <w:sz w:val="24"/>
          <w:szCs w:val="24"/>
        </w:rPr>
        <w:t xml:space="preserve">, heterozygotes express intermediate adult migration timing relative to </w:t>
      </w:r>
      <w:r w:rsidR="00415B2C">
        <w:rPr>
          <w:rFonts w:cstheme="minorHAnsi"/>
          <w:sz w:val="24"/>
          <w:szCs w:val="24"/>
        </w:rPr>
        <w:t>homozygous spring and homozygous fall fish</w:t>
      </w:r>
      <w:r w:rsidR="0099456F" w:rsidRPr="00713AC8">
        <w:rPr>
          <w:rFonts w:cstheme="minorHAnsi"/>
          <w:sz w:val="24"/>
          <w:szCs w:val="24"/>
        </w:rPr>
        <w:t>.</w:t>
      </w:r>
      <w:r w:rsidR="00483A1C" w:rsidRPr="00713AC8">
        <w:rPr>
          <w:rFonts w:cstheme="minorHAnsi"/>
          <w:sz w:val="24"/>
          <w:szCs w:val="24"/>
        </w:rPr>
        <w:t xml:space="preserve"> Our </w:t>
      </w:r>
      <w:r w:rsidR="004B4C25">
        <w:rPr>
          <w:rFonts w:cstheme="minorHAnsi"/>
          <w:sz w:val="24"/>
          <w:szCs w:val="24"/>
        </w:rPr>
        <w:t>results</w:t>
      </w:r>
      <w:r w:rsidR="00483A1C" w:rsidRPr="00713AC8">
        <w:rPr>
          <w:rFonts w:cstheme="minorHAnsi"/>
          <w:sz w:val="24"/>
          <w:szCs w:val="24"/>
        </w:rPr>
        <w:t xml:space="preserve"> suggest </w:t>
      </w:r>
      <w:r w:rsidR="004B4C25">
        <w:rPr>
          <w:rFonts w:cstheme="minorHAnsi"/>
          <w:sz w:val="24"/>
          <w:szCs w:val="24"/>
        </w:rPr>
        <w:t>a completely additive model is a close fit to the data</w:t>
      </w:r>
      <w:r w:rsidR="00483A1C" w:rsidRPr="00713AC8">
        <w:rPr>
          <w:rFonts w:cstheme="minorHAnsi"/>
          <w:sz w:val="24"/>
          <w:szCs w:val="24"/>
        </w:rPr>
        <w:t>. The mean sampling date of heterozygotes is intermediate between the two homozygotes</w:t>
      </w:r>
      <w:r w:rsidR="001B674E" w:rsidRPr="00713AC8">
        <w:rPr>
          <w:rFonts w:cstheme="minorHAnsi"/>
          <w:sz w:val="24"/>
          <w:szCs w:val="24"/>
        </w:rPr>
        <w:t>, only about two days</w:t>
      </w:r>
      <w:r w:rsidR="00483A1C" w:rsidRPr="00713AC8">
        <w:rPr>
          <w:rFonts w:cstheme="minorHAnsi"/>
          <w:sz w:val="24"/>
          <w:szCs w:val="24"/>
        </w:rPr>
        <w:t xml:space="preserve"> </w:t>
      </w:r>
      <w:r w:rsidR="001B674E" w:rsidRPr="00713AC8">
        <w:rPr>
          <w:rFonts w:cstheme="minorHAnsi"/>
          <w:sz w:val="24"/>
          <w:szCs w:val="24"/>
        </w:rPr>
        <w:t>earlier than the exact midpoint between the mean homozygous spring and homozygous fall</w:t>
      </w:r>
      <w:r w:rsidR="008D2AAA" w:rsidRPr="00713AC8">
        <w:rPr>
          <w:rFonts w:cstheme="minorHAnsi"/>
          <w:sz w:val="24"/>
          <w:szCs w:val="24"/>
        </w:rPr>
        <w:t>.</w:t>
      </w:r>
      <w:r w:rsidR="00483A1C" w:rsidRPr="00713AC8">
        <w:rPr>
          <w:rFonts w:cstheme="minorHAnsi"/>
          <w:sz w:val="24"/>
          <w:szCs w:val="24"/>
        </w:rPr>
        <w:t xml:space="preserve"> </w:t>
      </w:r>
      <w:r w:rsidR="00B50025">
        <w:rPr>
          <w:rFonts w:cstheme="minorHAnsi"/>
          <w:sz w:val="24"/>
          <w:szCs w:val="24"/>
        </w:rPr>
        <w:t>However,</w:t>
      </w:r>
      <w:r w:rsidR="008D2AAA" w:rsidRPr="00713AC8">
        <w:rPr>
          <w:rFonts w:cstheme="minorHAnsi"/>
          <w:sz w:val="24"/>
          <w:szCs w:val="24"/>
        </w:rPr>
        <w:t xml:space="preserve"> a potential disconnect between sampling date and migration</w:t>
      </w:r>
      <w:r w:rsidR="008D2AAA">
        <w:rPr>
          <w:sz w:val="24"/>
          <w:szCs w:val="24"/>
        </w:rPr>
        <w:t xml:space="preserve"> timing due to the possibility of individuals holding in the lower river before sampling reduces our confidence in this estimate</w:t>
      </w:r>
      <w:r w:rsidR="001B674E">
        <w:rPr>
          <w:sz w:val="24"/>
          <w:szCs w:val="24"/>
        </w:rPr>
        <w:t xml:space="preserve"> (Waples </w:t>
      </w:r>
      <w:r w:rsidR="001B674E" w:rsidRPr="00CF7653">
        <w:rPr>
          <w:i/>
          <w:iCs/>
          <w:sz w:val="24"/>
          <w:szCs w:val="24"/>
        </w:rPr>
        <w:t>et al</w:t>
      </w:r>
      <w:r w:rsidR="00F47D0A">
        <w:rPr>
          <w:sz w:val="24"/>
          <w:szCs w:val="24"/>
        </w:rPr>
        <w:t>.</w:t>
      </w:r>
      <w:r w:rsidR="001B674E">
        <w:rPr>
          <w:sz w:val="24"/>
          <w:szCs w:val="24"/>
        </w:rPr>
        <w:t xml:space="preserve"> 2022)</w:t>
      </w:r>
      <w:r w:rsidR="008D2AAA">
        <w:rPr>
          <w:sz w:val="24"/>
          <w:szCs w:val="24"/>
        </w:rPr>
        <w:t>.</w:t>
      </w:r>
      <w:r w:rsidR="0099456F">
        <w:rPr>
          <w:sz w:val="24"/>
          <w:szCs w:val="24"/>
        </w:rPr>
        <w:t xml:space="preserve"> In this</w:t>
      </w:r>
      <w:r w:rsidR="00483A1C">
        <w:rPr>
          <w:sz w:val="24"/>
          <w:szCs w:val="24"/>
        </w:rPr>
        <w:t xml:space="preserve"> additive</w:t>
      </w:r>
      <w:r w:rsidR="0099456F">
        <w:rPr>
          <w:sz w:val="24"/>
          <w:szCs w:val="24"/>
        </w:rPr>
        <w:t xml:space="preserve"> scenario, </w:t>
      </w:r>
      <w:r w:rsidR="00483A1C">
        <w:rPr>
          <w:sz w:val="24"/>
          <w:szCs w:val="24"/>
        </w:rPr>
        <w:t>particular attention might be paid to</w:t>
      </w:r>
      <w:r w:rsidR="00F61268">
        <w:rPr>
          <w:sz w:val="24"/>
          <w:szCs w:val="24"/>
        </w:rPr>
        <w:t xml:space="preserve"> escapement of</w:t>
      </w:r>
      <w:r w:rsidR="00483A1C">
        <w:rPr>
          <w:sz w:val="24"/>
          <w:szCs w:val="24"/>
        </w:rPr>
        <w:t xml:space="preserve"> </w:t>
      </w:r>
      <w:r w:rsidR="00E935B3">
        <w:rPr>
          <w:sz w:val="24"/>
          <w:szCs w:val="24"/>
        </w:rPr>
        <w:t>spring</w:t>
      </w:r>
      <w:r w:rsidR="0099456F">
        <w:rPr>
          <w:sz w:val="24"/>
          <w:szCs w:val="24"/>
        </w:rPr>
        <w:t xml:space="preserve"> associated alleles </w:t>
      </w:r>
      <w:r w:rsidR="0099456F">
        <w:rPr>
          <w:i/>
          <w:iCs/>
          <w:sz w:val="24"/>
          <w:szCs w:val="24"/>
        </w:rPr>
        <w:t>per se</w:t>
      </w:r>
      <w:r w:rsidR="0099456F">
        <w:rPr>
          <w:sz w:val="24"/>
          <w:szCs w:val="24"/>
        </w:rPr>
        <w:t xml:space="preserve"> rather than </w:t>
      </w:r>
      <w:r w:rsidR="00483A1C">
        <w:rPr>
          <w:sz w:val="24"/>
          <w:szCs w:val="24"/>
        </w:rPr>
        <w:t xml:space="preserve">genotypic class of individuals. </w:t>
      </w:r>
      <w:r w:rsidR="0099456F">
        <w:rPr>
          <w:sz w:val="24"/>
          <w:szCs w:val="24"/>
        </w:rPr>
        <w:br/>
      </w:r>
      <w:r w:rsidR="0099456F">
        <w:rPr>
          <w:sz w:val="24"/>
          <w:szCs w:val="24"/>
        </w:rPr>
        <w:br/>
      </w:r>
      <w:r w:rsidR="00B50025">
        <w:rPr>
          <w:sz w:val="24"/>
          <w:szCs w:val="24"/>
        </w:rPr>
        <w:lastRenderedPageBreak/>
        <w:t>From this perspective, ha</w:t>
      </w:r>
      <w:r w:rsidR="004D6825">
        <w:rPr>
          <w:sz w:val="24"/>
          <w:szCs w:val="24"/>
        </w:rPr>
        <w:t xml:space="preserve">lf of all </w:t>
      </w:r>
      <w:r w:rsidR="00E935B3">
        <w:rPr>
          <w:sz w:val="24"/>
          <w:szCs w:val="24"/>
        </w:rPr>
        <w:t>spring</w:t>
      </w:r>
      <w:r w:rsidR="004D6825">
        <w:rPr>
          <w:sz w:val="24"/>
          <w:szCs w:val="24"/>
        </w:rPr>
        <w:t xml:space="preserve"> associated alleles at </w:t>
      </w:r>
      <w:r w:rsidR="00301B2D" w:rsidRPr="00713AC8">
        <w:rPr>
          <w:rFonts w:cstheme="minorHAnsi"/>
          <w:i/>
          <w:iCs/>
          <w:sz w:val="24"/>
          <w:szCs w:val="24"/>
        </w:rPr>
        <w:t xml:space="preserve">greb1L </w:t>
      </w:r>
      <w:r w:rsidR="004D6825">
        <w:rPr>
          <w:sz w:val="24"/>
          <w:szCs w:val="24"/>
        </w:rPr>
        <w:t>SNP1 in the dataset are observed by</w:t>
      </w:r>
      <w:r w:rsidR="00144E70" w:rsidRPr="00D90081">
        <w:rPr>
          <w:sz w:val="24"/>
          <w:szCs w:val="24"/>
        </w:rPr>
        <w:t xml:space="preserve"> </w:t>
      </w:r>
      <w:r w:rsidR="004D6825">
        <w:rPr>
          <w:sz w:val="24"/>
          <w:szCs w:val="24"/>
        </w:rPr>
        <w:t>the third week of May</w:t>
      </w:r>
      <w:r w:rsidR="00B50025">
        <w:rPr>
          <w:sz w:val="24"/>
          <w:szCs w:val="24"/>
        </w:rPr>
        <w:t xml:space="preserve"> and 80% of all spring associated alleles </w:t>
      </w:r>
      <w:r w:rsidR="00EB283D">
        <w:rPr>
          <w:sz w:val="24"/>
          <w:szCs w:val="24"/>
        </w:rPr>
        <w:t>are</w:t>
      </w:r>
      <w:r w:rsidR="00B50025">
        <w:rPr>
          <w:sz w:val="24"/>
          <w:szCs w:val="24"/>
        </w:rPr>
        <w:t xml:space="preserve"> observed by the third week of June.</w:t>
      </w:r>
      <w:r w:rsidR="004D6825">
        <w:rPr>
          <w:sz w:val="24"/>
          <w:szCs w:val="24"/>
        </w:rPr>
        <w:t xml:space="preserve"> </w:t>
      </w:r>
      <w:r w:rsidR="00B50025">
        <w:rPr>
          <w:sz w:val="24"/>
          <w:szCs w:val="24"/>
        </w:rPr>
        <w:t>A</w:t>
      </w:r>
      <w:r w:rsidR="00301B2D">
        <w:rPr>
          <w:sz w:val="24"/>
          <w:szCs w:val="24"/>
        </w:rPr>
        <w:t>s stated above</w:t>
      </w:r>
      <w:r w:rsidR="00B50025">
        <w:rPr>
          <w:sz w:val="24"/>
          <w:szCs w:val="24"/>
        </w:rPr>
        <w:t>,</w:t>
      </w:r>
      <w:r w:rsidR="004D6825">
        <w:rPr>
          <w:sz w:val="24"/>
          <w:szCs w:val="24"/>
        </w:rPr>
        <w:t xml:space="preserve"> this </w:t>
      </w:r>
      <w:r w:rsidR="00E314BF">
        <w:rPr>
          <w:sz w:val="24"/>
          <w:szCs w:val="24"/>
        </w:rPr>
        <w:t>observation</w:t>
      </w:r>
      <w:r w:rsidR="004D6825">
        <w:rPr>
          <w:sz w:val="24"/>
          <w:szCs w:val="24"/>
        </w:rPr>
        <w:t xml:space="preserve"> is sensitive to uneven sampling effort over time</w:t>
      </w:r>
      <w:r w:rsidR="00B50025">
        <w:rPr>
          <w:sz w:val="24"/>
          <w:szCs w:val="24"/>
        </w:rPr>
        <w:t xml:space="preserve"> and</w:t>
      </w:r>
      <w:r w:rsidR="004D6825">
        <w:rPr>
          <w:sz w:val="24"/>
          <w:szCs w:val="24"/>
        </w:rPr>
        <w:t xml:space="preserve"> </w:t>
      </w:r>
      <w:r w:rsidR="00B50025">
        <w:rPr>
          <w:sz w:val="24"/>
          <w:szCs w:val="24"/>
        </w:rPr>
        <w:t>t</w:t>
      </w:r>
      <w:r w:rsidR="004D6825">
        <w:rPr>
          <w:sz w:val="24"/>
          <w:szCs w:val="24"/>
        </w:rPr>
        <w:t xml:space="preserve">he time at which </w:t>
      </w:r>
      <w:r w:rsidR="00B50025">
        <w:rPr>
          <w:sz w:val="24"/>
          <w:szCs w:val="24"/>
        </w:rPr>
        <w:t>these thresholds are crossed in the</w:t>
      </w:r>
      <w:r w:rsidR="004D6825">
        <w:rPr>
          <w:sz w:val="24"/>
          <w:szCs w:val="24"/>
        </w:rPr>
        <w:t xml:space="preserve"> river may vary from th</w:t>
      </w:r>
      <w:r w:rsidR="00EB283D">
        <w:rPr>
          <w:sz w:val="24"/>
          <w:szCs w:val="24"/>
        </w:rPr>
        <w:t>ese</w:t>
      </w:r>
      <w:r w:rsidR="004D6825">
        <w:rPr>
          <w:sz w:val="24"/>
          <w:szCs w:val="24"/>
        </w:rPr>
        <w:t xml:space="preserve"> estimate</w:t>
      </w:r>
      <w:r w:rsidR="00EB283D">
        <w:rPr>
          <w:sz w:val="24"/>
          <w:szCs w:val="24"/>
        </w:rPr>
        <w:t>s</w:t>
      </w:r>
      <w:r w:rsidR="004D6825">
        <w:rPr>
          <w:sz w:val="24"/>
          <w:szCs w:val="24"/>
        </w:rPr>
        <w:t xml:space="preserve">. </w:t>
      </w:r>
    </w:p>
    <w:p w14:paraId="5145186F" w14:textId="62C73549" w:rsidR="005F7D50" w:rsidRDefault="005F7D50" w:rsidP="00144E70">
      <w:pPr>
        <w:rPr>
          <w:sz w:val="24"/>
          <w:szCs w:val="24"/>
        </w:rPr>
      </w:pPr>
    </w:p>
    <w:p w14:paraId="0F541EFE" w14:textId="77777777" w:rsidR="005F7D50" w:rsidRPr="00D90081" w:rsidRDefault="005F7D50" w:rsidP="00144E70">
      <w:pPr>
        <w:rPr>
          <w:sz w:val="24"/>
          <w:szCs w:val="24"/>
        </w:rPr>
      </w:pPr>
    </w:p>
    <w:p w14:paraId="31FD7E7F" w14:textId="77777777" w:rsidR="00144E70" w:rsidRPr="00D90081" w:rsidRDefault="00144E70" w:rsidP="00144E70">
      <w:pPr>
        <w:pStyle w:val="Heading1"/>
        <w:rPr>
          <w:rFonts w:asciiTheme="minorHAnsi" w:hAnsiTheme="minorHAnsi"/>
        </w:rPr>
      </w:pPr>
      <w:bookmarkStart w:id="38" w:name="_Toc91781557"/>
      <w:r w:rsidRPr="00D90081">
        <w:rPr>
          <w:rFonts w:asciiTheme="minorHAnsi" w:hAnsiTheme="minorHAnsi"/>
        </w:rPr>
        <w:t>ACKNOWLEDGMENTS</w:t>
      </w:r>
      <w:bookmarkEnd w:id="38"/>
    </w:p>
    <w:p w14:paraId="64EA897A" w14:textId="22A0B1FC"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9E1A86">
        <w:rPr>
          <w:sz w:val="24"/>
          <w:szCs w:val="24"/>
        </w:rPr>
        <w:t xml:space="preserve">River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commentRangeStart w:id="39"/>
      <w:r>
        <w:rPr>
          <w:sz w:val="24"/>
          <w:szCs w:val="24"/>
        </w:rPr>
        <w:t>XXXXXX</w:t>
      </w:r>
      <w:r w:rsidRPr="00495D35">
        <w:rPr>
          <w:sz w:val="24"/>
          <w:szCs w:val="24"/>
        </w:rPr>
        <w:t xml:space="preserve"> </w:t>
      </w:r>
      <w:commentRangeEnd w:id="39"/>
      <w:r w:rsidR="002B6892">
        <w:rPr>
          <w:rStyle w:val="CommentReference"/>
        </w:rPr>
        <w:commentReference w:id="39"/>
      </w:r>
      <w:r w:rsidRPr="00495D35">
        <w:rPr>
          <w:sz w:val="24"/>
          <w:szCs w:val="24"/>
        </w:rPr>
        <w:t xml:space="preserve">of ODFW. </w:t>
      </w:r>
      <w:r w:rsidR="00F74DFC">
        <w:rPr>
          <w:sz w:val="24"/>
          <w:szCs w:val="24"/>
        </w:rPr>
        <w:t xml:space="preserve">K. O’Malley used startup funds to conduct this research. </w:t>
      </w:r>
    </w:p>
    <w:p w14:paraId="795584EB" w14:textId="77777777" w:rsidR="003A435A" w:rsidRPr="00D90081" w:rsidRDefault="003A435A" w:rsidP="003A435A">
      <w:pPr>
        <w:spacing w:line="240" w:lineRule="auto"/>
        <w:contextualSpacing/>
      </w:pPr>
    </w:p>
    <w:p w14:paraId="4EFEB3F5" w14:textId="77777777" w:rsidR="000537E9" w:rsidRDefault="000537E9">
      <w:pPr>
        <w:rPr>
          <w:rFonts w:eastAsia="Times New Roman" w:cs="Times New Roman"/>
          <w:b/>
          <w:bCs/>
          <w:iCs/>
          <w:caps/>
          <w:sz w:val="24"/>
          <w:szCs w:val="32"/>
        </w:rPr>
      </w:pPr>
      <w:r>
        <w:br w:type="page"/>
      </w:r>
    </w:p>
    <w:p w14:paraId="4596E061" w14:textId="3B290D4E" w:rsidR="00F54C37" w:rsidRPr="009E3DE5" w:rsidRDefault="00144E70" w:rsidP="00F74DFC">
      <w:pPr>
        <w:pStyle w:val="Heading1"/>
      </w:pPr>
      <w:bookmarkStart w:id="40" w:name="_Toc91781558"/>
      <w:r w:rsidRPr="00D90081">
        <w:rPr>
          <w:rFonts w:asciiTheme="minorHAnsi" w:hAnsiTheme="minorHAnsi"/>
        </w:rPr>
        <w:lastRenderedPageBreak/>
        <w:t>REFERENCES</w:t>
      </w:r>
      <w:bookmarkEnd w:id="40"/>
      <w:r w:rsidRPr="00D90081">
        <w:rPr>
          <w:rFonts w:asciiTheme="minorHAnsi" w:hAnsiTheme="minorHAnsi"/>
        </w:rPr>
        <w:t xml:space="preserve"> </w:t>
      </w:r>
    </w:p>
    <w:p w14:paraId="25F445D6" w14:textId="77777777" w:rsidR="00F54C37" w:rsidRPr="00F54C37" w:rsidRDefault="00F54C37" w:rsidP="00F74DFC">
      <w:pPr>
        <w:rPr>
          <w:sz w:val="24"/>
          <w:szCs w:val="24"/>
        </w:rPr>
      </w:pPr>
    </w:p>
    <w:p w14:paraId="2727F697" w14:textId="763DD14F" w:rsidR="00F54C37" w:rsidRPr="00F54C37" w:rsidRDefault="00F54C37" w:rsidP="00301B2D">
      <w:pPr>
        <w:spacing w:line="240" w:lineRule="auto"/>
        <w:ind w:left="720" w:hanging="720"/>
        <w:contextualSpacing/>
        <w:rPr>
          <w:sz w:val="24"/>
          <w:szCs w:val="24"/>
        </w:rPr>
      </w:pPr>
      <w:r w:rsidRPr="00F54C37">
        <w:rPr>
          <w:sz w:val="24"/>
          <w:szCs w:val="24"/>
        </w:rPr>
        <w:t>Campbell NR, Harmon SA, Narum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w:t>
      </w:r>
      <w:r w:rsidRPr="00493190">
        <w:rPr>
          <w:i/>
          <w:iCs/>
          <w:sz w:val="24"/>
          <w:szCs w:val="24"/>
        </w:rPr>
        <w:t>Mol</w:t>
      </w:r>
      <w:r w:rsidR="001B674E" w:rsidRPr="00493190">
        <w:rPr>
          <w:i/>
          <w:iCs/>
          <w:sz w:val="24"/>
          <w:szCs w:val="24"/>
        </w:rPr>
        <w:t>ecular</w:t>
      </w:r>
      <w:r w:rsidRPr="00493190">
        <w:rPr>
          <w:i/>
          <w:iCs/>
          <w:sz w:val="24"/>
          <w:szCs w:val="24"/>
        </w:rPr>
        <w:t xml:space="preserve"> Ecology Resources</w:t>
      </w:r>
      <w:r w:rsidRPr="00F54C37">
        <w:rPr>
          <w:sz w:val="24"/>
          <w:szCs w:val="24"/>
        </w:rPr>
        <w:t xml:space="preserve"> 15</w:t>
      </w:r>
      <w:r w:rsidR="00493190">
        <w:rPr>
          <w:sz w:val="24"/>
          <w:szCs w:val="24"/>
        </w:rPr>
        <w:t>:</w:t>
      </w:r>
      <w:r w:rsidRPr="00F54C37">
        <w:rPr>
          <w:sz w:val="24"/>
          <w:szCs w:val="24"/>
        </w:rPr>
        <w:t xml:space="preserve"> 855-867.</w:t>
      </w:r>
    </w:p>
    <w:p w14:paraId="432BBC26" w14:textId="38384317" w:rsidR="00F54C37" w:rsidRPr="00F54C37" w:rsidRDefault="00F54C37" w:rsidP="00301B2D">
      <w:pPr>
        <w:spacing w:line="240" w:lineRule="auto"/>
        <w:ind w:left="720" w:hanging="720"/>
        <w:contextualSpacing/>
        <w:rPr>
          <w:sz w:val="24"/>
          <w:szCs w:val="24"/>
        </w:rPr>
      </w:pPr>
      <w:r w:rsidRPr="00F54C37">
        <w:rPr>
          <w:sz w:val="24"/>
          <w:szCs w:val="24"/>
        </w:rPr>
        <w:t xml:space="preserve">Hess JE, Ackerman MW, Fryer JK, et al. (2016) Differential adult migration-timing and stock-specific abundance of steelhead in mixed stock assemblages. </w:t>
      </w:r>
      <w:r w:rsidRPr="00493190">
        <w:rPr>
          <w:i/>
          <w:iCs/>
          <w:sz w:val="24"/>
          <w:szCs w:val="24"/>
        </w:rPr>
        <w:t>ICES Journal of Marine Science</w:t>
      </w:r>
      <w:r w:rsidRPr="00F54C37">
        <w:rPr>
          <w:sz w:val="24"/>
          <w:szCs w:val="24"/>
        </w:rPr>
        <w:t xml:space="preserve"> 73</w:t>
      </w:r>
      <w:r w:rsidR="00493190">
        <w:rPr>
          <w:sz w:val="24"/>
          <w:szCs w:val="24"/>
        </w:rPr>
        <w:t>:</w:t>
      </w:r>
      <w:r w:rsidRPr="00F54C37">
        <w:rPr>
          <w:sz w:val="24"/>
          <w:szCs w:val="24"/>
        </w:rPr>
        <w:t xml:space="preserve"> 2606-2615.</w:t>
      </w:r>
    </w:p>
    <w:p w14:paraId="7FDDC79B" w14:textId="4F0CA423" w:rsidR="00F54C37" w:rsidRPr="00F54C37" w:rsidRDefault="00F54C37" w:rsidP="00301B2D">
      <w:pPr>
        <w:spacing w:line="240" w:lineRule="auto"/>
        <w:ind w:left="720" w:hanging="720"/>
        <w:contextualSpacing/>
        <w:rPr>
          <w:sz w:val="24"/>
          <w:szCs w:val="24"/>
        </w:rPr>
      </w:pPr>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w:t>
      </w:r>
      <w:r w:rsidRPr="00493190">
        <w:rPr>
          <w:i/>
          <w:iCs/>
          <w:sz w:val="24"/>
          <w:szCs w:val="24"/>
        </w:rPr>
        <w:t>Molecular Ecology Notes</w:t>
      </w:r>
      <w:r w:rsidRPr="00F54C37">
        <w:rPr>
          <w:sz w:val="24"/>
          <w:szCs w:val="24"/>
        </w:rPr>
        <w:t xml:space="preserve"> 6</w:t>
      </w:r>
      <w:r w:rsidR="00493190">
        <w:rPr>
          <w:sz w:val="24"/>
          <w:szCs w:val="24"/>
        </w:rPr>
        <w:t>:</w:t>
      </w:r>
      <w:r w:rsidRPr="00F54C37">
        <w:rPr>
          <w:sz w:val="24"/>
          <w:szCs w:val="24"/>
        </w:rPr>
        <w:t xml:space="preserve"> 998-1002.</w:t>
      </w:r>
    </w:p>
    <w:p w14:paraId="7B4B87FC" w14:textId="378CB9EE" w:rsidR="00F54C37" w:rsidRPr="009E3DE5" w:rsidRDefault="00F54C37" w:rsidP="00301B2D">
      <w:pPr>
        <w:spacing w:line="240" w:lineRule="auto"/>
        <w:ind w:left="720" w:hanging="720"/>
        <w:contextualSpacing/>
        <w:rPr>
          <w:sz w:val="24"/>
          <w:szCs w:val="24"/>
        </w:rPr>
      </w:pPr>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r>
        <w:rPr>
          <w:sz w:val="24"/>
          <w:szCs w:val="24"/>
        </w:rPr>
        <w:t>’r</w:t>
      </w:r>
      <w:r w:rsidRPr="00F54C37">
        <w:rPr>
          <w:sz w:val="24"/>
          <w:szCs w:val="24"/>
        </w:rPr>
        <w:t xml:space="preserve">e looking for: Principles of effective </w:t>
      </w:r>
      <w:r w:rsidR="00493190">
        <w:rPr>
          <w:sz w:val="24"/>
          <w:szCs w:val="24"/>
        </w:rPr>
        <w:t>SNP</w:t>
      </w:r>
      <w:r w:rsidRPr="00F54C37">
        <w:rPr>
          <w:sz w:val="24"/>
          <w:szCs w:val="24"/>
        </w:rPr>
        <w:t xml:space="preserve"> filtering for molecular ecologists. </w:t>
      </w:r>
      <w:r w:rsidRPr="00493190">
        <w:rPr>
          <w:i/>
          <w:iCs/>
          <w:sz w:val="24"/>
          <w:szCs w:val="24"/>
        </w:rPr>
        <w:t>Mol</w:t>
      </w:r>
      <w:r w:rsidR="001B674E" w:rsidRPr="00493190">
        <w:rPr>
          <w:i/>
          <w:iCs/>
          <w:sz w:val="24"/>
          <w:szCs w:val="24"/>
        </w:rPr>
        <w:t>ecular</w:t>
      </w:r>
      <w:r w:rsidRPr="00493190">
        <w:rPr>
          <w:i/>
          <w:iCs/>
          <w:sz w:val="24"/>
          <w:szCs w:val="24"/>
        </w:rPr>
        <w:t xml:space="preserve"> Ecology</w:t>
      </w:r>
      <w:r w:rsidR="00493190">
        <w:rPr>
          <w:sz w:val="24"/>
          <w:szCs w:val="24"/>
        </w:rPr>
        <w:t xml:space="preserve"> 27: 3193-3206.</w:t>
      </w:r>
    </w:p>
    <w:p w14:paraId="29959FCC" w14:textId="70C201D8" w:rsidR="006078E3" w:rsidRDefault="006078E3" w:rsidP="00301B2D">
      <w:pPr>
        <w:spacing w:line="240" w:lineRule="auto"/>
        <w:ind w:left="720" w:hanging="720"/>
        <w:contextualSpacing/>
        <w:rPr>
          <w:rStyle w:val="Hyperlink"/>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sidR="00301B2D">
        <w:rPr>
          <w:sz w:val="24"/>
          <w:szCs w:val="24"/>
        </w:rPr>
        <w:t>a</w:t>
      </w:r>
      <w:r>
        <w:rPr>
          <w:sz w:val="24"/>
          <w:szCs w:val="24"/>
        </w:rPr>
        <w:t>)</w:t>
      </w:r>
      <w:r w:rsidRPr="006078E3">
        <w:rPr>
          <w:sz w:val="24"/>
          <w:szCs w:val="24"/>
        </w:rPr>
        <w:t xml:space="preserve"> Evaluating the genetics of naturally produced Chinook salmon (</w:t>
      </w:r>
      <w:r w:rsidRPr="00493190">
        <w:rPr>
          <w:i/>
          <w:iCs/>
          <w:sz w:val="24"/>
          <w:szCs w:val="24"/>
        </w:rPr>
        <w:t>Oncorhynchus tshawytscha</w:t>
      </w:r>
      <w:r w:rsidRPr="006078E3">
        <w:rPr>
          <w:sz w:val="24"/>
          <w:szCs w:val="24"/>
        </w:rPr>
        <w:t xml:space="preserve">) captured in the Lower Rogue River, Oregon fishery. Information Report 2020-02. Oregon Department of Fish and Wildlife, Salem. </w:t>
      </w:r>
      <w:hyperlink r:id="rId30" w:history="1">
        <w:r w:rsidR="001B674E" w:rsidRPr="00113589">
          <w:rPr>
            <w:rStyle w:val="Hyperlink"/>
            <w:sz w:val="24"/>
            <w:szCs w:val="24"/>
          </w:rPr>
          <w:t>https://nrimp.dfw.state.or.us/web%20stores/data%20libraries/files/ODFW/ODFW_42004_2_O'Malley%20et%20al.%20(2020)%20ODFW%20Information%20Report%202020-02.pdf</w:t>
        </w:r>
      </w:hyperlink>
    </w:p>
    <w:p w14:paraId="5DCDBB12" w14:textId="754977F4" w:rsidR="00301B2D" w:rsidRDefault="00301B2D" w:rsidP="00301B2D">
      <w:pPr>
        <w:spacing w:line="240" w:lineRule="auto"/>
        <w:ind w:left="720" w:hanging="720"/>
        <w:contextualSpacing/>
        <w:rPr>
          <w:sz w:val="24"/>
          <w:szCs w:val="24"/>
        </w:rPr>
      </w:pPr>
      <w:r w:rsidRPr="00301B2D">
        <w:rPr>
          <w:sz w:val="24"/>
          <w:szCs w:val="24"/>
        </w:rPr>
        <w:t>O’Malley KG, Van Dyke D, Samarin PA, Bohn S, Clements S</w:t>
      </w:r>
      <w:r w:rsidR="00AE74DC">
        <w:rPr>
          <w:sz w:val="24"/>
          <w:szCs w:val="24"/>
        </w:rPr>
        <w:t xml:space="preserve"> (</w:t>
      </w:r>
      <w:r w:rsidRPr="00301B2D">
        <w:rPr>
          <w:sz w:val="24"/>
          <w:szCs w:val="24"/>
        </w:rPr>
        <w:t>2020b</w:t>
      </w:r>
      <w:r w:rsidR="00AE74DC">
        <w:rPr>
          <w:sz w:val="24"/>
          <w:szCs w:val="24"/>
        </w:rPr>
        <w:t>)</w:t>
      </w:r>
      <w:r w:rsidRPr="00301B2D">
        <w:rPr>
          <w:sz w:val="24"/>
          <w:szCs w:val="24"/>
        </w:rPr>
        <w:t xml:space="preserve"> An</w:t>
      </w:r>
      <w:r>
        <w:rPr>
          <w:sz w:val="24"/>
          <w:szCs w:val="24"/>
        </w:rPr>
        <w:t xml:space="preserve"> </w:t>
      </w:r>
      <w:r w:rsidRPr="00301B2D">
        <w:rPr>
          <w:sz w:val="24"/>
          <w:szCs w:val="24"/>
        </w:rPr>
        <w:t>evaluation of “early” and “late” run alleles in Rogue River Chinook</w:t>
      </w:r>
      <w:r>
        <w:rPr>
          <w:sz w:val="24"/>
          <w:szCs w:val="24"/>
        </w:rPr>
        <w:t xml:space="preserve"> </w:t>
      </w:r>
      <w:r w:rsidRPr="00301B2D">
        <w:rPr>
          <w:sz w:val="24"/>
          <w:szCs w:val="24"/>
        </w:rPr>
        <w:t>salmon (</w:t>
      </w:r>
      <w:r w:rsidRPr="00AE74DC">
        <w:rPr>
          <w:i/>
          <w:iCs/>
          <w:sz w:val="24"/>
          <w:szCs w:val="24"/>
        </w:rPr>
        <w:t>Oncorhynchus tshawytscha</w:t>
      </w:r>
      <w:r w:rsidRPr="00301B2D">
        <w:rPr>
          <w:sz w:val="24"/>
          <w:szCs w:val="24"/>
        </w:rPr>
        <w:t xml:space="preserve">). Information </w:t>
      </w:r>
      <w:r w:rsidR="00AE74DC">
        <w:rPr>
          <w:sz w:val="24"/>
          <w:szCs w:val="24"/>
        </w:rPr>
        <w:t>R</w:t>
      </w:r>
      <w:r w:rsidRPr="00301B2D">
        <w:rPr>
          <w:sz w:val="24"/>
          <w:szCs w:val="24"/>
        </w:rPr>
        <w:t>eport 2020-06. Oregon Department of Fish and Wildlife</w:t>
      </w:r>
      <w:r w:rsidR="00AE74DC">
        <w:rPr>
          <w:sz w:val="24"/>
          <w:szCs w:val="24"/>
        </w:rPr>
        <w:t>, Salem</w:t>
      </w:r>
      <w:r w:rsidRPr="00301B2D">
        <w:rPr>
          <w:sz w:val="24"/>
          <w:szCs w:val="24"/>
        </w:rPr>
        <w:t xml:space="preserve">. </w:t>
      </w:r>
      <w:hyperlink r:id="rId31" w:history="1">
        <w:r w:rsidR="00AE74DC" w:rsidRPr="0001189B">
          <w:rPr>
            <w:rStyle w:val="Hyperlink"/>
            <w:sz w:val="24"/>
            <w:szCs w:val="24"/>
          </w:rPr>
          <w:t>https://nrimp.dfw.state.or.us/web%20stores/data%20libraries/files/ODFW/ODFW_42006_2_O’Malley%20et%20al.%20(2020)%20ODFW%20Information%20Report%202020-06.pdf</w:t>
        </w:r>
      </w:hyperlink>
    </w:p>
    <w:p w14:paraId="354345C4" w14:textId="61809860" w:rsidR="001B674E" w:rsidRDefault="001B674E" w:rsidP="00301B2D">
      <w:pPr>
        <w:spacing w:line="240" w:lineRule="auto"/>
        <w:ind w:left="720" w:hanging="720"/>
        <w:contextualSpacing/>
        <w:rPr>
          <w:sz w:val="24"/>
          <w:szCs w:val="24"/>
        </w:rPr>
      </w:pPr>
      <w:r>
        <w:rPr>
          <w:sz w:val="24"/>
          <w:szCs w:val="24"/>
        </w:rPr>
        <w:t xml:space="preserve">Waples RS, Ford MJ, Nichols K, et al. (2022, in press) </w:t>
      </w:r>
      <w:r w:rsidRPr="001B674E">
        <w:rPr>
          <w:sz w:val="24"/>
          <w:szCs w:val="24"/>
        </w:rPr>
        <w:t xml:space="preserve">Implications of </w:t>
      </w:r>
      <w:r w:rsidR="001E3418">
        <w:rPr>
          <w:sz w:val="24"/>
          <w:szCs w:val="24"/>
        </w:rPr>
        <w:t>l</w:t>
      </w:r>
      <w:r w:rsidRPr="001B674E">
        <w:rPr>
          <w:sz w:val="24"/>
          <w:szCs w:val="24"/>
        </w:rPr>
        <w:t>arge-</w:t>
      </w:r>
      <w:r w:rsidR="001E3418">
        <w:rPr>
          <w:sz w:val="24"/>
          <w:szCs w:val="24"/>
        </w:rPr>
        <w:t>e</w:t>
      </w:r>
      <w:r w:rsidRPr="001B674E">
        <w:rPr>
          <w:sz w:val="24"/>
          <w:szCs w:val="24"/>
        </w:rPr>
        <w:t xml:space="preserve">ffect </w:t>
      </w:r>
      <w:r w:rsidR="001E3418">
        <w:rPr>
          <w:sz w:val="24"/>
          <w:szCs w:val="24"/>
        </w:rPr>
        <w:t>l</w:t>
      </w:r>
      <w:r w:rsidRPr="001B674E">
        <w:rPr>
          <w:sz w:val="24"/>
          <w:szCs w:val="24"/>
        </w:rPr>
        <w:t>oci fo</w:t>
      </w:r>
      <w:r>
        <w:rPr>
          <w:sz w:val="24"/>
          <w:szCs w:val="24"/>
        </w:rPr>
        <w:t xml:space="preserve">r </w:t>
      </w:r>
      <w:r w:rsidR="001E3418">
        <w:rPr>
          <w:sz w:val="24"/>
          <w:szCs w:val="24"/>
        </w:rPr>
        <w:t>c</w:t>
      </w:r>
      <w:r w:rsidRPr="001B674E">
        <w:rPr>
          <w:sz w:val="24"/>
          <w:szCs w:val="24"/>
        </w:rPr>
        <w:t xml:space="preserve">onservation: A </w:t>
      </w:r>
      <w:r w:rsidR="001E3418">
        <w:rPr>
          <w:sz w:val="24"/>
          <w:szCs w:val="24"/>
        </w:rPr>
        <w:t>r</w:t>
      </w:r>
      <w:r w:rsidRPr="001B674E">
        <w:rPr>
          <w:sz w:val="24"/>
          <w:szCs w:val="24"/>
        </w:rPr>
        <w:t xml:space="preserve">eview and </w:t>
      </w:r>
      <w:r w:rsidR="001E3418">
        <w:rPr>
          <w:sz w:val="24"/>
          <w:szCs w:val="24"/>
        </w:rPr>
        <w:t>c</w:t>
      </w:r>
      <w:r w:rsidRPr="001B674E">
        <w:rPr>
          <w:sz w:val="24"/>
          <w:szCs w:val="24"/>
        </w:rPr>
        <w:t xml:space="preserve">ase </w:t>
      </w:r>
      <w:r w:rsidR="001E3418">
        <w:rPr>
          <w:sz w:val="24"/>
          <w:szCs w:val="24"/>
        </w:rPr>
        <w:t>s</w:t>
      </w:r>
      <w:r w:rsidRPr="001B674E">
        <w:rPr>
          <w:sz w:val="24"/>
          <w:szCs w:val="24"/>
        </w:rPr>
        <w:t>tudy with</w:t>
      </w:r>
      <w:r>
        <w:rPr>
          <w:sz w:val="24"/>
          <w:szCs w:val="24"/>
        </w:rPr>
        <w:t xml:space="preserve"> </w:t>
      </w:r>
      <w:r w:rsidRPr="001B674E">
        <w:rPr>
          <w:sz w:val="24"/>
          <w:szCs w:val="24"/>
        </w:rPr>
        <w:t xml:space="preserve">Pacific </w:t>
      </w:r>
      <w:r w:rsidR="001E3418">
        <w:rPr>
          <w:sz w:val="24"/>
          <w:szCs w:val="24"/>
        </w:rPr>
        <w:t>s</w:t>
      </w:r>
      <w:r w:rsidRPr="001B674E">
        <w:rPr>
          <w:sz w:val="24"/>
          <w:szCs w:val="24"/>
        </w:rPr>
        <w:t>almon</w:t>
      </w:r>
      <w:r>
        <w:rPr>
          <w:sz w:val="24"/>
          <w:szCs w:val="24"/>
        </w:rPr>
        <w:t xml:space="preserve">. </w:t>
      </w:r>
      <w:r w:rsidRPr="00493190">
        <w:rPr>
          <w:i/>
          <w:iCs/>
          <w:sz w:val="24"/>
          <w:szCs w:val="24"/>
        </w:rPr>
        <w:t>Journal of Heredity</w:t>
      </w:r>
      <w:r w:rsidR="00E935B3">
        <w:rPr>
          <w:sz w:val="24"/>
          <w:szCs w:val="24"/>
        </w:rPr>
        <w:t>.</w:t>
      </w:r>
    </w:p>
    <w:p w14:paraId="038462B7" w14:textId="08CBB743" w:rsidR="001B674E" w:rsidRDefault="001B674E" w:rsidP="00301B2D">
      <w:pPr>
        <w:spacing w:line="240" w:lineRule="auto"/>
        <w:ind w:left="720" w:hanging="720"/>
        <w:contextualSpacing/>
        <w:rPr>
          <w:sz w:val="24"/>
          <w:szCs w:val="24"/>
        </w:rPr>
      </w:pPr>
    </w:p>
    <w:p w14:paraId="2888F32B" w14:textId="6B20A0DE" w:rsidR="007251DA" w:rsidRDefault="00144E70" w:rsidP="00301B2D">
      <w:pPr>
        <w:spacing w:line="240" w:lineRule="auto"/>
        <w:ind w:left="720" w:hanging="720"/>
        <w:contextualSpacing/>
        <w:rPr>
          <w:sz w:val="24"/>
          <w:szCs w:val="24"/>
        </w:rPr>
      </w:pPr>
      <w:r w:rsidRPr="00D90081">
        <w:rPr>
          <w:sz w:val="24"/>
          <w:szCs w:val="24"/>
        </w:rPr>
        <w:t xml:space="preserve">  </w:t>
      </w:r>
    </w:p>
    <w:p w14:paraId="5DC84AEB" w14:textId="67EF0FAE" w:rsidR="007251DA" w:rsidRDefault="007251DA" w:rsidP="00301B2D">
      <w:pPr>
        <w:spacing w:line="240" w:lineRule="auto"/>
        <w:ind w:left="720" w:hanging="720"/>
        <w:contextualSpacing/>
        <w:rPr>
          <w:sz w:val="24"/>
          <w:szCs w:val="24"/>
        </w:rPr>
      </w:pPr>
    </w:p>
    <w:p w14:paraId="54F4A30B" w14:textId="77777777" w:rsidR="00311713" w:rsidRDefault="00311713">
      <w:pPr>
        <w:rPr>
          <w:sz w:val="24"/>
          <w:szCs w:val="24"/>
        </w:rPr>
      </w:pPr>
    </w:p>
    <w:p w14:paraId="078A3551" w14:textId="77777777" w:rsidR="004D6825" w:rsidRDefault="004D6825">
      <w:pPr>
        <w:rPr>
          <w:sz w:val="24"/>
          <w:szCs w:val="24"/>
        </w:rPr>
      </w:pPr>
    </w:p>
    <w:p w14:paraId="24ABD2ED" w14:textId="77777777" w:rsidR="004D6825" w:rsidRDefault="004D6825">
      <w:pPr>
        <w:rPr>
          <w:sz w:val="24"/>
          <w:szCs w:val="24"/>
        </w:rPr>
      </w:pPr>
    </w:p>
    <w:p w14:paraId="78A88037" w14:textId="77777777" w:rsidR="004D6825" w:rsidRDefault="004D6825">
      <w:pPr>
        <w:rPr>
          <w:sz w:val="24"/>
          <w:szCs w:val="24"/>
        </w:rPr>
      </w:pPr>
    </w:p>
    <w:p w14:paraId="3ADA6DAF" w14:textId="77777777" w:rsidR="004D6825" w:rsidRDefault="004D6825">
      <w:pPr>
        <w:rPr>
          <w:sz w:val="24"/>
          <w:szCs w:val="24"/>
        </w:rPr>
      </w:pPr>
    </w:p>
    <w:p w14:paraId="1138A340" w14:textId="55C022F4" w:rsidR="004D6825" w:rsidRDefault="004D6825">
      <w:pPr>
        <w:rPr>
          <w:sz w:val="24"/>
          <w:szCs w:val="24"/>
        </w:rPr>
      </w:pPr>
    </w:p>
    <w:p w14:paraId="4709BE7C" w14:textId="5BDD7EB3" w:rsidR="00542913" w:rsidRDefault="00542913">
      <w:pPr>
        <w:rPr>
          <w:sz w:val="24"/>
          <w:szCs w:val="24"/>
        </w:rPr>
      </w:pPr>
    </w:p>
    <w:p w14:paraId="5B528932" w14:textId="6539F915" w:rsidR="00542913" w:rsidRPr="00B50025" w:rsidRDefault="00542913" w:rsidP="00B50025">
      <w:pPr>
        <w:pStyle w:val="Heading1"/>
        <w:rPr>
          <w:rFonts w:asciiTheme="minorHAnsi" w:hAnsiTheme="minorHAnsi" w:cstheme="minorHAnsi"/>
        </w:rPr>
      </w:pPr>
      <w:bookmarkStart w:id="41" w:name="_Toc91781559"/>
      <w:r w:rsidRPr="00B50025">
        <w:rPr>
          <w:rFonts w:asciiTheme="minorHAnsi" w:hAnsiTheme="minorHAnsi" w:cstheme="minorHAnsi"/>
        </w:rPr>
        <w:lastRenderedPageBreak/>
        <w:t>S</w:t>
      </w:r>
      <w:r w:rsidR="00121170" w:rsidRPr="00B50025">
        <w:rPr>
          <w:rFonts w:asciiTheme="minorHAnsi" w:hAnsiTheme="minorHAnsi" w:cstheme="minorHAnsi"/>
        </w:rPr>
        <w:t>UPPLEMENTAL INFORMATION</w:t>
      </w:r>
      <w:bookmarkEnd w:id="41"/>
    </w:p>
    <w:p w14:paraId="3576BDF3" w14:textId="77777777" w:rsidR="004D6825" w:rsidRDefault="004D6825">
      <w:pPr>
        <w:rPr>
          <w:sz w:val="24"/>
          <w:szCs w:val="24"/>
        </w:rPr>
      </w:pPr>
    </w:p>
    <w:p w14:paraId="4F8C380E" w14:textId="02C3AB69" w:rsidR="004D6825" w:rsidRDefault="004D6825">
      <w:pPr>
        <w:rPr>
          <w:sz w:val="24"/>
          <w:szCs w:val="24"/>
        </w:rPr>
      </w:pPr>
      <w:r>
        <w:rPr>
          <w:noProof/>
          <w:sz w:val="24"/>
          <w:szCs w:val="24"/>
        </w:rPr>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p>
    <w:p w14:paraId="641DCC90" w14:textId="4B13ED3D" w:rsidR="004D6825" w:rsidRDefault="004D6825">
      <w:pPr>
        <w:rPr>
          <w:sz w:val="24"/>
          <w:szCs w:val="24"/>
        </w:rPr>
      </w:pPr>
      <w:r w:rsidRPr="00121170">
        <w:rPr>
          <w:b/>
          <w:bCs/>
          <w:sz w:val="24"/>
          <w:szCs w:val="24"/>
        </w:rPr>
        <w:t xml:space="preserve">Figure </w:t>
      </w:r>
      <w:r w:rsidR="00A4567F">
        <w:rPr>
          <w:b/>
          <w:bCs/>
          <w:sz w:val="24"/>
          <w:szCs w:val="24"/>
        </w:rPr>
        <w:t>S</w:t>
      </w:r>
      <w:r w:rsidRPr="00121170">
        <w:rPr>
          <w:b/>
          <w:bCs/>
          <w:sz w:val="24"/>
          <w:szCs w:val="24"/>
        </w:rPr>
        <w:t>1</w:t>
      </w:r>
      <w:r w:rsidR="00542913">
        <w:rPr>
          <w:sz w:val="24"/>
          <w:szCs w:val="24"/>
        </w:rPr>
        <w:t>.</w:t>
      </w:r>
      <w:r>
        <w:rPr>
          <w:sz w:val="24"/>
          <w:szCs w:val="24"/>
        </w:rPr>
        <w:t xml:space="preserve"> Cumulative proportion of all </w:t>
      </w:r>
      <w:r w:rsidR="00E935B3">
        <w:rPr>
          <w:sz w:val="24"/>
          <w:szCs w:val="24"/>
        </w:rPr>
        <w:t>spring</w:t>
      </w:r>
      <w:r>
        <w:rPr>
          <w:sz w:val="24"/>
          <w:szCs w:val="24"/>
        </w:rPr>
        <w:t xml:space="preserve"> associated alleles by date with milestones at 50% and 80% of total number of </w:t>
      </w:r>
      <w:r w:rsidR="00E935B3">
        <w:rPr>
          <w:sz w:val="24"/>
          <w:szCs w:val="24"/>
        </w:rPr>
        <w:t xml:space="preserve">spring </w:t>
      </w:r>
      <w:r>
        <w:rPr>
          <w:sz w:val="24"/>
          <w:szCs w:val="24"/>
        </w:rPr>
        <w:t>alleles highlighted.</w:t>
      </w:r>
    </w:p>
    <w:p w14:paraId="56812B74" w14:textId="77777777" w:rsidR="009D0F10" w:rsidRDefault="009D0F10">
      <w:pPr>
        <w:rPr>
          <w:sz w:val="24"/>
          <w:szCs w:val="24"/>
        </w:rPr>
      </w:pPr>
    </w:p>
    <w:p w14:paraId="2739FEB2" w14:textId="3EFACED8" w:rsidR="00A50D04" w:rsidRDefault="009D0F10">
      <w:pPr>
        <w:rPr>
          <w:sz w:val="24"/>
          <w:szCs w:val="24"/>
        </w:rPr>
      </w:pPr>
      <w:r>
        <w:rPr>
          <w:noProof/>
          <w:sz w:val="24"/>
          <w:szCs w:val="24"/>
        </w:rPr>
        <w:drawing>
          <wp:inline distT="0" distB="0" distL="0" distR="0" wp14:anchorId="36DDF97B" wp14:editId="29C02338">
            <wp:extent cx="5237079" cy="26633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237566" cy="2663549"/>
                    </a:xfrm>
                    <a:prstGeom prst="rect">
                      <a:avLst/>
                    </a:prstGeom>
                  </pic:spPr>
                </pic:pic>
              </a:graphicData>
            </a:graphic>
          </wp:inline>
        </w:drawing>
      </w:r>
    </w:p>
    <w:p w14:paraId="0A301DFD" w14:textId="0F9C86E2" w:rsidR="00A50D04" w:rsidRDefault="00163E90">
      <w:pPr>
        <w:rPr>
          <w:sz w:val="24"/>
          <w:szCs w:val="24"/>
        </w:rPr>
      </w:pPr>
      <w:r w:rsidRPr="00121170">
        <w:rPr>
          <w:b/>
          <w:bCs/>
          <w:sz w:val="24"/>
          <w:szCs w:val="24"/>
        </w:rPr>
        <w:t xml:space="preserve">Figure </w:t>
      </w:r>
      <w:r w:rsidR="00A4567F">
        <w:rPr>
          <w:b/>
          <w:bCs/>
          <w:sz w:val="24"/>
          <w:szCs w:val="24"/>
        </w:rPr>
        <w:t>S</w:t>
      </w:r>
      <w:r w:rsidRPr="00121170">
        <w:rPr>
          <w:b/>
          <w:bCs/>
          <w:sz w:val="24"/>
          <w:szCs w:val="24"/>
        </w:rPr>
        <w:t>2</w:t>
      </w:r>
      <w:r w:rsidR="00542913">
        <w:rPr>
          <w:sz w:val="24"/>
          <w:szCs w:val="24"/>
        </w:rPr>
        <w:t>.</w:t>
      </w:r>
      <w:r>
        <w:rPr>
          <w:sz w:val="24"/>
          <w:szCs w:val="24"/>
        </w:rPr>
        <w:t xml:space="preserve"> Density plot of sampling date across genotypes at </w:t>
      </w:r>
      <w:r>
        <w:rPr>
          <w:i/>
          <w:iCs/>
          <w:sz w:val="24"/>
          <w:szCs w:val="24"/>
        </w:rPr>
        <w:t>greb1l</w:t>
      </w:r>
      <w:r>
        <w:rPr>
          <w:sz w:val="24"/>
          <w:szCs w:val="24"/>
        </w:rPr>
        <w:t xml:space="preserve"> SNP1. Mean sampling date for each genotype displayed as vertical line in corresponding color, black vertical line is the midpoint between mean sampling date</w:t>
      </w:r>
      <w:r w:rsidR="00CA29AC">
        <w:rPr>
          <w:sz w:val="24"/>
          <w:szCs w:val="24"/>
        </w:rPr>
        <w:t xml:space="preserve"> of the two homozygous genotypes.</w:t>
      </w:r>
    </w:p>
    <w:p w14:paraId="26CB539C" w14:textId="346601DE" w:rsidR="00A34D55" w:rsidRPr="00163E90" w:rsidRDefault="00A34D55">
      <w:pPr>
        <w:rPr>
          <w:sz w:val="24"/>
          <w:szCs w:val="24"/>
        </w:rPr>
        <w:sectPr w:rsidR="00A34D55" w:rsidRPr="00163E90"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
      <w:tblGrid>
        <w:gridCol w:w="1563"/>
        <w:gridCol w:w="746"/>
        <w:gridCol w:w="599"/>
        <w:gridCol w:w="1142"/>
        <w:gridCol w:w="1440"/>
        <w:gridCol w:w="1530"/>
        <w:gridCol w:w="898"/>
        <w:gridCol w:w="902"/>
        <w:gridCol w:w="2160"/>
        <w:gridCol w:w="1710"/>
        <w:gridCol w:w="1530"/>
      </w:tblGrid>
      <w:tr w:rsidR="00036D0E" w:rsidRPr="00036D0E" w14:paraId="7B4A1184" w14:textId="77777777" w:rsidTr="00493190">
        <w:trPr>
          <w:cantSplit/>
          <w:trHeight w:val="20"/>
          <w:tblHeader/>
        </w:trPr>
        <w:tc>
          <w:tcPr>
            <w:tcW w:w="1563" w:type="dxa"/>
            <w:tcBorders>
              <w:top w:val="single" w:sz="4" w:space="0" w:color="auto"/>
              <w:left w:val="nil"/>
              <w:bottom w:val="single" w:sz="8" w:space="0" w:color="auto"/>
              <w:right w:val="nil"/>
            </w:tcBorders>
            <w:shd w:val="clear" w:color="auto" w:fill="auto"/>
            <w:noWrap/>
            <w:vAlign w:val="bottom"/>
            <w:hideMark/>
          </w:tcPr>
          <w:p w14:paraId="549CDC5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lastRenderedPageBreak/>
              <w:t>Sample</w:t>
            </w:r>
          </w:p>
        </w:tc>
        <w:tc>
          <w:tcPr>
            <w:tcW w:w="746" w:type="dxa"/>
            <w:tcBorders>
              <w:top w:val="single" w:sz="4" w:space="0" w:color="auto"/>
              <w:left w:val="nil"/>
              <w:bottom w:val="single" w:sz="8" w:space="0" w:color="auto"/>
              <w:right w:val="nil"/>
            </w:tcBorders>
            <w:shd w:val="clear" w:color="auto" w:fill="auto"/>
            <w:noWrap/>
            <w:vAlign w:val="bottom"/>
            <w:hideMark/>
          </w:tcPr>
          <w:p w14:paraId="20BE641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Date</w:t>
            </w:r>
          </w:p>
        </w:tc>
        <w:tc>
          <w:tcPr>
            <w:tcW w:w="599" w:type="dxa"/>
            <w:tcBorders>
              <w:top w:val="single" w:sz="4" w:space="0" w:color="auto"/>
              <w:left w:val="nil"/>
              <w:bottom w:val="single" w:sz="8" w:space="0" w:color="auto"/>
              <w:right w:val="nil"/>
            </w:tcBorders>
            <w:shd w:val="clear" w:color="auto" w:fill="auto"/>
            <w:noWrap/>
            <w:vAlign w:val="bottom"/>
            <w:hideMark/>
          </w:tcPr>
          <w:p w14:paraId="43131981"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Julian Day</w:t>
            </w:r>
          </w:p>
        </w:tc>
        <w:tc>
          <w:tcPr>
            <w:tcW w:w="1142" w:type="dxa"/>
            <w:tcBorders>
              <w:top w:val="single" w:sz="4" w:space="0" w:color="auto"/>
              <w:left w:val="nil"/>
              <w:bottom w:val="single" w:sz="8" w:space="0" w:color="auto"/>
              <w:right w:val="nil"/>
            </w:tcBorders>
            <w:shd w:val="clear" w:color="auto" w:fill="auto"/>
            <w:noWrap/>
            <w:vAlign w:val="bottom"/>
            <w:hideMark/>
          </w:tcPr>
          <w:p w14:paraId="4EC63E75"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Location</w:t>
            </w:r>
          </w:p>
        </w:tc>
        <w:tc>
          <w:tcPr>
            <w:tcW w:w="1440" w:type="dxa"/>
            <w:tcBorders>
              <w:top w:val="single" w:sz="4" w:space="0" w:color="auto"/>
              <w:left w:val="nil"/>
              <w:bottom w:val="single" w:sz="8" w:space="0" w:color="auto"/>
              <w:right w:val="nil"/>
            </w:tcBorders>
            <w:shd w:val="clear" w:color="auto" w:fill="auto"/>
            <w:noWrap/>
            <w:vAlign w:val="bottom"/>
            <w:hideMark/>
          </w:tcPr>
          <w:p w14:paraId="2656EB1E"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Detailed Location</w:t>
            </w:r>
          </w:p>
        </w:tc>
        <w:tc>
          <w:tcPr>
            <w:tcW w:w="1530" w:type="dxa"/>
            <w:tcBorders>
              <w:top w:val="single" w:sz="4" w:space="0" w:color="auto"/>
              <w:left w:val="nil"/>
              <w:bottom w:val="single" w:sz="8" w:space="0" w:color="auto"/>
              <w:right w:val="nil"/>
            </w:tcBorders>
            <w:shd w:val="clear" w:color="auto" w:fill="auto"/>
            <w:noWrap/>
            <w:vAlign w:val="bottom"/>
            <w:hideMark/>
          </w:tcPr>
          <w:p w14:paraId="6F86A4DA"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Sampling Method</w:t>
            </w:r>
          </w:p>
        </w:tc>
        <w:tc>
          <w:tcPr>
            <w:tcW w:w="898" w:type="dxa"/>
            <w:tcBorders>
              <w:top w:val="single" w:sz="4" w:space="0" w:color="auto"/>
              <w:left w:val="nil"/>
              <w:bottom w:val="single" w:sz="8" w:space="0" w:color="auto"/>
              <w:right w:val="nil"/>
            </w:tcBorders>
            <w:shd w:val="clear" w:color="auto" w:fill="auto"/>
            <w:noWrap/>
            <w:vAlign w:val="bottom"/>
            <w:hideMark/>
          </w:tcPr>
          <w:p w14:paraId="1B6F3FED"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Ots37124-12277401</w:t>
            </w:r>
          </w:p>
        </w:tc>
        <w:tc>
          <w:tcPr>
            <w:tcW w:w="902" w:type="dxa"/>
            <w:tcBorders>
              <w:top w:val="single" w:sz="4" w:space="0" w:color="auto"/>
              <w:left w:val="nil"/>
              <w:bottom w:val="single" w:sz="8" w:space="0" w:color="auto"/>
              <w:right w:val="nil"/>
            </w:tcBorders>
            <w:shd w:val="clear" w:color="auto" w:fill="auto"/>
            <w:noWrap/>
            <w:vAlign w:val="bottom"/>
            <w:hideMark/>
          </w:tcPr>
          <w:p w14:paraId="15F41CF9"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Ots37124-12310649</w:t>
            </w:r>
          </w:p>
        </w:tc>
        <w:tc>
          <w:tcPr>
            <w:tcW w:w="2160" w:type="dxa"/>
            <w:tcBorders>
              <w:top w:val="single" w:sz="4" w:space="0" w:color="auto"/>
              <w:left w:val="nil"/>
              <w:bottom w:val="single" w:sz="8" w:space="0" w:color="auto"/>
              <w:right w:val="nil"/>
            </w:tcBorders>
            <w:shd w:val="clear" w:color="auto" w:fill="auto"/>
            <w:noWrap/>
            <w:vAlign w:val="bottom"/>
            <w:hideMark/>
          </w:tcPr>
          <w:p w14:paraId="510846EF"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SNP1 Genotype</w:t>
            </w:r>
          </w:p>
        </w:tc>
        <w:tc>
          <w:tcPr>
            <w:tcW w:w="1710" w:type="dxa"/>
            <w:tcBorders>
              <w:top w:val="single" w:sz="4" w:space="0" w:color="auto"/>
              <w:left w:val="nil"/>
              <w:bottom w:val="single" w:sz="8" w:space="0" w:color="auto"/>
              <w:right w:val="nil"/>
            </w:tcBorders>
            <w:shd w:val="clear" w:color="auto" w:fill="auto"/>
            <w:noWrap/>
            <w:vAlign w:val="bottom"/>
            <w:hideMark/>
          </w:tcPr>
          <w:p w14:paraId="45962DC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SNP2 Genotype</w:t>
            </w:r>
          </w:p>
        </w:tc>
        <w:tc>
          <w:tcPr>
            <w:tcW w:w="1530" w:type="dxa"/>
            <w:tcBorders>
              <w:top w:val="single" w:sz="4" w:space="0" w:color="auto"/>
              <w:left w:val="nil"/>
              <w:bottom w:val="single" w:sz="8" w:space="0" w:color="auto"/>
              <w:right w:val="nil"/>
            </w:tcBorders>
            <w:shd w:val="clear" w:color="auto" w:fill="auto"/>
            <w:noWrap/>
            <w:vAlign w:val="bottom"/>
            <w:hideMark/>
          </w:tcPr>
          <w:p w14:paraId="2D679EF6"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Two SNP Genotype</w:t>
            </w:r>
          </w:p>
        </w:tc>
      </w:tr>
      <w:tr w:rsidR="009D0F10" w:rsidRPr="00036D0E" w14:paraId="05BFB597" w14:textId="77777777" w:rsidTr="009D0F10">
        <w:trPr>
          <w:cantSplit/>
          <w:trHeight w:val="20"/>
        </w:trPr>
        <w:tc>
          <w:tcPr>
            <w:tcW w:w="1563" w:type="dxa"/>
            <w:tcBorders>
              <w:top w:val="nil"/>
              <w:left w:val="nil"/>
              <w:bottom w:val="nil"/>
              <w:right w:val="nil"/>
            </w:tcBorders>
            <w:shd w:val="clear" w:color="auto" w:fill="auto"/>
            <w:noWrap/>
            <w:vAlign w:val="bottom"/>
            <w:hideMark/>
          </w:tcPr>
          <w:p w14:paraId="638EE0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OtsAC20ROGR_0001</w:t>
            </w:r>
          </w:p>
        </w:tc>
        <w:tc>
          <w:tcPr>
            <w:tcW w:w="746" w:type="dxa"/>
            <w:tcBorders>
              <w:top w:val="nil"/>
              <w:left w:val="nil"/>
              <w:bottom w:val="nil"/>
              <w:right w:val="nil"/>
            </w:tcBorders>
            <w:shd w:val="clear" w:color="auto" w:fill="auto"/>
            <w:noWrap/>
            <w:vAlign w:val="bottom"/>
            <w:hideMark/>
          </w:tcPr>
          <w:p w14:paraId="7B3815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31A51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25401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5BF8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F7D5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5FB3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D8801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A8550D" w14:textId="0D602C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D3A385" w14:textId="33C558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351050" w14:textId="7F3B2E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045583B" w14:textId="77777777" w:rsidTr="009D0F10">
        <w:trPr>
          <w:cantSplit/>
          <w:trHeight w:val="20"/>
        </w:trPr>
        <w:tc>
          <w:tcPr>
            <w:tcW w:w="1563" w:type="dxa"/>
            <w:tcBorders>
              <w:top w:val="nil"/>
              <w:left w:val="nil"/>
              <w:bottom w:val="nil"/>
              <w:right w:val="nil"/>
            </w:tcBorders>
            <w:shd w:val="clear" w:color="auto" w:fill="auto"/>
            <w:noWrap/>
            <w:vAlign w:val="bottom"/>
            <w:hideMark/>
          </w:tcPr>
          <w:p w14:paraId="26A624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OtsAC20ROGR_0002</w:t>
            </w:r>
          </w:p>
        </w:tc>
        <w:tc>
          <w:tcPr>
            <w:tcW w:w="746" w:type="dxa"/>
            <w:tcBorders>
              <w:top w:val="nil"/>
              <w:left w:val="nil"/>
              <w:bottom w:val="nil"/>
              <w:right w:val="nil"/>
            </w:tcBorders>
            <w:shd w:val="clear" w:color="auto" w:fill="auto"/>
            <w:noWrap/>
            <w:vAlign w:val="bottom"/>
            <w:hideMark/>
          </w:tcPr>
          <w:p w14:paraId="4EC935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18225D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797766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4A856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90C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B04C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36447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2372D0" w14:textId="626C05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FF8929E" w14:textId="243B8C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E1D9761" w14:textId="5B249E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40365C1" w14:textId="77777777" w:rsidTr="009D0F10">
        <w:trPr>
          <w:cantSplit/>
          <w:trHeight w:val="20"/>
        </w:trPr>
        <w:tc>
          <w:tcPr>
            <w:tcW w:w="1563" w:type="dxa"/>
            <w:tcBorders>
              <w:top w:val="nil"/>
              <w:left w:val="nil"/>
              <w:bottom w:val="nil"/>
              <w:right w:val="nil"/>
            </w:tcBorders>
            <w:shd w:val="clear" w:color="auto" w:fill="auto"/>
            <w:noWrap/>
            <w:vAlign w:val="bottom"/>
            <w:hideMark/>
          </w:tcPr>
          <w:p w14:paraId="6F5689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OtsAC20ROGR_0003</w:t>
            </w:r>
          </w:p>
        </w:tc>
        <w:tc>
          <w:tcPr>
            <w:tcW w:w="746" w:type="dxa"/>
            <w:tcBorders>
              <w:top w:val="nil"/>
              <w:left w:val="nil"/>
              <w:bottom w:val="nil"/>
              <w:right w:val="nil"/>
            </w:tcBorders>
            <w:shd w:val="clear" w:color="auto" w:fill="auto"/>
            <w:noWrap/>
            <w:vAlign w:val="bottom"/>
            <w:hideMark/>
          </w:tcPr>
          <w:p w14:paraId="65F16A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4/6/20</w:t>
            </w:r>
          </w:p>
        </w:tc>
        <w:tc>
          <w:tcPr>
            <w:tcW w:w="599" w:type="dxa"/>
            <w:tcBorders>
              <w:top w:val="nil"/>
              <w:left w:val="nil"/>
              <w:bottom w:val="nil"/>
              <w:right w:val="nil"/>
            </w:tcBorders>
            <w:shd w:val="clear" w:color="auto" w:fill="auto"/>
            <w:noWrap/>
            <w:vAlign w:val="bottom"/>
            <w:hideMark/>
          </w:tcPr>
          <w:p w14:paraId="798C68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97</w:t>
            </w:r>
          </w:p>
        </w:tc>
        <w:tc>
          <w:tcPr>
            <w:tcW w:w="1142" w:type="dxa"/>
            <w:tcBorders>
              <w:top w:val="nil"/>
              <w:left w:val="nil"/>
              <w:bottom w:val="nil"/>
              <w:right w:val="nil"/>
            </w:tcBorders>
            <w:shd w:val="clear" w:color="auto" w:fill="auto"/>
            <w:noWrap/>
            <w:vAlign w:val="bottom"/>
            <w:hideMark/>
          </w:tcPr>
          <w:p w14:paraId="1AA164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3C9B2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752AE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F3B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4F61C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0B67567" w14:textId="1A8035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2C2F3D8" w14:textId="69C7F6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C117006" w14:textId="14F318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726D5D2" w14:textId="77777777" w:rsidTr="009D0F10">
        <w:trPr>
          <w:cantSplit/>
          <w:trHeight w:val="20"/>
        </w:trPr>
        <w:tc>
          <w:tcPr>
            <w:tcW w:w="1563" w:type="dxa"/>
            <w:tcBorders>
              <w:top w:val="nil"/>
              <w:left w:val="nil"/>
              <w:bottom w:val="nil"/>
              <w:right w:val="nil"/>
            </w:tcBorders>
            <w:shd w:val="clear" w:color="auto" w:fill="auto"/>
            <w:noWrap/>
            <w:vAlign w:val="bottom"/>
            <w:hideMark/>
          </w:tcPr>
          <w:p w14:paraId="0163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OtsAC20ROGR_0004</w:t>
            </w:r>
          </w:p>
        </w:tc>
        <w:tc>
          <w:tcPr>
            <w:tcW w:w="746" w:type="dxa"/>
            <w:tcBorders>
              <w:top w:val="nil"/>
              <w:left w:val="nil"/>
              <w:bottom w:val="nil"/>
              <w:right w:val="nil"/>
            </w:tcBorders>
            <w:shd w:val="clear" w:color="auto" w:fill="auto"/>
            <w:noWrap/>
            <w:vAlign w:val="bottom"/>
            <w:hideMark/>
          </w:tcPr>
          <w:p w14:paraId="5F478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560A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68418F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6325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3C07C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A824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DF2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3C38EAC" w14:textId="308B4E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04531AE" w14:textId="711896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8FA7D8" w14:textId="13FBCDB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466C807" w14:textId="77777777" w:rsidTr="009D0F10">
        <w:trPr>
          <w:cantSplit/>
          <w:trHeight w:val="20"/>
        </w:trPr>
        <w:tc>
          <w:tcPr>
            <w:tcW w:w="1563" w:type="dxa"/>
            <w:tcBorders>
              <w:top w:val="nil"/>
              <w:left w:val="nil"/>
              <w:bottom w:val="nil"/>
              <w:right w:val="nil"/>
            </w:tcBorders>
            <w:shd w:val="clear" w:color="auto" w:fill="auto"/>
            <w:noWrap/>
            <w:vAlign w:val="bottom"/>
            <w:hideMark/>
          </w:tcPr>
          <w:p w14:paraId="67E5B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OtsAC20ROGR_0005</w:t>
            </w:r>
          </w:p>
        </w:tc>
        <w:tc>
          <w:tcPr>
            <w:tcW w:w="746" w:type="dxa"/>
            <w:tcBorders>
              <w:top w:val="nil"/>
              <w:left w:val="nil"/>
              <w:bottom w:val="nil"/>
              <w:right w:val="nil"/>
            </w:tcBorders>
            <w:shd w:val="clear" w:color="auto" w:fill="auto"/>
            <w:noWrap/>
            <w:vAlign w:val="bottom"/>
            <w:hideMark/>
          </w:tcPr>
          <w:p w14:paraId="729CE4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07F9F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1CD13C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2155D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28C34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7C09D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6FC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32B74AD" w14:textId="09AACE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27EE22" w14:textId="3952B9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E76DAA" w14:textId="02C80E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544D89D" w14:textId="77777777" w:rsidTr="009D0F10">
        <w:trPr>
          <w:cantSplit/>
          <w:trHeight w:val="20"/>
        </w:trPr>
        <w:tc>
          <w:tcPr>
            <w:tcW w:w="1563" w:type="dxa"/>
            <w:tcBorders>
              <w:top w:val="nil"/>
              <w:left w:val="nil"/>
              <w:bottom w:val="nil"/>
              <w:right w:val="nil"/>
            </w:tcBorders>
            <w:shd w:val="clear" w:color="auto" w:fill="auto"/>
            <w:noWrap/>
            <w:vAlign w:val="bottom"/>
            <w:hideMark/>
          </w:tcPr>
          <w:p w14:paraId="2614B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OtsAC20ROGR_0006</w:t>
            </w:r>
          </w:p>
        </w:tc>
        <w:tc>
          <w:tcPr>
            <w:tcW w:w="746" w:type="dxa"/>
            <w:tcBorders>
              <w:top w:val="nil"/>
              <w:left w:val="nil"/>
              <w:bottom w:val="nil"/>
              <w:right w:val="nil"/>
            </w:tcBorders>
            <w:shd w:val="clear" w:color="auto" w:fill="auto"/>
            <w:noWrap/>
            <w:vAlign w:val="bottom"/>
            <w:hideMark/>
          </w:tcPr>
          <w:p w14:paraId="043E6B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69AF3F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031F4E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30C70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6F4CD6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1CFC7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B1D93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8C3219C" w14:textId="72B84C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0ED2934" w14:textId="7FE228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55266F7" w14:textId="58E4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B84925" w14:textId="77777777" w:rsidTr="009D0F10">
        <w:trPr>
          <w:cantSplit/>
          <w:trHeight w:val="20"/>
        </w:trPr>
        <w:tc>
          <w:tcPr>
            <w:tcW w:w="1563" w:type="dxa"/>
            <w:tcBorders>
              <w:top w:val="nil"/>
              <w:left w:val="nil"/>
              <w:bottom w:val="nil"/>
              <w:right w:val="nil"/>
            </w:tcBorders>
            <w:shd w:val="clear" w:color="auto" w:fill="auto"/>
            <w:noWrap/>
            <w:vAlign w:val="bottom"/>
            <w:hideMark/>
          </w:tcPr>
          <w:p w14:paraId="1D36DD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OtsAC20ROGR_0007</w:t>
            </w:r>
          </w:p>
        </w:tc>
        <w:tc>
          <w:tcPr>
            <w:tcW w:w="746" w:type="dxa"/>
            <w:tcBorders>
              <w:top w:val="nil"/>
              <w:left w:val="nil"/>
              <w:bottom w:val="nil"/>
              <w:right w:val="nil"/>
            </w:tcBorders>
            <w:shd w:val="clear" w:color="auto" w:fill="auto"/>
            <w:noWrap/>
            <w:vAlign w:val="bottom"/>
            <w:hideMark/>
          </w:tcPr>
          <w:p w14:paraId="5CECE2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06B490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5810D2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86C6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12EE4C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AF00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48990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C6C971D" w14:textId="64B75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EE170B" w14:textId="49736A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4F6BCDC" w14:textId="7FF8EF5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49E3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10DAE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OtsAC20ROGR_0008</w:t>
            </w:r>
          </w:p>
        </w:tc>
        <w:tc>
          <w:tcPr>
            <w:tcW w:w="746" w:type="dxa"/>
            <w:tcBorders>
              <w:top w:val="nil"/>
              <w:left w:val="nil"/>
              <w:bottom w:val="nil"/>
              <w:right w:val="nil"/>
            </w:tcBorders>
            <w:shd w:val="clear" w:color="auto" w:fill="auto"/>
            <w:noWrap/>
            <w:vAlign w:val="bottom"/>
            <w:hideMark/>
          </w:tcPr>
          <w:p w14:paraId="392120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46E56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68DDCA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FBFB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19067F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5766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8F81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12AE7C1" w14:textId="0D0AB4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6098052" w14:textId="0839A3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8CC640" w14:textId="25C33B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69B64BB" w14:textId="77777777" w:rsidTr="009D0F10">
        <w:trPr>
          <w:cantSplit/>
          <w:trHeight w:val="20"/>
        </w:trPr>
        <w:tc>
          <w:tcPr>
            <w:tcW w:w="1563" w:type="dxa"/>
            <w:tcBorders>
              <w:top w:val="nil"/>
              <w:left w:val="nil"/>
              <w:bottom w:val="nil"/>
              <w:right w:val="nil"/>
            </w:tcBorders>
            <w:shd w:val="clear" w:color="auto" w:fill="auto"/>
            <w:noWrap/>
            <w:vAlign w:val="bottom"/>
            <w:hideMark/>
          </w:tcPr>
          <w:p w14:paraId="54F8C8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OtsAC20ROGR_0009</w:t>
            </w:r>
          </w:p>
        </w:tc>
        <w:tc>
          <w:tcPr>
            <w:tcW w:w="746" w:type="dxa"/>
            <w:tcBorders>
              <w:top w:val="nil"/>
              <w:left w:val="nil"/>
              <w:bottom w:val="nil"/>
              <w:right w:val="nil"/>
            </w:tcBorders>
            <w:shd w:val="clear" w:color="auto" w:fill="auto"/>
            <w:noWrap/>
            <w:vAlign w:val="bottom"/>
            <w:hideMark/>
          </w:tcPr>
          <w:p w14:paraId="67433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4/11/20</w:t>
            </w:r>
          </w:p>
        </w:tc>
        <w:tc>
          <w:tcPr>
            <w:tcW w:w="599" w:type="dxa"/>
            <w:tcBorders>
              <w:top w:val="nil"/>
              <w:left w:val="nil"/>
              <w:bottom w:val="nil"/>
              <w:right w:val="nil"/>
            </w:tcBorders>
            <w:shd w:val="clear" w:color="auto" w:fill="auto"/>
            <w:noWrap/>
            <w:vAlign w:val="bottom"/>
            <w:hideMark/>
          </w:tcPr>
          <w:p w14:paraId="197C47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102</w:t>
            </w:r>
          </w:p>
        </w:tc>
        <w:tc>
          <w:tcPr>
            <w:tcW w:w="1142" w:type="dxa"/>
            <w:tcBorders>
              <w:top w:val="nil"/>
              <w:left w:val="nil"/>
              <w:bottom w:val="nil"/>
              <w:right w:val="nil"/>
            </w:tcBorders>
            <w:shd w:val="clear" w:color="auto" w:fill="auto"/>
            <w:noWrap/>
            <w:vAlign w:val="bottom"/>
            <w:hideMark/>
          </w:tcPr>
          <w:p w14:paraId="4FD523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3EB797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Shallow Riffle</w:t>
            </w:r>
          </w:p>
        </w:tc>
        <w:tc>
          <w:tcPr>
            <w:tcW w:w="1530" w:type="dxa"/>
            <w:tcBorders>
              <w:top w:val="nil"/>
              <w:left w:val="nil"/>
              <w:bottom w:val="nil"/>
              <w:right w:val="nil"/>
            </w:tcBorders>
            <w:shd w:val="clear" w:color="auto" w:fill="auto"/>
            <w:noWrap/>
            <w:vAlign w:val="bottom"/>
            <w:hideMark/>
          </w:tcPr>
          <w:p w14:paraId="242932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B8B9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4CD2D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E441073" w14:textId="5E481A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437CF24" w14:textId="7C8F13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C1256DE" w14:textId="296D39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F91F414" w14:textId="77777777" w:rsidTr="009D0F10">
        <w:trPr>
          <w:cantSplit/>
          <w:trHeight w:val="20"/>
        </w:trPr>
        <w:tc>
          <w:tcPr>
            <w:tcW w:w="1563" w:type="dxa"/>
            <w:tcBorders>
              <w:top w:val="nil"/>
              <w:left w:val="nil"/>
              <w:bottom w:val="nil"/>
              <w:right w:val="nil"/>
            </w:tcBorders>
            <w:shd w:val="clear" w:color="auto" w:fill="auto"/>
            <w:noWrap/>
            <w:vAlign w:val="bottom"/>
            <w:hideMark/>
          </w:tcPr>
          <w:p w14:paraId="52742A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OtsAC20ROGR_0010</w:t>
            </w:r>
          </w:p>
        </w:tc>
        <w:tc>
          <w:tcPr>
            <w:tcW w:w="746" w:type="dxa"/>
            <w:tcBorders>
              <w:top w:val="nil"/>
              <w:left w:val="nil"/>
              <w:bottom w:val="nil"/>
              <w:right w:val="nil"/>
            </w:tcBorders>
            <w:shd w:val="clear" w:color="auto" w:fill="auto"/>
            <w:noWrap/>
            <w:vAlign w:val="bottom"/>
            <w:hideMark/>
          </w:tcPr>
          <w:p w14:paraId="4D9CF3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4/12/20</w:t>
            </w:r>
          </w:p>
        </w:tc>
        <w:tc>
          <w:tcPr>
            <w:tcW w:w="599" w:type="dxa"/>
            <w:tcBorders>
              <w:top w:val="nil"/>
              <w:left w:val="nil"/>
              <w:bottom w:val="nil"/>
              <w:right w:val="nil"/>
            </w:tcBorders>
            <w:shd w:val="clear" w:color="auto" w:fill="auto"/>
            <w:noWrap/>
            <w:vAlign w:val="bottom"/>
            <w:hideMark/>
          </w:tcPr>
          <w:p w14:paraId="194928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103</w:t>
            </w:r>
          </w:p>
        </w:tc>
        <w:tc>
          <w:tcPr>
            <w:tcW w:w="1142" w:type="dxa"/>
            <w:tcBorders>
              <w:top w:val="nil"/>
              <w:left w:val="nil"/>
              <w:bottom w:val="nil"/>
              <w:right w:val="nil"/>
            </w:tcBorders>
            <w:shd w:val="clear" w:color="auto" w:fill="auto"/>
            <w:noWrap/>
            <w:vAlign w:val="bottom"/>
            <w:hideMark/>
          </w:tcPr>
          <w:p w14:paraId="269DA6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90320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003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A75A4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2924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B759201" w14:textId="2B801A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6F1FC8" w14:textId="173B76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A231965" w14:textId="515E53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D3DE7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D4DB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OtsAC20ROGR_0011</w:t>
            </w:r>
          </w:p>
        </w:tc>
        <w:tc>
          <w:tcPr>
            <w:tcW w:w="746" w:type="dxa"/>
            <w:tcBorders>
              <w:top w:val="nil"/>
              <w:left w:val="nil"/>
              <w:bottom w:val="nil"/>
              <w:right w:val="nil"/>
            </w:tcBorders>
            <w:shd w:val="clear" w:color="auto" w:fill="auto"/>
            <w:noWrap/>
            <w:vAlign w:val="bottom"/>
            <w:hideMark/>
          </w:tcPr>
          <w:p w14:paraId="48D529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34AD93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01FE20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0D35A9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5EC319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DAA78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E4A0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0FB8590" w14:textId="7516907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C3FD242" w14:textId="73F4E7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7720BDD" w14:textId="0B329EE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54BA956" w14:textId="77777777" w:rsidTr="009D0F10">
        <w:trPr>
          <w:cantSplit/>
          <w:trHeight w:val="20"/>
        </w:trPr>
        <w:tc>
          <w:tcPr>
            <w:tcW w:w="1563" w:type="dxa"/>
            <w:tcBorders>
              <w:top w:val="nil"/>
              <w:left w:val="nil"/>
              <w:bottom w:val="nil"/>
              <w:right w:val="nil"/>
            </w:tcBorders>
            <w:shd w:val="clear" w:color="auto" w:fill="auto"/>
            <w:noWrap/>
            <w:vAlign w:val="bottom"/>
            <w:hideMark/>
          </w:tcPr>
          <w:p w14:paraId="1AEB53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OtsAC20ROGR_0012</w:t>
            </w:r>
          </w:p>
        </w:tc>
        <w:tc>
          <w:tcPr>
            <w:tcW w:w="746" w:type="dxa"/>
            <w:tcBorders>
              <w:top w:val="nil"/>
              <w:left w:val="nil"/>
              <w:bottom w:val="nil"/>
              <w:right w:val="nil"/>
            </w:tcBorders>
            <w:shd w:val="clear" w:color="auto" w:fill="auto"/>
            <w:noWrap/>
            <w:vAlign w:val="bottom"/>
            <w:hideMark/>
          </w:tcPr>
          <w:p w14:paraId="50DE95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061F35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764ACA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E4523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2D82CA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9E5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CEC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0CF919" w14:textId="163EE1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BBCE610" w14:textId="59EAB4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D2AD35" w14:textId="290BCD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DAC88D" w14:textId="77777777" w:rsidTr="009D0F10">
        <w:trPr>
          <w:cantSplit/>
          <w:trHeight w:val="20"/>
        </w:trPr>
        <w:tc>
          <w:tcPr>
            <w:tcW w:w="1563" w:type="dxa"/>
            <w:tcBorders>
              <w:top w:val="nil"/>
              <w:left w:val="nil"/>
              <w:bottom w:val="nil"/>
              <w:right w:val="nil"/>
            </w:tcBorders>
            <w:shd w:val="clear" w:color="auto" w:fill="auto"/>
            <w:noWrap/>
            <w:vAlign w:val="bottom"/>
            <w:hideMark/>
          </w:tcPr>
          <w:p w14:paraId="72AC35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OtsAC20ROGR_0013</w:t>
            </w:r>
          </w:p>
        </w:tc>
        <w:tc>
          <w:tcPr>
            <w:tcW w:w="746" w:type="dxa"/>
            <w:tcBorders>
              <w:top w:val="nil"/>
              <w:left w:val="nil"/>
              <w:bottom w:val="nil"/>
              <w:right w:val="nil"/>
            </w:tcBorders>
            <w:shd w:val="clear" w:color="auto" w:fill="auto"/>
            <w:noWrap/>
            <w:vAlign w:val="bottom"/>
            <w:hideMark/>
          </w:tcPr>
          <w:p w14:paraId="53871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4/15/20</w:t>
            </w:r>
          </w:p>
        </w:tc>
        <w:tc>
          <w:tcPr>
            <w:tcW w:w="599" w:type="dxa"/>
            <w:tcBorders>
              <w:top w:val="nil"/>
              <w:left w:val="nil"/>
              <w:bottom w:val="nil"/>
              <w:right w:val="nil"/>
            </w:tcBorders>
            <w:shd w:val="clear" w:color="auto" w:fill="auto"/>
            <w:noWrap/>
            <w:vAlign w:val="bottom"/>
            <w:hideMark/>
          </w:tcPr>
          <w:p w14:paraId="7F801E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106</w:t>
            </w:r>
          </w:p>
        </w:tc>
        <w:tc>
          <w:tcPr>
            <w:tcW w:w="1142" w:type="dxa"/>
            <w:tcBorders>
              <w:top w:val="nil"/>
              <w:left w:val="nil"/>
              <w:bottom w:val="nil"/>
              <w:right w:val="nil"/>
            </w:tcBorders>
            <w:shd w:val="clear" w:color="auto" w:fill="auto"/>
            <w:noWrap/>
            <w:vAlign w:val="bottom"/>
            <w:hideMark/>
          </w:tcPr>
          <w:p w14:paraId="7118B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B713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210029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E41DF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155A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E405CC5" w14:textId="2B91D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33C136" w14:textId="7451F89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88380B" w14:textId="41A272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591AF72" w14:textId="77777777" w:rsidTr="009D0F10">
        <w:trPr>
          <w:cantSplit/>
          <w:trHeight w:val="20"/>
        </w:trPr>
        <w:tc>
          <w:tcPr>
            <w:tcW w:w="1563" w:type="dxa"/>
            <w:tcBorders>
              <w:top w:val="nil"/>
              <w:left w:val="nil"/>
              <w:bottom w:val="nil"/>
              <w:right w:val="nil"/>
            </w:tcBorders>
            <w:shd w:val="clear" w:color="auto" w:fill="auto"/>
            <w:noWrap/>
            <w:vAlign w:val="bottom"/>
            <w:hideMark/>
          </w:tcPr>
          <w:p w14:paraId="624C98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OtsAC20ROGR_0014</w:t>
            </w:r>
          </w:p>
        </w:tc>
        <w:tc>
          <w:tcPr>
            <w:tcW w:w="746" w:type="dxa"/>
            <w:tcBorders>
              <w:top w:val="nil"/>
              <w:left w:val="nil"/>
              <w:bottom w:val="nil"/>
              <w:right w:val="nil"/>
            </w:tcBorders>
            <w:shd w:val="clear" w:color="auto" w:fill="auto"/>
            <w:noWrap/>
            <w:vAlign w:val="bottom"/>
            <w:hideMark/>
          </w:tcPr>
          <w:p w14:paraId="2F8EA0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4/27/20</w:t>
            </w:r>
          </w:p>
        </w:tc>
        <w:tc>
          <w:tcPr>
            <w:tcW w:w="599" w:type="dxa"/>
            <w:tcBorders>
              <w:top w:val="nil"/>
              <w:left w:val="nil"/>
              <w:bottom w:val="nil"/>
              <w:right w:val="nil"/>
            </w:tcBorders>
            <w:shd w:val="clear" w:color="auto" w:fill="auto"/>
            <w:noWrap/>
            <w:vAlign w:val="bottom"/>
            <w:hideMark/>
          </w:tcPr>
          <w:p w14:paraId="0DA4B9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118</w:t>
            </w:r>
          </w:p>
        </w:tc>
        <w:tc>
          <w:tcPr>
            <w:tcW w:w="1142" w:type="dxa"/>
            <w:tcBorders>
              <w:top w:val="nil"/>
              <w:left w:val="nil"/>
              <w:bottom w:val="nil"/>
              <w:right w:val="nil"/>
            </w:tcBorders>
            <w:shd w:val="clear" w:color="auto" w:fill="auto"/>
            <w:noWrap/>
            <w:vAlign w:val="bottom"/>
            <w:hideMark/>
          </w:tcPr>
          <w:p w14:paraId="0369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46D9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4C34DC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3011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D27F3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ABD730" w14:textId="7F591B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B6B0681" w14:textId="5E055E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3E57A4D" w14:textId="79117E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76A8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41046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OtsAC20ROGR_0015</w:t>
            </w:r>
          </w:p>
        </w:tc>
        <w:tc>
          <w:tcPr>
            <w:tcW w:w="746" w:type="dxa"/>
            <w:tcBorders>
              <w:top w:val="nil"/>
              <w:left w:val="nil"/>
              <w:bottom w:val="nil"/>
              <w:right w:val="nil"/>
            </w:tcBorders>
            <w:shd w:val="clear" w:color="auto" w:fill="auto"/>
            <w:noWrap/>
            <w:vAlign w:val="bottom"/>
            <w:hideMark/>
          </w:tcPr>
          <w:p w14:paraId="6145B4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4A29A7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3B08EB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31C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1F2FC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CADD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8D4F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2F96B2" w14:textId="4E3BBF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B52986" w14:textId="2EC66CA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069AB8" w14:textId="07AEAE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854DB89" w14:textId="77777777" w:rsidTr="009D0F10">
        <w:trPr>
          <w:cantSplit/>
          <w:trHeight w:val="20"/>
        </w:trPr>
        <w:tc>
          <w:tcPr>
            <w:tcW w:w="1563" w:type="dxa"/>
            <w:tcBorders>
              <w:top w:val="nil"/>
              <w:left w:val="nil"/>
              <w:bottom w:val="nil"/>
              <w:right w:val="nil"/>
            </w:tcBorders>
            <w:shd w:val="clear" w:color="auto" w:fill="auto"/>
            <w:noWrap/>
            <w:vAlign w:val="bottom"/>
            <w:hideMark/>
          </w:tcPr>
          <w:p w14:paraId="5D175F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OtsAC20ROGR_0016</w:t>
            </w:r>
          </w:p>
        </w:tc>
        <w:tc>
          <w:tcPr>
            <w:tcW w:w="746" w:type="dxa"/>
            <w:tcBorders>
              <w:top w:val="nil"/>
              <w:left w:val="nil"/>
              <w:bottom w:val="nil"/>
              <w:right w:val="nil"/>
            </w:tcBorders>
            <w:shd w:val="clear" w:color="auto" w:fill="auto"/>
            <w:noWrap/>
            <w:vAlign w:val="bottom"/>
            <w:hideMark/>
          </w:tcPr>
          <w:p w14:paraId="64AE23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079B35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686FD6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584E8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Snag Patch</w:t>
            </w:r>
          </w:p>
        </w:tc>
        <w:tc>
          <w:tcPr>
            <w:tcW w:w="1530" w:type="dxa"/>
            <w:tcBorders>
              <w:top w:val="nil"/>
              <w:left w:val="nil"/>
              <w:bottom w:val="nil"/>
              <w:right w:val="nil"/>
            </w:tcBorders>
            <w:shd w:val="clear" w:color="auto" w:fill="auto"/>
            <w:noWrap/>
            <w:vAlign w:val="bottom"/>
            <w:hideMark/>
          </w:tcPr>
          <w:p w14:paraId="76E40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5F1C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78E30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D1A56" w14:textId="17BD46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7181A68" w14:textId="3CCC7F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2B9ADFF" w14:textId="6E1FB1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B760D60" w14:textId="77777777" w:rsidTr="009D0F10">
        <w:trPr>
          <w:cantSplit/>
          <w:trHeight w:val="20"/>
        </w:trPr>
        <w:tc>
          <w:tcPr>
            <w:tcW w:w="1563" w:type="dxa"/>
            <w:tcBorders>
              <w:top w:val="nil"/>
              <w:left w:val="nil"/>
              <w:bottom w:val="nil"/>
              <w:right w:val="nil"/>
            </w:tcBorders>
            <w:shd w:val="clear" w:color="auto" w:fill="auto"/>
            <w:noWrap/>
            <w:vAlign w:val="bottom"/>
            <w:hideMark/>
          </w:tcPr>
          <w:p w14:paraId="1A771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OtsAC20ROGR_0017</w:t>
            </w:r>
          </w:p>
        </w:tc>
        <w:tc>
          <w:tcPr>
            <w:tcW w:w="746" w:type="dxa"/>
            <w:tcBorders>
              <w:top w:val="nil"/>
              <w:left w:val="nil"/>
              <w:bottom w:val="nil"/>
              <w:right w:val="nil"/>
            </w:tcBorders>
            <w:shd w:val="clear" w:color="auto" w:fill="auto"/>
            <w:noWrap/>
            <w:vAlign w:val="bottom"/>
            <w:hideMark/>
          </w:tcPr>
          <w:p w14:paraId="65BBFF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5/5/20</w:t>
            </w:r>
          </w:p>
        </w:tc>
        <w:tc>
          <w:tcPr>
            <w:tcW w:w="599" w:type="dxa"/>
            <w:tcBorders>
              <w:top w:val="nil"/>
              <w:left w:val="nil"/>
              <w:bottom w:val="nil"/>
              <w:right w:val="nil"/>
            </w:tcBorders>
            <w:shd w:val="clear" w:color="auto" w:fill="auto"/>
            <w:noWrap/>
            <w:vAlign w:val="bottom"/>
            <w:hideMark/>
          </w:tcPr>
          <w:p w14:paraId="7858D5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126</w:t>
            </w:r>
          </w:p>
        </w:tc>
        <w:tc>
          <w:tcPr>
            <w:tcW w:w="1142" w:type="dxa"/>
            <w:tcBorders>
              <w:top w:val="nil"/>
              <w:left w:val="nil"/>
              <w:bottom w:val="nil"/>
              <w:right w:val="nil"/>
            </w:tcBorders>
            <w:shd w:val="clear" w:color="auto" w:fill="auto"/>
            <w:noWrap/>
            <w:vAlign w:val="bottom"/>
            <w:hideMark/>
          </w:tcPr>
          <w:p w14:paraId="02FA86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0D1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712238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8D6D7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51A5C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57C85E" w14:textId="5FAADB9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AE75D2" w14:textId="5373FF2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EAD18F" w14:textId="40D3F7B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3339BE8C" w14:textId="77777777" w:rsidTr="009D0F10">
        <w:trPr>
          <w:cantSplit/>
          <w:trHeight w:val="20"/>
        </w:trPr>
        <w:tc>
          <w:tcPr>
            <w:tcW w:w="1563" w:type="dxa"/>
            <w:tcBorders>
              <w:top w:val="nil"/>
              <w:left w:val="nil"/>
              <w:bottom w:val="nil"/>
              <w:right w:val="nil"/>
            </w:tcBorders>
            <w:shd w:val="clear" w:color="auto" w:fill="auto"/>
            <w:noWrap/>
            <w:vAlign w:val="bottom"/>
            <w:hideMark/>
          </w:tcPr>
          <w:p w14:paraId="0AEBF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OtsAC20ROGR_0018</w:t>
            </w:r>
          </w:p>
        </w:tc>
        <w:tc>
          <w:tcPr>
            <w:tcW w:w="746" w:type="dxa"/>
            <w:tcBorders>
              <w:top w:val="nil"/>
              <w:left w:val="nil"/>
              <w:bottom w:val="nil"/>
              <w:right w:val="nil"/>
            </w:tcBorders>
            <w:shd w:val="clear" w:color="auto" w:fill="auto"/>
            <w:noWrap/>
            <w:vAlign w:val="bottom"/>
            <w:hideMark/>
          </w:tcPr>
          <w:p w14:paraId="1AA59A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5/6/20</w:t>
            </w:r>
          </w:p>
        </w:tc>
        <w:tc>
          <w:tcPr>
            <w:tcW w:w="599" w:type="dxa"/>
            <w:tcBorders>
              <w:top w:val="nil"/>
              <w:left w:val="nil"/>
              <w:bottom w:val="nil"/>
              <w:right w:val="nil"/>
            </w:tcBorders>
            <w:shd w:val="clear" w:color="auto" w:fill="auto"/>
            <w:noWrap/>
            <w:vAlign w:val="bottom"/>
            <w:hideMark/>
          </w:tcPr>
          <w:p w14:paraId="5E2315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127</w:t>
            </w:r>
          </w:p>
        </w:tc>
        <w:tc>
          <w:tcPr>
            <w:tcW w:w="1142" w:type="dxa"/>
            <w:tcBorders>
              <w:top w:val="nil"/>
              <w:left w:val="nil"/>
              <w:bottom w:val="nil"/>
              <w:right w:val="nil"/>
            </w:tcBorders>
            <w:shd w:val="clear" w:color="auto" w:fill="auto"/>
            <w:noWrap/>
            <w:vAlign w:val="bottom"/>
            <w:hideMark/>
          </w:tcPr>
          <w:p w14:paraId="02ED7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A59A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0BB236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D59E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1F8D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8D3EE8" w14:textId="4991B88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AB353C6" w14:textId="0728F2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CA1B8C3" w14:textId="15CF279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D3EA4FF" w14:textId="77777777" w:rsidTr="009D0F10">
        <w:trPr>
          <w:cantSplit/>
          <w:trHeight w:val="20"/>
        </w:trPr>
        <w:tc>
          <w:tcPr>
            <w:tcW w:w="1563" w:type="dxa"/>
            <w:tcBorders>
              <w:top w:val="nil"/>
              <w:left w:val="nil"/>
              <w:bottom w:val="nil"/>
              <w:right w:val="nil"/>
            </w:tcBorders>
            <w:shd w:val="clear" w:color="auto" w:fill="auto"/>
            <w:noWrap/>
            <w:vAlign w:val="bottom"/>
            <w:hideMark/>
          </w:tcPr>
          <w:p w14:paraId="494FD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OtsAC20ROGR_0019</w:t>
            </w:r>
          </w:p>
        </w:tc>
        <w:tc>
          <w:tcPr>
            <w:tcW w:w="746" w:type="dxa"/>
            <w:tcBorders>
              <w:top w:val="nil"/>
              <w:left w:val="nil"/>
              <w:bottom w:val="nil"/>
              <w:right w:val="nil"/>
            </w:tcBorders>
            <w:shd w:val="clear" w:color="auto" w:fill="auto"/>
            <w:noWrap/>
            <w:vAlign w:val="bottom"/>
            <w:hideMark/>
          </w:tcPr>
          <w:p w14:paraId="1660A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5/8/20</w:t>
            </w:r>
          </w:p>
        </w:tc>
        <w:tc>
          <w:tcPr>
            <w:tcW w:w="599" w:type="dxa"/>
            <w:tcBorders>
              <w:top w:val="nil"/>
              <w:left w:val="nil"/>
              <w:bottom w:val="nil"/>
              <w:right w:val="nil"/>
            </w:tcBorders>
            <w:shd w:val="clear" w:color="auto" w:fill="auto"/>
            <w:noWrap/>
            <w:vAlign w:val="bottom"/>
            <w:hideMark/>
          </w:tcPr>
          <w:p w14:paraId="147C3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129</w:t>
            </w:r>
          </w:p>
        </w:tc>
        <w:tc>
          <w:tcPr>
            <w:tcW w:w="1142" w:type="dxa"/>
            <w:tcBorders>
              <w:top w:val="nil"/>
              <w:left w:val="nil"/>
              <w:bottom w:val="nil"/>
              <w:right w:val="nil"/>
            </w:tcBorders>
            <w:shd w:val="clear" w:color="auto" w:fill="auto"/>
            <w:noWrap/>
            <w:vAlign w:val="bottom"/>
            <w:hideMark/>
          </w:tcPr>
          <w:p w14:paraId="7CB964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F4E1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20D03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F0E2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C84BE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9481B6" w14:textId="652F9C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411528" w14:textId="699404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D58AE7" w14:textId="7EF4EF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706AD61" w14:textId="77777777" w:rsidTr="009D0F10">
        <w:trPr>
          <w:cantSplit/>
          <w:trHeight w:val="20"/>
        </w:trPr>
        <w:tc>
          <w:tcPr>
            <w:tcW w:w="1563" w:type="dxa"/>
            <w:tcBorders>
              <w:top w:val="nil"/>
              <w:left w:val="nil"/>
              <w:bottom w:val="nil"/>
              <w:right w:val="nil"/>
            </w:tcBorders>
            <w:shd w:val="clear" w:color="auto" w:fill="auto"/>
            <w:noWrap/>
            <w:vAlign w:val="bottom"/>
            <w:hideMark/>
          </w:tcPr>
          <w:p w14:paraId="574CA5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OtsAC20ROGR_0020</w:t>
            </w:r>
          </w:p>
        </w:tc>
        <w:tc>
          <w:tcPr>
            <w:tcW w:w="746" w:type="dxa"/>
            <w:tcBorders>
              <w:top w:val="nil"/>
              <w:left w:val="nil"/>
              <w:bottom w:val="nil"/>
              <w:right w:val="nil"/>
            </w:tcBorders>
            <w:shd w:val="clear" w:color="auto" w:fill="auto"/>
            <w:noWrap/>
            <w:vAlign w:val="bottom"/>
            <w:hideMark/>
          </w:tcPr>
          <w:p w14:paraId="327F8B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6222CA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BCB15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1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BD04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B4FA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D05CD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29A67B8" w14:textId="1A35FE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889A854" w14:textId="1203E8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40B77FA" w14:textId="27612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F9CCE25"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629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OtsAC20ROGR_0021</w:t>
            </w:r>
          </w:p>
        </w:tc>
        <w:tc>
          <w:tcPr>
            <w:tcW w:w="746" w:type="dxa"/>
            <w:tcBorders>
              <w:top w:val="nil"/>
              <w:left w:val="nil"/>
              <w:bottom w:val="nil"/>
              <w:right w:val="nil"/>
            </w:tcBorders>
            <w:shd w:val="clear" w:color="auto" w:fill="auto"/>
            <w:noWrap/>
            <w:vAlign w:val="bottom"/>
            <w:hideMark/>
          </w:tcPr>
          <w:p w14:paraId="26F11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0AD9F9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737E6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69AF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6236C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A0C0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0C22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9D4C22" w14:textId="3B04302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87E72EB" w14:textId="5FEFCA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60B6E8C" w14:textId="7E0E097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F693B88" w14:textId="77777777" w:rsidTr="009D0F10">
        <w:trPr>
          <w:cantSplit/>
          <w:trHeight w:val="20"/>
        </w:trPr>
        <w:tc>
          <w:tcPr>
            <w:tcW w:w="1563" w:type="dxa"/>
            <w:tcBorders>
              <w:top w:val="nil"/>
              <w:left w:val="nil"/>
              <w:bottom w:val="nil"/>
              <w:right w:val="nil"/>
            </w:tcBorders>
            <w:shd w:val="clear" w:color="auto" w:fill="auto"/>
            <w:noWrap/>
            <w:vAlign w:val="bottom"/>
            <w:hideMark/>
          </w:tcPr>
          <w:p w14:paraId="1D9D4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OtsAC20ROGR_0022</w:t>
            </w:r>
          </w:p>
        </w:tc>
        <w:tc>
          <w:tcPr>
            <w:tcW w:w="746" w:type="dxa"/>
            <w:tcBorders>
              <w:top w:val="nil"/>
              <w:left w:val="nil"/>
              <w:bottom w:val="nil"/>
              <w:right w:val="nil"/>
            </w:tcBorders>
            <w:shd w:val="clear" w:color="auto" w:fill="auto"/>
            <w:noWrap/>
            <w:vAlign w:val="bottom"/>
            <w:hideMark/>
          </w:tcPr>
          <w:p w14:paraId="34C9E1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FD872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6DAA82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16916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78DC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5AB1D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9991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7D13AF" w14:textId="7D2CDF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F692952" w14:textId="3CBCEE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062F54D" w14:textId="16863A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6E040C9" w14:textId="77777777" w:rsidTr="009D0F10">
        <w:trPr>
          <w:cantSplit/>
          <w:trHeight w:val="20"/>
        </w:trPr>
        <w:tc>
          <w:tcPr>
            <w:tcW w:w="1563" w:type="dxa"/>
            <w:tcBorders>
              <w:top w:val="nil"/>
              <w:left w:val="nil"/>
              <w:bottom w:val="nil"/>
              <w:right w:val="nil"/>
            </w:tcBorders>
            <w:shd w:val="clear" w:color="auto" w:fill="auto"/>
            <w:noWrap/>
            <w:vAlign w:val="bottom"/>
            <w:hideMark/>
          </w:tcPr>
          <w:p w14:paraId="531D78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OtsAC20ROGR_0023</w:t>
            </w:r>
          </w:p>
        </w:tc>
        <w:tc>
          <w:tcPr>
            <w:tcW w:w="746" w:type="dxa"/>
            <w:tcBorders>
              <w:top w:val="nil"/>
              <w:left w:val="nil"/>
              <w:bottom w:val="nil"/>
              <w:right w:val="nil"/>
            </w:tcBorders>
            <w:shd w:val="clear" w:color="auto" w:fill="auto"/>
            <w:noWrap/>
            <w:vAlign w:val="bottom"/>
            <w:hideMark/>
          </w:tcPr>
          <w:p w14:paraId="2CA45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82E1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5ABFC0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93D0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56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F47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8C010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4AF449" w14:textId="6A1988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58A81C3" w14:textId="2CEE53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DA10F9A" w14:textId="5E47E3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422F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422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OtsAC20ROGR_0024</w:t>
            </w:r>
          </w:p>
        </w:tc>
        <w:tc>
          <w:tcPr>
            <w:tcW w:w="746" w:type="dxa"/>
            <w:tcBorders>
              <w:top w:val="nil"/>
              <w:left w:val="nil"/>
              <w:bottom w:val="nil"/>
              <w:right w:val="nil"/>
            </w:tcBorders>
            <w:shd w:val="clear" w:color="auto" w:fill="auto"/>
            <w:noWrap/>
            <w:vAlign w:val="bottom"/>
            <w:hideMark/>
          </w:tcPr>
          <w:p w14:paraId="06F950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59040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2A136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4481E2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5D12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2F6F9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D3AF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EF98CBE" w14:textId="0DD4E4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994F74" w14:textId="66B73E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28A0DD9" w14:textId="5B6E43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3C9DE71"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AC9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OtsAC20ROGR_0025</w:t>
            </w:r>
          </w:p>
        </w:tc>
        <w:tc>
          <w:tcPr>
            <w:tcW w:w="746" w:type="dxa"/>
            <w:tcBorders>
              <w:top w:val="nil"/>
              <w:left w:val="nil"/>
              <w:bottom w:val="nil"/>
              <w:right w:val="nil"/>
            </w:tcBorders>
            <w:shd w:val="clear" w:color="auto" w:fill="auto"/>
            <w:noWrap/>
            <w:vAlign w:val="bottom"/>
            <w:hideMark/>
          </w:tcPr>
          <w:p w14:paraId="4F8E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364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6AA95C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E4AA8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1358C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571A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957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67F555F" w14:textId="28A509B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DFAF34F" w14:textId="55A614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F54D05A" w14:textId="73EABC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3DB391B" w14:textId="77777777" w:rsidTr="009D0F10">
        <w:trPr>
          <w:cantSplit/>
          <w:trHeight w:val="20"/>
        </w:trPr>
        <w:tc>
          <w:tcPr>
            <w:tcW w:w="1563" w:type="dxa"/>
            <w:tcBorders>
              <w:top w:val="nil"/>
              <w:left w:val="nil"/>
              <w:bottom w:val="nil"/>
              <w:right w:val="nil"/>
            </w:tcBorders>
            <w:shd w:val="clear" w:color="auto" w:fill="auto"/>
            <w:noWrap/>
            <w:vAlign w:val="bottom"/>
            <w:hideMark/>
          </w:tcPr>
          <w:p w14:paraId="626775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OtsAC20ROGR_0026</w:t>
            </w:r>
          </w:p>
        </w:tc>
        <w:tc>
          <w:tcPr>
            <w:tcW w:w="746" w:type="dxa"/>
            <w:tcBorders>
              <w:top w:val="nil"/>
              <w:left w:val="nil"/>
              <w:bottom w:val="nil"/>
              <w:right w:val="nil"/>
            </w:tcBorders>
            <w:shd w:val="clear" w:color="auto" w:fill="auto"/>
            <w:noWrap/>
            <w:vAlign w:val="bottom"/>
            <w:hideMark/>
          </w:tcPr>
          <w:p w14:paraId="361007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5/15/20</w:t>
            </w:r>
          </w:p>
        </w:tc>
        <w:tc>
          <w:tcPr>
            <w:tcW w:w="599" w:type="dxa"/>
            <w:tcBorders>
              <w:top w:val="nil"/>
              <w:left w:val="nil"/>
              <w:bottom w:val="nil"/>
              <w:right w:val="nil"/>
            </w:tcBorders>
            <w:shd w:val="clear" w:color="auto" w:fill="auto"/>
            <w:noWrap/>
            <w:vAlign w:val="bottom"/>
            <w:hideMark/>
          </w:tcPr>
          <w:p w14:paraId="1FF2EE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136</w:t>
            </w:r>
          </w:p>
        </w:tc>
        <w:tc>
          <w:tcPr>
            <w:tcW w:w="1142" w:type="dxa"/>
            <w:tcBorders>
              <w:top w:val="nil"/>
              <w:left w:val="nil"/>
              <w:bottom w:val="nil"/>
              <w:right w:val="nil"/>
            </w:tcBorders>
            <w:shd w:val="clear" w:color="auto" w:fill="auto"/>
            <w:noWrap/>
            <w:vAlign w:val="bottom"/>
            <w:hideMark/>
          </w:tcPr>
          <w:p w14:paraId="45AFC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38CC3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A45C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28769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FF866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7DFA4E" w14:textId="0BB238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F8373D" w14:textId="314D4B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6BDBC6" w14:textId="72A0BC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888BA7F" w14:textId="77777777" w:rsidTr="009D0F10">
        <w:trPr>
          <w:cantSplit/>
          <w:trHeight w:val="20"/>
        </w:trPr>
        <w:tc>
          <w:tcPr>
            <w:tcW w:w="1563" w:type="dxa"/>
            <w:tcBorders>
              <w:top w:val="nil"/>
              <w:left w:val="nil"/>
              <w:bottom w:val="nil"/>
              <w:right w:val="nil"/>
            </w:tcBorders>
            <w:shd w:val="clear" w:color="auto" w:fill="auto"/>
            <w:noWrap/>
            <w:vAlign w:val="bottom"/>
            <w:hideMark/>
          </w:tcPr>
          <w:p w14:paraId="3C2ABC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OtsAC20ROGR_0027</w:t>
            </w:r>
          </w:p>
        </w:tc>
        <w:tc>
          <w:tcPr>
            <w:tcW w:w="746" w:type="dxa"/>
            <w:tcBorders>
              <w:top w:val="nil"/>
              <w:left w:val="nil"/>
              <w:bottom w:val="nil"/>
              <w:right w:val="nil"/>
            </w:tcBorders>
            <w:shd w:val="clear" w:color="auto" w:fill="auto"/>
            <w:noWrap/>
            <w:vAlign w:val="bottom"/>
            <w:hideMark/>
          </w:tcPr>
          <w:p w14:paraId="4E8EE9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5/16/20</w:t>
            </w:r>
          </w:p>
        </w:tc>
        <w:tc>
          <w:tcPr>
            <w:tcW w:w="599" w:type="dxa"/>
            <w:tcBorders>
              <w:top w:val="nil"/>
              <w:left w:val="nil"/>
              <w:bottom w:val="nil"/>
              <w:right w:val="nil"/>
            </w:tcBorders>
            <w:shd w:val="clear" w:color="auto" w:fill="auto"/>
            <w:noWrap/>
            <w:vAlign w:val="bottom"/>
            <w:hideMark/>
          </w:tcPr>
          <w:p w14:paraId="5BA45D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137</w:t>
            </w:r>
          </w:p>
        </w:tc>
        <w:tc>
          <w:tcPr>
            <w:tcW w:w="1142" w:type="dxa"/>
            <w:tcBorders>
              <w:top w:val="nil"/>
              <w:left w:val="nil"/>
              <w:bottom w:val="nil"/>
              <w:right w:val="nil"/>
            </w:tcBorders>
            <w:shd w:val="clear" w:color="auto" w:fill="auto"/>
            <w:noWrap/>
            <w:vAlign w:val="bottom"/>
            <w:hideMark/>
          </w:tcPr>
          <w:p w14:paraId="4BA9F6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25DE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78620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2EA8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AEA2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423401B" w14:textId="2BA1DB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75F2832" w14:textId="70ECF1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895DE94" w14:textId="741BD6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B16E61F" w14:textId="77777777" w:rsidTr="009D0F10">
        <w:trPr>
          <w:cantSplit/>
          <w:trHeight w:val="20"/>
        </w:trPr>
        <w:tc>
          <w:tcPr>
            <w:tcW w:w="1563" w:type="dxa"/>
            <w:tcBorders>
              <w:top w:val="nil"/>
              <w:left w:val="nil"/>
              <w:bottom w:val="nil"/>
              <w:right w:val="nil"/>
            </w:tcBorders>
            <w:shd w:val="clear" w:color="auto" w:fill="auto"/>
            <w:noWrap/>
            <w:vAlign w:val="bottom"/>
            <w:hideMark/>
          </w:tcPr>
          <w:p w14:paraId="00674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OtsAC20ROGR_0028</w:t>
            </w:r>
          </w:p>
        </w:tc>
        <w:tc>
          <w:tcPr>
            <w:tcW w:w="746" w:type="dxa"/>
            <w:tcBorders>
              <w:top w:val="nil"/>
              <w:left w:val="nil"/>
              <w:bottom w:val="nil"/>
              <w:right w:val="nil"/>
            </w:tcBorders>
            <w:shd w:val="clear" w:color="auto" w:fill="auto"/>
            <w:noWrap/>
            <w:vAlign w:val="bottom"/>
            <w:hideMark/>
          </w:tcPr>
          <w:p w14:paraId="16446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5A809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2B429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498A4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EF08F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BC1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9485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C65649" w14:textId="14290C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3E8EBE3" w14:textId="078E58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9AE343E" w14:textId="2C9DA5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D904FF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8704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OtsAC20ROGR_0029</w:t>
            </w:r>
          </w:p>
        </w:tc>
        <w:tc>
          <w:tcPr>
            <w:tcW w:w="746" w:type="dxa"/>
            <w:tcBorders>
              <w:top w:val="nil"/>
              <w:left w:val="nil"/>
              <w:bottom w:val="nil"/>
              <w:right w:val="nil"/>
            </w:tcBorders>
            <w:shd w:val="clear" w:color="auto" w:fill="auto"/>
            <w:noWrap/>
            <w:vAlign w:val="bottom"/>
            <w:hideMark/>
          </w:tcPr>
          <w:p w14:paraId="4EC6BE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3994E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F7F15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97B8E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442462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2ECDE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41445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B39CD2" w14:textId="4279D26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941C2C" w14:textId="11B9279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609B5CD" w14:textId="43C370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8293FD" w14:textId="77777777" w:rsidTr="009D0F10">
        <w:trPr>
          <w:cantSplit/>
          <w:trHeight w:val="20"/>
        </w:trPr>
        <w:tc>
          <w:tcPr>
            <w:tcW w:w="1563" w:type="dxa"/>
            <w:tcBorders>
              <w:top w:val="nil"/>
              <w:left w:val="nil"/>
              <w:bottom w:val="nil"/>
              <w:right w:val="nil"/>
            </w:tcBorders>
            <w:shd w:val="clear" w:color="auto" w:fill="auto"/>
            <w:noWrap/>
            <w:vAlign w:val="bottom"/>
            <w:hideMark/>
          </w:tcPr>
          <w:p w14:paraId="24579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OtsAC20ROGR_0030</w:t>
            </w:r>
          </w:p>
        </w:tc>
        <w:tc>
          <w:tcPr>
            <w:tcW w:w="746" w:type="dxa"/>
            <w:tcBorders>
              <w:top w:val="nil"/>
              <w:left w:val="nil"/>
              <w:bottom w:val="nil"/>
              <w:right w:val="nil"/>
            </w:tcBorders>
            <w:shd w:val="clear" w:color="auto" w:fill="auto"/>
            <w:noWrap/>
            <w:vAlign w:val="bottom"/>
            <w:hideMark/>
          </w:tcPr>
          <w:p w14:paraId="4FF769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619E2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0AAE11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2DA63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273B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F219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5AB04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EB3E45" w14:textId="466E6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7C0A72C" w14:textId="5F03060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4DA0F1C" w14:textId="5C17642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37526D" w14:textId="77777777" w:rsidTr="009D0F10">
        <w:trPr>
          <w:cantSplit/>
          <w:trHeight w:val="20"/>
        </w:trPr>
        <w:tc>
          <w:tcPr>
            <w:tcW w:w="1563" w:type="dxa"/>
            <w:tcBorders>
              <w:top w:val="nil"/>
              <w:left w:val="nil"/>
              <w:bottom w:val="nil"/>
              <w:right w:val="nil"/>
            </w:tcBorders>
            <w:shd w:val="clear" w:color="auto" w:fill="auto"/>
            <w:noWrap/>
            <w:vAlign w:val="bottom"/>
            <w:hideMark/>
          </w:tcPr>
          <w:p w14:paraId="687443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OtsAC20ROGR_0031</w:t>
            </w:r>
          </w:p>
        </w:tc>
        <w:tc>
          <w:tcPr>
            <w:tcW w:w="746" w:type="dxa"/>
            <w:tcBorders>
              <w:top w:val="nil"/>
              <w:left w:val="nil"/>
              <w:bottom w:val="nil"/>
              <w:right w:val="nil"/>
            </w:tcBorders>
            <w:shd w:val="clear" w:color="auto" w:fill="auto"/>
            <w:noWrap/>
            <w:vAlign w:val="bottom"/>
            <w:hideMark/>
          </w:tcPr>
          <w:p w14:paraId="4F532E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452E1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13567E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421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A0C25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EF6A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814D1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1BBC2DF" w14:textId="4A858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2F9843" w14:textId="52EB712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BF12579" w14:textId="796EC9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0F1B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E61C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OtsAC20ROGR_0032</w:t>
            </w:r>
          </w:p>
        </w:tc>
        <w:tc>
          <w:tcPr>
            <w:tcW w:w="746" w:type="dxa"/>
            <w:tcBorders>
              <w:top w:val="nil"/>
              <w:left w:val="nil"/>
              <w:bottom w:val="nil"/>
              <w:right w:val="nil"/>
            </w:tcBorders>
            <w:shd w:val="clear" w:color="auto" w:fill="auto"/>
            <w:noWrap/>
            <w:vAlign w:val="bottom"/>
            <w:hideMark/>
          </w:tcPr>
          <w:p w14:paraId="290DFB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187774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39B213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7F9D7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163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8149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8E537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C98D6D4" w14:textId="7D39FA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E767C8C" w14:textId="458CC0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294F886" w14:textId="5E1CC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CEBEB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6A489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OtsAC20ROGR_0033</w:t>
            </w:r>
          </w:p>
        </w:tc>
        <w:tc>
          <w:tcPr>
            <w:tcW w:w="746" w:type="dxa"/>
            <w:tcBorders>
              <w:top w:val="nil"/>
              <w:left w:val="nil"/>
              <w:bottom w:val="nil"/>
              <w:right w:val="nil"/>
            </w:tcBorders>
            <w:shd w:val="clear" w:color="auto" w:fill="auto"/>
            <w:noWrap/>
            <w:vAlign w:val="bottom"/>
            <w:hideMark/>
          </w:tcPr>
          <w:p w14:paraId="613C81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693F9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885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401A5D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E8B6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4F33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2903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1E9B9AF" w14:textId="2931D7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85421F" w14:textId="76306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46670C" w14:textId="2F1AA03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6FAF6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1AE24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OtsAC20ROGR_0034</w:t>
            </w:r>
          </w:p>
        </w:tc>
        <w:tc>
          <w:tcPr>
            <w:tcW w:w="746" w:type="dxa"/>
            <w:tcBorders>
              <w:top w:val="nil"/>
              <w:left w:val="nil"/>
              <w:bottom w:val="nil"/>
              <w:right w:val="nil"/>
            </w:tcBorders>
            <w:shd w:val="clear" w:color="auto" w:fill="auto"/>
            <w:noWrap/>
            <w:vAlign w:val="bottom"/>
            <w:hideMark/>
          </w:tcPr>
          <w:p w14:paraId="50C068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006BE3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5F02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A1316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5563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BD85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536B1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E33C90C" w14:textId="0B12B1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B48C1B" w14:textId="7C5CD64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06FAADF" w14:textId="6180C3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CFB17E5" w14:textId="77777777" w:rsidTr="009D0F10">
        <w:trPr>
          <w:cantSplit/>
          <w:trHeight w:val="20"/>
        </w:trPr>
        <w:tc>
          <w:tcPr>
            <w:tcW w:w="1563" w:type="dxa"/>
            <w:tcBorders>
              <w:top w:val="nil"/>
              <w:left w:val="nil"/>
              <w:bottom w:val="nil"/>
              <w:right w:val="nil"/>
            </w:tcBorders>
            <w:shd w:val="clear" w:color="auto" w:fill="auto"/>
            <w:noWrap/>
            <w:vAlign w:val="bottom"/>
            <w:hideMark/>
          </w:tcPr>
          <w:p w14:paraId="04C767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OtsAC20ROGR_0035</w:t>
            </w:r>
          </w:p>
        </w:tc>
        <w:tc>
          <w:tcPr>
            <w:tcW w:w="746" w:type="dxa"/>
            <w:tcBorders>
              <w:top w:val="nil"/>
              <w:left w:val="nil"/>
              <w:bottom w:val="nil"/>
              <w:right w:val="nil"/>
            </w:tcBorders>
            <w:shd w:val="clear" w:color="auto" w:fill="auto"/>
            <w:noWrap/>
            <w:vAlign w:val="bottom"/>
            <w:hideMark/>
          </w:tcPr>
          <w:p w14:paraId="70D876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3B3B71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726CB0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EB082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64865B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6ECB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2774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DF7B5F" w14:textId="1F3450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8CA0C9" w14:textId="68980D7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011E7A" w14:textId="780752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7240E6" w14:textId="77777777" w:rsidTr="009D0F10">
        <w:trPr>
          <w:cantSplit/>
          <w:trHeight w:val="20"/>
        </w:trPr>
        <w:tc>
          <w:tcPr>
            <w:tcW w:w="1563" w:type="dxa"/>
            <w:tcBorders>
              <w:top w:val="nil"/>
              <w:left w:val="nil"/>
              <w:bottom w:val="nil"/>
              <w:right w:val="nil"/>
            </w:tcBorders>
            <w:shd w:val="clear" w:color="auto" w:fill="auto"/>
            <w:noWrap/>
            <w:vAlign w:val="bottom"/>
            <w:hideMark/>
          </w:tcPr>
          <w:p w14:paraId="07D08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OtsAC20ROGR_0036</w:t>
            </w:r>
          </w:p>
        </w:tc>
        <w:tc>
          <w:tcPr>
            <w:tcW w:w="746" w:type="dxa"/>
            <w:tcBorders>
              <w:top w:val="nil"/>
              <w:left w:val="nil"/>
              <w:bottom w:val="nil"/>
              <w:right w:val="nil"/>
            </w:tcBorders>
            <w:shd w:val="clear" w:color="auto" w:fill="auto"/>
            <w:noWrap/>
            <w:vAlign w:val="bottom"/>
            <w:hideMark/>
          </w:tcPr>
          <w:p w14:paraId="654E1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7FD936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4B1F2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04818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774DA4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8AEC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8F50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FE1BDA" w14:textId="721F91A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7F1E9D" w14:textId="5847CA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DC62B26" w14:textId="59D3FC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EFF3CB1"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087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OtsAC20ROGR_0037</w:t>
            </w:r>
          </w:p>
        </w:tc>
        <w:tc>
          <w:tcPr>
            <w:tcW w:w="746" w:type="dxa"/>
            <w:tcBorders>
              <w:top w:val="nil"/>
              <w:left w:val="nil"/>
              <w:bottom w:val="nil"/>
              <w:right w:val="nil"/>
            </w:tcBorders>
            <w:shd w:val="clear" w:color="auto" w:fill="auto"/>
            <w:noWrap/>
            <w:vAlign w:val="bottom"/>
            <w:hideMark/>
          </w:tcPr>
          <w:p w14:paraId="38BFB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5/21/20</w:t>
            </w:r>
          </w:p>
        </w:tc>
        <w:tc>
          <w:tcPr>
            <w:tcW w:w="599" w:type="dxa"/>
            <w:tcBorders>
              <w:top w:val="nil"/>
              <w:left w:val="nil"/>
              <w:bottom w:val="nil"/>
              <w:right w:val="nil"/>
            </w:tcBorders>
            <w:shd w:val="clear" w:color="auto" w:fill="auto"/>
            <w:noWrap/>
            <w:vAlign w:val="bottom"/>
            <w:hideMark/>
          </w:tcPr>
          <w:p w14:paraId="2D4105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142</w:t>
            </w:r>
          </w:p>
        </w:tc>
        <w:tc>
          <w:tcPr>
            <w:tcW w:w="1142" w:type="dxa"/>
            <w:tcBorders>
              <w:top w:val="nil"/>
              <w:left w:val="nil"/>
              <w:bottom w:val="nil"/>
              <w:right w:val="nil"/>
            </w:tcBorders>
            <w:shd w:val="clear" w:color="auto" w:fill="auto"/>
            <w:noWrap/>
            <w:vAlign w:val="bottom"/>
            <w:hideMark/>
          </w:tcPr>
          <w:p w14:paraId="326B5E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C283A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0E6B30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12636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1F668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065871" w14:textId="0D6AA1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F7BAA6A" w14:textId="54F57F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645634C" w14:textId="480EF1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B5D56B4" w14:textId="77777777" w:rsidTr="009D0F10">
        <w:trPr>
          <w:cantSplit/>
          <w:trHeight w:val="20"/>
        </w:trPr>
        <w:tc>
          <w:tcPr>
            <w:tcW w:w="1563" w:type="dxa"/>
            <w:tcBorders>
              <w:top w:val="nil"/>
              <w:left w:val="nil"/>
              <w:bottom w:val="nil"/>
              <w:right w:val="nil"/>
            </w:tcBorders>
            <w:shd w:val="clear" w:color="auto" w:fill="auto"/>
            <w:noWrap/>
            <w:vAlign w:val="bottom"/>
            <w:hideMark/>
          </w:tcPr>
          <w:p w14:paraId="40C8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OtsAC20ROGR_0038</w:t>
            </w:r>
          </w:p>
        </w:tc>
        <w:tc>
          <w:tcPr>
            <w:tcW w:w="746" w:type="dxa"/>
            <w:tcBorders>
              <w:top w:val="nil"/>
              <w:left w:val="nil"/>
              <w:bottom w:val="nil"/>
              <w:right w:val="nil"/>
            </w:tcBorders>
            <w:shd w:val="clear" w:color="auto" w:fill="auto"/>
            <w:noWrap/>
            <w:vAlign w:val="bottom"/>
            <w:hideMark/>
          </w:tcPr>
          <w:p w14:paraId="58FC22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5BB690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C4F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F3EB7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40628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B4B45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1B46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C87F03" w14:textId="423CDD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BD85E3" w14:textId="5DBD80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FC6093E" w14:textId="180E8ED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F81AC5" w14:textId="77777777" w:rsidTr="009D0F10">
        <w:trPr>
          <w:cantSplit/>
          <w:trHeight w:val="20"/>
        </w:trPr>
        <w:tc>
          <w:tcPr>
            <w:tcW w:w="1563" w:type="dxa"/>
            <w:tcBorders>
              <w:top w:val="nil"/>
              <w:left w:val="nil"/>
              <w:bottom w:val="nil"/>
              <w:right w:val="nil"/>
            </w:tcBorders>
            <w:shd w:val="clear" w:color="auto" w:fill="auto"/>
            <w:noWrap/>
            <w:vAlign w:val="bottom"/>
            <w:hideMark/>
          </w:tcPr>
          <w:p w14:paraId="26D426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OtsAC20ROGR_0039</w:t>
            </w:r>
          </w:p>
        </w:tc>
        <w:tc>
          <w:tcPr>
            <w:tcW w:w="746" w:type="dxa"/>
            <w:tcBorders>
              <w:top w:val="nil"/>
              <w:left w:val="nil"/>
              <w:bottom w:val="nil"/>
              <w:right w:val="nil"/>
            </w:tcBorders>
            <w:shd w:val="clear" w:color="auto" w:fill="auto"/>
            <w:noWrap/>
            <w:vAlign w:val="bottom"/>
            <w:hideMark/>
          </w:tcPr>
          <w:p w14:paraId="33DBF1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17BDE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6CAA4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AF5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AFF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613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4F06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8B6CEA" w14:textId="5028DE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0DE0DD1" w14:textId="3ECE9E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1C50FB4" w14:textId="7C9DB0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BDDB19B" w14:textId="77777777" w:rsidTr="009D0F10">
        <w:trPr>
          <w:cantSplit/>
          <w:trHeight w:val="20"/>
        </w:trPr>
        <w:tc>
          <w:tcPr>
            <w:tcW w:w="1563" w:type="dxa"/>
            <w:tcBorders>
              <w:top w:val="nil"/>
              <w:left w:val="nil"/>
              <w:bottom w:val="nil"/>
              <w:right w:val="nil"/>
            </w:tcBorders>
            <w:shd w:val="clear" w:color="auto" w:fill="auto"/>
            <w:noWrap/>
            <w:vAlign w:val="bottom"/>
            <w:hideMark/>
          </w:tcPr>
          <w:p w14:paraId="7C27E2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OtsAC20ROGR_0040</w:t>
            </w:r>
          </w:p>
        </w:tc>
        <w:tc>
          <w:tcPr>
            <w:tcW w:w="746" w:type="dxa"/>
            <w:tcBorders>
              <w:top w:val="nil"/>
              <w:left w:val="nil"/>
              <w:bottom w:val="nil"/>
              <w:right w:val="nil"/>
            </w:tcBorders>
            <w:shd w:val="clear" w:color="auto" w:fill="auto"/>
            <w:noWrap/>
            <w:vAlign w:val="bottom"/>
            <w:hideMark/>
          </w:tcPr>
          <w:p w14:paraId="211A5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A9FFD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6C24F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77921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5D11CA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E9735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9E15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E23E7" w14:textId="63EE8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E41F66" w14:textId="7F6BFB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9554AA" w14:textId="2C8DE1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574B40C" w14:textId="77777777" w:rsidTr="009D0F10">
        <w:trPr>
          <w:cantSplit/>
          <w:trHeight w:val="20"/>
        </w:trPr>
        <w:tc>
          <w:tcPr>
            <w:tcW w:w="1563" w:type="dxa"/>
            <w:tcBorders>
              <w:top w:val="nil"/>
              <w:left w:val="nil"/>
              <w:bottom w:val="nil"/>
              <w:right w:val="nil"/>
            </w:tcBorders>
            <w:shd w:val="clear" w:color="auto" w:fill="auto"/>
            <w:noWrap/>
            <w:vAlign w:val="bottom"/>
            <w:hideMark/>
          </w:tcPr>
          <w:p w14:paraId="02F37B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OtsAC20ROGR_0041</w:t>
            </w:r>
          </w:p>
        </w:tc>
        <w:tc>
          <w:tcPr>
            <w:tcW w:w="746" w:type="dxa"/>
            <w:tcBorders>
              <w:top w:val="nil"/>
              <w:left w:val="nil"/>
              <w:bottom w:val="nil"/>
              <w:right w:val="nil"/>
            </w:tcBorders>
            <w:shd w:val="clear" w:color="auto" w:fill="auto"/>
            <w:noWrap/>
            <w:vAlign w:val="bottom"/>
            <w:hideMark/>
          </w:tcPr>
          <w:p w14:paraId="51E21E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6AA7A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DE78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72F6F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1E13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88E4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20F6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99B4C95" w14:textId="0C8A3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5D5A973" w14:textId="1D75DA9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D278E5" w14:textId="757E28A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FC5F41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2BF5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OtsAC20ROGR_0042</w:t>
            </w:r>
          </w:p>
        </w:tc>
        <w:tc>
          <w:tcPr>
            <w:tcW w:w="746" w:type="dxa"/>
            <w:tcBorders>
              <w:top w:val="nil"/>
              <w:left w:val="nil"/>
              <w:bottom w:val="nil"/>
              <w:right w:val="nil"/>
            </w:tcBorders>
            <w:shd w:val="clear" w:color="auto" w:fill="auto"/>
            <w:noWrap/>
            <w:vAlign w:val="bottom"/>
            <w:hideMark/>
          </w:tcPr>
          <w:p w14:paraId="6673DC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5CCA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16777E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13A1E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DA275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748C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3CB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947CCAF" w14:textId="688659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84460C" w14:textId="39BBA9C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7FE020" w14:textId="6ADA91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5E44480" w14:textId="77777777" w:rsidTr="009D0F10">
        <w:trPr>
          <w:cantSplit/>
          <w:trHeight w:val="20"/>
        </w:trPr>
        <w:tc>
          <w:tcPr>
            <w:tcW w:w="1563" w:type="dxa"/>
            <w:tcBorders>
              <w:top w:val="nil"/>
              <w:left w:val="nil"/>
              <w:bottom w:val="nil"/>
              <w:right w:val="nil"/>
            </w:tcBorders>
            <w:shd w:val="clear" w:color="auto" w:fill="auto"/>
            <w:noWrap/>
            <w:vAlign w:val="bottom"/>
            <w:hideMark/>
          </w:tcPr>
          <w:p w14:paraId="1831AC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OtsAC20ROGR_0043</w:t>
            </w:r>
          </w:p>
        </w:tc>
        <w:tc>
          <w:tcPr>
            <w:tcW w:w="746" w:type="dxa"/>
            <w:tcBorders>
              <w:top w:val="nil"/>
              <w:left w:val="nil"/>
              <w:bottom w:val="nil"/>
              <w:right w:val="nil"/>
            </w:tcBorders>
            <w:shd w:val="clear" w:color="auto" w:fill="auto"/>
            <w:noWrap/>
            <w:vAlign w:val="bottom"/>
            <w:hideMark/>
          </w:tcPr>
          <w:p w14:paraId="44C334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FB0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09910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B165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3E230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7260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F9B6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BEA887F" w14:textId="796C46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F833C09" w14:textId="26074F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A3258B" w14:textId="350045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F07878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24B7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OtsAC20ROGR_0044</w:t>
            </w:r>
          </w:p>
        </w:tc>
        <w:tc>
          <w:tcPr>
            <w:tcW w:w="746" w:type="dxa"/>
            <w:tcBorders>
              <w:top w:val="nil"/>
              <w:left w:val="nil"/>
              <w:bottom w:val="nil"/>
              <w:right w:val="nil"/>
            </w:tcBorders>
            <w:shd w:val="clear" w:color="auto" w:fill="auto"/>
            <w:noWrap/>
            <w:vAlign w:val="bottom"/>
            <w:hideMark/>
          </w:tcPr>
          <w:p w14:paraId="68AACF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7BDA6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8EC4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125C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07524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8F7BD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2295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0CBB4D8" w14:textId="55399E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1E57D23" w14:textId="5EA78D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BFE8A2D" w14:textId="7170EBF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5340B7D" w14:textId="77777777" w:rsidTr="009D0F10">
        <w:trPr>
          <w:cantSplit/>
          <w:trHeight w:val="20"/>
        </w:trPr>
        <w:tc>
          <w:tcPr>
            <w:tcW w:w="1563" w:type="dxa"/>
            <w:tcBorders>
              <w:top w:val="nil"/>
              <w:left w:val="nil"/>
              <w:bottom w:val="nil"/>
              <w:right w:val="nil"/>
            </w:tcBorders>
            <w:shd w:val="clear" w:color="auto" w:fill="auto"/>
            <w:noWrap/>
            <w:vAlign w:val="bottom"/>
            <w:hideMark/>
          </w:tcPr>
          <w:p w14:paraId="1EE76C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OtsAC20ROGR_0045</w:t>
            </w:r>
          </w:p>
        </w:tc>
        <w:tc>
          <w:tcPr>
            <w:tcW w:w="746" w:type="dxa"/>
            <w:tcBorders>
              <w:top w:val="nil"/>
              <w:left w:val="nil"/>
              <w:bottom w:val="nil"/>
              <w:right w:val="nil"/>
            </w:tcBorders>
            <w:shd w:val="clear" w:color="auto" w:fill="auto"/>
            <w:noWrap/>
            <w:vAlign w:val="bottom"/>
            <w:hideMark/>
          </w:tcPr>
          <w:p w14:paraId="2F3B8E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5/24/20</w:t>
            </w:r>
          </w:p>
        </w:tc>
        <w:tc>
          <w:tcPr>
            <w:tcW w:w="599" w:type="dxa"/>
            <w:tcBorders>
              <w:top w:val="nil"/>
              <w:left w:val="nil"/>
              <w:bottom w:val="nil"/>
              <w:right w:val="nil"/>
            </w:tcBorders>
            <w:shd w:val="clear" w:color="auto" w:fill="auto"/>
            <w:noWrap/>
            <w:vAlign w:val="bottom"/>
            <w:hideMark/>
          </w:tcPr>
          <w:p w14:paraId="1AD595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145</w:t>
            </w:r>
          </w:p>
        </w:tc>
        <w:tc>
          <w:tcPr>
            <w:tcW w:w="1142" w:type="dxa"/>
            <w:tcBorders>
              <w:top w:val="nil"/>
              <w:left w:val="nil"/>
              <w:bottom w:val="nil"/>
              <w:right w:val="nil"/>
            </w:tcBorders>
            <w:shd w:val="clear" w:color="auto" w:fill="auto"/>
            <w:noWrap/>
            <w:vAlign w:val="bottom"/>
            <w:hideMark/>
          </w:tcPr>
          <w:p w14:paraId="0ED3EA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2D5E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2FFC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AA2A3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C636D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D5F36A1" w14:textId="429863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BF8093" w14:textId="7EF06CC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B46930" w14:textId="11FC3F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02A432" w14:textId="77777777" w:rsidTr="009D0F10">
        <w:trPr>
          <w:cantSplit/>
          <w:trHeight w:val="20"/>
        </w:trPr>
        <w:tc>
          <w:tcPr>
            <w:tcW w:w="1563" w:type="dxa"/>
            <w:tcBorders>
              <w:top w:val="nil"/>
              <w:left w:val="nil"/>
              <w:bottom w:val="nil"/>
              <w:right w:val="nil"/>
            </w:tcBorders>
            <w:shd w:val="clear" w:color="auto" w:fill="auto"/>
            <w:noWrap/>
            <w:vAlign w:val="bottom"/>
            <w:hideMark/>
          </w:tcPr>
          <w:p w14:paraId="78A984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OtsAC20ROGR_0046</w:t>
            </w:r>
          </w:p>
        </w:tc>
        <w:tc>
          <w:tcPr>
            <w:tcW w:w="746" w:type="dxa"/>
            <w:tcBorders>
              <w:top w:val="nil"/>
              <w:left w:val="nil"/>
              <w:bottom w:val="nil"/>
              <w:right w:val="nil"/>
            </w:tcBorders>
            <w:shd w:val="clear" w:color="auto" w:fill="auto"/>
            <w:noWrap/>
            <w:vAlign w:val="bottom"/>
            <w:hideMark/>
          </w:tcPr>
          <w:p w14:paraId="1A5EC7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4110D1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3D44F7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C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3D48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ACF1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4E7D0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C2C4219" w14:textId="7EC7ED3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8F08AAF" w14:textId="2707998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F0507A3" w14:textId="3065BA2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288FD64" w14:textId="77777777" w:rsidTr="009D0F10">
        <w:trPr>
          <w:cantSplit/>
          <w:trHeight w:val="20"/>
        </w:trPr>
        <w:tc>
          <w:tcPr>
            <w:tcW w:w="1563" w:type="dxa"/>
            <w:tcBorders>
              <w:top w:val="nil"/>
              <w:left w:val="nil"/>
              <w:bottom w:val="nil"/>
              <w:right w:val="nil"/>
            </w:tcBorders>
            <w:shd w:val="clear" w:color="auto" w:fill="auto"/>
            <w:noWrap/>
            <w:vAlign w:val="bottom"/>
            <w:hideMark/>
          </w:tcPr>
          <w:p w14:paraId="33620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OtsAC20ROGR_0047</w:t>
            </w:r>
          </w:p>
        </w:tc>
        <w:tc>
          <w:tcPr>
            <w:tcW w:w="746" w:type="dxa"/>
            <w:tcBorders>
              <w:top w:val="nil"/>
              <w:left w:val="nil"/>
              <w:bottom w:val="nil"/>
              <w:right w:val="nil"/>
            </w:tcBorders>
            <w:shd w:val="clear" w:color="auto" w:fill="auto"/>
            <w:noWrap/>
            <w:vAlign w:val="bottom"/>
            <w:hideMark/>
          </w:tcPr>
          <w:p w14:paraId="523CA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7C7089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046290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446C1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39726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5CABF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21A3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B7D39ED" w14:textId="06B6F3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2437CD" w14:textId="43AE01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E7D934F" w14:textId="7F37B55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E0CC1FA" w14:textId="77777777" w:rsidTr="009D0F10">
        <w:trPr>
          <w:cantSplit/>
          <w:trHeight w:val="20"/>
        </w:trPr>
        <w:tc>
          <w:tcPr>
            <w:tcW w:w="1563" w:type="dxa"/>
            <w:tcBorders>
              <w:top w:val="nil"/>
              <w:left w:val="nil"/>
              <w:bottom w:val="nil"/>
              <w:right w:val="nil"/>
            </w:tcBorders>
            <w:shd w:val="clear" w:color="auto" w:fill="auto"/>
            <w:noWrap/>
            <w:vAlign w:val="bottom"/>
            <w:hideMark/>
          </w:tcPr>
          <w:p w14:paraId="5C6DA7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OtsAC20ROGR_0048</w:t>
            </w:r>
          </w:p>
        </w:tc>
        <w:tc>
          <w:tcPr>
            <w:tcW w:w="746" w:type="dxa"/>
            <w:tcBorders>
              <w:top w:val="nil"/>
              <w:left w:val="nil"/>
              <w:bottom w:val="nil"/>
              <w:right w:val="nil"/>
            </w:tcBorders>
            <w:shd w:val="clear" w:color="auto" w:fill="auto"/>
            <w:noWrap/>
            <w:vAlign w:val="bottom"/>
            <w:hideMark/>
          </w:tcPr>
          <w:p w14:paraId="75D08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CF341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7B25E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8699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6CF81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949A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CE759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25F00AA" w14:textId="6D053B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1A977F0" w14:textId="7632A4B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D6B0789" w14:textId="2E9FB4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2BAC12" w14:textId="77777777" w:rsidTr="009D0F10">
        <w:trPr>
          <w:cantSplit/>
          <w:trHeight w:val="20"/>
        </w:trPr>
        <w:tc>
          <w:tcPr>
            <w:tcW w:w="1563" w:type="dxa"/>
            <w:tcBorders>
              <w:top w:val="nil"/>
              <w:left w:val="nil"/>
              <w:bottom w:val="nil"/>
              <w:right w:val="nil"/>
            </w:tcBorders>
            <w:shd w:val="clear" w:color="auto" w:fill="auto"/>
            <w:noWrap/>
            <w:vAlign w:val="bottom"/>
            <w:hideMark/>
          </w:tcPr>
          <w:p w14:paraId="3A7A57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OtsAC20ROGR_0049</w:t>
            </w:r>
          </w:p>
        </w:tc>
        <w:tc>
          <w:tcPr>
            <w:tcW w:w="746" w:type="dxa"/>
            <w:tcBorders>
              <w:top w:val="nil"/>
              <w:left w:val="nil"/>
              <w:bottom w:val="nil"/>
              <w:right w:val="nil"/>
            </w:tcBorders>
            <w:shd w:val="clear" w:color="auto" w:fill="auto"/>
            <w:noWrap/>
            <w:vAlign w:val="bottom"/>
            <w:hideMark/>
          </w:tcPr>
          <w:p w14:paraId="028C23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53D77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32158D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D2F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AB443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9D5D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0177D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3DB283" w14:textId="7AFD03C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F622CF" w14:textId="79FE51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2A22329" w14:textId="6EBA70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252D9BF" w14:textId="77777777" w:rsidTr="009D0F10">
        <w:trPr>
          <w:cantSplit/>
          <w:trHeight w:val="20"/>
        </w:trPr>
        <w:tc>
          <w:tcPr>
            <w:tcW w:w="1563" w:type="dxa"/>
            <w:tcBorders>
              <w:top w:val="nil"/>
              <w:left w:val="nil"/>
              <w:bottom w:val="nil"/>
              <w:right w:val="nil"/>
            </w:tcBorders>
            <w:shd w:val="clear" w:color="auto" w:fill="auto"/>
            <w:noWrap/>
            <w:vAlign w:val="bottom"/>
            <w:hideMark/>
          </w:tcPr>
          <w:p w14:paraId="5374EF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OtsAC20ROGR_0050</w:t>
            </w:r>
          </w:p>
        </w:tc>
        <w:tc>
          <w:tcPr>
            <w:tcW w:w="746" w:type="dxa"/>
            <w:tcBorders>
              <w:top w:val="nil"/>
              <w:left w:val="nil"/>
              <w:bottom w:val="nil"/>
              <w:right w:val="nil"/>
            </w:tcBorders>
            <w:shd w:val="clear" w:color="auto" w:fill="auto"/>
            <w:noWrap/>
            <w:vAlign w:val="bottom"/>
            <w:hideMark/>
          </w:tcPr>
          <w:p w14:paraId="481AA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6/4/20</w:t>
            </w:r>
          </w:p>
        </w:tc>
        <w:tc>
          <w:tcPr>
            <w:tcW w:w="599" w:type="dxa"/>
            <w:tcBorders>
              <w:top w:val="nil"/>
              <w:left w:val="nil"/>
              <w:bottom w:val="nil"/>
              <w:right w:val="nil"/>
            </w:tcBorders>
            <w:shd w:val="clear" w:color="auto" w:fill="auto"/>
            <w:noWrap/>
            <w:vAlign w:val="bottom"/>
            <w:hideMark/>
          </w:tcPr>
          <w:p w14:paraId="42823E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156</w:t>
            </w:r>
          </w:p>
        </w:tc>
        <w:tc>
          <w:tcPr>
            <w:tcW w:w="1142" w:type="dxa"/>
            <w:tcBorders>
              <w:top w:val="nil"/>
              <w:left w:val="nil"/>
              <w:bottom w:val="nil"/>
              <w:right w:val="nil"/>
            </w:tcBorders>
            <w:shd w:val="clear" w:color="auto" w:fill="auto"/>
            <w:noWrap/>
            <w:vAlign w:val="bottom"/>
            <w:hideMark/>
          </w:tcPr>
          <w:p w14:paraId="1995C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2898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1F7B3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B4F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476AE3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AAFA824" w14:textId="6535E03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FD26F27" w14:textId="244B60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FF1198" w14:textId="79473BA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C812409" w14:textId="77777777" w:rsidTr="009D0F10">
        <w:trPr>
          <w:cantSplit/>
          <w:trHeight w:val="20"/>
        </w:trPr>
        <w:tc>
          <w:tcPr>
            <w:tcW w:w="1563" w:type="dxa"/>
            <w:tcBorders>
              <w:top w:val="nil"/>
              <w:left w:val="nil"/>
              <w:bottom w:val="nil"/>
              <w:right w:val="nil"/>
            </w:tcBorders>
            <w:shd w:val="clear" w:color="auto" w:fill="auto"/>
            <w:noWrap/>
            <w:vAlign w:val="bottom"/>
            <w:hideMark/>
          </w:tcPr>
          <w:p w14:paraId="2F7853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OtsAC20ROGR_0051</w:t>
            </w:r>
          </w:p>
        </w:tc>
        <w:tc>
          <w:tcPr>
            <w:tcW w:w="746" w:type="dxa"/>
            <w:tcBorders>
              <w:top w:val="nil"/>
              <w:left w:val="nil"/>
              <w:bottom w:val="nil"/>
              <w:right w:val="nil"/>
            </w:tcBorders>
            <w:shd w:val="clear" w:color="auto" w:fill="auto"/>
            <w:noWrap/>
            <w:vAlign w:val="bottom"/>
            <w:hideMark/>
          </w:tcPr>
          <w:p w14:paraId="3615D0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6/7/20</w:t>
            </w:r>
          </w:p>
        </w:tc>
        <w:tc>
          <w:tcPr>
            <w:tcW w:w="599" w:type="dxa"/>
            <w:tcBorders>
              <w:top w:val="nil"/>
              <w:left w:val="nil"/>
              <w:bottom w:val="nil"/>
              <w:right w:val="nil"/>
            </w:tcBorders>
            <w:shd w:val="clear" w:color="auto" w:fill="auto"/>
            <w:noWrap/>
            <w:vAlign w:val="bottom"/>
            <w:hideMark/>
          </w:tcPr>
          <w:p w14:paraId="7DEB4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159</w:t>
            </w:r>
          </w:p>
        </w:tc>
        <w:tc>
          <w:tcPr>
            <w:tcW w:w="1142" w:type="dxa"/>
            <w:tcBorders>
              <w:top w:val="nil"/>
              <w:left w:val="nil"/>
              <w:bottom w:val="nil"/>
              <w:right w:val="nil"/>
            </w:tcBorders>
            <w:shd w:val="clear" w:color="auto" w:fill="auto"/>
            <w:noWrap/>
            <w:vAlign w:val="bottom"/>
            <w:hideMark/>
          </w:tcPr>
          <w:p w14:paraId="45861F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57B59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282BB2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F73D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DDB9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1859F7" w14:textId="4A0682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340156C" w14:textId="06B7645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2AF05" w14:textId="2502C78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700673EF" w14:textId="77777777" w:rsidTr="009D0F10">
        <w:trPr>
          <w:cantSplit/>
          <w:trHeight w:val="20"/>
        </w:trPr>
        <w:tc>
          <w:tcPr>
            <w:tcW w:w="1563" w:type="dxa"/>
            <w:tcBorders>
              <w:top w:val="nil"/>
              <w:left w:val="nil"/>
              <w:bottom w:val="nil"/>
              <w:right w:val="nil"/>
            </w:tcBorders>
            <w:shd w:val="clear" w:color="auto" w:fill="auto"/>
            <w:noWrap/>
            <w:vAlign w:val="bottom"/>
            <w:hideMark/>
          </w:tcPr>
          <w:p w14:paraId="015069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OtsAC20ROGR_0052</w:t>
            </w:r>
          </w:p>
        </w:tc>
        <w:tc>
          <w:tcPr>
            <w:tcW w:w="746" w:type="dxa"/>
            <w:tcBorders>
              <w:top w:val="nil"/>
              <w:left w:val="nil"/>
              <w:bottom w:val="nil"/>
              <w:right w:val="nil"/>
            </w:tcBorders>
            <w:shd w:val="clear" w:color="auto" w:fill="auto"/>
            <w:noWrap/>
            <w:vAlign w:val="bottom"/>
            <w:hideMark/>
          </w:tcPr>
          <w:p w14:paraId="04EF1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6/9/20</w:t>
            </w:r>
          </w:p>
        </w:tc>
        <w:tc>
          <w:tcPr>
            <w:tcW w:w="599" w:type="dxa"/>
            <w:tcBorders>
              <w:top w:val="nil"/>
              <w:left w:val="nil"/>
              <w:bottom w:val="nil"/>
              <w:right w:val="nil"/>
            </w:tcBorders>
            <w:shd w:val="clear" w:color="auto" w:fill="auto"/>
            <w:noWrap/>
            <w:vAlign w:val="bottom"/>
            <w:hideMark/>
          </w:tcPr>
          <w:p w14:paraId="62C93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161</w:t>
            </w:r>
          </w:p>
        </w:tc>
        <w:tc>
          <w:tcPr>
            <w:tcW w:w="1142" w:type="dxa"/>
            <w:tcBorders>
              <w:top w:val="nil"/>
              <w:left w:val="nil"/>
              <w:bottom w:val="nil"/>
              <w:right w:val="nil"/>
            </w:tcBorders>
            <w:shd w:val="clear" w:color="auto" w:fill="auto"/>
            <w:noWrap/>
            <w:vAlign w:val="bottom"/>
            <w:hideMark/>
          </w:tcPr>
          <w:p w14:paraId="5BC71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02FC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30A467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E2F97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C8E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1631C1C" w14:textId="7113D7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3A2EB8" w14:textId="111B71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D1F2CCC" w14:textId="3F5082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7C8CAF" w14:textId="77777777" w:rsidTr="009D0F10">
        <w:trPr>
          <w:cantSplit/>
          <w:trHeight w:val="20"/>
        </w:trPr>
        <w:tc>
          <w:tcPr>
            <w:tcW w:w="1563" w:type="dxa"/>
            <w:tcBorders>
              <w:top w:val="nil"/>
              <w:left w:val="nil"/>
              <w:bottom w:val="nil"/>
              <w:right w:val="nil"/>
            </w:tcBorders>
            <w:shd w:val="clear" w:color="auto" w:fill="auto"/>
            <w:noWrap/>
            <w:vAlign w:val="bottom"/>
            <w:hideMark/>
          </w:tcPr>
          <w:p w14:paraId="429A92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OtsAC20ROGR_0053</w:t>
            </w:r>
          </w:p>
        </w:tc>
        <w:tc>
          <w:tcPr>
            <w:tcW w:w="746" w:type="dxa"/>
            <w:tcBorders>
              <w:top w:val="nil"/>
              <w:left w:val="nil"/>
              <w:bottom w:val="nil"/>
              <w:right w:val="nil"/>
            </w:tcBorders>
            <w:shd w:val="clear" w:color="auto" w:fill="auto"/>
            <w:noWrap/>
            <w:vAlign w:val="bottom"/>
            <w:hideMark/>
          </w:tcPr>
          <w:p w14:paraId="3EE9C0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2883F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A555F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84D1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Upper Rogue</w:t>
            </w:r>
          </w:p>
        </w:tc>
        <w:tc>
          <w:tcPr>
            <w:tcW w:w="1530" w:type="dxa"/>
            <w:tcBorders>
              <w:top w:val="nil"/>
              <w:left w:val="nil"/>
              <w:bottom w:val="nil"/>
              <w:right w:val="nil"/>
            </w:tcBorders>
            <w:shd w:val="clear" w:color="auto" w:fill="auto"/>
            <w:noWrap/>
            <w:vAlign w:val="bottom"/>
            <w:hideMark/>
          </w:tcPr>
          <w:p w14:paraId="70616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3A34A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A7B4C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72D43FB" w14:textId="0BC94FF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E95D6DD" w14:textId="3547990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560BE98" w14:textId="40149D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8301FC6" w14:textId="77777777" w:rsidTr="009D0F10">
        <w:trPr>
          <w:cantSplit/>
          <w:trHeight w:val="20"/>
        </w:trPr>
        <w:tc>
          <w:tcPr>
            <w:tcW w:w="1563" w:type="dxa"/>
            <w:tcBorders>
              <w:top w:val="nil"/>
              <w:left w:val="nil"/>
              <w:bottom w:val="nil"/>
              <w:right w:val="nil"/>
            </w:tcBorders>
            <w:shd w:val="clear" w:color="auto" w:fill="auto"/>
            <w:noWrap/>
            <w:vAlign w:val="bottom"/>
            <w:hideMark/>
          </w:tcPr>
          <w:p w14:paraId="542DE9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OtsAC20ROGR_0054</w:t>
            </w:r>
          </w:p>
        </w:tc>
        <w:tc>
          <w:tcPr>
            <w:tcW w:w="746" w:type="dxa"/>
            <w:tcBorders>
              <w:top w:val="nil"/>
              <w:left w:val="nil"/>
              <w:bottom w:val="nil"/>
              <w:right w:val="nil"/>
            </w:tcBorders>
            <w:shd w:val="clear" w:color="auto" w:fill="auto"/>
            <w:noWrap/>
            <w:vAlign w:val="bottom"/>
            <w:hideMark/>
          </w:tcPr>
          <w:p w14:paraId="006931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5E8EE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2C87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7B1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672639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079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1BAA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77A2E80" w14:textId="4C479E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556D8DF" w14:textId="5C44A07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FCA8A7F" w14:textId="1E0BD3D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7AD364" w14:textId="77777777" w:rsidTr="009D0F10">
        <w:trPr>
          <w:cantSplit/>
          <w:trHeight w:val="20"/>
        </w:trPr>
        <w:tc>
          <w:tcPr>
            <w:tcW w:w="1563" w:type="dxa"/>
            <w:tcBorders>
              <w:top w:val="nil"/>
              <w:left w:val="nil"/>
              <w:bottom w:val="nil"/>
              <w:right w:val="nil"/>
            </w:tcBorders>
            <w:shd w:val="clear" w:color="auto" w:fill="auto"/>
            <w:noWrap/>
            <w:vAlign w:val="bottom"/>
            <w:hideMark/>
          </w:tcPr>
          <w:p w14:paraId="793FC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OtsAC20ROGR_0055</w:t>
            </w:r>
          </w:p>
        </w:tc>
        <w:tc>
          <w:tcPr>
            <w:tcW w:w="746" w:type="dxa"/>
            <w:tcBorders>
              <w:top w:val="nil"/>
              <w:left w:val="nil"/>
              <w:bottom w:val="nil"/>
              <w:right w:val="nil"/>
            </w:tcBorders>
            <w:shd w:val="clear" w:color="auto" w:fill="auto"/>
            <w:noWrap/>
            <w:vAlign w:val="bottom"/>
            <w:hideMark/>
          </w:tcPr>
          <w:p w14:paraId="200E73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656BAE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F17A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A8B4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B182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4050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35865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12CEFFE" w14:textId="51F6442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3FFBBEA" w14:textId="1FFB139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4D8D547" w14:textId="40EDB05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2693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C0C91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OtsAC20ROGR_0056</w:t>
            </w:r>
          </w:p>
        </w:tc>
        <w:tc>
          <w:tcPr>
            <w:tcW w:w="746" w:type="dxa"/>
            <w:tcBorders>
              <w:top w:val="nil"/>
              <w:left w:val="nil"/>
              <w:bottom w:val="nil"/>
              <w:right w:val="nil"/>
            </w:tcBorders>
            <w:shd w:val="clear" w:color="auto" w:fill="auto"/>
            <w:noWrap/>
            <w:vAlign w:val="bottom"/>
            <w:hideMark/>
          </w:tcPr>
          <w:p w14:paraId="0946E8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00512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443BE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A123E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042D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051DA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F4280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54A51B5" w14:textId="675D6B0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F2D2DE0" w14:textId="06D4C0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345A8CA" w14:textId="6C722E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633976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5D3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OtsAC20ROGR_0057</w:t>
            </w:r>
          </w:p>
        </w:tc>
        <w:tc>
          <w:tcPr>
            <w:tcW w:w="746" w:type="dxa"/>
            <w:tcBorders>
              <w:top w:val="nil"/>
              <w:left w:val="nil"/>
              <w:bottom w:val="nil"/>
              <w:right w:val="nil"/>
            </w:tcBorders>
            <w:shd w:val="clear" w:color="auto" w:fill="auto"/>
            <w:noWrap/>
            <w:vAlign w:val="bottom"/>
            <w:hideMark/>
          </w:tcPr>
          <w:p w14:paraId="0E0F5E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7EA7B7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033958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9F829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04D0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5C820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980ED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230B695" w14:textId="54350D3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1D9406D" w14:textId="33B02DA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6898EAE" w14:textId="3520FF4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BACBD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44538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OtsAC20ROGR_0058</w:t>
            </w:r>
          </w:p>
        </w:tc>
        <w:tc>
          <w:tcPr>
            <w:tcW w:w="746" w:type="dxa"/>
            <w:tcBorders>
              <w:top w:val="nil"/>
              <w:left w:val="nil"/>
              <w:bottom w:val="nil"/>
              <w:right w:val="nil"/>
            </w:tcBorders>
            <w:shd w:val="clear" w:color="auto" w:fill="auto"/>
            <w:noWrap/>
            <w:vAlign w:val="bottom"/>
            <w:hideMark/>
          </w:tcPr>
          <w:p w14:paraId="2E8A8D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145D2A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55215B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BC6E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9228E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DC2AB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3F30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333B539" w14:textId="2FDD198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1BC440B" w14:textId="78274D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E8B28E5" w14:textId="1BD461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54F76AD" w14:textId="77777777" w:rsidTr="009D0F10">
        <w:trPr>
          <w:cantSplit/>
          <w:trHeight w:val="20"/>
        </w:trPr>
        <w:tc>
          <w:tcPr>
            <w:tcW w:w="1563" w:type="dxa"/>
            <w:tcBorders>
              <w:top w:val="nil"/>
              <w:left w:val="nil"/>
              <w:bottom w:val="nil"/>
              <w:right w:val="nil"/>
            </w:tcBorders>
            <w:shd w:val="clear" w:color="auto" w:fill="auto"/>
            <w:noWrap/>
            <w:vAlign w:val="bottom"/>
            <w:hideMark/>
          </w:tcPr>
          <w:p w14:paraId="2CE6D9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OtsAC20ROGR_0059</w:t>
            </w:r>
          </w:p>
        </w:tc>
        <w:tc>
          <w:tcPr>
            <w:tcW w:w="746" w:type="dxa"/>
            <w:tcBorders>
              <w:top w:val="nil"/>
              <w:left w:val="nil"/>
              <w:bottom w:val="nil"/>
              <w:right w:val="nil"/>
            </w:tcBorders>
            <w:shd w:val="clear" w:color="auto" w:fill="auto"/>
            <w:noWrap/>
            <w:vAlign w:val="bottom"/>
            <w:hideMark/>
          </w:tcPr>
          <w:p w14:paraId="2F40B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6/13/20</w:t>
            </w:r>
          </w:p>
        </w:tc>
        <w:tc>
          <w:tcPr>
            <w:tcW w:w="599" w:type="dxa"/>
            <w:tcBorders>
              <w:top w:val="nil"/>
              <w:left w:val="nil"/>
              <w:bottom w:val="nil"/>
              <w:right w:val="nil"/>
            </w:tcBorders>
            <w:shd w:val="clear" w:color="auto" w:fill="auto"/>
            <w:noWrap/>
            <w:vAlign w:val="bottom"/>
            <w:hideMark/>
          </w:tcPr>
          <w:p w14:paraId="5FDCC6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165</w:t>
            </w:r>
          </w:p>
        </w:tc>
        <w:tc>
          <w:tcPr>
            <w:tcW w:w="1142" w:type="dxa"/>
            <w:tcBorders>
              <w:top w:val="nil"/>
              <w:left w:val="nil"/>
              <w:bottom w:val="nil"/>
              <w:right w:val="nil"/>
            </w:tcBorders>
            <w:shd w:val="clear" w:color="auto" w:fill="auto"/>
            <w:noWrap/>
            <w:vAlign w:val="bottom"/>
            <w:hideMark/>
          </w:tcPr>
          <w:p w14:paraId="33B45B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92DB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90AB0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242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749D6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6C699A3" w14:textId="3D45EC6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00D8C2" w14:textId="5DE97F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7885C72" w14:textId="13087CE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1B7568" w14:textId="77777777" w:rsidTr="009D0F10">
        <w:trPr>
          <w:cantSplit/>
          <w:trHeight w:val="20"/>
        </w:trPr>
        <w:tc>
          <w:tcPr>
            <w:tcW w:w="1563" w:type="dxa"/>
            <w:tcBorders>
              <w:top w:val="nil"/>
              <w:left w:val="nil"/>
              <w:bottom w:val="nil"/>
              <w:right w:val="nil"/>
            </w:tcBorders>
            <w:shd w:val="clear" w:color="auto" w:fill="auto"/>
            <w:noWrap/>
            <w:vAlign w:val="bottom"/>
            <w:hideMark/>
          </w:tcPr>
          <w:p w14:paraId="0488AE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OtsAC20ROGR_0060</w:t>
            </w:r>
          </w:p>
        </w:tc>
        <w:tc>
          <w:tcPr>
            <w:tcW w:w="746" w:type="dxa"/>
            <w:tcBorders>
              <w:top w:val="nil"/>
              <w:left w:val="nil"/>
              <w:bottom w:val="nil"/>
              <w:right w:val="nil"/>
            </w:tcBorders>
            <w:shd w:val="clear" w:color="auto" w:fill="auto"/>
            <w:noWrap/>
            <w:vAlign w:val="bottom"/>
            <w:hideMark/>
          </w:tcPr>
          <w:p w14:paraId="0AAC9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19B276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6E68DE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838D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7277A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84F2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5B8A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DD5D16A" w14:textId="13F5D99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ECFABBE" w14:textId="5AC8CE1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FC88DD" w14:textId="7806D7E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DAC919F" w14:textId="77777777" w:rsidTr="009D0F10">
        <w:trPr>
          <w:cantSplit/>
          <w:trHeight w:val="20"/>
        </w:trPr>
        <w:tc>
          <w:tcPr>
            <w:tcW w:w="1563" w:type="dxa"/>
            <w:tcBorders>
              <w:top w:val="nil"/>
              <w:left w:val="nil"/>
              <w:bottom w:val="nil"/>
              <w:right w:val="nil"/>
            </w:tcBorders>
            <w:shd w:val="clear" w:color="auto" w:fill="auto"/>
            <w:noWrap/>
            <w:vAlign w:val="bottom"/>
            <w:hideMark/>
          </w:tcPr>
          <w:p w14:paraId="3673D8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OtsAC20ROGR_0061</w:t>
            </w:r>
          </w:p>
        </w:tc>
        <w:tc>
          <w:tcPr>
            <w:tcW w:w="746" w:type="dxa"/>
            <w:tcBorders>
              <w:top w:val="nil"/>
              <w:left w:val="nil"/>
              <w:bottom w:val="nil"/>
              <w:right w:val="nil"/>
            </w:tcBorders>
            <w:shd w:val="clear" w:color="auto" w:fill="auto"/>
            <w:noWrap/>
            <w:vAlign w:val="bottom"/>
            <w:hideMark/>
          </w:tcPr>
          <w:p w14:paraId="154AFE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791E7F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2215E5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D1E83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6A4D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518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B9BD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423011D" w14:textId="2010BA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DEEA22E" w14:textId="471F15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6D0A73C" w14:textId="0AFB53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1BE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705B5F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OtsAC20ROGR_0062</w:t>
            </w:r>
          </w:p>
        </w:tc>
        <w:tc>
          <w:tcPr>
            <w:tcW w:w="746" w:type="dxa"/>
            <w:tcBorders>
              <w:top w:val="nil"/>
              <w:left w:val="nil"/>
              <w:bottom w:val="nil"/>
              <w:right w:val="nil"/>
            </w:tcBorders>
            <w:shd w:val="clear" w:color="auto" w:fill="auto"/>
            <w:noWrap/>
            <w:vAlign w:val="bottom"/>
            <w:hideMark/>
          </w:tcPr>
          <w:p w14:paraId="7C592F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0492C9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E45AC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1F828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84813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01371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5081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25EA869" w14:textId="6F4B17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46F8EFF" w14:textId="32A1EB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6CDB815" w14:textId="4FD33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6382351" w14:textId="77777777" w:rsidTr="009D0F10">
        <w:trPr>
          <w:cantSplit/>
          <w:trHeight w:val="20"/>
        </w:trPr>
        <w:tc>
          <w:tcPr>
            <w:tcW w:w="1563" w:type="dxa"/>
            <w:tcBorders>
              <w:top w:val="nil"/>
              <w:left w:val="nil"/>
              <w:bottom w:val="nil"/>
              <w:right w:val="nil"/>
            </w:tcBorders>
            <w:shd w:val="clear" w:color="auto" w:fill="auto"/>
            <w:noWrap/>
            <w:vAlign w:val="bottom"/>
            <w:hideMark/>
          </w:tcPr>
          <w:p w14:paraId="42E34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OtsAC20ROGR_0063</w:t>
            </w:r>
          </w:p>
        </w:tc>
        <w:tc>
          <w:tcPr>
            <w:tcW w:w="746" w:type="dxa"/>
            <w:tcBorders>
              <w:top w:val="nil"/>
              <w:left w:val="nil"/>
              <w:bottom w:val="nil"/>
              <w:right w:val="nil"/>
            </w:tcBorders>
            <w:shd w:val="clear" w:color="auto" w:fill="auto"/>
            <w:noWrap/>
            <w:vAlign w:val="bottom"/>
            <w:hideMark/>
          </w:tcPr>
          <w:p w14:paraId="246C1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62F90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75A15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6072B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C21F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EBC73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EAD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6AC73F0" w14:textId="10076BA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0E89EEC" w14:textId="12752CB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7258A51" w14:textId="5BF55F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EE841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2AF7E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OtsAC20ROGR_0064</w:t>
            </w:r>
          </w:p>
        </w:tc>
        <w:tc>
          <w:tcPr>
            <w:tcW w:w="746" w:type="dxa"/>
            <w:tcBorders>
              <w:top w:val="nil"/>
              <w:left w:val="nil"/>
              <w:bottom w:val="nil"/>
              <w:right w:val="nil"/>
            </w:tcBorders>
            <w:shd w:val="clear" w:color="auto" w:fill="auto"/>
            <w:noWrap/>
            <w:vAlign w:val="bottom"/>
            <w:hideMark/>
          </w:tcPr>
          <w:p w14:paraId="1190A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74D7E2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19279F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010F3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56CB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7C59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409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FFF213" w14:textId="59D578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F672C8" w14:textId="78016A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19E3F1E" w14:textId="46D710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2BD5B2" w14:textId="77777777" w:rsidTr="009D0F10">
        <w:trPr>
          <w:cantSplit/>
          <w:trHeight w:val="20"/>
        </w:trPr>
        <w:tc>
          <w:tcPr>
            <w:tcW w:w="1563" w:type="dxa"/>
            <w:tcBorders>
              <w:top w:val="nil"/>
              <w:left w:val="nil"/>
              <w:bottom w:val="nil"/>
              <w:right w:val="nil"/>
            </w:tcBorders>
            <w:shd w:val="clear" w:color="auto" w:fill="auto"/>
            <w:noWrap/>
            <w:vAlign w:val="bottom"/>
            <w:hideMark/>
          </w:tcPr>
          <w:p w14:paraId="6F1D49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OtsAC20ROGR_0065</w:t>
            </w:r>
          </w:p>
        </w:tc>
        <w:tc>
          <w:tcPr>
            <w:tcW w:w="746" w:type="dxa"/>
            <w:tcBorders>
              <w:top w:val="nil"/>
              <w:left w:val="nil"/>
              <w:bottom w:val="nil"/>
              <w:right w:val="nil"/>
            </w:tcBorders>
            <w:shd w:val="clear" w:color="auto" w:fill="auto"/>
            <w:noWrap/>
            <w:vAlign w:val="bottom"/>
            <w:hideMark/>
          </w:tcPr>
          <w:p w14:paraId="51A399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0C383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649740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85CF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D874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153A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B757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578934C" w14:textId="3B17270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B799CF" w14:textId="3D6EBFA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79473D1" w14:textId="3819DED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36A15D" w14:textId="77777777" w:rsidTr="009D0F10">
        <w:trPr>
          <w:cantSplit/>
          <w:trHeight w:val="20"/>
        </w:trPr>
        <w:tc>
          <w:tcPr>
            <w:tcW w:w="1563" w:type="dxa"/>
            <w:tcBorders>
              <w:top w:val="nil"/>
              <w:left w:val="nil"/>
              <w:bottom w:val="nil"/>
              <w:right w:val="nil"/>
            </w:tcBorders>
            <w:shd w:val="clear" w:color="auto" w:fill="auto"/>
            <w:noWrap/>
            <w:vAlign w:val="bottom"/>
            <w:hideMark/>
          </w:tcPr>
          <w:p w14:paraId="6DB1CD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OtsAC20ROGR_0066</w:t>
            </w:r>
          </w:p>
        </w:tc>
        <w:tc>
          <w:tcPr>
            <w:tcW w:w="746" w:type="dxa"/>
            <w:tcBorders>
              <w:top w:val="nil"/>
              <w:left w:val="nil"/>
              <w:bottom w:val="nil"/>
              <w:right w:val="nil"/>
            </w:tcBorders>
            <w:shd w:val="clear" w:color="auto" w:fill="auto"/>
            <w:noWrap/>
            <w:vAlign w:val="bottom"/>
            <w:hideMark/>
          </w:tcPr>
          <w:p w14:paraId="59145F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7D948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469ED1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55D4A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A0A11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5454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41C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171614" w14:textId="4A46DD8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B6AFD9" w14:textId="418D50A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F84BC3F" w14:textId="28FA817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EAA3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4D95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OtsAC20ROGR_0067</w:t>
            </w:r>
          </w:p>
        </w:tc>
        <w:tc>
          <w:tcPr>
            <w:tcW w:w="746" w:type="dxa"/>
            <w:tcBorders>
              <w:top w:val="nil"/>
              <w:left w:val="nil"/>
              <w:bottom w:val="nil"/>
              <w:right w:val="nil"/>
            </w:tcBorders>
            <w:shd w:val="clear" w:color="auto" w:fill="auto"/>
            <w:noWrap/>
            <w:vAlign w:val="bottom"/>
            <w:hideMark/>
          </w:tcPr>
          <w:p w14:paraId="71CF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6/20/20</w:t>
            </w:r>
          </w:p>
        </w:tc>
        <w:tc>
          <w:tcPr>
            <w:tcW w:w="599" w:type="dxa"/>
            <w:tcBorders>
              <w:top w:val="nil"/>
              <w:left w:val="nil"/>
              <w:bottom w:val="nil"/>
              <w:right w:val="nil"/>
            </w:tcBorders>
            <w:shd w:val="clear" w:color="auto" w:fill="auto"/>
            <w:noWrap/>
            <w:vAlign w:val="bottom"/>
            <w:hideMark/>
          </w:tcPr>
          <w:p w14:paraId="4CE86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172</w:t>
            </w:r>
          </w:p>
        </w:tc>
        <w:tc>
          <w:tcPr>
            <w:tcW w:w="1142" w:type="dxa"/>
            <w:tcBorders>
              <w:top w:val="nil"/>
              <w:left w:val="nil"/>
              <w:bottom w:val="nil"/>
              <w:right w:val="nil"/>
            </w:tcBorders>
            <w:shd w:val="clear" w:color="auto" w:fill="auto"/>
            <w:noWrap/>
            <w:vAlign w:val="bottom"/>
            <w:hideMark/>
          </w:tcPr>
          <w:p w14:paraId="0A4DF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C5EE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07023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900EC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3715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EB75B99" w14:textId="0385885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B41E6E8" w14:textId="7B01277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A442274" w14:textId="1BBC28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29D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0E93B8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OtsAC20ROGR_0068</w:t>
            </w:r>
          </w:p>
        </w:tc>
        <w:tc>
          <w:tcPr>
            <w:tcW w:w="746" w:type="dxa"/>
            <w:tcBorders>
              <w:top w:val="nil"/>
              <w:left w:val="nil"/>
              <w:bottom w:val="nil"/>
              <w:right w:val="nil"/>
            </w:tcBorders>
            <w:shd w:val="clear" w:color="auto" w:fill="auto"/>
            <w:noWrap/>
            <w:vAlign w:val="bottom"/>
            <w:hideMark/>
          </w:tcPr>
          <w:p w14:paraId="5412E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7/8/20</w:t>
            </w:r>
          </w:p>
        </w:tc>
        <w:tc>
          <w:tcPr>
            <w:tcW w:w="599" w:type="dxa"/>
            <w:tcBorders>
              <w:top w:val="nil"/>
              <w:left w:val="nil"/>
              <w:bottom w:val="nil"/>
              <w:right w:val="nil"/>
            </w:tcBorders>
            <w:shd w:val="clear" w:color="auto" w:fill="auto"/>
            <w:noWrap/>
            <w:vAlign w:val="bottom"/>
            <w:hideMark/>
          </w:tcPr>
          <w:p w14:paraId="74104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190</w:t>
            </w:r>
          </w:p>
        </w:tc>
        <w:tc>
          <w:tcPr>
            <w:tcW w:w="1142" w:type="dxa"/>
            <w:tcBorders>
              <w:top w:val="nil"/>
              <w:left w:val="nil"/>
              <w:bottom w:val="nil"/>
              <w:right w:val="nil"/>
            </w:tcBorders>
            <w:shd w:val="clear" w:color="auto" w:fill="auto"/>
            <w:noWrap/>
            <w:vAlign w:val="bottom"/>
            <w:hideMark/>
          </w:tcPr>
          <w:p w14:paraId="2F69DA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AFAB3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EC219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07624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0B98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9A3CE21" w14:textId="2747FA1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2799D0" w14:textId="7C6EC47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6448187" w14:textId="50F3A5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63C390B" w14:textId="77777777" w:rsidTr="009D0F10">
        <w:trPr>
          <w:cantSplit/>
          <w:trHeight w:val="20"/>
        </w:trPr>
        <w:tc>
          <w:tcPr>
            <w:tcW w:w="1563" w:type="dxa"/>
            <w:tcBorders>
              <w:top w:val="nil"/>
              <w:left w:val="nil"/>
              <w:bottom w:val="nil"/>
              <w:right w:val="nil"/>
            </w:tcBorders>
            <w:shd w:val="clear" w:color="auto" w:fill="auto"/>
            <w:noWrap/>
            <w:vAlign w:val="bottom"/>
            <w:hideMark/>
          </w:tcPr>
          <w:p w14:paraId="1A377F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OtsAC20ROGR_0069</w:t>
            </w:r>
          </w:p>
        </w:tc>
        <w:tc>
          <w:tcPr>
            <w:tcW w:w="746" w:type="dxa"/>
            <w:tcBorders>
              <w:top w:val="nil"/>
              <w:left w:val="nil"/>
              <w:bottom w:val="nil"/>
              <w:right w:val="nil"/>
            </w:tcBorders>
            <w:shd w:val="clear" w:color="auto" w:fill="auto"/>
            <w:noWrap/>
            <w:vAlign w:val="bottom"/>
            <w:hideMark/>
          </w:tcPr>
          <w:p w14:paraId="5E11B4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683E7F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0A5C5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2939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63625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FCBC2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6EAB3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E6F60C" w14:textId="35AB77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B79E3E8" w14:textId="7B80194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E2901EF" w14:textId="0600B10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BEAF496" w14:textId="77777777" w:rsidTr="009D0F10">
        <w:trPr>
          <w:cantSplit/>
          <w:trHeight w:val="20"/>
        </w:trPr>
        <w:tc>
          <w:tcPr>
            <w:tcW w:w="1563" w:type="dxa"/>
            <w:tcBorders>
              <w:top w:val="nil"/>
              <w:left w:val="nil"/>
              <w:bottom w:val="nil"/>
              <w:right w:val="nil"/>
            </w:tcBorders>
            <w:shd w:val="clear" w:color="auto" w:fill="auto"/>
            <w:noWrap/>
            <w:vAlign w:val="bottom"/>
            <w:hideMark/>
          </w:tcPr>
          <w:p w14:paraId="4F6521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OtsAC20ROGR_0070</w:t>
            </w:r>
          </w:p>
        </w:tc>
        <w:tc>
          <w:tcPr>
            <w:tcW w:w="746" w:type="dxa"/>
            <w:tcBorders>
              <w:top w:val="nil"/>
              <w:left w:val="nil"/>
              <w:bottom w:val="nil"/>
              <w:right w:val="nil"/>
            </w:tcBorders>
            <w:shd w:val="clear" w:color="auto" w:fill="auto"/>
            <w:noWrap/>
            <w:vAlign w:val="bottom"/>
            <w:hideMark/>
          </w:tcPr>
          <w:p w14:paraId="75BD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7E737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2F4E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49EAF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56BC5D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1350A3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8D1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5945DA" w14:textId="37B4BE5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DD9889F" w14:textId="5E43AF0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D5B2017" w14:textId="7F77827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D2EAD85" w14:textId="77777777" w:rsidTr="009D0F10">
        <w:trPr>
          <w:cantSplit/>
          <w:trHeight w:val="20"/>
        </w:trPr>
        <w:tc>
          <w:tcPr>
            <w:tcW w:w="1563" w:type="dxa"/>
            <w:tcBorders>
              <w:top w:val="nil"/>
              <w:left w:val="nil"/>
              <w:bottom w:val="nil"/>
              <w:right w:val="nil"/>
            </w:tcBorders>
            <w:shd w:val="clear" w:color="auto" w:fill="auto"/>
            <w:noWrap/>
            <w:vAlign w:val="bottom"/>
            <w:hideMark/>
          </w:tcPr>
          <w:p w14:paraId="3FB5FD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OtsAC20ROGR_0071</w:t>
            </w:r>
          </w:p>
        </w:tc>
        <w:tc>
          <w:tcPr>
            <w:tcW w:w="746" w:type="dxa"/>
            <w:tcBorders>
              <w:top w:val="nil"/>
              <w:left w:val="nil"/>
              <w:bottom w:val="nil"/>
              <w:right w:val="nil"/>
            </w:tcBorders>
            <w:shd w:val="clear" w:color="auto" w:fill="auto"/>
            <w:noWrap/>
            <w:vAlign w:val="bottom"/>
            <w:hideMark/>
          </w:tcPr>
          <w:p w14:paraId="43C53D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00E3FF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5C57A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44069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CBAD5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36AC6F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2F52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27CBD5D" w14:textId="4DBC8EC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679497E" w14:textId="1215680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051CCC" w14:textId="2AA5FF2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AE64DE8" w14:textId="77777777" w:rsidTr="009D0F10">
        <w:trPr>
          <w:cantSplit/>
          <w:trHeight w:val="20"/>
        </w:trPr>
        <w:tc>
          <w:tcPr>
            <w:tcW w:w="1563" w:type="dxa"/>
            <w:tcBorders>
              <w:top w:val="nil"/>
              <w:left w:val="nil"/>
              <w:bottom w:val="nil"/>
              <w:right w:val="nil"/>
            </w:tcBorders>
            <w:shd w:val="clear" w:color="auto" w:fill="auto"/>
            <w:noWrap/>
            <w:vAlign w:val="bottom"/>
            <w:hideMark/>
          </w:tcPr>
          <w:p w14:paraId="42C395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OtsAC20ROGR_0073</w:t>
            </w:r>
          </w:p>
        </w:tc>
        <w:tc>
          <w:tcPr>
            <w:tcW w:w="746" w:type="dxa"/>
            <w:tcBorders>
              <w:top w:val="nil"/>
              <w:left w:val="nil"/>
              <w:bottom w:val="nil"/>
              <w:right w:val="nil"/>
            </w:tcBorders>
            <w:shd w:val="clear" w:color="auto" w:fill="auto"/>
            <w:noWrap/>
            <w:vAlign w:val="bottom"/>
            <w:hideMark/>
          </w:tcPr>
          <w:p w14:paraId="645560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3A71BD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388F02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162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0B49CD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29542D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6911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2CC6D4F" w14:textId="1BA6B65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8A5CF2" w14:textId="5B1C166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21C834E" w14:textId="49B473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67FA3B6" w14:textId="77777777" w:rsidTr="009D0F10">
        <w:trPr>
          <w:cantSplit/>
          <w:trHeight w:val="20"/>
        </w:trPr>
        <w:tc>
          <w:tcPr>
            <w:tcW w:w="1563" w:type="dxa"/>
            <w:tcBorders>
              <w:top w:val="nil"/>
              <w:left w:val="nil"/>
              <w:bottom w:val="nil"/>
              <w:right w:val="nil"/>
            </w:tcBorders>
            <w:shd w:val="clear" w:color="auto" w:fill="auto"/>
            <w:noWrap/>
            <w:vAlign w:val="bottom"/>
            <w:hideMark/>
          </w:tcPr>
          <w:p w14:paraId="00479F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OtsAC20ROGR_0075</w:t>
            </w:r>
          </w:p>
        </w:tc>
        <w:tc>
          <w:tcPr>
            <w:tcW w:w="746" w:type="dxa"/>
            <w:tcBorders>
              <w:top w:val="nil"/>
              <w:left w:val="nil"/>
              <w:bottom w:val="nil"/>
              <w:right w:val="nil"/>
            </w:tcBorders>
            <w:shd w:val="clear" w:color="auto" w:fill="auto"/>
            <w:noWrap/>
            <w:vAlign w:val="bottom"/>
            <w:hideMark/>
          </w:tcPr>
          <w:p w14:paraId="56CAC2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3BA512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C4CD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6FDA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BD55C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535833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9AE0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4244582" w14:textId="329B58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E8B4BB1" w14:textId="4FD6B6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0E3995E" w14:textId="2F5904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982F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8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OtsAC20ROGR_0076</w:t>
            </w:r>
          </w:p>
        </w:tc>
        <w:tc>
          <w:tcPr>
            <w:tcW w:w="746" w:type="dxa"/>
            <w:tcBorders>
              <w:top w:val="nil"/>
              <w:left w:val="nil"/>
              <w:bottom w:val="nil"/>
              <w:right w:val="nil"/>
            </w:tcBorders>
            <w:shd w:val="clear" w:color="auto" w:fill="auto"/>
            <w:noWrap/>
            <w:vAlign w:val="bottom"/>
            <w:hideMark/>
          </w:tcPr>
          <w:p w14:paraId="6BAB57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274FE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0AA99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BD6C6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98E28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DA3BC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747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80FE6D6" w14:textId="0C3E6E4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175AA3" w14:textId="3A21A9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BFCF036" w14:textId="158B62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5FE6358" w14:textId="77777777" w:rsidTr="009D0F10">
        <w:trPr>
          <w:cantSplit/>
          <w:trHeight w:val="20"/>
        </w:trPr>
        <w:tc>
          <w:tcPr>
            <w:tcW w:w="1563" w:type="dxa"/>
            <w:tcBorders>
              <w:top w:val="nil"/>
              <w:left w:val="nil"/>
              <w:bottom w:val="nil"/>
              <w:right w:val="nil"/>
            </w:tcBorders>
            <w:shd w:val="clear" w:color="auto" w:fill="auto"/>
            <w:noWrap/>
            <w:vAlign w:val="bottom"/>
            <w:hideMark/>
          </w:tcPr>
          <w:p w14:paraId="16509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OtsAC20ROGR_0077</w:t>
            </w:r>
          </w:p>
        </w:tc>
        <w:tc>
          <w:tcPr>
            <w:tcW w:w="746" w:type="dxa"/>
            <w:tcBorders>
              <w:top w:val="nil"/>
              <w:left w:val="nil"/>
              <w:bottom w:val="nil"/>
              <w:right w:val="nil"/>
            </w:tcBorders>
            <w:shd w:val="clear" w:color="auto" w:fill="auto"/>
            <w:noWrap/>
            <w:vAlign w:val="bottom"/>
            <w:hideMark/>
          </w:tcPr>
          <w:p w14:paraId="2E0E10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CACFF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3D5F8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29828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2523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7534A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4E17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BE52D28" w14:textId="701FB30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201FD5E" w14:textId="2D2EA7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161F4EF" w14:textId="581CAA7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CDF4EA1" w14:textId="77777777" w:rsidTr="009D0F10">
        <w:trPr>
          <w:cantSplit/>
          <w:trHeight w:val="20"/>
        </w:trPr>
        <w:tc>
          <w:tcPr>
            <w:tcW w:w="1563" w:type="dxa"/>
            <w:tcBorders>
              <w:top w:val="nil"/>
              <w:left w:val="nil"/>
              <w:bottom w:val="nil"/>
              <w:right w:val="nil"/>
            </w:tcBorders>
            <w:shd w:val="clear" w:color="auto" w:fill="auto"/>
            <w:noWrap/>
            <w:vAlign w:val="bottom"/>
            <w:hideMark/>
          </w:tcPr>
          <w:p w14:paraId="7B35F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OtsAC20ROGR_0078</w:t>
            </w:r>
          </w:p>
        </w:tc>
        <w:tc>
          <w:tcPr>
            <w:tcW w:w="746" w:type="dxa"/>
            <w:tcBorders>
              <w:top w:val="nil"/>
              <w:left w:val="nil"/>
              <w:bottom w:val="nil"/>
              <w:right w:val="nil"/>
            </w:tcBorders>
            <w:shd w:val="clear" w:color="auto" w:fill="auto"/>
            <w:noWrap/>
            <w:vAlign w:val="bottom"/>
            <w:hideMark/>
          </w:tcPr>
          <w:p w14:paraId="6153FC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DFE0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43FF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9A22C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D9051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49A5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01B0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DAE10D" w14:textId="0AD74A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FF88F42" w14:textId="2FE14C4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D9CA127" w14:textId="33F120A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06E1D0D" w14:textId="77777777" w:rsidTr="009D0F10">
        <w:trPr>
          <w:cantSplit/>
          <w:trHeight w:val="20"/>
        </w:trPr>
        <w:tc>
          <w:tcPr>
            <w:tcW w:w="1563" w:type="dxa"/>
            <w:tcBorders>
              <w:top w:val="nil"/>
              <w:left w:val="nil"/>
              <w:bottom w:val="nil"/>
              <w:right w:val="nil"/>
            </w:tcBorders>
            <w:shd w:val="clear" w:color="auto" w:fill="auto"/>
            <w:noWrap/>
            <w:vAlign w:val="bottom"/>
            <w:hideMark/>
          </w:tcPr>
          <w:p w14:paraId="0DD83A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OtsAC20ROGR_0079</w:t>
            </w:r>
          </w:p>
        </w:tc>
        <w:tc>
          <w:tcPr>
            <w:tcW w:w="746" w:type="dxa"/>
            <w:tcBorders>
              <w:top w:val="nil"/>
              <w:left w:val="nil"/>
              <w:bottom w:val="nil"/>
              <w:right w:val="nil"/>
            </w:tcBorders>
            <w:shd w:val="clear" w:color="auto" w:fill="auto"/>
            <w:noWrap/>
            <w:vAlign w:val="bottom"/>
            <w:hideMark/>
          </w:tcPr>
          <w:p w14:paraId="3B585D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47FB5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1022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230F1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47543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71AC74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FF580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476F3A" w14:textId="459BBB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782BD8B" w14:textId="44BBE9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DAE3D30" w14:textId="7D88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3B03B9" w14:textId="77777777" w:rsidTr="009D0F10">
        <w:trPr>
          <w:cantSplit/>
          <w:trHeight w:val="20"/>
        </w:trPr>
        <w:tc>
          <w:tcPr>
            <w:tcW w:w="1563" w:type="dxa"/>
            <w:tcBorders>
              <w:top w:val="nil"/>
              <w:left w:val="nil"/>
              <w:bottom w:val="nil"/>
              <w:right w:val="nil"/>
            </w:tcBorders>
            <w:shd w:val="clear" w:color="auto" w:fill="auto"/>
            <w:noWrap/>
            <w:vAlign w:val="bottom"/>
            <w:hideMark/>
          </w:tcPr>
          <w:p w14:paraId="6B5D4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OtsAC20ROGR_0080</w:t>
            </w:r>
          </w:p>
        </w:tc>
        <w:tc>
          <w:tcPr>
            <w:tcW w:w="746" w:type="dxa"/>
            <w:tcBorders>
              <w:top w:val="nil"/>
              <w:left w:val="nil"/>
              <w:bottom w:val="nil"/>
              <w:right w:val="nil"/>
            </w:tcBorders>
            <w:shd w:val="clear" w:color="auto" w:fill="auto"/>
            <w:noWrap/>
            <w:vAlign w:val="bottom"/>
            <w:hideMark/>
          </w:tcPr>
          <w:p w14:paraId="73A8C9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2D479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EF3A1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7CC3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464DD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C8E21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3AD62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D966B07" w14:textId="33C08F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E94C621" w14:textId="067FE53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1D0FB" w14:textId="464A88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3620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020AC8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OtsAC20ROGR_0081</w:t>
            </w:r>
          </w:p>
        </w:tc>
        <w:tc>
          <w:tcPr>
            <w:tcW w:w="746" w:type="dxa"/>
            <w:tcBorders>
              <w:top w:val="nil"/>
              <w:left w:val="nil"/>
              <w:bottom w:val="nil"/>
              <w:right w:val="nil"/>
            </w:tcBorders>
            <w:shd w:val="clear" w:color="auto" w:fill="auto"/>
            <w:noWrap/>
            <w:vAlign w:val="bottom"/>
            <w:hideMark/>
          </w:tcPr>
          <w:p w14:paraId="72BC4B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3CA54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B738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1FB5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8FF7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116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0B8DD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F1FACE0" w14:textId="6CEBB0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37C19A" w14:textId="481A42D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0AFB92" w14:textId="067D1A6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D421024" w14:textId="77777777" w:rsidTr="009D0F10">
        <w:trPr>
          <w:cantSplit/>
          <w:trHeight w:val="20"/>
        </w:trPr>
        <w:tc>
          <w:tcPr>
            <w:tcW w:w="1563" w:type="dxa"/>
            <w:tcBorders>
              <w:top w:val="nil"/>
              <w:left w:val="nil"/>
              <w:bottom w:val="nil"/>
              <w:right w:val="nil"/>
            </w:tcBorders>
            <w:shd w:val="clear" w:color="auto" w:fill="auto"/>
            <w:noWrap/>
            <w:vAlign w:val="bottom"/>
            <w:hideMark/>
          </w:tcPr>
          <w:p w14:paraId="439771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OtsAC20ROGR_0082</w:t>
            </w:r>
          </w:p>
        </w:tc>
        <w:tc>
          <w:tcPr>
            <w:tcW w:w="746" w:type="dxa"/>
            <w:tcBorders>
              <w:top w:val="nil"/>
              <w:left w:val="nil"/>
              <w:bottom w:val="nil"/>
              <w:right w:val="nil"/>
            </w:tcBorders>
            <w:shd w:val="clear" w:color="auto" w:fill="auto"/>
            <w:noWrap/>
            <w:vAlign w:val="bottom"/>
            <w:hideMark/>
          </w:tcPr>
          <w:p w14:paraId="23FBC0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7/29/20</w:t>
            </w:r>
          </w:p>
        </w:tc>
        <w:tc>
          <w:tcPr>
            <w:tcW w:w="599" w:type="dxa"/>
            <w:tcBorders>
              <w:top w:val="nil"/>
              <w:left w:val="nil"/>
              <w:bottom w:val="nil"/>
              <w:right w:val="nil"/>
            </w:tcBorders>
            <w:shd w:val="clear" w:color="auto" w:fill="auto"/>
            <w:noWrap/>
            <w:vAlign w:val="bottom"/>
            <w:hideMark/>
          </w:tcPr>
          <w:p w14:paraId="0C0A9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211</w:t>
            </w:r>
          </w:p>
        </w:tc>
        <w:tc>
          <w:tcPr>
            <w:tcW w:w="1142" w:type="dxa"/>
            <w:tcBorders>
              <w:top w:val="nil"/>
              <w:left w:val="nil"/>
              <w:bottom w:val="nil"/>
              <w:right w:val="nil"/>
            </w:tcBorders>
            <w:shd w:val="clear" w:color="auto" w:fill="auto"/>
            <w:noWrap/>
            <w:vAlign w:val="bottom"/>
            <w:hideMark/>
          </w:tcPr>
          <w:p w14:paraId="0E53C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043DD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A43A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61AC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F1179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64D3D5" w14:textId="618A362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1F4E8D" w14:textId="0349609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315253B" w14:textId="154B196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27EE9ED" w14:textId="77777777" w:rsidTr="009D0F10">
        <w:trPr>
          <w:cantSplit/>
          <w:trHeight w:val="20"/>
        </w:trPr>
        <w:tc>
          <w:tcPr>
            <w:tcW w:w="1563" w:type="dxa"/>
            <w:tcBorders>
              <w:top w:val="nil"/>
              <w:left w:val="nil"/>
              <w:bottom w:val="nil"/>
              <w:right w:val="nil"/>
            </w:tcBorders>
            <w:shd w:val="clear" w:color="auto" w:fill="auto"/>
            <w:noWrap/>
            <w:vAlign w:val="bottom"/>
            <w:hideMark/>
          </w:tcPr>
          <w:p w14:paraId="7A7208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OtsAC20ROGR_0083</w:t>
            </w:r>
          </w:p>
        </w:tc>
        <w:tc>
          <w:tcPr>
            <w:tcW w:w="746" w:type="dxa"/>
            <w:tcBorders>
              <w:top w:val="nil"/>
              <w:left w:val="nil"/>
              <w:bottom w:val="nil"/>
              <w:right w:val="nil"/>
            </w:tcBorders>
            <w:shd w:val="clear" w:color="auto" w:fill="auto"/>
            <w:noWrap/>
            <w:vAlign w:val="bottom"/>
            <w:hideMark/>
          </w:tcPr>
          <w:p w14:paraId="03B90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6CCCC5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06D3BC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3F042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33AB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4CCA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D110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D3C4B4" w14:textId="7EFC86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2DDAE0" w14:textId="1D4DE7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E3280AA" w14:textId="59C42D0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B4F69EE" w14:textId="77777777" w:rsidTr="009D0F10">
        <w:trPr>
          <w:cantSplit/>
          <w:trHeight w:val="20"/>
        </w:trPr>
        <w:tc>
          <w:tcPr>
            <w:tcW w:w="1563" w:type="dxa"/>
            <w:tcBorders>
              <w:top w:val="nil"/>
              <w:left w:val="nil"/>
              <w:bottom w:val="nil"/>
              <w:right w:val="nil"/>
            </w:tcBorders>
            <w:shd w:val="clear" w:color="auto" w:fill="auto"/>
            <w:noWrap/>
            <w:vAlign w:val="bottom"/>
            <w:hideMark/>
          </w:tcPr>
          <w:p w14:paraId="79E0F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OtsAC20ROGR_0084</w:t>
            </w:r>
          </w:p>
        </w:tc>
        <w:tc>
          <w:tcPr>
            <w:tcW w:w="746" w:type="dxa"/>
            <w:tcBorders>
              <w:top w:val="nil"/>
              <w:left w:val="nil"/>
              <w:bottom w:val="nil"/>
              <w:right w:val="nil"/>
            </w:tcBorders>
            <w:shd w:val="clear" w:color="auto" w:fill="auto"/>
            <w:noWrap/>
            <w:vAlign w:val="bottom"/>
            <w:hideMark/>
          </w:tcPr>
          <w:p w14:paraId="47C1C8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702DAB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2328A1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D2E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32B2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7049E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753B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27EF877" w14:textId="62C8C18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0EA79A" w14:textId="50BB9CC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408587" w14:textId="112217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8BB1CF7" w14:textId="77777777" w:rsidTr="009D0F10">
        <w:trPr>
          <w:cantSplit/>
          <w:trHeight w:val="20"/>
        </w:trPr>
        <w:tc>
          <w:tcPr>
            <w:tcW w:w="1563" w:type="dxa"/>
            <w:tcBorders>
              <w:top w:val="nil"/>
              <w:left w:val="nil"/>
              <w:bottom w:val="nil"/>
              <w:right w:val="nil"/>
            </w:tcBorders>
            <w:shd w:val="clear" w:color="auto" w:fill="auto"/>
            <w:noWrap/>
            <w:vAlign w:val="bottom"/>
            <w:hideMark/>
          </w:tcPr>
          <w:p w14:paraId="409F99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OtsAC20ROGR_0085</w:t>
            </w:r>
          </w:p>
        </w:tc>
        <w:tc>
          <w:tcPr>
            <w:tcW w:w="746" w:type="dxa"/>
            <w:tcBorders>
              <w:top w:val="nil"/>
              <w:left w:val="nil"/>
              <w:bottom w:val="nil"/>
              <w:right w:val="nil"/>
            </w:tcBorders>
            <w:shd w:val="clear" w:color="auto" w:fill="auto"/>
            <w:noWrap/>
            <w:vAlign w:val="bottom"/>
            <w:hideMark/>
          </w:tcPr>
          <w:p w14:paraId="45DBB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8/7/20</w:t>
            </w:r>
          </w:p>
        </w:tc>
        <w:tc>
          <w:tcPr>
            <w:tcW w:w="599" w:type="dxa"/>
            <w:tcBorders>
              <w:top w:val="nil"/>
              <w:left w:val="nil"/>
              <w:bottom w:val="nil"/>
              <w:right w:val="nil"/>
            </w:tcBorders>
            <w:shd w:val="clear" w:color="auto" w:fill="auto"/>
            <w:noWrap/>
            <w:vAlign w:val="bottom"/>
            <w:hideMark/>
          </w:tcPr>
          <w:p w14:paraId="19B1B3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220</w:t>
            </w:r>
          </w:p>
        </w:tc>
        <w:tc>
          <w:tcPr>
            <w:tcW w:w="1142" w:type="dxa"/>
            <w:tcBorders>
              <w:top w:val="nil"/>
              <w:left w:val="nil"/>
              <w:bottom w:val="nil"/>
              <w:right w:val="nil"/>
            </w:tcBorders>
            <w:shd w:val="clear" w:color="auto" w:fill="auto"/>
            <w:noWrap/>
            <w:vAlign w:val="bottom"/>
            <w:hideMark/>
          </w:tcPr>
          <w:p w14:paraId="5151D8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DD5C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262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032C0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1B00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4F465B3" w14:textId="06CDCDD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EE6F3F" w14:textId="579D3D8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C2EC151" w14:textId="2A930E2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4E03458" w14:textId="77777777" w:rsidTr="009D0F10">
        <w:trPr>
          <w:cantSplit/>
          <w:trHeight w:val="20"/>
        </w:trPr>
        <w:tc>
          <w:tcPr>
            <w:tcW w:w="1563" w:type="dxa"/>
            <w:tcBorders>
              <w:top w:val="nil"/>
              <w:left w:val="nil"/>
              <w:bottom w:val="nil"/>
              <w:right w:val="nil"/>
            </w:tcBorders>
            <w:shd w:val="clear" w:color="auto" w:fill="auto"/>
            <w:noWrap/>
            <w:vAlign w:val="bottom"/>
            <w:hideMark/>
          </w:tcPr>
          <w:p w14:paraId="7D52EF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OtsAC20ROGR_0086</w:t>
            </w:r>
          </w:p>
        </w:tc>
        <w:tc>
          <w:tcPr>
            <w:tcW w:w="746" w:type="dxa"/>
            <w:tcBorders>
              <w:top w:val="nil"/>
              <w:left w:val="nil"/>
              <w:bottom w:val="nil"/>
              <w:right w:val="nil"/>
            </w:tcBorders>
            <w:shd w:val="clear" w:color="auto" w:fill="auto"/>
            <w:noWrap/>
            <w:vAlign w:val="bottom"/>
            <w:hideMark/>
          </w:tcPr>
          <w:p w14:paraId="71C34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6B212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71C745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4BFE8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14478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CF1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2DC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4F73A0" w14:textId="4CE6F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813A84E" w14:textId="3A029C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2C7061" w14:textId="781C16E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607C655" w14:textId="77777777" w:rsidTr="009D0F10">
        <w:trPr>
          <w:cantSplit/>
          <w:trHeight w:val="20"/>
        </w:trPr>
        <w:tc>
          <w:tcPr>
            <w:tcW w:w="1563" w:type="dxa"/>
            <w:tcBorders>
              <w:top w:val="nil"/>
              <w:left w:val="nil"/>
              <w:bottom w:val="nil"/>
              <w:right w:val="nil"/>
            </w:tcBorders>
            <w:shd w:val="clear" w:color="auto" w:fill="auto"/>
            <w:noWrap/>
            <w:vAlign w:val="bottom"/>
            <w:hideMark/>
          </w:tcPr>
          <w:p w14:paraId="6844FE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OtsAC20ROGR_0087</w:t>
            </w:r>
          </w:p>
        </w:tc>
        <w:tc>
          <w:tcPr>
            <w:tcW w:w="746" w:type="dxa"/>
            <w:tcBorders>
              <w:top w:val="nil"/>
              <w:left w:val="nil"/>
              <w:bottom w:val="nil"/>
              <w:right w:val="nil"/>
            </w:tcBorders>
            <w:shd w:val="clear" w:color="auto" w:fill="auto"/>
            <w:noWrap/>
            <w:vAlign w:val="bottom"/>
            <w:hideMark/>
          </w:tcPr>
          <w:p w14:paraId="39E7D2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0D92BE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51B2C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6530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FCA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994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31D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94B0E52" w14:textId="669A746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71453F" w14:textId="66B5A5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7A331E" w14:textId="2962E2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F97299" w14:textId="77777777" w:rsidTr="009D0F10">
        <w:trPr>
          <w:cantSplit/>
          <w:trHeight w:val="20"/>
        </w:trPr>
        <w:tc>
          <w:tcPr>
            <w:tcW w:w="1563" w:type="dxa"/>
            <w:tcBorders>
              <w:top w:val="nil"/>
              <w:left w:val="nil"/>
              <w:bottom w:val="nil"/>
              <w:right w:val="nil"/>
            </w:tcBorders>
            <w:shd w:val="clear" w:color="auto" w:fill="auto"/>
            <w:noWrap/>
            <w:vAlign w:val="bottom"/>
            <w:hideMark/>
          </w:tcPr>
          <w:p w14:paraId="2350B3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OtsAC20ROGR_0088</w:t>
            </w:r>
          </w:p>
        </w:tc>
        <w:tc>
          <w:tcPr>
            <w:tcW w:w="746" w:type="dxa"/>
            <w:tcBorders>
              <w:top w:val="nil"/>
              <w:left w:val="nil"/>
              <w:bottom w:val="nil"/>
              <w:right w:val="nil"/>
            </w:tcBorders>
            <w:shd w:val="clear" w:color="auto" w:fill="auto"/>
            <w:noWrap/>
            <w:vAlign w:val="bottom"/>
            <w:hideMark/>
          </w:tcPr>
          <w:p w14:paraId="69F688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31DBED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303A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4C9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B8D4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C520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8B65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B37389" w14:textId="61F53D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E6432B9" w14:textId="7AD5F4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FAC8E3" w14:textId="550C3C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A1D6DA" w14:textId="77777777" w:rsidTr="009D0F10">
        <w:trPr>
          <w:cantSplit/>
          <w:trHeight w:val="20"/>
        </w:trPr>
        <w:tc>
          <w:tcPr>
            <w:tcW w:w="1563" w:type="dxa"/>
            <w:tcBorders>
              <w:top w:val="nil"/>
              <w:left w:val="nil"/>
              <w:bottom w:val="nil"/>
              <w:right w:val="nil"/>
            </w:tcBorders>
            <w:shd w:val="clear" w:color="auto" w:fill="auto"/>
            <w:noWrap/>
            <w:vAlign w:val="bottom"/>
            <w:hideMark/>
          </w:tcPr>
          <w:p w14:paraId="53AE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OtsAC20ROGR_0089</w:t>
            </w:r>
          </w:p>
        </w:tc>
        <w:tc>
          <w:tcPr>
            <w:tcW w:w="746" w:type="dxa"/>
            <w:tcBorders>
              <w:top w:val="nil"/>
              <w:left w:val="nil"/>
              <w:bottom w:val="nil"/>
              <w:right w:val="nil"/>
            </w:tcBorders>
            <w:shd w:val="clear" w:color="auto" w:fill="auto"/>
            <w:noWrap/>
            <w:vAlign w:val="bottom"/>
            <w:hideMark/>
          </w:tcPr>
          <w:p w14:paraId="5CC1CC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1DD65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759714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F3D6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8851D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5C27C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3E6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10A7802" w14:textId="37E2E2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AAB174" w14:textId="6DD3BA8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46688FC" w14:textId="5F3666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A24CCE" w14:textId="77777777" w:rsidTr="009D0F10">
        <w:trPr>
          <w:cantSplit/>
          <w:trHeight w:val="20"/>
        </w:trPr>
        <w:tc>
          <w:tcPr>
            <w:tcW w:w="1563" w:type="dxa"/>
            <w:tcBorders>
              <w:top w:val="nil"/>
              <w:left w:val="nil"/>
              <w:bottom w:val="nil"/>
              <w:right w:val="nil"/>
            </w:tcBorders>
            <w:shd w:val="clear" w:color="auto" w:fill="auto"/>
            <w:noWrap/>
            <w:vAlign w:val="bottom"/>
            <w:hideMark/>
          </w:tcPr>
          <w:p w14:paraId="17BC68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OtsAC20ROGR_0090</w:t>
            </w:r>
          </w:p>
        </w:tc>
        <w:tc>
          <w:tcPr>
            <w:tcW w:w="746" w:type="dxa"/>
            <w:tcBorders>
              <w:top w:val="nil"/>
              <w:left w:val="nil"/>
              <w:bottom w:val="nil"/>
              <w:right w:val="nil"/>
            </w:tcBorders>
            <w:shd w:val="clear" w:color="auto" w:fill="auto"/>
            <w:noWrap/>
            <w:vAlign w:val="bottom"/>
            <w:hideMark/>
          </w:tcPr>
          <w:p w14:paraId="321300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E0A0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00C183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AD5A8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BFB6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C400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5B3B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07E5EE" w14:textId="62845F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0CA48D" w14:textId="1C6A94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11A98D" w14:textId="722C1C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15A4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A6958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OtsAC20ROGR_0091</w:t>
            </w:r>
          </w:p>
        </w:tc>
        <w:tc>
          <w:tcPr>
            <w:tcW w:w="746" w:type="dxa"/>
            <w:tcBorders>
              <w:top w:val="nil"/>
              <w:left w:val="nil"/>
              <w:bottom w:val="nil"/>
              <w:right w:val="nil"/>
            </w:tcBorders>
            <w:shd w:val="clear" w:color="auto" w:fill="auto"/>
            <w:noWrap/>
            <w:vAlign w:val="bottom"/>
            <w:hideMark/>
          </w:tcPr>
          <w:p w14:paraId="767D7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46F91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12F6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7458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7CEC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76B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24D3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DEB937" w14:textId="324254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7446F9" w14:textId="124E34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3B00C" w14:textId="4B0E2F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207CF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B4C5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OtsAC20ROGR_0092</w:t>
            </w:r>
          </w:p>
        </w:tc>
        <w:tc>
          <w:tcPr>
            <w:tcW w:w="746" w:type="dxa"/>
            <w:tcBorders>
              <w:top w:val="nil"/>
              <w:left w:val="nil"/>
              <w:bottom w:val="nil"/>
              <w:right w:val="nil"/>
            </w:tcBorders>
            <w:shd w:val="clear" w:color="auto" w:fill="auto"/>
            <w:noWrap/>
            <w:vAlign w:val="bottom"/>
            <w:hideMark/>
          </w:tcPr>
          <w:p w14:paraId="5B6DE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2204E8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31609C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689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B440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B123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54D04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6B21CF4" w14:textId="13B17F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A0DABEA" w14:textId="0222CAD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88D95E" w14:textId="39DFC6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8BBD5E4" w14:textId="77777777" w:rsidTr="009D0F10">
        <w:trPr>
          <w:cantSplit/>
          <w:trHeight w:val="20"/>
        </w:trPr>
        <w:tc>
          <w:tcPr>
            <w:tcW w:w="1563" w:type="dxa"/>
            <w:tcBorders>
              <w:top w:val="nil"/>
              <w:left w:val="nil"/>
              <w:bottom w:val="nil"/>
              <w:right w:val="nil"/>
            </w:tcBorders>
            <w:shd w:val="clear" w:color="auto" w:fill="auto"/>
            <w:noWrap/>
            <w:vAlign w:val="bottom"/>
            <w:hideMark/>
          </w:tcPr>
          <w:p w14:paraId="20A3DD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OtsAC20ROGR_0093</w:t>
            </w:r>
          </w:p>
        </w:tc>
        <w:tc>
          <w:tcPr>
            <w:tcW w:w="746" w:type="dxa"/>
            <w:tcBorders>
              <w:top w:val="nil"/>
              <w:left w:val="nil"/>
              <w:bottom w:val="nil"/>
              <w:right w:val="nil"/>
            </w:tcBorders>
            <w:shd w:val="clear" w:color="auto" w:fill="auto"/>
            <w:noWrap/>
            <w:vAlign w:val="bottom"/>
            <w:hideMark/>
          </w:tcPr>
          <w:p w14:paraId="498841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8/19/20</w:t>
            </w:r>
          </w:p>
        </w:tc>
        <w:tc>
          <w:tcPr>
            <w:tcW w:w="599" w:type="dxa"/>
            <w:tcBorders>
              <w:top w:val="nil"/>
              <w:left w:val="nil"/>
              <w:bottom w:val="nil"/>
              <w:right w:val="nil"/>
            </w:tcBorders>
            <w:shd w:val="clear" w:color="auto" w:fill="auto"/>
            <w:noWrap/>
            <w:vAlign w:val="bottom"/>
            <w:hideMark/>
          </w:tcPr>
          <w:p w14:paraId="0B4B5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232</w:t>
            </w:r>
          </w:p>
        </w:tc>
        <w:tc>
          <w:tcPr>
            <w:tcW w:w="1142" w:type="dxa"/>
            <w:tcBorders>
              <w:top w:val="nil"/>
              <w:left w:val="nil"/>
              <w:bottom w:val="nil"/>
              <w:right w:val="nil"/>
            </w:tcBorders>
            <w:shd w:val="clear" w:color="auto" w:fill="auto"/>
            <w:noWrap/>
            <w:vAlign w:val="bottom"/>
            <w:hideMark/>
          </w:tcPr>
          <w:p w14:paraId="64805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A80A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19E9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E314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37234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435CF0" w14:textId="047A89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6516663" w14:textId="77CC0D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BD1BFE8" w14:textId="15A32C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7BBD6DC" w14:textId="77777777" w:rsidTr="009D0F10">
        <w:trPr>
          <w:cantSplit/>
          <w:trHeight w:val="20"/>
        </w:trPr>
        <w:tc>
          <w:tcPr>
            <w:tcW w:w="1563" w:type="dxa"/>
            <w:tcBorders>
              <w:top w:val="nil"/>
              <w:left w:val="nil"/>
              <w:bottom w:val="nil"/>
              <w:right w:val="nil"/>
            </w:tcBorders>
            <w:shd w:val="clear" w:color="auto" w:fill="auto"/>
            <w:noWrap/>
            <w:vAlign w:val="bottom"/>
            <w:hideMark/>
          </w:tcPr>
          <w:p w14:paraId="29093E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OtsAC20ROGR_0094</w:t>
            </w:r>
          </w:p>
        </w:tc>
        <w:tc>
          <w:tcPr>
            <w:tcW w:w="746" w:type="dxa"/>
            <w:tcBorders>
              <w:top w:val="nil"/>
              <w:left w:val="nil"/>
              <w:bottom w:val="nil"/>
              <w:right w:val="nil"/>
            </w:tcBorders>
            <w:shd w:val="clear" w:color="auto" w:fill="auto"/>
            <w:noWrap/>
            <w:vAlign w:val="bottom"/>
            <w:hideMark/>
          </w:tcPr>
          <w:p w14:paraId="62B1A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8/21/20</w:t>
            </w:r>
          </w:p>
        </w:tc>
        <w:tc>
          <w:tcPr>
            <w:tcW w:w="599" w:type="dxa"/>
            <w:tcBorders>
              <w:top w:val="nil"/>
              <w:left w:val="nil"/>
              <w:bottom w:val="nil"/>
              <w:right w:val="nil"/>
            </w:tcBorders>
            <w:shd w:val="clear" w:color="auto" w:fill="auto"/>
            <w:noWrap/>
            <w:vAlign w:val="bottom"/>
            <w:hideMark/>
          </w:tcPr>
          <w:p w14:paraId="5445B4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234</w:t>
            </w:r>
          </w:p>
        </w:tc>
        <w:tc>
          <w:tcPr>
            <w:tcW w:w="1142" w:type="dxa"/>
            <w:tcBorders>
              <w:top w:val="nil"/>
              <w:left w:val="nil"/>
              <w:bottom w:val="nil"/>
              <w:right w:val="nil"/>
            </w:tcBorders>
            <w:shd w:val="clear" w:color="auto" w:fill="auto"/>
            <w:noWrap/>
            <w:vAlign w:val="bottom"/>
            <w:hideMark/>
          </w:tcPr>
          <w:p w14:paraId="111F4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D0F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6E3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E015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9EAF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C26AA7" w14:textId="0C9F9A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8250BF" w14:textId="537F5E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60A58D" w14:textId="4F4C6F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EABD66" w14:textId="77777777" w:rsidTr="009D0F10">
        <w:trPr>
          <w:cantSplit/>
          <w:trHeight w:val="20"/>
        </w:trPr>
        <w:tc>
          <w:tcPr>
            <w:tcW w:w="1563" w:type="dxa"/>
            <w:tcBorders>
              <w:top w:val="nil"/>
              <w:left w:val="nil"/>
              <w:bottom w:val="nil"/>
              <w:right w:val="nil"/>
            </w:tcBorders>
            <w:shd w:val="clear" w:color="auto" w:fill="auto"/>
            <w:noWrap/>
            <w:vAlign w:val="bottom"/>
            <w:hideMark/>
          </w:tcPr>
          <w:p w14:paraId="4C2E78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OtsAC20ROGR_0095</w:t>
            </w:r>
          </w:p>
        </w:tc>
        <w:tc>
          <w:tcPr>
            <w:tcW w:w="746" w:type="dxa"/>
            <w:tcBorders>
              <w:top w:val="nil"/>
              <w:left w:val="nil"/>
              <w:bottom w:val="nil"/>
              <w:right w:val="nil"/>
            </w:tcBorders>
            <w:shd w:val="clear" w:color="auto" w:fill="auto"/>
            <w:noWrap/>
            <w:vAlign w:val="bottom"/>
            <w:hideMark/>
          </w:tcPr>
          <w:p w14:paraId="2DC1A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18AE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2EC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8549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159AA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DF5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D45BD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77C99E7" w14:textId="3FCB2F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2905DC" w14:textId="7373AE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AD2CC0C" w14:textId="53EEA14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E57ABD" w14:textId="77777777" w:rsidTr="009D0F10">
        <w:trPr>
          <w:cantSplit/>
          <w:trHeight w:val="20"/>
        </w:trPr>
        <w:tc>
          <w:tcPr>
            <w:tcW w:w="1563" w:type="dxa"/>
            <w:tcBorders>
              <w:top w:val="nil"/>
              <w:left w:val="nil"/>
              <w:bottom w:val="nil"/>
              <w:right w:val="nil"/>
            </w:tcBorders>
            <w:shd w:val="clear" w:color="auto" w:fill="auto"/>
            <w:noWrap/>
            <w:vAlign w:val="bottom"/>
            <w:hideMark/>
          </w:tcPr>
          <w:p w14:paraId="0F70F8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OtsAC20ROGR_0096</w:t>
            </w:r>
          </w:p>
        </w:tc>
        <w:tc>
          <w:tcPr>
            <w:tcW w:w="746" w:type="dxa"/>
            <w:tcBorders>
              <w:top w:val="nil"/>
              <w:left w:val="nil"/>
              <w:bottom w:val="nil"/>
              <w:right w:val="nil"/>
            </w:tcBorders>
            <w:shd w:val="clear" w:color="auto" w:fill="auto"/>
            <w:noWrap/>
            <w:vAlign w:val="bottom"/>
            <w:hideMark/>
          </w:tcPr>
          <w:p w14:paraId="7BF93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27591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565B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306D8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A6E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19C3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798A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2BD9AB4" w14:textId="0CB7B9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E4B678" w14:textId="39510A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38F396" w14:textId="18CE1C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CC31F" w14:textId="77777777" w:rsidTr="009D0F10">
        <w:trPr>
          <w:cantSplit/>
          <w:trHeight w:val="20"/>
        </w:trPr>
        <w:tc>
          <w:tcPr>
            <w:tcW w:w="1563" w:type="dxa"/>
            <w:tcBorders>
              <w:top w:val="nil"/>
              <w:left w:val="nil"/>
              <w:bottom w:val="nil"/>
              <w:right w:val="nil"/>
            </w:tcBorders>
            <w:shd w:val="clear" w:color="auto" w:fill="auto"/>
            <w:noWrap/>
            <w:vAlign w:val="bottom"/>
            <w:hideMark/>
          </w:tcPr>
          <w:p w14:paraId="34A275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OtsAC20ROGR_0097</w:t>
            </w:r>
          </w:p>
        </w:tc>
        <w:tc>
          <w:tcPr>
            <w:tcW w:w="746" w:type="dxa"/>
            <w:tcBorders>
              <w:top w:val="nil"/>
              <w:left w:val="nil"/>
              <w:bottom w:val="nil"/>
              <w:right w:val="nil"/>
            </w:tcBorders>
            <w:shd w:val="clear" w:color="auto" w:fill="auto"/>
            <w:noWrap/>
            <w:vAlign w:val="bottom"/>
            <w:hideMark/>
          </w:tcPr>
          <w:p w14:paraId="578E55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0A666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5195C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017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5AC0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99250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33B2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603261" w14:textId="24C16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C797207" w14:textId="25EDE69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A1858A1" w14:textId="4FB02E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84E1BF"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6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OtsAC20ROGR_0098</w:t>
            </w:r>
          </w:p>
        </w:tc>
        <w:tc>
          <w:tcPr>
            <w:tcW w:w="746" w:type="dxa"/>
            <w:tcBorders>
              <w:top w:val="nil"/>
              <w:left w:val="nil"/>
              <w:bottom w:val="nil"/>
              <w:right w:val="nil"/>
            </w:tcBorders>
            <w:shd w:val="clear" w:color="auto" w:fill="auto"/>
            <w:noWrap/>
            <w:vAlign w:val="bottom"/>
            <w:hideMark/>
          </w:tcPr>
          <w:p w14:paraId="394A3D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02E37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16CE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E03BF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E021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21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B3B69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5BC313" w14:textId="487F57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57943C" w14:textId="36A1D8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DE7D96" w14:textId="475700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EC464AC" w14:textId="77777777" w:rsidTr="009D0F10">
        <w:trPr>
          <w:cantSplit/>
          <w:trHeight w:val="20"/>
        </w:trPr>
        <w:tc>
          <w:tcPr>
            <w:tcW w:w="1563" w:type="dxa"/>
            <w:tcBorders>
              <w:top w:val="nil"/>
              <w:left w:val="nil"/>
              <w:bottom w:val="nil"/>
              <w:right w:val="nil"/>
            </w:tcBorders>
            <w:shd w:val="clear" w:color="auto" w:fill="auto"/>
            <w:noWrap/>
            <w:vAlign w:val="bottom"/>
            <w:hideMark/>
          </w:tcPr>
          <w:p w14:paraId="70D538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OtsAC20ROGR_0099</w:t>
            </w:r>
          </w:p>
        </w:tc>
        <w:tc>
          <w:tcPr>
            <w:tcW w:w="746" w:type="dxa"/>
            <w:tcBorders>
              <w:top w:val="nil"/>
              <w:left w:val="nil"/>
              <w:bottom w:val="nil"/>
              <w:right w:val="nil"/>
            </w:tcBorders>
            <w:shd w:val="clear" w:color="auto" w:fill="auto"/>
            <w:noWrap/>
            <w:vAlign w:val="bottom"/>
            <w:hideMark/>
          </w:tcPr>
          <w:p w14:paraId="3EEFDC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12E502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6A541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CD38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92A3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99AD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84E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9AFA43A" w14:textId="438876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23C3E88" w14:textId="0465F95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37ABBE" w14:textId="4EDDA1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8672C5" w14:textId="77777777" w:rsidTr="009D0F10">
        <w:trPr>
          <w:cantSplit/>
          <w:trHeight w:val="20"/>
        </w:trPr>
        <w:tc>
          <w:tcPr>
            <w:tcW w:w="1563" w:type="dxa"/>
            <w:tcBorders>
              <w:top w:val="nil"/>
              <w:left w:val="nil"/>
              <w:bottom w:val="nil"/>
              <w:right w:val="nil"/>
            </w:tcBorders>
            <w:shd w:val="clear" w:color="auto" w:fill="auto"/>
            <w:noWrap/>
            <w:vAlign w:val="bottom"/>
            <w:hideMark/>
          </w:tcPr>
          <w:p w14:paraId="7F5713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OtsAC20ROGR_0100</w:t>
            </w:r>
          </w:p>
        </w:tc>
        <w:tc>
          <w:tcPr>
            <w:tcW w:w="746" w:type="dxa"/>
            <w:tcBorders>
              <w:top w:val="nil"/>
              <w:left w:val="nil"/>
              <w:bottom w:val="nil"/>
              <w:right w:val="nil"/>
            </w:tcBorders>
            <w:shd w:val="clear" w:color="auto" w:fill="auto"/>
            <w:noWrap/>
            <w:vAlign w:val="bottom"/>
            <w:hideMark/>
          </w:tcPr>
          <w:p w14:paraId="4A9C4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9ADB9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8A0D1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C9EB5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FA09A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5732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2F9F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FBABEA" w14:textId="5C3621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FF0CEB" w14:textId="6D52CE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09F7634" w14:textId="7720C0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CB8940" w14:textId="77777777" w:rsidTr="009D0F10">
        <w:trPr>
          <w:cantSplit/>
          <w:trHeight w:val="20"/>
        </w:trPr>
        <w:tc>
          <w:tcPr>
            <w:tcW w:w="1563" w:type="dxa"/>
            <w:tcBorders>
              <w:top w:val="nil"/>
              <w:left w:val="nil"/>
              <w:bottom w:val="nil"/>
              <w:right w:val="nil"/>
            </w:tcBorders>
            <w:shd w:val="clear" w:color="auto" w:fill="auto"/>
            <w:noWrap/>
            <w:vAlign w:val="bottom"/>
            <w:hideMark/>
          </w:tcPr>
          <w:p w14:paraId="50EDCD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OtsAC20ROGR_0101</w:t>
            </w:r>
          </w:p>
        </w:tc>
        <w:tc>
          <w:tcPr>
            <w:tcW w:w="746" w:type="dxa"/>
            <w:tcBorders>
              <w:top w:val="nil"/>
              <w:left w:val="nil"/>
              <w:bottom w:val="nil"/>
              <w:right w:val="nil"/>
            </w:tcBorders>
            <w:shd w:val="clear" w:color="auto" w:fill="auto"/>
            <w:noWrap/>
            <w:vAlign w:val="bottom"/>
            <w:hideMark/>
          </w:tcPr>
          <w:p w14:paraId="4DE42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4922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5CB14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E8A5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A10D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C5BB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A891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4D310B9" w14:textId="50C50B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0355C3A" w14:textId="3BDF20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2000CC" w14:textId="706B86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9FA625" w14:textId="77777777" w:rsidTr="009D0F10">
        <w:trPr>
          <w:cantSplit/>
          <w:trHeight w:val="20"/>
        </w:trPr>
        <w:tc>
          <w:tcPr>
            <w:tcW w:w="1563" w:type="dxa"/>
            <w:tcBorders>
              <w:top w:val="nil"/>
              <w:left w:val="nil"/>
              <w:bottom w:val="nil"/>
              <w:right w:val="nil"/>
            </w:tcBorders>
            <w:shd w:val="clear" w:color="auto" w:fill="auto"/>
            <w:noWrap/>
            <w:vAlign w:val="bottom"/>
            <w:hideMark/>
          </w:tcPr>
          <w:p w14:paraId="535D08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OtsAC20ROGR_0102</w:t>
            </w:r>
          </w:p>
        </w:tc>
        <w:tc>
          <w:tcPr>
            <w:tcW w:w="746" w:type="dxa"/>
            <w:tcBorders>
              <w:top w:val="nil"/>
              <w:left w:val="nil"/>
              <w:bottom w:val="nil"/>
              <w:right w:val="nil"/>
            </w:tcBorders>
            <w:shd w:val="clear" w:color="auto" w:fill="auto"/>
            <w:noWrap/>
            <w:vAlign w:val="bottom"/>
            <w:hideMark/>
          </w:tcPr>
          <w:p w14:paraId="331770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553A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65F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4F8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567F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6122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6CAB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F0A038" w14:textId="3A5A46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C3F2BE8" w14:textId="61182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E843986" w14:textId="39453F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71CB29" w14:textId="77777777" w:rsidTr="009D0F10">
        <w:trPr>
          <w:cantSplit/>
          <w:trHeight w:val="20"/>
        </w:trPr>
        <w:tc>
          <w:tcPr>
            <w:tcW w:w="1563" w:type="dxa"/>
            <w:tcBorders>
              <w:top w:val="nil"/>
              <w:left w:val="nil"/>
              <w:bottom w:val="nil"/>
              <w:right w:val="nil"/>
            </w:tcBorders>
            <w:shd w:val="clear" w:color="auto" w:fill="auto"/>
            <w:noWrap/>
            <w:vAlign w:val="bottom"/>
            <w:hideMark/>
          </w:tcPr>
          <w:p w14:paraId="04B592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OtsAC20ROGR_0103</w:t>
            </w:r>
          </w:p>
        </w:tc>
        <w:tc>
          <w:tcPr>
            <w:tcW w:w="746" w:type="dxa"/>
            <w:tcBorders>
              <w:top w:val="nil"/>
              <w:left w:val="nil"/>
              <w:bottom w:val="nil"/>
              <w:right w:val="nil"/>
            </w:tcBorders>
            <w:shd w:val="clear" w:color="auto" w:fill="auto"/>
            <w:noWrap/>
            <w:vAlign w:val="bottom"/>
            <w:hideMark/>
          </w:tcPr>
          <w:p w14:paraId="44C09B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C194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190C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9D28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3555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2346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E593E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AEF921" w14:textId="40AE91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98307F" w14:textId="71EEB2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8932E2" w14:textId="32088DA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D7AA2DA" w14:textId="77777777" w:rsidTr="009D0F10">
        <w:trPr>
          <w:cantSplit/>
          <w:trHeight w:val="20"/>
        </w:trPr>
        <w:tc>
          <w:tcPr>
            <w:tcW w:w="1563" w:type="dxa"/>
            <w:tcBorders>
              <w:top w:val="nil"/>
              <w:left w:val="nil"/>
              <w:bottom w:val="nil"/>
              <w:right w:val="nil"/>
            </w:tcBorders>
            <w:shd w:val="clear" w:color="auto" w:fill="auto"/>
            <w:noWrap/>
            <w:vAlign w:val="bottom"/>
            <w:hideMark/>
          </w:tcPr>
          <w:p w14:paraId="0A8BD3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OtsAC20ROGR_0104</w:t>
            </w:r>
          </w:p>
        </w:tc>
        <w:tc>
          <w:tcPr>
            <w:tcW w:w="746" w:type="dxa"/>
            <w:tcBorders>
              <w:top w:val="nil"/>
              <w:left w:val="nil"/>
              <w:bottom w:val="nil"/>
              <w:right w:val="nil"/>
            </w:tcBorders>
            <w:shd w:val="clear" w:color="auto" w:fill="auto"/>
            <w:noWrap/>
            <w:vAlign w:val="bottom"/>
            <w:hideMark/>
          </w:tcPr>
          <w:p w14:paraId="313F21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DEEAF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8D5FB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415A9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6B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8E3BC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C552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3F8EED3" w14:textId="40B8E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EF07D1" w14:textId="3D9161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00BBDBB" w14:textId="7F816F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C9A2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C638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OtsAC20ROGR_0105</w:t>
            </w:r>
          </w:p>
        </w:tc>
        <w:tc>
          <w:tcPr>
            <w:tcW w:w="746" w:type="dxa"/>
            <w:tcBorders>
              <w:top w:val="nil"/>
              <w:left w:val="nil"/>
              <w:bottom w:val="nil"/>
              <w:right w:val="nil"/>
            </w:tcBorders>
            <w:shd w:val="clear" w:color="auto" w:fill="auto"/>
            <w:noWrap/>
            <w:vAlign w:val="bottom"/>
            <w:hideMark/>
          </w:tcPr>
          <w:p w14:paraId="3378F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1A207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016B6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275C7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64BC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965E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BBC8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F772F1" w14:textId="580985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0172ED" w14:textId="3EA4D9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A2ACBD" w14:textId="5590BFD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648375" w14:textId="77777777" w:rsidTr="009D0F10">
        <w:trPr>
          <w:cantSplit/>
          <w:trHeight w:val="20"/>
        </w:trPr>
        <w:tc>
          <w:tcPr>
            <w:tcW w:w="1563" w:type="dxa"/>
            <w:tcBorders>
              <w:top w:val="nil"/>
              <w:left w:val="nil"/>
              <w:bottom w:val="nil"/>
              <w:right w:val="nil"/>
            </w:tcBorders>
            <w:shd w:val="clear" w:color="auto" w:fill="auto"/>
            <w:noWrap/>
            <w:vAlign w:val="bottom"/>
            <w:hideMark/>
          </w:tcPr>
          <w:p w14:paraId="6A779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OtsAC20ROGR_0106</w:t>
            </w:r>
          </w:p>
        </w:tc>
        <w:tc>
          <w:tcPr>
            <w:tcW w:w="746" w:type="dxa"/>
            <w:tcBorders>
              <w:top w:val="nil"/>
              <w:left w:val="nil"/>
              <w:bottom w:val="nil"/>
              <w:right w:val="nil"/>
            </w:tcBorders>
            <w:shd w:val="clear" w:color="auto" w:fill="auto"/>
            <w:noWrap/>
            <w:vAlign w:val="bottom"/>
            <w:hideMark/>
          </w:tcPr>
          <w:p w14:paraId="0828E9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49F76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48F42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707B7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051F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9FAF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A1F0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730040E3" w14:textId="56D6B3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BC64677" w14:textId="5AFE15C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8A22C4" w14:textId="0F2BA0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9129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113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OtsAC20ROGR_0107</w:t>
            </w:r>
          </w:p>
        </w:tc>
        <w:tc>
          <w:tcPr>
            <w:tcW w:w="746" w:type="dxa"/>
            <w:tcBorders>
              <w:top w:val="nil"/>
              <w:left w:val="nil"/>
              <w:bottom w:val="nil"/>
              <w:right w:val="nil"/>
            </w:tcBorders>
            <w:shd w:val="clear" w:color="auto" w:fill="auto"/>
            <w:noWrap/>
            <w:vAlign w:val="bottom"/>
            <w:hideMark/>
          </w:tcPr>
          <w:p w14:paraId="665A16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9148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CACA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5D7CD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2F93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5422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B4D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6AB8629" w14:textId="74E9DB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46BA12" w14:textId="14C7CF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5D22F2" w14:textId="0ECB5F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27CC4E" w14:textId="77777777" w:rsidTr="009D0F10">
        <w:trPr>
          <w:cantSplit/>
          <w:trHeight w:val="20"/>
        </w:trPr>
        <w:tc>
          <w:tcPr>
            <w:tcW w:w="1563" w:type="dxa"/>
            <w:tcBorders>
              <w:top w:val="nil"/>
              <w:left w:val="nil"/>
              <w:bottom w:val="nil"/>
              <w:right w:val="nil"/>
            </w:tcBorders>
            <w:shd w:val="clear" w:color="auto" w:fill="auto"/>
            <w:noWrap/>
            <w:vAlign w:val="bottom"/>
            <w:hideMark/>
          </w:tcPr>
          <w:p w14:paraId="39853F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OtsAC20ROGR_0108</w:t>
            </w:r>
          </w:p>
        </w:tc>
        <w:tc>
          <w:tcPr>
            <w:tcW w:w="746" w:type="dxa"/>
            <w:tcBorders>
              <w:top w:val="nil"/>
              <w:left w:val="nil"/>
              <w:bottom w:val="nil"/>
              <w:right w:val="nil"/>
            </w:tcBorders>
            <w:shd w:val="clear" w:color="auto" w:fill="auto"/>
            <w:noWrap/>
            <w:vAlign w:val="bottom"/>
            <w:hideMark/>
          </w:tcPr>
          <w:p w14:paraId="47DCB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8674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62C42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F099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B32AE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25EE2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36CB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A1FE05D" w14:textId="5413F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3EF3DA1" w14:textId="6E37A1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1C2E44" w14:textId="2DF2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368857" w14:textId="77777777" w:rsidTr="009D0F10">
        <w:trPr>
          <w:cantSplit/>
          <w:trHeight w:val="20"/>
        </w:trPr>
        <w:tc>
          <w:tcPr>
            <w:tcW w:w="1563" w:type="dxa"/>
            <w:tcBorders>
              <w:top w:val="nil"/>
              <w:left w:val="nil"/>
              <w:bottom w:val="nil"/>
              <w:right w:val="nil"/>
            </w:tcBorders>
            <w:shd w:val="clear" w:color="auto" w:fill="auto"/>
            <w:noWrap/>
            <w:vAlign w:val="bottom"/>
            <w:hideMark/>
          </w:tcPr>
          <w:p w14:paraId="41D5B1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OtsAC20ROGR_0109</w:t>
            </w:r>
          </w:p>
        </w:tc>
        <w:tc>
          <w:tcPr>
            <w:tcW w:w="746" w:type="dxa"/>
            <w:tcBorders>
              <w:top w:val="nil"/>
              <w:left w:val="nil"/>
              <w:bottom w:val="nil"/>
              <w:right w:val="nil"/>
            </w:tcBorders>
            <w:shd w:val="clear" w:color="auto" w:fill="auto"/>
            <w:noWrap/>
            <w:vAlign w:val="bottom"/>
            <w:hideMark/>
          </w:tcPr>
          <w:p w14:paraId="3E1549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1C1A6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0AE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0CA2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AB775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212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2E3B2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4355E00" w14:textId="507578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6400D0" w14:textId="6A13F60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D800B19" w14:textId="6D59DF9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2BF2257" w14:textId="77777777" w:rsidTr="009D0F10">
        <w:trPr>
          <w:cantSplit/>
          <w:trHeight w:val="20"/>
        </w:trPr>
        <w:tc>
          <w:tcPr>
            <w:tcW w:w="1563" w:type="dxa"/>
            <w:tcBorders>
              <w:top w:val="nil"/>
              <w:left w:val="nil"/>
              <w:bottom w:val="nil"/>
              <w:right w:val="nil"/>
            </w:tcBorders>
            <w:shd w:val="clear" w:color="auto" w:fill="auto"/>
            <w:noWrap/>
            <w:vAlign w:val="bottom"/>
            <w:hideMark/>
          </w:tcPr>
          <w:p w14:paraId="3B1925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OtsAC20ROGR_0110</w:t>
            </w:r>
          </w:p>
        </w:tc>
        <w:tc>
          <w:tcPr>
            <w:tcW w:w="746" w:type="dxa"/>
            <w:tcBorders>
              <w:top w:val="nil"/>
              <w:left w:val="nil"/>
              <w:bottom w:val="nil"/>
              <w:right w:val="nil"/>
            </w:tcBorders>
            <w:shd w:val="clear" w:color="auto" w:fill="auto"/>
            <w:noWrap/>
            <w:vAlign w:val="bottom"/>
            <w:hideMark/>
          </w:tcPr>
          <w:p w14:paraId="4EB90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B71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D74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C98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577E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FF7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E20B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888007" w14:textId="4E93E7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A44D5A" w14:textId="2EE65D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387A77" w14:textId="55977C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2801B8" w14:textId="77777777" w:rsidTr="009D0F10">
        <w:trPr>
          <w:cantSplit/>
          <w:trHeight w:val="20"/>
        </w:trPr>
        <w:tc>
          <w:tcPr>
            <w:tcW w:w="1563" w:type="dxa"/>
            <w:tcBorders>
              <w:top w:val="nil"/>
              <w:left w:val="nil"/>
              <w:bottom w:val="nil"/>
              <w:right w:val="nil"/>
            </w:tcBorders>
            <w:shd w:val="clear" w:color="auto" w:fill="auto"/>
            <w:noWrap/>
            <w:vAlign w:val="bottom"/>
            <w:hideMark/>
          </w:tcPr>
          <w:p w14:paraId="49952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OtsAC20ROGR_0111</w:t>
            </w:r>
          </w:p>
        </w:tc>
        <w:tc>
          <w:tcPr>
            <w:tcW w:w="746" w:type="dxa"/>
            <w:tcBorders>
              <w:top w:val="nil"/>
              <w:left w:val="nil"/>
              <w:bottom w:val="nil"/>
              <w:right w:val="nil"/>
            </w:tcBorders>
            <w:shd w:val="clear" w:color="auto" w:fill="auto"/>
            <w:noWrap/>
            <w:vAlign w:val="bottom"/>
            <w:hideMark/>
          </w:tcPr>
          <w:p w14:paraId="7A2735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D35D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5344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34E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65CB4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80CC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122B3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445654" w14:textId="164393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B09C72" w14:textId="63E81B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6EB524" w14:textId="39D1DE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57F7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D6A8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OtsAC20ROGR_0112</w:t>
            </w:r>
          </w:p>
        </w:tc>
        <w:tc>
          <w:tcPr>
            <w:tcW w:w="746" w:type="dxa"/>
            <w:tcBorders>
              <w:top w:val="nil"/>
              <w:left w:val="nil"/>
              <w:bottom w:val="nil"/>
              <w:right w:val="nil"/>
            </w:tcBorders>
            <w:shd w:val="clear" w:color="auto" w:fill="auto"/>
            <w:noWrap/>
            <w:vAlign w:val="bottom"/>
            <w:hideMark/>
          </w:tcPr>
          <w:p w14:paraId="1E1BE8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FBD58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E7F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A4B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F9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E29E6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8898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F8DFDD6" w14:textId="678A687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4FAB5F" w14:textId="252A2C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6E30ED" w14:textId="037EE7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DC3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0BAB7B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OtsAC20ROGR_0113</w:t>
            </w:r>
          </w:p>
        </w:tc>
        <w:tc>
          <w:tcPr>
            <w:tcW w:w="746" w:type="dxa"/>
            <w:tcBorders>
              <w:top w:val="nil"/>
              <w:left w:val="nil"/>
              <w:bottom w:val="nil"/>
              <w:right w:val="nil"/>
            </w:tcBorders>
            <w:shd w:val="clear" w:color="auto" w:fill="auto"/>
            <w:noWrap/>
            <w:vAlign w:val="bottom"/>
            <w:hideMark/>
          </w:tcPr>
          <w:p w14:paraId="4C9CF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3D39DA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F785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89EC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43AB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56EC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DAAA8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05B76F" w14:textId="4B08DC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5ACD6F" w14:textId="05F5B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387BFF8" w14:textId="4A3CCD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AE7F14" w14:textId="77777777" w:rsidTr="009D0F10">
        <w:trPr>
          <w:cantSplit/>
          <w:trHeight w:val="20"/>
        </w:trPr>
        <w:tc>
          <w:tcPr>
            <w:tcW w:w="1563" w:type="dxa"/>
            <w:tcBorders>
              <w:top w:val="nil"/>
              <w:left w:val="nil"/>
              <w:bottom w:val="nil"/>
              <w:right w:val="nil"/>
            </w:tcBorders>
            <w:shd w:val="clear" w:color="auto" w:fill="auto"/>
            <w:noWrap/>
            <w:vAlign w:val="bottom"/>
            <w:hideMark/>
          </w:tcPr>
          <w:p w14:paraId="70A069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OtsAC20ROGR_0114</w:t>
            </w:r>
          </w:p>
        </w:tc>
        <w:tc>
          <w:tcPr>
            <w:tcW w:w="746" w:type="dxa"/>
            <w:tcBorders>
              <w:top w:val="nil"/>
              <w:left w:val="nil"/>
              <w:bottom w:val="nil"/>
              <w:right w:val="nil"/>
            </w:tcBorders>
            <w:shd w:val="clear" w:color="auto" w:fill="auto"/>
            <w:noWrap/>
            <w:vAlign w:val="bottom"/>
            <w:hideMark/>
          </w:tcPr>
          <w:p w14:paraId="550EA1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D5BFA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C9E4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4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7FD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C217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03F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30CDD4F" w14:textId="785F4C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930AC5" w14:textId="21D48A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111710" w14:textId="217462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768AB8" w14:textId="77777777" w:rsidTr="009D0F10">
        <w:trPr>
          <w:cantSplit/>
          <w:trHeight w:val="20"/>
        </w:trPr>
        <w:tc>
          <w:tcPr>
            <w:tcW w:w="1563" w:type="dxa"/>
            <w:tcBorders>
              <w:top w:val="nil"/>
              <w:left w:val="nil"/>
              <w:bottom w:val="nil"/>
              <w:right w:val="nil"/>
            </w:tcBorders>
            <w:shd w:val="clear" w:color="auto" w:fill="auto"/>
            <w:noWrap/>
            <w:vAlign w:val="bottom"/>
            <w:hideMark/>
          </w:tcPr>
          <w:p w14:paraId="224DF9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OtsAC20ROGR_0115</w:t>
            </w:r>
          </w:p>
        </w:tc>
        <w:tc>
          <w:tcPr>
            <w:tcW w:w="746" w:type="dxa"/>
            <w:tcBorders>
              <w:top w:val="nil"/>
              <w:left w:val="nil"/>
              <w:bottom w:val="nil"/>
              <w:right w:val="nil"/>
            </w:tcBorders>
            <w:shd w:val="clear" w:color="auto" w:fill="auto"/>
            <w:noWrap/>
            <w:vAlign w:val="bottom"/>
            <w:hideMark/>
          </w:tcPr>
          <w:p w14:paraId="247A0D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5A6E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D442A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1598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97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D3A3C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27EA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4AE8A2" w14:textId="46774A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B8EFA" w14:textId="1818B1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38FE09" w14:textId="61EFAB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FC882" w14:textId="77777777" w:rsidTr="009D0F10">
        <w:trPr>
          <w:cantSplit/>
          <w:trHeight w:val="20"/>
        </w:trPr>
        <w:tc>
          <w:tcPr>
            <w:tcW w:w="1563" w:type="dxa"/>
            <w:tcBorders>
              <w:top w:val="nil"/>
              <w:left w:val="nil"/>
              <w:bottom w:val="nil"/>
              <w:right w:val="nil"/>
            </w:tcBorders>
            <w:shd w:val="clear" w:color="auto" w:fill="auto"/>
            <w:noWrap/>
            <w:vAlign w:val="bottom"/>
            <w:hideMark/>
          </w:tcPr>
          <w:p w14:paraId="2BB47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OtsAC20ROGR_0116</w:t>
            </w:r>
          </w:p>
        </w:tc>
        <w:tc>
          <w:tcPr>
            <w:tcW w:w="746" w:type="dxa"/>
            <w:tcBorders>
              <w:top w:val="nil"/>
              <w:left w:val="nil"/>
              <w:bottom w:val="nil"/>
              <w:right w:val="nil"/>
            </w:tcBorders>
            <w:shd w:val="clear" w:color="auto" w:fill="auto"/>
            <w:noWrap/>
            <w:vAlign w:val="bottom"/>
            <w:hideMark/>
          </w:tcPr>
          <w:p w14:paraId="45D04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1C9EC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A85C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23B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3086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94FD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1DEDB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9296AB" w14:textId="44F437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AAD8CA" w14:textId="4F3B89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4B9FD6" w14:textId="03BEC2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410EA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DFBEF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OtsAC20ROGR_0117</w:t>
            </w:r>
          </w:p>
        </w:tc>
        <w:tc>
          <w:tcPr>
            <w:tcW w:w="746" w:type="dxa"/>
            <w:tcBorders>
              <w:top w:val="nil"/>
              <w:left w:val="nil"/>
              <w:bottom w:val="nil"/>
              <w:right w:val="nil"/>
            </w:tcBorders>
            <w:shd w:val="clear" w:color="auto" w:fill="auto"/>
            <w:noWrap/>
            <w:vAlign w:val="bottom"/>
            <w:hideMark/>
          </w:tcPr>
          <w:p w14:paraId="75119E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009DC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555F2F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A62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4058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31A42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716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5DB90A0" w14:textId="7E5E15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3482DB4" w14:textId="547CE37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30E3B97" w14:textId="4E744D8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BF06B6F" w14:textId="77777777" w:rsidTr="009D0F10">
        <w:trPr>
          <w:cantSplit/>
          <w:trHeight w:val="20"/>
        </w:trPr>
        <w:tc>
          <w:tcPr>
            <w:tcW w:w="1563" w:type="dxa"/>
            <w:tcBorders>
              <w:top w:val="nil"/>
              <w:left w:val="nil"/>
              <w:bottom w:val="nil"/>
              <w:right w:val="nil"/>
            </w:tcBorders>
            <w:shd w:val="clear" w:color="auto" w:fill="auto"/>
            <w:noWrap/>
            <w:vAlign w:val="bottom"/>
            <w:hideMark/>
          </w:tcPr>
          <w:p w14:paraId="0804A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OtsAC20ROGR_0118</w:t>
            </w:r>
          </w:p>
        </w:tc>
        <w:tc>
          <w:tcPr>
            <w:tcW w:w="746" w:type="dxa"/>
            <w:tcBorders>
              <w:top w:val="nil"/>
              <w:left w:val="nil"/>
              <w:bottom w:val="nil"/>
              <w:right w:val="nil"/>
            </w:tcBorders>
            <w:shd w:val="clear" w:color="auto" w:fill="auto"/>
            <w:noWrap/>
            <w:vAlign w:val="bottom"/>
            <w:hideMark/>
          </w:tcPr>
          <w:p w14:paraId="34BF6A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E5E9E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EF3CF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6A29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CD7C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3321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FA586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C2E56B3" w14:textId="2AE93B9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8C0F5A8" w14:textId="3B523DC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9D05B3" w14:textId="0C45085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82A412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565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OtsAC20ROGR_0119</w:t>
            </w:r>
          </w:p>
        </w:tc>
        <w:tc>
          <w:tcPr>
            <w:tcW w:w="746" w:type="dxa"/>
            <w:tcBorders>
              <w:top w:val="nil"/>
              <w:left w:val="nil"/>
              <w:bottom w:val="nil"/>
              <w:right w:val="nil"/>
            </w:tcBorders>
            <w:shd w:val="clear" w:color="auto" w:fill="auto"/>
            <w:noWrap/>
            <w:vAlign w:val="bottom"/>
            <w:hideMark/>
          </w:tcPr>
          <w:p w14:paraId="598C85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EDA0F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E806E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00F38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2FBE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B841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B2BA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BBF47E" w14:textId="74C74C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9F6049" w14:textId="402B9E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13DBA8B" w14:textId="5660A9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1A1728C" w14:textId="77777777" w:rsidTr="009D0F10">
        <w:trPr>
          <w:cantSplit/>
          <w:trHeight w:val="20"/>
        </w:trPr>
        <w:tc>
          <w:tcPr>
            <w:tcW w:w="1563" w:type="dxa"/>
            <w:tcBorders>
              <w:top w:val="nil"/>
              <w:left w:val="nil"/>
              <w:bottom w:val="nil"/>
              <w:right w:val="nil"/>
            </w:tcBorders>
            <w:shd w:val="clear" w:color="auto" w:fill="auto"/>
            <w:noWrap/>
            <w:vAlign w:val="bottom"/>
            <w:hideMark/>
          </w:tcPr>
          <w:p w14:paraId="181293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OtsAC20ROGR_0120</w:t>
            </w:r>
          </w:p>
        </w:tc>
        <w:tc>
          <w:tcPr>
            <w:tcW w:w="746" w:type="dxa"/>
            <w:tcBorders>
              <w:top w:val="nil"/>
              <w:left w:val="nil"/>
              <w:bottom w:val="nil"/>
              <w:right w:val="nil"/>
            </w:tcBorders>
            <w:shd w:val="clear" w:color="auto" w:fill="auto"/>
            <w:noWrap/>
            <w:vAlign w:val="bottom"/>
            <w:hideMark/>
          </w:tcPr>
          <w:p w14:paraId="1BB11B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46D1F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195EAF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918C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AD132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67B4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624A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2D846A3" w14:textId="6B68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1AA8FD" w14:textId="6432BF1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D1E094" w14:textId="7CA79F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A5545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9B424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OtsAC20ROGR_0121</w:t>
            </w:r>
          </w:p>
        </w:tc>
        <w:tc>
          <w:tcPr>
            <w:tcW w:w="746" w:type="dxa"/>
            <w:tcBorders>
              <w:top w:val="nil"/>
              <w:left w:val="nil"/>
              <w:bottom w:val="nil"/>
              <w:right w:val="nil"/>
            </w:tcBorders>
            <w:shd w:val="clear" w:color="auto" w:fill="auto"/>
            <w:noWrap/>
            <w:vAlign w:val="bottom"/>
            <w:hideMark/>
          </w:tcPr>
          <w:p w14:paraId="0ED9B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518C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666F4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D145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6CF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37F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3C06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CA50ED" w14:textId="7DA17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8F5A3B" w14:textId="1E401C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8563DF" w14:textId="00E086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5E8F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477B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OtsAC20ROGR_0122</w:t>
            </w:r>
          </w:p>
        </w:tc>
        <w:tc>
          <w:tcPr>
            <w:tcW w:w="746" w:type="dxa"/>
            <w:tcBorders>
              <w:top w:val="nil"/>
              <w:left w:val="nil"/>
              <w:bottom w:val="nil"/>
              <w:right w:val="nil"/>
            </w:tcBorders>
            <w:shd w:val="clear" w:color="auto" w:fill="auto"/>
            <w:noWrap/>
            <w:vAlign w:val="bottom"/>
            <w:hideMark/>
          </w:tcPr>
          <w:p w14:paraId="356B5D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2F51F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40CCC5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D2EB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A50A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E9B1E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2FF2D2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6FC0E4" w14:textId="6496B9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747B1B7" w14:textId="025D94F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4796683" w14:textId="5B7EBC2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0FD5A23" w14:textId="77777777" w:rsidTr="009D0F10">
        <w:trPr>
          <w:cantSplit/>
          <w:trHeight w:val="20"/>
        </w:trPr>
        <w:tc>
          <w:tcPr>
            <w:tcW w:w="1563" w:type="dxa"/>
            <w:tcBorders>
              <w:top w:val="nil"/>
              <w:left w:val="nil"/>
              <w:bottom w:val="nil"/>
              <w:right w:val="nil"/>
            </w:tcBorders>
            <w:shd w:val="clear" w:color="auto" w:fill="auto"/>
            <w:noWrap/>
            <w:vAlign w:val="bottom"/>
            <w:hideMark/>
          </w:tcPr>
          <w:p w14:paraId="66BF67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OtsAC20ROGR_0123</w:t>
            </w:r>
          </w:p>
        </w:tc>
        <w:tc>
          <w:tcPr>
            <w:tcW w:w="746" w:type="dxa"/>
            <w:tcBorders>
              <w:top w:val="nil"/>
              <w:left w:val="nil"/>
              <w:bottom w:val="nil"/>
              <w:right w:val="nil"/>
            </w:tcBorders>
            <w:shd w:val="clear" w:color="auto" w:fill="auto"/>
            <w:noWrap/>
            <w:vAlign w:val="bottom"/>
            <w:hideMark/>
          </w:tcPr>
          <w:p w14:paraId="57F7D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9647B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EF545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2862E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C1A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F51AF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D0B9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61F414" w14:textId="05DBE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DD57B8" w14:textId="764A6E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7AE704" w14:textId="1B6003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77AD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277AC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OtsAC20ROGR_0124</w:t>
            </w:r>
          </w:p>
        </w:tc>
        <w:tc>
          <w:tcPr>
            <w:tcW w:w="746" w:type="dxa"/>
            <w:tcBorders>
              <w:top w:val="nil"/>
              <w:left w:val="nil"/>
              <w:bottom w:val="nil"/>
              <w:right w:val="nil"/>
            </w:tcBorders>
            <w:shd w:val="clear" w:color="auto" w:fill="auto"/>
            <w:noWrap/>
            <w:vAlign w:val="bottom"/>
            <w:hideMark/>
          </w:tcPr>
          <w:p w14:paraId="14108F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A6D1E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732D9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4E1E5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35E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476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50F7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374368" w14:textId="69BC7E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21C7AB" w14:textId="59C2A4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1F5D19F" w14:textId="5B010B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28D8E66" w14:textId="77777777" w:rsidTr="009D0F10">
        <w:trPr>
          <w:cantSplit/>
          <w:trHeight w:val="20"/>
        </w:trPr>
        <w:tc>
          <w:tcPr>
            <w:tcW w:w="1563" w:type="dxa"/>
            <w:tcBorders>
              <w:top w:val="nil"/>
              <w:left w:val="nil"/>
              <w:bottom w:val="nil"/>
              <w:right w:val="nil"/>
            </w:tcBorders>
            <w:shd w:val="clear" w:color="auto" w:fill="auto"/>
            <w:noWrap/>
            <w:vAlign w:val="bottom"/>
            <w:hideMark/>
          </w:tcPr>
          <w:p w14:paraId="503BB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OtsAC20ROGR_0125</w:t>
            </w:r>
          </w:p>
        </w:tc>
        <w:tc>
          <w:tcPr>
            <w:tcW w:w="746" w:type="dxa"/>
            <w:tcBorders>
              <w:top w:val="nil"/>
              <w:left w:val="nil"/>
              <w:bottom w:val="nil"/>
              <w:right w:val="nil"/>
            </w:tcBorders>
            <w:shd w:val="clear" w:color="auto" w:fill="auto"/>
            <w:noWrap/>
            <w:vAlign w:val="bottom"/>
            <w:hideMark/>
          </w:tcPr>
          <w:p w14:paraId="1E0016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04708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CD0DA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3492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8418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41FE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61FA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4C8EA7E" w14:textId="7BA3F3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D8CDCC" w14:textId="500B7C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5BE5D9" w14:textId="52EE68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A28B03F" w14:textId="77777777" w:rsidTr="009D0F10">
        <w:trPr>
          <w:cantSplit/>
          <w:trHeight w:val="20"/>
        </w:trPr>
        <w:tc>
          <w:tcPr>
            <w:tcW w:w="1563" w:type="dxa"/>
            <w:tcBorders>
              <w:top w:val="nil"/>
              <w:left w:val="nil"/>
              <w:bottom w:val="nil"/>
              <w:right w:val="nil"/>
            </w:tcBorders>
            <w:shd w:val="clear" w:color="auto" w:fill="auto"/>
            <w:noWrap/>
            <w:vAlign w:val="bottom"/>
            <w:hideMark/>
          </w:tcPr>
          <w:p w14:paraId="4B9C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OtsAC20ROGR_0126</w:t>
            </w:r>
          </w:p>
        </w:tc>
        <w:tc>
          <w:tcPr>
            <w:tcW w:w="746" w:type="dxa"/>
            <w:tcBorders>
              <w:top w:val="nil"/>
              <w:left w:val="nil"/>
              <w:bottom w:val="nil"/>
              <w:right w:val="nil"/>
            </w:tcBorders>
            <w:shd w:val="clear" w:color="auto" w:fill="auto"/>
            <w:noWrap/>
            <w:vAlign w:val="bottom"/>
            <w:hideMark/>
          </w:tcPr>
          <w:p w14:paraId="54B34E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DE216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58680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09D5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62CD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562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8A5D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258A18" w14:textId="3487A4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72FB97F" w14:textId="18AB0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EC23DE" w14:textId="60BF3B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F17D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E4E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OtsAC20ROGR_0127</w:t>
            </w:r>
          </w:p>
        </w:tc>
        <w:tc>
          <w:tcPr>
            <w:tcW w:w="746" w:type="dxa"/>
            <w:tcBorders>
              <w:top w:val="nil"/>
              <w:left w:val="nil"/>
              <w:bottom w:val="nil"/>
              <w:right w:val="nil"/>
            </w:tcBorders>
            <w:shd w:val="clear" w:color="auto" w:fill="auto"/>
            <w:noWrap/>
            <w:vAlign w:val="bottom"/>
            <w:hideMark/>
          </w:tcPr>
          <w:p w14:paraId="6810E1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AA25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16DC6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5F81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9ED64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33F6C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33BC8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78422A2" w14:textId="5B229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318D6D" w14:textId="406F0E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F0B49B7" w14:textId="1B7881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67E5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40AEA5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OtsAC20ROGR_0128</w:t>
            </w:r>
          </w:p>
        </w:tc>
        <w:tc>
          <w:tcPr>
            <w:tcW w:w="746" w:type="dxa"/>
            <w:tcBorders>
              <w:top w:val="nil"/>
              <w:left w:val="nil"/>
              <w:bottom w:val="nil"/>
              <w:right w:val="nil"/>
            </w:tcBorders>
            <w:shd w:val="clear" w:color="auto" w:fill="auto"/>
            <w:noWrap/>
            <w:vAlign w:val="bottom"/>
            <w:hideMark/>
          </w:tcPr>
          <w:p w14:paraId="071552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810B4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3F6B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BBF7B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FF5C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DE9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F83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4697E9" w14:textId="79AE7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3E89C1" w14:textId="590737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78F3A" w14:textId="0EB32A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994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C05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OtsAC20ROGR_0129</w:t>
            </w:r>
          </w:p>
        </w:tc>
        <w:tc>
          <w:tcPr>
            <w:tcW w:w="746" w:type="dxa"/>
            <w:tcBorders>
              <w:top w:val="nil"/>
              <w:left w:val="nil"/>
              <w:bottom w:val="nil"/>
              <w:right w:val="nil"/>
            </w:tcBorders>
            <w:shd w:val="clear" w:color="auto" w:fill="auto"/>
            <w:noWrap/>
            <w:vAlign w:val="bottom"/>
            <w:hideMark/>
          </w:tcPr>
          <w:p w14:paraId="66EB6D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0E4D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76FAE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88A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E03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009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76E5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408DA3" w14:textId="1B049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18662AE" w14:textId="01D293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849D74" w14:textId="505B704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6F8FA" w14:textId="77777777" w:rsidTr="009D0F10">
        <w:trPr>
          <w:cantSplit/>
          <w:trHeight w:val="20"/>
        </w:trPr>
        <w:tc>
          <w:tcPr>
            <w:tcW w:w="1563" w:type="dxa"/>
            <w:tcBorders>
              <w:top w:val="nil"/>
              <w:left w:val="nil"/>
              <w:bottom w:val="nil"/>
              <w:right w:val="nil"/>
            </w:tcBorders>
            <w:shd w:val="clear" w:color="auto" w:fill="auto"/>
            <w:noWrap/>
            <w:vAlign w:val="bottom"/>
            <w:hideMark/>
          </w:tcPr>
          <w:p w14:paraId="488D9C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OtsAC20ROGR_0130</w:t>
            </w:r>
          </w:p>
        </w:tc>
        <w:tc>
          <w:tcPr>
            <w:tcW w:w="746" w:type="dxa"/>
            <w:tcBorders>
              <w:top w:val="nil"/>
              <w:left w:val="nil"/>
              <w:bottom w:val="nil"/>
              <w:right w:val="nil"/>
            </w:tcBorders>
            <w:shd w:val="clear" w:color="auto" w:fill="auto"/>
            <w:noWrap/>
            <w:vAlign w:val="bottom"/>
            <w:hideMark/>
          </w:tcPr>
          <w:p w14:paraId="7BAB8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E70F7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EC2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48B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E779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1D4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10EB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396B53" w14:textId="3820EB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9D72E04" w14:textId="535655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0D0147" w14:textId="0E8E57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301AF2" w14:textId="77777777" w:rsidTr="009D0F10">
        <w:trPr>
          <w:cantSplit/>
          <w:trHeight w:val="20"/>
        </w:trPr>
        <w:tc>
          <w:tcPr>
            <w:tcW w:w="1563" w:type="dxa"/>
            <w:tcBorders>
              <w:top w:val="nil"/>
              <w:left w:val="nil"/>
              <w:bottom w:val="nil"/>
              <w:right w:val="nil"/>
            </w:tcBorders>
            <w:shd w:val="clear" w:color="auto" w:fill="auto"/>
            <w:noWrap/>
            <w:vAlign w:val="bottom"/>
            <w:hideMark/>
          </w:tcPr>
          <w:p w14:paraId="7DBA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OtsAC20ROGR_0131</w:t>
            </w:r>
          </w:p>
        </w:tc>
        <w:tc>
          <w:tcPr>
            <w:tcW w:w="746" w:type="dxa"/>
            <w:tcBorders>
              <w:top w:val="nil"/>
              <w:left w:val="nil"/>
              <w:bottom w:val="nil"/>
              <w:right w:val="nil"/>
            </w:tcBorders>
            <w:shd w:val="clear" w:color="auto" w:fill="auto"/>
            <w:noWrap/>
            <w:vAlign w:val="bottom"/>
            <w:hideMark/>
          </w:tcPr>
          <w:p w14:paraId="755355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190EF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D8E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CE6E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6F0B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F086B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06B1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D025F1" w14:textId="336E2A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44C5582" w14:textId="5C2C57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793696" w14:textId="3F94A3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56CB2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8672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OtsAC20ROGR_0132</w:t>
            </w:r>
          </w:p>
        </w:tc>
        <w:tc>
          <w:tcPr>
            <w:tcW w:w="746" w:type="dxa"/>
            <w:tcBorders>
              <w:top w:val="nil"/>
              <w:left w:val="nil"/>
              <w:bottom w:val="nil"/>
              <w:right w:val="nil"/>
            </w:tcBorders>
            <w:shd w:val="clear" w:color="auto" w:fill="auto"/>
            <w:noWrap/>
            <w:vAlign w:val="bottom"/>
            <w:hideMark/>
          </w:tcPr>
          <w:p w14:paraId="28E4A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5697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2EDA3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9E3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E4D9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6C25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F5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8BCF86" w14:textId="0310E1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A50667" w14:textId="636375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F342CF" w14:textId="4B75BF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DA7D0" w14:textId="77777777" w:rsidTr="009D0F10">
        <w:trPr>
          <w:cantSplit/>
          <w:trHeight w:val="20"/>
        </w:trPr>
        <w:tc>
          <w:tcPr>
            <w:tcW w:w="1563" w:type="dxa"/>
            <w:tcBorders>
              <w:top w:val="nil"/>
              <w:left w:val="nil"/>
              <w:bottom w:val="nil"/>
              <w:right w:val="nil"/>
            </w:tcBorders>
            <w:shd w:val="clear" w:color="auto" w:fill="auto"/>
            <w:noWrap/>
            <w:vAlign w:val="bottom"/>
            <w:hideMark/>
          </w:tcPr>
          <w:p w14:paraId="51BD69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OtsAC20ROGR_0133</w:t>
            </w:r>
          </w:p>
        </w:tc>
        <w:tc>
          <w:tcPr>
            <w:tcW w:w="746" w:type="dxa"/>
            <w:tcBorders>
              <w:top w:val="nil"/>
              <w:left w:val="nil"/>
              <w:bottom w:val="nil"/>
              <w:right w:val="nil"/>
            </w:tcBorders>
            <w:shd w:val="clear" w:color="auto" w:fill="auto"/>
            <w:noWrap/>
            <w:vAlign w:val="bottom"/>
            <w:hideMark/>
          </w:tcPr>
          <w:p w14:paraId="6A8E0E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C141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EF82E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232C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A7B0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CDA73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9232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B71B0A" w14:textId="28FF3D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D9509AD" w14:textId="18D024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9A110C8" w14:textId="78EFAC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842874" w14:textId="77777777" w:rsidTr="009D0F10">
        <w:trPr>
          <w:cantSplit/>
          <w:trHeight w:val="20"/>
        </w:trPr>
        <w:tc>
          <w:tcPr>
            <w:tcW w:w="1563" w:type="dxa"/>
            <w:tcBorders>
              <w:top w:val="nil"/>
              <w:left w:val="nil"/>
              <w:bottom w:val="nil"/>
              <w:right w:val="nil"/>
            </w:tcBorders>
            <w:shd w:val="clear" w:color="auto" w:fill="auto"/>
            <w:noWrap/>
            <w:vAlign w:val="bottom"/>
            <w:hideMark/>
          </w:tcPr>
          <w:p w14:paraId="1DEBCA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OtsAC20ROGR_0134</w:t>
            </w:r>
          </w:p>
        </w:tc>
        <w:tc>
          <w:tcPr>
            <w:tcW w:w="746" w:type="dxa"/>
            <w:tcBorders>
              <w:top w:val="nil"/>
              <w:left w:val="nil"/>
              <w:bottom w:val="nil"/>
              <w:right w:val="nil"/>
            </w:tcBorders>
            <w:shd w:val="clear" w:color="auto" w:fill="auto"/>
            <w:noWrap/>
            <w:vAlign w:val="bottom"/>
            <w:hideMark/>
          </w:tcPr>
          <w:p w14:paraId="79C943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393BDE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8D2CC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0216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D31CB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A58F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44B1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0530D5A" w14:textId="33378E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D33ED85" w14:textId="665B73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C2BC729" w14:textId="7D8E36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E709E2" w14:textId="77777777" w:rsidTr="009D0F10">
        <w:trPr>
          <w:cantSplit/>
          <w:trHeight w:val="20"/>
        </w:trPr>
        <w:tc>
          <w:tcPr>
            <w:tcW w:w="1563" w:type="dxa"/>
            <w:tcBorders>
              <w:top w:val="nil"/>
              <w:left w:val="nil"/>
              <w:bottom w:val="nil"/>
              <w:right w:val="nil"/>
            </w:tcBorders>
            <w:shd w:val="clear" w:color="auto" w:fill="auto"/>
            <w:noWrap/>
            <w:vAlign w:val="bottom"/>
            <w:hideMark/>
          </w:tcPr>
          <w:p w14:paraId="2710E0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OtsAC20ROGR_0135</w:t>
            </w:r>
          </w:p>
        </w:tc>
        <w:tc>
          <w:tcPr>
            <w:tcW w:w="746" w:type="dxa"/>
            <w:tcBorders>
              <w:top w:val="nil"/>
              <w:left w:val="nil"/>
              <w:bottom w:val="nil"/>
              <w:right w:val="nil"/>
            </w:tcBorders>
            <w:shd w:val="clear" w:color="auto" w:fill="auto"/>
            <w:noWrap/>
            <w:vAlign w:val="bottom"/>
            <w:hideMark/>
          </w:tcPr>
          <w:p w14:paraId="4D7E24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B5725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59424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D3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E561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71BE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2A8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CB4FAC1" w14:textId="418E9F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604A55E" w14:textId="3269C0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48C629" w14:textId="47559C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42B6DF8" w14:textId="77777777" w:rsidTr="009D0F10">
        <w:trPr>
          <w:cantSplit/>
          <w:trHeight w:val="20"/>
        </w:trPr>
        <w:tc>
          <w:tcPr>
            <w:tcW w:w="1563" w:type="dxa"/>
            <w:tcBorders>
              <w:top w:val="nil"/>
              <w:left w:val="nil"/>
              <w:bottom w:val="nil"/>
              <w:right w:val="nil"/>
            </w:tcBorders>
            <w:shd w:val="clear" w:color="auto" w:fill="auto"/>
            <w:noWrap/>
            <w:vAlign w:val="bottom"/>
            <w:hideMark/>
          </w:tcPr>
          <w:p w14:paraId="0772E7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OtsAC20ROGR_0136</w:t>
            </w:r>
          </w:p>
        </w:tc>
        <w:tc>
          <w:tcPr>
            <w:tcW w:w="746" w:type="dxa"/>
            <w:tcBorders>
              <w:top w:val="nil"/>
              <w:left w:val="nil"/>
              <w:bottom w:val="nil"/>
              <w:right w:val="nil"/>
            </w:tcBorders>
            <w:shd w:val="clear" w:color="auto" w:fill="auto"/>
            <w:noWrap/>
            <w:vAlign w:val="bottom"/>
            <w:hideMark/>
          </w:tcPr>
          <w:p w14:paraId="5E2E1F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2A8C9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F027A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D2AD9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ECE2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43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CCFE0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DD3515A" w14:textId="7D115E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EE4C27C" w14:textId="2E151D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05F240" w14:textId="07937BD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7A38F3" w14:textId="77777777" w:rsidTr="009D0F10">
        <w:trPr>
          <w:cantSplit/>
          <w:trHeight w:val="20"/>
        </w:trPr>
        <w:tc>
          <w:tcPr>
            <w:tcW w:w="1563" w:type="dxa"/>
            <w:tcBorders>
              <w:top w:val="nil"/>
              <w:left w:val="nil"/>
              <w:bottom w:val="nil"/>
              <w:right w:val="nil"/>
            </w:tcBorders>
            <w:shd w:val="clear" w:color="auto" w:fill="auto"/>
            <w:noWrap/>
            <w:vAlign w:val="bottom"/>
            <w:hideMark/>
          </w:tcPr>
          <w:p w14:paraId="2126B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OtsAC20ROGR_0137</w:t>
            </w:r>
          </w:p>
        </w:tc>
        <w:tc>
          <w:tcPr>
            <w:tcW w:w="746" w:type="dxa"/>
            <w:tcBorders>
              <w:top w:val="nil"/>
              <w:left w:val="nil"/>
              <w:bottom w:val="nil"/>
              <w:right w:val="nil"/>
            </w:tcBorders>
            <w:shd w:val="clear" w:color="auto" w:fill="auto"/>
            <w:noWrap/>
            <w:vAlign w:val="bottom"/>
            <w:hideMark/>
          </w:tcPr>
          <w:p w14:paraId="649849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4143E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6613EE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5B009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71C4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88F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19BA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F9BEB6" w14:textId="38CF9E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1619D2" w14:textId="7B0A99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5E94EA1" w14:textId="0575CA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74C9B37" w14:textId="77777777" w:rsidTr="009D0F10">
        <w:trPr>
          <w:cantSplit/>
          <w:trHeight w:val="20"/>
        </w:trPr>
        <w:tc>
          <w:tcPr>
            <w:tcW w:w="1563" w:type="dxa"/>
            <w:tcBorders>
              <w:top w:val="nil"/>
              <w:left w:val="nil"/>
              <w:bottom w:val="nil"/>
              <w:right w:val="nil"/>
            </w:tcBorders>
            <w:shd w:val="clear" w:color="auto" w:fill="auto"/>
            <w:noWrap/>
            <w:vAlign w:val="bottom"/>
            <w:hideMark/>
          </w:tcPr>
          <w:p w14:paraId="15E7A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OtsAC20ROGR_0138</w:t>
            </w:r>
          </w:p>
        </w:tc>
        <w:tc>
          <w:tcPr>
            <w:tcW w:w="746" w:type="dxa"/>
            <w:tcBorders>
              <w:top w:val="nil"/>
              <w:left w:val="nil"/>
              <w:bottom w:val="nil"/>
              <w:right w:val="nil"/>
            </w:tcBorders>
            <w:shd w:val="clear" w:color="auto" w:fill="auto"/>
            <w:noWrap/>
            <w:vAlign w:val="bottom"/>
            <w:hideMark/>
          </w:tcPr>
          <w:p w14:paraId="720694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018CAD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0CFB3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C0C7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62FB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612C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F296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65086" w14:textId="663270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CC1274" w14:textId="482A03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EECA396" w14:textId="0BC9BA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4D2DBF" w14:textId="77777777" w:rsidTr="009D0F10">
        <w:trPr>
          <w:cantSplit/>
          <w:trHeight w:val="20"/>
        </w:trPr>
        <w:tc>
          <w:tcPr>
            <w:tcW w:w="1563" w:type="dxa"/>
            <w:tcBorders>
              <w:top w:val="nil"/>
              <w:left w:val="nil"/>
              <w:bottom w:val="nil"/>
              <w:right w:val="nil"/>
            </w:tcBorders>
            <w:shd w:val="clear" w:color="auto" w:fill="auto"/>
            <w:noWrap/>
            <w:vAlign w:val="bottom"/>
            <w:hideMark/>
          </w:tcPr>
          <w:p w14:paraId="30EB72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OtsAC20ROGR_0139</w:t>
            </w:r>
          </w:p>
        </w:tc>
        <w:tc>
          <w:tcPr>
            <w:tcW w:w="746" w:type="dxa"/>
            <w:tcBorders>
              <w:top w:val="nil"/>
              <w:left w:val="nil"/>
              <w:bottom w:val="nil"/>
              <w:right w:val="nil"/>
            </w:tcBorders>
            <w:shd w:val="clear" w:color="auto" w:fill="auto"/>
            <w:noWrap/>
            <w:vAlign w:val="bottom"/>
            <w:hideMark/>
          </w:tcPr>
          <w:p w14:paraId="538944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540E31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3F7FEC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9A19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4017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DC6CA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4916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020FC3" w14:textId="777648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23A17A" w14:textId="53C344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0F6A60D" w14:textId="6D2A69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76886B6" w14:textId="77777777" w:rsidTr="009D0F10">
        <w:trPr>
          <w:cantSplit/>
          <w:trHeight w:val="20"/>
        </w:trPr>
        <w:tc>
          <w:tcPr>
            <w:tcW w:w="1563" w:type="dxa"/>
            <w:tcBorders>
              <w:top w:val="nil"/>
              <w:left w:val="nil"/>
              <w:bottom w:val="nil"/>
              <w:right w:val="nil"/>
            </w:tcBorders>
            <w:shd w:val="clear" w:color="auto" w:fill="auto"/>
            <w:noWrap/>
            <w:vAlign w:val="bottom"/>
            <w:hideMark/>
          </w:tcPr>
          <w:p w14:paraId="28E0B6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OtsAC20ROGR_0140</w:t>
            </w:r>
          </w:p>
        </w:tc>
        <w:tc>
          <w:tcPr>
            <w:tcW w:w="746" w:type="dxa"/>
            <w:tcBorders>
              <w:top w:val="nil"/>
              <w:left w:val="nil"/>
              <w:bottom w:val="nil"/>
              <w:right w:val="nil"/>
            </w:tcBorders>
            <w:shd w:val="clear" w:color="auto" w:fill="auto"/>
            <w:noWrap/>
            <w:vAlign w:val="bottom"/>
            <w:hideMark/>
          </w:tcPr>
          <w:p w14:paraId="4FD4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2A6F7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10CE4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6234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7FC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22B7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6E7C5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8646B2" w14:textId="3494DC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52E1A0" w14:textId="7881EF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CA66B1F" w14:textId="1C50DA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146E7F" w14:textId="77777777" w:rsidTr="009D0F10">
        <w:trPr>
          <w:cantSplit/>
          <w:trHeight w:val="20"/>
        </w:trPr>
        <w:tc>
          <w:tcPr>
            <w:tcW w:w="1563" w:type="dxa"/>
            <w:tcBorders>
              <w:top w:val="nil"/>
              <w:left w:val="nil"/>
              <w:bottom w:val="nil"/>
              <w:right w:val="nil"/>
            </w:tcBorders>
            <w:shd w:val="clear" w:color="auto" w:fill="auto"/>
            <w:noWrap/>
            <w:vAlign w:val="bottom"/>
            <w:hideMark/>
          </w:tcPr>
          <w:p w14:paraId="1004D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OtsAC20ROGR_0141</w:t>
            </w:r>
          </w:p>
        </w:tc>
        <w:tc>
          <w:tcPr>
            <w:tcW w:w="746" w:type="dxa"/>
            <w:tcBorders>
              <w:top w:val="nil"/>
              <w:left w:val="nil"/>
              <w:bottom w:val="nil"/>
              <w:right w:val="nil"/>
            </w:tcBorders>
            <w:shd w:val="clear" w:color="auto" w:fill="auto"/>
            <w:noWrap/>
            <w:vAlign w:val="bottom"/>
            <w:hideMark/>
          </w:tcPr>
          <w:p w14:paraId="24BCB1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76019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679E2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CE4A9E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562F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45B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7A76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A1AE93B" w14:textId="11F60B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5725F6A" w14:textId="3038DF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C33D53" w14:textId="5EC39A1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DB9D67" w14:textId="77777777" w:rsidTr="009D0F10">
        <w:trPr>
          <w:cantSplit/>
          <w:trHeight w:val="20"/>
        </w:trPr>
        <w:tc>
          <w:tcPr>
            <w:tcW w:w="1563" w:type="dxa"/>
            <w:tcBorders>
              <w:top w:val="nil"/>
              <w:left w:val="nil"/>
              <w:bottom w:val="nil"/>
              <w:right w:val="nil"/>
            </w:tcBorders>
            <w:shd w:val="clear" w:color="auto" w:fill="auto"/>
            <w:noWrap/>
            <w:vAlign w:val="bottom"/>
            <w:hideMark/>
          </w:tcPr>
          <w:p w14:paraId="4ADFD3B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OtsAC20ROGR_0142</w:t>
            </w:r>
          </w:p>
        </w:tc>
        <w:tc>
          <w:tcPr>
            <w:tcW w:w="746" w:type="dxa"/>
            <w:tcBorders>
              <w:top w:val="nil"/>
              <w:left w:val="nil"/>
              <w:bottom w:val="nil"/>
              <w:right w:val="nil"/>
            </w:tcBorders>
            <w:shd w:val="clear" w:color="auto" w:fill="auto"/>
            <w:noWrap/>
            <w:vAlign w:val="bottom"/>
            <w:hideMark/>
          </w:tcPr>
          <w:p w14:paraId="07C98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9E11E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2C57E7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6943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5999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D7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758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2475E2C" w14:textId="7C5DA9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6F4B2A7" w14:textId="3F5F54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4765D07" w14:textId="4262E89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8FB7CB" w14:textId="77777777" w:rsidTr="009D0F10">
        <w:trPr>
          <w:cantSplit/>
          <w:trHeight w:val="20"/>
        </w:trPr>
        <w:tc>
          <w:tcPr>
            <w:tcW w:w="1563" w:type="dxa"/>
            <w:tcBorders>
              <w:top w:val="nil"/>
              <w:left w:val="nil"/>
              <w:bottom w:val="nil"/>
              <w:right w:val="nil"/>
            </w:tcBorders>
            <w:shd w:val="clear" w:color="auto" w:fill="auto"/>
            <w:noWrap/>
            <w:vAlign w:val="bottom"/>
            <w:hideMark/>
          </w:tcPr>
          <w:p w14:paraId="03323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OtsAC20ROGR_0143</w:t>
            </w:r>
          </w:p>
        </w:tc>
        <w:tc>
          <w:tcPr>
            <w:tcW w:w="746" w:type="dxa"/>
            <w:tcBorders>
              <w:top w:val="nil"/>
              <w:left w:val="nil"/>
              <w:bottom w:val="nil"/>
              <w:right w:val="nil"/>
            </w:tcBorders>
            <w:shd w:val="clear" w:color="auto" w:fill="auto"/>
            <w:noWrap/>
            <w:vAlign w:val="bottom"/>
            <w:hideMark/>
          </w:tcPr>
          <w:p w14:paraId="37E75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0B70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8B51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B909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3ADA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6E6DF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B9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CDB1B6" w14:textId="2673C25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273DFA" w14:textId="3E60AE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B8175C4" w14:textId="3BD10C7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9D7BAB7" w14:textId="77777777" w:rsidTr="009D0F10">
        <w:trPr>
          <w:cantSplit/>
          <w:trHeight w:val="20"/>
        </w:trPr>
        <w:tc>
          <w:tcPr>
            <w:tcW w:w="1563" w:type="dxa"/>
            <w:tcBorders>
              <w:top w:val="nil"/>
              <w:left w:val="nil"/>
              <w:bottom w:val="nil"/>
              <w:right w:val="nil"/>
            </w:tcBorders>
            <w:shd w:val="clear" w:color="auto" w:fill="auto"/>
            <w:noWrap/>
            <w:vAlign w:val="bottom"/>
            <w:hideMark/>
          </w:tcPr>
          <w:p w14:paraId="548AC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OtsAC20ROGR_0144</w:t>
            </w:r>
          </w:p>
        </w:tc>
        <w:tc>
          <w:tcPr>
            <w:tcW w:w="746" w:type="dxa"/>
            <w:tcBorders>
              <w:top w:val="nil"/>
              <w:left w:val="nil"/>
              <w:bottom w:val="nil"/>
              <w:right w:val="nil"/>
            </w:tcBorders>
            <w:shd w:val="clear" w:color="auto" w:fill="auto"/>
            <w:noWrap/>
            <w:vAlign w:val="bottom"/>
            <w:hideMark/>
          </w:tcPr>
          <w:p w14:paraId="6BFC55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A740F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8C61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8F2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DA7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366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99C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18643AC" w14:textId="657E2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6DEFC58" w14:textId="25570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839429" w14:textId="17ECD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815AD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422E5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OtsAC20ROGR_0145</w:t>
            </w:r>
          </w:p>
        </w:tc>
        <w:tc>
          <w:tcPr>
            <w:tcW w:w="746" w:type="dxa"/>
            <w:tcBorders>
              <w:top w:val="nil"/>
              <w:left w:val="nil"/>
              <w:bottom w:val="nil"/>
              <w:right w:val="nil"/>
            </w:tcBorders>
            <w:shd w:val="clear" w:color="auto" w:fill="auto"/>
            <w:noWrap/>
            <w:vAlign w:val="bottom"/>
            <w:hideMark/>
          </w:tcPr>
          <w:p w14:paraId="29D6FC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79843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76053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73A6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0BE53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942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EAA70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A68A4A" w14:textId="15C0CAB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140A2E" w14:textId="28E622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7639F" w14:textId="459527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BA3BBF0" w14:textId="77777777" w:rsidTr="009D0F10">
        <w:trPr>
          <w:cantSplit/>
          <w:trHeight w:val="20"/>
        </w:trPr>
        <w:tc>
          <w:tcPr>
            <w:tcW w:w="1563" w:type="dxa"/>
            <w:tcBorders>
              <w:top w:val="nil"/>
              <w:left w:val="nil"/>
              <w:bottom w:val="nil"/>
              <w:right w:val="nil"/>
            </w:tcBorders>
            <w:shd w:val="clear" w:color="auto" w:fill="auto"/>
            <w:noWrap/>
            <w:vAlign w:val="bottom"/>
            <w:hideMark/>
          </w:tcPr>
          <w:p w14:paraId="32B16A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OtsAC20ROGR_0146</w:t>
            </w:r>
          </w:p>
        </w:tc>
        <w:tc>
          <w:tcPr>
            <w:tcW w:w="746" w:type="dxa"/>
            <w:tcBorders>
              <w:top w:val="nil"/>
              <w:left w:val="nil"/>
              <w:bottom w:val="nil"/>
              <w:right w:val="nil"/>
            </w:tcBorders>
            <w:shd w:val="clear" w:color="auto" w:fill="auto"/>
            <w:noWrap/>
            <w:vAlign w:val="bottom"/>
            <w:hideMark/>
          </w:tcPr>
          <w:p w14:paraId="5B401E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5E55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ADE9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E1CC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9694D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B42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9EF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90FCED" w14:textId="017F87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A43B4BD" w14:textId="191C71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7989AF" w14:textId="248A20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B454E6D" w14:textId="77777777" w:rsidTr="009D0F10">
        <w:trPr>
          <w:cantSplit/>
          <w:trHeight w:val="20"/>
        </w:trPr>
        <w:tc>
          <w:tcPr>
            <w:tcW w:w="1563" w:type="dxa"/>
            <w:tcBorders>
              <w:top w:val="nil"/>
              <w:left w:val="nil"/>
              <w:bottom w:val="nil"/>
              <w:right w:val="nil"/>
            </w:tcBorders>
            <w:shd w:val="clear" w:color="auto" w:fill="auto"/>
            <w:noWrap/>
            <w:vAlign w:val="bottom"/>
            <w:hideMark/>
          </w:tcPr>
          <w:p w14:paraId="536DDD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OtsAC20ROGR_0147</w:t>
            </w:r>
          </w:p>
        </w:tc>
        <w:tc>
          <w:tcPr>
            <w:tcW w:w="746" w:type="dxa"/>
            <w:tcBorders>
              <w:top w:val="nil"/>
              <w:left w:val="nil"/>
              <w:bottom w:val="nil"/>
              <w:right w:val="nil"/>
            </w:tcBorders>
            <w:shd w:val="clear" w:color="auto" w:fill="auto"/>
            <w:noWrap/>
            <w:vAlign w:val="bottom"/>
            <w:hideMark/>
          </w:tcPr>
          <w:p w14:paraId="38D08B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8FF8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537C6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7D277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02FBE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B17B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CDB4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87C59F" w14:textId="537AD9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B55993" w14:textId="234D25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3A3D0F" w14:textId="0EF044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48F4755" w14:textId="77777777" w:rsidTr="009D0F10">
        <w:trPr>
          <w:cantSplit/>
          <w:trHeight w:val="20"/>
        </w:trPr>
        <w:tc>
          <w:tcPr>
            <w:tcW w:w="1563" w:type="dxa"/>
            <w:tcBorders>
              <w:top w:val="nil"/>
              <w:left w:val="nil"/>
              <w:bottom w:val="nil"/>
              <w:right w:val="nil"/>
            </w:tcBorders>
            <w:shd w:val="clear" w:color="auto" w:fill="auto"/>
            <w:noWrap/>
            <w:vAlign w:val="bottom"/>
            <w:hideMark/>
          </w:tcPr>
          <w:p w14:paraId="3CDE8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OtsAC20ROGR_0148</w:t>
            </w:r>
          </w:p>
        </w:tc>
        <w:tc>
          <w:tcPr>
            <w:tcW w:w="746" w:type="dxa"/>
            <w:tcBorders>
              <w:top w:val="nil"/>
              <w:left w:val="nil"/>
              <w:bottom w:val="nil"/>
              <w:right w:val="nil"/>
            </w:tcBorders>
            <w:shd w:val="clear" w:color="auto" w:fill="auto"/>
            <w:noWrap/>
            <w:vAlign w:val="bottom"/>
            <w:hideMark/>
          </w:tcPr>
          <w:p w14:paraId="40EE1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9E08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4DFCD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CBD9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F6C7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13A1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1AF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6DED9F" w14:textId="112C9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41D8BC" w14:textId="3A1EC4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247452" w14:textId="47DC9B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60C618B" w14:textId="77777777" w:rsidTr="009D0F10">
        <w:trPr>
          <w:cantSplit/>
          <w:trHeight w:val="20"/>
        </w:trPr>
        <w:tc>
          <w:tcPr>
            <w:tcW w:w="1563" w:type="dxa"/>
            <w:tcBorders>
              <w:top w:val="nil"/>
              <w:left w:val="nil"/>
              <w:bottom w:val="nil"/>
              <w:right w:val="nil"/>
            </w:tcBorders>
            <w:shd w:val="clear" w:color="auto" w:fill="auto"/>
            <w:noWrap/>
            <w:vAlign w:val="bottom"/>
            <w:hideMark/>
          </w:tcPr>
          <w:p w14:paraId="27B03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OtsAC20ROGR_0149</w:t>
            </w:r>
          </w:p>
        </w:tc>
        <w:tc>
          <w:tcPr>
            <w:tcW w:w="746" w:type="dxa"/>
            <w:tcBorders>
              <w:top w:val="nil"/>
              <w:left w:val="nil"/>
              <w:bottom w:val="nil"/>
              <w:right w:val="nil"/>
            </w:tcBorders>
            <w:shd w:val="clear" w:color="auto" w:fill="auto"/>
            <w:noWrap/>
            <w:vAlign w:val="bottom"/>
            <w:hideMark/>
          </w:tcPr>
          <w:p w14:paraId="2F3AFF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5712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3C3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7075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55D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E0D08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1C1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0D7B477" w14:textId="1548C4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32FAB7" w14:textId="3A0979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4C9353D" w14:textId="77E8762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1D85A35" w14:textId="77777777" w:rsidTr="009D0F10">
        <w:trPr>
          <w:cantSplit/>
          <w:trHeight w:val="20"/>
        </w:trPr>
        <w:tc>
          <w:tcPr>
            <w:tcW w:w="1563" w:type="dxa"/>
            <w:tcBorders>
              <w:top w:val="nil"/>
              <w:left w:val="nil"/>
              <w:bottom w:val="nil"/>
              <w:right w:val="nil"/>
            </w:tcBorders>
            <w:shd w:val="clear" w:color="auto" w:fill="auto"/>
            <w:noWrap/>
            <w:vAlign w:val="bottom"/>
            <w:hideMark/>
          </w:tcPr>
          <w:p w14:paraId="7406D9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OtsAC20ROGR_0150</w:t>
            </w:r>
          </w:p>
        </w:tc>
        <w:tc>
          <w:tcPr>
            <w:tcW w:w="746" w:type="dxa"/>
            <w:tcBorders>
              <w:top w:val="nil"/>
              <w:left w:val="nil"/>
              <w:bottom w:val="nil"/>
              <w:right w:val="nil"/>
            </w:tcBorders>
            <w:shd w:val="clear" w:color="auto" w:fill="auto"/>
            <w:noWrap/>
            <w:vAlign w:val="bottom"/>
            <w:hideMark/>
          </w:tcPr>
          <w:p w14:paraId="45C1B3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0EE4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5D5652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A997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C2BD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DE6C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7FCB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79CF26" w14:textId="1DD6D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0CC397" w14:textId="5A56F5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B84915" w14:textId="0599C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DE385A" w14:textId="77777777" w:rsidTr="009D0F10">
        <w:trPr>
          <w:cantSplit/>
          <w:trHeight w:val="20"/>
        </w:trPr>
        <w:tc>
          <w:tcPr>
            <w:tcW w:w="1563" w:type="dxa"/>
            <w:tcBorders>
              <w:top w:val="nil"/>
              <w:left w:val="nil"/>
              <w:bottom w:val="nil"/>
              <w:right w:val="nil"/>
            </w:tcBorders>
            <w:shd w:val="clear" w:color="auto" w:fill="auto"/>
            <w:noWrap/>
            <w:vAlign w:val="bottom"/>
            <w:hideMark/>
          </w:tcPr>
          <w:p w14:paraId="14098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OtsAC20ROGR_0151</w:t>
            </w:r>
          </w:p>
        </w:tc>
        <w:tc>
          <w:tcPr>
            <w:tcW w:w="746" w:type="dxa"/>
            <w:tcBorders>
              <w:top w:val="nil"/>
              <w:left w:val="nil"/>
              <w:bottom w:val="nil"/>
              <w:right w:val="nil"/>
            </w:tcBorders>
            <w:shd w:val="clear" w:color="auto" w:fill="auto"/>
            <w:noWrap/>
            <w:vAlign w:val="bottom"/>
            <w:hideMark/>
          </w:tcPr>
          <w:p w14:paraId="4D07DC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1B29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7C9714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F3F1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7BCF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7D7A0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6328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C8720FC" w14:textId="56CA7B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093C30" w14:textId="3AC380E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856D2B5" w14:textId="76AE8B4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D3FC09" w14:textId="77777777" w:rsidTr="009D0F10">
        <w:trPr>
          <w:cantSplit/>
          <w:trHeight w:val="20"/>
        </w:trPr>
        <w:tc>
          <w:tcPr>
            <w:tcW w:w="1563" w:type="dxa"/>
            <w:tcBorders>
              <w:top w:val="nil"/>
              <w:left w:val="nil"/>
              <w:bottom w:val="nil"/>
              <w:right w:val="nil"/>
            </w:tcBorders>
            <w:shd w:val="clear" w:color="auto" w:fill="auto"/>
            <w:noWrap/>
            <w:vAlign w:val="bottom"/>
            <w:hideMark/>
          </w:tcPr>
          <w:p w14:paraId="4924C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OtsAC20ROGR_0152</w:t>
            </w:r>
          </w:p>
        </w:tc>
        <w:tc>
          <w:tcPr>
            <w:tcW w:w="746" w:type="dxa"/>
            <w:tcBorders>
              <w:top w:val="nil"/>
              <w:left w:val="nil"/>
              <w:bottom w:val="nil"/>
              <w:right w:val="nil"/>
            </w:tcBorders>
            <w:shd w:val="clear" w:color="auto" w:fill="auto"/>
            <w:noWrap/>
            <w:vAlign w:val="bottom"/>
            <w:hideMark/>
          </w:tcPr>
          <w:p w14:paraId="2264CB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FE44F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4BD74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28F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428A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4D84E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4E1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285C696" w14:textId="1D7B78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202542" w14:textId="282058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423ABC" w14:textId="0EFA07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95446A" w14:textId="77777777" w:rsidTr="009D0F10">
        <w:trPr>
          <w:cantSplit/>
          <w:trHeight w:val="20"/>
        </w:trPr>
        <w:tc>
          <w:tcPr>
            <w:tcW w:w="1563" w:type="dxa"/>
            <w:tcBorders>
              <w:top w:val="nil"/>
              <w:left w:val="nil"/>
              <w:bottom w:val="nil"/>
              <w:right w:val="nil"/>
            </w:tcBorders>
            <w:shd w:val="clear" w:color="auto" w:fill="auto"/>
            <w:noWrap/>
            <w:vAlign w:val="bottom"/>
            <w:hideMark/>
          </w:tcPr>
          <w:p w14:paraId="1B78D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OtsAC20ROGR_0153</w:t>
            </w:r>
          </w:p>
        </w:tc>
        <w:tc>
          <w:tcPr>
            <w:tcW w:w="746" w:type="dxa"/>
            <w:tcBorders>
              <w:top w:val="nil"/>
              <w:left w:val="nil"/>
              <w:bottom w:val="nil"/>
              <w:right w:val="nil"/>
            </w:tcBorders>
            <w:shd w:val="clear" w:color="auto" w:fill="auto"/>
            <w:noWrap/>
            <w:vAlign w:val="bottom"/>
            <w:hideMark/>
          </w:tcPr>
          <w:p w14:paraId="06253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D3F70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5BD0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FBA4F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9031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B8EA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F69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B0C68" w14:textId="705BBA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877EEB0" w14:textId="53C02A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0CA7FD" w14:textId="567352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1B16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6E76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OtsAC20ROGR_0154</w:t>
            </w:r>
          </w:p>
        </w:tc>
        <w:tc>
          <w:tcPr>
            <w:tcW w:w="746" w:type="dxa"/>
            <w:tcBorders>
              <w:top w:val="nil"/>
              <w:left w:val="nil"/>
              <w:bottom w:val="nil"/>
              <w:right w:val="nil"/>
            </w:tcBorders>
            <w:shd w:val="clear" w:color="auto" w:fill="auto"/>
            <w:noWrap/>
            <w:vAlign w:val="bottom"/>
            <w:hideMark/>
          </w:tcPr>
          <w:p w14:paraId="59C48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647162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CE7A5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DD6D2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5AC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C9B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76A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E497006" w14:textId="75EAF7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25B5E7D" w14:textId="4B4C521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6449FBF" w14:textId="66751C9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C5FFAA7" w14:textId="77777777" w:rsidTr="009D0F10">
        <w:trPr>
          <w:cantSplit/>
          <w:trHeight w:val="20"/>
        </w:trPr>
        <w:tc>
          <w:tcPr>
            <w:tcW w:w="1563" w:type="dxa"/>
            <w:tcBorders>
              <w:top w:val="nil"/>
              <w:left w:val="nil"/>
              <w:bottom w:val="nil"/>
              <w:right w:val="nil"/>
            </w:tcBorders>
            <w:shd w:val="clear" w:color="auto" w:fill="auto"/>
            <w:noWrap/>
            <w:vAlign w:val="bottom"/>
            <w:hideMark/>
          </w:tcPr>
          <w:p w14:paraId="4DD80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OtsAC20ROGR_0155</w:t>
            </w:r>
          </w:p>
        </w:tc>
        <w:tc>
          <w:tcPr>
            <w:tcW w:w="746" w:type="dxa"/>
            <w:tcBorders>
              <w:top w:val="nil"/>
              <w:left w:val="nil"/>
              <w:bottom w:val="nil"/>
              <w:right w:val="nil"/>
            </w:tcBorders>
            <w:shd w:val="clear" w:color="auto" w:fill="auto"/>
            <w:noWrap/>
            <w:vAlign w:val="bottom"/>
            <w:hideMark/>
          </w:tcPr>
          <w:p w14:paraId="732AC9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4B7997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12B2B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D190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00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B628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3504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6FED16E" w14:textId="03AF4F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B52D00" w14:textId="475565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8C09C6" w14:textId="10A4006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11D6498" w14:textId="77777777" w:rsidTr="009D0F10">
        <w:trPr>
          <w:cantSplit/>
          <w:trHeight w:val="20"/>
        </w:trPr>
        <w:tc>
          <w:tcPr>
            <w:tcW w:w="1563" w:type="dxa"/>
            <w:tcBorders>
              <w:top w:val="nil"/>
              <w:left w:val="nil"/>
              <w:bottom w:val="nil"/>
              <w:right w:val="nil"/>
            </w:tcBorders>
            <w:shd w:val="clear" w:color="auto" w:fill="auto"/>
            <w:noWrap/>
            <w:vAlign w:val="bottom"/>
            <w:hideMark/>
          </w:tcPr>
          <w:p w14:paraId="591F8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OtsAC20ROGR_0156</w:t>
            </w:r>
          </w:p>
        </w:tc>
        <w:tc>
          <w:tcPr>
            <w:tcW w:w="746" w:type="dxa"/>
            <w:tcBorders>
              <w:top w:val="nil"/>
              <w:left w:val="nil"/>
              <w:bottom w:val="nil"/>
              <w:right w:val="nil"/>
            </w:tcBorders>
            <w:shd w:val="clear" w:color="auto" w:fill="auto"/>
            <w:noWrap/>
            <w:vAlign w:val="bottom"/>
            <w:hideMark/>
          </w:tcPr>
          <w:p w14:paraId="298142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5EDE1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0A505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65C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3DF0D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F28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DD74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D7E3F" w14:textId="3E7256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413883" w14:textId="7F5CC5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F21DCB7" w14:textId="2EDE34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B99947" w14:textId="77777777" w:rsidTr="009D0F10">
        <w:trPr>
          <w:cantSplit/>
          <w:trHeight w:val="20"/>
        </w:trPr>
        <w:tc>
          <w:tcPr>
            <w:tcW w:w="1563" w:type="dxa"/>
            <w:tcBorders>
              <w:top w:val="nil"/>
              <w:left w:val="nil"/>
              <w:bottom w:val="nil"/>
              <w:right w:val="nil"/>
            </w:tcBorders>
            <w:shd w:val="clear" w:color="auto" w:fill="auto"/>
            <w:noWrap/>
            <w:vAlign w:val="bottom"/>
            <w:hideMark/>
          </w:tcPr>
          <w:p w14:paraId="6FA90E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OtsAC20ROGR_0157</w:t>
            </w:r>
          </w:p>
        </w:tc>
        <w:tc>
          <w:tcPr>
            <w:tcW w:w="746" w:type="dxa"/>
            <w:tcBorders>
              <w:top w:val="nil"/>
              <w:left w:val="nil"/>
              <w:bottom w:val="nil"/>
              <w:right w:val="nil"/>
            </w:tcBorders>
            <w:shd w:val="clear" w:color="auto" w:fill="auto"/>
            <w:noWrap/>
            <w:vAlign w:val="bottom"/>
            <w:hideMark/>
          </w:tcPr>
          <w:p w14:paraId="43AAE5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E385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1DC42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EBA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F260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05E0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C8CC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9B57D" w14:textId="515B36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2C46C47" w14:textId="7609CE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7AD7E8" w14:textId="1C7217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BA675B"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A0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OtsAC20ROGR_0158</w:t>
            </w:r>
          </w:p>
        </w:tc>
        <w:tc>
          <w:tcPr>
            <w:tcW w:w="746" w:type="dxa"/>
            <w:tcBorders>
              <w:top w:val="nil"/>
              <w:left w:val="nil"/>
              <w:bottom w:val="nil"/>
              <w:right w:val="nil"/>
            </w:tcBorders>
            <w:shd w:val="clear" w:color="auto" w:fill="auto"/>
            <w:noWrap/>
            <w:vAlign w:val="bottom"/>
            <w:hideMark/>
          </w:tcPr>
          <w:p w14:paraId="3A8DFD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49EB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2CA5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88C0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F0D0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53AD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3079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1AB395F" w14:textId="165CAB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4D1A5" w14:textId="20D8A39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AB8280" w14:textId="38B79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13D658D" w14:textId="77777777" w:rsidTr="009D0F10">
        <w:trPr>
          <w:cantSplit/>
          <w:trHeight w:val="20"/>
        </w:trPr>
        <w:tc>
          <w:tcPr>
            <w:tcW w:w="1563" w:type="dxa"/>
            <w:tcBorders>
              <w:top w:val="nil"/>
              <w:left w:val="nil"/>
              <w:bottom w:val="nil"/>
              <w:right w:val="nil"/>
            </w:tcBorders>
            <w:shd w:val="clear" w:color="auto" w:fill="auto"/>
            <w:noWrap/>
            <w:vAlign w:val="bottom"/>
            <w:hideMark/>
          </w:tcPr>
          <w:p w14:paraId="611BD5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OtsAC20ROGR_0159</w:t>
            </w:r>
          </w:p>
        </w:tc>
        <w:tc>
          <w:tcPr>
            <w:tcW w:w="746" w:type="dxa"/>
            <w:tcBorders>
              <w:top w:val="nil"/>
              <w:left w:val="nil"/>
              <w:bottom w:val="nil"/>
              <w:right w:val="nil"/>
            </w:tcBorders>
            <w:shd w:val="clear" w:color="auto" w:fill="auto"/>
            <w:noWrap/>
            <w:vAlign w:val="bottom"/>
            <w:hideMark/>
          </w:tcPr>
          <w:p w14:paraId="03D914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9E2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482161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9B3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8E41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4E7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5BA02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BF2D9CF" w14:textId="2939B4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E9AA307" w14:textId="7772BD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32AA" w14:textId="3A6E9D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F03256" w14:textId="77777777" w:rsidTr="009D0F10">
        <w:trPr>
          <w:cantSplit/>
          <w:trHeight w:val="20"/>
        </w:trPr>
        <w:tc>
          <w:tcPr>
            <w:tcW w:w="1563" w:type="dxa"/>
            <w:tcBorders>
              <w:top w:val="nil"/>
              <w:left w:val="nil"/>
              <w:bottom w:val="nil"/>
              <w:right w:val="nil"/>
            </w:tcBorders>
            <w:shd w:val="clear" w:color="auto" w:fill="auto"/>
            <w:noWrap/>
            <w:vAlign w:val="bottom"/>
            <w:hideMark/>
          </w:tcPr>
          <w:p w14:paraId="2B6D71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OtsAC20ROGR_0160</w:t>
            </w:r>
          </w:p>
        </w:tc>
        <w:tc>
          <w:tcPr>
            <w:tcW w:w="746" w:type="dxa"/>
            <w:tcBorders>
              <w:top w:val="nil"/>
              <w:left w:val="nil"/>
              <w:bottom w:val="nil"/>
              <w:right w:val="nil"/>
            </w:tcBorders>
            <w:shd w:val="clear" w:color="auto" w:fill="auto"/>
            <w:noWrap/>
            <w:vAlign w:val="bottom"/>
            <w:hideMark/>
          </w:tcPr>
          <w:p w14:paraId="20B25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EAB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ABB9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98230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29C31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2A35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5BF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EB0BF2B" w14:textId="6E0FB0F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DA2BFC4" w14:textId="407229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7A3B8AB" w14:textId="0A1372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C895CCB" w14:textId="77777777" w:rsidTr="009D0F10">
        <w:trPr>
          <w:cantSplit/>
          <w:trHeight w:val="20"/>
        </w:trPr>
        <w:tc>
          <w:tcPr>
            <w:tcW w:w="1563" w:type="dxa"/>
            <w:tcBorders>
              <w:top w:val="nil"/>
              <w:left w:val="nil"/>
              <w:bottom w:val="nil"/>
              <w:right w:val="nil"/>
            </w:tcBorders>
            <w:shd w:val="clear" w:color="auto" w:fill="auto"/>
            <w:noWrap/>
            <w:vAlign w:val="bottom"/>
            <w:hideMark/>
          </w:tcPr>
          <w:p w14:paraId="5FC812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OtsAC20ROGR_0161</w:t>
            </w:r>
          </w:p>
        </w:tc>
        <w:tc>
          <w:tcPr>
            <w:tcW w:w="746" w:type="dxa"/>
            <w:tcBorders>
              <w:top w:val="nil"/>
              <w:left w:val="nil"/>
              <w:bottom w:val="nil"/>
              <w:right w:val="nil"/>
            </w:tcBorders>
            <w:shd w:val="clear" w:color="auto" w:fill="auto"/>
            <w:noWrap/>
            <w:vAlign w:val="bottom"/>
            <w:hideMark/>
          </w:tcPr>
          <w:p w14:paraId="197EF7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6DCC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01E2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0AA33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C7C28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21AC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B911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DF592D" w14:textId="628047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6CB224" w14:textId="3304EA3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4FB0206" w14:textId="34D7FDD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863BD4" w14:textId="77777777" w:rsidTr="009D0F10">
        <w:trPr>
          <w:cantSplit/>
          <w:trHeight w:val="20"/>
        </w:trPr>
        <w:tc>
          <w:tcPr>
            <w:tcW w:w="1563" w:type="dxa"/>
            <w:tcBorders>
              <w:top w:val="nil"/>
              <w:left w:val="nil"/>
              <w:bottom w:val="nil"/>
              <w:right w:val="nil"/>
            </w:tcBorders>
            <w:shd w:val="clear" w:color="auto" w:fill="auto"/>
            <w:noWrap/>
            <w:vAlign w:val="bottom"/>
            <w:hideMark/>
          </w:tcPr>
          <w:p w14:paraId="3CB9D5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OtsAC20ROGR_0162</w:t>
            </w:r>
          </w:p>
        </w:tc>
        <w:tc>
          <w:tcPr>
            <w:tcW w:w="746" w:type="dxa"/>
            <w:tcBorders>
              <w:top w:val="nil"/>
              <w:left w:val="nil"/>
              <w:bottom w:val="nil"/>
              <w:right w:val="nil"/>
            </w:tcBorders>
            <w:shd w:val="clear" w:color="auto" w:fill="auto"/>
            <w:noWrap/>
            <w:vAlign w:val="bottom"/>
            <w:hideMark/>
          </w:tcPr>
          <w:p w14:paraId="4050BA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0D56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EC0D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6D9AA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763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C3B4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F7F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703713" w14:textId="5F24C2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5FDC067" w14:textId="3A41A8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CAE37E" w14:textId="191D285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534CC4" w14:textId="77777777" w:rsidTr="009D0F10">
        <w:trPr>
          <w:cantSplit/>
          <w:trHeight w:val="20"/>
        </w:trPr>
        <w:tc>
          <w:tcPr>
            <w:tcW w:w="1563" w:type="dxa"/>
            <w:tcBorders>
              <w:top w:val="nil"/>
              <w:left w:val="nil"/>
              <w:bottom w:val="nil"/>
              <w:right w:val="nil"/>
            </w:tcBorders>
            <w:shd w:val="clear" w:color="auto" w:fill="auto"/>
            <w:noWrap/>
            <w:vAlign w:val="bottom"/>
            <w:hideMark/>
          </w:tcPr>
          <w:p w14:paraId="74B21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OtsAC20ROGR_0163</w:t>
            </w:r>
          </w:p>
        </w:tc>
        <w:tc>
          <w:tcPr>
            <w:tcW w:w="746" w:type="dxa"/>
            <w:tcBorders>
              <w:top w:val="nil"/>
              <w:left w:val="nil"/>
              <w:bottom w:val="nil"/>
              <w:right w:val="nil"/>
            </w:tcBorders>
            <w:shd w:val="clear" w:color="auto" w:fill="auto"/>
            <w:noWrap/>
            <w:vAlign w:val="bottom"/>
            <w:hideMark/>
          </w:tcPr>
          <w:p w14:paraId="6E8DD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1F81D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8A30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E738A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96F3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715C7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9A8E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9576748" w14:textId="3FDD4B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221405" w14:textId="618D02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66B5A4" w14:textId="3B9DFE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7F09C3" w14:textId="77777777" w:rsidTr="009D0F10">
        <w:trPr>
          <w:cantSplit/>
          <w:trHeight w:val="20"/>
        </w:trPr>
        <w:tc>
          <w:tcPr>
            <w:tcW w:w="1563" w:type="dxa"/>
            <w:tcBorders>
              <w:top w:val="nil"/>
              <w:left w:val="nil"/>
              <w:bottom w:val="nil"/>
              <w:right w:val="nil"/>
            </w:tcBorders>
            <w:shd w:val="clear" w:color="auto" w:fill="auto"/>
            <w:noWrap/>
            <w:vAlign w:val="bottom"/>
            <w:hideMark/>
          </w:tcPr>
          <w:p w14:paraId="4CB4BC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OtsAC20ROGR_0164</w:t>
            </w:r>
          </w:p>
        </w:tc>
        <w:tc>
          <w:tcPr>
            <w:tcW w:w="746" w:type="dxa"/>
            <w:tcBorders>
              <w:top w:val="nil"/>
              <w:left w:val="nil"/>
              <w:bottom w:val="nil"/>
              <w:right w:val="nil"/>
            </w:tcBorders>
            <w:shd w:val="clear" w:color="auto" w:fill="auto"/>
            <w:noWrap/>
            <w:vAlign w:val="bottom"/>
            <w:hideMark/>
          </w:tcPr>
          <w:p w14:paraId="4CA383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FC9D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13EF9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F65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47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6572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F633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2B53AB" w14:textId="602C12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358C94" w14:textId="701785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65EF237" w14:textId="07B6BC6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CD7AB87"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59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OtsAC20ROGR_0165</w:t>
            </w:r>
          </w:p>
        </w:tc>
        <w:tc>
          <w:tcPr>
            <w:tcW w:w="746" w:type="dxa"/>
            <w:tcBorders>
              <w:top w:val="nil"/>
              <w:left w:val="nil"/>
              <w:bottom w:val="nil"/>
              <w:right w:val="nil"/>
            </w:tcBorders>
            <w:shd w:val="clear" w:color="auto" w:fill="auto"/>
            <w:noWrap/>
            <w:vAlign w:val="bottom"/>
            <w:hideMark/>
          </w:tcPr>
          <w:p w14:paraId="37BADD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C38A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69C5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6A0FA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B2B6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0992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953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D452C4" w14:textId="35807C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377E79E" w14:textId="294CF9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9FD7E00" w14:textId="06F7E2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94BC00"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C38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OtsAC20ROGR_0166</w:t>
            </w:r>
          </w:p>
        </w:tc>
        <w:tc>
          <w:tcPr>
            <w:tcW w:w="746" w:type="dxa"/>
            <w:tcBorders>
              <w:top w:val="nil"/>
              <w:left w:val="nil"/>
              <w:bottom w:val="nil"/>
              <w:right w:val="nil"/>
            </w:tcBorders>
            <w:shd w:val="clear" w:color="auto" w:fill="auto"/>
            <w:noWrap/>
            <w:vAlign w:val="bottom"/>
            <w:hideMark/>
          </w:tcPr>
          <w:p w14:paraId="03744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FF932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108B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CF98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86C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0103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DEBB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BCA2D2" w14:textId="192D7C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BF2BFB" w14:textId="408759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606FFEC" w14:textId="2AEC1B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5F6FEE6" w14:textId="77777777" w:rsidTr="009D0F10">
        <w:trPr>
          <w:cantSplit/>
          <w:trHeight w:val="20"/>
        </w:trPr>
        <w:tc>
          <w:tcPr>
            <w:tcW w:w="1563" w:type="dxa"/>
            <w:tcBorders>
              <w:top w:val="nil"/>
              <w:left w:val="nil"/>
              <w:bottom w:val="nil"/>
              <w:right w:val="nil"/>
            </w:tcBorders>
            <w:shd w:val="clear" w:color="auto" w:fill="auto"/>
            <w:noWrap/>
            <w:vAlign w:val="bottom"/>
            <w:hideMark/>
          </w:tcPr>
          <w:p w14:paraId="45FD3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OtsAC20ROGR_0167</w:t>
            </w:r>
          </w:p>
        </w:tc>
        <w:tc>
          <w:tcPr>
            <w:tcW w:w="746" w:type="dxa"/>
            <w:tcBorders>
              <w:top w:val="nil"/>
              <w:left w:val="nil"/>
              <w:bottom w:val="nil"/>
              <w:right w:val="nil"/>
            </w:tcBorders>
            <w:shd w:val="clear" w:color="auto" w:fill="auto"/>
            <w:noWrap/>
            <w:vAlign w:val="bottom"/>
            <w:hideMark/>
          </w:tcPr>
          <w:p w14:paraId="1F86ED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618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54A7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9DA1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24091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1DDF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F210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D78B7C" w14:textId="271611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80EE9EB" w14:textId="24E3A7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3095FD" w14:textId="1AE7C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5FBA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F9D9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OtsAC20ROGR_0168</w:t>
            </w:r>
          </w:p>
        </w:tc>
        <w:tc>
          <w:tcPr>
            <w:tcW w:w="746" w:type="dxa"/>
            <w:tcBorders>
              <w:top w:val="nil"/>
              <w:left w:val="nil"/>
              <w:bottom w:val="nil"/>
              <w:right w:val="nil"/>
            </w:tcBorders>
            <w:shd w:val="clear" w:color="auto" w:fill="auto"/>
            <w:noWrap/>
            <w:vAlign w:val="bottom"/>
            <w:hideMark/>
          </w:tcPr>
          <w:p w14:paraId="6CCE43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FFF0A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33EB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0D6D0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1BB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733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58CB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1D776" w14:textId="17CEAB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33BE27" w14:textId="0935C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12DAC7" w14:textId="6A58B5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4C4CE1" w14:textId="77777777" w:rsidTr="009D0F10">
        <w:trPr>
          <w:cantSplit/>
          <w:trHeight w:val="20"/>
        </w:trPr>
        <w:tc>
          <w:tcPr>
            <w:tcW w:w="1563" w:type="dxa"/>
            <w:tcBorders>
              <w:top w:val="nil"/>
              <w:left w:val="nil"/>
              <w:bottom w:val="nil"/>
              <w:right w:val="nil"/>
            </w:tcBorders>
            <w:shd w:val="clear" w:color="auto" w:fill="auto"/>
            <w:noWrap/>
            <w:vAlign w:val="bottom"/>
            <w:hideMark/>
          </w:tcPr>
          <w:p w14:paraId="55814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OtsAC20ROGR_0169</w:t>
            </w:r>
          </w:p>
        </w:tc>
        <w:tc>
          <w:tcPr>
            <w:tcW w:w="746" w:type="dxa"/>
            <w:tcBorders>
              <w:top w:val="nil"/>
              <w:left w:val="nil"/>
              <w:bottom w:val="nil"/>
              <w:right w:val="nil"/>
            </w:tcBorders>
            <w:shd w:val="clear" w:color="auto" w:fill="auto"/>
            <w:noWrap/>
            <w:vAlign w:val="bottom"/>
            <w:hideMark/>
          </w:tcPr>
          <w:p w14:paraId="5C8A2B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BB80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1D27E2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2B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C01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345C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2D8E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7C90E" w14:textId="7767922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890DBB" w14:textId="0DEF6F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E08B4A" w14:textId="7BA3C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7BF63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E3A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OtsAC20ROGR_0170</w:t>
            </w:r>
          </w:p>
        </w:tc>
        <w:tc>
          <w:tcPr>
            <w:tcW w:w="746" w:type="dxa"/>
            <w:tcBorders>
              <w:top w:val="nil"/>
              <w:left w:val="nil"/>
              <w:bottom w:val="nil"/>
              <w:right w:val="nil"/>
            </w:tcBorders>
            <w:shd w:val="clear" w:color="auto" w:fill="auto"/>
            <w:noWrap/>
            <w:vAlign w:val="bottom"/>
            <w:hideMark/>
          </w:tcPr>
          <w:p w14:paraId="5374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D143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227C1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A29B7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7C39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B935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93E01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CE0B09" w14:textId="2B53E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8A346F" w14:textId="77A35E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0A49D5" w14:textId="000580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DF20567" w14:textId="77777777" w:rsidTr="009D0F10">
        <w:trPr>
          <w:cantSplit/>
          <w:trHeight w:val="20"/>
        </w:trPr>
        <w:tc>
          <w:tcPr>
            <w:tcW w:w="1563" w:type="dxa"/>
            <w:tcBorders>
              <w:top w:val="nil"/>
              <w:left w:val="nil"/>
              <w:bottom w:val="nil"/>
              <w:right w:val="nil"/>
            </w:tcBorders>
            <w:shd w:val="clear" w:color="auto" w:fill="auto"/>
            <w:noWrap/>
            <w:vAlign w:val="bottom"/>
            <w:hideMark/>
          </w:tcPr>
          <w:p w14:paraId="0457CC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OtsAC20ROGR_0171</w:t>
            </w:r>
          </w:p>
        </w:tc>
        <w:tc>
          <w:tcPr>
            <w:tcW w:w="746" w:type="dxa"/>
            <w:tcBorders>
              <w:top w:val="nil"/>
              <w:left w:val="nil"/>
              <w:bottom w:val="nil"/>
              <w:right w:val="nil"/>
            </w:tcBorders>
            <w:shd w:val="clear" w:color="auto" w:fill="auto"/>
            <w:noWrap/>
            <w:vAlign w:val="bottom"/>
            <w:hideMark/>
          </w:tcPr>
          <w:p w14:paraId="374A90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4285E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55E5B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FEF2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D893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917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6CEF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C66AB29" w14:textId="2770756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C0F4AC" w14:textId="4D3966B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774DD7" w14:textId="404FE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E5E3B9C" w14:textId="77777777" w:rsidTr="009D0F10">
        <w:trPr>
          <w:cantSplit/>
          <w:trHeight w:val="20"/>
        </w:trPr>
        <w:tc>
          <w:tcPr>
            <w:tcW w:w="1563" w:type="dxa"/>
            <w:tcBorders>
              <w:top w:val="nil"/>
              <w:left w:val="nil"/>
              <w:bottom w:val="nil"/>
              <w:right w:val="nil"/>
            </w:tcBorders>
            <w:shd w:val="clear" w:color="auto" w:fill="auto"/>
            <w:noWrap/>
            <w:vAlign w:val="bottom"/>
            <w:hideMark/>
          </w:tcPr>
          <w:p w14:paraId="38C601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OtsAC20ROGR_0172</w:t>
            </w:r>
          </w:p>
        </w:tc>
        <w:tc>
          <w:tcPr>
            <w:tcW w:w="746" w:type="dxa"/>
            <w:tcBorders>
              <w:top w:val="nil"/>
              <w:left w:val="nil"/>
              <w:bottom w:val="nil"/>
              <w:right w:val="nil"/>
            </w:tcBorders>
            <w:shd w:val="clear" w:color="auto" w:fill="auto"/>
            <w:noWrap/>
            <w:vAlign w:val="bottom"/>
            <w:hideMark/>
          </w:tcPr>
          <w:p w14:paraId="1F273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DDB53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2185A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6677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152E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A3C4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C76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62A41AA" w14:textId="0A8522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25C3A4" w14:textId="07589A2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CF3CDA" w14:textId="205763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B3CB3F" w14:textId="77777777" w:rsidTr="009D0F10">
        <w:trPr>
          <w:cantSplit/>
          <w:trHeight w:val="20"/>
        </w:trPr>
        <w:tc>
          <w:tcPr>
            <w:tcW w:w="1563" w:type="dxa"/>
            <w:tcBorders>
              <w:top w:val="nil"/>
              <w:left w:val="nil"/>
              <w:bottom w:val="nil"/>
              <w:right w:val="nil"/>
            </w:tcBorders>
            <w:shd w:val="clear" w:color="auto" w:fill="auto"/>
            <w:noWrap/>
            <w:vAlign w:val="bottom"/>
            <w:hideMark/>
          </w:tcPr>
          <w:p w14:paraId="50217C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OtsAC20ROGR_0173</w:t>
            </w:r>
          </w:p>
        </w:tc>
        <w:tc>
          <w:tcPr>
            <w:tcW w:w="746" w:type="dxa"/>
            <w:tcBorders>
              <w:top w:val="nil"/>
              <w:left w:val="nil"/>
              <w:bottom w:val="nil"/>
              <w:right w:val="nil"/>
            </w:tcBorders>
            <w:shd w:val="clear" w:color="auto" w:fill="auto"/>
            <w:noWrap/>
            <w:vAlign w:val="bottom"/>
            <w:hideMark/>
          </w:tcPr>
          <w:p w14:paraId="2FC285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47D3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3DE7A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90ED7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5E9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AB6A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713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5E38DD8" w14:textId="211113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C5768D" w14:textId="2E3618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361EC51" w14:textId="679059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984635" w14:textId="77777777" w:rsidTr="009D0F10">
        <w:trPr>
          <w:cantSplit/>
          <w:trHeight w:val="20"/>
        </w:trPr>
        <w:tc>
          <w:tcPr>
            <w:tcW w:w="1563" w:type="dxa"/>
            <w:tcBorders>
              <w:top w:val="nil"/>
              <w:left w:val="nil"/>
              <w:bottom w:val="nil"/>
              <w:right w:val="nil"/>
            </w:tcBorders>
            <w:shd w:val="clear" w:color="auto" w:fill="auto"/>
            <w:noWrap/>
            <w:vAlign w:val="bottom"/>
            <w:hideMark/>
          </w:tcPr>
          <w:p w14:paraId="12891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OtsAC20ROGR_0174</w:t>
            </w:r>
          </w:p>
        </w:tc>
        <w:tc>
          <w:tcPr>
            <w:tcW w:w="746" w:type="dxa"/>
            <w:tcBorders>
              <w:top w:val="nil"/>
              <w:left w:val="nil"/>
              <w:bottom w:val="nil"/>
              <w:right w:val="nil"/>
            </w:tcBorders>
            <w:shd w:val="clear" w:color="auto" w:fill="auto"/>
            <w:noWrap/>
            <w:vAlign w:val="bottom"/>
            <w:hideMark/>
          </w:tcPr>
          <w:p w14:paraId="30777D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3042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01E2D3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E322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6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2FA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3E0C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341AAB" w14:textId="6EEF6C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9F0068F" w14:textId="541C03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88022" w14:textId="01BC7B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167A8" w14:textId="77777777" w:rsidTr="009D0F10">
        <w:trPr>
          <w:cantSplit/>
          <w:trHeight w:val="20"/>
        </w:trPr>
        <w:tc>
          <w:tcPr>
            <w:tcW w:w="1563" w:type="dxa"/>
            <w:tcBorders>
              <w:top w:val="nil"/>
              <w:left w:val="nil"/>
              <w:bottom w:val="nil"/>
              <w:right w:val="nil"/>
            </w:tcBorders>
            <w:shd w:val="clear" w:color="auto" w:fill="auto"/>
            <w:noWrap/>
            <w:vAlign w:val="bottom"/>
            <w:hideMark/>
          </w:tcPr>
          <w:p w14:paraId="4ECA3F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OtsAC20ROGR_0175</w:t>
            </w:r>
          </w:p>
        </w:tc>
        <w:tc>
          <w:tcPr>
            <w:tcW w:w="746" w:type="dxa"/>
            <w:tcBorders>
              <w:top w:val="nil"/>
              <w:left w:val="nil"/>
              <w:bottom w:val="nil"/>
              <w:right w:val="nil"/>
            </w:tcBorders>
            <w:shd w:val="clear" w:color="auto" w:fill="auto"/>
            <w:noWrap/>
            <w:vAlign w:val="bottom"/>
            <w:hideMark/>
          </w:tcPr>
          <w:p w14:paraId="3FEE9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EC4D7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08D6A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2C3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5E64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3D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4FC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7C80730" w14:textId="5383D7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C897A1" w14:textId="09DE13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B124" w14:textId="3536383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2A2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466246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OtsAC20ROGR_0176</w:t>
            </w:r>
          </w:p>
        </w:tc>
        <w:tc>
          <w:tcPr>
            <w:tcW w:w="746" w:type="dxa"/>
            <w:tcBorders>
              <w:top w:val="nil"/>
              <w:left w:val="nil"/>
              <w:bottom w:val="nil"/>
              <w:right w:val="nil"/>
            </w:tcBorders>
            <w:shd w:val="clear" w:color="auto" w:fill="auto"/>
            <w:noWrap/>
            <w:vAlign w:val="bottom"/>
            <w:hideMark/>
          </w:tcPr>
          <w:p w14:paraId="433CB4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ADDE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EDBE7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5E92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83457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10FD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DF68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6C638CD" w14:textId="107BA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E06DC" w14:textId="1D56DA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D9FF76" w14:textId="01AB0B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3460D6A" w14:textId="77777777" w:rsidTr="009D0F10">
        <w:trPr>
          <w:cantSplit/>
          <w:trHeight w:val="20"/>
        </w:trPr>
        <w:tc>
          <w:tcPr>
            <w:tcW w:w="1563" w:type="dxa"/>
            <w:tcBorders>
              <w:top w:val="nil"/>
              <w:left w:val="nil"/>
              <w:bottom w:val="nil"/>
              <w:right w:val="nil"/>
            </w:tcBorders>
            <w:shd w:val="clear" w:color="auto" w:fill="auto"/>
            <w:noWrap/>
            <w:vAlign w:val="bottom"/>
            <w:hideMark/>
          </w:tcPr>
          <w:p w14:paraId="6134AC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OtsAC20ROGR_0177</w:t>
            </w:r>
          </w:p>
        </w:tc>
        <w:tc>
          <w:tcPr>
            <w:tcW w:w="746" w:type="dxa"/>
            <w:tcBorders>
              <w:top w:val="nil"/>
              <w:left w:val="nil"/>
              <w:bottom w:val="nil"/>
              <w:right w:val="nil"/>
            </w:tcBorders>
            <w:shd w:val="clear" w:color="auto" w:fill="auto"/>
            <w:noWrap/>
            <w:vAlign w:val="bottom"/>
            <w:hideMark/>
          </w:tcPr>
          <w:p w14:paraId="3CC751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459234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4F1E4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E771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000A1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3488E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9DCC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CDE6CC" w14:textId="0C5337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F1BCE44" w14:textId="243195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8C4DC58" w14:textId="304E72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CAB79" w14:textId="77777777" w:rsidTr="009D0F10">
        <w:trPr>
          <w:cantSplit/>
          <w:trHeight w:val="20"/>
        </w:trPr>
        <w:tc>
          <w:tcPr>
            <w:tcW w:w="1563" w:type="dxa"/>
            <w:tcBorders>
              <w:top w:val="nil"/>
              <w:left w:val="nil"/>
              <w:bottom w:val="nil"/>
              <w:right w:val="nil"/>
            </w:tcBorders>
            <w:shd w:val="clear" w:color="auto" w:fill="auto"/>
            <w:noWrap/>
            <w:vAlign w:val="bottom"/>
            <w:hideMark/>
          </w:tcPr>
          <w:p w14:paraId="017D4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OtsAC20ROGR_0178</w:t>
            </w:r>
          </w:p>
        </w:tc>
        <w:tc>
          <w:tcPr>
            <w:tcW w:w="746" w:type="dxa"/>
            <w:tcBorders>
              <w:top w:val="nil"/>
              <w:left w:val="nil"/>
              <w:bottom w:val="nil"/>
              <w:right w:val="nil"/>
            </w:tcBorders>
            <w:shd w:val="clear" w:color="auto" w:fill="auto"/>
            <w:noWrap/>
            <w:vAlign w:val="bottom"/>
            <w:hideMark/>
          </w:tcPr>
          <w:p w14:paraId="3F51AA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B1870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33A152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EE2A9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88F3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EDE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AD77D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F1D932" w14:textId="67D263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25F64E" w14:textId="4ECFFC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66EF72" w14:textId="01BBAD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29DD27" w14:textId="77777777" w:rsidTr="009D0F10">
        <w:trPr>
          <w:cantSplit/>
          <w:trHeight w:val="20"/>
        </w:trPr>
        <w:tc>
          <w:tcPr>
            <w:tcW w:w="1563" w:type="dxa"/>
            <w:tcBorders>
              <w:top w:val="nil"/>
              <w:left w:val="nil"/>
              <w:bottom w:val="nil"/>
              <w:right w:val="nil"/>
            </w:tcBorders>
            <w:shd w:val="clear" w:color="auto" w:fill="auto"/>
            <w:noWrap/>
            <w:vAlign w:val="bottom"/>
            <w:hideMark/>
          </w:tcPr>
          <w:p w14:paraId="5A4B30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OtsAC20ROGR_0179</w:t>
            </w:r>
          </w:p>
        </w:tc>
        <w:tc>
          <w:tcPr>
            <w:tcW w:w="746" w:type="dxa"/>
            <w:tcBorders>
              <w:top w:val="nil"/>
              <w:left w:val="nil"/>
              <w:bottom w:val="nil"/>
              <w:right w:val="nil"/>
            </w:tcBorders>
            <w:shd w:val="clear" w:color="auto" w:fill="auto"/>
            <w:noWrap/>
            <w:vAlign w:val="bottom"/>
            <w:hideMark/>
          </w:tcPr>
          <w:p w14:paraId="119450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1D391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C774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C213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77B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F34B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A0E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EF0416" w14:textId="69EDB8F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7C88AD" w14:textId="453566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0940FAB" w14:textId="60E63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1C7526" w14:textId="77777777" w:rsidTr="009D0F10">
        <w:trPr>
          <w:cantSplit/>
          <w:trHeight w:val="20"/>
        </w:trPr>
        <w:tc>
          <w:tcPr>
            <w:tcW w:w="1563" w:type="dxa"/>
            <w:tcBorders>
              <w:top w:val="nil"/>
              <w:left w:val="nil"/>
              <w:bottom w:val="nil"/>
              <w:right w:val="nil"/>
            </w:tcBorders>
            <w:shd w:val="clear" w:color="auto" w:fill="auto"/>
            <w:noWrap/>
            <w:vAlign w:val="bottom"/>
            <w:hideMark/>
          </w:tcPr>
          <w:p w14:paraId="6015E6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OtsAC20ROGR_0180</w:t>
            </w:r>
          </w:p>
        </w:tc>
        <w:tc>
          <w:tcPr>
            <w:tcW w:w="746" w:type="dxa"/>
            <w:tcBorders>
              <w:top w:val="nil"/>
              <w:left w:val="nil"/>
              <w:bottom w:val="nil"/>
              <w:right w:val="nil"/>
            </w:tcBorders>
            <w:shd w:val="clear" w:color="auto" w:fill="auto"/>
            <w:noWrap/>
            <w:vAlign w:val="bottom"/>
            <w:hideMark/>
          </w:tcPr>
          <w:p w14:paraId="4331F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6DFAF1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F143A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61BD7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26A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9500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A4CF3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531907C" w14:textId="15DF7A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980A170" w14:textId="7E2CF0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BE2EF6" w14:textId="642DA8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932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33C70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OtsAC20ROGR_0181</w:t>
            </w:r>
          </w:p>
        </w:tc>
        <w:tc>
          <w:tcPr>
            <w:tcW w:w="746" w:type="dxa"/>
            <w:tcBorders>
              <w:top w:val="nil"/>
              <w:left w:val="nil"/>
              <w:bottom w:val="nil"/>
              <w:right w:val="nil"/>
            </w:tcBorders>
            <w:shd w:val="clear" w:color="auto" w:fill="auto"/>
            <w:noWrap/>
            <w:vAlign w:val="bottom"/>
            <w:hideMark/>
          </w:tcPr>
          <w:p w14:paraId="767944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554FB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832F7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436E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40226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8EB8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360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AD4FC2" w14:textId="347B7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0D9BFAF" w14:textId="5731F3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9B803A" w14:textId="236DF2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A4F4B0" w14:textId="77777777" w:rsidTr="009D0F10">
        <w:trPr>
          <w:cantSplit/>
          <w:trHeight w:val="20"/>
        </w:trPr>
        <w:tc>
          <w:tcPr>
            <w:tcW w:w="1563" w:type="dxa"/>
            <w:tcBorders>
              <w:top w:val="nil"/>
              <w:left w:val="nil"/>
              <w:bottom w:val="nil"/>
              <w:right w:val="nil"/>
            </w:tcBorders>
            <w:shd w:val="clear" w:color="auto" w:fill="auto"/>
            <w:noWrap/>
            <w:vAlign w:val="bottom"/>
            <w:hideMark/>
          </w:tcPr>
          <w:p w14:paraId="1B6EF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OtsAC20ROGR_0182</w:t>
            </w:r>
          </w:p>
        </w:tc>
        <w:tc>
          <w:tcPr>
            <w:tcW w:w="746" w:type="dxa"/>
            <w:tcBorders>
              <w:top w:val="nil"/>
              <w:left w:val="nil"/>
              <w:bottom w:val="nil"/>
              <w:right w:val="nil"/>
            </w:tcBorders>
            <w:shd w:val="clear" w:color="auto" w:fill="auto"/>
            <w:noWrap/>
            <w:vAlign w:val="bottom"/>
            <w:hideMark/>
          </w:tcPr>
          <w:p w14:paraId="0B2466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E72D6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669EA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FE80C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4117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1D44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E098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A7002" w14:textId="089D9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B7DB6F" w14:textId="499975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6A21F0" w14:textId="4CF1EC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3CA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6B4BF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OtsAC20ROGR_0183</w:t>
            </w:r>
          </w:p>
        </w:tc>
        <w:tc>
          <w:tcPr>
            <w:tcW w:w="746" w:type="dxa"/>
            <w:tcBorders>
              <w:top w:val="nil"/>
              <w:left w:val="nil"/>
              <w:bottom w:val="nil"/>
              <w:right w:val="nil"/>
            </w:tcBorders>
            <w:shd w:val="clear" w:color="auto" w:fill="auto"/>
            <w:noWrap/>
            <w:vAlign w:val="bottom"/>
            <w:hideMark/>
          </w:tcPr>
          <w:p w14:paraId="5B7ECA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A3AAC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7ED0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504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A91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3DA3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BF1E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018E49" w14:textId="2877A31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BC3726" w14:textId="342ED7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C8238" w14:textId="05D3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FE8F8B5" w14:textId="77777777" w:rsidTr="009D0F10">
        <w:trPr>
          <w:cantSplit/>
          <w:trHeight w:val="20"/>
        </w:trPr>
        <w:tc>
          <w:tcPr>
            <w:tcW w:w="1563" w:type="dxa"/>
            <w:tcBorders>
              <w:top w:val="nil"/>
              <w:left w:val="nil"/>
              <w:bottom w:val="nil"/>
              <w:right w:val="nil"/>
            </w:tcBorders>
            <w:shd w:val="clear" w:color="auto" w:fill="auto"/>
            <w:noWrap/>
            <w:vAlign w:val="bottom"/>
            <w:hideMark/>
          </w:tcPr>
          <w:p w14:paraId="6E02A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OtsAC20ROGR_0184</w:t>
            </w:r>
          </w:p>
        </w:tc>
        <w:tc>
          <w:tcPr>
            <w:tcW w:w="746" w:type="dxa"/>
            <w:tcBorders>
              <w:top w:val="nil"/>
              <w:left w:val="nil"/>
              <w:bottom w:val="nil"/>
              <w:right w:val="nil"/>
            </w:tcBorders>
            <w:shd w:val="clear" w:color="auto" w:fill="auto"/>
            <w:noWrap/>
            <w:vAlign w:val="bottom"/>
            <w:hideMark/>
          </w:tcPr>
          <w:p w14:paraId="77D828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A9F65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00C6C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7A380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C9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4AD73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29F5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DB44929" w14:textId="667025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67A0F5" w14:textId="05668D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6A29A" w14:textId="0CA55E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FAEAEC" w14:textId="77777777" w:rsidTr="009D0F10">
        <w:trPr>
          <w:cantSplit/>
          <w:trHeight w:val="20"/>
        </w:trPr>
        <w:tc>
          <w:tcPr>
            <w:tcW w:w="1563" w:type="dxa"/>
            <w:tcBorders>
              <w:top w:val="nil"/>
              <w:left w:val="nil"/>
              <w:bottom w:val="nil"/>
              <w:right w:val="nil"/>
            </w:tcBorders>
            <w:shd w:val="clear" w:color="auto" w:fill="auto"/>
            <w:noWrap/>
            <w:vAlign w:val="bottom"/>
            <w:hideMark/>
          </w:tcPr>
          <w:p w14:paraId="279A47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OtsAC20ROGR_0185</w:t>
            </w:r>
          </w:p>
        </w:tc>
        <w:tc>
          <w:tcPr>
            <w:tcW w:w="746" w:type="dxa"/>
            <w:tcBorders>
              <w:top w:val="nil"/>
              <w:left w:val="nil"/>
              <w:bottom w:val="nil"/>
              <w:right w:val="nil"/>
            </w:tcBorders>
            <w:shd w:val="clear" w:color="auto" w:fill="auto"/>
            <w:noWrap/>
            <w:vAlign w:val="bottom"/>
            <w:hideMark/>
          </w:tcPr>
          <w:p w14:paraId="64ABE9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249E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1ED0E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E578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DDDD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91F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3EDEB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827930" w14:textId="75A5FE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00D17" w14:textId="75531F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EB2FF5A" w14:textId="193906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AFF7BE1" w14:textId="77777777" w:rsidTr="009D0F10">
        <w:trPr>
          <w:cantSplit/>
          <w:trHeight w:val="20"/>
        </w:trPr>
        <w:tc>
          <w:tcPr>
            <w:tcW w:w="1563" w:type="dxa"/>
            <w:tcBorders>
              <w:top w:val="nil"/>
              <w:left w:val="nil"/>
              <w:bottom w:val="nil"/>
              <w:right w:val="nil"/>
            </w:tcBorders>
            <w:shd w:val="clear" w:color="auto" w:fill="auto"/>
            <w:noWrap/>
            <w:vAlign w:val="bottom"/>
            <w:hideMark/>
          </w:tcPr>
          <w:p w14:paraId="7C1347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OtsAC20ROGR_0186</w:t>
            </w:r>
          </w:p>
        </w:tc>
        <w:tc>
          <w:tcPr>
            <w:tcW w:w="746" w:type="dxa"/>
            <w:tcBorders>
              <w:top w:val="nil"/>
              <w:left w:val="nil"/>
              <w:bottom w:val="nil"/>
              <w:right w:val="nil"/>
            </w:tcBorders>
            <w:shd w:val="clear" w:color="auto" w:fill="auto"/>
            <w:noWrap/>
            <w:vAlign w:val="bottom"/>
            <w:hideMark/>
          </w:tcPr>
          <w:p w14:paraId="0AB0F5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1D3E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A0563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C15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3608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212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C0CAD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D7A8126" w14:textId="439DD9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B94CEB" w14:textId="5790A9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C8C378" w14:textId="1F25FD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86D999" w14:textId="77777777" w:rsidTr="009D0F10">
        <w:trPr>
          <w:cantSplit/>
          <w:trHeight w:val="20"/>
        </w:trPr>
        <w:tc>
          <w:tcPr>
            <w:tcW w:w="1563" w:type="dxa"/>
            <w:tcBorders>
              <w:top w:val="nil"/>
              <w:left w:val="nil"/>
              <w:bottom w:val="nil"/>
              <w:right w:val="nil"/>
            </w:tcBorders>
            <w:shd w:val="clear" w:color="auto" w:fill="auto"/>
            <w:noWrap/>
            <w:vAlign w:val="bottom"/>
            <w:hideMark/>
          </w:tcPr>
          <w:p w14:paraId="76404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OtsAC20ROGR_0187</w:t>
            </w:r>
          </w:p>
        </w:tc>
        <w:tc>
          <w:tcPr>
            <w:tcW w:w="746" w:type="dxa"/>
            <w:tcBorders>
              <w:top w:val="nil"/>
              <w:left w:val="nil"/>
              <w:bottom w:val="nil"/>
              <w:right w:val="nil"/>
            </w:tcBorders>
            <w:shd w:val="clear" w:color="auto" w:fill="auto"/>
            <w:noWrap/>
            <w:vAlign w:val="bottom"/>
            <w:hideMark/>
          </w:tcPr>
          <w:p w14:paraId="1A75D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6344E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0FB277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C8F2A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B55FB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92B4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32B74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39AF6" w14:textId="7CD6AD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2CC250" w14:textId="52F1240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271CC1" w14:textId="71FBAE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B89A2" w14:textId="77777777" w:rsidTr="009D0F10">
        <w:trPr>
          <w:cantSplit/>
          <w:trHeight w:val="20"/>
        </w:trPr>
        <w:tc>
          <w:tcPr>
            <w:tcW w:w="1563" w:type="dxa"/>
            <w:tcBorders>
              <w:top w:val="nil"/>
              <w:left w:val="nil"/>
              <w:bottom w:val="nil"/>
              <w:right w:val="nil"/>
            </w:tcBorders>
            <w:shd w:val="clear" w:color="auto" w:fill="auto"/>
            <w:noWrap/>
            <w:vAlign w:val="bottom"/>
            <w:hideMark/>
          </w:tcPr>
          <w:p w14:paraId="1756B9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OtsAC20ROGR_0188</w:t>
            </w:r>
          </w:p>
        </w:tc>
        <w:tc>
          <w:tcPr>
            <w:tcW w:w="746" w:type="dxa"/>
            <w:tcBorders>
              <w:top w:val="nil"/>
              <w:left w:val="nil"/>
              <w:bottom w:val="nil"/>
              <w:right w:val="nil"/>
            </w:tcBorders>
            <w:shd w:val="clear" w:color="auto" w:fill="auto"/>
            <w:noWrap/>
            <w:vAlign w:val="bottom"/>
            <w:hideMark/>
          </w:tcPr>
          <w:p w14:paraId="75113B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113A3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96E0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4A83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1A3CE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42C0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0AB2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72E49F" w14:textId="52CEFA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B96910" w14:textId="289B11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005CF9" w14:textId="33B8E3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0770CE6" w14:textId="77777777" w:rsidTr="009D0F10">
        <w:trPr>
          <w:cantSplit/>
          <w:trHeight w:val="20"/>
        </w:trPr>
        <w:tc>
          <w:tcPr>
            <w:tcW w:w="1563" w:type="dxa"/>
            <w:tcBorders>
              <w:top w:val="nil"/>
              <w:left w:val="nil"/>
              <w:bottom w:val="nil"/>
              <w:right w:val="nil"/>
            </w:tcBorders>
            <w:shd w:val="clear" w:color="auto" w:fill="auto"/>
            <w:noWrap/>
            <w:vAlign w:val="bottom"/>
            <w:hideMark/>
          </w:tcPr>
          <w:p w14:paraId="2CDBE9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OtsAC20ROGR_0189</w:t>
            </w:r>
          </w:p>
        </w:tc>
        <w:tc>
          <w:tcPr>
            <w:tcW w:w="746" w:type="dxa"/>
            <w:tcBorders>
              <w:top w:val="nil"/>
              <w:left w:val="nil"/>
              <w:bottom w:val="nil"/>
              <w:right w:val="nil"/>
            </w:tcBorders>
            <w:shd w:val="clear" w:color="auto" w:fill="auto"/>
            <w:noWrap/>
            <w:vAlign w:val="bottom"/>
            <w:hideMark/>
          </w:tcPr>
          <w:p w14:paraId="0B8BC3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BC598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846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0CBBE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34B9B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69BCD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2CB6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60BB4F" w14:textId="08D29B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1FEBBDD" w14:textId="1CE7EA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79D1EB" w14:textId="32109E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2D18C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23696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OtsAC20ROGR_0190</w:t>
            </w:r>
          </w:p>
        </w:tc>
        <w:tc>
          <w:tcPr>
            <w:tcW w:w="746" w:type="dxa"/>
            <w:tcBorders>
              <w:top w:val="nil"/>
              <w:left w:val="nil"/>
              <w:bottom w:val="nil"/>
              <w:right w:val="nil"/>
            </w:tcBorders>
            <w:shd w:val="clear" w:color="auto" w:fill="auto"/>
            <w:noWrap/>
            <w:vAlign w:val="bottom"/>
            <w:hideMark/>
          </w:tcPr>
          <w:p w14:paraId="3325F5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2503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6BAD73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0B9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03D5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CFF45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15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AE584A" w14:textId="49921D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7DD7A3" w14:textId="75574C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C6705E" w14:textId="2726C9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898604" w14:textId="77777777" w:rsidTr="009D0F10">
        <w:trPr>
          <w:cantSplit/>
          <w:trHeight w:val="20"/>
        </w:trPr>
        <w:tc>
          <w:tcPr>
            <w:tcW w:w="1563" w:type="dxa"/>
            <w:tcBorders>
              <w:top w:val="nil"/>
              <w:left w:val="nil"/>
              <w:bottom w:val="nil"/>
              <w:right w:val="nil"/>
            </w:tcBorders>
            <w:shd w:val="clear" w:color="auto" w:fill="auto"/>
            <w:noWrap/>
            <w:vAlign w:val="bottom"/>
            <w:hideMark/>
          </w:tcPr>
          <w:p w14:paraId="3BF6E0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OtsAC20ROGR_0191</w:t>
            </w:r>
          </w:p>
        </w:tc>
        <w:tc>
          <w:tcPr>
            <w:tcW w:w="746" w:type="dxa"/>
            <w:tcBorders>
              <w:top w:val="nil"/>
              <w:left w:val="nil"/>
              <w:bottom w:val="nil"/>
              <w:right w:val="nil"/>
            </w:tcBorders>
            <w:shd w:val="clear" w:color="auto" w:fill="auto"/>
            <w:noWrap/>
            <w:vAlign w:val="bottom"/>
            <w:hideMark/>
          </w:tcPr>
          <w:p w14:paraId="0921EC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757EC4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4967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1055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FAEB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99F8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6EE50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96A42C" w14:textId="4F583C8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124F45E" w14:textId="7FCFD5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BF7F76" w14:textId="6D76184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9BC0685" w14:textId="77777777" w:rsidTr="009D0F10">
        <w:trPr>
          <w:cantSplit/>
          <w:trHeight w:val="20"/>
        </w:trPr>
        <w:tc>
          <w:tcPr>
            <w:tcW w:w="1563" w:type="dxa"/>
            <w:tcBorders>
              <w:top w:val="nil"/>
              <w:left w:val="nil"/>
              <w:bottom w:val="nil"/>
              <w:right w:val="nil"/>
            </w:tcBorders>
            <w:shd w:val="clear" w:color="auto" w:fill="auto"/>
            <w:noWrap/>
            <w:vAlign w:val="bottom"/>
            <w:hideMark/>
          </w:tcPr>
          <w:p w14:paraId="18E731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OtsAC20ROGR_0192</w:t>
            </w:r>
          </w:p>
        </w:tc>
        <w:tc>
          <w:tcPr>
            <w:tcW w:w="746" w:type="dxa"/>
            <w:tcBorders>
              <w:top w:val="nil"/>
              <w:left w:val="nil"/>
              <w:bottom w:val="nil"/>
              <w:right w:val="nil"/>
            </w:tcBorders>
            <w:shd w:val="clear" w:color="auto" w:fill="auto"/>
            <w:noWrap/>
            <w:vAlign w:val="bottom"/>
            <w:hideMark/>
          </w:tcPr>
          <w:p w14:paraId="7861EF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04068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1E825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0441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51B9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237A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C86CC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5923D5" w14:textId="55CF0B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8C06523" w14:textId="1954E5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F4E9D9" w14:textId="4172D9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BEBF6EB" w14:textId="77777777" w:rsidTr="009D0F10">
        <w:trPr>
          <w:cantSplit/>
          <w:trHeight w:val="20"/>
        </w:trPr>
        <w:tc>
          <w:tcPr>
            <w:tcW w:w="1563" w:type="dxa"/>
            <w:tcBorders>
              <w:top w:val="nil"/>
              <w:left w:val="nil"/>
              <w:bottom w:val="nil"/>
              <w:right w:val="nil"/>
            </w:tcBorders>
            <w:shd w:val="clear" w:color="auto" w:fill="auto"/>
            <w:noWrap/>
            <w:vAlign w:val="bottom"/>
            <w:hideMark/>
          </w:tcPr>
          <w:p w14:paraId="4D52EA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OtsAC20ROGR_0193</w:t>
            </w:r>
          </w:p>
        </w:tc>
        <w:tc>
          <w:tcPr>
            <w:tcW w:w="746" w:type="dxa"/>
            <w:tcBorders>
              <w:top w:val="nil"/>
              <w:left w:val="nil"/>
              <w:bottom w:val="nil"/>
              <w:right w:val="nil"/>
            </w:tcBorders>
            <w:shd w:val="clear" w:color="auto" w:fill="auto"/>
            <w:noWrap/>
            <w:vAlign w:val="bottom"/>
            <w:hideMark/>
          </w:tcPr>
          <w:p w14:paraId="00F122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DCF95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FAD7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33A5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537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9E782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943E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F3F512E" w14:textId="34A1B0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1A434D" w14:textId="018DB68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994C8E6" w14:textId="603711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D24620" w14:textId="77777777" w:rsidTr="009D0F10">
        <w:trPr>
          <w:cantSplit/>
          <w:trHeight w:val="20"/>
        </w:trPr>
        <w:tc>
          <w:tcPr>
            <w:tcW w:w="1563" w:type="dxa"/>
            <w:tcBorders>
              <w:top w:val="nil"/>
              <w:left w:val="nil"/>
              <w:bottom w:val="nil"/>
              <w:right w:val="nil"/>
            </w:tcBorders>
            <w:shd w:val="clear" w:color="auto" w:fill="auto"/>
            <w:noWrap/>
            <w:vAlign w:val="bottom"/>
            <w:hideMark/>
          </w:tcPr>
          <w:p w14:paraId="566C8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OtsAC20ROGR_0194</w:t>
            </w:r>
          </w:p>
        </w:tc>
        <w:tc>
          <w:tcPr>
            <w:tcW w:w="746" w:type="dxa"/>
            <w:tcBorders>
              <w:top w:val="nil"/>
              <w:left w:val="nil"/>
              <w:bottom w:val="nil"/>
              <w:right w:val="nil"/>
            </w:tcBorders>
            <w:shd w:val="clear" w:color="auto" w:fill="auto"/>
            <w:noWrap/>
            <w:vAlign w:val="bottom"/>
            <w:hideMark/>
          </w:tcPr>
          <w:p w14:paraId="1D824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A0B8B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7FD33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7BBB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ED85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122C6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E17F5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83C643A" w14:textId="2BF8D9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FDDEC5B" w14:textId="6CCFE1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C15B24" w14:textId="46B762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3F2BC" w14:textId="77777777" w:rsidTr="009D0F10">
        <w:trPr>
          <w:cantSplit/>
          <w:trHeight w:val="20"/>
        </w:trPr>
        <w:tc>
          <w:tcPr>
            <w:tcW w:w="1563" w:type="dxa"/>
            <w:tcBorders>
              <w:top w:val="nil"/>
              <w:left w:val="nil"/>
              <w:bottom w:val="nil"/>
              <w:right w:val="nil"/>
            </w:tcBorders>
            <w:shd w:val="clear" w:color="auto" w:fill="auto"/>
            <w:noWrap/>
            <w:vAlign w:val="bottom"/>
            <w:hideMark/>
          </w:tcPr>
          <w:p w14:paraId="48D90F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OtsAC20ROGR_0195</w:t>
            </w:r>
          </w:p>
        </w:tc>
        <w:tc>
          <w:tcPr>
            <w:tcW w:w="746" w:type="dxa"/>
            <w:tcBorders>
              <w:top w:val="nil"/>
              <w:left w:val="nil"/>
              <w:bottom w:val="nil"/>
              <w:right w:val="nil"/>
            </w:tcBorders>
            <w:shd w:val="clear" w:color="auto" w:fill="auto"/>
            <w:noWrap/>
            <w:vAlign w:val="bottom"/>
            <w:hideMark/>
          </w:tcPr>
          <w:p w14:paraId="4A343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FD8C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9E7FA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3757D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5484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E5DD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101B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1FD6FC" w14:textId="19DD4A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872896" w14:textId="07183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2CCE52" w14:textId="5EEADF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6E0EEE" w14:textId="77777777" w:rsidTr="009D0F10">
        <w:trPr>
          <w:cantSplit/>
          <w:trHeight w:val="20"/>
        </w:trPr>
        <w:tc>
          <w:tcPr>
            <w:tcW w:w="1563" w:type="dxa"/>
            <w:tcBorders>
              <w:top w:val="nil"/>
              <w:left w:val="nil"/>
              <w:bottom w:val="nil"/>
              <w:right w:val="nil"/>
            </w:tcBorders>
            <w:shd w:val="clear" w:color="auto" w:fill="auto"/>
            <w:noWrap/>
            <w:vAlign w:val="bottom"/>
            <w:hideMark/>
          </w:tcPr>
          <w:p w14:paraId="0BB3F3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OtsAC20ROGR_0196</w:t>
            </w:r>
          </w:p>
        </w:tc>
        <w:tc>
          <w:tcPr>
            <w:tcW w:w="746" w:type="dxa"/>
            <w:tcBorders>
              <w:top w:val="nil"/>
              <w:left w:val="nil"/>
              <w:bottom w:val="nil"/>
              <w:right w:val="nil"/>
            </w:tcBorders>
            <w:shd w:val="clear" w:color="auto" w:fill="auto"/>
            <w:noWrap/>
            <w:vAlign w:val="bottom"/>
            <w:hideMark/>
          </w:tcPr>
          <w:p w14:paraId="11805B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43D1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5C5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3A3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A92A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9DA3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B3E5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A6D9E4F" w14:textId="184FF9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5F3E66" w14:textId="432671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E9B915" w14:textId="4116D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D55E0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F92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OtsAC20ROGR_0197</w:t>
            </w:r>
          </w:p>
        </w:tc>
        <w:tc>
          <w:tcPr>
            <w:tcW w:w="746" w:type="dxa"/>
            <w:tcBorders>
              <w:top w:val="nil"/>
              <w:left w:val="nil"/>
              <w:bottom w:val="nil"/>
              <w:right w:val="nil"/>
            </w:tcBorders>
            <w:shd w:val="clear" w:color="auto" w:fill="auto"/>
            <w:noWrap/>
            <w:vAlign w:val="bottom"/>
            <w:hideMark/>
          </w:tcPr>
          <w:p w14:paraId="79D31B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E10C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EA3F0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25C97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53A0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D028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B9D6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5B5671" w14:textId="6EFF9D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1006D2" w14:textId="3E1C7C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E24AA1" w14:textId="69D68B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59CA5B" w14:textId="77777777" w:rsidTr="009D0F10">
        <w:trPr>
          <w:cantSplit/>
          <w:trHeight w:val="20"/>
        </w:trPr>
        <w:tc>
          <w:tcPr>
            <w:tcW w:w="1563" w:type="dxa"/>
            <w:tcBorders>
              <w:top w:val="nil"/>
              <w:left w:val="nil"/>
              <w:bottom w:val="nil"/>
              <w:right w:val="nil"/>
            </w:tcBorders>
            <w:shd w:val="clear" w:color="auto" w:fill="auto"/>
            <w:noWrap/>
            <w:vAlign w:val="bottom"/>
            <w:hideMark/>
          </w:tcPr>
          <w:p w14:paraId="727F2D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OtsAC20ROGR_0198</w:t>
            </w:r>
          </w:p>
        </w:tc>
        <w:tc>
          <w:tcPr>
            <w:tcW w:w="746" w:type="dxa"/>
            <w:tcBorders>
              <w:top w:val="nil"/>
              <w:left w:val="nil"/>
              <w:bottom w:val="nil"/>
              <w:right w:val="nil"/>
            </w:tcBorders>
            <w:shd w:val="clear" w:color="auto" w:fill="auto"/>
            <w:noWrap/>
            <w:vAlign w:val="bottom"/>
            <w:hideMark/>
          </w:tcPr>
          <w:p w14:paraId="140ED3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17D383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861F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0DE40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6F34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A3AF4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B9B7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9B74D2B" w14:textId="1A81E5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8183254" w14:textId="6DD4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4FAAD7" w14:textId="7C1068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C083467"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4C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OtsAC20ROGR_0199</w:t>
            </w:r>
          </w:p>
        </w:tc>
        <w:tc>
          <w:tcPr>
            <w:tcW w:w="746" w:type="dxa"/>
            <w:tcBorders>
              <w:top w:val="nil"/>
              <w:left w:val="nil"/>
              <w:bottom w:val="nil"/>
              <w:right w:val="nil"/>
            </w:tcBorders>
            <w:shd w:val="clear" w:color="auto" w:fill="auto"/>
            <w:noWrap/>
            <w:vAlign w:val="bottom"/>
            <w:hideMark/>
          </w:tcPr>
          <w:p w14:paraId="682EAD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1D155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C506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8570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274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DFC8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C59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ED244FD" w14:textId="72D30A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3AD6E50" w14:textId="14AC20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6DA2B8" w14:textId="068BCF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DABF32D" w14:textId="77777777" w:rsidTr="009D0F10">
        <w:trPr>
          <w:cantSplit/>
          <w:trHeight w:val="20"/>
        </w:trPr>
        <w:tc>
          <w:tcPr>
            <w:tcW w:w="1563" w:type="dxa"/>
            <w:tcBorders>
              <w:top w:val="nil"/>
              <w:left w:val="nil"/>
              <w:bottom w:val="nil"/>
              <w:right w:val="nil"/>
            </w:tcBorders>
            <w:shd w:val="clear" w:color="auto" w:fill="auto"/>
            <w:noWrap/>
            <w:vAlign w:val="bottom"/>
            <w:hideMark/>
          </w:tcPr>
          <w:p w14:paraId="01CF18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OtsAC20ROGR_0200</w:t>
            </w:r>
          </w:p>
        </w:tc>
        <w:tc>
          <w:tcPr>
            <w:tcW w:w="746" w:type="dxa"/>
            <w:tcBorders>
              <w:top w:val="nil"/>
              <w:left w:val="nil"/>
              <w:bottom w:val="nil"/>
              <w:right w:val="nil"/>
            </w:tcBorders>
            <w:shd w:val="clear" w:color="auto" w:fill="auto"/>
            <w:noWrap/>
            <w:vAlign w:val="bottom"/>
            <w:hideMark/>
          </w:tcPr>
          <w:p w14:paraId="00F751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B0FE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993D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DA62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506C9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6E0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5C81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8F69DA5" w14:textId="13FAE83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0A90F1" w14:textId="6CD16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8674AC4" w14:textId="6DF885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0DD1F4" w14:textId="77777777" w:rsidTr="009D0F10">
        <w:trPr>
          <w:cantSplit/>
          <w:trHeight w:val="20"/>
        </w:trPr>
        <w:tc>
          <w:tcPr>
            <w:tcW w:w="1563" w:type="dxa"/>
            <w:tcBorders>
              <w:top w:val="nil"/>
              <w:left w:val="nil"/>
              <w:bottom w:val="nil"/>
              <w:right w:val="nil"/>
            </w:tcBorders>
            <w:shd w:val="clear" w:color="auto" w:fill="auto"/>
            <w:noWrap/>
            <w:vAlign w:val="bottom"/>
            <w:hideMark/>
          </w:tcPr>
          <w:p w14:paraId="489D0B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OtsAC20ROGR_0201</w:t>
            </w:r>
          </w:p>
        </w:tc>
        <w:tc>
          <w:tcPr>
            <w:tcW w:w="746" w:type="dxa"/>
            <w:tcBorders>
              <w:top w:val="nil"/>
              <w:left w:val="nil"/>
              <w:bottom w:val="nil"/>
              <w:right w:val="nil"/>
            </w:tcBorders>
            <w:shd w:val="clear" w:color="auto" w:fill="auto"/>
            <w:noWrap/>
            <w:vAlign w:val="bottom"/>
            <w:hideMark/>
          </w:tcPr>
          <w:p w14:paraId="4BCDD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32A6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DE513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81CA8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73F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21FF5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080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1497DFA" w14:textId="4D066F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72A7AD" w14:textId="73BFE5A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897791B" w14:textId="724856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E2C048" w14:textId="77777777" w:rsidTr="009D0F10">
        <w:trPr>
          <w:cantSplit/>
          <w:trHeight w:val="20"/>
        </w:trPr>
        <w:tc>
          <w:tcPr>
            <w:tcW w:w="1563" w:type="dxa"/>
            <w:tcBorders>
              <w:top w:val="nil"/>
              <w:left w:val="nil"/>
              <w:bottom w:val="nil"/>
              <w:right w:val="nil"/>
            </w:tcBorders>
            <w:shd w:val="clear" w:color="auto" w:fill="auto"/>
            <w:noWrap/>
            <w:vAlign w:val="bottom"/>
            <w:hideMark/>
          </w:tcPr>
          <w:p w14:paraId="6B3C7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OtsAC20ROGR_0202</w:t>
            </w:r>
          </w:p>
        </w:tc>
        <w:tc>
          <w:tcPr>
            <w:tcW w:w="746" w:type="dxa"/>
            <w:tcBorders>
              <w:top w:val="nil"/>
              <w:left w:val="nil"/>
              <w:bottom w:val="nil"/>
              <w:right w:val="nil"/>
            </w:tcBorders>
            <w:shd w:val="clear" w:color="auto" w:fill="auto"/>
            <w:noWrap/>
            <w:vAlign w:val="bottom"/>
            <w:hideMark/>
          </w:tcPr>
          <w:p w14:paraId="0913CB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781D9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B7DE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8561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2F78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12D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179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D5A09B" w14:textId="44D67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17F4D06" w14:textId="6EBE3C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BABC9D" w14:textId="5C3B063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3CBF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6F75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OtsAC20ROGR_0203</w:t>
            </w:r>
          </w:p>
        </w:tc>
        <w:tc>
          <w:tcPr>
            <w:tcW w:w="746" w:type="dxa"/>
            <w:tcBorders>
              <w:top w:val="nil"/>
              <w:left w:val="nil"/>
              <w:bottom w:val="nil"/>
              <w:right w:val="nil"/>
            </w:tcBorders>
            <w:shd w:val="clear" w:color="auto" w:fill="auto"/>
            <w:noWrap/>
            <w:vAlign w:val="bottom"/>
            <w:hideMark/>
          </w:tcPr>
          <w:p w14:paraId="0ACCC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D7EC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2AB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E031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D011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64A42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F15B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B401FDA" w14:textId="0B1F39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612C543" w14:textId="3B917A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2677BA" w14:textId="10592A9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765084" w14:textId="77777777" w:rsidTr="009D0F10">
        <w:trPr>
          <w:cantSplit/>
          <w:trHeight w:val="20"/>
        </w:trPr>
        <w:tc>
          <w:tcPr>
            <w:tcW w:w="1563" w:type="dxa"/>
            <w:tcBorders>
              <w:top w:val="nil"/>
              <w:left w:val="nil"/>
              <w:bottom w:val="nil"/>
              <w:right w:val="nil"/>
            </w:tcBorders>
            <w:shd w:val="clear" w:color="auto" w:fill="auto"/>
            <w:noWrap/>
            <w:vAlign w:val="bottom"/>
            <w:hideMark/>
          </w:tcPr>
          <w:p w14:paraId="323594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OtsAC20ROGR_0204</w:t>
            </w:r>
          </w:p>
        </w:tc>
        <w:tc>
          <w:tcPr>
            <w:tcW w:w="746" w:type="dxa"/>
            <w:tcBorders>
              <w:top w:val="nil"/>
              <w:left w:val="nil"/>
              <w:bottom w:val="nil"/>
              <w:right w:val="nil"/>
            </w:tcBorders>
            <w:shd w:val="clear" w:color="auto" w:fill="auto"/>
            <w:noWrap/>
            <w:vAlign w:val="bottom"/>
            <w:hideMark/>
          </w:tcPr>
          <w:p w14:paraId="4C861C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4FFC1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14DD1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715E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55F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6DCB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40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8362F2" w14:textId="27C0C9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7796C9" w14:textId="40B74C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E071B1" w14:textId="04767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BC5F379"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BC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OtsAC20ROGR_0205</w:t>
            </w:r>
          </w:p>
        </w:tc>
        <w:tc>
          <w:tcPr>
            <w:tcW w:w="746" w:type="dxa"/>
            <w:tcBorders>
              <w:top w:val="nil"/>
              <w:left w:val="nil"/>
              <w:bottom w:val="nil"/>
              <w:right w:val="nil"/>
            </w:tcBorders>
            <w:shd w:val="clear" w:color="auto" w:fill="auto"/>
            <w:noWrap/>
            <w:vAlign w:val="bottom"/>
            <w:hideMark/>
          </w:tcPr>
          <w:p w14:paraId="062DC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268DCF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296B86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0599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ACE35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F134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80E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655A163" w14:textId="0A5AA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1D3E0A" w14:textId="046125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E1CEC4" w14:textId="154CB9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B1E077" w14:textId="77777777" w:rsidTr="009D0F10">
        <w:trPr>
          <w:cantSplit/>
          <w:trHeight w:val="20"/>
        </w:trPr>
        <w:tc>
          <w:tcPr>
            <w:tcW w:w="1563" w:type="dxa"/>
            <w:tcBorders>
              <w:top w:val="nil"/>
              <w:left w:val="nil"/>
              <w:bottom w:val="nil"/>
              <w:right w:val="nil"/>
            </w:tcBorders>
            <w:shd w:val="clear" w:color="auto" w:fill="auto"/>
            <w:noWrap/>
            <w:vAlign w:val="bottom"/>
            <w:hideMark/>
          </w:tcPr>
          <w:p w14:paraId="141A1A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OtsAC20ROGR_0206</w:t>
            </w:r>
          </w:p>
        </w:tc>
        <w:tc>
          <w:tcPr>
            <w:tcW w:w="746" w:type="dxa"/>
            <w:tcBorders>
              <w:top w:val="nil"/>
              <w:left w:val="nil"/>
              <w:bottom w:val="nil"/>
              <w:right w:val="nil"/>
            </w:tcBorders>
            <w:shd w:val="clear" w:color="auto" w:fill="auto"/>
            <w:noWrap/>
            <w:vAlign w:val="bottom"/>
            <w:hideMark/>
          </w:tcPr>
          <w:p w14:paraId="486E4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9/21/20</w:t>
            </w:r>
          </w:p>
        </w:tc>
        <w:tc>
          <w:tcPr>
            <w:tcW w:w="599" w:type="dxa"/>
            <w:tcBorders>
              <w:top w:val="nil"/>
              <w:left w:val="nil"/>
              <w:bottom w:val="nil"/>
              <w:right w:val="nil"/>
            </w:tcBorders>
            <w:shd w:val="clear" w:color="auto" w:fill="auto"/>
            <w:noWrap/>
            <w:vAlign w:val="bottom"/>
            <w:hideMark/>
          </w:tcPr>
          <w:p w14:paraId="4929D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265</w:t>
            </w:r>
          </w:p>
        </w:tc>
        <w:tc>
          <w:tcPr>
            <w:tcW w:w="1142" w:type="dxa"/>
            <w:tcBorders>
              <w:top w:val="nil"/>
              <w:left w:val="nil"/>
              <w:bottom w:val="nil"/>
              <w:right w:val="nil"/>
            </w:tcBorders>
            <w:shd w:val="clear" w:color="auto" w:fill="auto"/>
            <w:noWrap/>
            <w:vAlign w:val="bottom"/>
            <w:hideMark/>
          </w:tcPr>
          <w:p w14:paraId="64BE6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DC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4637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CB3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C970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9CE8FDC" w14:textId="39834D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471AF2F" w14:textId="615AEF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85A63C2" w14:textId="050D5B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E13E3C" w14:textId="77777777" w:rsidTr="009D0F10">
        <w:trPr>
          <w:cantSplit/>
          <w:trHeight w:val="20"/>
        </w:trPr>
        <w:tc>
          <w:tcPr>
            <w:tcW w:w="1563" w:type="dxa"/>
            <w:tcBorders>
              <w:top w:val="nil"/>
              <w:left w:val="nil"/>
              <w:bottom w:val="nil"/>
              <w:right w:val="nil"/>
            </w:tcBorders>
            <w:shd w:val="clear" w:color="auto" w:fill="auto"/>
            <w:noWrap/>
            <w:vAlign w:val="bottom"/>
            <w:hideMark/>
          </w:tcPr>
          <w:p w14:paraId="08FD3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OtsAC20ROGR_0207</w:t>
            </w:r>
          </w:p>
        </w:tc>
        <w:tc>
          <w:tcPr>
            <w:tcW w:w="746" w:type="dxa"/>
            <w:tcBorders>
              <w:top w:val="nil"/>
              <w:left w:val="nil"/>
              <w:bottom w:val="nil"/>
              <w:right w:val="nil"/>
            </w:tcBorders>
            <w:shd w:val="clear" w:color="auto" w:fill="auto"/>
            <w:noWrap/>
            <w:vAlign w:val="bottom"/>
            <w:hideMark/>
          </w:tcPr>
          <w:p w14:paraId="744E1C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73AD0C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50C48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E0B4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743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5B93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CA3F4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A6E58" w14:textId="51A1D1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A67F71D" w14:textId="79E903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18008E1" w14:textId="54875D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6F3F913" w14:textId="77777777" w:rsidTr="009D0F10">
        <w:trPr>
          <w:cantSplit/>
          <w:trHeight w:val="20"/>
        </w:trPr>
        <w:tc>
          <w:tcPr>
            <w:tcW w:w="1563" w:type="dxa"/>
            <w:tcBorders>
              <w:top w:val="nil"/>
              <w:left w:val="nil"/>
              <w:bottom w:val="nil"/>
              <w:right w:val="nil"/>
            </w:tcBorders>
            <w:shd w:val="clear" w:color="auto" w:fill="auto"/>
            <w:noWrap/>
            <w:vAlign w:val="bottom"/>
            <w:hideMark/>
          </w:tcPr>
          <w:p w14:paraId="071D5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OtsAC20ROGR_0208</w:t>
            </w:r>
          </w:p>
        </w:tc>
        <w:tc>
          <w:tcPr>
            <w:tcW w:w="746" w:type="dxa"/>
            <w:tcBorders>
              <w:top w:val="nil"/>
              <w:left w:val="nil"/>
              <w:bottom w:val="nil"/>
              <w:right w:val="nil"/>
            </w:tcBorders>
            <w:shd w:val="clear" w:color="auto" w:fill="auto"/>
            <w:noWrap/>
            <w:vAlign w:val="bottom"/>
            <w:hideMark/>
          </w:tcPr>
          <w:p w14:paraId="0C33B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372D5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61714E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DD4C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C440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9E92A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118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894CC" w14:textId="4B7D15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3713319" w14:textId="4AFA5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C20985" w14:textId="518B30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1F89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8A72B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OtsAC20ROGR_0209</w:t>
            </w:r>
          </w:p>
        </w:tc>
        <w:tc>
          <w:tcPr>
            <w:tcW w:w="746" w:type="dxa"/>
            <w:tcBorders>
              <w:top w:val="nil"/>
              <w:left w:val="nil"/>
              <w:bottom w:val="nil"/>
              <w:right w:val="nil"/>
            </w:tcBorders>
            <w:shd w:val="clear" w:color="auto" w:fill="auto"/>
            <w:noWrap/>
            <w:vAlign w:val="bottom"/>
            <w:hideMark/>
          </w:tcPr>
          <w:p w14:paraId="004A8E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474CC7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677CAD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51786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28F8E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86AF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845F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057F8A6" w14:textId="6A6B8B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EAA8C8" w14:textId="34C663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A59EE80" w14:textId="7AA146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8C2680" w14:textId="77777777" w:rsidTr="009D0F10">
        <w:trPr>
          <w:cantSplit/>
          <w:trHeight w:val="20"/>
        </w:trPr>
        <w:tc>
          <w:tcPr>
            <w:tcW w:w="1563" w:type="dxa"/>
            <w:tcBorders>
              <w:top w:val="nil"/>
              <w:left w:val="nil"/>
              <w:bottom w:val="nil"/>
              <w:right w:val="nil"/>
            </w:tcBorders>
            <w:shd w:val="clear" w:color="auto" w:fill="auto"/>
            <w:noWrap/>
            <w:vAlign w:val="bottom"/>
            <w:hideMark/>
          </w:tcPr>
          <w:p w14:paraId="2FE24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OtsAC20ROGR_0210</w:t>
            </w:r>
          </w:p>
        </w:tc>
        <w:tc>
          <w:tcPr>
            <w:tcW w:w="746" w:type="dxa"/>
            <w:tcBorders>
              <w:top w:val="nil"/>
              <w:left w:val="nil"/>
              <w:bottom w:val="nil"/>
              <w:right w:val="nil"/>
            </w:tcBorders>
            <w:shd w:val="clear" w:color="auto" w:fill="auto"/>
            <w:noWrap/>
            <w:vAlign w:val="bottom"/>
            <w:hideMark/>
          </w:tcPr>
          <w:p w14:paraId="17E65E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7BB968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12FA489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6BFF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9885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396C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F8F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7B21F0" w14:textId="5D43D7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5D1B753" w14:textId="75163B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72BB67" w14:textId="5BAF42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58B7BFE" w14:textId="77777777" w:rsidTr="009D0F10">
        <w:trPr>
          <w:cantSplit/>
          <w:trHeight w:val="20"/>
        </w:trPr>
        <w:tc>
          <w:tcPr>
            <w:tcW w:w="1563" w:type="dxa"/>
            <w:tcBorders>
              <w:top w:val="nil"/>
              <w:left w:val="nil"/>
              <w:bottom w:val="nil"/>
              <w:right w:val="nil"/>
            </w:tcBorders>
            <w:shd w:val="clear" w:color="auto" w:fill="auto"/>
            <w:noWrap/>
            <w:vAlign w:val="bottom"/>
            <w:hideMark/>
          </w:tcPr>
          <w:p w14:paraId="68ADC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OtsAC20ROGR_0211</w:t>
            </w:r>
          </w:p>
        </w:tc>
        <w:tc>
          <w:tcPr>
            <w:tcW w:w="746" w:type="dxa"/>
            <w:tcBorders>
              <w:top w:val="nil"/>
              <w:left w:val="nil"/>
              <w:bottom w:val="nil"/>
              <w:right w:val="nil"/>
            </w:tcBorders>
            <w:shd w:val="clear" w:color="auto" w:fill="auto"/>
            <w:noWrap/>
            <w:vAlign w:val="bottom"/>
            <w:hideMark/>
          </w:tcPr>
          <w:p w14:paraId="6E836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9/30/20</w:t>
            </w:r>
          </w:p>
        </w:tc>
        <w:tc>
          <w:tcPr>
            <w:tcW w:w="599" w:type="dxa"/>
            <w:tcBorders>
              <w:top w:val="nil"/>
              <w:left w:val="nil"/>
              <w:bottom w:val="nil"/>
              <w:right w:val="nil"/>
            </w:tcBorders>
            <w:shd w:val="clear" w:color="auto" w:fill="auto"/>
            <w:noWrap/>
            <w:vAlign w:val="bottom"/>
            <w:hideMark/>
          </w:tcPr>
          <w:p w14:paraId="429DA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274</w:t>
            </w:r>
          </w:p>
        </w:tc>
        <w:tc>
          <w:tcPr>
            <w:tcW w:w="1142" w:type="dxa"/>
            <w:tcBorders>
              <w:top w:val="nil"/>
              <w:left w:val="nil"/>
              <w:bottom w:val="nil"/>
              <w:right w:val="nil"/>
            </w:tcBorders>
            <w:shd w:val="clear" w:color="auto" w:fill="auto"/>
            <w:noWrap/>
            <w:vAlign w:val="bottom"/>
            <w:hideMark/>
          </w:tcPr>
          <w:p w14:paraId="34C968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DAF7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4AB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966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43EF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3CF324" w14:textId="58A4E5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E485DC2" w14:textId="4C6B1A0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9419F5E" w14:textId="6BBFC19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bl>
    <w:p w14:paraId="059765F0" w14:textId="77777777" w:rsidR="00A4567F" w:rsidRDefault="00A4567F">
      <w:pPr>
        <w:rPr>
          <w:sz w:val="24"/>
          <w:szCs w:val="24"/>
        </w:rPr>
      </w:pPr>
    </w:p>
    <w:p w14:paraId="4E957686" w14:textId="0CD6BF62" w:rsidR="00A4567F" w:rsidRPr="00A4567F" w:rsidRDefault="00A4567F" w:rsidP="004C16D9">
      <w:pPr>
        <w:rPr>
          <w:b/>
          <w:bCs/>
          <w:sz w:val="24"/>
          <w:szCs w:val="24"/>
        </w:rPr>
        <w:sectPr w:rsidR="00A4567F" w:rsidRPr="00A4567F" w:rsidSect="00493190">
          <w:pgSz w:w="15840" w:h="12240" w:orient="landscape" w:code="1"/>
          <w:pgMar w:top="945" w:right="1440" w:bottom="1440" w:left="1440" w:header="720" w:footer="720" w:gutter="0"/>
          <w:pgNumType w:start="0"/>
          <w:cols w:space="720"/>
          <w:docGrid w:linePitch="360"/>
        </w:sectPr>
      </w:pPr>
      <w:r w:rsidRPr="00A4567F">
        <w:rPr>
          <w:b/>
          <w:bCs/>
          <w:sz w:val="24"/>
          <w:szCs w:val="24"/>
        </w:rPr>
        <w:t xml:space="preserve">Table </w:t>
      </w:r>
      <w:r>
        <w:rPr>
          <w:b/>
          <w:bCs/>
          <w:sz w:val="24"/>
          <w:szCs w:val="24"/>
        </w:rPr>
        <w:t>S</w:t>
      </w:r>
      <w:r w:rsidRPr="00A4567F">
        <w:rPr>
          <w:b/>
          <w:bCs/>
          <w:sz w:val="24"/>
          <w:szCs w:val="24"/>
        </w:rPr>
        <w:t>1.</w:t>
      </w:r>
      <w:r w:rsidR="00222424">
        <w:rPr>
          <w:b/>
          <w:bCs/>
          <w:sz w:val="24"/>
          <w:szCs w:val="24"/>
        </w:rPr>
        <w:t xml:space="preserve"> </w:t>
      </w:r>
      <w:r w:rsidR="00222424" w:rsidRPr="005864CA">
        <w:rPr>
          <w:sz w:val="24"/>
          <w:szCs w:val="24"/>
        </w:rPr>
        <w:t xml:space="preserve">The </w:t>
      </w:r>
      <w:r w:rsidR="005864CA">
        <w:rPr>
          <w:sz w:val="24"/>
          <w:szCs w:val="24"/>
        </w:rPr>
        <w:t xml:space="preserve">full </w:t>
      </w:r>
      <w:r w:rsidR="00222424" w:rsidRPr="005864CA">
        <w:rPr>
          <w:sz w:val="24"/>
          <w:szCs w:val="24"/>
        </w:rPr>
        <w:t>dataset used for the analyses w</w:t>
      </w:r>
      <w:r w:rsidR="005864CA">
        <w:rPr>
          <w:sz w:val="24"/>
          <w:szCs w:val="24"/>
        </w:rPr>
        <w:t>hich consists of 209 Chinook salmon samples collected in the Lower Rogue River in 2020.</w:t>
      </w:r>
      <w:r w:rsidR="004455F1">
        <w:rPr>
          <w:sz w:val="24"/>
          <w:szCs w:val="24"/>
        </w:rPr>
        <w:t xml:space="preserve"> Two of the Rogue Bay cleaning station samples were </w:t>
      </w:r>
      <w:r w:rsidR="009D0F10">
        <w:rPr>
          <w:sz w:val="24"/>
          <w:szCs w:val="24"/>
        </w:rPr>
        <w:t xml:space="preserve">excluded during genotype filtering </w:t>
      </w:r>
      <w:r w:rsidR="008C082A">
        <w:rPr>
          <w:sz w:val="24"/>
          <w:szCs w:val="24"/>
        </w:rPr>
        <w:t>due to high missingness.</w:t>
      </w:r>
    </w:p>
    <w:p w14:paraId="33A9A8AA" w14:textId="5649AC72" w:rsidR="00311713" w:rsidRDefault="00311713">
      <w:pPr>
        <w:rPr>
          <w:sz w:val="24"/>
          <w:szCs w:val="24"/>
        </w:rPr>
      </w:pPr>
    </w:p>
    <w:p w14:paraId="51C5E17F" w14:textId="7B891DD0" w:rsidR="00144E70" w:rsidRDefault="00311713" w:rsidP="00493190">
      <w:pPr>
        <w:rPr>
          <w:sz w:val="24"/>
          <w:szCs w:val="24"/>
        </w:rPr>
        <w:sectPr w:rsidR="00144E70" w:rsidSect="00493190">
          <w:pgSz w:w="12240" w:h="15840" w:code="1"/>
          <w:pgMar w:top="1440" w:right="1440" w:bottom="1440" w:left="1440" w:header="720" w:footer="720" w:gutter="0"/>
          <w:pgNumType w:start="0"/>
          <w:cols w:space="720"/>
          <w:docGrid w:linePitch="360"/>
        </w:sectPr>
      </w:pPr>
      <w:r>
        <w:rPr>
          <w:sz w:val="24"/>
          <w:szCs w:val="24"/>
        </w:rPr>
        <w:br w:type="page"/>
      </w: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34">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5DEAA3BA" w14:textId="6CA62D1F" w:rsidR="006C74C3" w:rsidRPr="00B53A6E" w:rsidRDefault="006C74C3" w:rsidP="00EE787B">
      <w:pPr>
        <w:autoSpaceDE w:val="0"/>
        <w:autoSpaceDN w:val="0"/>
        <w:adjustRightInd w:val="0"/>
        <w:jc w:val="center"/>
      </w:pPr>
    </w:p>
    <w:sectPr w:rsidR="006C74C3" w:rsidRPr="00B53A6E" w:rsidSect="000A3DC7">
      <w:headerReference w:type="even" r:id="rId35"/>
      <w:headerReference w:type="default" r:id="rId36"/>
      <w:footerReference w:type="default" r:id="rId37"/>
      <w:headerReference w:type="first" r:id="rId38"/>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David Dayan" w:date="2022-01-28T13:27:00Z" w:initials="DD">
    <w:p w14:paraId="3A22B554" w14:textId="7AAFC980" w:rsidR="009348FC" w:rsidRDefault="009348FC">
      <w:pPr>
        <w:pStyle w:val="CommentText"/>
      </w:pPr>
      <w:r>
        <w:rPr>
          <w:rStyle w:val="CommentReference"/>
        </w:rPr>
        <w:annotationRef/>
      </w:r>
      <w:r>
        <w:t>Added date translation</w:t>
      </w:r>
    </w:p>
  </w:comment>
  <w:comment w:id="20" w:author="David Dayan" w:date="2022-01-28T13:33:00Z" w:initials="DD">
    <w:p w14:paraId="3F632A62" w14:textId="77777777" w:rsidR="009348FC" w:rsidRDefault="009348FC">
      <w:pPr>
        <w:pStyle w:val="CommentText"/>
      </w:pPr>
      <w:r>
        <w:rPr>
          <w:rStyle w:val="CommentReference"/>
        </w:rPr>
        <w:annotationRef/>
      </w:r>
      <w:r>
        <w:t>This is a little unclear to me. Does this mean there is a (to a lesser extent) spatial and temporal separation between Chinook salmon with spring and heterozygous genotypes? i.e. In this sentence are we calling any fish with spring genotypes a spring fish instead of using phenotype do define this spring vs fall.</w:t>
      </w:r>
    </w:p>
    <w:p w14:paraId="587E2BC7" w14:textId="77777777" w:rsidR="009348FC" w:rsidRDefault="009348FC">
      <w:pPr>
        <w:pStyle w:val="CommentText"/>
      </w:pPr>
    </w:p>
    <w:p w14:paraId="54B8619E" w14:textId="5CDE64B5" w:rsidR="009348FC" w:rsidRDefault="009348FC">
      <w:pPr>
        <w:pStyle w:val="CommentText"/>
      </w:pPr>
      <w:r>
        <w:t>I proposed an edit if this is the case.</w:t>
      </w:r>
    </w:p>
  </w:comment>
  <w:comment w:id="25" w:author="David Dayan" w:date="2022-01-28T13:43:00Z" w:initials="DD">
    <w:p w14:paraId="6BF0CE88" w14:textId="10E05244" w:rsidR="009348FC" w:rsidRDefault="009348FC">
      <w:pPr>
        <w:pStyle w:val="CommentText"/>
      </w:pPr>
      <w:r>
        <w:rPr>
          <w:rStyle w:val="CommentReference"/>
        </w:rPr>
        <w:annotationRef/>
      </w:r>
      <w:r>
        <w:t>Noticing for the first time that there is a long period of time (June 24</w:t>
      </w:r>
      <w:r w:rsidRPr="002A6B64">
        <w:rPr>
          <w:vertAlign w:val="superscript"/>
        </w:rPr>
        <w:t>th</w:t>
      </w:r>
      <w:r>
        <w:t xml:space="preserve"> to July 22</w:t>
      </w:r>
      <w:r w:rsidRPr="002A6B64">
        <w:rPr>
          <w:vertAlign w:val="superscript"/>
        </w:rPr>
        <w:t>nd</w:t>
      </w:r>
      <w:r>
        <w:t>) where sampling is thinner if we were to exclude jacks from the analysis. I don’t think it warrants a change in the report, but wanted to point it out.</w:t>
      </w:r>
    </w:p>
  </w:comment>
  <w:comment w:id="27" w:author="David Dayan" w:date="2022-01-28T13:47:00Z" w:initials="DD">
    <w:p w14:paraId="77B15B49" w14:textId="77777777" w:rsidR="009348FC" w:rsidRDefault="009348FC">
      <w:pPr>
        <w:pStyle w:val="CommentText"/>
      </w:pPr>
      <w:r>
        <w:rPr>
          <w:rStyle w:val="CommentReference"/>
        </w:rPr>
        <w:annotationRef/>
      </w:r>
      <w:r>
        <w:t>Should we define the use of this term the first time we use it, like we do in the figure? A reader can figure it out from context, but it is not a regularly used term outside of our lab to my knowledge.</w:t>
      </w:r>
    </w:p>
    <w:p w14:paraId="4D1E799F" w14:textId="77777777" w:rsidR="009348FC" w:rsidRDefault="009348FC">
      <w:pPr>
        <w:pStyle w:val="CommentText"/>
      </w:pPr>
    </w:p>
    <w:p w14:paraId="222B7D64" w14:textId="56B73FD5" w:rsidR="009348FC" w:rsidRDefault="009348FC">
      <w:pPr>
        <w:pStyle w:val="CommentText"/>
      </w:pPr>
      <w:r>
        <w:t>I tacked it on to the end of the paragraph.</w:t>
      </w:r>
    </w:p>
  </w:comment>
  <w:comment w:id="35" w:author="David Dayan" w:date="2022-01-28T13:55:00Z" w:initials="DD">
    <w:p w14:paraId="4F18A0B9" w14:textId="5D85BF04" w:rsidR="009348FC" w:rsidRDefault="009348FC">
      <w:pPr>
        <w:pStyle w:val="CommentText"/>
      </w:pPr>
      <w:r>
        <w:rPr>
          <w:rStyle w:val="CommentReference"/>
        </w:rPr>
        <w:annotationRef/>
      </w:r>
      <w:r>
        <w:t>Which phenotype? Edited for clarity</w:t>
      </w:r>
      <w:r w:rsidR="006F752E">
        <w:t xml:space="preserve">. </w:t>
      </w:r>
    </w:p>
  </w:comment>
  <w:comment w:id="39" w:author="David Dayan" w:date="2022-01-28T13:26:00Z" w:initials="DD">
    <w:p w14:paraId="4E46EBE8" w14:textId="28ED7EB5" w:rsidR="009348FC" w:rsidRDefault="009348FC">
      <w:pPr>
        <w:pStyle w:val="CommentText"/>
      </w:pPr>
      <w:r>
        <w:rPr>
          <w:rStyle w:val="CommentReference"/>
        </w:rPr>
        <w:annotationRef/>
      </w:r>
      <w:r>
        <w:t>Assuming this hasn’t been done yet, but highlighting just in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22B554" w15:done="0"/>
  <w15:commentEx w15:paraId="54B8619E" w15:done="0"/>
  <w15:commentEx w15:paraId="6BF0CE88" w15:done="0"/>
  <w15:commentEx w15:paraId="222B7D64" w15:done="0"/>
  <w15:commentEx w15:paraId="4F18A0B9" w15:done="0"/>
  <w15:commentEx w15:paraId="4E46EB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9E6DDE" w16cex:dateUtc="2022-01-28T21:27:00Z"/>
  <w16cex:commentExtensible w16cex:durableId="259E6F35" w16cex:dateUtc="2022-01-28T21:33:00Z"/>
  <w16cex:commentExtensible w16cex:durableId="259E7193" w16cex:dateUtc="2022-01-28T21:43:00Z"/>
  <w16cex:commentExtensible w16cex:durableId="259E7281" w16cex:dateUtc="2022-01-28T21:47:00Z"/>
  <w16cex:commentExtensible w16cex:durableId="259E743C" w16cex:dateUtc="2022-01-28T21:55:00Z"/>
  <w16cex:commentExtensible w16cex:durableId="259E6D94" w16cex:dateUtc="2022-01-28T2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22B554" w16cid:durableId="259E6DDE"/>
  <w16cid:commentId w16cid:paraId="54B8619E" w16cid:durableId="259E6F35"/>
  <w16cid:commentId w16cid:paraId="6BF0CE88" w16cid:durableId="259E7193"/>
  <w16cid:commentId w16cid:paraId="222B7D64" w16cid:durableId="259E7281"/>
  <w16cid:commentId w16cid:paraId="4F18A0B9" w16cid:durableId="259E743C"/>
  <w16cid:commentId w16cid:paraId="4E46EBE8" w16cid:durableId="259E6D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A7AA5" w14:textId="77777777" w:rsidR="009348FC" w:rsidRDefault="009348FC" w:rsidP="00B53A6E">
      <w:pPr>
        <w:spacing w:after="0" w:line="240" w:lineRule="auto"/>
      </w:pPr>
      <w:r>
        <w:separator/>
      </w:r>
    </w:p>
  </w:endnote>
  <w:endnote w:type="continuationSeparator" w:id="0">
    <w:p w14:paraId="67D9DD66" w14:textId="77777777" w:rsidR="009348FC" w:rsidRDefault="009348FC"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36453" w14:textId="77777777" w:rsidR="009348FC" w:rsidRDefault="009348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9348FC" w:rsidRDefault="009348FC">
    <w:pPr>
      <w:pStyle w:val="Footer"/>
      <w:jc w:val="center"/>
    </w:pPr>
  </w:p>
  <w:p w14:paraId="242CE4BA" w14:textId="7CC0EC5E" w:rsidR="009348FC" w:rsidRPr="008843D3" w:rsidRDefault="009348FC"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18562" w14:textId="77777777" w:rsidR="009348FC" w:rsidRDefault="009348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77777777" w:rsidR="009348FC" w:rsidRDefault="009348FC">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9348FC" w:rsidRPr="008843D3" w:rsidRDefault="009348FC" w:rsidP="00144E7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9348FC" w:rsidRPr="008843D3" w:rsidRDefault="009348FC"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F2EF2" w14:textId="77777777" w:rsidR="009348FC" w:rsidRDefault="009348FC" w:rsidP="00B53A6E">
      <w:pPr>
        <w:spacing w:after="0" w:line="240" w:lineRule="auto"/>
      </w:pPr>
      <w:r>
        <w:separator/>
      </w:r>
    </w:p>
  </w:footnote>
  <w:footnote w:type="continuationSeparator" w:id="0">
    <w:p w14:paraId="107FD7DB" w14:textId="77777777" w:rsidR="009348FC" w:rsidRDefault="009348FC"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9348FC" w:rsidRDefault="009348FC">
    <w:pPr>
      <w:pStyle w:val="Header"/>
    </w:pPr>
    <w:r>
      <w:rPr>
        <w:noProof/>
      </w:rPr>
      <mc:AlternateContent>
        <mc:Choice Requires="wps">
          <w:drawing>
            <wp:anchor distT="0" distB="0" distL="114300" distR="114300" simplePos="0" relativeHeight="251656704"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9348FC" w:rsidRDefault="009348F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9348FC" w:rsidRDefault="009348F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B60EF" w14:textId="77777777" w:rsidR="009348FC" w:rsidRDefault="009348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9348FC" w:rsidRDefault="009348FC">
    <w:pPr>
      <w:pStyle w:val="Header"/>
    </w:pPr>
    <w:r>
      <w:rPr>
        <w:noProof/>
      </w:rPr>
      <mc:AlternateContent>
        <mc:Choice Requires="wps">
          <w:drawing>
            <wp:anchor distT="0" distB="0" distL="114300" distR="114300" simplePos="0" relativeHeight="251655680"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9348FC" w:rsidRDefault="009348F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9348FC" w:rsidRDefault="009348F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950119"/>
      <w:docPartObj>
        <w:docPartGallery w:val="Watermarks"/>
        <w:docPartUnique/>
      </w:docPartObj>
    </w:sdtPr>
    <w:sdtContent>
      <w:p w14:paraId="066EC23E" w14:textId="7E71FE47" w:rsidR="009348FC" w:rsidRDefault="009348FC">
        <w:pPr>
          <w:pStyle w:val="Header"/>
        </w:pPr>
        <w:r>
          <w:rPr>
            <w:noProof/>
          </w:rPr>
        </w:r>
        <w:r w:rsidR="009348FC">
          <w:rPr>
            <w:noProof/>
          </w:rPr>
          <w:pict w14:anchorId="13C6B7F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8" type="#_x0000_t136" alt="" style="position:absolute;margin-left:0;margin-top:0;width:412.4pt;height:247.45pt;rotation:315;z-index:-25165670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9348FC" w:rsidRDefault="009348FC">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9348FC" w:rsidRDefault="009348F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" o:allowincell="f" filled="f" stroked="f">
              <v:stroke joinstyle="round"/>
              <o:lock v:ext="edit" shapetype="t"/>
              <v:textbox style="mso-fit-shape-to-text:t">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9348FC" w:rsidRDefault="009348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9348FC" w:rsidRDefault="009348FC">
    <w:pPr>
      <w:pStyle w:val="Header"/>
    </w:pPr>
    <w:r>
      <w:rPr>
        <w:noProof/>
      </w:rPr>
      <mc:AlternateContent>
        <mc:Choice Requires="wps">
          <w:drawing>
            <wp:anchor distT="0" distB="0" distL="114300" distR="114300" simplePos="0" relativeHeight="251658752"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9348FC" w:rsidRDefault="009348F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" o:allowincell="f" filled="f" stroked="f">
              <v:stroke joinstyle="round"/>
              <o:lock v:ext="edit" shapetype="t"/>
              <v:textbox style="mso-fit-shape-to-text:t">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035B3"/>
    <w:multiLevelType w:val="hybridMultilevel"/>
    <w:tmpl w:val="6C0EE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23B8D"/>
    <w:multiLevelType w:val="hybridMultilevel"/>
    <w:tmpl w:val="9530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90AB2"/>
    <w:multiLevelType w:val="hybridMultilevel"/>
    <w:tmpl w:val="6EBC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6677"/>
    <w:multiLevelType w:val="hybridMultilevel"/>
    <w:tmpl w:val="F61E7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13"/>
  </w:num>
  <w:num w:numId="6">
    <w:abstractNumId w:val="6"/>
  </w:num>
  <w:num w:numId="7">
    <w:abstractNumId w:val="4"/>
  </w:num>
  <w:num w:numId="8">
    <w:abstractNumId w:val="12"/>
  </w:num>
  <w:num w:numId="9">
    <w:abstractNumId w:val="5"/>
  </w:num>
  <w:num w:numId="10">
    <w:abstractNumId w:val="1"/>
  </w:num>
  <w:num w:numId="11">
    <w:abstractNumId w:val="3"/>
  </w:num>
  <w:num w:numId="12">
    <w:abstractNumId w:val="2"/>
  </w:num>
  <w:num w:numId="13">
    <w:abstractNumId w:val="9"/>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00CFD"/>
    <w:rsid w:val="0000136F"/>
    <w:rsid w:val="00015421"/>
    <w:rsid w:val="000215BE"/>
    <w:rsid w:val="000262A3"/>
    <w:rsid w:val="00031947"/>
    <w:rsid w:val="00034336"/>
    <w:rsid w:val="00036D0E"/>
    <w:rsid w:val="000537E9"/>
    <w:rsid w:val="000563FB"/>
    <w:rsid w:val="000614AB"/>
    <w:rsid w:val="0006323D"/>
    <w:rsid w:val="000641CB"/>
    <w:rsid w:val="00070433"/>
    <w:rsid w:val="00083650"/>
    <w:rsid w:val="000931CB"/>
    <w:rsid w:val="00095CAB"/>
    <w:rsid w:val="0009694E"/>
    <w:rsid w:val="00097907"/>
    <w:rsid w:val="000A2FCD"/>
    <w:rsid w:val="000A3DC7"/>
    <w:rsid w:val="000A5869"/>
    <w:rsid w:val="000B0695"/>
    <w:rsid w:val="000B488D"/>
    <w:rsid w:val="000B700A"/>
    <w:rsid w:val="000C3EFD"/>
    <w:rsid w:val="000C7FD1"/>
    <w:rsid w:val="000D66E8"/>
    <w:rsid w:val="000F578C"/>
    <w:rsid w:val="000F689C"/>
    <w:rsid w:val="000F7A3B"/>
    <w:rsid w:val="001040A2"/>
    <w:rsid w:val="001076FA"/>
    <w:rsid w:val="00121170"/>
    <w:rsid w:val="001229BC"/>
    <w:rsid w:val="0012687E"/>
    <w:rsid w:val="00126C10"/>
    <w:rsid w:val="00127B89"/>
    <w:rsid w:val="0013276D"/>
    <w:rsid w:val="0013739A"/>
    <w:rsid w:val="001431E6"/>
    <w:rsid w:val="00144E70"/>
    <w:rsid w:val="00147FD5"/>
    <w:rsid w:val="00153C0C"/>
    <w:rsid w:val="001544C5"/>
    <w:rsid w:val="00154BB9"/>
    <w:rsid w:val="00163E90"/>
    <w:rsid w:val="0016475D"/>
    <w:rsid w:val="001710E4"/>
    <w:rsid w:val="001833DB"/>
    <w:rsid w:val="0018495C"/>
    <w:rsid w:val="001A1C3B"/>
    <w:rsid w:val="001A647B"/>
    <w:rsid w:val="001B060D"/>
    <w:rsid w:val="001B0D71"/>
    <w:rsid w:val="001B563A"/>
    <w:rsid w:val="001B674E"/>
    <w:rsid w:val="001C6D2B"/>
    <w:rsid w:val="001C7B04"/>
    <w:rsid w:val="001D53A2"/>
    <w:rsid w:val="001D6FD5"/>
    <w:rsid w:val="001E3418"/>
    <w:rsid w:val="001E348B"/>
    <w:rsid w:val="001F1E5B"/>
    <w:rsid w:val="001F2C20"/>
    <w:rsid w:val="001F3C7A"/>
    <w:rsid w:val="001F4358"/>
    <w:rsid w:val="001F5AD6"/>
    <w:rsid w:val="001F6304"/>
    <w:rsid w:val="001F65EE"/>
    <w:rsid w:val="00212404"/>
    <w:rsid w:val="00212913"/>
    <w:rsid w:val="00216197"/>
    <w:rsid w:val="002172E6"/>
    <w:rsid w:val="00222424"/>
    <w:rsid w:val="002224CB"/>
    <w:rsid w:val="0023163A"/>
    <w:rsid w:val="00240214"/>
    <w:rsid w:val="00245317"/>
    <w:rsid w:val="002463B3"/>
    <w:rsid w:val="002479FA"/>
    <w:rsid w:val="00252A0E"/>
    <w:rsid w:val="0025318C"/>
    <w:rsid w:val="00256384"/>
    <w:rsid w:val="00265A35"/>
    <w:rsid w:val="002711F3"/>
    <w:rsid w:val="002833B4"/>
    <w:rsid w:val="00285860"/>
    <w:rsid w:val="00290250"/>
    <w:rsid w:val="00293704"/>
    <w:rsid w:val="00296FA7"/>
    <w:rsid w:val="002A6B64"/>
    <w:rsid w:val="002B6892"/>
    <w:rsid w:val="002C2B1D"/>
    <w:rsid w:val="002C3007"/>
    <w:rsid w:val="002C31BC"/>
    <w:rsid w:val="002C44F3"/>
    <w:rsid w:val="002C5E3D"/>
    <w:rsid w:val="002D2376"/>
    <w:rsid w:val="002D6438"/>
    <w:rsid w:val="002E242F"/>
    <w:rsid w:val="002E3AC0"/>
    <w:rsid w:val="002F3903"/>
    <w:rsid w:val="002F742C"/>
    <w:rsid w:val="00301B2D"/>
    <w:rsid w:val="003029EF"/>
    <w:rsid w:val="003113EB"/>
    <w:rsid w:val="00311713"/>
    <w:rsid w:val="00314000"/>
    <w:rsid w:val="0031502D"/>
    <w:rsid w:val="0031797E"/>
    <w:rsid w:val="00321480"/>
    <w:rsid w:val="0032359B"/>
    <w:rsid w:val="0033274A"/>
    <w:rsid w:val="00354338"/>
    <w:rsid w:val="00367C96"/>
    <w:rsid w:val="003751E4"/>
    <w:rsid w:val="003752BA"/>
    <w:rsid w:val="0038551A"/>
    <w:rsid w:val="003952EF"/>
    <w:rsid w:val="003A13FF"/>
    <w:rsid w:val="003A390F"/>
    <w:rsid w:val="003A435A"/>
    <w:rsid w:val="003A6673"/>
    <w:rsid w:val="003B4143"/>
    <w:rsid w:val="003B5F05"/>
    <w:rsid w:val="003C0B02"/>
    <w:rsid w:val="003C12CC"/>
    <w:rsid w:val="003C1B67"/>
    <w:rsid w:val="003C5FE9"/>
    <w:rsid w:val="003D1780"/>
    <w:rsid w:val="003D43E7"/>
    <w:rsid w:val="003E0051"/>
    <w:rsid w:val="003E17DB"/>
    <w:rsid w:val="003E304A"/>
    <w:rsid w:val="003F247D"/>
    <w:rsid w:val="003F28CE"/>
    <w:rsid w:val="00404A96"/>
    <w:rsid w:val="00414167"/>
    <w:rsid w:val="00414E99"/>
    <w:rsid w:val="00415B2C"/>
    <w:rsid w:val="00423C3C"/>
    <w:rsid w:val="004260FD"/>
    <w:rsid w:val="0042669D"/>
    <w:rsid w:val="00434281"/>
    <w:rsid w:val="00440F3E"/>
    <w:rsid w:val="004455F1"/>
    <w:rsid w:val="00453C3F"/>
    <w:rsid w:val="00465936"/>
    <w:rsid w:val="00473E6E"/>
    <w:rsid w:val="00474D12"/>
    <w:rsid w:val="00475989"/>
    <w:rsid w:val="0048153C"/>
    <w:rsid w:val="0048366E"/>
    <w:rsid w:val="00483A1C"/>
    <w:rsid w:val="00485133"/>
    <w:rsid w:val="004929C6"/>
    <w:rsid w:val="00493190"/>
    <w:rsid w:val="00495D35"/>
    <w:rsid w:val="004A0E93"/>
    <w:rsid w:val="004A14C7"/>
    <w:rsid w:val="004A5CCF"/>
    <w:rsid w:val="004A680A"/>
    <w:rsid w:val="004B0D0F"/>
    <w:rsid w:val="004B1B9C"/>
    <w:rsid w:val="004B4C25"/>
    <w:rsid w:val="004C16D9"/>
    <w:rsid w:val="004C216E"/>
    <w:rsid w:val="004D458A"/>
    <w:rsid w:val="004D5886"/>
    <w:rsid w:val="004D5D0B"/>
    <w:rsid w:val="004D6825"/>
    <w:rsid w:val="004D7F29"/>
    <w:rsid w:val="004F15DA"/>
    <w:rsid w:val="004F16C5"/>
    <w:rsid w:val="004F67A7"/>
    <w:rsid w:val="00510BF7"/>
    <w:rsid w:val="00516394"/>
    <w:rsid w:val="00516F1A"/>
    <w:rsid w:val="00533317"/>
    <w:rsid w:val="00534D41"/>
    <w:rsid w:val="00542306"/>
    <w:rsid w:val="00542913"/>
    <w:rsid w:val="00543760"/>
    <w:rsid w:val="00543922"/>
    <w:rsid w:val="005453C8"/>
    <w:rsid w:val="0054601E"/>
    <w:rsid w:val="00546BD8"/>
    <w:rsid w:val="00554B71"/>
    <w:rsid w:val="005558CA"/>
    <w:rsid w:val="005743F4"/>
    <w:rsid w:val="005779BA"/>
    <w:rsid w:val="005864CA"/>
    <w:rsid w:val="0059643F"/>
    <w:rsid w:val="00596B8E"/>
    <w:rsid w:val="005A4442"/>
    <w:rsid w:val="005B092A"/>
    <w:rsid w:val="005B55F4"/>
    <w:rsid w:val="005C5189"/>
    <w:rsid w:val="005D4EC6"/>
    <w:rsid w:val="005D71A1"/>
    <w:rsid w:val="005E24B3"/>
    <w:rsid w:val="005E4785"/>
    <w:rsid w:val="005F18C5"/>
    <w:rsid w:val="005F55D3"/>
    <w:rsid w:val="005F6720"/>
    <w:rsid w:val="005F7D50"/>
    <w:rsid w:val="00602B13"/>
    <w:rsid w:val="0060501E"/>
    <w:rsid w:val="00606E18"/>
    <w:rsid w:val="006078E3"/>
    <w:rsid w:val="00611CCB"/>
    <w:rsid w:val="00626289"/>
    <w:rsid w:val="00626AB1"/>
    <w:rsid w:val="00632FAC"/>
    <w:rsid w:val="00635AB6"/>
    <w:rsid w:val="00636392"/>
    <w:rsid w:val="0063736B"/>
    <w:rsid w:val="00643550"/>
    <w:rsid w:val="0065796E"/>
    <w:rsid w:val="0066193F"/>
    <w:rsid w:val="006619DC"/>
    <w:rsid w:val="00663005"/>
    <w:rsid w:val="006634F1"/>
    <w:rsid w:val="006673B1"/>
    <w:rsid w:val="00675993"/>
    <w:rsid w:val="006823FB"/>
    <w:rsid w:val="00694E92"/>
    <w:rsid w:val="006A13B9"/>
    <w:rsid w:val="006A55F3"/>
    <w:rsid w:val="006B03AC"/>
    <w:rsid w:val="006B37E7"/>
    <w:rsid w:val="006B5A49"/>
    <w:rsid w:val="006C0D3C"/>
    <w:rsid w:val="006C6953"/>
    <w:rsid w:val="006C74C3"/>
    <w:rsid w:val="006D40CE"/>
    <w:rsid w:val="006F6D07"/>
    <w:rsid w:val="006F752E"/>
    <w:rsid w:val="00700F8A"/>
    <w:rsid w:val="00707505"/>
    <w:rsid w:val="00713AC8"/>
    <w:rsid w:val="00714F85"/>
    <w:rsid w:val="0072214F"/>
    <w:rsid w:val="007251DA"/>
    <w:rsid w:val="00741E2E"/>
    <w:rsid w:val="00757FA2"/>
    <w:rsid w:val="007631F8"/>
    <w:rsid w:val="00763526"/>
    <w:rsid w:val="00767A56"/>
    <w:rsid w:val="00782CD9"/>
    <w:rsid w:val="007A09B0"/>
    <w:rsid w:val="007A3D6A"/>
    <w:rsid w:val="007B165A"/>
    <w:rsid w:val="007C372D"/>
    <w:rsid w:val="007C3852"/>
    <w:rsid w:val="007D4327"/>
    <w:rsid w:val="007D5B04"/>
    <w:rsid w:val="007D64D4"/>
    <w:rsid w:val="007E1B12"/>
    <w:rsid w:val="007F08B5"/>
    <w:rsid w:val="007F165D"/>
    <w:rsid w:val="007F3C49"/>
    <w:rsid w:val="0080411D"/>
    <w:rsid w:val="0081173E"/>
    <w:rsid w:val="008123BA"/>
    <w:rsid w:val="008140F9"/>
    <w:rsid w:val="0082206C"/>
    <w:rsid w:val="00832152"/>
    <w:rsid w:val="0084171D"/>
    <w:rsid w:val="00846531"/>
    <w:rsid w:val="008524DF"/>
    <w:rsid w:val="00853909"/>
    <w:rsid w:val="00855B90"/>
    <w:rsid w:val="00857B1D"/>
    <w:rsid w:val="00882EE8"/>
    <w:rsid w:val="008923B7"/>
    <w:rsid w:val="00892DEC"/>
    <w:rsid w:val="008A2A3A"/>
    <w:rsid w:val="008C082A"/>
    <w:rsid w:val="008D211B"/>
    <w:rsid w:val="008D2AAA"/>
    <w:rsid w:val="008D781F"/>
    <w:rsid w:val="008E09DE"/>
    <w:rsid w:val="008E1D1A"/>
    <w:rsid w:val="008E3B8C"/>
    <w:rsid w:val="008F3A78"/>
    <w:rsid w:val="008F643C"/>
    <w:rsid w:val="0090111F"/>
    <w:rsid w:val="00901C6A"/>
    <w:rsid w:val="00913266"/>
    <w:rsid w:val="00917082"/>
    <w:rsid w:val="00917C87"/>
    <w:rsid w:val="00931E96"/>
    <w:rsid w:val="00934004"/>
    <w:rsid w:val="009348FC"/>
    <w:rsid w:val="0094076D"/>
    <w:rsid w:val="0094503D"/>
    <w:rsid w:val="00946086"/>
    <w:rsid w:val="009472F1"/>
    <w:rsid w:val="009474A2"/>
    <w:rsid w:val="00962D37"/>
    <w:rsid w:val="009653EA"/>
    <w:rsid w:val="009665C2"/>
    <w:rsid w:val="00975432"/>
    <w:rsid w:val="00982A5C"/>
    <w:rsid w:val="00984123"/>
    <w:rsid w:val="00992756"/>
    <w:rsid w:val="0099456F"/>
    <w:rsid w:val="009A666C"/>
    <w:rsid w:val="009A7B6F"/>
    <w:rsid w:val="009B11C6"/>
    <w:rsid w:val="009B50B2"/>
    <w:rsid w:val="009C223F"/>
    <w:rsid w:val="009C6615"/>
    <w:rsid w:val="009D0F10"/>
    <w:rsid w:val="009D1DA6"/>
    <w:rsid w:val="009D44EF"/>
    <w:rsid w:val="009D78B0"/>
    <w:rsid w:val="009E1A86"/>
    <w:rsid w:val="009E3C61"/>
    <w:rsid w:val="009E3DE5"/>
    <w:rsid w:val="009F17D7"/>
    <w:rsid w:val="009F7584"/>
    <w:rsid w:val="00A10211"/>
    <w:rsid w:val="00A1392C"/>
    <w:rsid w:val="00A16A51"/>
    <w:rsid w:val="00A20506"/>
    <w:rsid w:val="00A318C5"/>
    <w:rsid w:val="00A34D55"/>
    <w:rsid w:val="00A4567F"/>
    <w:rsid w:val="00A47D0D"/>
    <w:rsid w:val="00A509FF"/>
    <w:rsid w:val="00A50D04"/>
    <w:rsid w:val="00A5132A"/>
    <w:rsid w:val="00A52584"/>
    <w:rsid w:val="00A53DD4"/>
    <w:rsid w:val="00A6549F"/>
    <w:rsid w:val="00A702AA"/>
    <w:rsid w:val="00A72CCB"/>
    <w:rsid w:val="00A8280D"/>
    <w:rsid w:val="00A85866"/>
    <w:rsid w:val="00A95CE0"/>
    <w:rsid w:val="00A95D17"/>
    <w:rsid w:val="00A95FC8"/>
    <w:rsid w:val="00AA1C15"/>
    <w:rsid w:val="00AA2673"/>
    <w:rsid w:val="00AA26E7"/>
    <w:rsid w:val="00AA714B"/>
    <w:rsid w:val="00AA7F73"/>
    <w:rsid w:val="00AB1634"/>
    <w:rsid w:val="00AB2C63"/>
    <w:rsid w:val="00AC4690"/>
    <w:rsid w:val="00AC5F3A"/>
    <w:rsid w:val="00AC687F"/>
    <w:rsid w:val="00AC7EF5"/>
    <w:rsid w:val="00AD008C"/>
    <w:rsid w:val="00AD543D"/>
    <w:rsid w:val="00AE2359"/>
    <w:rsid w:val="00AE3AEF"/>
    <w:rsid w:val="00AE670D"/>
    <w:rsid w:val="00AE74DC"/>
    <w:rsid w:val="00AF2C40"/>
    <w:rsid w:val="00AF4CBA"/>
    <w:rsid w:val="00B06CAB"/>
    <w:rsid w:val="00B102D1"/>
    <w:rsid w:val="00B16524"/>
    <w:rsid w:val="00B16E22"/>
    <w:rsid w:val="00B22D5A"/>
    <w:rsid w:val="00B349CE"/>
    <w:rsid w:val="00B41546"/>
    <w:rsid w:val="00B46808"/>
    <w:rsid w:val="00B47043"/>
    <w:rsid w:val="00B476A4"/>
    <w:rsid w:val="00B50025"/>
    <w:rsid w:val="00B527AD"/>
    <w:rsid w:val="00B53A6E"/>
    <w:rsid w:val="00B54431"/>
    <w:rsid w:val="00B62C6A"/>
    <w:rsid w:val="00B648DC"/>
    <w:rsid w:val="00B64FA3"/>
    <w:rsid w:val="00B70F77"/>
    <w:rsid w:val="00B748A5"/>
    <w:rsid w:val="00B81E92"/>
    <w:rsid w:val="00B9049D"/>
    <w:rsid w:val="00B94896"/>
    <w:rsid w:val="00B94E67"/>
    <w:rsid w:val="00B953D8"/>
    <w:rsid w:val="00BA0B5C"/>
    <w:rsid w:val="00BB12D5"/>
    <w:rsid w:val="00BB1F44"/>
    <w:rsid w:val="00BB694B"/>
    <w:rsid w:val="00BC3685"/>
    <w:rsid w:val="00BC45F5"/>
    <w:rsid w:val="00BC497C"/>
    <w:rsid w:val="00BC5294"/>
    <w:rsid w:val="00BC5336"/>
    <w:rsid w:val="00BC7370"/>
    <w:rsid w:val="00BD0F0C"/>
    <w:rsid w:val="00BD645A"/>
    <w:rsid w:val="00BD7D77"/>
    <w:rsid w:val="00BD7F1E"/>
    <w:rsid w:val="00BE048C"/>
    <w:rsid w:val="00BE09F6"/>
    <w:rsid w:val="00BE16F3"/>
    <w:rsid w:val="00BE7357"/>
    <w:rsid w:val="00BE7DCE"/>
    <w:rsid w:val="00BF4CEF"/>
    <w:rsid w:val="00C00C29"/>
    <w:rsid w:val="00C03B44"/>
    <w:rsid w:val="00C04E7F"/>
    <w:rsid w:val="00C05858"/>
    <w:rsid w:val="00C05CBC"/>
    <w:rsid w:val="00C43992"/>
    <w:rsid w:val="00C5194E"/>
    <w:rsid w:val="00C5776A"/>
    <w:rsid w:val="00C62A0F"/>
    <w:rsid w:val="00C650B0"/>
    <w:rsid w:val="00C70175"/>
    <w:rsid w:val="00C761D9"/>
    <w:rsid w:val="00C77A08"/>
    <w:rsid w:val="00C83A6F"/>
    <w:rsid w:val="00C8547A"/>
    <w:rsid w:val="00C90F1B"/>
    <w:rsid w:val="00C948E0"/>
    <w:rsid w:val="00CA29AC"/>
    <w:rsid w:val="00CA364F"/>
    <w:rsid w:val="00CB1CDB"/>
    <w:rsid w:val="00CB5F06"/>
    <w:rsid w:val="00CD0E78"/>
    <w:rsid w:val="00CD21D0"/>
    <w:rsid w:val="00CD5380"/>
    <w:rsid w:val="00CD677B"/>
    <w:rsid w:val="00CE0D05"/>
    <w:rsid w:val="00CE7268"/>
    <w:rsid w:val="00CF228A"/>
    <w:rsid w:val="00CF7653"/>
    <w:rsid w:val="00D05D95"/>
    <w:rsid w:val="00D216C0"/>
    <w:rsid w:val="00D304D9"/>
    <w:rsid w:val="00D3196F"/>
    <w:rsid w:val="00D56F9F"/>
    <w:rsid w:val="00D60469"/>
    <w:rsid w:val="00D6208F"/>
    <w:rsid w:val="00D74D5A"/>
    <w:rsid w:val="00D76F08"/>
    <w:rsid w:val="00D8253F"/>
    <w:rsid w:val="00D831C3"/>
    <w:rsid w:val="00D86E5E"/>
    <w:rsid w:val="00D93147"/>
    <w:rsid w:val="00D93ACA"/>
    <w:rsid w:val="00DB26D6"/>
    <w:rsid w:val="00DB6F4C"/>
    <w:rsid w:val="00DD2EC2"/>
    <w:rsid w:val="00DD606A"/>
    <w:rsid w:val="00DE2E1C"/>
    <w:rsid w:val="00DE3FEE"/>
    <w:rsid w:val="00DE6EB9"/>
    <w:rsid w:val="00E031E3"/>
    <w:rsid w:val="00E06986"/>
    <w:rsid w:val="00E12423"/>
    <w:rsid w:val="00E15342"/>
    <w:rsid w:val="00E16DC3"/>
    <w:rsid w:val="00E20137"/>
    <w:rsid w:val="00E24E94"/>
    <w:rsid w:val="00E314BF"/>
    <w:rsid w:val="00E343FD"/>
    <w:rsid w:val="00E35458"/>
    <w:rsid w:val="00E35F5A"/>
    <w:rsid w:val="00E35F78"/>
    <w:rsid w:val="00E40E53"/>
    <w:rsid w:val="00E45094"/>
    <w:rsid w:val="00E453A8"/>
    <w:rsid w:val="00E510E5"/>
    <w:rsid w:val="00E618C5"/>
    <w:rsid w:val="00E67C32"/>
    <w:rsid w:val="00E701D6"/>
    <w:rsid w:val="00E73665"/>
    <w:rsid w:val="00E756AD"/>
    <w:rsid w:val="00E8127C"/>
    <w:rsid w:val="00E82689"/>
    <w:rsid w:val="00E935B3"/>
    <w:rsid w:val="00E94BB7"/>
    <w:rsid w:val="00EB0132"/>
    <w:rsid w:val="00EB283D"/>
    <w:rsid w:val="00EB7E31"/>
    <w:rsid w:val="00EE60E9"/>
    <w:rsid w:val="00EE72B9"/>
    <w:rsid w:val="00EE787B"/>
    <w:rsid w:val="00EF1DB0"/>
    <w:rsid w:val="00EF1EC1"/>
    <w:rsid w:val="00F0142A"/>
    <w:rsid w:val="00F03A08"/>
    <w:rsid w:val="00F05422"/>
    <w:rsid w:val="00F06A3E"/>
    <w:rsid w:val="00F14330"/>
    <w:rsid w:val="00F21F32"/>
    <w:rsid w:val="00F22CA3"/>
    <w:rsid w:val="00F33008"/>
    <w:rsid w:val="00F4216C"/>
    <w:rsid w:val="00F424B4"/>
    <w:rsid w:val="00F45A8F"/>
    <w:rsid w:val="00F47D0A"/>
    <w:rsid w:val="00F54C37"/>
    <w:rsid w:val="00F54EF4"/>
    <w:rsid w:val="00F562B1"/>
    <w:rsid w:val="00F61268"/>
    <w:rsid w:val="00F65A42"/>
    <w:rsid w:val="00F74DFC"/>
    <w:rsid w:val="00F74E52"/>
    <w:rsid w:val="00F76113"/>
    <w:rsid w:val="00F86501"/>
    <w:rsid w:val="00F8796F"/>
    <w:rsid w:val="00FA07DE"/>
    <w:rsid w:val="00FA1C5E"/>
    <w:rsid w:val="00FA2612"/>
    <w:rsid w:val="00FA354A"/>
    <w:rsid w:val="00FA6036"/>
    <w:rsid w:val="00FB0FE9"/>
    <w:rsid w:val="00FB252D"/>
    <w:rsid w:val="00FB4CAC"/>
    <w:rsid w:val="00FC1574"/>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34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1043141756">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4.emf"/><Relationship Id="rId39" Type="http://schemas.openxmlformats.org/officeDocument/2006/relationships/fontTable" Target="fontTable.xml"/><Relationship Id="rId21" Type="http://schemas.microsoft.com/office/2018/08/relationships/commentsExtensible" Target="commentsExtensible.xm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image" Target="media/image7.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emf"/><Relationship Id="rId37" Type="http://schemas.openxmlformats.org/officeDocument/2006/relationships/footer" Target="foot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dfw.state.or.us/fish/CRP/docs/rogue_spring_chinook/Final%20Rogue%20Spring%20Chinook%20Salmon%20Conservation%20Plan%20Comprehensive%20Assessment%20and%20Update.pdf" TargetMode="External"/><Relationship Id="rId28" Type="http://schemas.openxmlformats.org/officeDocument/2006/relationships/image" Target="media/image6.emf"/><Relationship Id="rId36" Type="http://schemas.openxmlformats.org/officeDocument/2006/relationships/header" Target="header6.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yperlink" Target="https://nrimp.dfw.state.or.us/web%20stores/data%20libraries/files/ODFW/ODFW_42006_2_O&#8217;Malley%20et%20al.%20(2020)%20ODFW%20Information%20Report%202020-06.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www.dfw.state.or.us/fish/CRP/docs/rogue_spring_chinook/final_rogue_CHS_plan.pdf" TargetMode="External"/><Relationship Id="rId27" Type="http://schemas.openxmlformats.org/officeDocument/2006/relationships/image" Target="media/image5.emf"/><Relationship Id="rId30" Type="http://schemas.openxmlformats.org/officeDocument/2006/relationships/hyperlink" Target="https://nrimp.dfw.state.or.us/web%20stores/data%20libraries/files/ODFW/ODFW_42004_2_O'Malley%20et%20al.%20(2020)%20ODFW%20Information%20Report%202020-02.pdf" TargetMode="External"/><Relationship Id="rId35" Type="http://schemas.openxmlformats.org/officeDocument/2006/relationships/header" Target="header5.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github.com/State-Fisheries-Genomics-Lab/GT-seq/tree/main/GT-seq_scripts" TargetMode="External"/><Relationship Id="rId33" Type="http://schemas.openxmlformats.org/officeDocument/2006/relationships/image" Target="media/image9.emf"/><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EBB0-5D70-431F-B3A9-B7B3ED287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7447</Words>
  <Characters>42454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2</cp:revision>
  <cp:lastPrinted>2021-12-29T23:09:00Z</cp:lastPrinted>
  <dcterms:created xsi:type="dcterms:W3CDTF">2022-01-28T21:57:00Z</dcterms:created>
  <dcterms:modified xsi:type="dcterms:W3CDTF">2022-01-28T21:57:00Z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